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0" w:type="dxa"/>
          <w:right w:w="0" w:type="dxa"/>
        </w:tblCellMar>
        <w:tblLook w:val="0000" w:firstRow="0" w:lastRow="0" w:firstColumn="0" w:lastColumn="0" w:noHBand="0" w:noVBand="0"/>
      </w:tblPr>
      <w:tblGrid>
        <w:gridCol w:w="90"/>
        <w:gridCol w:w="4946"/>
        <w:gridCol w:w="6"/>
        <w:gridCol w:w="2514"/>
        <w:gridCol w:w="1810"/>
        <w:gridCol w:w="714"/>
      </w:tblGrid>
      <w:tr w:rsidR="00B71EAD" w:rsidRPr="001512DD" w14:paraId="6616BCFD" w14:textId="77777777" w:rsidTr="00C6648F">
        <w:trPr>
          <w:trHeight w:hRule="exact" w:val="367"/>
        </w:trPr>
        <w:tc>
          <w:tcPr>
            <w:tcW w:w="9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46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w:t>
            </w:r>
            <w:proofErr w:type="spellStart"/>
            <w:r w:rsidRPr="001512DD">
              <w:rPr>
                <w:i/>
              </w:rPr>
              <w:t>dd</w:t>
            </w:r>
            <w:proofErr w:type="spellEnd"/>
            <w:r w:rsidRPr="001512DD">
              <w:rPr>
                <w:i/>
              </w:rPr>
              <w:t>/</w:t>
            </w:r>
            <w:proofErr w:type="spellStart"/>
            <w:r w:rsidRPr="001512DD">
              <w:rPr>
                <w:i/>
              </w:rPr>
              <w:t>yyyy</w:t>
            </w:r>
            <w:proofErr w:type="spellEnd"/>
            <w:r w:rsidRPr="001512DD">
              <w:rPr>
                <w:i/>
              </w:rPr>
              <w:t>)</w:t>
            </w:r>
          </w:p>
        </w:tc>
      </w:tr>
      <w:tr w:rsidR="00B71EAD" w:rsidRPr="001512DD" w14:paraId="64DA99D0"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95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95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94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95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952" w:type="dxa"/>
            <w:gridSpan w:val="2"/>
            <w:tcBorders>
              <w:top w:val="single" w:sz="4" w:space="0" w:color="000000"/>
              <w:left w:val="single" w:sz="4" w:space="0" w:color="auto"/>
              <w:bottom w:val="single" w:sz="4" w:space="0" w:color="000000"/>
              <w:right w:val="single" w:sz="18" w:space="0" w:color="000000"/>
            </w:tcBorders>
          </w:tcPr>
          <w:p w14:paraId="00CE79A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A6. Retype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15BA6339"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46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46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77777777" w:rsidR="00512DC2" w:rsidRPr="001512DD" w:rsidRDefault="00512DC2" w:rsidP="001512DD">
      <w:pPr>
        <w:spacing w:after="0" w:line="240" w:lineRule="auto"/>
        <w:contextualSpacing/>
        <w:rPr>
          <w:b/>
        </w:rPr>
      </w:pPr>
      <w:r w:rsidRPr="001512DD">
        <w:rPr>
          <w:b/>
        </w:rPr>
        <w:t>ORAL 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0" w:type="dxa"/>
          <w:right w:w="0" w:type="dxa"/>
        </w:tblCellMar>
        <w:tblLook w:val="0000" w:firstRow="0" w:lastRow="0" w:firstColumn="0" w:lastColumn="0" w:noHBand="0" w:noVBand="0"/>
      </w:tblPr>
      <w:tblGrid>
        <w:gridCol w:w="90"/>
        <w:gridCol w:w="4953"/>
        <w:gridCol w:w="4343"/>
        <w:gridCol w:w="694"/>
      </w:tblGrid>
      <w:tr w:rsidR="00B71EAD" w:rsidRPr="001512DD" w14:paraId="7C60B14C" w14:textId="77777777" w:rsidTr="00C6648F">
        <w:trPr>
          <w:trHeight w:val="20"/>
        </w:trPr>
        <w:tc>
          <w:tcPr>
            <w:tcW w:w="9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95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2, skip to A11</w:t>
            </w:r>
          </w:p>
        </w:tc>
        <w:tc>
          <w:tcPr>
            <w:tcW w:w="4343" w:type="dxa"/>
            <w:tcBorders>
              <w:top w:val="single" w:sz="4" w:space="0" w:color="000000"/>
              <w:bottom w:val="single" w:sz="4" w:space="0" w:color="000000"/>
              <w:right w:val="single" w:sz="18" w:space="0" w:color="000000"/>
            </w:tcBorders>
          </w:tcPr>
          <w:p w14:paraId="5F90A2EF"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1=No</w:t>
            </w:r>
          </w:p>
          <w:p w14:paraId="4AC799F1"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2=Yes</w:t>
            </w:r>
            <w:r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95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0" w:type="dxa"/>
          <w:right w:w="0" w:type="dxa"/>
        </w:tblCellMar>
        <w:tblLook w:val="0000" w:firstRow="0" w:lastRow="0" w:firstColumn="0" w:lastColumn="0" w:noHBand="0" w:noVBand="0"/>
      </w:tblPr>
      <w:tblGrid>
        <w:gridCol w:w="90"/>
        <w:gridCol w:w="4953"/>
        <w:gridCol w:w="2512"/>
        <w:gridCol w:w="1831"/>
        <w:gridCol w:w="694"/>
      </w:tblGrid>
      <w:tr w:rsidR="00B71EAD" w:rsidRPr="001512DD" w14:paraId="6F54DE1B" w14:textId="77777777" w:rsidTr="00C6648F">
        <w:trPr>
          <w:trHeight w:val="20"/>
        </w:trPr>
        <w:tc>
          <w:tcPr>
            <w:tcW w:w="9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95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95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6648F">
        <w:trPr>
          <w:trHeight w:val="20"/>
        </w:trPr>
        <w:tc>
          <w:tcPr>
            <w:tcW w:w="9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95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95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6648F">
        <w:trPr>
          <w:trHeight w:val="20"/>
        </w:trPr>
        <w:tc>
          <w:tcPr>
            <w:tcW w:w="9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95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3DD7DC4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2=Female</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46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46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5C876EEC" w14:textId="77777777" w:rsidTr="00C664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9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46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0"/>
        <w:gridCol w:w="4953"/>
        <w:gridCol w:w="2517"/>
        <w:gridCol w:w="1826"/>
        <w:gridCol w:w="694"/>
      </w:tblGrid>
      <w:tr w:rsidR="00B71EAD" w:rsidRPr="001512DD" w14:paraId="1A38FEF3" w14:textId="77777777" w:rsidTr="00C6648F">
        <w:trPr>
          <w:trHeight w:val="20"/>
        </w:trPr>
        <w:tc>
          <w:tcPr>
            <w:tcW w:w="9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953" w:type="dxa"/>
            <w:tcBorders>
              <w:top w:val="single" w:sz="4" w:space="0" w:color="000000"/>
              <w:left w:val="single" w:sz="4" w:space="0" w:color="auto"/>
              <w:bottom w:val="single" w:sz="4" w:space="0" w:color="000000"/>
              <w:right w:val="single" w:sz="18" w:space="0" w:color="000000"/>
            </w:tcBorders>
          </w:tcPr>
          <w:p w14:paraId="6583690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A17.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6648F">
        <w:trPr>
          <w:trHeight w:val="20"/>
        </w:trPr>
        <w:tc>
          <w:tcPr>
            <w:tcW w:w="9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953" w:type="dxa"/>
            <w:tcBorders>
              <w:top w:val="single" w:sz="4" w:space="0" w:color="000000"/>
              <w:left w:val="single" w:sz="4" w:space="0" w:color="auto"/>
              <w:bottom w:val="single" w:sz="4" w:space="0" w:color="000000"/>
              <w:right w:val="single" w:sz="18" w:space="0" w:color="000000"/>
            </w:tcBorders>
          </w:tcPr>
          <w:p w14:paraId="75DC0F0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A18.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6648F">
        <w:trPr>
          <w:trHeight w:val="20"/>
        </w:trPr>
        <w:tc>
          <w:tcPr>
            <w:tcW w:w="9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470" w:type="dxa"/>
            <w:gridSpan w:val="2"/>
            <w:tcBorders>
              <w:top w:val="single" w:sz="4" w:space="0" w:color="000000"/>
              <w:left w:val="single" w:sz="4" w:space="0" w:color="auto"/>
              <w:bottom w:val="single" w:sz="4" w:space="0" w:color="000000"/>
              <w:right w:val="single" w:sz="18" w:space="0" w:color="000000"/>
            </w:tcBorders>
          </w:tcPr>
          <w:p w14:paraId="2CB7C54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6648F">
        <w:trPr>
          <w:trHeight w:val="20"/>
        </w:trPr>
        <w:tc>
          <w:tcPr>
            <w:tcW w:w="9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470" w:type="dxa"/>
            <w:gridSpan w:val="2"/>
            <w:tcBorders>
              <w:top w:val="single" w:sz="4" w:space="0" w:color="000000"/>
              <w:left w:val="single" w:sz="4" w:space="0" w:color="auto"/>
              <w:bottom w:val="single" w:sz="4" w:space="0" w:color="000000"/>
              <w:right w:val="single" w:sz="18" w:space="0" w:color="000000"/>
            </w:tcBorders>
          </w:tcPr>
          <w:p w14:paraId="3C139CE4"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6648F">
        <w:trPr>
          <w:trHeight w:val="20"/>
        </w:trPr>
        <w:tc>
          <w:tcPr>
            <w:tcW w:w="9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470" w:type="dxa"/>
            <w:gridSpan w:val="2"/>
            <w:tcBorders>
              <w:top w:val="single" w:sz="4" w:space="0" w:color="000000"/>
              <w:left w:val="single" w:sz="4" w:space="0" w:color="auto"/>
              <w:bottom w:val="single" w:sz="4" w:space="0" w:color="000000"/>
              <w:right w:val="single" w:sz="18" w:space="0" w:color="000000"/>
            </w:tcBorders>
          </w:tcPr>
          <w:p w14:paraId="201D7B8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664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953" w:type="dxa"/>
            <w:tcBorders>
              <w:top w:val="single" w:sz="4" w:space="0" w:color="000000"/>
              <w:left w:val="single" w:sz="4" w:space="0" w:color="auto"/>
              <w:bottom w:val="single" w:sz="4" w:space="0" w:color="000000"/>
            </w:tcBorders>
          </w:tcPr>
          <w:p w14:paraId="76C085F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A15.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7C0019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2=Female</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71AB8769" w14:textId="77777777" w:rsidR="00701044" w:rsidRPr="001512DD" w:rsidRDefault="00701044" w:rsidP="001512DD">
      <w:pPr>
        <w:spacing w:after="0" w:line="240" w:lineRule="auto"/>
        <w:contextualSpacing/>
        <w:rPr>
          <w:b/>
        </w:rPr>
      </w:pPr>
      <w:r w:rsidRPr="001512DD">
        <w:rPr>
          <w:b/>
        </w:rPr>
        <w:br w:type="page"/>
      </w:r>
    </w:p>
    <w:p w14:paraId="5C76CD0B" w14:textId="77777777" w:rsidR="00042643" w:rsidRPr="001512DD" w:rsidRDefault="00042643"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B. HOUSEHOLD INFORMATION</w:t>
      </w:r>
    </w:p>
    <w:tbl>
      <w:tblPr>
        <w:tblW w:w="10080" w:type="dxa"/>
        <w:tblInd w:w="-5" w:type="dxa"/>
        <w:tblLayout w:type="fixed"/>
        <w:tblCellMar>
          <w:left w:w="0" w:type="dxa"/>
          <w:right w:w="0" w:type="dxa"/>
        </w:tblCellMar>
        <w:tblLook w:val="0000" w:firstRow="0" w:lastRow="0" w:firstColumn="0" w:lastColumn="0" w:noHBand="0" w:noVBand="0"/>
      </w:tblPr>
      <w:tblGrid>
        <w:gridCol w:w="100"/>
        <w:gridCol w:w="4938"/>
        <w:gridCol w:w="2160"/>
        <w:gridCol w:w="356"/>
        <w:gridCol w:w="6"/>
        <w:gridCol w:w="8"/>
        <w:gridCol w:w="1790"/>
        <w:gridCol w:w="18"/>
        <w:gridCol w:w="704"/>
      </w:tblGrid>
      <w:tr w:rsidR="00B71EAD" w:rsidRPr="001512DD" w14:paraId="67388F36"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5904AEB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 What is your marital status (</w:t>
            </w:r>
            <w:r w:rsidRPr="001512DD">
              <w:rPr>
                <w:b/>
                <w:w w:val="105"/>
              </w:rPr>
              <w:t>married</w:t>
            </w:r>
            <w:r w:rsidRPr="001512DD">
              <w:rPr>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3A7401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Naver</w:t>
            </w:r>
            <w:proofErr w:type="spellEnd"/>
            <w:r w:rsidRPr="001512DD">
              <w:rPr>
                <w:rFonts w:eastAsiaTheme="minorEastAsia" w:cs="Times New Roman"/>
                <w:w w:val="105"/>
                <w:lang w:eastAsia="zh-CN"/>
              </w:rPr>
              <w:t xml:space="preserve">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Seperated</w:t>
            </w:r>
            <w:proofErr w:type="spellEnd"/>
          </w:p>
          <w:p w14:paraId="1BB5CB3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proofErr w:type="spellStart"/>
            <w:r w:rsidRPr="001512DD">
              <w:rPr>
                <w:b/>
                <w:w w:val="105"/>
              </w:rPr>
              <w:t>married_head</w:t>
            </w:r>
            <w:proofErr w:type="spellEnd"/>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2222CB6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Naver</w:t>
            </w:r>
            <w:proofErr w:type="spellEnd"/>
            <w:r w:rsidRPr="001512DD">
              <w:rPr>
                <w:rFonts w:eastAsiaTheme="minorEastAsia" w:cs="Times New Roman"/>
                <w:w w:val="105"/>
                <w:lang w:eastAsia="zh-CN"/>
              </w:rPr>
              <w:t xml:space="preserve">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Seperated</w:t>
            </w:r>
            <w:proofErr w:type="spellEnd"/>
          </w:p>
          <w:p w14:paraId="3FA8134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6682892E"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B7. What is your tribe? (</w:t>
            </w:r>
            <w:r w:rsidRPr="001512DD">
              <w:rPr>
                <w:b/>
                <w:w w:val="105"/>
              </w:rPr>
              <w:t>tribe</w:t>
            </w:r>
            <w:r w:rsidRPr="001512DD">
              <w:rPr>
                <w:w w:val="105"/>
              </w:rPr>
              <w:t>)</w:t>
            </w:r>
          </w:p>
        </w:tc>
        <w:tc>
          <w:tcPr>
            <w:tcW w:w="2160" w:type="dxa"/>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0B2EB5F"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289F4E67" w14:textId="77777777" w:rsidR="00B71EAD" w:rsidRPr="001512DD" w:rsidRDefault="00B71EAD" w:rsidP="001512DD">
            <w:pPr>
              <w:tabs>
                <w:tab w:val="left" w:pos="2880"/>
              </w:tabs>
              <w:kinsoku w:val="0"/>
              <w:overflowPunct w:val="0"/>
              <w:spacing w:afterLines="20" w:after="48" w:line="240" w:lineRule="auto"/>
              <w:ind w:firstLine="10"/>
              <w:contextualSpacing/>
              <w:rPr>
                <w:w w:val="105"/>
              </w:rPr>
            </w:pPr>
            <w:r w:rsidRPr="001512DD">
              <w:rPr>
                <w:w w:val="105"/>
              </w:rPr>
              <w:t>B7b. If other, please specify</w:t>
            </w:r>
            <w:r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43D83C3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tribe_spouse</w:t>
            </w:r>
            <w:proofErr w:type="spellEnd"/>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6C6EEF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76F3A68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tribe_pspouse</w:t>
            </w:r>
            <w:proofErr w:type="spellEnd"/>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7=</w:t>
            </w:r>
            <w:proofErr w:type="spellStart"/>
            <w:r w:rsidRPr="001512DD">
              <w:rPr>
                <w:rFonts w:eastAsiaTheme="minorEastAsia" w:cs="Times New Roman"/>
                <w:w w:val="105"/>
                <w:lang w:eastAsia="zh-CN"/>
              </w:rPr>
              <w:t>Kunda</w:t>
            </w:r>
            <w:proofErr w:type="spellEnd"/>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9=Lunda</w:t>
            </w:r>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lastRenderedPageBreak/>
              <w:t>(Code)</w:t>
            </w:r>
          </w:p>
        </w:tc>
      </w:tr>
      <w:tr w:rsidR="00B71EAD" w:rsidRPr="001512DD" w14:paraId="5716258F"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6B48A2A9"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65ED80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B8e. What is the tribe of the household head? (</w:t>
            </w:r>
            <w:proofErr w:type="spellStart"/>
            <w:r w:rsidRPr="001512DD">
              <w:rPr>
                <w:b/>
                <w:w w:val="105"/>
              </w:rPr>
              <w:t>tribe_head</w:t>
            </w:r>
            <w:proofErr w:type="spellEnd"/>
            <w:r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7A8DFCBE"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w w:val="105"/>
              </w:rPr>
              <w:t>B8f. If other, please specify</w:t>
            </w:r>
            <w:r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468" w:type="dxa"/>
            <w:gridSpan w:val="5"/>
            <w:tcBorders>
              <w:top w:val="single" w:sz="4" w:space="0" w:color="000000"/>
              <w:left w:val="single" w:sz="4" w:space="0" w:color="000000"/>
              <w:bottom w:val="single" w:sz="4" w:space="0" w:color="000000"/>
            </w:tcBorders>
          </w:tcPr>
          <w:p w14:paraId="4690BDA0"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B9. How many children do you have? (</w:t>
            </w:r>
            <w:r w:rsidRPr="001512DD">
              <w:rPr>
                <w:b/>
                <w:w w:val="105"/>
              </w:rPr>
              <w:t>children</w:t>
            </w:r>
            <w:r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42163739"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 xml:space="preserve">B10.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proofErr w:type="spellStart"/>
            <w:r w:rsidRPr="001512DD">
              <w:rPr>
                <w:b/>
                <w:w w:val="105"/>
              </w:rPr>
              <w:t>tribe_child</w:t>
            </w:r>
            <w:proofErr w:type="spellEnd"/>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7EC203D5"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0A6469BA"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B10b.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938" w:type="dxa"/>
            <w:tcBorders>
              <w:top w:val="single" w:sz="4" w:space="0" w:color="000000"/>
              <w:left w:val="single" w:sz="4" w:space="0" w:color="000000"/>
              <w:bottom w:val="single" w:sz="4" w:space="0" w:color="000000"/>
            </w:tcBorders>
          </w:tcPr>
          <w:p w14:paraId="6B660577" w14:textId="6DD62DB8" w:rsidR="00540F30" w:rsidRPr="001512DD" w:rsidRDefault="00540F30" w:rsidP="001512DD">
            <w:pPr>
              <w:kinsoku w:val="0"/>
              <w:overflowPunct w:val="0"/>
              <w:spacing w:afterLines="20" w:after="48" w:line="240" w:lineRule="auto"/>
              <w:ind w:firstLine="10"/>
              <w:contextualSpacing/>
              <w:rPr>
                <w:w w:val="105"/>
              </w:rPr>
            </w:pPr>
            <w:r w:rsidRPr="001512DD">
              <w:rPr>
                <w:w w:val="105"/>
              </w:rPr>
              <w:t>B11. What is your religion, if any? (</w:t>
            </w:r>
            <w:r w:rsidRPr="001512DD">
              <w:rPr>
                <w:b/>
                <w:w w:val="105"/>
              </w:rPr>
              <w:t>religion</w:t>
            </w:r>
            <w:r w:rsidRPr="001512DD">
              <w:rPr>
                <w:w w:val="105"/>
              </w:rPr>
              <w:t>)</w:t>
            </w:r>
          </w:p>
        </w:tc>
        <w:tc>
          <w:tcPr>
            <w:tcW w:w="2160" w:type="dxa"/>
            <w:tcBorders>
              <w:top w:val="single" w:sz="4" w:space="0" w:color="000000"/>
              <w:bottom w:val="single" w:sz="4" w:space="0" w:color="000000"/>
            </w:tcBorders>
          </w:tcPr>
          <w:p w14:paraId="43ECA8D5" w14:textId="41B157C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1=UCZ</w:t>
            </w:r>
          </w:p>
          <w:p w14:paraId="6915BDEE" w14:textId="07FDA87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2=RCZ (Dutch Reformed)</w:t>
            </w:r>
          </w:p>
          <w:p w14:paraId="02244967" w14:textId="65C316E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3=ECZ</w:t>
            </w:r>
          </w:p>
          <w:p w14:paraId="4520A426" w14:textId="25299D6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4=CMML</w:t>
            </w:r>
          </w:p>
          <w:p w14:paraId="10461456" w14:textId="17525120"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5=Salvation Army</w:t>
            </w:r>
          </w:p>
          <w:p w14:paraId="6B86D924" w14:textId="42F8A06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6=Seventh Day Adventist</w:t>
            </w:r>
          </w:p>
          <w:p w14:paraId="2F45393C" w14:textId="0AA0034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7=Catholic</w:t>
            </w:r>
          </w:p>
          <w:p w14:paraId="0DB16FB8" w14:textId="7346D273"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8=Anglican</w:t>
            </w:r>
          </w:p>
        </w:tc>
        <w:tc>
          <w:tcPr>
            <w:tcW w:w="2160" w:type="dxa"/>
            <w:gridSpan w:val="4"/>
            <w:tcBorders>
              <w:top w:val="single" w:sz="4" w:space="0" w:color="000000"/>
              <w:left w:val="nil"/>
              <w:bottom w:val="single" w:sz="4" w:space="0" w:color="000000"/>
              <w:right w:val="single" w:sz="18" w:space="0" w:color="000000"/>
            </w:tcBorders>
          </w:tcPr>
          <w:p w14:paraId="4CEA2CCA" w14:textId="7CD172E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9=Nazareth</w:t>
            </w:r>
          </w:p>
          <w:p w14:paraId="0181A610" w14:textId="4EC5296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10=Pentecostal</w:t>
            </w:r>
          </w:p>
          <w:p w14:paraId="65CC6497" w14:textId="1A18F6C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11=Jehovah’s Witness</w:t>
            </w:r>
          </w:p>
          <w:p w14:paraId="6D3BD836" w14:textId="2458A40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12=Baptist</w:t>
            </w:r>
          </w:p>
          <w:p w14:paraId="2BE26F61" w14:textId="25458C2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13=</w:t>
            </w:r>
            <w:proofErr w:type="spellStart"/>
            <w:r w:rsidRPr="001512DD">
              <w:rPr>
                <w:rFonts w:eastAsiaTheme="minorEastAsia" w:cs="Times New Roman"/>
                <w:w w:val="105"/>
                <w:lang w:eastAsia="zh-CN"/>
              </w:rPr>
              <w:t>Kimbaguist</w:t>
            </w:r>
            <w:proofErr w:type="spellEnd"/>
            <w:r w:rsidRPr="001512DD">
              <w:rPr>
                <w:rFonts w:eastAsiaTheme="minorEastAsia" w:cs="Times New Roman"/>
                <w:w w:val="105"/>
                <w:lang w:eastAsia="zh-CN"/>
              </w:rPr>
              <w:t xml:space="preserve"> </w:t>
            </w:r>
          </w:p>
          <w:p w14:paraId="28D7951C" w14:textId="3E93099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14=African Methodist</w:t>
            </w:r>
          </w:p>
          <w:p w14:paraId="6AB8FFDE" w14:textId="29E30B0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15=Presbyterian</w:t>
            </w:r>
          </w:p>
          <w:p w14:paraId="563CD617" w14:textId="062B792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16=Islam</w:t>
            </w:r>
          </w:p>
          <w:p w14:paraId="774B13F0"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17=Not religious</w:t>
            </w:r>
          </w:p>
          <w:p w14:paraId="718027D7"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555784D3"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207292C4" w14:textId="77777777" w:rsidR="00540F30" w:rsidRPr="001512DD" w:rsidRDefault="00540F30"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66753DDF"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 xml:space="preserve">B11b. If other, please specify </w:t>
            </w:r>
          </w:p>
          <w:p w14:paraId="3AD37798"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B11=17</w:t>
            </w:r>
          </w:p>
        </w:tc>
        <w:tc>
          <w:tcPr>
            <w:tcW w:w="5042" w:type="dxa"/>
            <w:gridSpan w:val="7"/>
            <w:tcBorders>
              <w:top w:val="single" w:sz="18" w:space="0" w:color="000000"/>
              <w:left w:val="single" w:sz="18" w:space="0" w:color="000000"/>
              <w:bottom w:val="single" w:sz="18" w:space="0" w:color="000000"/>
              <w:right w:val="single" w:sz="18" w:space="0" w:color="000000"/>
            </w:tcBorders>
          </w:tcPr>
          <w:p w14:paraId="5D9FC50E"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A478EB" w:rsidRPr="001512DD" w14:paraId="5AB38642"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4" w:space="0" w:color="auto"/>
              <w:bottom w:val="single" w:sz="4" w:space="0" w:color="000000"/>
            </w:tcBorders>
          </w:tcPr>
          <w:p w14:paraId="0BEAF1E6" w14:textId="2F94951B" w:rsidR="00A478EB" w:rsidRPr="001512DD" w:rsidRDefault="00A478EB" w:rsidP="001512DD">
            <w:pPr>
              <w:spacing w:after="0"/>
              <w:rPr>
                <w:rFonts w:eastAsia="Calibri" w:cs="Times New Roman"/>
                <w:w w:val="105"/>
              </w:rPr>
            </w:pPr>
            <w:r w:rsidRPr="001512DD">
              <w:rPr>
                <w:w w:val="105"/>
              </w:rPr>
              <w:t>B12. Were you born in this village? (</w:t>
            </w:r>
            <w:r w:rsidRPr="001512DD">
              <w:rPr>
                <w:b/>
                <w:w w:val="105"/>
              </w:rPr>
              <w:t>born</w:t>
            </w:r>
            <w:r w:rsidRPr="001512DD">
              <w:rPr>
                <w:w w:val="105"/>
              </w:rPr>
              <w:t>)</w:t>
            </w:r>
            <w:r w:rsidRPr="001512DD">
              <w:br/>
            </w:r>
            <w:r w:rsidRPr="001512DD">
              <w:rPr>
                <w:i/>
              </w:rPr>
              <w:t xml:space="preserve">If A11=1, skip to </w:t>
            </w:r>
            <w:r w:rsidRPr="001512DD">
              <w:rPr>
                <w:b/>
              </w:rPr>
              <w:t>B13</w:t>
            </w:r>
            <w:r w:rsidRPr="001512DD">
              <w:rPr>
                <w:b/>
                <w:i/>
              </w:rPr>
              <w:t xml:space="preserve"> </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lastRenderedPageBreak/>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lastRenderedPageBreak/>
              <w:t>(Code)</w:t>
            </w:r>
          </w:p>
        </w:tc>
      </w:tr>
      <w:tr w:rsidR="00A478EB" w:rsidRPr="001512DD" w14:paraId="35A4C1D5"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34326A51"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4" w:space="0" w:color="auto"/>
              <w:bottom w:val="single" w:sz="4" w:space="0" w:color="000000"/>
            </w:tcBorders>
          </w:tcPr>
          <w:p w14:paraId="0D258530" w14:textId="7228FE1A" w:rsidR="00A478EB" w:rsidRPr="001512DD" w:rsidRDefault="00A478EB" w:rsidP="001512DD">
            <w:pPr>
              <w:spacing w:after="0"/>
              <w:rPr>
                <w:rFonts w:eastAsia="Calibri" w:cs="Times New Roman"/>
                <w:w w:val="105"/>
              </w:rPr>
            </w:pPr>
            <w:r w:rsidRPr="001512DD">
              <w:rPr>
                <w:w w:val="105"/>
              </w:rPr>
              <w:t>B12b. Was the household head born in this village? (</w:t>
            </w:r>
            <w:proofErr w:type="spellStart"/>
            <w:r w:rsidRPr="001512DD">
              <w:rPr>
                <w:b/>
                <w:w w:val="105"/>
              </w:rPr>
              <w:t>born_head</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67CBADDE"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454" w:type="dxa"/>
            <w:gridSpan w:val="3"/>
            <w:tcBorders>
              <w:top w:val="single" w:sz="4" w:space="0" w:color="000000"/>
              <w:left w:val="single" w:sz="4" w:space="0" w:color="auto"/>
              <w:bottom w:val="single" w:sz="4" w:space="0" w:color="000000"/>
              <w:right w:val="single" w:sz="18" w:space="0" w:color="000000"/>
            </w:tcBorders>
          </w:tcPr>
          <w:p w14:paraId="2A76FD16"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B13. How many years have you lived in this village/locality?(</w:t>
            </w:r>
            <w:proofErr w:type="spellStart"/>
            <w:r w:rsidRPr="001512DD">
              <w:rPr>
                <w:b/>
                <w:w w:val="105"/>
              </w:rPr>
              <w:t>yrs_live</w:t>
            </w:r>
            <w:proofErr w:type="spellEnd"/>
            <w:r w:rsidRPr="001512DD">
              <w:rPr>
                <w:w w:val="105"/>
              </w:rPr>
              <w:t>)</w:t>
            </w:r>
          </w:p>
          <w:p w14:paraId="143BFCDA" w14:textId="31D80910" w:rsidR="00A478EB" w:rsidRPr="001512DD" w:rsidRDefault="00A478EB" w:rsidP="001512DD">
            <w:pPr>
              <w:spacing w:after="0"/>
              <w:rPr>
                <w:w w:val="105"/>
              </w:rPr>
            </w:pPr>
            <w:r w:rsidRPr="001512DD">
              <w:rPr>
                <w:i/>
                <w:w w:val="105"/>
              </w:rPr>
              <w:t xml:space="preserve">Ask if B12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454" w:type="dxa"/>
            <w:gridSpan w:val="3"/>
            <w:tcBorders>
              <w:top w:val="single" w:sz="4" w:space="0" w:color="000000"/>
              <w:left w:val="single" w:sz="4" w:space="0" w:color="auto"/>
              <w:bottom w:val="single" w:sz="4" w:space="0" w:color="000000"/>
              <w:right w:val="single" w:sz="18" w:space="0" w:color="000000"/>
            </w:tcBorders>
          </w:tcPr>
          <w:p w14:paraId="47E07D02"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 xml:space="preserve">B13b. How many years </w:t>
            </w:r>
            <w:proofErr w:type="gramStart"/>
            <w:r w:rsidRPr="001512DD">
              <w:rPr>
                <w:w w:val="105"/>
              </w:rPr>
              <w:t>has</w:t>
            </w:r>
            <w:proofErr w:type="gramEnd"/>
            <w:r w:rsidRPr="001512DD">
              <w:rPr>
                <w:w w:val="105"/>
              </w:rPr>
              <w:t xml:space="preserve"> the household head live in this village/locality? (</w:t>
            </w:r>
            <w:proofErr w:type="spellStart"/>
            <w:r w:rsidRPr="001512DD">
              <w:rPr>
                <w:b/>
                <w:w w:val="105"/>
              </w:rPr>
              <w:t>yrs_live_head</w:t>
            </w:r>
            <w:proofErr w:type="spellEnd"/>
            <w:r w:rsidRPr="001512DD">
              <w:rPr>
                <w:w w:val="105"/>
              </w:rPr>
              <w:t>)</w:t>
            </w:r>
          </w:p>
          <w:p w14:paraId="4878F439" w14:textId="0A289989" w:rsidR="00A478EB" w:rsidRPr="001512DD" w:rsidRDefault="00A478EB" w:rsidP="001512DD">
            <w:pPr>
              <w:spacing w:after="0"/>
              <w:rPr>
                <w:w w:val="105"/>
              </w:rPr>
            </w:pPr>
            <w:r w:rsidRPr="001512DD">
              <w:rPr>
                <w:i/>
                <w:w w:val="105"/>
              </w:rPr>
              <w:t xml:space="preserve">Only ask if A11 </w:t>
            </w:r>
            <w:r w:rsidRPr="001512DD">
              <w:rPr>
                <w:w w:val="105"/>
              </w:rPr>
              <w:t>≠</w:t>
            </w:r>
            <w:r w:rsidRPr="001512DD">
              <w:rPr>
                <w:i/>
                <w:w w:val="105"/>
              </w:rPr>
              <w:t xml:space="preserve">1 and B12b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4" w:space="0" w:color="auto"/>
              <w:bottom w:val="single" w:sz="4" w:space="0" w:color="000000"/>
            </w:tcBorders>
          </w:tcPr>
          <w:p w14:paraId="77F1284E" w14:textId="5296CE25" w:rsidR="00A478EB" w:rsidRPr="001512DD" w:rsidRDefault="00A478EB" w:rsidP="001512DD">
            <w:pPr>
              <w:spacing w:after="0"/>
              <w:rPr>
                <w:rFonts w:eastAsia="Calibri" w:cs="Times New Roman"/>
                <w:w w:val="105"/>
              </w:rPr>
            </w:pPr>
            <w:r w:rsidRPr="001512DD">
              <w:rPr>
                <w:w w:val="105"/>
              </w:rPr>
              <w:t>B14. Are you considered a local or non-local by others in this village? (</w:t>
            </w:r>
            <w:proofErr w:type="spellStart"/>
            <w:r w:rsidRPr="001512DD">
              <w:rPr>
                <w:b/>
                <w:w w:val="105"/>
              </w:rPr>
              <w:t>local_no</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4" w:space="0" w:color="auto"/>
              <w:bottom w:val="single" w:sz="4" w:space="0" w:color="000000"/>
            </w:tcBorders>
          </w:tcPr>
          <w:p w14:paraId="7E6F562D"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B14b. Is the head considered a local or non-local by others in this village? (</w:t>
            </w:r>
            <w:proofErr w:type="spellStart"/>
            <w:r w:rsidRPr="001512DD">
              <w:rPr>
                <w:b/>
                <w:w w:val="105"/>
              </w:rPr>
              <w:t>local_no_head</w:t>
            </w:r>
            <w:proofErr w:type="spellEnd"/>
            <w:r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4" w:space="0" w:color="auto"/>
              <w:bottom w:val="single" w:sz="4" w:space="0" w:color="000000"/>
            </w:tcBorders>
          </w:tcPr>
          <w:p w14:paraId="0C77F705"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B15. When you were married, which spouse moved to the other spouse's village? (</w:t>
            </w:r>
            <w:proofErr w:type="spellStart"/>
            <w:r w:rsidRPr="001512DD">
              <w:rPr>
                <w:b/>
                <w:w w:val="105"/>
              </w:rPr>
              <w:t>spouse_move</w:t>
            </w:r>
            <w:proofErr w:type="spellEnd"/>
            <w:r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3848C099" w:rsidR="00A478EB" w:rsidRPr="001512DD" w:rsidRDefault="00A478EB" w:rsidP="001512DD">
            <w:pPr>
              <w:spacing w:after="0"/>
            </w:pPr>
            <w:r w:rsidRPr="001512DD">
              <w:t>6=No one moved</w:t>
            </w:r>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6AAB6070" w14:textId="77777777" w:rsidR="00A478EB" w:rsidRPr="001512DD" w:rsidRDefault="00A478EB" w:rsidP="001512DD">
            <w:pPr>
              <w:kinsoku w:val="0"/>
              <w:overflowPunct w:val="0"/>
              <w:spacing w:afterLines="20" w:after="48" w:line="240" w:lineRule="auto"/>
              <w:contextualSpacing/>
              <w:rPr>
                <w:w w:val="105"/>
              </w:rPr>
            </w:pPr>
            <w:r w:rsidRPr="001512DD">
              <w:rPr>
                <w:w w:val="105"/>
              </w:rPr>
              <w:t>B15b. If other, please specify.</w:t>
            </w:r>
          </w:p>
          <w:p w14:paraId="0633F2E5" w14:textId="4B9F9E79" w:rsidR="00A478EB" w:rsidRPr="001512DD" w:rsidRDefault="00A478EB" w:rsidP="001512DD">
            <w:pPr>
              <w:kinsoku w:val="0"/>
              <w:overflowPunct w:val="0"/>
              <w:spacing w:afterLines="20" w:after="48" w:line="240" w:lineRule="auto"/>
              <w:ind w:firstLine="10"/>
              <w:contextualSpacing/>
              <w:rPr>
                <w:i/>
                <w:w w:val="105"/>
              </w:rPr>
            </w:pPr>
            <w:r w:rsidRPr="001512DD">
              <w:rPr>
                <w:i/>
                <w:w w:val="105"/>
              </w:rPr>
              <w:t>Ask if B15=7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938" w:type="dxa"/>
            <w:tcBorders>
              <w:top w:val="single" w:sz="4" w:space="0" w:color="000000"/>
              <w:left w:val="single" w:sz="2" w:space="0" w:color="auto"/>
              <w:bottom w:val="single" w:sz="2" w:space="0" w:color="auto"/>
            </w:tcBorders>
          </w:tcPr>
          <w:p w14:paraId="66653B3D" w14:textId="2DCABFCC" w:rsidR="00A478EB" w:rsidRPr="001512DD" w:rsidRDefault="00A478EB" w:rsidP="001512DD">
            <w:pPr>
              <w:kinsoku w:val="0"/>
              <w:overflowPunct w:val="0"/>
              <w:spacing w:afterLines="20" w:after="48" w:line="240" w:lineRule="auto"/>
              <w:ind w:firstLine="10"/>
              <w:contextualSpacing/>
              <w:rPr>
                <w:w w:val="105"/>
              </w:rPr>
            </w:pPr>
            <w:r w:rsidRPr="001512DD">
              <w:rPr>
                <w:w w:val="105"/>
              </w:rPr>
              <w:t>B16. Is the land that your household farms passed down from the wife's family or the husband's family? (</w:t>
            </w:r>
            <w:proofErr w:type="spellStart"/>
            <w:r w:rsidRPr="001512DD">
              <w:rPr>
                <w:b/>
                <w:w w:val="105"/>
              </w:rPr>
              <w:t>mat_pat</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938" w:type="dxa"/>
            <w:tcBorders>
              <w:top w:val="single" w:sz="4" w:space="0" w:color="000000"/>
              <w:left w:val="single" w:sz="4" w:space="0" w:color="000000"/>
              <w:bottom w:val="single" w:sz="4" w:space="0" w:color="000000"/>
            </w:tcBorders>
          </w:tcPr>
          <w:p w14:paraId="1665CEAA"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B16b. If other, please specify.</w:t>
            </w:r>
          </w:p>
          <w:p w14:paraId="2143B029" w14:textId="5AB5FAEA" w:rsidR="00BE53B1" w:rsidRPr="001512DD" w:rsidRDefault="00BE53B1" w:rsidP="001512DD">
            <w:pPr>
              <w:kinsoku w:val="0"/>
              <w:overflowPunct w:val="0"/>
              <w:spacing w:afterLines="20" w:after="48" w:line="240" w:lineRule="auto"/>
              <w:ind w:firstLine="10"/>
              <w:contextualSpacing/>
              <w:rPr>
                <w:i/>
                <w:w w:val="105"/>
              </w:rPr>
            </w:pPr>
            <w:r w:rsidRPr="001512DD">
              <w:rPr>
                <w:i/>
                <w:w w:val="105"/>
              </w:rPr>
              <w:t>Ask if B16=4</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6648F">
        <w:trPr>
          <w:trHeight w:val="20"/>
        </w:trPr>
        <w:tc>
          <w:tcPr>
            <w:tcW w:w="10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938" w:type="dxa"/>
            <w:tcBorders>
              <w:top w:val="single" w:sz="4" w:space="0" w:color="000000"/>
              <w:left w:val="single" w:sz="4" w:space="0" w:color="000000"/>
              <w:bottom w:val="single" w:sz="4" w:space="0" w:color="000000"/>
            </w:tcBorders>
          </w:tcPr>
          <w:p w14:paraId="3F0880BB"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B27. Did you work as hired labor (</w:t>
            </w:r>
            <w:proofErr w:type="spellStart"/>
            <w:r w:rsidRPr="001512DD">
              <w:rPr>
                <w:w w:val="105"/>
              </w:rPr>
              <w:t>ganyu</w:t>
            </w:r>
            <w:proofErr w:type="spellEnd"/>
            <w:r w:rsidRPr="001512DD">
              <w:rPr>
                <w:w w:val="105"/>
              </w:rPr>
              <w:t>) on someone else's land during the last agricultural season? (</w:t>
            </w:r>
            <w:r w:rsidRPr="001512DD">
              <w:rPr>
                <w:b/>
                <w:w w:val="105"/>
              </w:rPr>
              <w:t>hire</w:t>
            </w:r>
            <w:r w:rsidRPr="001512DD">
              <w:rPr>
                <w:w w:val="105"/>
              </w:rPr>
              <w:t>)</w:t>
            </w:r>
          </w:p>
          <w:p w14:paraId="26B8FAC4" w14:textId="443F580E" w:rsidR="00BE53B1" w:rsidRPr="001512DD" w:rsidRDefault="00BE53B1" w:rsidP="001512DD">
            <w:pPr>
              <w:spacing w:after="0"/>
              <w:rPr>
                <w:rFonts w:eastAsia="Calibri" w:cs="Times New Roman"/>
                <w:w w:val="105"/>
              </w:rPr>
            </w:pPr>
            <w:r w:rsidRPr="001512DD">
              <w:rPr>
                <w:i/>
                <w:w w:val="105"/>
              </w:rPr>
              <w:t xml:space="preserve">If 0, 888, or 999, skip </w:t>
            </w:r>
            <w:r w:rsidRPr="001512DD">
              <w:rPr>
                <w:b/>
                <w:w w:val="105"/>
              </w:rPr>
              <w:t>B28</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4B2A9AC5" w14:textId="77777777" w:rsidTr="00C6648F">
        <w:trPr>
          <w:trHeight w:val="20"/>
        </w:trPr>
        <w:tc>
          <w:tcPr>
            <w:tcW w:w="100" w:type="dxa"/>
            <w:tcBorders>
              <w:top w:val="single" w:sz="4" w:space="0" w:color="000000"/>
              <w:left w:val="single" w:sz="4" w:space="0" w:color="000000"/>
              <w:bottom w:val="single" w:sz="4" w:space="0" w:color="000000"/>
              <w:right w:val="single" w:sz="4" w:space="0" w:color="000000"/>
            </w:tcBorders>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460" w:type="dxa"/>
            <w:gridSpan w:val="4"/>
            <w:tcBorders>
              <w:top w:val="single" w:sz="4" w:space="0" w:color="000000"/>
              <w:left w:val="single" w:sz="4" w:space="0" w:color="000000"/>
              <w:bottom w:val="single" w:sz="4" w:space="0" w:color="000000"/>
            </w:tcBorders>
          </w:tcPr>
          <w:p w14:paraId="5858F2AC"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 xml:space="preserve">B28. How many total days did you do </w:t>
            </w:r>
            <w:proofErr w:type="spellStart"/>
            <w:r w:rsidRPr="001512DD">
              <w:rPr>
                <w:w w:val="105"/>
              </w:rPr>
              <w:t>ganyu</w:t>
            </w:r>
            <w:proofErr w:type="spellEnd"/>
            <w:r w:rsidRPr="001512DD">
              <w:rPr>
                <w:w w:val="105"/>
              </w:rPr>
              <w:t xml:space="preserve"> in the last agricultural season? </w:t>
            </w:r>
            <w:r w:rsidRPr="001512DD">
              <w:rPr>
                <w:w w:val="105"/>
              </w:rPr>
              <w:lastRenderedPageBreak/>
              <w:t>(</w:t>
            </w:r>
            <w:proofErr w:type="spellStart"/>
            <w:r w:rsidRPr="001512DD">
              <w:rPr>
                <w:b/>
                <w:w w:val="105"/>
              </w:rPr>
              <w:t>hiredays</w:t>
            </w:r>
            <w:proofErr w:type="spellEnd"/>
            <w:r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1512DD" w:rsidRDefault="00BE53B1" w:rsidP="001512DD">
            <w:pPr>
              <w:spacing w:afterLines="20" w:after="48" w:line="240" w:lineRule="auto"/>
              <w:contextualSpacing/>
              <w:rPr>
                <w:i/>
              </w:rPr>
            </w:pPr>
            <w:r w:rsidRPr="001512DD">
              <w:rPr>
                <w:i/>
              </w:rPr>
              <w:lastRenderedPageBreak/>
              <w:t>(Integer)</w:t>
            </w:r>
          </w:p>
        </w:tc>
      </w:tr>
    </w:tbl>
    <w:p w14:paraId="4074218C" w14:textId="2FFBA279"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9"/>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lastRenderedPageBreak/>
        <w:t xml:space="preserve">SECTION C. HOUSEHOLD ROSTER </w:t>
      </w:r>
    </w:p>
    <w:tbl>
      <w:tblPr>
        <w:tblStyle w:val="TableGrid"/>
        <w:tblW w:w="14400" w:type="dxa"/>
        <w:tblInd w:w="-725" w:type="dxa"/>
        <w:tblLayout w:type="fixed"/>
        <w:tblCellMar>
          <w:left w:w="0" w:type="dxa"/>
          <w:right w:w="0" w:type="dxa"/>
        </w:tblCellMar>
        <w:tblLook w:val="04A0" w:firstRow="1" w:lastRow="0" w:firstColumn="1" w:lastColumn="0" w:noHBand="0" w:noVBand="1"/>
      </w:tblPr>
      <w:tblGrid>
        <w:gridCol w:w="715"/>
        <w:gridCol w:w="3605"/>
        <w:gridCol w:w="1025"/>
        <w:gridCol w:w="2575"/>
        <w:gridCol w:w="2160"/>
        <w:gridCol w:w="1130"/>
        <w:gridCol w:w="1955"/>
        <w:gridCol w:w="1235"/>
      </w:tblGrid>
      <w:tr w:rsidR="00E62CDC" w:rsidRPr="001512DD" w14:paraId="37E71548" w14:textId="77777777" w:rsidTr="00E62CDC">
        <w:trPr>
          <w:trHeight w:val="20"/>
        </w:trPr>
        <w:tc>
          <w:tcPr>
            <w:tcW w:w="715" w:type="dxa"/>
          </w:tcPr>
          <w:p w14:paraId="3B2B6B6F" w14:textId="4AFC6FAE" w:rsidR="00E62CDC" w:rsidRPr="001512DD" w:rsidRDefault="00E62CDC" w:rsidP="001512DD">
            <w:pPr>
              <w:contextualSpacing/>
              <w:jc w:val="center"/>
            </w:pPr>
            <w:r w:rsidRPr="001512DD">
              <w:t>ID Code</w:t>
            </w:r>
          </w:p>
        </w:tc>
        <w:tc>
          <w:tcPr>
            <w:tcW w:w="3605"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0BC55B9E" w14:textId="55355803" w:rsidR="00E62CDC" w:rsidRPr="001512DD" w:rsidRDefault="00E62CDC" w:rsidP="001512DD">
            <w:pPr>
              <w:contextualSpacing/>
              <w:jc w:val="center"/>
              <w:rPr>
                <w:i/>
              </w:rPr>
            </w:pPr>
            <w:r w:rsidRPr="001512DD">
              <w:rPr>
                <w:i/>
              </w:rPr>
              <w:t>First, middle, last name</w:t>
            </w:r>
          </w:p>
        </w:tc>
        <w:tc>
          <w:tcPr>
            <w:tcW w:w="1025"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2D586B28" w14:textId="048BC708" w:rsidR="00E62CDC" w:rsidRPr="001512DD" w:rsidRDefault="00E62CDC" w:rsidP="001512DD">
            <w:pPr>
              <w:contextualSpacing/>
              <w:jc w:val="center"/>
            </w:pPr>
            <w:r w:rsidRPr="001512DD">
              <w:rPr>
                <w:rFonts w:eastAsiaTheme="minorEastAsia"/>
                <w:lang w:eastAsia="zh-CN"/>
              </w:rPr>
              <w:t>2=Female</w:t>
            </w:r>
          </w:p>
        </w:tc>
        <w:tc>
          <w:tcPr>
            <w:tcW w:w="2575"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2160" w:type="dxa"/>
          </w:tcPr>
          <w:p w14:paraId="6FA8B4A2" w14:textId="2B425977" w:rsidR="00E62CDC" w:rsidRPr="001512DD" w:rsidRDefault="00E62CDC" w:rsidP="001512DD">
            <w:pPr>
              <w:contextualSpacing/>
              <w:jc w:val="center"/>
            </w:pPr>
            <w:r w:rsidRPr="001512DD">
              <w:t>Relationship to the head?</w:t>
            </w:r>
          </w:p>
        </w:tc>
        <w:tc>
          <w:tcPr>
            <w:tcW w:w="1130" w:type="dxa"/>
          </w:tcPr>
          <w:p w14:paraId="3626AE34" w14:textId="4FAAA249" w:rsidR="00E62CDC" w:rsidRPr="001512DD" w:rsidRDefault="00E62CDC" w:rsidP="001512DD">
            <w:pPr>
              <w:contextualSpacing/>
              <w:jc w:val="center"/>
            </w:pPr>
            <w:r w:rsidRPr="001512DD">
              <w:t>Highest level of education?</w:t>
            </w:r>
          </w:p>
        </w:tc>
        <w:tc>
          <w:tcPr>
            <w:tcW w:w="1955" w:type="dxa"/>
          </w:tcPr>
          <w:p w14:paraId="3213D7CD" w14:textId="77777777" w:rsidR="00E62CDC" w:rsidRPr="001512DD" w:rsidRDefault="00E62CDC" w:rsidP="001512DD">
            <w:pPr>
              <w:contextualSpacing/>
              <w:jc w:val="center"/>
            </w:pPr>
            <w:r w:rsidRPr="001512DD">
              <w:t>Currently enrolled in school?</w:t>
            </w:r>
          </w:p>
          <w:p w14:paraId="3E4A9A48" w14:textId="77777777" w:rsidR="00E62CDC" w:rsidRPr="001512DD" w:rsidRDefault="00E62CDC" w:rsidP="001512DD">
            <w:pPr>
              <w:contextualSpacing/>
              <w:jc w:val="center"/>
            </w:pPr>
          </w:p>
          <w:p w14:paraId="4F0D8895" w14:textId="77777777" w:rsidR="00E62CDC" w:rsidRPr="001512DD" w:rsidRDefault="00E62CDC" w:rsidP="001512DD">
            <w:pPr>
              <w:contextualSpacing/>
              <w:jc w:val="center"/>
            </w:pPr>
            <w:r w:rsidRPr="001512DD">
              <w:t>1=No</w:t>
            </w:r>
          </w:p>
          <w:p w14:paraId="04F5C468" w14:textId="38418AA9" w:rsidR="00E62CDC" w:rsidRPr="001512DD" w:rsidRDefault="00E62CDC" w:rsidP="001512DD">
            <w:pPr>
              <w:contextualSpacing/>
              <w:jc w:val="center"/>
            </w:pPr>
            <w:r w:rsidRPr="001512DD">
              <w:t>2=Yes</w:t>
            </w:r>
          </w:p>
        </w:tc>
        <w:tc>
          <w:tcPr>
            <w:tcW w:w="1235" w:type="dxa"/>
          </w:tcPr>
          <w:p w14:paraId="637C7025" w14:textId="6CCF4D3B" w:rsidR="00E62CDC" w:rsidRPr="001512DD" w:rsidRDefault="00E62CDC" w:rsidP="001512DD">
            <w:pPr>
              <w:contextualSpacing/>
              <w:jc w:val="center"/>
            </w:pPr>
            <w:r w:rsidRPr="001512DD">
              <w:t>Why is the respondent not currently in school?</w:t>
            </w:r>
          </w:p>
        </w:tc>
      </w:tr>
      <w:tr w:rsidR="008C2BC1" w:rsidRPr="001512DD" w14:paraId="1CB94148" w14:textId="77777777" w:rsidTr="00E62CDC">
        <w:trPr>
          <w:trHeight w:val="20"/>
        </w:trPr>
        <w:tc>
          <w:tcPr>
            <w:tcW w:w="715" w:type="dxa"/>
          </w:tcPr>
          <w:p w14:paraId="21ED2BE4" w14:textId="77777777" w:rsidR="008C2BC1" w:rsidRPr="001512DD" w:rsidRDefault="008C2BC1" w:rsidP="001512DD">
            <w:pPr>
              <w:contextualSpacing/>
              <w:jc w:val="center"/>
            </w:pPr>
          </w:p>
        </w:tc>
        <w:tc>
          <w:tcPr>
            <w:tcW w:w="3605" w:type="dxa"/>
          </w:tcPr>
          <w:p w14:paraId="22B99D00" w14:textId="77777777" w:rsidR="008C2BC1" w:rsidRPr="001512DD" w:rsidRDefault="008C2BC1" w:rsidP="001512DD">
            <w:pPr>
              <w:contextualSpacing/>
              <w:jc w:val="center"/>
            </w:pPr>
          </w:p>
        </w:tc>
        <w:tc>
          <w:tcPr>
            <w:tcW w:w="1025" w:type="dxa"/>
          </w:tcPr>
          <w:p w14:paraId="45C8D44E" w14:textId="77777777" w:rsidR="008C2BC1" w:rsidRPr="001512DD" w:rsidRDefault="008C2BC1" w:rsidP="001512DD">
            <w:pPr>
              <w:contextualSpacing/>
              <w:jc w:val="center"/>
            </w:pPr>
          </w:p>
        </w:tc>
        <w:tc>
          <w:tcPr>
            <w:tcW w:w="2575" w:type="dxa"/>
          </w:tcPr>
          <w:p w14:paraId="44857CDE" w14:textId="77777777" w:rsidR="008C2BC1" w:rsidRPr="001512DD" w:rsidRDefault="008C2BC1" w:rsidP="001512DD">
            <w:pPr>
              <w:contextualSpacing/>
              <w:jc w:val="center"/>
            </w:pPr>
          </w:p>
        </w:tc>
        <w:tc>
          <w:tcPr>
            <w:tcW w:w="2160" w:type="dxa"/>
          </w:tcPr>
          <w:p w14:paraId="501423E5" w14:textId="77777777" w:rsidR="008C2BC1" w:rsidRPr="001512DD" w:rsidRDefault="008C2BC1" w:rsidP="001512DD">
            <w:pPr>
              <w:contextualSpacing/>
              <w:jc w:val="center"/>
            </w:pPr>
          </w:p>
        </w:tc>
        <w:tc>
          <w:tcPr>
            <w:tcW w:w="1130" w:type="dxa"/>
          </w:tcPr>
          <w:p w14:paraId="2FB1DA77" w14:textId="77777777" w:rsidR="008C2BC1" w:rsidRPr="001512DD" w:rsidRDefault="008C2BC1" w:rsidP="001512DD">
            <w:pPr>
              <w:contextualSpacing/>
              <w:jc w:val="center"/>
            </w:pPr>
          </w:p>
        </w:tc>
        <w:tc>
          <w:tcPr>
            <w:tcW w:w="1955" w:type="dxa"/>
          </w:tcPr>
          <w:p w14:paraId="5516CBA4" w14:textId="77777777" w:rsidR="008C2BC1" w:rsidRPr="001512DD" w:rsidRDefault="008C2BC1" w:rsidP="001512DD">
            <w:pPr>
              <w:contextualSpacing/>
              <w:jc w:val="center"/>
            </w:pPr>
          </w:p>
        </w:tc>
        <w:tc>
          <w:tcPr>
            <w:tcW w:w="1235" w:type="dxa"/>
          </w:tcPr>
          <w:p w14:paraId="668F2632" w14:textId="77777777" w:rsidR="008C2BC1" w:rsidRPr="001512DD" w:rsidRDefault="008C2BC1" w:rsidP="001512DD">
            <w:pPr>
              <w:contextualSpacing/>
              <w:jc w:val="center"/>
            </w:pPr>
          </w:p>
        </w:tc>
      </w:tr>
      <w:tr w:rsidR="00E62CDC" w:rsidRPr="001512DD" w14:paraId="51B91415" w14:textId="77777777" w:rsidTr="00E62CDC">
        <w:trPr>
          <w:trHeight w:val="20"/>
        </w:trPr>
        <w:tc>
          <w:tcPr>
            <w:tcW w:w="715" w:type="dxa"/>
          </w:tcPr>
          <w:p w14:paraId="3E613D3D" w14:textId="6811C6B4" w:rsidR="00A667B3" w:rsidRPr="001512DD" w:rsidRDefault="00E62CDC" w:rsidP="001512DD">
            <w:pPr>
              <w:contextualSpacing/>
              <w:jc w:val="center"/>
            </w:pPr>
            <w:r w:rsidRPr="001512DD">
              <w:t>1</w:t>
            </w:r>
          </w:p>
        </w:tc>
        <w:tc>
          <w:tcPr>
            <w:tcW w:w="3605" w:type="dxa"/>
          </w:tcPr>
          <w:p w14:paraId="337728A6" w14:textId="77777777" w:rsidR="00A667B3" w:rsidRPr="001512DD" w:rsidRDefault="00A667B3" w:rsidP="001512DD">
            <w:pPr>
              <w:contextualSpacing/>
              <w:jc w:val="center"/>
            </w:pPr>
          </w:p>
        </w:tc>
        <w:tc>
          <w:tcPr>
            <w:tcW w:w="1025" w:type="dxa"/>
          </w:tcPr>
          <w:p w14:paraId="7D5F39D3" w14:textId="77777777" w:rsidR="00A667B3" w:rsidRPr="001512DD" w:rsidRDefault="00A667B3" w:rsidP="001512DD">
            <w:pPr>
              <w:contextualSpacing/>
              <w:jc w:val="center"/>
            </w:pPr>
          </w:p>
        </w:tc>
        <w:tc>
          <w:tcPr>
            <w:tcW w:w="2575" w:type="dxa"/>
          </w:tcPr>
          <w:p w14:paraId="493A4578" w14:textId="77777777" w:rsidR="00A667B3" w:rsidRPr="001512DD" w:rsidRDefault="00A667B3" w:rsidP="001512DD">
            <w:pPr>
              <w:contextualSpacing/>
              <w:jc w:val="center"/>
            </w:pPr>
          </w:p>
        </w:tc>
        <w:tc>
          <w:tcPr>
            <w:tcW w:w="2160" w:type="dxa"/>
          </w:tcPr>
          <w:p w14:paraId="5B87E322" w14:textId="77777777" w:rsidR="00A667B3" w:rsidRPr="001512DD" w:rsidRDefault="00A667B3" w:rsidP="001512DD">
            <w:pPr>
              <w:contextualSpacing/>
              <w:jc w:val="center"/>
            </w:pPr>
          </w:p>
        </w:tc>
        <w:tc>
          <w:tcPr>
            <w:tcW w:w="1130" w:type="dxa"/>
          </w:tcPr>
          <w:p w14:paraId="072187B1" w14:textId="77777777" w:rsidR="00A667B3" w:rsidRPr="001512DD" w:rsidRDefault="00A667B3" w:rsidP="001512DD">
            <w:pPr>
              <w:contextualSpacing/>
              <w:jc w:val="center"/>
            </w:pPr>
          </w:p>
        </w:tc>
        <w:tc>
          <w:tcPr>
            <w:tcW w:w="1955" w:type="dxa"/>
          </w:tcPr>
          <w:p w14:paraId="2C5F39D7" w14:textId="77777777" w:rsidR="00A667B3" w:rsidRPr="001512DD" w:rsidRDefault="00A667B3" w:rsidP="001512DD">
            <w:pPr>
              <w:contextualSpacing/>
              <w:jc w:val="center"/>
            </w:pPr>
          </w:p>
        </w:tc>
        <w:tc>
          <w:tcPr>
            <w:tcW w:w="1235" w:type="dxa"/>
          </w:tcPr>
          <w:p w14:paraId="5C3AAAD8" w14:textId="77777777" w:rsidR="00A667B3" w:rsidRPr="001512DD" w:rsidRDefault="00A667B3" w:rsidP="001512DD">
            <w:pPr>
              <w:contextualSpacing/>
              <w:jc w:val="center"/>
            </w:pPr>
          </w:p>
        </w:tc>
      </w:tr>
      <w:tr w:rsidR="00E62CDC" w:rsidRPr="001512DD" w14:paraId="2D0F38CB" w14:textId="77777777" w:rsidTr="00E62CDC">
        <w:trPr>
          <w:trHeight w:val="20"/>
        </w:trPr>
        <w:tc>
          <w:tcPr>
            <w:tcW w:w="715" w:type="dxa"/>
          </w:tcPr>
          <w:p w14:paraId="44444DE2" w14:textId="0D00E86C" w:rsidR="00A667B3" w:rsidRPr="001512DD" w:rsidRDefault="00E62CDC" w:rsidP="001512DD">
            <w:pPr>
              <w:contextualSpacing/>
              <w:jc w:val="center"/>
            </w:pPr>
            <w:r w:rsidRPr="001512DD">
              <w:t>2</w:t>
            </w:r>
          </w:p>
        </w:tc>
        <w:tc>
          <w:tcPr>
            <w:tcW w:w="3605" w:type="dxa"/>
          </w:tcPr>
          <w:p w14:paraId="0B6CB24B" w14:textId="77777777" w:rsidR="00A667B3" w:rsidRPr="001512DD" w:rsidRDefault="00A667B3" w:rsidP="001512DD">
            <w:pPr>
              <w:contextualSpacing/>
              <w:jc w:val="center"/>
            </w:pPr>
          </w:p>
        </w:tc>
        <w:tc>
          <w:tcPr>
            <w:tcW w:w="1025" w:type="dxa"/>
          </w:tcPr>
          <w:p w14:paraId="64009CE5" w14:textId="77777777" w:rsidR="00A667B3" w:rsidRPr="001512DD" w:rsidRDefault="00A667B3" w:rsidP="001512DD">
            <w:pPr>
              <w:contextualSpacing/>
              <w:jc w:val="center"/>
            </w:pPr>
          </w:p>
        </w:tc>
        <w:tc>
          <w:tcPr>
            <w:tcW w:w="2575" w:type="dxa"/>
          </w:tcPr>
          <w:p w14:paraId="068FD922" w14:textId="77777777" w:rsidR="00A667B3" w:rsidRPr="001512DD" w:rsidRDefault="00A667B3" w:rsidP="001512DD">
            <w:pPr>
              <w:contextualSpacing/>
              <w:jc w:val="center"/>
            </w:pPr>
          </w:p>
        </w:tc>
        <w:tc>
          <w:tcPr>
            <w:tcW w:w="2160" w:type="dxa"/>
          </w:tcPr>
          <w:p w14:paraId="57899BF5" w14:textId="77777777" w:rsidR="00A667B3" w:rsidRPr="001512DD" w:rsidRDefault="00A667B3" w:rsidP="001512DD">
            <w:pPr>
              <w:contextualSpacing/>
              <w:jc w:val="center"/>
            </w:pPr>
          </w:p>
        </w:tc>
        <w:tc>
          <w:tcPr>
            <w:tcW w:w="1130" w:type="dxa"/>
          </w:tcPr>
          <w:p w14:paraId="5530DF18" w14:textId="77777777" w:rsidR="00A667B3" w:rsidRPr="001512DD" w:rsidRDefault="00A667B3" w:rsidP="001512DD">
            <w:pPr>
              <w:contextualSpacing/>
              <w:jc w:val="center"/>
            </w:pPr>
          </w:p>
        </w:tc>
        <w:tc>
          <w:tcPr>
            <w:tcW w:w="1955" w:type="dxa"/>
          </w:tcPr>
          <w:p w14:paraId="4EEB746F" w14:textId="77777777" w:rsidR="00A667B3" w:rsidRPr="001512DD" w:rsidRDefault="00A667B3" w:rsidP="001512DD">
            <w:pPr>
              <w:contextualSpacing/>
              <w:jc w:val="center"/>
            </w:pPr>
          </w:p>
        </w:tc>
        <w:tc>
          <w:tcPr>
            <w:tcW w:w="1235" w:type="dxa"/>
          </w:tcPr>
          <w:p w14:paraId="39DEA290" w14:textId="77777777" w:rsidR="00A667B3" w:rsidRPr="001512DD" w:rsidRDefault="00A667B3" w:rsidP="001512DD">
            <w:pPr>
              <w:contextualSpacing/>
              <w:jc w:val="center"/>
            </w:pPr>
          </w:p>
        </w:tc>
      </w:tr>
      <w:tr w:rsidR="00A93337" w:rsidRPr="001512DD" w14:paraId="44DDFBAE" w14:textId="77777777" w:rsidTr="00E62CDC">
        <w:trPr>
          <w:trHeight w:val="20"/>
        </w:trPr>
        <w:tc>
          <w:tcPr>
            <w:tcW w:w="715" w:type="dxa"/>
          </w:tcPr>
          <w:p w14:paraId="207730DA" w14:textId="76E12277" w:rsidR="00A667B3" w:rsidRPr="001512DD" w:rsidRDefault="00E62CDC" w:rsidP="001512DD">
            <w:pPr>
              <w:contextualSpacing/>
              <w:jc w:val="center"/>
            </w:pPr>
            <w:r w:rsidRPr="001512DD">
              <w:t>3</w:t>
            </w:r>
          </w:p>
        </w:tc>
        <w:tc>
          <w:tcPr>
            <w:tcW w:w="3605" w:type="dxa"/>
          </w:tcPr>
          <w:p w14:paraId="1799F197" w14:textId="77777777" w:rsidR="00A667B3" w:rsidRPr="001512DD" w:rsidRDefault="00A667B3" w:rsidP="001512DD">
            <w:pPr>
              <w:contextualSpacing/>
              <w:jc w:val="center"/>
            </w:pPr>
          </w:p>
        </w:tc>
        <w:tc>
          <w:tcPr>
            <w:tcW w:w="1025" w:type="dxa"/>
          </w:tcPr>
          <w:p w14:paraId="07D5F1E5" w14:textId="77777777" w:rsidR="00A667B3" w:rsidRPr="001512DD" w:rsidRDefault="00A667B3" w:rsidP="001512DD">
            <w:pPr>
              <w:contextualSpacing/>
              <w:jc w:val="center"/>
            </w:pPr>
          </w:p>
        </w:tc>
        <w:tc>
          <w:tcPr>
            <w:tcW w:w="2575" w:type="dxa"/>
          </w:tcPr>
          <w:p w14:paraId="35AD8EF8" w14:textId="77777777" w:rsidR="00A667B3" w:rsidRPr="001512DD" w:rsidRDefault="00A667B3" w:rsidP="001512DD">
            <w:pPr>
              <w:contextualSpacing/>
              <w:jc w:val="center"/>
            </w:pPr>
          </w:p>
        </w:tc>
        <w:tc>
          <w:tcPr>
            <w:tcW w:w="2160" w:type="dxa"/>
          </w:tcPr>
          <w:p w14:paraId="5E52A372" w14:textId="77777777" w:rsidR="00A667B3" w:rsidRPr="001512DD" w:rsidRDefault="00A667B3" w:rsidP="001512DD">
            <w:pPr>
              <w:contextualSpacing/>
              <w:jc w:val="center"/>
            </w:pPr>
          </w:p>
        </w:tc>
        <w:tc>
          <w:tcPr>
            <w:tcW w:w="1130" w:type="dxa"/>
          </w:tcPr>
          <w:p w14:paraId="23554713" w14:textId="77777777" w:rsidR="00A667B3" w:rsidRPr="001512DD" w:rsidRDefault="00A667B3" w:rsidP="001512DD">
            <w:pPr>
              <w:contextualSpacing/>
              <w:jc w:val="center"/>
            </w:pPr>
          </w:p>
        </w:tc>
        <w:tc>
          <w:tcPr>
            <w:tcW w:w="1955" w:type="dxa"/>
          </w:tcPr>
          <w:p w14:paraId="199464A5" w14:textId="77777777" w:rsidR="00A667B3" w:rsidRPr="001512DD" w:rsidRDefault="00A667B3" w:rsidP="001512DD">
            <w:pPr>
              <w:contextualSpacing/>
              <w:jc w:val="center"/>
            </w:pPr>
          </w:p>
        </w:tc>
        <w:tc>
          <w:tcPr>
            <w:tcW w:w="1235" w:type="dxa"/>
          </w:tcPr>
          <w:p w14:paraId="6CE5BF04" w14:textId="77777777" w:rsidR="00A667B3" w:rsidRPr="001512DD" w:rsidRDefault="00A667B3" w:rsidP="001512DD">
            <w:pPr>
              <w:contextualSpacing/>
              <w:jc w:val="center"/>
            </w:pPr>
          </w:p>
        </w:tc>
      </w:tr>
      <w:tr w:rsidR="00A93337" w:rsidRPr="001512DD" w14:paraId="0B55F667" w14:textId="77777777" w:rsidTr="00E62CDC">
        <w:trPr>
          <w:trHeight w:val="20"/>
        </w:trPr>
        <w:tc>
          <w:tcPr>
            <w:tcW w:w="715" w:type="dxa"/>
          </w:tcPr>
          <w:p w14:paraId="130D2C8A" w14:textId="35F42804" w:rsidR="00A667B3" w:rsidRPr="001512DD" w:rsidRDefault="00E62CDC" w:rsidP="001512DD">
            <w:pPr>
              <w:contextualSpacing/>
              <w:jc w:val="center"/>
            </w:pPr>
            <w:r w:rsidRPr="001512DD">
              <w:t>4</w:t>
            </w:r>
          </w:p>
        </w:tc>
        <w:tc>
          <w:tcPr>
            <w:tcW w:w="3605" w:type="dxa"/>
          </w:tcPr>
          <w:p w14:paraId="7B7253F1" w14:textId="77777777" w:rsidR="00A667B3" w:rsidRPr="001512DD" w:rsidRDefault="00A667B3" w:rsidP="001512DD">
            <w:pPr>
              <w:contextualSpacing/>
              <w:jc w:val="center"/>
            </w:pPr>
          </w:p>
        </w:tc>
        <w:tc>
          <w:tcPr>
            <w:tcW w:w="1025" w:type="dxa"/>
          </w:tcPr>
          <w:p w14:paraId="6C0B2C06" w14:textId="77777777" w:rsidR="00A667B3" w:rsidRPr="001512DD" w:rsidRDefault="00A667B3" w:rsidP="001512DD">
            <w:pPr>
              <w:contextualSpacing/>
              <w:jc w:val="center"/>
            </w:pPr>
          </w:p>
        </w:tc>
        <w:tc>
          <w:tcPr>
            <w:tcW w:w="2575" w:type="dxa"/>
          </w:tcPr>
          <w:p w14:paraId="03A4DC8B" w14:textId="77777777" w:rsidR="00A667B3" w:rsidRPr="001512DD" w:rsidRDefault="00A667B3" w:rsidP="001512DD">
            <w:pPr>
              <w:contextualSpacing/>
              <w:jc w:val="center"/>
            </w:pPr>
          </w:p>
        </w:tc>
        <w:tc>
          <w:tcPr>
            <w:tcW w:w="2160" w:type="dxa"/>
          </w:tcPr>
          <w:p w14:paraId="66AD656F" w14:textId="77777777" w:rsidR="00A667B3" w:rsidRPr="001512DD" w:rsidRDefault="00A667B3" w:rsidP="001512DD">
            <w:pPr>
              <w:contextualSpacing/>
              <w:jc w:val="center"/>
            </w:pPr>
          </w:p>
        </w:tc>
        <w:tc>
          <w:tcPr>
            <w:tcW w:w="1130" w:type="dxa"/>
          </w:tcPr>
          <w:p w14:paraId="25194238" w14:textId="77777777" w:rsidR="00A667B3" w:rsidRPr="001512DD" w:rsidRDefault="00A667B3" w:rsidP="001512DD">
            <w:pPr>
              <w:contextualSpacing/>
              <w:jc w:val="center"/>
            </w:pPr>
          </w:p>
        </w:tc>
        <w:tc>
          <w:tcPr>
            <w:tcW w:w="1955" w:type="dxa"/>
          </w:tcPr>
          <w:p w14:paraId="550E3197" w14:textId="77777777" w:rsidR="00A667B3" w:rsidRPr="001512DD" w:rsidRDefault="00A667B3" w:rsidP="001512DD">
            <w:pPr>
              <w:contextualSpacing/>
              <w:jc w:val="center"/>
            </w:pPr>
          </w:p>
        </w:tc>
        <w:tc>
          <w:tcPr>
            <w:tcW w:w="1235" w:type="dxa"/>
          </w:tcPr>
          <w:p w14:paraId="1C914021" w14:textId="77777777" w:rsidR="00A667B3" w:rsidRPr="001512DD" w:rsidRDefault="00A667B3" w:rsidP="001512DD">
            <w:pPr>
              <w:contextualSpacing/>
              <w:jc w:val="center"/>
            </w:pPr>
          </w:p>
        </w:tc>
      </w:tr>
      <w:tr w:rsidR="00A93337" w:rsidRPr="001512DD" w14:paraId="4ECA4B61" w14:textId="77777777" w:rsidTr="00E62CDC">
        <w:trPr>
          <w:trHeight w:val="20"/>
        </w:trPr>
        <w:tc>
          <w:tcPr>
            <w:tcW w:w="715" w:type="dxa"/>
          </w:tcPr>
          <w:p w14:paraId="7BDA7AAC" w14:textId="72AFF3CC" w:rsidR="00A667B3" w:rsidRPr="001512DD" w:rsidRDefault="00E62CDC" w:rsidP="001512DD">
            <w:pPr>
              <w:contextualSpacing/>
              <w:jc w:val="center"/>
            </w:pPr>
            <w:r w:rsidRPr="001512DD">
              <w:t>5</w:t>
            </w:r>
          </w:p>
        </w:tc>
        <w:tc>
          <w:tcPr>
            <w:tcW w:w="3605" w:type="dxa"/>
          </w:tcPr>
          <w:p w14:paraId="07A10D9A" w14:textId="77777777" w:rsidR="00A667B3" w:rsidRPr="001512DD" w:rsidRDefault="00A667B3" w:rsidP="001512DD">
            <w:pPr>
              <w:contextualSpacing/>
              <w:jc w:val="center"/>
            </w:pPr>
          </w:p>
        </w:tc>
        <w:tc>
          <w:tcPr>
            <w:tcW w:w="1025" w:type="dxa"/>
          </w:tcPr>
          <w:p w14:paraId="48937CD3" w14:textId="77777777" w:rsidR="00A667B3" w:rsidRPr="001512DD" w:rsidRDefault="00A667B3" w:rsidP="001512DD">
            <w:pPr>
              <w:contextualSpacing/>
              <w:jc w:val="center"/>
            </w:pPr>
          </w:p>
        </w:tc>
        <w:tc>
          <w:tcPr>
            <w:tcW w:w="2575" w:type="dxa"/>
          </w:tcPr>
          <w:p w14:paraId="5D28871D" w14:textId="77777777" w:rsidR="00A667B3" w:rsidRPr="001512DD" w:rsidRDefault="00A667B3" w:rsidP="001512DD">
            <w:pPr>
              <w:contextualSpacing/>
              <w:jc w:val="center"/>
            </w:pPr>
          </w:p>
        </w:tc>
        <w:tc>
          <w:tcPr>
            <w:tcW w:w="2160" w:type="dxa"/>
          </w:tcPr>
          <w:p w14:paraId="76D442EA" w14:textId="77777777" w:rsidR="00A667B3" w:rsidRPr="001512DD" w:rsidRDefault="00A667B3" w:rsidP="001512DD">
            <w:pPr>
              <w:contextualSpacing/>
              <w:jc w:val="center"/>
            </w:pPr>
          </w:p>
        </w:tc>
        <w:tc>
          <w:tcPr>
            <w:tcW w:w="1130" w:type="dxa"/>
          </w:tcPr>
          <w:p w14:paraId="481813FA" w14:textId="77777777" w:rsidR="00A667B3" w:rsidRPr="001512DD" w:rsidRDefault="00A667B3" w:rsidP="001512DD">
            <w:pPr>
              <w:contextualSpacing/>
              <w:jc w:val="center"/>
            </w:pPr>
          </w:p>
        </w:tc>
        <w:tc>
          <w:tcPr>
            <w:tcW w:w="1955" w:type="dxa"/>
          </w:tcPr>
          <w:p w14:paraId="5EC33928" w14:textId="77777777" w:rsidR="00A667B3" w:rsidRPr="001512DD" w:rsidRDefault="00A667B3" w:rsidP="001512DD">
            <w:pPr>
              <w:contextualSpacing/>
              <w:jc w:val="center"/>
            </w:pPr>
          </w:p>
        </w:tc>
        <w:tc>
          <w:tcPr>
            <w:tcW w:w="1235" w:type="dxa"/>
          </w:tcPr>
          <w:p w14:paraId="02749D7C" w14:textId="77777777" w:rsidR="00A667B3" w:rsidRPr="001512DD" w:rsidRDefault="00A667B3" w:rsidP="001512DD">
            <w:pPr>
              <w:contextualSpacing/>
              <w:jc w:val="center"/>
            </w:pPr>
          </w:p>
        </w:tc>
      </w:tr>
      <w:tr w:rsidR="00A93337" w:rsidRPr="001512DD" w14:paraId="4D42E3B8" w14:textId="77777777" w:rsidTr="00E62CDC">
        <w:trPr>
          <w:trHeight w:val="20"/>
        </w:trPr>
        <w:tc>
          <w:tcPr>
            <w:tcW w:w="715" w:type="dxa"/>
          </w:tcPr>
          <w:p w14:paraId="41BA9DF5" w14:textId="6328CAD9" w:rsidR="00A667B3" w:rsidRPr="001512DD" w:rsidRDefault="00E62CDC" w:rsidP="001512DD">
            <w:pPr>
              <w:contextualSpacing/>
              <w:jc w:val="center"/>
            </w:pPr>
            <w:r w:rsidRPr="001512DD">
              <w:t>6</w:t>
            </w:r>
          </w:p>
        </w:tc>
        <w:tc>
          <w:tcPr>
            <w:tcW w:w="3605" w:type="dxa"/>
          </w:tcPr>
          <w:p w14:paraId="2F4AA90E" w14:textId="77777777" w:rsidR="00A667B3" w:rsidRPr="001512DD" w:rsidRDefault="00A667B3" w:rsidP="001512DD">
            <w:pPr>
              <w:contextualSpacing/>
              <w:jc w:val="center"/>
            </w:pPr>
          </w:p>
        </w:tc>
        <w:tc>
          <w:tcPr>
            <w:tcW w:w="1025" w:type="dxa"/>
          </w:tcPr>
          <w:p w14:paraId="5E444AE3" w14:textId="77777777" w:rsidR="00A667B3" w:rsidRPr="001512DD" w:rsidRDefault="00A667B3" w:rsidP="001512DD">
            <w:pPr>
              <w:contextualSpacing/>
              <w:jc w:val="center"/>
            </w:pPr>
          </w:p>
        </w:tc>
        <w:tc>
          <w:tcPr>
            <w:tcW w:w="2575" w:type="dxa"/>
          </w:tcPr>
          <w:p w14:paraId="7CF9C745" w14:textId="77777777" w:rsidR="00A667B3" w:rsidRPr="001512DD" w:rsidRDefault="00A667B3" w:rsidP="001512DD">
            <w:pPr>
              <w:contextualSpacing/>
              <w:jc w:val="center"/>
            </w:pPr>
          </w:p>
        </w:tc>
        <w:tc>
          <w:tcPr>
            <w:tcW w:w="2160" w:type="dxa"/>
          </w:tcPr>
          <w:p w14:paraId="155E95FC" w14:textId="77777777" w:rsidR="00A667B3" w:rsidRPr="001512DD" w:rsidRDefault="00A667B3" w:rsidP="001512DD">
            <w:pPr>
              <w:contextualSpacing/>
              <w:jc w:val="center"/>
            </w:pPr>
          </w:p>
        </w:tc>
        <w:tc>
          <w:tcPr>
            <w:tcW w:w="1130" w:type="dxa"/>
          </w:tcPr>
          <w:p w14:paraId="68AC9805" w14:textId="77777777" w:rsidR="00A667B3" w:rsidRPr="001512DD" w:rsidRDefault="00A667B3" w:rsidP="001512DD">
            <w:pPr>
              <w:contextualSpacing/>
              <w:jc w:val="center"/>
            </w:pPr>
          </w:p>
        </w:tc>
        <w:tc>
          <w:tcPr>
            <w:tcW w:w="1955" w:type="dxa"/>
          </w:tcPr>
          <w:p w14:paraId="4050EFDA" w14:textId="77777777" w:rsidR="00A667B3" w:rsidRPr="001512DD" w:rsidRDefault="00A667B3" w:rsidP="001512DD">
            <w:pPr>
              <w:contextualSpacing/>
              <w:jc w:val="center"/>
            </w:pPr>
          </w:p>
        </w:tc>
        <w:tc>
          <w:tcPr>
            <w:tcW w:w="1235" w:type="dxa"/>
          </w:tcPr>
          <w:p w14:paraId="7C0E5795" w14:textId="77777777" w:rsidR="00A667B3" w:rsidRPr="001512DD" w:rsidRDefault="00A667B3" w:rsidP="001512DD">
            <w:pPr>
              <w:contextualSpacing/>
              <w:jc w:val="center"/>
            </w:pPr>
          </w:p>
        </w:tc>
      </w:tr>
      <w:tr w:rsidR="00E62CDC" w:rsidRPr="001512DD" w14:paraId="586B439B" w14:textId="77777777" w:rsidTr="00E62CDC">
        <w:trPr>
          <w:trHeight w:val="20"/>
        </w:trPr>
        <w:tc>
          <w:tcPr>
            <w:tcW w:w="715" w:type="dxa"/>
          </w:tcPr>
          <w:p w14:paraId="3C028C5A" w14:textId="2EFADCD8" w:rsidR="00A667B3" w:rsidRPr="001512DD" w:rsidRDefault="00E62CDC" w:rsidP="001512DD">
            <w:pPr>
              <w:contextualSpacing/>
              <w:jc w:val="center"/>
            </w:pPr>
            <w:r w:rsidRPr="001512DD">
              <w:t>7</w:t>
            </w:r>
          </w:p>
        </w:tc>
        <w:tc>
          <w:tcPr>
            <w:tcW w:w="3605" w:type="dxa"/>
          </w:tcPr>
          <w:p w14:paraId="48CF32E9" w14:textId="77777777" w:rsidR="00A667B3" w:rsidRPr="001512DD" w:rsidRDefault="00A667B3" w:rsidP="001512DD">
            <w:pPr>
              <w:contextualSpacing/>
              <w:jc w:val="center"/>
            </w:pPr>
          </w:p>
        </w:tc>
        <w:tc>
          <w:tcPr>
            <w:tcW w:w="1025" w:type="dxa"/>
          </w:tcPr>
          <w:p w14:paraId="4FE0E2CB" w14:textId="77777777" w:rsidR="00A667B3" w:rsidRPr="001512DD" w:rsidRDefault="00A667B3" w:rsidP="001512DD">
            <w:pPr>
              <w:contextualSpacing/>
              <w:jc w:val="center"/>
            </w:pPr>
          </w:p>
        </w:tc>
        <w:tc>
          <w:tcPr>
            <w:tcW w:w="2575" w:type="dxa"/>
          </w:tcPr>
          <w:p w14:paraId="016970E6" w14:textId="77777777" w:rsidR="00A667B3" w:rsidRPr="001512DD" w:rsidRDefault="00A667B3" w:rsidP="001512DD">
            <w:pPr>
              <w:contextualSpacing/>
              <w:jc w:val="center"/>
            </w:pPr>
          </w:p>
        </w:tc>
        <w:tc>
          <w:tcPr>
            <w:tcW w:w="2160" w:type="dxa"/>
          </w:tcPr>
          <w:p w14:paraId="451CD14A" w14:textId="77777777" w:rsidR="00A667B3" w:rsidRPr="001512DD" w:rsidRDefault="00A667B3" w:rsidP="001512DD">
            <w:pPr>
              <w:contextualSpacing/>
              <w:jc w:val="center"/>
            </w:pPr>
          </w:p>
        </w:tc>
        <w:tc>
          <w:tcPr>
            <w:tcW w:w="1130" w:type="dxa"/>
          </w:tcPr>
          <w:p w14:paraId="7D95E463" w14:textId="77777777" w:rsidR="00A667B3" w:rsidRPr="001512DD" w:rsidRDefault="00A667B3" w:rsidP="001512DD">
            <w:pPr>
              <w:contextualSpacing/>
              <w:jc w:val="center"/>
            </w:pPr>
          </w:p>
        </w:tc>
        <w:tc>
          <w:tcPr>
            <w:tcW w:w="1955" w:type="dxa"/>
          </w:tcPr>
          <w:p w14:paraId="7A67B3D4" w14:textId="77777777" w:rsidR="00A667B3" w:rsidRPr="001512DD" w:rsidRDefault="00A667B3" w:rsidP="001512DD">
            <w:pPr>
              <w:contextualSpacing/>
              <w:jc w:val="center"/>
            </w:pPr>
          </w:p>
        </w:tc>
        <w:tc>
          <w:tcPr>
            <w:tcW w:w="1235" w:type="dxa"/>
          </w:tcPr>
          <w:p w14:paraId="776AD49B" w14:textId="77777777" w:rsidR="00A667B3" w:rsidRPr="001512DD" w:rsidRDefault="00A667B3" w:rsidP="001512DD">
            <w:pPr>
              <w:contextualSpacing/>
              <w:jc w:val="center"/>
            </w:pPr>
          </w:p>
        </w:tc>
      </w:tr>
      <w:tr w:rsidR="00E62CDC" w:rsidRPr="001512DD" w14:paraId="19E68591" w14:textId="77777777" w:rsidTr="00E62CDC">
        <w:trPr>
          <w:trHeight w:val="20"/>
        </w:trPr>
        <w:tc>
          <w:tcPr>
            <w:tcW w:w="715" w:type="dxa"/>
          </w:tcPr>
          <w:p w14:paraId="260D708B" w14:textId="68F72787" w:rsidR="00A667B3" w:rsidRPr="001512DD" w:rsidRDefault="00E62CDC" w:rsidP="001512DD">
            <w:pPr>
              <w:contextualSpacing/>
              <w:jc w:val="center"/>
            </w:pPr>
            <w:r w:rsidRPr="001512DD">
              <w:t>8</w:t>
            </w:r>
          </w:p>
        </w:tc>
        <w:tc>
          <w:tcPr>
            <w:tcW w:w="3605" w:type="dxa"/>
          </w:tcPr>
          <w:p w14:paraId="6CA3592A" w14:textId="77777777" w:rsidR="00A667B3" w:rsidRPr="001512DD" w:rsidRDefault="00A667B3" w:rsidP="001512DD">
            <w:pPr>
              <w:contextualSpacing/>
              <w:jc w:val="center"/>
            </w:pPr>
          </w:p>
        </w:tc>
        <w:tc>
          <w:tcPr>
            <w:tcW w:w="1025" w:type="dxa"/>
          </w:tcPr>
          <w:p w14:paraId="51A083D6" w14:textId="77777777" w:rsidR="00A667B3" w:rsidRPr="001512DD" w:rsidRDefault="00A667B3" w:rsidP="001512DD">
            <w:pPr>
              <w:contextualSpacing/>
              <w:jc w:val="center"/>
            </w:pPr>
          </w:p>
        </w:tc>
        <w:tc>
          <w:tcPr>
            <w:tcW w:w="2575" w:type="dxa"/>
          </w:tcPr>
          <w:p w14:paraId="15EE9205" w14:textId="77777777" w:rsidR="00A667B3" w:rsidRPr="001512DD" w:rsidRDefault="00A667B3" w:rsidP="001512DD">
            <w:pPr>
              <w:contextualSpacing/>
              <w:jc w:val="center"/>
            </w:pPr>
          </w:p>
        </w:tc>
        <w:tc>
          <w:tcPr>
            <w:tcW w:w="2160" w:type="dxa"/>
          </w:tcPr>
          <w:p w14:paraId="7C648528" w14:textId="77777777" w:rsidR="00A667B3" w:rsidRPr="001512DD" w:rsidRDefault="00A667B3" w:rsidP="001512DD">
            <w:pPr>
              <w:contextualSpacing/>
              <w:jc w:val="center"/>
            </w:pPr>
          </w:p>
        </w:tc>
        <w:tc>
          <w:tcPr>
            <w:tcW w:w="1130" w:type="dxa"/>
          </w:tcPr>
          <w:p w14:paraId="37554A57" w14:textId="77777777" w:rsidR="00A667B3" w:rsidRPr="001512DD" w:rsidRDefault="00A667B3" w:rsidP="001512DD">
            <w:pPr>
              <w:contextualSpacing/>
              <w:jc w:val="center"/>
            </w:pPr>
          </w:p>
        </w:tc>
        <w:tc>
          <w:tcPr>
            <w:tcW w:w="1955" w:type="dxa"/>
          </w:tcPr>
          <w:p w14:paraId="5E11BA5B" w14:textId="77777777" w:rsidR="00A667B3" w:rsidRPr="001512DD" w:rsidRDefault="00A667B3" w:rsidP="001512DD">
            <w:pPr>
              <w:contextualSpacing/>
              <w:jc w:val="center"/>
            </w:pPr>
          </w:p>
        </w:tc>
        <w:tc>
          <w:tcPr>
            <w:tcW w:w="1235" w:type="dxa"/>
          </w:tcPr>
          <w:p w14:paraId="69270B39" w14:textId="77777777" w:rsidR="00A667B3" w:rsidRPr="001512DD" w:rsidRDefault="00A667B3" w:rsidP="001512DD">
            <w:pPr>
              <w:contextualSpacing/>
              <w:jc w:val="center"/>
            </w:pPr>
          </w:p>
        </w:tc>
      </w:tr>
      <w:tr w:rsidR="00E62CDC" w:rsidRPr="001512DD" w14:paraId="528E6F9D" w14:textId="77777777" w:rsidTr="00E62CDC">
        <w:trPr>
          <w:trHeight w:val="20"/>
        </w:trPr>
        <w:tc>
          <w:tcPr>
            <w:tcW w:w="715" w:type="dxa"/>
          </w:tcPr>
          <w:p w14:paraId="3B9EC8D1" w14:textId="6CB456CF" w:rsidR="00A667B3" w:rsidRPr="001512DD" w:rsidRDefault="00E62CDC" w:rsidP="001512DD">
            <w:pPr>
              <w:contextualSpacing/>
              <w:jc w:val="center"/>
            </w:pPr>
            <w:r w:rsidRPr="001512DD">
              <w:t>9</w:t>
            </w:r>
          </w:p>
        </w:tc>
        <w:tc>
          <w:tcPr>
            <w:tcW w:w="3605" w:type="dxa"/>
          </w:tcPr>
          <w:p w14:paraId="558ADC28" w14:textId="77777777" w:rsidR="00A667B3" w:rsidRPr="001512DD" w:rsidRDefault="00A667B3" w:rsidP="001512DD">
            <w:pPr>
              <w:contextualSpacing/>
              <w:jc w:val="center"/>
            </w:pPr>
          </w:p>
        </w:tc>
        <w:tc>
          <w:tcPr>
            <w:tcW w:w="1025" w:type="dxa"/>
          </w:tcPr>
          <w:p w14:paraId="4B2CC964" w14:textId="77777777" w:rsidR="00A667B3" w:rsidRPr="001512DD" w:rsidRDefault="00A667B3" w:rsidP="001512DD">
            <w:pPr>
              <w:contextualSpacing/>
              <w:jc w:val="center"/>
            </w:pPr>
          </w:p>
        </w:tc>
        <w:tc>
          <w:tcPr>
            <w:tcW w:w="2575" w:type="dxa"/>
          </w:tcPr>
          <w:p w14:paraId="1036D986" w14:textId="77777777" w:rsidR="00A667B3" w:rsidRPr="001512DD" w:rsidRDefault="00A667B3" w:rsidP="001512DD">
            <w:pPr>
              <w:contextualSpacing/>
              <w:jc w:val="center"/>
            </w:pPr>
          </w:p>
        </w:tc>
        <w:tc>
          <w:tcPr>
            <w:tcW w:w="2160" w:type="dxa"/>
          </w:tcPr>
          <w:p w14:paraId="23439524" w14:textId="77777777" w:rsidR="00A667B3" w:rsidRPr="001512DD" w:rsidRDefault="00A667B3" w:rsidP="001512DD">
            <w:pPr>
              <w:contextualSpacing/>
              <w:jc w:val="center"/>
            </w:pPr>
          </w:p>
        </w:tc>
        <w:tc>
          <w:tcPr>
            <w:tcW w:w="1130" w:type="dxa"/>
          </w:tcPr>
          <w:p w14:paraId="72BD470A" w14:textId="77777777" w:rsidR="00A667B3" w:rsidRPr="001512DD" w:rsidRDefault="00A667B3" w:rsidP="001512DD">
            <w:pPr>
              <w:contextualSpacing/>
              <w:jc w:val="center"/>
            </w:pPr>
          </w:p>
        </w:tc>
        <w:tc>
          <w:tcPr>
            <w:tcW w:w="1955" w:type="dxa"/>
          </w:tcPr>
          <w:p w14:paraId="625B36FA" w14:textId="77777777" w:rsidR="00A667B3" w:rsidRPr="001512DD" w:rsidRDefault="00A667B3" w:rsidP="001512DD">
            <w:pPr>
              <w:contextualSpacing/>
              <w:jc w:val="center"/>
            </w:pPr>
          </w:p>
        </w:tc>
        <w:tc>
          <w:tcPr>
            <w:tcW w:w="1235" w:type="dxa"/>
          </w:tcPr>
          <w:p w14:paraId="605907D5" w14:textId="77777777" w:rsidR="00A667B3" w:rsidRPr="001512DD" w:rsidRDefault="00A667B3" w:rsidP="001512DD">
            <w:pPr>
              <w:contextualSpacing/>
              <w:jc w:val="center"/>
            </w:pPr>
          </w:p>
        </w:tc>
      </w:tr>
      <w:tr w:rsidR="00E62CDC" w:rsidRPr="001512DD" w14:paraId="42646B5E" w14:textId="77777777" w:rsidTr="00E62CDC">
        <w:trPr>
          <w:trHeight w:val="20"/>
        </w:trPr>
        <w:tc>
          <w:tcPr>
            <w:tcW w:w="715" w:type="dxa"/>
          </w:tcPr>
          <w:p w14:paraId="3D5CAFD4" w14:textId="5D732B33" w:rsidR="00A667B3" w:rsidRPr="001512DD" w:rsidRDefault="00E62CDC" w:rsidP="001512DD">
            <w:pPr>
              <w:contextualSpacing/>
              <w:jc w:val="center"/>
            </w:pPr>
            <w:r w:rsidRPr="001512DD">
              <w:t>10</w:t>
            </w:r>
          </w:p>
        </w:tc>
        <w:tc>
          <w:tcPr>
            <w:tcW w:w="3605" w:type="dxa"/>
          </w:tcPr>
          <w:p w14:paraId="27D23108" w14:textId="77777777" w:rsidR="00A667B3" w:rsidRPr="001512DD" w:rsidRDefault="00A667B3" w:rsidP="001512DD">
            <w:pPr>
              <w:contextualSpacing/>
              <w:jc w:val="center"/>
            </w:pPr>
          </w:p>
        </w:tc>
        <w:tc>
          <w:tcPr>
            <w:tcW w:w="1025" w:type="dxa"/>
          </w:tcPr>
          <w:p w14:paraId="45AFD1A7" w14:textId="77777777" w:rsidR="00A667B3" w:rsidRPr="001512DD" w:rsidRDefault="00A667B3" w:rsidP="001512DD">
            <w:pPr>
              <w:contextualSpacing/>
              <w:jc w:val="center"/>
            </w:pPr>
          </w:p>
        </w:tc>
        <w:tc>
          <w:tcPr>
            <w:tcW w:w="2575" w:type="dxa"/>
          </w:tcPr>
          <w:p w14:paraId="050AD408" w14:textId="77777777" w:rsidR="00A667B3" w:rsidRPr="001512DD" w:rsidRDefault="00A667B3" w:rsidP="001512DD">
            <w:pPr>
              <w:contextualSpacing/>
              <w:jc w:val="center"/>
            </w:pPr>
          </w:p>
        </w:tc>
        <w:tc>
          <w:tcPr>
            <w:tcW w:w="2160" w:type="dxa"/>
          </w:tcPr>
          <w:p w14:paraId="0B74DAA7" w14:textId="77777777" w:rsidR="00A667B3" w:rsidRPr="001512DD" w:rsidRDefault="00A667B3" w:rsidP="001512DD">
            <w:pPr>
              <w:contextualSpacing/>
              <w:jc w:val="center"/>
            </w:pPr>
          </w:p>
        </w:tc>
        <w:tc>
          <w:tcPr>
            <w:tcW w:w="1130" w:type="dxa"/>
          </w:tcPr>
          <w:p w14:paraId="1CF4DE6F" w14:textId="77777777" w:rsidR="00A667B3" w:rsidRPr="001512DD" w:rsidRDefault="00A667B3" w:rsidP="001512DD">
            <w:pPr>
              <w:contextualSpacing/>
              <w:jc w:val="center"/>
            </w:pPr>
          </w:p>
        </w:tc>
        <w:tc>
          <w:tcPr>
            <w:tcW w:w="1955" w:type="dxa"/>
          </w:tcPr>
          <w:p w14:paraId="790610C7" w14:textId="77777777" w:rsidR="00A667B3" w:rsidRPr="001512DD" w:rsidRDefault="00A667B3" w:rsidP="001512DD">
            <w:pPr>
              <w:contextualSpacing/>
              <w:jc w:val="center"/>
            </w:pPr>
          </w:p>
        </w:tc>
        <w:tc>
          <w:tcPr>
            <w:tcW w:w="1235"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Look w:val="04A0" w:firstRow="1" w:lastRow="0" w:firstColumn="1" w:lastColumn="0" w:noHBand="0" w:noVBand="1"/>
      </w:tblPr>
      <w:tblGrid>
        <w:gridCol w:w="4316"/>
        <w:gridCol w:w="4317"/>
        <w:gridCol w:w="4317"/>
      </w:tblGrid>
      <w:tr w:rsidR="00E62CDC" w:rsidRPr="001512DD" w14:paraId="7D2CCF2E" w14:textId="77777777" w:rsidTr="00E62CDC">
        <w:trPr>
          <w:trHeight w:val="135"/>
        </w:trPr>
        <w:tc>
          <w:tcPr>
            <w:tcW w:w="4316" w:type="dxa"/>
          </w:tcPr>
          <w:p w14:paraId="17D39A1B" w14:textId="163A97AD" w:rsidR="00E62CDC" w:rsidRPr="001512DD" w:rsidRDefault="00E62CDC" w:rsidP="001512DD">
            <w:pPr>
              <w:contextualSpacing/>
              <w:rPr>
                <w:b/>
              </w:rPr>
            </w:pPr>
            <w:r w:rsidRPr="001512DD">
              <w:rPr>
                <w:b/>
              </w:rPr>
              <w:t>Relationship to head</w:t>
            </w:r>
          </w:p>
        </w:tc>
        <w:tc>
          <w:tcPr>
            <w:tcW w:w="4317" w:type="dxa"/>
          </w:tcPr>
          <w:p w14:paraId="2BCBC24B" w14:textId="60D97B9F" w:rsidR="00E62CDC" w:rsidRPr="001512DD" w:rsidRDefault="00E62CDC" w:rsidP="001512DD">
            <w:pPr>
              <w:contextualSpacing/>
              <w:rPr>
                <w:b/>
              </w:rPr>
            </w:pPr>
            <w:r w:rsidRPr="001512DD">
              <w:rPr>
                <w:b/>
              </w:rPr>
              <w:t>Level of education</w:t>
            </w:r>
          </w:p>
        </w:tc>
        <w:tc>
          <w:tcPr>
            <w:tcW w:w="4317" w:type="dxa"/>
          </w:tcPr>
          <w:p w14:paraId="1309E1EC" w14:textId="1268704F" w:rsidR="00E62CDC" w:rsidRPr="001512DD" w:rsidRDefault="00E62CDC" w:rsidP="001512DD">
            <w:pPr>
              <w:contextualSpacing/>
              <w:rPr>
                <w:b/>
              </w:rPr>
            </w:pPr>
            <w:r w:rsidRPr="001512DD">
              <w:rPr>
                <w:b/>
              </w:rPr>
              <w:t>Not currently in school</w:t>
            </w:r>
          </w:p>
        </w:tc>
      </w:tr>
      <w:tr w:rsidR="00E62CDC" w:rsidRPr="001512DD" w14:paraId="728C6529" w14:textId="77777777" w:rsidTr="00E62CDC">
        <w:trPr>
          <w:trHeight w:val="135"/>
        </w:trPr>
        <w:tc>
          <w:tcPr>
            <w:tcW w:w="4316" w:type="dxa"/>
          </w:tcPr>
          <w:p w14:paraId="2B6EEF04" w14:textId="77777777" w:rsidR="00E62CDC" w:rsidRPr="001512DD" w:rsidRDefault="00E62CDC" w:rsidP="001512DD">
            <w:pPr>
              <w:contextualSpacing/>
            </w:pPr>
            <w:r w:rsidRPr="001512DD">
              <w:t>1=Head</w:t>
            </w:r>
          </w:p>
          <w:p w14:paraId="59D43C8D" w14:textId="77777777" w:rsidR="00E62CDC" w:rsidRPr="001512DD" w:rsidRDefault="00E62CDC" w:rsidP="001512DD">
            <w:pPr>
              <w:contextualSpacing/>
            </w:pPr>
            <w:r w:rsidRPr="001512DD">
              <w:t>2=Spouse/consensual partner</w:t>
            </w:r>
          </w:p>
          <w:p w14:paraId="3E23CDBB" w14:textId="77777777" w:rsidR="00E62CDC" w:rsidRPr="001512DD" w:rsidRDefault="00E62CDC" w:rsidP="001512DD">
            <w:pPr>
              <w:contextualSpacing/>
            </w:pPr>
            <w:r w:rsidRPr="001512DD">
              <w:t>3=Son/daughter</w:t>
            </w:r>
          </w:p>
          <w:p w14:paraId="7E9856F9" w14:textId="77777777" w:rsidR="00E62CDC" w:rsidRPr="001512DD" w:rsidRDefault="00E62CDC" w:rsidP="001512DD">
            <w:pPr>
              <w:contextualSpacing/>
            </w:pPr>
            <w:r w:rsidRPr="001512DD">
              <w:t>4=Spouse of son/daughter</w:t>
            </w:r>
          </w:p>
          <w:p w14:paraId="354D78B5" w14:textId="77777777" w:rsidR="00E62CDC" w:rsidRPr="001512DD" w:rsidRDefault="00E62CDC" w:rsidP="001512DD">
            <w:pPr>
              <w:contextualSpacing/>
            </w:pPr>
            <w:r w:rsidRPr="001512DD">
              <w:t>5=Grandchild</w:t>
            </w:r>
          </w:p>
          <w:p w14:paraId="781C811B" w14:textId="77777777" w:rsidR="00E62CDC" w:rsidRPr="001512DD" w:rsidRDefault="00E62CDC" w:rsidP="001512DD">
            <w:pPr>
              <w:contextualSpacing/>
            </w:pPr>
            <w:r w:rsidRPr="001512DD">
              <w:t>6=Brother/sister</w:t>
            </w:r>
          </w:p>
          <w:p w14:paraId="7891E257" w14:textId="77777777" w:rsidR="00E62CDC" w:rsidRPr="001512DD" w:rsidRDefault="00E62CDC" w:rsidP="001512DD">
            <w:pPr>
              <w:contextualSpacing/>
            </w:pPr>
            <w:r w:rsidRPr="001512DD">
              <w:t>7=Brother/sister in-law</w:t>
            </w:r>
          </w:p>
          <w:p w14:paraId="0FA5156D" w14:textId="77777777" w:rsidR="00E62CDC" w:rsidRPr="001512DD" w:rsidRDefault="00E62CDC" w:rsidP="001512DD">
            <w:pPr>
              <w:contextualSpacing/>
            </w:pPr>
            <w:r w:rsidRPr="001512DD">
              <w:t>8=Spouse of brother/sister</w:t>
            </w:r>
          </w:p>
          <w:p w14:paraId="4B33A6C7" w14:textId="77777777" w:rsidR="00E62CDC" w:rsidRPr="001512DD" w:rsidRDefault="00E62CDC" w:rsidP="001512DD">
            <w:pPr>
              <w:contextualSpacing/>
            </w:pPr>
            <w:r w:rsidRPr="001512DD">
              <w:t>9=Parent</w:t>
            </w:r>
          </w:p>
          <w:p w14:paraId="1791F244" w14:textId="77777777" w:rsidR="00E62CDC" w:rsidRPr="001512DD" w:rsidRDefault="00E62CDC" w:rsidP="001512DD">
            <w:pPr>
              <w:contextualSpacing/>
            </w:pPr>
            <w:r w:rsidRPr="001512DD">
              <w:t>10=Spouse's parent</w:t>
            </w:r>
          </w:p>
          <w:p w14:paraId="5507E99A" w14:textId="77777777" w:rsidR="00E62CDC" w:rsidRPr="001512DD" w:rsidRDefault="00E62CDC" w:rsidP="001512DD">
            <w:pPr>
              <w:contextualSpacing/>
            </w:pPr>
            <w:r w:rsidRPr="001512DD">
              <w:t>11=Uncle/aunt</w:t>
            </w:r>
          </w:p>
          <w:p w14:paraId="2B999D0D" w14:textId="77777777" w:rsidR="00E62CDC" w:rsidRPr="001512DD" w:rsidRDefault="00E62CDC" w:rsidP="001512DD">
            <w:pPr>
              <w:contextualSpacing/>
            </w:pPr>
            <w:r w:rsidRPr="001512DD">
              <w:t>12=Cousin</w:t>
            </w:r>
          </w:p>
          <w:p w14:paraId="3F2AC8F9" w14:textId="77777777" w:rsidR="00E62CDC" w:rsidRPr="001512DD" w:rsidRDefault="00E62CDC" w:rsidP="001512DD">
            <w:pPr>
              <w:contextualSpacing/>
            </w:pPr>
            <w:r w:rsidRPr="001512DD">
              <w:t>13=Nephew/niece</w:t>
            </w:r>
          </w:p>
          <w:p w14:paraId="676CDCB6" w14:textId="77777777" w:rsidR="00E62CDC" w:rsidRPr="001512DD" w:rsidRDefault="00E62CDC" w:rsidP="001512DD">
            <w:pPr>
              <w:contextualSpacing/>
            </w:pPr>
            <w:r w:rsidRPr="001512DD">
              <w:t>14=Stepchild</w:t>
            </w:r>
          </w:p>
          <w:p w14:paraId="565C0D4E" w14:textId="77777777" w:rsidR="00E62CDC" w:rsidRPr="001512DD" w:rsidRDefault="00E62CDC" w:rsidP="001512DD">
            <w:pPr>
              <w:contextualSpacing/>
            </w:pPr>
            <w:r w:rsidRPr="001512DD">
              <w:t>15=Other relative</w:t>
            </w:r>
          </w:p>
          <w:p w14:paraId="2477455A" w14:textId="77777777" w:rsidR="00E62CDC" w:rsidRPr="001512DD" w:rsidRDefault="00E62CDC" w:rsidP="001512DD">
            <w:pPr>
              <w:contextualSpacing/>
            </w:pPr>
            <w:r w:rsidRPr="001512DD">
              <w:t>16=Not related</w:t>
            </w:r>
          </w:p>
          <w:p w14:paraId="161AFB85" w14:textId="0EAC4346" w:rsidR="00E62CDC" w:rsidRPr="001512DD" w:rsidRDefault="00E62CDC" w:rsidP="001512DD">
            <w:pPr>
              <w:contextualSpacing/>
            </w:pPr>
            <w:r w:rsidRPr="001512DD">
              <w:t>97=Other, please specify</w:t>
            </w:r>
          </w:p>
        </w:tc>
        <w:tc>
          <w:tcPr>
            <w:tcW w:w="4317" w:type="dxa"/>
          </w:tcPr>
          <w:p w14:paraId="60209C1D" w14:textId="77777777" w:rsidR="00E62CDC" w:rsidRPr="001512DD" w:rsidRDefault="00E62CDC" w:rsidP="001512DD">
            <w:pPr>
              <w:contextualSpacing/>
            </w:pPr>
            <w:r w:rsidRPr="001512DD">
              <w:t>1=None</w:t>
            </w:r>
          </w:p>
          <w:p w14:paraId="5E11FD51" w14:textId="77777777" w:rsidR="00E62CDC" w:rsidRPr="001512DD" w:rsidRDefault="00E62CDC" w:rsidP="001512DD">
            <w:pPr>
              <w:contextualSpacing/>
            </w:pPr>
            <w:r w:rsidRPr="001512DD">
              <w:t>2=Grade 1/Sub-standard A</w:t>
            </w:r>
          </w:p>
          <w:p w14:paraId="73300522" w14:textId="77777777" w:rsidR="00E62CDC" w:rsidRPr="001512DD" w:rsidRDefault="00E62CDC" w:rsidP="001512DD">
            <w:pPr>
              <w:contextualSpacing/>
            </w:pPr>
            <w:r w:rsidRPr="001512DD">
              <w:t>3=Grade 1/Sub-standard B</w:t>
            </w:r>
          </w:p>
          <w:p w14:paraId="1441DB19" w14:textId="77777777" w:rsidR="00E62CDC" w:rsidRPr="001512DD" w:rsidRDefault="00E62CDC" w:rsidP="001512DD">
            <w:pPr>
              <w:contextualSpacing/>
            </w:pPr>
            <w:r w:rsidRPr="001512DD">
              <w:t>4=Grade 2/Standard 1</w:t>
            </w:r>
          </w:p>
          <w:p w14:paraId="3D7EF75E" w14:textId="77777777" w:rsidR="00E62CDC" w:rsidRPr="001512DD" w:rsidRDefault="00E62CDC" w:rsidP="001512DD">
            <w:pPr>
              <w:contextualSpacing/>
            </w:pPr>
            <w:r w:rsidRPr="001512DD">
              <w:t>5=Grade 3/Standard 2</w:t>
            </w:r>
          </w:p>
          <w:p w14:paraId="4AE4AE36" w14:textId="77777777" w:rsidR="00E62CDC" w:rsidRPr="001512DD" w:rsidRDefault="00E62CDC" w:rsidP="001512DD">
            <w:pPr>
              <w:contextualSpacing/>
            </w:pPr>
            <w:r w:rsidRPr="001512DD">
              <w:t>6=Grade 4/Standard 3</w:t>
            </w:r>
          </w:p>
          <w:p w14:paraId="41FC1805" w14:textId="77777777" w:rsidR="00E62CDC" w:rsidRPr="001512DD" w:rsidRDefault="00E62CDC" w:rsidP="001512DD">
            <w:pPr>
              <w:contextualSpacing/>
            </w:pPr>
            <w:r w:rsidRPr="001512DD">
              <w:t>7=Grade 5/Standard 4</w:t>
            </w:r>
          </w:p>
          <w:p w14:paraId="7F325FD0" w14:textId="77777777" w:rsidR="00E62CDC" w:rsidRPr="001512DD" w:rsidRDefault="00E62CDC" w:rsidP="001512DD">
            <w:pPr>
              <w:contextualSpacing/>
            </w:pPr>
            <w:r w:rsidRPr="001512DD">
              <w:t>8=Grade 6/Standard 5</w:t>
            </w:r>
          </w:p>
          <w:p w14:paraId="4A92B343" w14:textId="77777777" w:rsidR="00E62CDC" w:rsidRPr="001512DD" w:rsidRDefault="00E62CDC" w:rsidP="001512DD">
            <w:pPr>
              <w:contextualSpacing/>
            </w:pPr>
            <w:r w:rsidRPr="001512DD">
              <w:t>9=Grade 7/Standard 6</w:t>
            </w:r>
          </w:p>
          <w:p w14:paraId="78F3DF30" w14:textId="77777777" w:rsidR="00E62CDC" w:rsidRPr="001512DD" w:rsidRDefault="00E62CDC" w:rsidP="001512DD">
            <w:pPr>
              <w:contextualSpacing/>
            </w:pPr>
            <w:r w:rsidRPr="001512DD">
              <w:t>10=Grade 8/Form 1</w:t>
            </w:r>
          </w:p>
          <w:p w14:paraId="3EC62A13" w14:textId="77777777" w:rsidR="00E62CDC" w:rsidRPr="001512DD" w:rsidRDefault="00E62CDC" w:rsidP="001512DD">
            <w:pPr>
              <w:contextualSpacing/>
            </w:pPr>
            <w:r w:rsidRPr="001512DD">
              <w:t>11=Grade 9/Form 2</w:t>
            </w:r>
          </w:p>
          <w:p w14:paraId="5348FBA2" w14:textId="77777777" w:rsidR="00E62CDC" w:rsidRPr="001512DD" w:rsidRDefault="00E62CDC" w:rsidP="001512DD">
            <w:pPr>
              <w:contextualSpacing/>
            </w:pPr>
            <w:r w:rsidRPr="001512DD">
              <w:t>12=Grade 10/Form 3</w:t>
            </w:r>
          </w:p>
          <w:p w14:paraId="31EA62CC" w14:textId="77777777" w:rsidR="00E62CDC" w:rsidRPr="001512DD" w:rsidRDefault="00E62CDC" w:rsidP="001512DD">
            <w:pPr>
              <w:contextualSpacing/>
            </w:pPr>
            <w:r w:rsidRPr="001512DD">
              <w:t>13=Grade 11/Form 4</w:t>
            </w:r>
          </w:p>
          <w:p w14:paraId="07DD0A00" w14:textId="77777777" w:rsidR="00E62CDC" w:rsidRPr="001512DD" w:rsidRDefault="00E62CDC" w:rsidP="001512DD">
            <w:pPr>
              <w:contextualSpacing/>
            </w:pPr>
            <w:r w:rsidRPr="001512DD">
              <w:t>14=Grade 12/Form 5</w:t>
            </w:r>
          </w:p>
          <w:p w14:paraId="45D545F7" w14:textId="77777777" w:rsidR="00E62CDC" w:rsidRPr="001512DD" w:rsidRDefault="00E62CDC" w:rsidP="001512DD">
            <w:pPr>
              <w:contextualSpacing/>
            </w:pPr>
            <w:r w:rsidRPr="001512DD">
              <w:t>15=Post-secondary</w:t>
            </w:r>
          </w:p>
          <w:p w14:paraId="21E9F5C4" w14:textId="77777777" w:rsidR="00E62CDC" w:rsidRPr="001512DD" w:rsidRDefault="00E62CDC" w:rsidP="001512DD">
            <w:pPr>
              <w:contextualSpacing/>
            </w:pPr>
            <w:r w:rsidRPr="001512DD">
              <w:t>888=Don’t know</w:t>
            </w:r>
          </w:p>
          <w:p w14:paraId="242FCED9" w14:textId="27861C4C" w:rsidR="00E62CDC" w:rsidRPr="001512DD" w:rsidRDefault="00E62CDC" w:rsidP="001512DD">
            <w:pPr>
              <w:contextualSpacing/>
            </w:pPr>
            <w:r w:rsidRPr="001512DD">
              <w:t>999=Preferred not to answer</w:t>
            </w:r>
          </w:p>
        </w:tc>
        <w:tc>
          <w:tcPr>
            <w:tcW w:w="4317" w:type="dxa"/>
          </w:tcPr>
          <w:p w14:paraId="256CB1C4" w14:textId="77777777" w:rsidR="00E62CDC" w:rsidRPr="001512DD" w:rsidRDefault="00E62CDC" w:rsidP="001512DD">
            <w:pPr>
              <w:contextualSpacing/>
            </w:pPr>
            <w:r w:rsidRPr="001512DD">
              <w:t>1=Cannot afford school fees</w:t>
            </w:r>
          </w:p>
          <w:p w14:paraId="55EC6F6A" w14:textId="77777777" w:rsidR="00E62CDC" w:rsidRPr="001512DD" w:rsidRDefault="00E62CDC" w:rsidP="001512DD">
            <w:pPr>
              <w:contextualSpacing/>
            </w:pPr>
            <w:r w:rsidRPr="001512DD">
              <w:t>2=Needed for domestic duties</w:t>
            </w:r>
          </w:p>
          <w:p w14:paraId="30C42998" w14:textId="77777777" w:rsidR="00E62CDC" w:rsidRPr="001512DD" w:rsidRDefault="00E62CDC" w:rsidP="001512DD">
            <w:pPr>
              <w:contextualSpacing/>
            </w:pPr>
            <w:r w:rsidRPr="001512DD">
              <w:t>3=Needed for farming</w:t>
            </w:r>
          </w:p>
          <w:p w14:paraId="6A7B0CB9" w14:textId="2E7DF246" w:rsidR="00E62CDC" w:rsidRPr="001512DD" w:rsidRDefault="00E62CDC" w:rsidP="001512DD">
            <w:pPr>
              <w:contextualSpacing/>
            </w:pPr>
            <w:r w:rsidRPr="001512DD">
              <w:t>4=Working for other household</w:t>
            </w:r>
          </w:p>
          <w:p w14:paraId="0DA3FF89" w14:textId="77777777" w:rsidR="00E62CDC" w:rsidRPr="001512DD" w:rsidRDefault="00E62CDC" w:rsidP="001512DD">
            <w:pPr>
              <w:contextualSpacing/>
            </w:pPr>
            <w:r w:rsidRPr="001512DD">
              <w:t>6=Education is not necessary/no point</w:t>
            </w:r>
          </w:p>
          <w:p w14:paraId="678ED494" w14:textId="77777777" w:rsidR="00E62CDC" w:rsidRPr="001512DD" w:rsidRDefault="00E62CDC" w:rsidP="001512DD">
            <w:pPr>
              <w:contextualSpacing/>
            </w:pPr>
            <w:r w:rsidRPr="001512DD">
              <w:t>7=Completed their education</w:t>
            </w:r>
          </w:p>
          <w:p w14:paraId="6D7E193D" w14:textId="77777777" w:rsidR="00E62CDC" w:rsidRPr="001512DD" w:rsidRDefault="00E62CDC" w:rsidP="001512DD">
            <w:pPr>
              <w:contextualSpacing/>
            </w:pPr>
            <w:r w:rsidRPr="001512DD">
              <w:t>8=Too old to attend school</w:t>
            </w:r>
          </w:p>
          <w:p w14:paraId="199B3372" w14:textId="77777777" w:rsidR="00E62CDC" w:rsidRPr="001512DD" w:rsidRDefault="00E62CDC" w:rsidP="001512DD">
            <w:pPr>
              <w:contextualSpacing/>
            </w:pPr>
            <w:r w:rsidRPr="001512DD">
              <w:t>9=School is too far away</w:t>
            </w:r>
          </w:p>
          <w:p w14:paraId="721160AC" w14:textId="77777777" w:rsidR="00E62CDC" w:rsidRPr="001512DD" w:rsidRDefault="00E62CDC" w:rsidP="001512DD">
            <w:pPr>
              <w:contextualSpacing/>
            </w:pPr>
            <w:r w:rsidRPr="001512DD">
              <w:t>10=School closed temporarily</w:t>
            </w:r>
          </w:p>
          <w:p w14:paraId="1FB69289" w14:textId="77777777" w:rsidR="00E62CDC" w:rsidRPr="001512DD" w:rsidRDefault="00E62CDC" w:rsidP="001512DD">
            <w:pPr>
              <w:contextualSpacing/>
            </w:pPr>
            <w:r w:rsidRPr="001512DD">
              <w:t>11=School closed permanently</w:t>
            </w:r>
          </w:p>
          <w:p w14:paraId="3A20428C" w14:textId="77777777" w:rsidR="00E62CDC" w:rsidRPr="001512DD" w:rsidRDefault="00E62CDC" w:rsidP="001512DD">
            <w:pPr>
              <w:contextualSpacing/>
            </w:pPr>
            <w:r w:rsidRPr="001512DD">
              <w:t>12=The teacher is absent at the school</w:t>
            </w:r>
          </w:p>
          <w:p w14:paraId="02A5D838" w14:textId="77777777" w:rsidR="00E62CDC" w:rsidRPr="001512DD" w:rsidRDefault="00E62CDC" w:rsidP="001512DD">
            <w:pPr>
              <w:contextualSpacing/>
            </w:pPr>
            <w:r w:rsidRPr="001512DD">
              <w:t>13=Too sick to attend school</w:t>
            </w:r>
          </w:p>
          <w:p w14:paraId="2F648A47" w14:textId="77777777" w:rsidR="00E62CDC" w:rsidRPr="001512DD" w:rsidRDefault="00E62CDC" w:rsidP="001512DD">
            <w:pPr>
              <w:contextualSpacing/>
            </w:pPr>
            <w:r w:rsidRPr="001512DD">
              <w:t xml:space="preserve">14=Someone else in the household is sick, so cannot attend </w:t>
            </w:r>
          </w:p>
          <w:p w14:paraId="3F198689" w14:textId="77777777" w:rsidR="00E62CDC" w:rsidRPr="001512DD" w:rsidRDefault="00E62CDC" w:rsidP="001512DD">
            <w:pPr>
              <w:contextualSpacing/>
            </w:pPr>
            <w:r w:rsidRPr="001512DD">
              <w:t>15=No transport</w:t>
            </w:r>
          </w:p>
          <w:p w14:paraId="341DB3ED" w14:textId="514AFDDA" w:rsidR="00E62CDC" w:rsidRPr="001512DD" w:rsidRDefault="00E62CDC" w:rsidP="001512DD">
            <w:pPr>
              <w:contextualSpacing/>
            </w:pPr>
            <w:r w:rsidRPr="001512DD">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4400" w:type="dxa"/>
        <w:tblInd w:w="-725" w:type="dxa"/>
        <w:tblLayout w:type="fixed"/>
        <w:tblCellMar>
          <w:left w:w="0" w:type="dxa"/>
          <w:right w:w="0" w:type="dxa"/>
        </w:tblCellMar>
        <w:tblLook w:val="04A0" w:firstRow="1" w:lastRow="0" w:firstColumn="1" w:lastColumn="0" w:noHBand="0" w:noVBand="1"/>
      </w:tblPr>
      <w:tblGrid>
        <w:gridCol w:w="715"/>
        <w:gridCol w:w="2165"/>
        <w:gridCol w:w="1800"/>
        <w:gridCol w:w="2520"/>
        <w:gridCol w:w="1080"/>
        <w:gridCol w:w="1080"/>
        <w:gridCol w:w="2520"/>
        <w:gridCol w:w="2520"/>
      </w:tblGrid>
      <w:tr w:rsidR="0022680E" w:rsidRPr="001512DD" w14:paraId="18454888" w14:textId="77777777" w:rsidTr="0022680E">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759A0177" w14:textId="4963E98C" w:rsidR="00D21542" w:rsidRPr="001512DD" w:rsidRDefault="00D21542" w:rsidP="001512DD">
            <w:pPr>
              <w:contextualSpacing/>
              <w:jc w:val="center"/>
            </w:pPr>
            <w:r w:rsidRPr="001512DD">
              <w:t>What age did you first enroll in school/educational facility?</w:t>
            </w:r>
          </w:p>
        </w:tc>
        <w:tc>
          <w:tcPr>
            <w:tcW w:w="2520" w:type="dxa"/>
          </w:tcPr>
          <w:p w14:paraId="4F1CBFDE" w14:textId="77777777" w:rsidR="00D21542" w:rsidRPr="001512DD" w:rsidRDefault="008C2BC1" w:rsidP="001512DD">
            <w:pPr>
              <w:contextualSpacing/>
              <w:jc w:val="center"/>
            </w:pPr>
            <w:r w:rsidRPr="001512DD">
              <w:t>Were you absent from school for any period(s) of time during the term in the last twelve months?</w:t>
            </w:r>
          </w:p>
          <w:p w14:paraId="1CF98A68" w14:textId="77777777" w:rsidR="008C2BC1" w:rsidRPr="001512DD" w:rsidRDefault="008C2BC1" w:rsidP="001512DD">
            <w:pPr>
              <w:contextualSpacing/>
              <w:jc w:val="center"/>
            </w:pPr>
          </w:p>
          <w:p w14:paraId="525A0E3E" w14:textId="77777777" w:rsidR="008C2BC1" w:rsidRPr="001512DD" w:rsidRDefault="008C2BC1" w:rsidP="001512DD">
            <w:pPr>
              <w:contextualSpacing/>
              <w:jc w:val="center"/>
            </w:pPr>
            <w:r w:rsidRPr="001512DD">
              <w:t>1=No</w:t>
            </w:r>
          </w:p>
          <w:p w14:paraId="63E13ABC" w14:textId="77777777" w:rsidR="008C2BC1" w:rsidRPr="001512DD" w:rsidRDefault="008C2BC1" w:rsidP="001512DD">
            <w:pPr>
              <w:contextualSpacing/>
              <w:jc w:val="center"/>
            </w:pPr>
            <w:r w:rsidRPr="001512DD">
              <w:t xml:space="preserve">2=Yes </w:t>
            </w:r>
          </w:p>
          <w:p w14:paraId="529732CF" w14:textId="77777777" w:rsidR="008C2BC1" w:rsidRPr="001512DD" w:rsidRDefault="008C2BC1" w:rsidP="001512DD">
            <w:pPr>
              <w:contextualSpacing/>
              <w:jc w:val="center"/>
            </w:pPr>
            <w:r w:rsidRPr="001512DD">
              <w:t>888=Don’t know</w:t>
            </w:r>
          </w:p>
          <w:p w14:paraId="4C804D25" w14:textId="0D851A5A" w:rsidR="008C2BC1" w:rsidRPr="001512DD" w:rsidRDefault="008C2BC1" w:rsidP="001512DD">
            <w:pPr>
              <w:contextualSpacing/>
              <w:jc w:val="center"/>
            </w:pPr>
            <w:r w:rsidRPr="001512DD">
              <w:t>999=Prefer not to respond</w:t>
            </w:r>
          </w:p>
        </w:tc>
        <w:tc>
          <w:tcPr>
            <w:tcW w:w="1080" w:type="dxa"/>
          </w:tcPr>
          <w:p w14:paraId="711C68B1" w14:textId="10FF177E" w:rsidR="00D21542" w:rsidRPr="001512DD" w:rsidRDefault="008C2BC1" w:rsidP="001512DD">
            <w:pPr>
              <w:contextualSpacing/>
              <w:jc w:val="center"/>
            </w:pPr>
            <w:r w:rsidRPr="001512DD">
              <w:t>What was the main reason for the absence(s) from school?</w:t>
            </w:r>
          </w:p>
        </w:tc>
        <w:tc>
          <w:tcPr>
            <w:tcW w:w="1080" w:type="dxa"/>
          </w:tcPr>
          <w:p w14:paraId="69E94FD9" w14:textId="0A0A16F7" w:rsidR="00D21542" w:rsidRPr="001512DD" w:rsidRDefault="008C2BC1" w:rsidP="001512DD">
            <w:pPr>
              <w:contextualSpacing/>
              <w:jc w:val="center"/>
            </w:pPr>
            <w:r w:rsidRPr="001512DD">
              <w:t>If other, please specify.</w:t>
            </w:r>
          </w:p>
        </w:tc>
        <w:tc>
          <w:tcPr>
            <w:tcW w:w="2520" w:type="dxa"/>
          </w:tcPr>
          <w:p w14:paraId="401FB0DC" w14:textId="77777777" w:rsidR="00D21542" w:rsidRPr="001512DD" w:rsidRDefault="008C2BC1" w:rsidP="001512DD">
            <w:pPr>
              <w:contextualSpacing/>
              <w:jc w:val="center"/>
            </w:pPr>
            <w:r w:rsidRPr="001512DD">
              <w:t>Roughly, how many days did you miss from school in the past 12 months?</w:t>
            </w:r>
          </w:p>
          <w:p w14:paraId="73C201DF" w14:textId="77777777" w:rsidR="008C2BC1" w:rsidRPr="001512DD" w:rsidRDefault="008C2BC1" w:rsidP="001512DD">
            <w:pPr>
              <w:contextualSpacing/>
              <w:jc w:val="center"/>
              <w:rPr>
                <w:i/>
              </w:rPr>
            </w:pPr>
            <w:r w:rsidRPr="001512DD">
              <w:rPr>
                <w:i/>
              </w:rPr>
              <w:t>1 week=5 school days</w:t>
            </w:r>
          </w:p>
          <w:p w14:paraId="3BA47A93" w14:textId="77777777" w:rsidR="008C2BC1" w:rsidRPr="001512DD" w:rsidRDefault="008C2BC1" w:rsidP="001512DD">
            <w:pPr>
              <w:contextualSpacing/>
              <w:jc w:val="center"/>
              <w:rPr>
                <w:i/>
              </w:rPr>
            </w:pPr>
            <w:r w:rsidRPr="001512DD">
              <w:rPr>
                <w:i/>
              </w:rPr>
              <w:t>1 month=22 school days</w:t>
            </w:r>
          </w:p>
          <w:p w14:paraId="199EC1DD" w14:textId="69B181F9" w:rsidR="008C2BC1" w:rsidRPr="001512DD" w:rsidRDefault="008C2BC1" w:rsidP="001512DD">
            <w:pPr>
              <w:contextualSpacing/>
              <w:jc w:val="center"/>
              <w:rPr>
                <w:i/>
              </w:rPr>
            </w:pPr>
            <w:r w:rsidRPr="001512DD">
              <w:rPr>
                <w:i/>
              </w:rPr>
              <w:t>1 year=198 school days</w:t>
            </w:r>
          </w:p>
        </w:tc>
        <w:tc>
          <w:tcPr>
            <w:tcW w:w="2520" w:type="dxa"/>
          </w:tcPr>
          <w:p w14:paraId="4650986E" w14:textId="77777777" w:rsidR="00D21542" w:rsidRPr="001512DD" w:rsidRDefault="008C2BC1" w:rsidP="001512DD">
            <w:pPr>
              <w:contextualSpacing/>
              <w:jc w:val="center"/>
            </w:pPr>
            <w:r w:rsidRPr="001512DD">
              <w:t>Can you write a simple letter of several sentences in English?</w:t>
            </w:r>
          </w:p>
          <w:p w14:paraId="1CF49479" w14:textId="77777777" w:rsidR="008C2BC1" w:rsidRPr="001512DD" w:rsidRDefault="008C2BC1" w:rsidP="001512DD">
            <w:pPr>
              <w:contextualSpacing/>
              <w:jc w:val="center"/>
            </w:pPr>
          </w:p>
          <w:p w14:paraId="312D46BB" w14:textId="77777777" w:rsidR="008C2BC1" w:rsidRPr="001512DD" w:rsidRDefault="008C2BC1" w:rsidP="001512DD">
            <w:pPr>
              <w:contextualSpacing/>
              <w:jc w:val="center"/>
            </w:pPr>
            <w:r w:rsidRPr="001512DD">
              <w:t>1=No</w:t>
            </w:r>
          </w:p>
          <w:p w14:paraId="30FF496E" w14:textId="77777777" w:rsidR="008C2BC1" w:rsidRPr="001512DD" w:rsidRDefault="008C2BC1" w:rsidP="001512DD">
            <w:pPr>
              <w:contextualSpacing/>
              <w:jc w:val="center"/>
            </w:pPr>
            <w:r w:rsidRPr="001512DD">
              <w:t xml:space="preserve">2=Yes </w:t>
            </w:r>
          </w:p>
          <w:p w14:paraId="4CB0BE1A" w14:textId="77777777" w:rsidR="008C2BC1" w:rsidRPr="001512DD" w:rsidRDefault="008C2BC1" w:rsidP="001512DD">
            <w:pPr>
              <w:contextualSpacing/>
              <w:jc w:val="center"/>
            </w:pPr>
            <w:r w:rsidRPr="001512DD">
              <w:t>888=Don’t know</w:t>
            </w:r>
          </w:p>
          <w:p w14:paraId="7A7FEA1D" w14:textId="3379CDAD" w:rsidR="008C2BC1" w:rsidRPr="001512DD" w:rsidRDefault="008C2BC1" w:rsidP="001512DD">
            <w:pPr>
              <w:contextualSpacing/>
              <w:jc w:val="center"/>
            </w:pPr>
            <w:r w:rsidRPr="001512DD">
              <w:t>999=Prefer not to respond</w:t>
            </w:r>
          </w:p>
        </w:tc>
      </w:tr>
      <w:tr w:rsidR="008C2BC1" w:rsidRPr="001512DD" w14:paraId="657EA884" w14:textId="77777777" w:rsidTr="0022680E">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080" w:type="dxa"/>
          </w:tcPr>
          <w:p w14:paraId="66BF7F92" w14:textId="77777777" w:rsidR="008C2BC1" w:rsidRPr="001512DD" w:rsidRDefault="008C2BC1" w:rsidP="001512DD">
            <w:pPr>
              <w:contextualSpacing/>
              <w:jc w:val="center"/>
            </w:pPr>
          </w:p>
        </w:tc>
        <w:tc>
          <w:tcPr>
            <w:tcW w:w="1080" w:type="dxa"/>
          </w:tcPr>
          <w:p w14:paraId="5B8DEF69" w14:textId="77777777" w:rsidR="008C2BC1" w:rsidRPr="001512DD" w:rsidRDefault="008C2BC1" w:rsidP="001512DD">
            <w:pPr>
              <w:contextualSpacing/>
              <w:jc w:val="center"/>
            </w:pPr>
          </w:p>
        </w:tc>
        <w:tc>
          <w:tcPr>
            <w:tcW w:w="2520" w:type="dxa"/>
          </w:tcPr>
          <w:p w14:paraId="6F267425" w14:textId="77777777" w:rsidR="008C2BC1" w:rsidRPr="001512DD" w:rsidRDefault="008C2BC1" w:rsidP="001512DD">
            <w:pPr>
              <w:contextualSpacing/>
              <w:jc w:val="center"/>
            </w:pPr>
          </w:p>
        </w:tc>
        <w:tc>
          <w:tcPr>
            <w:tcW w:w="2520" w:type="dxa"/>
          </w:tcPr>
          <w:p w14:paraId="3142A9F3" w14:textId="77777777" w:rsidR="008C2BC1" w:rsidRPr="001512DD" w:rsidRDefault="008C2BC1" w:rsidP="001512DD">
            <w:pPr>
              <w:contextualSpacing/>
              <w:jc w:val="center"/>
            </w:pPr>
          </w:p>
        </w:tc>
      </w:tr>
      <w:tr w:rsidR="0022680E" w:rsidRPr="001512DD" w14:paraId="299BF1B0" w14:textId="77777777" w:rsidTr="0022680E">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080" w:type="dxa"/>
          </w:tcPr>
          <w:p w14:paraId="34983FB7" w14:textId="77777777" w:rsidR="00D21542" w:rsidRPr="001512DD" w:rsidRDefault="00D21542" w:rsidP="001512DD">
            <w:pPr>
              <w:contextualSpacing/>
              <w:jc w:val="center"/>
            </w:pPr>
          </w:p>
        </w:tc>
        <w:tc>
          <w:tcPr>
            <w:tcW w:w="1080" w:type="dxa"/>
          </w:tcPr>
          <w:p w14:paraId="4FD1262C" w14:textId="77777777" w:rsidR="00D21542" w:rsidRPr="001512DD" w:rsidRDefault="00D21542" w:rsidP="001512DD">
            <w:pPr>
              <w:contextualSpacing/>
              <w:jc w:val="center"/>
            </w:pPr>
          </w:p>
        </w:tc>
        <w:tc>
          <w:tcPr>
            <w:tcW w:w="2520" w:type="dxa"/>
          </w:tcPr>
          <w:p w14:paraId="25B245E5" w14:textId="77777777" w:rsidR="00D21542" w:rsidRPr="001512DD" w:rsidRDefault="00D21542" w:rsidP="001512DD">
            <w:pPr>
              <w:contextualSpacing/>
              <w:jc w:val="center"/>
            </w:pPr>
          </w:p>
        </w:tc>
        <w:tc>
          <w:tcPr>
            <w:tcW w:w="2520" w:type="dxa"/>
          </w:tcPr>
          <w:p w14:paraId="433028D9" w14:textId="77777777" w:rsidR="00D21542" w:rsidRPr="001512DD" w:rsidRDefault="00D21542" w:rsidP="001512DD">
            <w:pPr>
              <w:contextualSpacing/>
              <w:jc w:val="center"/>
            </w:pPr>
          </w:p>
        </w:tc>
      </w:tr>
      <w:tr w:rsidR="0022680E" w:rsidRPr="001512DD" w14:paraId="611AD0BF" w14:textId="77777777" w:rsidTr="0022680E">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080" w:type="dxa"/>
          </w:tcPr>
          <w:p w14:paraId="67B73D7C" w14:textId="77777777" w:rsidR="00D21542" w:rsidRPr="001512DD" w:rsidRDefault="00D21542" w:rsidP="001512DD">
            <w:pPr>
              <w:contextualSpacing/>
              <w:jc w:val="center"/>
            </w:pPr>
          </w:p>
        </w:tc>
        <w:tc>
          <w:tcPr>
            <w:tcW w:w="1080" w:type="dxa"/>
          </w:tcPr>
          <w:p w14:paraId="7BBEA5D2" w14:textId="77777777" w:rsidR="00D21542" w:rsidRPr="001512DD" w:rsidRDefault="00D21542" w:rsidP="001512DD">
            <w:pPr>
              <w:contextualSpacing/>
              <w:jc w:val="center"/>
            </w:pPr>
          </w:p>
        </w:tc>
        <w:tc>
          <w:tcPr>
            <w:tcW w:w="2520" w:type="dxa"/>
          </w:tcPr>
          <w:p w14:paraId="5BEC5915" w14:textId="77777777" w:rsidR="00D21542" w:rsidRPr="001512DD" w:rsidRDefault="00D21542" w:rsidP="001512DD">
            <w:pPr>
              <w:contextualSpacing/>
              <w:jc w:val="center"/>
            </w:pPr>
          </w:p>
        </w:tc>
        <w:tc>
          <w:tcPr>
            <w:tcW w:w="2520" w:type="dxa"/>
          </w:tcPr>
          <w:p w14:paraId="152254C5" w14:textId="77777777" w:rsidR="00D21542" w:rsidRPr="001512DD" w:rsidRDefault="00D21542" w:rsidP="001512DD">
            <w:pPr>
              <w:contextualSpacing/>
              <w:jc w:val="center"/>
            </w:pPr>
          </w:p>
        </w:tc>
      </w:tr>
      <w:tr w:rsidR="008C2BC1" w:rsidRPr="001512DD" w14:paraId="29F33C3B" w14:textId="77777777" w:rsidTr="0022680E">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080" w:type="dxa"/>
          </w:tcPr>
          <w:p w14:paraId="0F79C896" w14:textId="77777777" w:rsidR="00D21542" w:rsidRPr="001512DD" w:rsidRDefault="00D21542" w:rsidP="001512DD">
            <w:pPr>
              <w:contextualSpacing/>
              <w:jc w:val="center"/>
            </w:pPr>
          </w:p>
        </w:tc>
        <w:tc>
          <w:tcPr>
            <w:tcW w:w="1080" w:type="dxa"/>
          </w:tcPr>
          <w:p w14:paraId="4E10D6F1" w14:textId="77777777" w:rsidR="00D21542" w:rsidRPr="001512DD" w:rsidRDefault="00D21542" w:rsidP="001512DD">
            <w:pPr>
              <w:contextualSpacing/>
              <w:jc w:val="center"/>
            </w:pPr>
          </w:p>
        </w:tc>
        <w:tc>
          <w:tcPr>
            <w:tcW w:w="2520" w:type="dxa"/>
          </w:tcPr>
          <w:p w14:paraId="7712BB15" w14:textId="77777777" w:rsidR="00D21542" w:rsidRPr="001512DD" w:rsidRDefault="00D21542" w:rsidP="001512DD">
            <w:pPr>
              <w:contextualSpacing/>
              <w:jc w:val="center"/>
            </w:pPr>
          </w:p>
        </w:tc>
        <w:tc>
          <w:tcPr>
            <w:tcW w:w="2520" w:type="dxa"/>
          </w:tcPr>
          <w:p w14:paraId="24A0052C" w14:textId="77777777" w:rsidR="00D21542" w:rsidRPr="001512DD" w:rsidRDefault="00D21542" w:rsidP="001512DD">
            <w:pPr>
              <w:contextualSpacing/>
              <w:jc w:val="center"/>
            </w:pPr>
          </w:p>
        </w:tc>
      </w:tr>
      <w:tr w:rsidR="008C2BC1" w:rsidRPr="001512DD" w14:paraId="01D0F6EF" w14:textId="77777777" w:rsidTr="0022680E">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080" w:type="dxa"/>
          </w:tcPr>
          <w:p w14:paraId="62301056" w14:textId="77777777" w:rsidR="00D21542" w:rsidRPr="001512DD" w:rsidRDefault="00D21542" w:rsidP="001512DD">
            <w:pPr>
              <w:contextualSpacing/>
              <w:jc w:val="center"/>
            </w:pPr>
          </w:p>
        </w:tc>
        <w:tc>
          <w:tcPr>
            <w:tcW w:w="1080" w:type="dxa"/>
          </w:tcPr>
          <w:p w14:paraId="68EFAB5A" w14:textId="77777777" w:rsidR="00D21542" w:rsidRPr="001512DD" w:rsidRDefault="00D21542" w:rsidP="001512DD">
            <w:pPr>
              <w:contextualSpacing/>
              <w:jc w:val="center"/>
            </w:pPr>
          </w:p>
        </w:tc>
        <w:tc>
          <w:tcPr>
            <w:tcW w:w="2520" w:type="dxa"/>
          </w:tcPr>
          <w:p w14:paraId="4D8D7C0D" w14:textId="77777777" w:rsidR="00D21542" w:rsidRPr="001512DD" w:rsidRDefault="00D21542" w:rsidP="001512DD">
            <w:pPr>
              <w:contextualSpacing/>
              <w:jc w:val="center"/>
            </w:pPr>
          </w:p>
        </w:tc>
        <w:tc>
          <w:tcPr>
            <w:tcW w:w="2520" w:type="dxa"/>
          </w:tcPr>
          <w:p w14:paraId="47DCEF31" w14:textId="77777777" w:rsidR="00D21542" w:rsidRPr="001512DD" w:rsidRDefault="00D21542" w:rsidP="001512DD">
            <w:pPr>
              <w:contextualSpacing/>
              <w:jc w:val="center"/>
            </w:pPr>
          </w:p>
        </w:tc>
      </w:tr>
      <w:tr w:rsidR="008C2BC1" w:rsidRPr="001512DD" w14:paraId="55BE3D2C" w14:textId="77777777" w:rsidTr="0022680E">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080" w:type="dxa"/>
          </w:tcPr>
          <w:p w14:paraId="5414D963" w14:textId="77777777" w:rsidR="00D21542" w:rsidRPr="001512DD" w:rsidRDefault="00D21542" w:rsidP="001512DD">
            <w:pPr>
              <w:contextualSpacing/>
              <w:jc w:val="center"/>
            </w:pPr>
          </w:p>
        </w:tc>
        <w:tc>
          <w:tcPr>
            <w:tcW w:w="1080" w:type="dxa"/>
          </w:tcPr>
          <w:p w14:paraId="3EE48E3F" w14:textId="77777777" w:rsidR="00D21542" w:rsidRPr="001512DD" w:rsidRDefault="00D21542" w:rsidP="001512DD">
            <w:pPr>
              <w:contextualSpacing/>
              <w:jc w:val="center"/>
            </w:pPr>
          </w:p>
        </w:tc>
        <w:tc>
          <w:tcPr>
            <w:tcW w:w="2520" w:type="dxa"/>
          </w:tcPr>
          <w:p w14:paraId="6131D436" w14:textId="77777777" w:rsidR="00D21542" w:rsidRPr="001512DD" w:rsidRDefault="00D21542" w:rsidP="001512DD">
            <w:pPr>
              <w:contextualSpacing/>
              <w:jc w:val="center"/>
            </w:pPr>
          </w:p>
        </w:tc>
        <w:tc>
          <w:tcPr>
            <w:tcW w:w="2520" w:type="dxa"/>
          </w:tcPr>
          <w:p w14:paraId="4FA706D7" w14:textId="77777777" w:rsidR="00D21542" w:rsidRPr="001512DD" w:rsidRDefault="00D21542" w:rsidP="001512DD">
            <w:pPr>
              <w:contextualSpacing/>
              <w:jc w:val="center"/>
            </w:pPr>
          </w:p>
        </w:tc>
      </w:tr>
      <w:tr w:rsidR="008C2BC1" w:rsidRPr="001512DD" w14:paraId="6A1CB066" w14:textId="77777777" w:rsidTr="0022680E">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080" w:type="dxa"/>
          </w:tcPr>
          <w:p w14:paraId="67273481" w14:textId="77777777" w:rsidR="00D21542" w:rsidRPr="001512DD" w:rsidRDefault="00D21542" w:rsidP="001512DD">
            <w:pPr>
              <w:contextualSpacing/>
              <w:jc w:val="center"/>
            </w:pPr>
          </w:p>
        </w:tc>
        <w:tc>
          <w:tcPr>
            <w:tcW w:w="1080" w:type="dxa"/>
          </w:tcPr>
          <w:p w14:paraId="66162129" w14:textId="77777777" w:rsidR="00D21542" w:rsidRPr="001512DD" w:rsidRDefault="00D21542" w:rsidP="001512DD">
            <w:pPr>
              <w:contextualSpacing/>
              <w:jc w:val="center"/>
            </w:pPr>
          </w:p>
        </w:tc>
        <w:tc>
          <w:tcPr>
            <w:tcW w:w="2520" w:type="dxa"/>
          </w:tcPr>
          <w:p w14:paraId="7A031C19" w14:textId="77777777" w:rsidR="00D21542" w:rsidRPr="001512DD" w:rsidRDefault="00D21542" w:rsidP="001512DD">
            <w:pPr>
              <w:contextualSpacing/>
              <w:jc w:val="center"/>
            </w:pPr>
          </w:p>
        </w:tc>
        <w:tc>
          <w:tcPr>
            <w:tcW w:w="2520" w:type="dxa"/>
          </w:tcPr>
          <w:p w14:paraId="6459F519" w14:textId="77777777" w:rsidR="00D21542" w:rsidRPr="001512DD" w:rsidRDefault="00D21542" w:rsidP="001512DD">
            <w:pPr>
              <w:contextualSpacing/>
              <w:jc w:val="center"/>
            </w:pPr>
          </w:p>
        </w:tc>
      </w:tr>
      <w:tr w:rsidR="0022680E" w:rsidRPr="001512DD" w14:paraId="0777A56E" w14:textId="77777777" w:rsidTr="0022680E">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080" w:type="dxa"/>
          </w:tcPr>
          <w:p w14:paraId="7D1E2C6B" w14:textId="77777777" w:rsidR="00D21542" w:rsidRPr="001512DD" w:rsidRDefault="00D21542" w:rsidP="001512DD">
            <w:pPr>
              <w:contextualSpacing/>
              <w:jc w:val="center"/>
            </w:pPr>
          </w:p>
        </w:tc>
        <w:tc>
          <w:tcPr>
            <w:tcW w:w="1080" w:type="dxa"/>
          </w:tcPr>
          <w:p w14:paraId="099AFEA2" w14:textId="77777777" w:rsidR="00D21542" w:rsidRPr="001512DD" w:rsidRDefault="00D21542" w:rsidP="001512DD">
            <w:pPr>
              <w:contextualSpacing/>
              <w:jc w:val="center"/>
            </w:pPr>
          </w:p>
        </w:tc>
        <w:tc>
          <w:tcPr>
            <w:tcW w:w="2520" w:type="dxa"/>
          </w:tcPr>
          <w:p w14:paraId="1A2746C6" w14:textId="77777777" w:rsidR="00D21542" w:rsidRPr="001512DD" w:rsidRDefault="00D21542" w:rsidP="001512DD">
            <w:pPr>
              <w:contextualSpacing/>
              <w:jc w:val="center"/>
            </w:pPr>
          </w:p>
        </w:tc>
        <w:tc>
          <w:tcPr>
            <w:tcW w:w="2520" w:type="dxa"/>
          </w:tcPr>
          <w:p w14:paraId="6FD2DD10" w14:textId="77777777" w:rsidR="00D21542" w:rsidRPr="001512DD" w:rsidRDefault="00D21542" w:rsidP="001512DD">
            <w:pPr>
              <w:contextualSpacing/>
              <w:jc w:val="center"/>
            </w:pPr>
          </w:p>
        </w:tc>
      </w:tr>
      <w:tr w:rsidR="0022680E" w:rsidRPr="001512DD" w14:paraId="16AB864E" w14:textId="77777777" w:rsidTr="0022680E">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080" w:type="dxa"/>
          </w:tcPr>
          <w:p w14:paraId="77E74F0D" w14:textId="77777777" w:rsidR="00D21542" w:rsidRPr="001512DD" w:rsidRDefault="00D21542" w:rsidP="001512DD">
            <w:pPr>
              <w:contextualSpacing/>
              <w:jc w:val="center"/>
            </w:pPr>
          </w:p>
        </w:tc>
        <w:tc>
          <w:tcPr>
            <w:tcW w:w="1080" w:type="dxa"/>
          </w:tcPr>
          <w:p w14:paraId="7FD08EC5" w14:textId="77777777" w:rsidR="00D21542" w:rsidRPr="001512DD" w:rsidRDefault="00D21542" w:rsidP="001512DD">
            <w:pPr>
              <w:contextualSpacing/>
              <w:jc w:val="center"/>
            </w:pPr>
          </w:p>
        </w:tc>
        <w:tc>
          <w:tcPr>
            <w:tcW w:w="2520" w:type="dxa"/>
          </w:tcPr>
          <w:p w14:paraId="7F020EE1" w14:textId="77777777" w:rsidR="00D21542" w:rsidRPr="001512DD" w:rsidRDefault="00D21542" w:rsidP="001512DD">
            <w:pPr>
              <w:contextualSpacing/>
              <w:jc w:val="center"/>
            </w:pPr>
          </w:p>
        </w:tc>
        <w:tc>
          <w:tcPr>
            <w:tcW w:w="2520" w:type="dxa"/>
          </w:tcPr>
          <w:p w14:paraId="0D01BC90" w14:textId="77777777" w:rsidR="00D21542" w:rsidRPr="001512DD" w:rsidRDefault="00D21542" w:rsidP="001512DD">
            <w:pPr>
              <w:contextualSpacing/>
              <w:jc w:val="center"/>
            </w:pPr>
          </w:p>
        </w:tc>
      </w:tr>
      <w:tr w:rsidR="0022680E" w:rsidRPr="001512DD" w14:paraId="1447B690" w14:textId="77777777" w:rsidTr="0022680E">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080" w:type="dxa"/>
          </w:tcPr>
          <w:p w14:paraId="302113DB" w14:textId="77777777" w:rsidR="00D21542" w:rsidRPr="001512DD" w:rsidRDefault="00D21542" w:rsidP="001512DD">
            <w:pPr>
              <w:contextualSpacing/>
              <w:jc w:val="center"/>
            </w:pPr>
          </w:p>
        </w:tc>
        <w:tc>
          <w:tcPr>
            <w:tcW w:w="1080" w:type="dxa"/>
          </w:tcPr>
          <w:p w14:paraId="00037B2D" w14:textId="77777777" w:rsidR="00D21542" w:rsidRPr="001512DD" w:rsidRDefault="00D21542" w:rsidP="001512DD">
            <w:pPr>
              <w:contextualSpacing/>
              <w:jc w:val="center"/>
            </w:pPr>
          </w:p>
        </w:tc>
        <w:tc>
          <w:tcPr>
            <w:tcW w:w="2520" w:type="dxa"/>
          </w:tcPr>
          <w:p w14:paraId="20990CD2" w14:textId="77777777" w:rsidR="00D21542" w:rsidRPr="001512DD" w:rsidRDefault="00D21542" w:rsidP="001512DD">
            <w:pPr>
              <w:contextualSpacing/>
              <w:jc w:val="center"/>
            </w:pPr>
          </w:p>
        </w:tc>
        <w:tc>
          <w:tcPr>
            <w:tcW w:w="2520" w:type="dxa"/>
          </w:tcPr>
          <w:p w14:paraId="2A8D92DB" w14:textId="77777777" w:rsidR="00D21542" w:rsidRPr="001512DD" w:rsidRDefault="00D21542" w:rsidP="001512DD">
            <w:pPr>
              <w:contextualSpacing/>
              <w:jc w:val="center"/>
            </w:pPr>
          </w:p>
        </w:tc>
      </w:tr>
      <w:tr w:rsidR="0022680E" w:rsidRPr="001512DD" w14:paraId="0B95E623" w14:textId="77777777" w:rsidTr="0022680E">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080" w:type="dxa"/>
          </w:tcPr>
          <w:p w14:paraId="607969B2" w14:textId="77777777" w:rsidR="00D21542" w:rsidRPr="001512DD" w:rsidRDefault="00D21542" w:rsidP="001512DD">
            <w:pPr>
              <w:contextualSpacing/>
              <w:jc w:val="center"/>
            </w:pPr>
          </w:p>
        </w:tc>
        <w:tc>
          <w:tcPr>
            <w:tcW w:w="1080" w:type="dxa"/>
          </w:tcPr>
          <w:p w14:paraId="2CD8CC66" w14:textId="77777777" w:rsidR="00D21542" w:rsidRPr="001512DD" w:rsidRDefault="00D21542" w:rsidP="001512DD">
            <w:pPr>
              <w:contextualSpacing/>
              <w:jc w:val="center"/>
            </w:pPr>
          </w:p>
        </w:tc>
        <w:tc>
          <w:tcPr>
            <w:tcW w:w="2520" w:type="dxa"/>
          </w:tcPr>
          <w:p w14:paraId="14262CC4" w14:textId="77777777" w:rsidR="00D21542" w:rsidRPr="001512DD" w:rsidRDefault="00D21542" w:rsidP="001512DD">
            <w:pPr>
              <w:contextualSpacing/>
              <w:jc w:val="center"/>
            </w:pPr>
          </w:p>
        </w:tc>
        <w:tc>
          <w:tcPr>
            <w:tcW w:w="2520"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Look w:val="04A0" w:firstRow="1" w:lastRow="0" w:firstColumn="1" w:lastColumn="0" w:noHBand="0" w:noVBand="1"/>
      </w:tblPr>
      <w:tblGrid>
        <w:gridCol w:w="6117"/>
        <w:gridCol w:w="6118"/>
      </w:tblGrid>
      <w:tr w:rsidR="0022680E" w:rsidRPr="001512DD" w14:paraId="792A89CC" w14:textId="77777777" w:rsidTr="0022680E">
        <w:trPr>
          <w:trHeight w:val="135"/>
        </w:trPr>
        <w:tc>
          <w:tcPr>
            <w:tcW w:w="12235" w:type="dxa"/>
            <w:gridSpan w:val="2"/>
          </w:tcPr>
          <w:p w14:paraId="79F0335B" w14:textId="4740FE3C" w:rsidR="0022680E" w:rsidRPr="001512DD" w:rsidRDefault="0022680E" w:rsidP="001512DD">
            <w:pPr>
              <w:contextualSpacing/>
              <w:rPr>
                <w:b/>
              </w:rPr>
            </w:pPr>
            <w:r w:rsidRPr="001512DD">
              <w:rPr>
                <w:b/>
              </w:rPr>
              <w:t>Absence(s) from school</w:t>
            </w:r>
          </w:p>
        </w:tc>
      </w:tr>
      <w:tr w:rsidR="0022680E" w:rsidRPr="001512DD" w14:paraId="7900D644" w14:textId="77777777" w:rsidTr="00086D63">
        <w:trPr>
          <w:trHeight w:val="135"/>
        </w:trPr>
        <w:tc>
          <w:tcPr>
            <w:tcW w:w="6117" w:type="dxa"/>
          </w:tcPr>
          <w:p w14:paraId="1051F39F" w14:textId="3CE3E500" w:rsidR="0022680E" w:rsidRPr="001512DD" w:rsidRDefault="0022680E" w:rsidP="001512DD">
            <w:pPr>
              <w:contextualSpacing/>
            </w:pPr>
            <w:r w:rsidRPr="001512DD">
              <w:t>1=Cannot afford school fees</w:t>
            </w:r>
          </w:p>
          <w:p w14:paraId="32FBCA91" w14:textId="439EEC11" w:rsidR="0022680E" w:rsidRPr="001512DD" w:rsidRDefault="0022680E" w:rsidP="001512DD">
            <w:pPr>
              <w:contextualSpacing/>
            </w:pPr>
            <w:r w:rsidRPr="001512DD">
              <w:t>2=Needed for domestic duties</w:t>
            </w:r>
          </w:p>
          <w:p w14:paraId="0096F22C" w14:textId="38768901" w:rsidR="0022680E" w:rsidRPr="001512DD" w:rsidRDefault="0022680E" w:rsidP="001512DD">
            <w:pPr>
              <w:contextualSpacing/>
            </w:pPr>
            <w:r w:rsidRPr="001512DD">
              <w:t>3=Needed for herding</w:t>
            </w:r>
          </w:p>
          <w:p w14:paraId="17B604D4" w14:textId="77777777" w:rsidR="0022680E" w:rsidRPr="001512DD" w:rsidRDefault="0022680E" w:rsidP="001512DD">
            <w:pPr>
              <w:contextualSpacing/>
            </w:pPr>
            <w:r w:rsidRPr="001512DD">
              <w:t>4=Needed for farming</w:t>
            </w:r>
          </w:p>
          <w:p w14:paraId="39D53F20" w14:textId="6CCD36A3" w:rsidR="0022680E" w:rsidRPr="001512DD" w:rsidRDefault="0022680E" w:rsidP="001512DD">
            <w:pPr>
              <w:contextualSpacing/>
            </w:pPr>
            <w:r w:rsidRPr="001512DD">
              <w:t>5=Working for other household</w:t>
            </w:r>
          </w:p>
          <w:p w14:paraId="44E390DB" w14:textId="453439E1" w:rsidR="0022680E" w:rsidRPr="001512DD" w:rsidRDefault="0022680E" w:rsidP="001512DD">
            <w:pPr>
              <w:contextualSpacing/>
            </w:pPr>
            <w:r w:rsidRPr="001512DD">
              <w:t>6=Education is not necessary/no point</w:t>
            </w:r>
          </w:p>
          <w:p w14:paraId="69390BE1" w14:textId="4D05EBD4" w:rsidR="0022680E" w:rsidRPr="001512DD" w:rsidRDefault="0022680E" w:rsidP="001512DD">
            <w:pPr>
              <w:contextualSpacing/>
            </w:pPr>
            <w:r w:rsidRPr="001512DD">
              <w:t>7=Completed their education</w:t>
            </w:r>
          </w:p>
          <w:p w14:paraId="52391062" w14:textId="77777777" w:rsidR="0022680E" w:rsidRPr="001512DD" w:rsidRDefault="0022680E" w:rsidP="001512DD">
            <w:pPr>
              <w:contextualSpacing/>
            </w:pPr>
            <w:r w:rsidRPr="001512DD">
              <w:t>8=Too old to attend school</w:t>
            </w:r>
          </w:p>
        </w:tc>
        <w:tc>
          <w:tcPr>
            <w:tcW w:w="6118" w:type="dxa"/>
          </w:tcPr>
          <w:p w14:paraId="58C93DE8" w14:textId="46C36CFD" w:rsidR="0022680E" w:rsidRPr="001512DD" w:rsidRDefault="0022680E" w:rsidP="001512DD">
            <w:pPr>
              <w:contextualSpacing/>
            </w:pPr>
            <w:r w:rsidRPr="001512DD">
              <w:t>9=School is too far away</w:t>
            </w:r>
          </w:p>
          <w:p w14:paraId="3B58C134" w14:textId="609157D6" w:rsidR="0022680E" w:rsidRPr="001512DD" w:rsidRDefault="0022680E" w:rsidP="001512DD">
            <w:pPr>
              <w:contextualSpacing/>
            </w:pPr>
            <w:r w:rsidRPr="001512DD">
              <w:t>10=School closed temporarily</w:t>
            </w:r>
          </w:p>
          <w:p w14:paraId="56F8AC26" w14:textId="2E35EDB9" w:rsidR="0022680E" w:rsidRPr="001512DD" w:rsidRDefault="0022680E" w:rsidP="001512DD">
            <w:pPr>
              <w:contextualSpacing/>
            </w:pPr>
            <w:r w:rsidRPr="001512DD">
              <w:t>11=School closed permanently</w:t>
            </w:r>
          </w:p>
          <w:p w14:paraId="1CF119DB" w14:textId="6994FE0A" w:rsidR="0022680E" w:rsidRPr="001512DD" w:rsidRDefault="0022680E" w:rsidP="001512DD">
            <w:pPr>
              <w:contextualSpacing/>
            </w:pPr>
            <w:r w:rsidRPr="001512DD">
              <w:t>12=The teacher is absent at the school</w:t>
            </w:r>
          </w:p>
          <w:p w14:paraId="6879972F" w14:textId="79E1418C" w:rsidR="0022680E" w:rsidRPr="001512DD" w:rsidRDefault="0022680E" w:rsidP="001512DD">
            <w:pPr>
              <w:contextualSpacing/>
            </w:pPr>
            <w:r w:rsidRPr="001512DD">
              <w:t>13=Too sick to attend school</w:t>
            </w:r>
          </w:p>
          <w:p w14:paraId="1BA9E1DC" w14:textId="7C82F203" w:rsidR="0022680E" w:rsidRPr="001512DD" w:rsidRDefault="0022680E" w:rsidP="001512DD">
            <w:pPr>
              <w:contextualSpacing/>
            </w:pPr>
            <w:r w:rsidRPr="001512DD">
              <w:t xml:space="preserve">14=Someone else in the household is sick, so cannot attend </w:t>
            </w:r>
          </w:p>
          <w:p w14:paraId="5F4A6B18" w14:textId="62A003FA" w:rsidR="0022680E" w:rsidRPr="001512DD" w:rsidRDefault="0022680E" w:rsidP="001512DD">
            <w:pPr>
              <w:contextualSpacing/>
            </w:pPr>
            <w:r w:rsidRPr="001512DD">
              <w:t>15=No transport</w:t>
            </w:r>
          </w:p>
          <w:p w14:paraId="51834301" w14:textId="13FEF396" w:rsidR="0022680E" w:rsidRPr="001512DD" w:rsidRDefault="0022680E" w:rsidP="001512DD">
            <w:pPr>
              <w:contextualSpacing/>
            </w:pPr>
            <w:r w:rsidRPr="001512DD">
              <w:t>97=Other, please specify</w:t>
            </w:r>
          </w:p>
        </w:tc>
      </w:tr>
    </w:tbl>
    <w:p w14:paraId="4FF13D7F" w14:textId="77777777" w:rsidR="00D21542" w:rsidRPr="001512DD" w:rsidRDefault="00D21542" w:rsidP="001512DD">
      <w:pPr>
        <w:spacing w:after="0"/>
        <w:rPr>
          <w:rFonts w:eastAsia="Times New Roman" w:cs="Times New Roman"/>
          <w:b/>
          <w:bCs/>
        </w:rPr>
      </w:pPr>
    </w:p>
    <w:p w14:paraId="7869DC9B"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E62CDC">
          <w:pgSz w:w="15840" w:h="12240" w:orient="landscape"/>
          <w:pgMar w:top="720" w:right="1440" w:bottom="720" w:left="1440" w:header="720" w:footer="720" w:gutter="0"/>
          <w:cols w:space="720"/>
          <w:docGrid w:linePitch="360"/>
        </w:sectPr>
      </w:pPr>
    </w:p>
    <w:p w14:paraId="523130CF" w14:textId="7BC6103D" w:rsidR="00B40568" w:rsidRPr="001512DD" w:rsidRDefault="00B40568"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SECTION D. OVERALL FARM LAND QUESTIONS</w:t>
      </w:r>
    </w:p>
    <w:p w14:paraId="442A5AA7" w14:textId="77777777" w:rsidR="00B40568" w:rsidRPr="001512DD" w:rsidRDefault="00B40568" w:rsidP="001512D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77"/>
        <w:gridCol w:w="2517"/>
        <w:gridCol w:w="1795"/>
        <w:gridCol w:w="20"/>
        <w:gridCol w:w="712"/>
      </w:tblGrid>
      <w:tr w:rsidR="00EF261D" w:rsidRPr="001512DD" w14:paraId="5E5A983A"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8AF041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D3CA1D9" w14:textId="75EAE20F" w:rsidR="00EF261D" w:rsidRPr="001512DD" w:rsidRDefault="00EF261D" w:rsidP="001512DD">
            <w:pPr>
              <w:spacing w:after="0"/>
              <w:rPr>
                <w:w w:val="105"/>
              </w:rPr>
            </w:pPr>
            <w:r w:rsidRPr="001512DD">
              <w:rPr>
                <w:w w:val="105"/>
              </w:rPr>
              <w:t>C1. During this agricultural year (2013/2014), what is the total land area that your household owns? (</w:t>
            </w:r>
            <w:proofErr w:type="spellStart"/>
            <w:r w:rsidRPr="001512DD">
              <w:rPr>
                <w:b/>
                <w:w w:val="105"/>
              </w:rPr>
              <w:t>landarea_own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A19E45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7164B10"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2233100D"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BFB7933" w14:textId="4EEF5335" w:rsidR="00EF261D" w:rsidRPr="001512DD" w:rsidRDefault="00EF261D" w:rsidP="001512DD">
            <w:pPr>
              <w:spacing w:after="0"/>
              <w:rPr>
                <w:color w:val="000000"/>
              </w:rPr>
            </w:pPr>
            <w:r w:rsidRPr="001512DD">
              <w:rPr>
                <w:w w:val="105"/>
              </w:rPr>
              <w:t>C1b. Units (</w:t>
            </w:r>
            <w:r w:rsidRPr="001512DD">
              <w:rPr>
                <w:b/>
                <w:w w:val="105"/>
              </w:rPr>
              <w:t>unit1</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9654F07" w14:textId="4D4A7463" w:rsidR="00EF261D" w:rsidRPr="001512DD" w:rsidRDefault="00EF261D" w:rsidP="001512DD">
            <w:pPr>
              <w:spacing w:after="0"/>
              <w:rPr>
                <w:rFonts w:cs="Times New Roman"/>
                <w:w w:val="105"/>
              </w:rPr>
            </w:pPr>
            <w:r w:rsidRPr="001512DD">
              <w:rPr>
                <w:rFonts w:cs="Times New Roman"/>
                <w:w w:val="105"/>
              </w:rPr>
              <w:t>1=Lima</w:t>
            </w:r>
          </w:p>
          <w:p w14:paraId="5E958D8B" w14:textId="3C5FDB8F" w:rsidR="00EF261D" w:rsidRPr="001512DD" w:rsidRDefault="00EF261D" w:rsidP="001512DD">
            <w:pPr>
              <w:spacing w:after="0"/>
              <w:rPr>
                <w:rFonts w:cs="Times New Roman"/>
                <w:w w:val="105"/>
              </w:rPr>
            </w:pPr>
            <w:r w:rsidRPr="001512DD">
              <w:rPr>
                <w:rFonts w:cs="Times New Roman"/>
                <w:w w:val="105"/>
              </w:rPr>
              <w:t>2=Acre</w:t>
            </w:r>
          </w:p>
          <w:p w14:paraId="2A63EAB5" w14:textId="4476DA29" w:rsidR="00EF261D" w:rsidRPr="001512DD" w:rsidRDefault="00EF261D" w:rsidP="001512DD">
            <w:pPr>
              <w:spacing w:after="0"/>
              <w:rPr>
                <w:rFonts w:cs="Times New Roman"/>
                <w:w w:val="105"/>
              </w:rPr>
            </w:pPr>
            <w:r w:rsidRPr="001512DD">
              <w:rPr>
                <w:rFonts w:cs="Times New Roman"/>
                <w:w w:val="105"/>
              </w:rPr>
              <w:t>3=Hectare</w:t>
            </w:r>
          </w:p>
          <w:p w14:paraId="562FFA18" w14:textId="1E9C2F3D" w:rsidR="00EF261D" w:rsidRPr="001512DD" w:rsidRDefault="00EF261D" w:rsidP="001512DD">
            <w:pPr>
              <w:spacing w:after="0"/>
              <w:rPr>
                <w:rFonts w:cs="Times New Roman"/>
                <w:w w:val="105"/>
              </w:rPr>
            </w:pPr>
            <w:r w:rsidRPr="001512DD">
              <w:rPr>
                <w:rFonts w:cs="Times New Roman"/>
                <w:w w:val="105"/>
              </w:rPr>
              <w:t>4=Square meter</w:t>
            </w:r>
          </w:p>
          <w:p w14:paraId="099A4A7B" w14:textId="68CCF08E" w:rsidR="00EF261D" w:rsidRPr="001512DD" w:rsidRDefault="00EF261D" w:rsidP="001512DD">
            <w:pPr>
              <w:spacing w:after="0"/>
              <w:rPr>
                <w:rFonts w:cs="Times New Roman"/>
                <w:w w:val="105"/>
              </w:rPr>
            </w:pPr>
            <w:r w:rsidRPr="001512DD">
              <w:rPr>
                <w:rFonts w:cs="Times New Roman"/>
                <w:w w:val="105"/>
              </w:rPr>
              <w:t>5=Steps</w:t>
            </w:r>
          </w:p>
          <w:p w14:paraId="462A0A69" w14:textId="2E4ACB38" w:rsidR="00EF261D" w:rsidRPr="001512DD" w:rsidRDefault="00EF261D" w:rsidP="001512DD">
            <w:pPr>
              <w:spacing w:after="0"/>
            </w:pPr>
            <w:r w:rsidRPr="001512DD">
              <w:rPr>
                <w:rFonts w:cs="Times New Roman"/>
                <w:w w:val="105"/>
              </w:rPr>
              <w:t>6=Ropes</w:t>
            </w:r>
          </w:p>
          <w:p w14:paraId="4B471700" w14:textId="0662E8CE"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014A366B"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6FA95340"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6E4E494"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DD3B897" w14:textId="77777777" w:rsidR="00EF261D" w:rsidRPr="001512DD" w:rsidRDefault="00EF261D" w:rsidP="001512DD">
            <w:pPr>
              <w:spacing w:afterLines="20" w:after="48" w:line="240" w:lineRule="auto"/>
              <w:ind w:left="10"/>
              <w:contextualSpacing/>
              <w:rPr>
                <w:w w:val="105"/>
              </w:rPr>
            </w:pPr>
            <w:r w:rsidRPr="001512DD">
              <w:rPr>
                <w:w w:val="105"/>
              </w:rPr>
              <w:t>C2. During this agricultural year (2013/2014), what is the total land area that your household rents FROM other households?  (</w:t>
            </w:r>
            <w:proofErr w:type="spellStart"/>
            <w:r w:rsidRPr="001512DD">
              <w:rPr>
                <w:b/>
                <w:w w:val="105"/>
              </w:rPr>
              <w:t>grp_landarea_bwrentin</w:t>
            </w:r>
            <w:proofErr w:type="spellEnd"/>
            <w:r w:rsidRPr="001512DD">
              <w:rPr>
                <w:w w:val="105"/>
              </w:rPr>
              <w:t>)</w:t>
            </w:r>
          </w:p>
          <w:p w14:paraId="4621FE99" w14:textId="3E5D6E58"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2130FEB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B41F71A"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4DEBC01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835770A" w14:textId="215EF89E" w:rsidR="00EF261D" w:rsidRPr="001512DD" w:rsidRDefault="00EF261D" w:rsidP="001512DD">
            <w:pPr>
              <w:spacing w:after="0"/>
              <w:rPr>
                <w:color w:val="000000"/>
              </w:rPr>
            </w:pPr>
            <w:r w:rsidRPr="001512DD">
              <w:rPr>
                <w:w w:val="105"/>
              </w:rPr>
              <w:t>C2b. Units (</w:t>
            </w:r>
            <w:r w:rsidRPr="001512DD">
              <w:rPr>
                <w:b/>
                <w:w w:val="105"/>
              </w:rPr>
              <w:t>unit2</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6624B36A" w14:textId="77777777" w:rsidR="00EF261D" w:rsidRPr="001512DD" w:rsidRDefault="00EF261D" w:rsidP="001512DD">
            <w:pPr>
              <w:spacing w:after="0"/>
              <w:rPr>
                <w:rFonts w:cs="Times New Roman"/>
                <w:w w:val="105"/>
              </w:rPr>
            </w:pPr>
            <w:r w:rsidRPr="001512DD">
              <w:rPr>
                <w:rFonts w:cs="Times New Roman"/>
                <w:w w:val="105"/>
              </w:rPr>
              <w:t>1=Lima</w:t>
            </w:r>
          </w:p>
          <w:p w14:paraId="2903E238" w14:textId="77777777" w:rsidR="00EF261D" w:rsidRPr="001512DD" w:rsidRDefault="00EF261D" w:rsidP="001512DD">
            <w:pPr>
              <w:spacing w:after="0"/>
              <w:rPr>
                <w:rFonts w:cs="Times New Roman"/>
                <w:w w:val="105"/>
              </w:rPr>
            </w:pPr>
            <w:r w:rsidRPr="001512DD">
              <w:rPr>
                <w:rFonts w:cs="Times New Roman"/>
                <w:w w:val="105"/>
              </w:rPr>
              <w:t>2=Acre</w:t>
            </w:r>
          </w:p>
          <w:p w14:paraId="150A49B9" w14:textId="77777777" w:rsidR="00EF261D" w:rsidRPr="001512DD" w:rsidRDefault="00EF261D" w:rsidP="001512DD">
            <w:pPr>
              <w:spacing w:after="0"/>
              <w:rPr>
                <w:rFonts w:cs="Times New Roman"/>
                <w:w w:val="105"/>
              </w:rPr>
            </w:pPr>
            <w:r w:rsidRPr="001512DD">
              <w:rPr>
                <w:rFonts w:cs="Times New Roman"/>
                <w:w w:val="105"/>
              </w:rPr>
              <w:t>3=Hectare</w:t>
            </w:r>
          </w:p>
          <w:p w14:paraId="46BB0DB5" w14:textId="77777777" w:rsidR="00EF261D" w:rsidRPr="001512DD" w:rsidRDefault="00EF261D" w:rsidP="001512DD">
            <w:pPr>
              <w:spacing w:after="0"/>
              <w:rPr>
                <w:rFonts w:cs="Times New Roman"/>
                <w:w w:val="105"/>
              </w:rPr>
            </w:pPr>
            <w:r w:rsidRPr="001512DD">
              <w:rPr>
                <w:rFonts w:cs="Times New Roman"/>
                <w:w w:val="105"/>
              </w:rPr>
              <w:t>4=Square meter</w:t>
            </w:r>
          </w:p>
          <w:p w14:paraId="1109A7E2" w14:textId="77777777" w:rsidR="00EF261D" w:rsidRPr="001512DD" w:rsidRDefault="00EF261D" w:rsidP="001512DD">
            <w:pPr>
              <w:spacing w:after="0"/>
              <w:rPr>
                <w:rFonts w:cs="Times New Roman"/>
                <w:w w:val="105"/>
              </w:rPr>
            </w:pPr>
            <w:r w:rsidRPr="001512DD">
              <w:rPr>
                <w:rFonts w:cs="Times New Roman"/>
                <w:w w:val="105"/>
              </w:rPr>
              <w:t>5=Steps</w:t>
            </w:r>
          </w:p>
          <w:p w14:paraId="3A7A3563" w14:textId="77777777" w:rsidR="00EF261D" w:rsidRPr="001512DD" w:rsidRDefault="00EF261D" w:rsidP="001512DD">
            <w:pPr>
              <w:spacing w:after="0"/>
            </w:pPr>
            <w:r w:rsidRPr="001512DD">
              <w:rPr>
                <w:rFonts w:cs="Times New Roman"/>
                <w:w w:val="105"/>
              </w:rPr>
              <w:t>6=Ropes</w:t>
            </w:r>
          </w:p>
          <w:p w14:paraId="7D5ED7D9"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A8BAB93"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3D68D04C"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4CB16BF9"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F45B4D" w14:textId="77777777" w:rsidR="00EF261D" w:rsidRPr="001512DD" w:rsidRDefault="00EF261D" w:rsidP="001512DD">
            <w:pPr>
              <w:spacing w:afterLines="20" w:after="48" w:line="240" w:lineRule="auto"/>
              <w:ind w:left="10"/>
              <w:contextualSpacing/>
              <w:rPr>
                <w:w w:val="105"/>
              </w:rPr>
            </w:pPr>
            <w:r w:rsidRPr="001512DD">
              <w:rPr>
                <w:w w:val="105"/>
              </w:rPr>
              <w:t>C3. During this agricultural year (2013/2014), what is the total land area that your household borrows FROM other households?  (</w:t>
            </w:r>
            <w:proofErr w:type="spellStart"/>
            <w:r w:rsidRPr="001512DD">
              <w:rPr>
                <w:b/>
                <w:w w:val="105"/>
              </w:rPr>
              <w:t>grp_landarea_borrowin</w:t>
            </w:r>
            <w:proofErr w:type="spellEnd"/>
            <w:r w:rsidRPr="001512DD">
              <w:rPr>
                <w:w w:val="105"/>
              </w:rPr>
              <w:t>)</w:t>
            </w:r>
          </w:p>
          <w:p w14:paraId="4D880CE4" w14:textId="505F57FD"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637412"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3069E89"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790BD3E4"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5CCBB53" w14:textId="74BF5588" w:rsidR="00EF261D" w:rsidRPr="001512DD" w:rsidRDefault="00EF261D" w:rsidP="001512DD">
            <w:pPr>
              <w:spacing w:after="0"/>
              <w:rPr>
                <w:color w:val="000000"/>
              </w:rPr>
            </w:pPr>
            <w:r w:rsidRPr="001512DD">
              <w:rPr>
                <w:w w:val="105"/>
              </w:rPr>
              <w:t>C3b. Units (</w:t>
            </w:r>
            <w:r w:rsidRPr="001512DD">
              <w:rPr>
                <w:b/>
                <w:w w:val="105"/>
              </w:rPr>
              <w:t>unit3</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2A3B55C4" w14:textId="77777777" w:rsidR="00EF261D" w:rsidRPr="001512DD" w:rsidRDefault="00EF261D" w:rsidP="001512DD">
            <w:pPr>
              <w:spacing w:after="0"/>
              <w:rPr>
                <w:rFonts w:cs="Times New Roman"/>
                <w:w w:val="105"/>
              </w:rPr>
            </w:pPr>
            <w:r w:rsidRPr="001512DD">
              <w:rPr>
                <w:rFonts w:cs="Times New Roman"/>
                <w:w w:val="105"/>
              </w:rPr>
              <w:t>1=Lima</w:t>
            </w:r>
          </w:p>
          <w:p w14:paraId="41560849" w14:textId="77777777" w:rsidR="00EF261D" w:rsidRPr="001512DD" w:rsidRDefault="00EF261D" w:rsidP="001512DD">
            <w:pPr>
              <w:spacing w:after="0"/>
              <w:rPr>
                <w:rFonts w:cs="Times New Roman"/>
                <w:w w:val="105"/>
              </w:rPr>
            </w:pPr>
            <w:r w:rsidRPr="001512DD">
              <w:rPr>
                <w:rFonts w:cs="Times New Roman"/>
                <w:w w:val="105"/>
              </w:rPr>
              <w:t>2=Acre</w:t>
            </w:r>
          </w:p>
          <w:p w14:paraId="1C88A852" w14:textId="77777777" w:rsidR="00EF261D" w:rsidRPr="001512DD" w:rsidRDefault="00EF261D" w:rsidP="001512DD">
            <w:pPr>
              <w:spacing w:after="0"/>
              <w:rPr>
                <w:rFonts w:cs="Times New Roman"/>
                <w:w w:val="105"/>
              </w:rPr>
            </w:pPr>
            <w:r w:rsidRPr="001512DD">
              <w:rPr>
                <w:rFonts w:cs="Times New Roman"/>
                <w:w w:val="105"/>
              </w:rPr>
              <w:t>3=Hectare</w:t>
            </w:r>
          </w:p>
          <w:p w14:paraId="41AE166C" w14:textId="77777777" w:rsidR="00EF261D" w:rsidRPr="001512DD" w:rsidRDefault="00EF261D" w:rsidP="001512DD">
            <w:pPr>
              <w:spacing w:after="0"/>
              <w:rPr>
                <w:rFonts w:cs="Times New Roman"/>
                <w:w w:val="105"/>
              </w:rPr>
            </w:pPr>
            <w:r w:rsidRPr="001512DD">
              <w:rPr>
                <w:rFonts w:cs="Times New Roman"/>
                <w:w w:val="105"/>
              </w:rPr>
              <w:t>4=Square meter</w:t>
            </w:r>
          </w:p>
          <w:p w14:paraId="4E9F15C2" w14:textId="77777777" w:rsidR="00EF261D" w:rsidRPr="001512DD" w:rsidRDefault="00EF261D" w:rsidP="001512DD">
            <w:pPr>
              <w:spacing w:after="0"/>
              <w:rPr>
                <w:rFonts w:cs="Times New Roman"/>
                <w:w w:val="105"/>
              </w:rPr>
            </w:pPr>
            <w:r w:rsidRPr="001512DD">
              <w:rPr>
                <w:rFonts w:cs="Times New Roman"/>
                <w:w w:val="105"/>
              </w:rPr>
              <w:t>5=Steps</w:t>
            </w:r>
          </w:p>
          <w:p w14:paraId="48129C3A" w14:textId="77777777" w:rsidR="00EF261D" w:rsidRPr="001512DD" w:rsidRDefault="00EF261D" w:rsidP="001512DD">
            <w:pPr>
              <w:spacing w:after="0"/>
            </w:pPr>
            <w:r w:rsidRPr="001512DD">
              <w:rPr>
                <w:rFonts w:cs="Times New Roman"/>
                <w:w w:val="105"/>
              </w:rPr>
              <w:t>6=Ropes</w:t>
            </w:r>
          </w:p>
          <w:p w14:paraId="0D00345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BE59EB6"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77C40F9E"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FFCAF41"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16B375B" w14:textId="77777777" w:rsidR="00EF261D" w:rsidRPr="001512DD" w:rsidRDefault="00EF261D" w:rsidP="001512DD">
            <w:pPr>
              <w:spacing w:afterLines="20" w:after="48" w:line="240" w:lineRule="auto"/>
              <w:ind w:left="10"/>
              <w:contextualSpacing/>
              <w:rPr>
                <w:w w:val="105"/>
              </w:rPr>
            </w:pPr>
            <w:r w:rsidRPr="001512DD">
              <w:rPr>
                <w:w w:val="105"/>
              </w:rPr>
              <w:t>C4. During this agricultural year (2013/2014), what is the total land that your household rents TO other households? (</w:t>
            </w:r>
            <w:proofErr w:type="spellStart"/>
            <w:r w:rsidRPr="001512DD">
              <w:rPr>
                <w:b/>
                <w:w w:val="105"/>
              </w:rPr>
              <w:t>grp_landarea_rentout</w:t>
            </w:r>
            <w:proofErr w:type="spellEnd"/>
            <w:r w:rsidRPr="001512DD">
              <w:rPr>
                <w:w w:val="105"/>
              </w:rPr>
              <w:t>)</w:t>
            </w:r>
          </w:p>
          <w:p w14:paraId="1BDC4761" w14:textId="09374061"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AB03F7"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5AC3045A"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37980806"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E78B01C" w14:textId="27AD840F" w:rsidR="00EF261D" w:rsidRPr="001512DD" w:rsidRDefault="00EF261D" w:rsidP="001512DD">
            <w:pPr>
              <w:spacing w:after="0"/>
              <w:rPr>
                <w:color w:val="000000"/>
              </w:rPr>
            </w:pPr>
            <w:r w:rsidRPr="001512DD">
              <w:rPr>
                <w:w w:val="105"/>
              </w:rPr>
              <w:t>C4b.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7090B85" w14:textId="77777777" w:rsidR="00EF261D" w:rsidRPr="001512DD" w:rsidRDefault="00EF261D" w:rsidP="001512DD">
            <w:pPr>
              <w:spacing w:after="0"/>
              <w:rPr>
                <w:rFonts w:cs="Times New Roman"/>
                <w:w w:val="105"/>
              </w:rPr>
            </w:pPr>
            <w:r w:rsidRPr="001512DD">
              <w:rPr>
                <w:rFonts w:cs="Times New Roman"/>
                <w:w w:val="105"/>
              </w:rPr>
              <w:t>1=Lima</w:t>
            </w:r>
          </w:p>
          <w:p w14:paraId="110BD5FF" w14:textId="77777777" w:rsidR="00EF261D" w:rsidRPr="001512DD" w:rsidRDefault="00EF261D" w:rsidP="001512DD">
            <w:pPr>
              <w:spacing w:after="0"/>
              <w:rPr>
                <w:rFonts w:cs="Times New Roman"/>
                <w:w w:val="105"/>
              </w:rPr>
            </w:pPr>
            <w:r w:rsidRPr="001512DD">
              <w:rPr>
                <w:rFonts w:cs="Times New Roman"/>
                <w:w w:val="105"/>
              </w:rPr>
              <w:t>2=Acre</w:t>
            </w:r>
          </w:p>
          <w:p w14:paraId="0E1D419A" w14:textId="77777777" w:rsidR="00EF261D" w:rsidRPr="001512DD" w:rsidRDefault="00EF261D" w:rsidP="001512DD">
            <w:pPr>
              <w:spacing w:after="0"/>
              <w:rPr>
                <w:rFonts w:cs="Times New Roman"/>
                <w:w w:val="105"/>
              </w:rPr>
            </w:pPr>
            <w:r w:rsidRPr="001512DD">
              <w:rPr>
                <w:rFonts w:cs="Times New Roman"/>
                <w:w w:val="105"/>
              </w:rPr>
              <w:t>3=Hectare</w:t>
            </w:r>
          </w:p>
          <w:p w14:paraId="136A59A2" w14:textId="77777777" w:rsidR="00EF261D" w:rsidRPr="001512DD" w:rsidRDefault="00EF261D" w:rsidP="001512DD">
            <w:pPr>
              <w:spacing w:after="0"/>
              <w:rPr>
                <w:rFonts w:cs="Times New Roman"/>
                <w:w w:val="105"/>
              </w:rPr>
            </w:pPr>
            <w:r w:rsidRPr="001512DD">
              <w:rPr>
                <w:rFonts w:cs="Times New Roman"/>
                <w:w w:val="105"/>
              </w:rPr>
              <w:t>4=Square meter</w:t>
            </w:r>
          </w:p>
          <w:p w14:paraId="71FD6787" w14:textId="77777777" w:rsidR="00EF261D" w:rsidRPr="001512DD" w:rsidRDefault="00EF261D" w:rsidP="001512DD">
            <w:pPr>
              <w:spacing w:after="0"/>
              <w:rPr>
                <w:rFonts w:cs="Times New Roman"/>
                <w:w w:val="105"/>
              </w:rPr>
            </w:pPr>
            <w:r w:rsidRPr="001512DD">
              <w:rPr>
                <w:rFonts w:cs="Times New Roman"/>
                <w:w w:val="105"/>
              </w:rPr>
              <w:t>5=Steps</w:t>
            </w:r>
          </w:p>
          <w:p w14:paraId="2179916B" w14:textId="77777777" w:rsidR="00EF261D" w:rsidRPr="001512DD" w:rsidRDefault="00EF261D" w:rsidP="001512DD">
            <w:pPr>
              <w:spacing w:after="0"/>
            </w:pPr>
            <w:r w:rsidRPr="001512DD">
              <w:rPr>
                <w:rFonts w:cs="Times New Roman"/>
                <w:w w:val="105"/>
              </w:rPr>
              <w:lastRenderedPageBreak/>
              <w:t>6=Ropes</w:t>
            </w:r>
          </w:p>
          <w:p w14:paraId="4FCC7496"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1A1799A"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lastRenderedPageBreak/>
              <w:t>(Code)</w:t>
            </w:r>
          </w:p>
        </w:tc>
      </w:tr>
      <w:tr w:rsidR="00EF261D" w:rsidRPr="001512DD" w14:paraId="5513894F"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068AD0D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86A2BC1" w14:textId="77777777" w:rsidR="00EF261D" w:rsidRPr="001512DD" w:rsidRDefault="00EF261D" w:rsidP="001512DD">
            <w:pPr>
              <w:spacing w:afterLines="20" w:after="48" w:line="240" w:lineRule="auto"/>
              <w:ind w:left="10"/>
              <w:contextualSpacing/>
              <w:rPr>
                <w:w w:val="105"/>
              </w:rPr>
            </w:pPr>
            <w:r w:rsidRPr="001512DD">
              <w:rPr>
                <w:w w:val="105"/>
              </w:rPr>
              <w:t>C5. During this agricultural year (2013/2014), what is the total land that your household lends TO other households? (</w:t>
            </w:r>
            <w:proofErr w:type="spellStart"/>
            <w:r w:rsidRPr="001512DD">
              <w:rPr>
                <w:b/>
                <w:w w:val="105"/>
              </w:rPr>
              <w:t>grp_landarea_rentout</w:t>
            </w:r>
            <w:proofErr w:type="spellEnd"/>
            <w:r w:rsidRPr="001512DD">
              <w:rPr>
                <w:w w:val="105"/>
              </w:rPr>
              <w:t>)</w:t>
            </w:r>
          </w:p>
          <w:p w14:paraId="167A3095" w14:textId="5C1D64F3"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A67641"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09B17611"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6987728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C4205FB" w14:textId="6EB6B64F" w:rsidR="00EF261D" w:rsidRPr="001512DD" w:rsidRDefault="00EF261D" w:rsidP="001512DD">
            <w:pPr>
              <w:spacing w:after="0"/>
              <w:rPr>
                <w:color w:val="000000"/>
              </w:rPr>
            </w:pPr>
            <w:r w:rsidRPr="001512DD">
              <w:rPr>
                <w:w w:val="105"/>
              </w:rPr>
              <w:t>C5b.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BEC2C99" w14:textId="77777777" w:rsidR="00EF261D" w:rsidRPr="001512DD" w:rsidRDefault="00EF261D" w:rsidP="001512DD">
            <w:pPr>
              <w:spacing w:after="0"/>
              <w:rPr>
                <w:rFonts w:cs="Times New Roman"/>
                <w:w w:val="105"/>
              </w:rPr>
            </w:pPr>
            <w:r w:rsidRPr="001512DD">
              <w:rPr>
                <w:rFonts w:cs="Times New Roman"/>
                <w:w w:val="105"/>
              </w:rPr>
              <w:t>1=Lima</w:t>
            </w:r>
          </w:p>
          <w:p w14:paraId="0E77CF30" w14:textId="77777777" w:rsidR="00EF261D" w:rsidRPr="001512DD" w:rsidRDefault="00EF261D" w:rsidP="001512DD">
            <w:pPr>
              <w:spacing w:after="0"/>
              <w:rPr>
                <w:rFonts w:cs="Times New Roman"/>
                <w:w w:val="105"/>
              </w:rPr>
            </w:pPr>
            <w:r w:rsidRPr="001512DD">
              <w:rPr>
                <w:rFonts w:cs="Times New Roman"/>
                <w:w w:val="105"/>
              </w:rPr>
              <w:t>2=Acre</w:t>
            </w:r>
          </w:p>
          <w:p w14:paraId="2554239B" w14:textId="77777777" w:rsidR="00EF261D" w:rsidRPr="001512DD" w:rsidRDefault="00EF261D" w:rsidP="001512DD">
            <w:pPr>
              <w:spacing w:after="0"/>
              <w:rPr>
                <w:rFonts w:cs="Times New Roman"/>
                <w:w w:val="105"/>
              </w:rPr>
            </w:pPr>
            <w:r w:rsidRPr="001512DD">
              <w:rPr>
                <w:rFonts w:cs="Times New Roman"/>
                <w:w w:val="105"/>
              </w:rPr>
              <w:t>3=Hectare</w:t>
            </w:r>
          </w:p>
          <w:p w14:paraId="27E6A982" w14:textId="77777777" w:rsidR="00EF261D" w:rsidRPr="001512DD" w:rsidRDefault="00EF261D" w:rsidP="001512DD">
            <w:pPr>
              <w:spacing w:after="0"/>
              <w:rPr>
                <w:rFonts w:cs="Times New Roman"/>
                <w:w w:val="105"/>
              </w:rPr>
            </w:pPr>
            <w:r w:rsidRPr="001512DD">
              <w:rPr>
                <w:rFonts w:cs="Times New Roman"/>
                <w:w w:val="105"/>
              </w:rPr>
              <w:t>4=Square meter</w:t>
            </w:r>
          </w:p>
          <w:p w14:paraId="57019C8B" w14:textId="77777777" w:rsidR="00EF261D" w:rsidRPr="001512DD" w:rsidRDefault="00EF261D" w:rsidP="001512DD">
            <w:pPr>
              <w:spacing w:after="0"/>
              <w:rPr>
                <w:rFonts w:cs="Times New Roman"/>
                <w:w w:val="105"/>
              </w:rPr>
            </w:pPr>
            <w:r w:rsidRPr="001512DD">
              <w:rPr>
                <w:rFonts w:cs="Times New Roman"/>
                <w:w w:val="105"/>
              </w:rPr>
              <w:t>5=Steps</w:t>
            </w:r>
          </w:p>
          <w:p w14:paraId="73DF62CD" w14:textId="77777777" w:rsidR="00EF261D" w:rsidRPr="001512DD" w:rsidRDefault="00EF261D" w:rsidP="001512DD">
            <w:pPr>
              <w:spacing w:after="0"/>
            </w:pPr>
            <w:r w:rsidRPr="001512DD">
              <w:rPr>
                <w:rFonts w:cs="Times New Roman"/>
                <w:w w:val="105"/>
              </w:rPr>
              <w:t>6=Ropes</w:t>
            </w:r>
          </w:p>
          <w:p w14:paraId="5BDE384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722B61D"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3932B4C4"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3985D65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42FFDD7" w14:textId="77777777" w:rsidR="006511A2" w:rsidRPr="001512DD" w:rsidRDefault="006511A2" w:rsidP="001512DD">
            <w:pPr>
              <w:spacing w:afterLines="20" w:after="48" w:line="240" w:lineRule="auto"/>
              <w:ind w:left="10"/>
              <w:contextualSpacing/>
              <w:rPr>
                <w:w w:val="105"/>
              </w:rPr>
            </w:pPr>
            <w:r w:rsidRPr="001512DD">
              <w:rPr>
                <w:w w:val="105"/>
              </w:rPr>
              <w:t>C6. What is the total number of fields that your household owns? (</w:t>
            </w:r>
            <w:proofErr w:type="spellStart"/>
            <w:r w:rsidRPr="001512DD">
              <w:rPr>
                <w:b/>
                <w:w w:val="105"/>
              </w:rPr>
              <w:t>totfield_own</w:t>
            </w:r>
            <w:proofErr w:type="spellEnd"/>
            <w:r w:rsidRPr="001512DD">
              <w:rPr>
                <w:w w:val="105"/>
              </w:rPr>
              <w:t>)</w:t>
            </w:r>
          </w:p>
          <w:p w14:paraId="5E7C9588" w14:textId="1029E55E" w:rsidR="006511A2" w:rsidRPr="001512DD" w:rsidRDefault="006511A2" w:rsidP="001512D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8158A5"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61AB43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694DA2BC"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268F6D6" w14:textId="32510CD5" w:rsidR="006511A2" w:rsidRPr="001512DD" w:rsidRDefault="006511A2" w:rsidP="001512DD">
            <w:pPr>
              <w:spacing w:after="0"/>
              <w:rPr>
                <w:w w:val="105"/>
              </w:rPr>
            </w:pPr>
            <w:r w:rsidRPr="001512DD">
              <w:rPr>
                <w:w w:val="105"/>
              </w:rPr>
              <w:t>C7. What is the total number of fields that your household RENTS from other households?  (</w:t>
            </w:r>
            <w:proofErr w:type="spellStart"/>
            <w:r w:rsidRPr="001512DD">
              <w:rPr>
                <w:b/>
                <w:w w:val="105"/>
              </w:rPr>
              <w:t>totfield_rentin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FD26933"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035143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980E1B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0604927" w14:textId="6A661E5E" w:rsidR="006511A2" w:rsidRPr="001512DD" w:rsidRDefault="006511A2" w:rsidP="001512DD">
            <w:pPr>
              <w:spacing w:after="0"/>
              <w:rPr>
                <w:w w:val="105"/>
              </w:rPr>
            </w:pPr>
            <w:r w:rsidRPr="001512DD">
              <w:rPr>
                <w:w w:val="105"/>
              </w:rPr>
              <w:t>C8. What is the total number of fields that your household BORROWS from other households? (</w:t>
            </w:r>
            <w:proofErr w:type="spellStart"/>
            <w:r w:rsidRPr="001512DD">
              <w:rPr>
                <w:b/>
                <w:w w:val="105"/>
              </w:rPr>
              <w:t>totfield_borrowin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E33A00"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7B83800"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3F55C31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82966D3" w14:textId="6AA7F7ED" w:rsidR="006511A2" w:rsidRPr="001512DD" w:rsidRDefault="006511A2" w:rsidP="001512DD">
            <w:pPr>
              <w:spacing w:after="0"/>
              <w:rPr>
                <w:w w:val="105"/>
              </w:rPr>
            </w:pPr>
            <w:r w:rsidRPr="001512DD">
              <w:rPr>
                <w:w w:val="105"/>
              </w:rPr>
              <w:t>C9. What is the total number of fields that your household RENTS-OUT to other households? (</w:t>
            </w:r>
            <w:proofErr w:type="spellStart"/>
            <w:r w:rsidRPr="001512DD">
              <w:rPr>
                <w:b/>
                <w:w w:val="105"/>
              </w:rPr>
              <w:t>totfield_rentout</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75A8BF6"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04BC77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1495DD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6A12B04" w14:textId="48DF41FF" w:rsidR="006511A2" w:rsidRPr="001512DD" w:rsidRDefault="006511A2" w:rsidP="001512DD">
            <w:pPr>
              <w:spacing w:after="0"/>
              <w:rPr>
                <w:w w:val="105"/>
              </w:rPr>
            </w:pPr>
            <w:r w:rsidRPr="001512DD">
              <w:rPr>
                <w:w w:val="105"/>
              </w:rPr>
              <w:t>C10. What is the total number of fields that your household LENDS to other households? (</w:t>
            </w:r>
            <w:proofErr w:type="spellStart"/>
            <w:r w:rsidRPr="001512DD">
              <w:rPr>
                <w:b/>
                <w:w w:val="105"/>
              </w:rPr>
              <w:t>totfield_borrowout</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FFBF752"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153E21E"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06306020"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FB97F8E" w14:textId="77777777" w:rsidR="006511A2" w:rsidRPr="001512DD" w:rsidRDefault="006511A2" w:rsidP="001512DD">
            <w:pPr>
              <w:spacing w:afterLines="20" w:after="48" w:line="240" w:lineRule="auto"/>
              <w:ind w:left="10"/>
              <w:contextualSpacing/>
              <w:rPr>
                <w:w w:val="105"/>
              </w:rPr>
            </w:pPr>
            <w:proofErr w:type="gramStart"/>
            <w:r w:rsidRPr="001512DD">
              <w:rPr>
                <w:w w:val="105"/>
              </w:rPr>
              <w:t>Enumerator calculate</w:t>
            </w:r>
            <w:proofErr w:type="gramEnd"/>
            <w:r w:rsidRPr="001512DD">
              <w:rPr>
                <w:w w:val="105"/>
              </w:rPr>
              <w:t>: How many fields in total does the household own, rent-in, or borrow from another household?</w:t>
            </w:r>
          </w:p>
          <w:p w14:paraId="08E46613" w14:textId="5A5F203C" w:rsidR="006511A2" w:rsidRPr="001512DD" w:rsidRDefault="006511A2" w:rsidP="001512D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2C8E1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CB7AA0A"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3A1689F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E6479BD" w14:textId="77777777" w:rsidR="006511A2" w:rsidRPr="001512DD" w:rsidRDefault="006511A2" w:rsidP="001512DD">
            <w:pPr>
              <w:spacing w:afterLines="20" w:after="48" w:line="240" w:lineRule="auto"/>
              <w:ind w:left="10"/>
              <w:contextualSpacing/>
              <w:rPr>
                <w:w w:val="105"/>
              </w:rPr>
            </w:pPr>
            <w:r w:rsidRPr="001512DD">
              <w:rPr>
                <w:w w:val="105"/>
              </w:rPr>
              <w:t xml:space="preserve">C11. How many of your fields were farmed for subsistence or cash crops during </w:t>
            </w:r>
            <w:proofErr w:type="gramStart"/>
            <w:r w:rsidRPr="001512DD">
              <w:rPr>
                <w:w w:val="105"/>
              </w:rPr>
              <w:t>the this</w:t>
            </w:r>
            <w:proofErr w:type="gramEnd"/>
            <w:r w:rsidRPr="001512DD">
              <w:rPr>
                <w:w w:val="105"/>
              </w:rPr>
              <w:t xml:space="preserve"> agricultural year (2013/2014)? (</w:t>
            </w:r>
            <w:r w:rsidRPr="001512DD">
              <w:rPr>
                <w:b/>
                <w:w w:val="105"/>
              </w:rPr>
              <w:t>subsistence</w:t>
            </w:r>
            <w:r w:rsidRPr="001512DD">
              <w:rPr>
                <w:w w:val="105"/>
              </w:rPr>
              <w:t>)</w:t>
            </w:r>
          </w:p>
          <w:p w14:paraId="0DB7A652" w14:textId="3F9EF644"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74463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0EC0103B"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0D03229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05A67CB" w14:textId="77777777" w:rsidR="006511A2" w:rsidRPr="001512DD" w:rsidRDefault="006511A2" w:rsidP="001512DD">
            <w:pPr>
              <w:spacing w:afterLines="20" w:after="48" w:line="240" w:lineRule="auto"/>
              <w:ind w:left="10"/>
              <w:contextualSpacing/>
              <w:rPr>
                <w:w w:val="105"/>
              </w:rPr>
            </w:pPr>
            <w:r w:rsidRPr="001512DD">
              <w:rPr>
                <w:w w:val="105"/>
              </w:rPr>
              <w:t>C12. How many of your fields were used as pastures or other non-agricultural uses, during this agricultural year (2013/2014)? (</w:t>
            </w:r>
            <w:proofErr w:type="spellStart"/>
            <w:r w:rsidRPr="001512DD">
              <w:rPr>
                <w:b/>
                <w:w w:val="105"/>
              </w:rPr>
              <w:t>past_nonagri</w:t>
            </w:r>
            <w:proofErr w:type="spellEnd"/>
            <w:r w:rsidRPr="001512DD">
              <w:rPr>
                <w:w w:val="105"/>
              </w:rPr>
              <w:t>)</w:t>
            </w:r>
          </w:p>
          <w:p w14:paraId="4C52D658" w14:textId="374CAF76"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20F5BF7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8FFD0F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93B5789"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3F41E1B" w14:textId="77777777" w:rsidR="006511A2" w:rsidRPr="001512DD" w:rsidRDefault="006511A2" w:rsidP="001512DD">
            <w:pPr>
              <w:spacing w:afterLines="20" w:after="48" w:line="240" w:lineRule="auto"/>
              <w:ind w:left="10"/>
              <w:contextualSpacing/>
              <w:rPr>
                <w:w w:val="105"/>
              </w:rPr>
            </w:pPr>
            <w:r w:rsidRPr="001512DD">
              <w:rPr>
                <w:w w:val="105"/>
              </w:rPr>
              <w:t>C13. How many of your fields did you leave fallow during this agricultural year (2013/2014)? (</w:t>
            </w:r>
            <w:proofErr w:type="spellStart"/>
            <w:r w:rsidRPr="001512DD">
              <w:rPr>
                <w:b/>
                <w:w w:val="105"/>
              </w:rPr>
              <w:t>fallowfields</w:t>
            </w:r>
            <w:proofErr w:type="spellEnd"/>
            <w:r w:rsidRPr="001512DD">
              <w:rPr>
                <w:w w:val="105"/>
              </w:rPr>
              <w:t>)</w:t>
            </w:r>
          </w:p>
          <w:p w14:paraId="749A1422" w14:textId="1733BC4A"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0355CF" w14:textId="56CABD96"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FA23E40"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6900B413"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354389F" w14:textId="77777777" w:rsidR="006511A2" w:rsidRPr="001512DD" w:rsidRDefault="006511A2" w:rsidP="001512DD">
            <w:pPr>
              <w:pStyle w:val="longtableQtext"/>
              <w:spacing w:afterLines="20" w:after="48" w:line="240" w:lineRule="auto"/>
              <w:ind w:left="10"/>
              <w:contextualSpacing/>
              <w:rPr>
                <w:rFonts w:asciiTheme="minorHAnsi" w:hAnsiTheme="minorHAnsi"/>
                <w:color w:val="auto"/>
                <w:w w:val="105"/>
              </w:rPr>
            </w:pPr>
            <w:r w:rsidRPr="001512DD">
              <w:rPr>
                <w:rFonts w:asciiTheme="minorHAnsi" w:hAnsiTheme="minorHAnsi"/>
                <w:color w:val="auto"/>
                <w:w w:val="105"/>
              </w:rPr>
              <w:t>C14. How many fields did your household plant agroforestry trees on during this agricultural year (2013/2014)? (</w:t>
            </w:r>
            <w:proofErr w:type="spellStart"/>
            <w:r w:rsidRPr="001512DD">
              <w:rPr>
                <w:rFonts w:asciiTheme="minorHAnsi" w:hAnsiTheme="minorHAnsi"/>
                <w:b/>
                <w:color w:val="auto"/>
                <w:w w:val="105"/>
              </w:rPr>
              <w:t>tno_fields</w:t>
            </w:r>
            <w:proofErr w:type="spellEnd"/>
            <w:r w:rsidRPr="001512DD">
              <w:rPr>
                <w:rFonts w:asciiTheme="minorHAnsi" w:hAnsiTheme="minorHAnsi"/>
                <w:color w:val="auto"/>
                <w:w w:val="105"/>
              </w:rPr>
              <w:t>)</w:t>
            </w:r>
          </w:p>
          <w:p w14:paraId="5B093204" w14:textId="710CF4BD" w:rsidR="006511A2" w:rsidRPr="001512DD" w:rsidRDefault="006511A2" w:rsidP="001512DD">
            <w:pPr>
              <w:spacing w:after="0"/>
              <w:rPr>
                <w:w w:val="105"/>
              </w:rPr>
            </w:pPr>
            <w:r w:rsidRPr="001512DD">
              <w:rPr>
                <w:i/>
                <w:w w:val="105"/>
              </w:rPr>
              <w:lastRenderedPageBreak/>
              <w:t xml:space="preserve">Agroforestry trees include </w:t>
            </w:r>
            <w:proofErr w:type="spellStart"/>
            <w:r w:rsidRPr="001512DD">
              <w:rPr>
                <w:i/>
                <w:w w:val="105"/>
              </w:rPr>
              <w:t>musangu</w:t>
            </w:r>
            <w:proofErr w:type="spellEnd"/>
            <w:r w:rsidRPr="001512DD">
              <w:rPr>
                <w:i/>
                <w:w w:val="105"/>
              </w:rPr>
              <w:t xml:space="preserve">, </w:t>
            </w:r>
            <w:proofErr w:type="spellStart"/>
            <w:r w:rsidRPr="001512DD">
              <w:rPr>
                <w:i/>
                <w:w w:val="105"/>
              </w:rPr>
              <w:t>glricidia</w:t>
            </w:r>
            <w:proofErr w:type="spellEnd"/>
            <w:r w:rsidRPr="001512DD">
              <w:rPr>
                <w:i/>
                <w:w w:val="105"/>
              </w:rPr>
              <w:t xml:space="preserve">, </w:t>
            </w:r>
            <w:proofErr w:type="spellStart"/>
            <w:r w:rsidRPr="001512DD">
              <w:rPr>
                <w:i/>
                <w:w w:val="105"/>
              </w:rPr>
              <w:t>ububa</w:t>
            </w:r>
            <w:proofErr w:type="spellEnd"/>
            <w:r w:rsidRPr="001512DD">
              <w:rPr>
                <w:i/>
                <w:w w:val="105"/>
              </w:rPr>
              <w:t>,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0AD099A0" w14:textId="0B077897" w:rsidR="006511A2" w:rsidRPr="001512DD" w:rsidRDefault="006511A2" w:rsidP="001512DD">
            <w:pPr>
              <w:spacing w:after="0"/>
              <w:rPr>
                <w:i/>
                <w:color w:val="A6A6A6" w:themeColor="background1" w:themeShade="A6"/>
              </w:rPr>
            </w:pPr>
            <w:r w:rsidRPr="001512DD">
              <w:rPr>
                <w:i/>
                <w:color w:val="A6A6A6" w:themeColor="background1" w:themeShade="A6"/>
              </w:rPr>
              <w:lastRenderedPageBreak/>
              <w:t>(Integer)</w:t>
            </w:r>
          </w:p>
        </w:tc>
      </w:tr>
      <w:tr w:rsidR="006511A2" w:rsidRPr="001512DD" w14:paraId="4934E0D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58D6CDAA"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439CE28D" w14:textId="51E30D34" w:rsidR="006511A2" w:rsidRPr="001512DD" w:rsidRDefault="006511A2" w:rsidP="001512DD">
            <w:pPr>
              <w:spacing w:after="0"/>
              <w:rPr>
                <w:rFonts w:eastAsia="Calibri" w:cs="Times New Roman"/>
                <w:w w:val="105"/>
              </w:rPr>
            </w:pPr>
            <w:r w:rsidRPr="001512DD">
              <w:rPr>
                <w:w w:val="105"/>
              </w:rPr>
              <w:t>C15. In the past 5 years, has your household requested or tried to obtain additional land in this village for use by your household? (</w:t>
            </w:r>
            <w:proofErr w:type="spellStart"/>
            <w:r w:rsidRPr="001512DD">
              <w:rPr>
                <w:b/>
                <w:w w:val="105"/>
              </w:rPr>
              <w:t>req_land</w:t>
            </w:r>
            <w:proofErr w:type="spellEnd"/>
            <w:r w:rsidRPr="001512DD">
              <w:rPr>
                <w:w w:val="105"/>
              </w:rPr>
              <w:t>)</w:t>
            </w:r>
          </w:p>
        </w:tc>
        <w:tc>
          <w:tcPr>
            <w:tcW w:w="4332" w:type="dxa"/>
            <w:gridSpan w:val="3"/>
            <w:tcBorders>
              <w:top w:val="single" w:sz="4" w:space="0" w:color="000000"/>
              <w:bottom w:val="single" w:sz="4" w:space="0" w:color="000000"/>
              <w:right w:val="single" w:sz="18" w:space="0" w:color="000000"/>
            </w:tcBorders>
          </w:tcPr>
          <w:p w14:paraId="74AC155C" w14:textId="77777777" w:rsidR="006511A2" w:rsidRPr="001512DD" w:rsidRDefault="006511A2" w:rsidP="001512DD">
            <w:pPr>
              <w:spacing w:after="0"/>
            </w:pPr>
            <w:r w:rsidRPr="001512DD">
              <w:t>1=No</w:t>
            </w:r>
          </w:p>
          <w:p w14:paraId="08BC57F9" w14:textId="77777777" w:rsidR="006511A2" w:rsidRPr="001512DD" w:rsidRDefault="006511A2" w:rsidP="001512DD">
            <w:pPr>
              <w:spacing w:after="0"/>
            </w:pPr>
            <w:r w:rsidRPr="001512DD">
              <w:t>2=Yes</w:t>
            </w:r>
            <w:r w:rsidRPr="001512DD" w:rsidDel="00226116">
              <w:t xml:space="preserve"> </w:t>
            </w:r>
          </w:p>
          <w:p w14:paraId="3C878E26" w14:textId="77777777" w:rsidR="006511A2" w:rsidRPr="001512DD" w:rsidRDefault="006511A2" w:rsidP="001512DD">
            <w:pPr>
              <w:spacing w:after="0"/>
            </w:pPr>
            <w:r w:rsidRPr="001512DD">
              <w:t>888=Don’t know</w:t>
            </w:r>
          </w:p>
          <w:p w14:paraId="37652577"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3E5B2205"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81B35E9"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25A61878"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70058719" w14:textId="0E7E53EB" w:rsidR="006511A2" w:rsidRPr="001512DD" w:rsidRDefault="006511A2" w:rsidP="001512DD">
            <w:pPr>
              <w:spacing w:after="0"/>
              <w:rPr>
                <w:rFonts w:eastAsia="Calibri" w:cs="Times New Roman"/>
                <w:w w:val="105"/>
              </w:rPr>
            </w:pPr>
            <w:r w:rsidRPr="001512DD">
              <w:rPr>
                <w:w w:val="105"/>
              </w:rPr>
              <w:t>C16. From whom did you request this land? (</w:t>
            </w:r>
            <w:proofErr w:type="spellStart"/>
            <w:r w:rsidRPr="001512DD">
              <w:rPr>
                <w:b/>
                <w:w w:val="105"/>
              </w:rPr>
              <w:t>whom_request</w:t>
            </w:r>
            <w:proofErr w:type="spellEnd"/>
            <w:r w:rsidRPr="001512DD">
              <w:rPr>
                <w:w w:val="105"/>
              </w:rPr>
              <w:t>)</w:t>
            </w:r>
          </w:p>
        </w:tc>
        <w:tc>
          <w:tcPr>
            <w:tcW w:w="4332" w:type="dxa"/>
            <w:gridSpan w:val="3"/>
            <w:tcBorders>
              <w:top w:val="single" w:sz="4" w:space="0" w:color="000000"/>
              <w:bottom w:val="single" w:sz="4" w:space="0" w:color="000000"/>
              <w:right w:val="single" w:sz="18" w:space="0" w:color="000000"/>
            </w:tcBorders>
          </w:tcPr>
          <w:p w14:paraId="1F1CC7ED" w14:textId="1F66118D" w:rsidR="006511A2" w:rsidRPr="001512DD" w:rsidRDefault="006511A2" w:rsidP="001512DD">
            <w:pPr>
              <w:spacing w:after="0"/>
            </w:pPr>
            <w:r w:rsidRPr="001512DD">
              <w:t>1=Headman</w:t>
            </w:r>
          </w:p>
          <w:p w14:paraId="2E2E984E" w14:textId="29BC0406" w:rsidR="006511A2" w:rsidRPr="001512DD" w:rsidRDefault="006511A2" w:rsidP="001512DD">
            <w:pPr>
              <w:spacing w:after="0"/>
            </w:pPr>
            <w:r w:rsidRPr="001512DD">
              <w:t>2=Induna</w:t>
            </w:r>
          </w:p>
          <w:p w14:paraId="5D1095F6" w14:textId="05C6DC08" w:rsidR="006511A2" w:rsidRPr="001512DD" w:rsidRDefault="006511A2" w:rsidP="001512DD">
            <w:pPr>
              <w:spacing w:after="0"/>
            </w:pPr>
            <w:r w:rsidRPr="001512DD">
              <w:t>3=Chief</w:t>
            </w:r>
          </w:p>
          <w:p w14:paraId="02CE3C3F" w14:textId="6E12E796" w:rsidR="006511A2" w:rsidRPr="001512DD" w:rsidRDefault="006511A2" w:rsidP="001512D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3CEA0053"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6912AE4"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CBA88B7"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B1B8C4D" w14:textId="5A2D9942" w:rsidR="006511A2" w:rsidRPr="001512DD" w:rsidRDefault="006511A2" w:rsidP="001512DD">
            <w:pPr>
              <w:spacing w:after="0"/>
              <w:rPr>
                <w:w w:val="105"/>
              </w:rPr>
            </w:pPr>
            <w:r w:rsidRPr="001512DD">
              <w:rPr>
                <w:w w:val="105"/>
              </w:rPr>
              <w:t>C16b.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1AE24C2D"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52C589FE"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7B7FB777" w14:textId="77777777" w:rsidR="006511A2" w:rsidRPr="001512DD" w:rsidRDefault="006511A2" w:rsidP="001512DD">
            <w:pPr>
              <w:spacing w:after="0"/>
            </w:pPr>
          </w:p>
        </w:tc>
        <w:tc>
          <w:tcPr>
            <w:tcW w:w="7194" w:type="dxa"/>
            <w:gridSpan w:val="2"/>
            <w:tcBorders>
              <w:top w:val="single" w:sz="4" w:space="0" w:color="000000"/>
              <w:left w:val="single" w:sz="4" w:space="0" w:color="auto"/>
              <w:bottom w:val="single" w:sz="4" w:space="0" w:color="000000"/>
              <w:right w:val="single" w:sz="18" w:space="0" w:color="000000"/>
            </w:tcBorders>
          </w:tcPr>
          <w:p w14:paraId="225D69D2" w14:textId="77777777" w:rsidR="006511A2" w:rsidRPr="001512DD" w:rsidRDefault="006511A2" w:rsidP="001512DD">
            <w:pPr>
              <w:spacing w:afterLines="20" w:after="48" w:line="240" w:lineRule="auto"/>
              <w:ind w:left="10"/>
              <w:contextualSpacing/>
              <w:rPr>
                <w:w w:val="105"/>
              </w:rPr>
            </w:pPr>
            <w:r w:rsidRPr="001512DD">
              <w:rPr>
                <w:w w:val="105"/>
              </w:rPr>
              <w:t>C17. How much land did your household request?  (</w:t>
            </w:r>
            <w:proofErr w:type="spellStart"/>
            <w:r w:rsidRPr="001512DD">
              <w:rPr>
                <w:b/>
                <w:w w:val="105"/>
              </w:rPr>
              <w:t>area_request</w:t>
            </w:r>
            <w:proofErr w:type="spellEnd"/>
            <w:r w:rsidRPr="001512DD">
              <w:rPr>
                <w:w w:val="105"/>
              </w:rPr>
              <w:t>)</w:t>
            </w:r>
          </w:p>
          <w:p w14:paraId="6DAE554D" w14:textId="74B165E4" w:rsidR="006511A2" w:rsidRPr="001512DD" w:rsidRDefault="006511A2" w:rsidP="001512D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540B5B9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7C3BFB24"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7F4BC2D1"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87DBB32" w14:textId="4C65F2E7" w:rsidR="006511A2" w:rsidRPr="001512DD" w:rsidRDefault="006511A2" w:rsidP="001512DD">
            <w:pPr>
              <w:spacing w:after="0"/>
              <w:rPr>
                <w:color w:val="000000"/>
              </w:rPr>
            </w:pPr>
            <w:r w:rsidRPr="001512DD">
              <w:rPr>
                <w:w w:val="105"/>
              </w:rPr>
              <w:t>C17b.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2A833CF7" w14:textId="77777777" w:rsidR="006511A2" w:rsidRPr="001512DD" w:rsidRDefault="006511A2" w:rsidP="001512DD">
            <w:pPr>
              <w:spacing w:after="0"/>
              <w:rPr>
                <w:rFonts w:cs="Times New Roman"/>
                <w:w w:val="105"/>
              </w:rPr>
            </w:pPr>
            <w:r w:rsidRPr="001512DD">
              <w:rPr>
                <w:rFonts w:cs="Times New Roman"/>
                <w:w w:val="105"/>
              </w:rPr>
              <w:t>1=Lima</w:t>
            </w:r>
          </w:p>
          <w:p w14:paraId="07C6945E" w14:textId="77777777" w:rsidR="006511A2" w:rsidRPr="001512DD" w:rsidRDefault="006511A2" w:rsidP="001512DD">
            <w:pPr>
              <w:spacing w:after="0"/>
              <w:rPr>
                <w:rFonts w:cs="Times New Roman"/>
                <w:w w:val="105"/>
              </w:rPr>
            </w:pPr>
            <w:r w:rsidRPr="001512DD">
              <w:rPr>
                <w:rFonts w:cs="Times New Roman"/>
                <w:w w:val="105"/>
              </w:rPr>
              <w:t>2=Acre</w:t>
            </w:r>
          </w:p>
          <w:p w14:paraId="68369C4F" w14:textId="77777777" w:rsidR="006511A2" w:rsidRPr="001512DD" w:rsidRDefault="006511A2" w:rsidP="001512DD">
            <w:pPr>
              <w:spacing w:after="0"/>
              <w:rPr>
                <w:rFonts w:cs="Times New Roman"/>
                <w:w w:val="105"/>
              </w:rPr>
            </w:pPr>
            <w:r w:rsidRPr="001512DD">
              <w:rPr>
                <w:rFonts w:cs="Times New Roman"/>
                <w:w w:val="105"/>
              </w:rPr>
              <w:t>3=Hectare</w:t>
            </w:r>
          </w:p>
          <w:p w14:paraId="12176B74" w14:textId="77777777" w:rsidR="006511A2" w:rsidRPr="001512DD" w:rsidRDefault="006511A2" w:rsidP="001512DD">
            <w:pPr>
              <w:spacing w:after="0"/>
              <w:rPr>
                <w:rFonts w:cs="Times New Roman"/>
                <w:w w:val="105"/>
              </w:rPr>
            </w:pPr>
            <w:r w:rsidRPr="001512DD">
              <w:rPr>
                <w:rFonts w:cs="Times New Roman"/>
                <w:w w:val="105"/>
              </w:rPr>
              <w:t>4=Square meter</w:t>
            </w:r>
          </w:p>
          <w:p w14:paraId="2781F212" w14:textId="77777777" w:rsidR="006511A2" w:rsidRPr="001512DD" w:rsidRDefault="006511A2" w:rsidP="001512DD">
            <w:pPr>
              <w:spacing w:after="0"/>
              <w:rPr>
                <w:rFonts w:cs="Times New Roman"/>
                <w:w w:val="105"/>
              </w:rPr>
            </w:pPr>
            <w:r w:rsidRPr="001512DD">
              <w:rPr>
                <w:rFonts w:cs="Times New Roman"/>
                <w:w w:val="105"/>
              </w:rPr>
              <w:t>5=Steps</w:t>
            </w:r>
          </w:p>
          <w:p w14:paraId="3F306778" w14:textId="77777777" w:rsidR="006511A2" w:rsidRPr="001512DD" w:rsidRDefault="006511A2" w:rsidP="001512DD">
            <w:pPr>
              <w:spacing w:after="0"/>
            </w:pPr>
            <w:r w:rsidRPr="001512DD">
              <w:rPr>
                <w:rFonts w:cs="Times New Roman"/>
                <w:w w:val="105"/>
              </w:rPr>
              <w:t>6=Ropes</w:t>
            </w:r>
          </w:p>
          <w:p w14:paraId="3EFE32A5"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8E9CBCB"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5DC266AA"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241E9076"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4398C66C" w14:textId="364019A2" w:rsidR="006511A2" w:rsidRPr="001512DD" w:rsidRDefault="006511A2" w:rsidP="001512DD">
            <w:pPr>
              <w:spacing w:after="0"/>
              <w:rPr>
                <w:w w:val="105"/>
              </w:rPr>
            </w:pPr>
            <w:r w:rsidRPr="001512DD">
              <w:rPr>
                <w:w w:val="105"/>
              </w:rPr>
              <w:t>C18. What was the area of the land obtained? (</w:t>
            </w:r>
            <w:proofErr w:type="spellStart"/>
            <w:r w:rsidRPr="001512DD">
              <w:rPr>
                <w:b/>
                <w:w w:val="105"/>
              </w:rPr>
              <w:t>area_obtained</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0108FB"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0D9E8AA5"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05E96DA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720C76E" w14:textId="54243C5C" w:rsidR="006511A2" w:rsidRPr="001512DD" w:rsidRDefault="006511A2" w:rsidP="001512DD">
            <w:pPr>
              <w:spacing w:after="0"/>
              <w:rPr>
                <w:color w:val="000000"/>
              </w:rPr>
            </w:pPr>
            <w:r w:rsidRPr="001512DD">
              <w:rPr>
                <w:w w:val="105"/>
              </w:rPr>
              <w:t>C18b. Units (</w:t>
            </w:r>
            <w:r w:rsidRPr="001512DD">
              <w:rPr>
                <w:b/>
                <w:w w:val="105"/>
              </w:rPr>
              <w:t>unit5</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6F8FBB66" w14:textId="77777777" w:rsidR="006511A2" w:rsidRPr="001512DD" w:rsidRDefault="006511A2" w:rsidP="001512DD">
            <w:pPr>
              <w:spacing w:after="0"/>
              <w:rPr>
                <w:rFonts w:cs="Times New Roman"/>
                <w:w w:val="105"/>
              </w:rPr>
            </w:pPr>
            <w:r w:rsidRPr="001512DD">
              <w:rPr>
                <w:rFonts w:cs="Times New Roman"/>
                <w:w w:val="105"/>
              </w:rPr>
              <w:t>1=Lima</w:t>
            </w:r>
          </w:p>
          <w:p w14:paraId="78151C3B" w14:textId="77777777" w:rsidR="006511A2" w:rsidRPr="001512DD" w:rsidRDefault="006511A2" w:rsidP="001512DD">
            <w:pPr>
              <w:spacing w:after="0"/>
              <w:rPr>
                <w:rFonts w:cs="Times New Roman"/>
                <w:w w:val="105"/>
              </w:rPr>
            </w:pPr>
            <w:r w:rsidRPr="001512DD">
              <w:rPr>
                <w:rFonts w:cs="Times New Roman"/>
                <w:w w:val="105"/>
              </w:rPr>
              <w:t>2=Acre</w:t>
            </w:r>
          </w:p>
          <w:p w14:paraId="5CE8FE17" w14:textId="77777777" w:rsidR="006511A2" w:rsidRPr="001512DD" w:rsidRDefault="006511A2" w:rsidP="001512DD">
            <w:pPr>
              <w:spacing w:after="0"/>
              <w:rPr>
                <w:rFonts w:cs="Times New Roman"/>
                <w:w w:val="105"/>
              </w:rPr>
            </w:pPr>
            <w:r w:rsidRPr="001512DD">
              <w:rPr>
                <w:rFonts w:cs="Times New Roman"/>
                <w:w w:val="105"/>
              </w:rPr>
              <w:t>3=Hectare</w:t>
            </w:r>
          </w:p>
          <w:p w14:paraId="71689F87" w14:textId="77777777" w:rsidR="006511A2" w:rsidRPr="001512DD" w:rsidRDefault="006511A2" w:rsidP="001512DD">
            <w:pPr>
              <w:spacing w:after="0"/>
              <w:rPr>
                <w:rFonts w:cs="Times New Roman"/>
                <w:w w:val="105"/>
              </w:rPr>
            </w:pPr>
            <w:r w:rsidRPr="001512DD">
              <w:rPr>
                <w:rFonts w:cs="Times New Roman"/>
                <w:w w:val="105"/>
              </w:rPr>
              <w:t>4=Square meter</w:t>
            </w:r>
          </w:p>
          <w:p w14:paraId="55BD02D1" w14:textId="77777777" w:rsidR="006511A2" w:rsidRPr="001512DD" w:rsidRDefault="006511A2" w:rsidP="001512DD">
            <w:pPr>
              <w:spacing w:after="0"/>
              <w:rPr>
                <w:rFonts w:cs="Times New Roman"/>
                <w:w w:val="105"/>
              </w:rPr>
            </w:pPr>
            <w:r w:rsidRPr="001512DD">
              <w:rPr>
                <w:rFonts w:cs="Times New Roman"/>
                <w:w w:val="105"/>
              </w:rPr>
              <w:t>5=Steps</w:t>
            </w:r>
          </w:p>
          <w:p w14:paraId="4F21E0AB" w14:textId="77777777" w:rsidR="006511A2" w:rsidRPr="001512DD" w:rsidRDefault="006511A2" w:rsidP="001512DD">
            <w:pPr>
              <w:spacing w:after="0"/>
            </w:pPr>
            <w:r w:rsidRPr="001512DD">
              <w:rPr>
                <w:rFonts w:cs="Times New Roman"/>
                <w:w w:val="105"/>
              </w:rPr>
              <w:t>6=Ropes</w:t>
            </w:r>
          </w:p>
          <w:p w14:paraId="61B4EAAB"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49B8732"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3D531386"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02893BF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5CE9DF1" w14:textId="2E87E902" w:rsidR="006511A2" w:rsidRPr="001512DD" w:rsidRDefault="006511A2" w:rsidP="001512DD">
            <w:pPr>
              <w:spacing w:after="0"/>
              <w:rPr>
                <w:w w:val="105"/>
              </w:rPr>
            </w:pPr>
            <w:r w:rsidRPr="001512DD">
              <w:rPr>
                <w:w w:val="105"/>
              </w:rPr>
              <w:t>C19. What was the condition of the land when the household obtained it? (</w:t>
            </w:r>
            <w:proofErr w:type="spellStart"/>
            <w:r w:rsidRPr="001512DD">
              <w:rPr>
                <w:b/>
                <w:w w:val="105"/>
              </w:rPr>
              <w:t>land_state</w:t>
            </w:r>
            <w:proofErr w:type="spellEnd"/>
            <w:r w:rsidRPr="001512DD">
              <w:rPr>
                <w:w w:val="105"/>
              </w:rPr>
              <w:t>)</w:t>
            </w:r>
          </w:p>
        </w:tc>
        <w:tc>
          <w:tcPr>
            <w:tcW w:w="4312" w:type="dxa"/>
            <w:gridSpan w:val="2"/>
            <w:tcBorders>
              <w:top w:val="single" w:sz="4" w:space="0" w:color="000000"/>
              <w:bottom w:val="single" w:sz="4" w:space="0" w:color="000000"/>
              <w:right w:val="single" w:sz="18" w:space="0" w:color="000000"/>
            </w:tcBorders>
          </w:tcPr>
          <w:p w14:paraId="428E0244" w14:textId="6B4F06B2" w:rsidR="006511A2" w:rsidRPr="001512DD" w:rsidRDefault="006511A2" w:rsidP="001512DD">
            <w:pPr>
              <w:spacing w:after="0"/>
              <w:rPr>
                <w:rFonts w:cs="Times New Roman"/>
                <w:w w:val="105"/>
              </w:rPr>
            </w:pPr>
            <w:r w:rsidRPr="001512DD">
              <w:rPr>
                <w:rFonts w:cs="Times New Roman"/>
                <w:w w:val="105"/>
              </w:rPr>
              <w:t>1=Undeveloped</w:t>
            </w:r>
          </w:p>
          <w:p w14:paraId="5CF9C1C5" w14:textId="40ADEE8C" w:rsidR="006511A2" w:rsidRPr="001512DD" w:rsidRDefault="006511A2" w:rsidP="001512DD">
            <w:pPr>
              <w:spacing w:after="0"/>
              <w:rPr>
                <w:rFonts w:cs="Times New Roman"/>
                <w:w w:val="105"/>
              </w:rPr>
            </w:pPr>
            <w:r w:rsidRPr="001512DD">
              <w:rPr>
                <w:rFonts w:cs="Times New Roman"/>
                <w:w w:val="105"/>
              </w:rPr>
              <w:t>2=Fallow</w:t>
            </w:r>
          </w:p>
          <w:p w14:paraId="748B7EF3" w14:textId="24EAEAD3" w:rsidR="006511A2" w:rsidRPr="001512DD" w:rsidRDefault="006511A2" w:rsidP="001512DD">
            <w:pPr>
              <w:spacing w:after="0"/>
              <w:rPr>
                <w:rFonts w:cs="Times New Roman"/>
                <w:w w:val="105"/>
              </w:rPr>
            </w:pPr>
            <w:r w:rsidRPr="001512DD">
              <w:rPr>
                <w:rFonts w:cs="Times New Roman"/>
                <w:w w:val="105"/>
              </w:rPr>
              <w:t>3=Productive</w:t>
            </w:r>
          </w:p>
          <w:p w14:paraId="479F5226" w14:textId="6105D3A7" w:rsidR="006511A2" w:rsidRPr="001512DD" w:rsidRDefault="006511A2" w:rsidP="001512D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461F642E"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47ADB66D"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AEB2A52"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AC36BB2" w14:textId="1603D0FC" w:rsidR="006511A2" w:rsidRPr="001512DD" w:rsidRDefault="006511A2" w:rsidP="001512DD">
            <w:pPr>
              <w:spacing w:after="0"/>
              <w:rPr>
                <w:w w:val="105"/>
              </w:rPr>
            </w:pPr>
            <w:r w:rsidRPr="001512DD">
              <w:rPr>
                <w:w w:val="105"/>
              </w:rPr>
              <w:t>C19b.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660778AF"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0F75F598"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2417B6BF"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68AC5F75" w14:textId="77777777" w:rsidR="006511A2" w:rsidRPr="001512DD" w:rsidRDefault="006511A2" w:rsidP="001512DD">
            <w:pPr>
              <w:spacing w:afterLines="20" w:after="48" w:line="240" w:lineRule="auto"/>
              <w:ind w:left="10"/>
              <w:contextualSpacing/>
              <w:rPr>
                <w:w w:val="105"/>
              </w:rPr>
            </w:pPr>
            <w:r w:rsidRPr="001512DD">
              <w:rPr>
                <w:w w:val="105"/>
              </w:rPr>
              <w:t>C20. In the past five years, has your household ever had land that you were using reallocated by village or chief authorities to be used for other purposes? (</w:t>
            </w:r>
            <w:r w:rsidRPr="001512DD">
              <w:rPr>
                <w:b/>
                <w:w w:val="105"/>
              </w:rPr>
              <w:t>reallocate</w:t>
            </w:r>
            <w:r w:rsidRPr="001512DD">
              <w:rPr>
                <w:w w:val="105"/>
              </w:rPr>
              <w:t>)</w:t>
            </w:r>
          </w:p>
          <w:p w14:paraId="3CCA871E" w14:textId="68D727D4" w:rsidR="006511A2" w:rsidRPr="001512DD" w:rsidRDefault="006511A2" w:rsidP="001512DD">
            <w:pPr>
              <w:spacing w:afterLines="20" w:after="48" w:line="240" w:lineRule="auto"/>
              <w:ind w:left="10"/>
              <w:contextualSpacing/>
              <w:rPr>
                <w:i/>
                <w:w w:val="105"/>
              </w:rPr>
            </w:pPr>
            <w:r w:rsidRPr="001512DD">
              <w:rPr>
                <w:i/>
                <w:w w:val="105"/>
              </w:rPr>
              <w:t xml:space="preserve">If </w:t>
            </w:r>
            <w:r w:rsidR="007306C5" w:rsidRPr="001512DD">
              <w:rPr>
                <w:i/>
                <w:w w:val="105"/>
              </w:rPr>
              <w:t>not 1, skip to Module D</w:t>
            </w:r>
          </w:p>
        </w:tc>
        <w:tc>
          <w:tcPr>
            <w:tcW w:w="4332" w:type="dxa"/>
            <w:gridSpan w:val="3"/>
            <w:tcBorders>
              <w:top w:val="single" w:sz="4" w:space="0" w:color="000000"/>
              <w:bottom w:val="single" w:sz="4" w:space="0" w:color="000000"/>
              <w:right w:val="single" w:sz="18" w:space="0" w:color="000000"/>
            </w:tcBorders>
          </w:tcPr>
          <w:p w14:paraId="40AE598C" w14:textId="77777777" w:rsidR="006511A2" w:rsidRPr="001512DD" w:rsidRDefault="006511A2" w:rsidP="001512DD">
            <w:pPr>
              <w:spacing w:after="0"/>
            </w:pPr>
            <w:r w:rsidRPr="001512DD">
              <w:t>1=No</w:t>
            </w:r>
          </w:p>
          <w:p w14:paraId="7BAE2CEB" w14:textId="77777777" w:rsidR="006511A2" w:rsidRPr="001512DD" w:rsidRDefault="006511A2" w:rsidP="001512DD">
            <w:pPr>
              <w:spacing w:after="0"/>
            </w:pPr>
            <w:r w:rsidRPr="001512DD">
              <w:t>2=Yes</w:t>
            </w:r>
            <w:r w:rsidRPr="001512DD" w:rsidDel="00226116">
              <w:t xml:space="preserve"> </w:t>
            </w:r>
          </w:p>
          <w:p w14:paraId="63FE2423" w14:textId="77777777" w:rsidR="006511A2" w:rsidRPr="001512DD" w:rsidRDefault="006511A2" w:rsidP="001512DD">
            <w:pPr>
              <w:spacing w:after="0"/>
            </w:pPr>
            <w:r w:rsidRPr="001512DD">
              <w:t>888=Don’t know</w:t>
            </w:r>
          </w:p>
          <w:p w14:paraId="27BD3ACB"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21853CB0"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AE3E3D6"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39F4E737"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570AFE" w14:textId="617DDD3C" w:rsidR="007306C5" w:rsidRPr="001512DD" w:rsidRDefault="007306C5" w:rsidP="001512DD">
            <w:pPr>
              <w:spacing w:after="0"/>
              <w:rPr>
                <w:w w:val="105"/>
              </w:rPr>
            </w:pPr>
            <w:r w:rsidRPr="001512DD">
              <w:rPr>
                <w:w w:val="105"/>
              </w:rPr>
              <w:t>C21. How many times was land reallocated? (</w:t>
            </w:r>
            <w:proofErr w:type="spellStart"/>
            <w:r w:rsidRPr="001512DD">
              <w:rPr>
                <w:b/>
                <w:w w:val="105"/>
              </w:rPr>
              <w:t>reallocate_freq</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4D55DD"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A10EC0E"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7E93D0E" w14:textId="77777777" w:rsidR="007306C5" w:rsidRPr="001512DD" w:rsidRDefault="007306C5" w:rsidP="001512DD">
            <w:pPr>
              <w:spacing w:after="0"/>
            </w:pPr>
          </w:p>
        </w:tc>
        <w:tc>
          <w:tcPr>
            <w:tcW w:w="4677" w:type="dxa"/>
            <w:tcBorders>
              <w:left w:val="single" w:sz="4" w:space="0" w:color="auto"/>
              <w:right w:val="single" w:sz="18" w:space="0" w:color="000000"/>
            </w:tcBorders>
          </w:tcPr>
          <w:p w14:paraId="79D83134" w14:textId="349D2CA0" w:rsidR="007306C5" w:rsidRPr="001512DD" w:rsidRDefault="007306C5" w:rsidP="001512DD">
            <w:pPr>
              <w:spacing w:after="0"/>
              <w:rPr>
                <w:w w:val="105"/>
              </w:rPr>
            </w:pPr>
            <w:r w:rsidRPr="001512DD">
              <w:rPr>
                <w:w w:val="105"/>
              </w:rPr>
              <w:t xml:space="preserve">C22. Why was the land reallocated? </w:t>
            </w:r>
            <w:r w:rsidRPr="001512DD">
              <w:rPr>
                <w:w w:val="105"/>
              </w:rPr>
              <w:lastRenderedPageBreak/>
              <w:t>(</w:t>
            </w:r>
            <w:proofErr w:type="spellStart"/>
            <w:r w:rsidRPr="001512DD">
              <w:rPr>
                <w:b/>
                <w:w w:val="105"/>
              </w:rPr>
              <w:t>reallocate_exp</w:t>
            </w:r>
            <w:proofErr w:type="spellEnd"/>
            <w:r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75E4800A" w14:textId="77777777" w:rsidR="007306C5" w:rsidRPr="001512DD" w:rsidRDefault="007306C5" w:rsidP="001512DD">
            <w:pPr>
              <w:spacing w:after="0"/>
              <w:rPr>
                <w:w w:val="105"/>
              </w:rPr>
            </w:pPr>
            <w:r w:rsidRPr="001512DD">
              <w:rPr>
                <w:i/>
                <w:color w:val="A6A6A6" w:themeColor="background1" w:themeShade="A6"/>
              </w:rPr>
              <w:lastRenderedPageBreak/>
              <w:t>(Text)</w:t>
            </w:r>
          </w:p>
        </w:tc>
      </w:tr>
      <w:tr w:rsidR="007306C5" w:rsidRPr="001512DD" w14:paraId="688CBF96"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3A87FCD"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23BCD5E" w14:textId="0CC5CA33" w:rsidR="007306C5" w:rsidRPr="001512DD" w:rsidRDefault="007306C5" w:rsidP="001512DD">
            <w:pPr>
              <w:spacing w:after="0"/>
              <w:rPr>
                <w:w w:val="105"/>
              </w:rPr>
            </w:pPr>
            <w:r w:rsidRPr="001512DD">
              <w:rPr>
                <w:w w:val="105"/>
              </w:rPr>
              <w:t>C23. How much land was reallocated? (</w:t>
            </w:r>
            <w:proofErr w:type="spellStart"/>
            <w:r w:rsidRPr="001512DD">
              <w:rPr>
                <w:b/>
                <w:w w:val="105"/>
              </w:rPr>
              <w:t>reallocate_size</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B424638"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74140E06"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75D1DE60" w14:textId="77777777" w:rsidR="007306C5" w:rsidRPr="001512DD" w:rsidRDefault="007306C5"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F4CFB72" w14:textId="38C9573A" w:rsidR="007306C5" w:rsidRPr="001512DD" w:rsidRDefault="007306C5" w:rsidP="001512DD">
            <w:pPr>
              <w:spacing w:after="0"/>
              <w:rPr>
                <w:color w:val="000000"/>
              </w:rPr>
            </w:pPr>
            <w:r w:rsidRPr="001512DD">
              <w:rPr>
                <w:w w:val="105"/>
              </w:rPr>
              <w:t>C23b. Units (</w:t>
            </w:r>
            <w:r w:rsidRPr="001512DD">
              <w:rPr>
                <w:b/>
                <w:w w:val="105"/>
              </w:rPr>
              <w:t>unit6</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756ED8D" w14:textId="77777777" w:rsidR="007306C5" w:rsidRPr="001512DD" w:rsidRDefault="007306C5" w:rsidP="001512DD">
            <w:pPr>
              <w:spacing w:after="0"/>
              <w:rPr>
                <w:rFonts w:cs="Times New Roman"/>
                <w:w w:val="105"/>
              </w:rPr>
            </w:pPr>
            <w:r w:rsidRPr="001512DD">
              <w:rPr>
                <w:rFonts w:cs="Times New Roman"/>
                <w:w w:val="105"/>
              </w:rPr>
              <w:t>1=Lima</w:t>
            </w:r>
          </w:p>
          <w:p w14:paraId="7CE40958" w14:textId="77777777" w:rsidR="007306C5" w:rsidRPr="001512DD" w:rsidRDefault="007306C5" w:rsidP="001512DD">
            <w:pPr>
              <w:spacing w:after="0"/>
              <w:rPr>
                <w:rFonts w:cs="Times New Roman"/>
                <w:w w:val="105"/>
              </w:rPr>
            </w:pPr>
            <w:r w:rsidRPr="001512DD">
              <w:rPr>
                <w:rFonts w:cs="Times New Roman"/>
                <w:w w:val="105"/>
              </w:rPr>
              <w:t>2=Acre</w:t>
            </w:r>
          </w:p>
          <w:p w14:paraId="53476DFA" w14:textId="77777777" w:rsidR="007306C5" w:rsidRPr="001512DD" w:rsidRDefault="007306C5" w:rsidP="001512DD">
            <w:pPr>
              <w:spacing w:after="0"/>
              <w:rPr>
                <w:rFonts w:cs="Times New Roman"/>
                <w:w w:val="105"/>
              </w:rPr>
            </w:pPr>
            <w:r w:rsidRPr="001512DD">
              <w:rPr>
                <w:rFonts w:cs="Times New Roman"/>
                <w:w w:val="105"/>
              </w:rPr>
              <w:t>3=Hectare</w:t>
            </w:r>
          </w:p>
          <w:p w14:paraId="7652F725" w14:textId="77777777" w:rsidR="007306C5" w:rsidRPr="001512DD" w:rsidRDefault="007306C5" w:rsidP="001512DD">
            <w:pPr>
              <w:spacing w:after="0"/>
              <w:rPr>
                <w:rFonts w:cs="Times New Roman"/>
                <w:w w:val="105"/>
              </w:rPr>
            </w:pPr>
            <w:r w:rsidRPr="001512DD">
              <w:rPr>
                <w:rFonts w:cs="Times New Roman"/>
                <w:w w:val="105"/>
              </w:rPr>
              <w:t>4=Square meter</w:t>
            </w:r>
          </w:p>
          <w:p w14:paraId="67E032C9" w14:textId="77777777" w:rsidR="007306C5" w:rsidRPr="001512DD" w:rsidRDefault="007306C5" w:rsidP="001512DD">
            <w:pPr>
              <w:spacing w:after="0"/>
              <w:rPr>
                <w:rFonts w:cs="Times New Roman"/>
                <w:w w:val="105"/>
              </w:rPr>
            </w:pPr>
            <w:r w:rsidRPr="001512DD">
              <w:rPr>
                <w:rFonts w:cs="Times New Roman"/>
                <w:w w:val="105"/>
              </w:rPr>
              <w:t>5=Steps</w:t>
            </w:r>
          </w:p>
          <w:p w14:paraId="1F093C09" w14:textId="77777777" w:rsidR="007306C5" w:rsidRPr="001512DD" w:rsidRDefault="007306C5" w:rsidP="001512DD">
            <w:pPr>
              <w:spacing w:after="0"/>
            </w:pPr>
            <w:r w:rsidRPr="001512DD">
              <w:rPr>
                <w:rFonts w:cs="Times New Roman"/>
                <w:w w:val="105"/>
              </w:rPr>
              <w:t>6=Ropes</w:t>
            </w:r>
          </w:p>
          <w:p w14:paraId="4050F824" w14:textId="77777777" w:rsidR="007306C5" w:rsidRPr="001512DD" w:rsidRDefault="007306C5"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D4C52DE"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bl>
    <w:p w14:paraId="21AAB706" w14:textId="77777777" w:rsidR="00BE53B1" w:rsidRPr="001512DD" w:rsidRDefault="00BE53B1" w:rsidP="001512DD">
      <w:pPr>
        <w:spacing w:after="0" w:line="240" w:lineRule="auto"/>
        <w:contextualSpacing/>
        <w:rPr>
          <w:rFonts w:eastAsia="Times New Roman" w:cs="Times New Roman"/>
          <w:lang w:eastAsia="zh-CN"/>
        </w:rPr>
      </w:pPr>
    </w:p>
    <w:p w14:paraId="2D3C2AE9" w14:textId="77777777" w:rsidR="00BE53B1" w:rsidRPr="001512DD" w:rsidRDefault="00BE53B1" w:rsidP="001512DD">
      <w:pPr>
        <w:spacing w:after="0" w:line="240" w:lineRule="auto"/>
        <w:contextualSpacing/>
        <w:rPr>
          <w:rFonts w:eastAsia="Times New Roman" w:cs="Times New Roman"/>
          <w:lang w:eastAsia="zh-CN"/>
        </w:rPr>
      </w:pPr>
    </w:p>
    <w:p w14:paraId="0D2C6D77" w14:textId="77777777" w:rsidR="006511A2" w:rsidRPr="001512DD" w:rsidRDefault="006511A2" w:rsidP="001512DD">
      <w:pPr>
        <w:spacing w:after="0" w:line="240" w:lineRule="auto"/>
        <w:contextualSpacing/>
        <w:rPr>
          <w:rFonts w:eastAsia="Times New Roman" w:cs="Times New Roman"/>
          <w:lang w:eastAsia="zh-CN"/>
        </w:rPr>
      </w:pPr>
    </w:p>
    <w:p w14:paraId="487EB0F0" w14:textId="77777777" w:rsidR="007306C5" w:rsidRPr="001512DD" w:rsidRDefault="007306C5" w:rsidP="001512DD">
      <w:pPr>
        <w:spacing w:after="0"/>
        <w:rPr>
          <w:b/>
        </w:rPr>
      </w:pPr>
      <w:r w:rsidRPr="001512DD">
        <w:rPr>
          <w:b/>
        </w:rPr>
        <w:br w:type="page"/>
      </w:r>
    </w:p>
    <w:p w14:paraId="7578384A" w14:textId="1F2423D0" w:rsidR="00137629" w:rsidRPr="001512DD" w:rsidRDefault="00FB013F" w:rsidP="001512DD">
      <w:pPr>
        <w:spacing w:after="0" w:line="240" w:lineRule="auto"/>
        <w:contextualSpacing/>
        <w:rPr>
          <w:b/>
        </w:rPr>
      </w:pPr>
      <w:r w:rsidRPr="001512DD">
        <w:rPr>
          <w:b/>
        </w:rPr>
        <w:lastRenderedPageBreak/>
        <w:t>SECTION X. CLIMATE CHANGE ADAPTATION</w:t>
      </w:r>
    </w:p>
    <w:p w14:paraId="201472C2" w14:textId="77777777" w:rsidR="00FB013F" w:rsidRPr="001512DD" w:rsidRDefault="00FB013F" w:rsidP="001512DD">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78"/>
        <w:gridCol w:w="7"/>
        <w:gridCol w:w="2509"/>
        <w:gridCol w:w="1803"/>
        <w:gridCol w:w="31"/>
        <w:gridCol w:w="693"/>
      </w:tblGrid>
      <w:tr w:rsidR="007306C5" w:rsidRPr="001512DD" w14:paraId="6A70DE94"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5333943F" w14:textId="77777777" w:rsidR="007306C5" w:rsidRPr="001512DD" w:rsidRDefault="007306C5"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7CCB256D" w14:textId="735CF576" w:rsidR="007306C5" w:rsidRPr="001512DD" w:rsidRDefault="007306C5"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1867C00F" w14:textId="77777777" w:rsidR="007306C5" w:rsidRPr="001512DD" w:rsidRDefault="007306C5" w:rsidP="001512DD">
            <w:pPr>
              <w:spacing w:after="0"/>
            </w:pPr>
            <w:r w:rsidRPr="001512DD">
              <w:t>1=No</w:t>
            </w:r>
          </w:p>
          <w:p w14:paraId="5F3FC3DB" w14:textId="77777777" w:rsidR="007306C5" w:rsidRPr="001512DD" w:rsidRDefault="007306C5" w:rsidP="001512DD">
            <w:pPr>
              <w:spacing w:after="0"/>
            </w:pPr>
            <w:r w:rsidRPr="001512DD">
              <w:t>2=Yes</w:t>
            </w:r>
            <w:r w:rsidRPr="001512DD" w:rsidDel="00226116">
              <w:t xml:space="preserve"> </w:t>
            </w:r>
          </w:p>
          <w:p w14:paraId="2C49A28B" w14:textId="77777777" w:rsidR="007306C5" w:rsidRPr="001512DD" w:rsidRDefault="007306C5" w:rsidP="001512DD">
            <w:pPr>
              <w:spacing w:after="0"/>
            </w:pPr>
            <w:r w:rsidRPr="001512DD">
              <w:t>888=Don’t know</w:t>
            </w:r>
          </w:p>
          <w:p w14:paraId="1FED7D3F" w14:textId="77777777" w:rsidR="007306C5" w:rsidRPr="001512DD" w:rsidRDefault="007306C5"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4EAB00D"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043A7CE6"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580FC55C"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0133B14" w14:textId="00C0D159" w:rsidR="007306C5" w:rsidRPr="001512DD" w:rsidRDefault="007306C5" w:rsidP="001512DD">
            <w:pPr>
              <w:spacing w:after="0"/>
              <w:rPr>
                <w:w w:val="105"/>
              </w:rPr>
            </w:pPr>
            <w:r w:rsidRPr="001512DD">
              <w:rPr>
                <w:rFonts w:cs="ArialNarrow"/>
              </w:rPr>
              <w:t>If yes, what years was your HH affected by the drought? (drop down)</w:t>
            </w:r>
          </w:p>
        </w:tc>
        <w:tc>
          <w:tcPr>
            <w:tcW w:w="2527" w:type="dxa"/>
            <w:gridSpan w:val="3"/>
            <w:tcBorders>
              <w:top w:val="single" w:sz="18" w:space="0" w:color="000000"/>
              <w:left w:val="single" w:sz="18" w:space="0" w:color="000000"/>
              <w:bottom w:val="single" w:sz="18" w:space="0" w:color="000000"/>
              <w:right w:val="single" w:sz="18" w:space="0" w:color="000000"/>
            </w:tcBorders>
          </w:tcPr>
          <w:p w14:paraId="2CCE5FB5"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5B88C44"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52D6245F"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C3E3FC7" w14:textId="3A8179B7" w:rsidR="007306C5" w:rsidRPr="001512DD" w:rsidRDefault="007306C5" w:rsidP="001512DD">
            <w:pPr>
              <w:spacing w:after="0"/>
              <w:rPr>
                <w:w w:val="105"/>
              </w:rPr>
            </w:pPr>
            <w:r w:rsidRPr="001512DD">
              <w:rPr>
                <w:rFonts w:cs="ArialNarrow"/>
              </w:rPr>
              <w:t>If more than one year – what year did your HH experience the worst drought?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B21AB60"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2EE0495E"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77AA47C4" w14:textId="77777777"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901CFE" w14:textId="5866B840" w:rsidR="007306C5" w:rsidRPr="001512DD" w:rsidRDefault="007306C5" w:rsidP="001512DD">
            <w:pPr>
              <w:spacing w:after="0"/>
              <w:rPr>
                <w:color w:val="000000"/>
              </w:rPr>
            </w:pPr>
            <w:r w:rsidRPr="001512DD">
              <w:rPr>
                <w:rFonts w:cs="ArialNarrow"/>
              </w:rPr>
              <w:t>Thinking of the worst drought, how well or poorly was your household able to respond to the drought?</w:t>
            </w:r>
          </w:p>
        </w:tc>
        <w:tc>
          <w:tcPr>
            <w:tcW w:w="4319" w:type="dxa"/>
            <w:gridSpan w:val="3"/>
            <w:tcBorders>
              <w:top w:val="single" w:sz="4" w:space="0" w:color="000000"/>
              <w:bottom w:val="single" w:sz="4" w:space="0" w:color="000000"/>
              <w:right w:val="single" w:sz="18" w:space="0" w:color="000000"/>
            </w:tcBorders>
          </w:tcPr>
          <w:p w14:paraId="65B5209A" w14:textId="77B75A3F" w:rsidR="007306C5" w:rsidRPr="001512DD" w:rsidRDefault="007306C5" w:rsidP="001512DD">
            <w:pPr>
              <w:spacing w:after="0"/>
              <w:rPr>
                <w:rFonts w:cs="Times New Roman"/>
                <w:w w:val="105"/>
              </w:rPr>
            </w:pPr>
            <w:r w:rsidRPr="001512DD">
              <w:rPr>
                <w:rFonts w:cs="Times New Roman"/>
                <w:w w:val="105"/>
              </w:rPr>
              <w:t>1=Very well</w:t>
            </w:r>
          </w:p>
          <w:p w14:paraId="70B09619" w14:textId="500E0B69" w:rsidR="007306C5" w:rsidRPr="001512DD" w:rsidRDefault="007306C5" w:rsidP="001512DD">
            <w:pPr>
              <w:spacing w:after="0"/>
              <w:rPr>
                <w:rFonts w:cs="Times New Roman"/>
                <w:w w:val="105"/>
              </w:rPr>
            </w:pPr>
            <w:r w:rsidRPr="001512DD">
              <w:rPr>
                <w:rFonts w:cs="Times New Roman"/>
                <w:w w:val="105"/>
              </w:rPr>
              <w:t>2=Somewhat well</w:t>
            </w:r>
          </w:p>
          <w:p w14:paraId="45D8A3F8" w14:textId="171FAD14" w:rsidR="007306C5" w:rsidRPr="001512DD" w:rsidRDefault="007306C5" w:rsidP="001512DD">
            <w:pPr>
              <w:spacing w:after="0"/>
              <w:rPr>
                <w:rFonts w:cs="Times New Roman"/>
                <w:w w:val="105"/>
              </w:rPr>
            </w:pPr>
            <w:r w:rsidRPr="001512DD">
              <w:rPr>
                <w:rFonts w:cs="Times New Roman"/>
                <w:w w:val="105"/>
              </w:rPr>
              <w:t>3=Neutral response</w:t>
            </w:r>
          </w:p>
          <w:p w14:paraId="2FA02EA1" w14:textId="353F963B" w:rsidR="007306C5" w:rsidRPr="001512DD" w:rsidRDefault="007306C5" w:rsidP="001512DD">
            <w:pPr>
              <w:spacing w:after="0"/>
              <w:rPr>
                <w:rFonts w:cs="Times New Roman"/>
                <w:w w:val="105"/>
              </w:rPr>
            </w:pPr>
            <w:r w:rsidRPr="001512DD">
              <w:rPr>
                <w:rFonts w:cs="Times New Roman"/>
                <w:w w:val="105"/>
              </w:rPr>
              <w:t>4=Somewhat poorly</w:t>
            </w:r>
          </w:p>
          <w:p w14:paraId="2994D36A" w14:textId="77777777" w:rsidR="007306C5" w:rsidRPr="001512DD" w:rsidRDefault="007306C5" w:rsidP="001512DD">
            <w:pPr>
              <w:spacing w:after="0"/>
              <w:rPr>
                <w:rFonts w:cs="Times New Roman"/>
                <w:w w:val="105"/>
              </w:rPr>
            </w:pPr>
            <w:r w:rsidRPr="001512DD">
              <w:rPr>
                <w:rFonts w:cs="Times New Roman"/>
                <w:w w:val="105"/>
              </w:rPr>
              <w:t>5=Very poorly</w:t>
            </w:r>
          </w:p>
          <w:p w14:paraId="7DE4D301" w14:textId="77777777" w:rsidR="007306C5" w:rsidRPr="001512DD" w:rsidRDefault="007306C5" w:rsidP="001512DD">
            <w:pPr>
              <w:spacing w:after="0"/>
              <w:rPr>
                <w:rFonts w:cs="Times New Roman"/>
                <w:w w:val="105"/>
              </w:rPr>
            </w:pPr>
            <w:r w:rsidRPr="001512DD">
              <w:rPr>
                <w:rFonts w:cs="Times New Roman"/>
                <w:w w:val="105"/>
              </w:rPr>
              <w:t>888=Don't know</w:t>
            </w:r>
          </w:p>
          <w:p w14:paraId="4E7FBF54" w14:textId="77777777" w:rsidR="007306C5" w:rsidRPr="001512DD" w:rsidRDefault="007306C5"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5DBDDFF"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93B39EC"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6D6B6ACB" w14:textId="23173F5B"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CECF12B" w14:textId="63C4E6DE" w:rsidR="007306C5" w:rsidRPr="001512DD" w:rsidRDefault="007306C5" w:rsidP="001512DD">
            <w:pPr>
              <w:spacing w:after="0"/>
              <w:rPr>
                <w:color w:val="000000"/>
              </w:rPr>
            </w:pPr>
            <w:r w:rsidRPr="001512DD">
              <w:rPr>
                <w:rFonts w:cs="ArialNarrow"/>
              </w:rPr>
              <w:t>What was the result of the drought on your HH?</w:t>
            </w:r>
          </w:p>
        </w:tc>
        <w:tc>
          <w:tcPr>
            <w:tcW w:w="4319" w:type="dxa"/>
            <w:gridSpan w:val="3"/>
            <w:tcBorders>
              <w:top w:val="single" w:sz="4" w:space="0" w:color="000000"/>
              <w:bottom w:val="single" w:sz="4" w:space="0" w:color="000000"/>
              <w:right w:val="single" w:sz="18" w:space="0" w:color="000000"/>
            </w:tcBorders>
          </w:tcPr>
          <w:p w14:paraId="38ECEF8A" w14:textId="13D9AD2A" w:rsidR="007306C5" w:rsidRPr="001512DD" w:rsidRDefault="007306C5" w:rsidP="001512DD">
            <w:pPr>
              <w:spacing w:after="0"/>
              <w:rPr>
                <w:rFonts w:cs="Times New Roman"/>
                <w:w w:val="105"/>
              </w:rPr>
            </w:pPr>
            <w:r w:rsidRPr="001512DD">
              <w:rPr>
                <w:rFonts w:cs="Times New Roman"/>
                <w:w w:val="105"/>
              </w:rPr>
              <w:t>1=Reduced crop yield</w:t>
            </w:r>
          </w:p>
          <w:p w14:paraId="74AE50B4" w14:textId="20D4E7EC" w:rsidR="007306C5" w:rsidRPr="001512DD" w:rsidRDefault="007306C5" w:rsidP="001512DD">
            <w:pPr>
              <w:spacing w:after="0"/>
              <w:rPr>
                <w:rFonts w:cs="Times New Roman"/>
                <w:w w:val="105"/>
              </w:rPr>
            </w:pPr>
            <w:r w:rsidRPr="001512DD">
              <w:rPr>
                <w:rFonts w:cs="Times New Roman"/>
                <w:w w:val="105"/>
              </w:rPr>
              <w:t>2=Crop failure</w:t>
            </w:r>
          </w:p>
          <w:p w14:paraId="5E5B05D8" w14:textId="22D1FD09" w:rsidR="007306C5" w:rsidRPr="001512DD" w:rsidRDefault="007306C5" w:rsidP="001512DD">
            <w:pPr>
              <w:spacing w:after="0"/>
              <w:rPr>
                <w:rFonts w:cs="Times New Roman"/>
                <w:w w:val="105"/>
              </w:rPr>
            </w:pPr>
            <w:r w:rsidRPr="001512DD">
              <w:rPr>
                <w:rFonts w:cs="Times New Roman"/>
                <w:w w:val="105"/>
              </w:rPr>
              <w:t>3=Reduced HH consumption</w:t>
            </w:r>
          </w:p>
          <w:p w14:paraId="64FC246E" w14:textId="6CE513DD" w:rsidR="007306C5" w:rsidRPr="001512DD" w:rsidRDefault="007306C5" w:rsidP="001512DD">
            <w:pPr>
              <w:spacing w:after="0"/>
              <w:rPr>
                <w:rFonts w:cs="Times New Roman"/>
                <w:w w:val="105"/>
              </w:rPr>
            </w:pPr>
            <w:r w:rsidRPr="001512DD">
              <w:rPr>
                <w:rFonts w:cs="Times New Roman"/>
                <w:w w:val="105"/>
              </w:rPr>
              <w:t>4=Loss of assets</w:t>
            </w:r>
          </w:p>
          <w:p w14:paraId="380E7E8E" w14:textId="2B37FE12" w:rsidR="007306C5" w:rsidRPr="001512DD" w:rsidRDefault="007306C5" w:rsidP="001512DD">
            <w:pPr>
              <w:spacing w:after="0"/>
              <w:rPr>
                <w:rFonts w:cs="Times New Roman"/>
                <w:w w:val="105"/>
              </w:rPr>
            </w:pPr>
            <w:r w:rsidRPr="001512DD">
              <w:rPr>
                <w:rFonts w:cs="Times New Roman"/>
                <w:w w:val="105"/>
              </w:rPr>
              <w:t>5=Loss of income</w:t>
            </w:r>
          </w:p>
          <w:p w14:paraId="1F19EB53" w14:textId="1E1ACAE3" w:rsidR="007306C5" w:rsidRPr="001512DD" w:rsidRDefault="007306C5" w:rsidP="001512DD">
            <w:pPr>
              <w:spacing w:after="0"/>
              <w:rPr>
                <w:rFonts w:cs="Times New Roman"/>
                <w:w w:val="105"/>
              </w:rPr>
            </w:pPr>
            <w:r w:rsidRPr="001512DD">
              <w:rPr>
                <w:rFonts w:cs="Times New Roman"/>
                <w:w w:val="105"/>
              </w:rPr>
              <w:t>6=Livestock sickness</w:t>
            </w:r>
          </w:p>
          <w:p w14:paraId="40658B8B" w14:textId="77777777" w:rsidR="007306C5" w:rsidRPr="001512DD" w:rsidRDefault="007306C5" w:rsidP="001512DD">
            <w:pPr>
              <w:spacing w:after="0"/>
              <w:rPr>
                <w:rFonts w:cs="Times New Roman"/>
                <w:w w:val="105"/>
              </w:rPr>
            </w:pPr>
            <w:r w:rsidRPr="001512DD">
              <w:rPr>
                <w:rFonts w:cs="Times New Roman"/>
                <w:w w:val="105"/>
              </w:rPr>
              <w:t>7=Livestock death</w:t>
            </w:r>
          </w:p>
          <w:p w14:paraId="05AD70FF" w14:textId="7C4FFDAA" w:rsidR="007306C5" w:rsidRPr="001512DD" w:rsidRDefault="007306C5" w:rsidP="001512DD">
            <w:pPr>
              <w:spacing w:after="0"/>
              <w:rPr>
                <w:rFonts w:cs="Times New Roman"/>
                <w:w w:val="105"/>
              </w:rPr>
            </w:pPr>
            <w:r w:rsidRPr="001512DD">
              <w:rPr>
                <w:rFonts w:cs="Times New Roman"/>
                <w:w w:val="105"/>
              </w:rPr>
              <w:t>8=Human sickness</w:t>
            </w:r>
          </w:p>
          <w:p w14:paraId="23C362E3" w14:textId="77777777" w:rsidR="007306C5" w:rsidRPr="001512DD" w:rsidRDefault="007306C5" w:rsidP="001512DD">
            <w:pPr>
              <w:spacing w:after="0"/>
              <w:rPr>
                <w:rFonts w:cs="Times New Roman"/>
                <w:w w:val="105"/>
              </w:rPr>
            </w:pPr>
            <w:r w:rsidRPr="001512DD">
              <w:rPr>
                <w:rFonts w:cs="Times New Roman"/>
                <w:w w:val="105"/>
              </w:rPr>
              <w:t>9=Human death</w:t>
            </w:r>
          </w:p>
          <w:p w14:paraId="19B56952" w14:textId="3029AE21" w:rsidR="007306C5" w:rsidRPr="001512DD" w:rsidRDefault="007306C5" w:rsidP="001512DD">
            <w:pPr>
              <w:spacing w:after="0"/>
              <w:rPr>
                <w:rFonts w:cs="Times New Roman"/>
                <w:w w:val="105"/>
              </w:rPr>
            </w:pPr>
            <w:r w:rsidRPr="001512DD">
              <w:rPr>
                <w:rFonts w:cs="Times New Roman"/>
                <w:w w:val="105"/>
              </w:rPr>
              <w:t>10=Pests or diseases that affected the crops before they were harvested</w:t>
            </w:r>
          </w:p>
          <w:p w14:paraId="2050DDFC" w14:textId="4A09E248" w:rsidR="007306C5" w:rsidRPr="001512DD" w:rsidRDefault="007306C5"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73FAA693" w14:textId="783ACA21" w:rsidR="007306C5" w:rsidRPr="001512DD" w:rsidRDefault="007306C5" w:rsidP="001512DD">
            <w:pPr>
              <w:spacing w:after="0"/>
              <w:rPr>
                <w:rFonts w:cs="Times New Roman"/>
                <w:w w:val="105"/>
              </w:rPr>
            </w:pPr>
            <w:r w:rsidRPr="001512DD">
              <w:rPr>
                <w:rFonts w:cs="Times New Roman"/>
                <w:w w:val="105"/>
              </w:rPr>
              <w:t>12=Pests or diseases that affected livestock</w:t>
            </w:r>
          </w:p>
          <w:p w14:paraId="12A73CC6" w14:textId="77777777" w:rsidR="007306C5" w:rsidRPr="001512DD" w:rsidRDefault="007306C5" w:rsidP="001512DD">
            <w:pPr>
              <w:spacing w:after="0"/>
              <w:rPr>
                <w:rFonts w:cs="Times New Roman"/>
                <w:w w:val="105"/>
              </w:rPr>
            </w:pPr>
            <w:r w:rsidRPr="001512DD">
              <w:rPr>
                <w:rFonts w:cs="Times New Roman"/>
                <w:w w:val="105"/>
              </w:rPr>
              <w:t>97=Other, please specify</w:t>
            </w:r>
          </w:p>
          <w:p w14:paraId="34D33346" w14:textId="77777777" w:rsidR="007306C5" w:rsidRPr="001512DD" w:rsidRDefault="007306C5" w:rsidP="001512DD">
            <w:pPr>
              <w:spacing w:after="0"/>
              <w:rPr>
                <w:rFonts w:cs="Times New Roman"/>
                <w:w w:val="105"/>
              </w:rPr>
            </w:pPr>
            <w:r w:rsidRPr="001512DD">
              <w:rPr>
                <w:rFonts w:cs="Times New Roman"/>
                <w:w w:val="105"/>
              </w:rPr>
              <w:t>888=Don't know</w:t>
            </w:r>
          </w:p>
          <w:p w14:paraId="2562D8E0" w14:textId="77777777" w:rsidR="007306C5" w:rsidRPr="001512DD" w:rsidRDefault="007306C5"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C26D80C"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4137CCB"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629BC506"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E25E5C" w14:textId="6F4542F3"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634AA777"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2077B5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2C2105E6"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E8BE108"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744DEF3"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829F175"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3310B8BC"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6AA73675"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BE127FB" w14:textId="77777777" w:rsidR="002422DE" w:rsidRPr="001512DD" w:rsidRDefault="002422DE" w:rsidP="001512DD">
            <w:pPr>
              <w:spacing w:after="0"/>
              <w:rPr>
                <w:color w:val="000000"/>
              </w:rPr>
            </w:pPr>
            <w:r w:rsidRPr="001512DD">
              <w:rPr>
                <w:rFonts w:cs="Times New Roman"/>
              </w:rPr>
              <w:t xml:space="preserve">Are there any changes you wanted to make but </w:t>
            </w:r>
            <w:r w:rsidRPr="001512DD">
              <w:rPr>
                <w:rFonts w:cs="Times New Roman"/>
              </w:rPr>
              <w:lastRenderedPageBreak/>
              <w:t xml:space="preserve">were unable to make? </w:t>
            </w:r>
          </w:p>
        </w:tc>
        <w:tc>
          <w:tcPr>
            <w:tcW w:w="4319" w:type="dxa"/>
            <w:gridSpan w:val="3"/>
            <w:tcBorders>
              <w:top w:val="single" w:sz="4" w:space="0" w:color="000000"/>
              <w:bottom w:val="single" w:sz="4" w:space="0" w:color="000000"/>
              <w:right w:val="single" w:sz="18" w:space="0" w:color="000000"/>
            </w:tcBorders>
          </w:tcPr>
          <w:p w14:paraId="77C79D39" w14:textId="77777777" w:rsidR="002422DE" w:rsidRPr="001512DD" w:rsidRDefault="002422DE" w:rsidP="001512DD">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FE79A2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70EAEF96"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0AD4D13" w14:textId="77777777" w:rsidR="002422DE" w:rsidRPr="001512DD" w:rsidRDefault="002422DE" w:rsidP="001512DD">
            <w:pPr>
              <w:spacing w:after="0"/>
            </w:pPr>
          </w:p>
        </w:tc>
        <w:tc>
          <w:tcPr>
            <w:tcW w:w="4678" w:type="dxa"/>
            <w:tcBorders>
              <w:left w:val="single" w:sz="4" w:space="0" w:color="auto"/>
              <w:right w:val="single" w:sz="18" w:space="0" w:color="000000"/>
            </w:tcBorders>
          </w:tcPr>
          <w:p w14:paraId="4372D06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6B10A75"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38C4433B"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6A39D81F"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82500C4" w14:textId="151815F9"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4E9B416F" w14:textId="4DEDB3F6" w:rsidR="00691F08" w:rsidRPr="001512DD" w:rsidRDefault="00691F08" w:rsidP="001512DD">
            <w:pPr>
              <w:spacing w:after="0"/>
              <w:rPr>
                <w:rFonts w:cs="Times New Roman"/>
                <w:w w:val="105"/>
              </w:rPr>
            </w:pPr>
            <w:r w:rsidRPr="001512DD">
              <w:rPr>
                <w:rFonts w:cs="Times New Roman"/>
                <w:w w:val="105"/>
              </w:rPr>
              <w:t>1=Lack of money</w:t>
            </w:r>
          </w:p>
          <w:p w14:paraId="352A1E2F" w14:textId="08A42538" w:rsidR="00691F08" w:rsidRPr="001512DD" w:rsidRDefault="00691F08" w:rsidP="001512DD">
            <w:pPr>
              <w:spacing w:after="0"/>
              <w:rPr>
                <w:rFonts w:cs="Times New Roman"/>
                <w:w w:val="105"/>
              </w:rPr>
            </w:pPr>
            <w:r w:rsidRPr="001512DD">
              <w:rPr>
                <w:rFonts w:cs="Times New Roman"/>
                <w:w w:val="105"/>
              </w:rPr>
              <w:t>2=Lack of information</w:t>
            </w:r>
          </w:p>
          <w:p w14:paraId="2BD4C944" w14:textId="58D44BDB" w:rsidR="00691F08" w:rsidRPr="001512DD" w:rsidRDefault="00691F08" w:rsidP="001512DD">
            <w:pPr>
              <w:spacing w:after="0"/>
              <w:rPr>
                <w:rFonts w:cs="Times New Roman"/>
                <w:w w:val="105"/>
              </w:rPr>
            </w:pPr>
            <w:r w:rsidRPr="001512DD">
              <w:rPr>
                <w:rFonts w:cs="Times New Roman"/>
                <w:w w:val="105"/>
              </w:rPr>
              <w:t>3=Shortage of labor</w:t>
            </w:r>
          </w:p>
          <w:p w14:paraId="1D3A0787" w14:textId="57E86864" w:rsidR="00691F08" w:rsidRPr="001512DD" w:rsidRDefault="00691F08" w:rsidP="001512DD">
            <w:pPr>
              <w:spacing w:after="0"/>
              <w:rPr>
                <w:rFonts w:cs="Times New Roman"/>
                <w:w w:val="105"/>
              </w:rPr>
            </w:pPr>
            <w:r w:rsidRPr="001512DD">
              <w:rPr>
                <w:rFonts w:cs="Times New Roman"/>
                <w:w w:val="105"/>
              </w:rPr>
              <w:t>4=Shortage of Land</w:t>
            </w:r>
          </w:p>
          <w:p w14:paraId="4717F67E" w14:textId="087D5FBB"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7D581FAE"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244281"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C146C27" w14:textId="77777777" w:rsidR="00691F08" w:rsidRPr="001512DD" w:rsidRDefault="00691F08" w:rsidP="001512DD">
            <w:pPr>
              <w:spacing w:after="0"/>
            </w:pPr>
          </w:p>
        </w:tc>
        <w:tc>
          <w:tcPr>
            <w:tcW w:w="4678" w:type="dxa"/>
            <w:tcBorders>
              <w:left w:val="single" w:sz="4" w:space="0" w:color="auto"/>
              <w:right w:val="single" w:sz="18" w:space="0" w:color="000000"/>
            </w:tcBorders>
          </w:tcPr>
          <w:p w14:paraId="5685C638" w14:textId="6D61FD89"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5123912"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20FC3128"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14CEB1F1"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88D2419"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9AEA81C"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C73FBBB"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088D32AB"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2BDD75CE" w14:textId="77777777" w:rsidR="002422DE" w:rsidRPr="001512DD" w:rsidRDefault="002422DE" w:rsidP="001512DD">
            <w:pPr>
              <w:spacing w:after="0"/>
              <w:rPr>
                <w:rFonts w:cs="Times New Roman"/>
                <w:w w:val="105"/>
              </w:rPr>
            </w:pPr>
            <w:r w:rsidRPr="001512DD">
              <w:rPr>
                <w:rFonts w:cs="Times New Roman"/>
                <w:w w:val="105"/>
              </w:rPr>
              <w:t>4 = Spend cash savings</w:t>
            </w:r>
          </w:p>
          <w:p w14:paraId="69FD35B4"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32021A60" w14:textId="77777777" w:rsidR="002422DE" w:rsidRPr="001512DD" w:rsidRDefault="002422DE" w:rsidP="001512DD">
            <w:pPr>
              <w:spacing w:after="0"/>
              <w:rPr>
                <w:rFonts w:cs="Times New Roman"/>
                <w:w w:val="105"/>
              </w:rPr>
            </w:pPr>
            <w:r w:rsidRPr="001512DD">
              <w:rPr>
                <w:rFonts w:cs="Times New Roman"/>
                <w:w w:val="105"/>
              </w:rPr>
              <w:t>6 = Do extra casual labor</w:t>
            </w:r>
          </w:p>
          <w:p w14:paraId="15BAA281"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3F8E93C"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6F186960" w14:textId="77777777" w:rsidR="002422DE" w:rsidRPr="001512DD" w:rsidRDefault="002422DE" w:rsidP="001512DD">
            <w:pPr>
              <w:spacing w:after="0"/>
              <w:rPr>
                <w:rFonts w:cs="Times New Roman"/>
                <w:w w:val="105"/>
              </w:rPr>
            </w:pPr>
            <w:r w:rsidRPr="001512DD">
              <w:rPr>
                <w:rFonts w:cs="Times New Roman"/>
                <w:w w:val="105"/>
              </w:rPr>
              <w:t xml:space="preserve">9 = Get loan from money lender, credit ,associations, </w:t>
            </w:r>
            <w:proofErr w:type="spellStart"/>
            <w:r w:rsidRPr="001512DD">
              <w:rPr>
                <w:rFonts w:cs="Times New Roman"/>
                <w:w w:val="105"/>
              </w:rPr>
              <w:t>etc</w:t>
            </w:r>
            <w:proofErr w:type="spellEnd"/>
          </w:p>
          <w:p w14:paraId="168F8C20"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1BFF720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1C65E8B"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2225D8D5"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2BC5F02"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5F693D7"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F925D7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17BD0D" w14:textId="77777777" w:rsidR="002422DE" w:rsidRPr="001512DD" w:rsidRDefault="002422DE" w:rsidP="001512DD">
            <w:pPr>
              <w:spacing w:after="0"/>
              <w:rPr>
                <w:w w:val="105"/>
              </w:rPr>
            </w:pPr>
            <w:r w:rsidRPr="001512DD">
              <w:rPr>
                <w:i/>
                <w:color w:val="A6A6A6" w:themeColor="background1" w:themeShade="A6"/>
              </w:rPr>
              <w:t>(Text)</w:t>
            </w:r>
          </w:p>
        </w:tc>
      </w:tr>
    </w:tbl>
    <w:p w14:paraId="4B834A54" w14:textId="71D557ED" w:rsidR="00C447BE" w:rsidRPr="001512DD" w:rsidRDefault="00C447BE" w:rsidP="001512DD">
      <w:pPr>
        <w:autoSpaceDE w:val="0"/>
        <w:autoSpaceDN w:val="0"/>
        <w:adjustRightInd w:val="0"/>
        <w:spacing w:after="0" w:line="240" w:lineRule="auto"/>
        <w:contextualSpacing/>
        <w:rPr>
          <w:rFonts w:cs="ArialNarrow"/>
        </w:rPr>
      </w:pPr>
    </w:p>
    <w:p w14:paraId="3E5FFF31" w14:textId="77777777" w:rsidR="002422DE" w:rsidRPr="001512DD" w:rsidRDefault="002422D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022F9EBC"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6A160026"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69109CCD" w14:textId="46D3970C"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3D5C4D00" w14:textId="77777777" w:rsidR="00691F08" w:rsidRPr="001512DD" w:rsidRDefault="00691F08" w:rsidP="001512DD">
            <w:pPr>
              <w:spacing w:after="0"/>
            </w:pPr>
            <w:r w:rsidRPr="001512DD">
              <w:t>1=No</w:t>
            </w:r>
          </w:p>
          <w:p w14:paraId="1902BB64" w14:textId="77777777" w:rsidR="00691F08" w:rsidRPr="001512DD" w:rsidRDefault="00691F08" w:rsidP="001512DD">
            <w:pPr>
              <w:spacing w:after="0"/>
            </w:pPr>
            <w:r w:rsidRPr="001512DD">
              <w:t>2=Yes</w:t>
            </w:r>
            <w:r w:rsidRPr="001512DD" w:rsidDel="00226116">
              <w:t xml:space="preserve"> </w:t>
            </w:r>
          </w:p>
          <w:p w14:paraId="18DB9C42" w14:textId="77777777" w:rsidR="00691F08" w:rsidRPr="001512DD" w:rsidRDefault="00691F08" w:rsidP="001512DD">
            <w:pPr>
              <w:spacing w:after="0"/>
            </w:pPr>
            <w:r w:rsidRPr="001512DD">
              <w:t>888=Don’t know</w:t>
            </w:r>
          </w:p>
          <w:p w14:paraId="3C065AE8"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5ADA4255"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1A562717"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7E93C54"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9BC5EE6" w14:textId="5908C682"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5A917C30"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EEC6385" w14:textId="77777777" w:rsidTr="00691F08">
        <w:trPr>
          <w:trHeight w:val="20"/>
        </w:trPr>
        <w:tc>
          <w:tcPr>
            <w:tcW w:w="359" w:type="dxa"/>
            <w:tcBorders>
              <w:top w:val="single" w:sz="4" w:space="0" w:color="000000"/>
              <w:left w:val="single" w:sz="4" w:space="0" w:color="000000"/>
              <w:bottom w:val="single" w:sz="4" w:space="0" w:color="000000"/>
              <w:right w:val="single" w:sz="4" w:space="0" w:color="auto"/>
            </w:tcBorders>
          </w:tcPr>
          <w:p w14:paraId="7626552D"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379E858D" w14:textId="404BF0DC"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7642C5"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2951FA3A"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7DB2CAF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F225ED8" w14:textId="61A290A2"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749D65F3" w14:textId="77777777" w:rsidR="00691F08" w:rsidRPr="001512DD" w:rsidRDefault="00691F08" w:rsidP="001512DD">
            <w:pPr>
              <w:spacing w:after="0"/>
              <w:rPr>
                <w:rFonts w:cs="Times New Roman"/>
                <w:w w:val="105"/>
              </w:rPr>
            </w:pPr>
            <w:r w:rsidRPr="001512DD">
              <w:rPr>
                <w:rFonts w:cs="Times New Roman"/>
                <w:w w:val="105"/>
              </w:rPr>
              <w:t>1=Very well</w:t>
            </w:r>
          </w:p>
          <w:p w14:paraId="555D012E" w14:textId="77777777" w:rsidR="00691F08" w:rsidRPr="001512DD" w:rsidRDefault="00691F08" w:rsidP="001512DD">
            <w:pPr>
              <w:spacing w:after="0"/>
              <w:rPr>
                <w:rFonts w:cs="Times New Roman"/>
                <w:w w:val="105"/>
              </w:rPr>
            </w:pPr>
            <w:r w:rsidRPr="001512DD">
              <w:rPr>
                <w:rFonts w:cs="Times New Roman"/>
                <w:w w:val="105"/>
              </w:rPr>
              <w:t>2=Somewhat well</w:t>
            </w:r>
          </w:p>
          <w:p w14:paraId="6C031CBF" w14:textId="77777777" w:rsidR="00691F08" w:rsidRPr="001512DD" w:rsidRDefault="00691F08" w:rsidP="001512DD">
            <w:pPr>
              <w:spacing w:after="0"/>
              <w:rPr>
                <w:rFonts w:cs="Times New Roman"/>
                <w:w w:val="105"/>
              </w:rPr>
            </w:pPr>
            <w:r w:rsidRPr="001512DD">
              <w:rPr>
                <w:rFonts w:cs="Times New Roman"/>
                <w:w w:val="105"/>
              </w:rPr>
              <w:t>3=Neutral response</w:t>
            </w:r>
          </w:p>
          <w:p w14:paraId="4E72BFD3" w14:textId="77777777" w:rsidR="00691F08" w:rsidRPr="001512DD" w:rsidRDefault="00691F08" w:rsidP="001512DD">
            <w:pPr>
              <w:spacing w:after="0"/>
              <w:rPr>
                <w:rFonts w:cs="Times New Roman"/>
                <w:w w:val="105"/>
              </w:rPr>
            </w:pPr>
            <w:r w:rsidRPr="001512DD">
              <w:rPr>
                <w:rFonts w:cs="Times New Roman"/>
                <w:w w:val="105"/>
              </w:rPr>
              <w:t>4=Somewhat poorly</w:t>
            </w:r>
          </w:p>
          <w:p w14:paraId="2335E5FC" w14:textId="77777777" w:rsidR="00691F08" w:rsidRPr="001512DD" w:rsidRDefault="00691F08" w:rsidP="001512DD">
            <w:pPr>
              <w:spacing w:after="0"/>
              <w:rPr>
                <w:rFonts w:cs="Times New Roman"/>
                <w:w w:val="105"/>
              </w:rPr>
            </w:pPr>
            <w:r w:rsidRPr="001512DD">
              <w:rPr>
                <w:rFonts w:cs="Times New Roman"/>
                <w:w w:val="105"/>
              </w:rPr>
              <w:t>5=Very poorly</w:t>
            </w:r>
          </w:p>
          <w:p w14:paraId="65C4B056" w14:textId="77777777" w:rsidR="00691F08" w:rsidRPr="001512DD" w:rsidRDefault="00691F08" w:rsidP="001512DD">
            <w:pPr>
              <w:spacing w:after="0"/>
              <w:rPr>
                <w:rFonts w:cs="Times New Roman"/>
                <w:w w:val="105"/>
              </w:rPr>
            </w:pPr>
            <w:r w:rsidRPr="001512DD">
              <w:rPr>
                <w:rFonts w:cs="Times New Roman"/>
                <w:w w:val="105"/>
              </w:rPr>
              <w:t>888=Don't know</w:t>
            </w:r>
          </w:p>
          <w:p w14:paraId="45ADD17F"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84AD173"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A8E8FF"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48F9478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E3AED2D" w14:textId="3D0675E5"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RAIN/FLOODS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55A9A1FA" w14:textId="77777777" w:rsidR="00691F08" w:rsidRPr="001512DD" w:rsidRDefault="00691F08" w:rsidP="001512DD">
            <w:pPr>
              <w:spacing w:after="0"/>
              <w:rPr>
                <w:rFonts w:cs="Times New Roman"/>
                <w:w w:val="105"/>
              </w:rPr>
            </w:pPr>
            <w:r w:rsidRPr="001512DD">
              <w:rPr>
                <w:rFonts w:cs="Times New Roman"/>
                <w:w w:val="105"/>
              </w:rPr>
              <w:t>1=Reduced crop yield</w:t>
            </w:r>
          </w:p>
          <w:p w14:paraId="67B7CA5C" w14:textId="77777777" w:rsidR="00691F08" w:rsidRPr="001512DD" w:rsidRDefault="00691F08" w:rsidP="001512DD">
            <w:pPr>
              <w:spacing w:after="0"/>
              <w:rPr>
                <w:rFonts w:cs="Times New Roman"/>
                <w:w w:val="105"/>
              </w:rPr>
            </w:pPr>
            <w:r w:rsidRPr="001512DD">
              <w:rPr>
                <w:rFonts w:cs="Times New Roman"/>
                <w:w w:val="105"/>
              </w:rPr>
              <w:t>2=Crop failure</w:t>
            </w:r>
          </w:p>
          <w:p w14:paraId="10DB23C3" w14:textId="77777777" w:rsidR="00691F08" w:rsidRPr="001512DD" w:rsidRDefault="00691F08" w:rsidP="001512DD">
            <w:pPr>
              <w:spacing w:after="0"/>
              <w:rPr>
                <w:rFonts w:cs="Times New Roman"/>
                <w:w w:val="105"/>
              </w:rPr>
            </w:pPr>
            <w:r w:rsidRPr="001512DD">
              <w:rPr>
                <w:rFonts w:cs="Times New Roman"/>
                <w:w w:val="105"/>
              </w:rPr>
              <w:t>3=Reduced HH consumption</w:t>
            </w:r>
          </w:p>
          <w:p w14:paraId="41F79860" w14:textId="77777777" w:rsidR="00691F08" w:rsidRPr="001512DD" w:rsidRDefault="00691F08" w:rsidP="001512DD">
            <w:pPr>
              <w:spacing w:after="0"/>
              <w:rPr>
                <w:rFonts w:cs="Times New Roman"/>
                <w:w w:val="105"/>
              </w:rPr>
            </w:pPr>
            <w:r w:rsidRPr="001512DD">
              <w:rPr>
                <w:rFonts w:cs="Times New Roman"/>
                <w:w w:val="105"/>
              </w:rPr>
              <w:t>4=Loss of assets</w:t>
            </w:r>
          </w:p>
          <w:p w14:paraId="529D7EFA" w14:textId="77777777" w:rsidR="00691F08" w:rsidRPr="001512DD" w:rsidRDefault="00691F08" w:rsidP="001512DD">
            <w:pPr>
              <w:spacing w:after="0"/>
              <w:rPr>
                <w:rFonts w:cs="Times New Roman"/>
                <w:w w:val="105"/>
              </w:rPr>
            </w:pPr>
            <w:r w:rsidRPr="001512DD">
              <w:rPr>
                <w:rFonts w:cs="Times New Roman"/>
                <w:w w:val="105"/>
              </w:rPr>
              <w:t>5=Loss of income</w:t>
            </w:r>
          </w:p>
          <w:p w14:paraId="7F1D306E" w14:textId="77777777" w:rsidR="00691F08" w:rsidRPr="001512DD" w:rsidRDefault="00691F08" w:rsidP="001512DD">
            <w:pPr>
              <w:spacing w:after="0"/>
              <w:rPr>
                <w:rFonts w:cs="Times New Roman"/>
                <w:w w:val="105"/>
              </w:rPr>
            </w:pPr>
            <w:r w:rsidRPr="001512DD">
              <w:rPr>
                <w:rFonts w:cs="Times New Roman"/>
                <w:w w:val="105"/>
              </w:rPr>
              <w:t>6=Livestock sickness</w:t>
            </w:r>
          </w:p>
          <w:p w14:paraId="1DD7F695" w14:textId="77777777" w:rsidR="00691F08" w:rsidRPr="001512DD" w:rsidRDefault="00691F08" w:rsidP="001512DD">
            <w:pPr>
              <w:spacing w:after="0"/>
              <w:rPr>
                <w:rFonts w:cs="Times New Roman"/>
                <w:w w:val="105"/>
              </w:rPr>
            </w:pPr>
            <w:r w:rsidRPr="001512DD">
              <w:rPr>
                <w:rFonts w:cs="Times New Roman"/>
                <w:w w:val="105"/>
              </w:rPr>
              <w:t>7=Livestock death</w:t>
            </w:r>
          </w:p>
          <w:p w14:paraId="011B671B" w14:textId="77777777" w:rsidR="00691F08" w:rsidRPr="001512DD" w:rsidRDefault="00691F08" w:rsidP="001512DD">
            <w:pPr>
              <w:spacing w:after="0"/>
              <w:rPr>
                <w:rFonts w:cs="Times New Roman"/>
                <w:w w:val="105"/>
              </w:rPr>
            </w:pPr>
            <w:r w:rsidRPr="001512DD">
              <w:rPr>
                <w:rFonts w:cs="Times New Roman"/>
                <w:w w:val="105"/>
              </w:rPr>
              <w:t>8=Human sickness</w:t>
            </w:r>
          </w:p>
          <w:p w14:paraId="134F3A66" w14:textId="77777777" w:rsidR="00691F08" w:rsidRPr="001512DD" w:rsidRDefault="00691F08" w:rsidP="001512DD">
            <w:pPr>
              <w:spacing w:after="0"/>
              <w:rPr>
                <w:rFonts w:cs="Times New Roman"/>
                <w:w w:val="105"/>
              </w:rPr>
            </w:pPr>
            <w:r w:rsidRPr="001512DD">
              <w:rPr>
                <w:rFonts w:cs="Times New Roman"/>
                <w:w w:val="105"/>
              </w:rPr>
              <w:t>9=Human death</w:t>
            </w:r>
          </w:p>
          <w:p w14:paraId="61800863"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07CE9F30" w14:textId="77777777" w:rsidR="00691F08" w:rsidRPr="001512DD" w:rsidRDefault="00691F08"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1CBDAEBC"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33E521E9" w14:textId="77777777" w:rsidR="00691F08" w:rsidRPr="001512DD" w:rsidRDefault="00691F08" w:rsidP="001512DD">
            <w:pPr>
              <w:spacing w:after="0"/>
              <w:rPr>
                <w:rFonts w:cs="Times New Roman"/>
                <w:w w:val="105"/>
              </w:rPr>
            </w:pPr>
            <w:r w:rsidRPr="001512DD">
              <w:rPr>
                <w:rFonts w:cs="Times New Roman"/>
                <w:w w:val="105"/>
              </w:rPr>
              <w:t>97=Other, please specify</w:t>
            </w:r>
          </w:p>
          <w:p w14:paraId="7852C9A6" w14:textId="77777777" w:rsidR="00691F08" w:rsidRPr="001512DD" w:rsidRDefault="00691F08" w:rsidP="001512DD">
            <w:pPr>
              <w:spacing w:after="0"/>
              <w:rPr>
                <w:rFonts w:cs="Times New Roman"/>
                <w:w w:val="105"/>
              </w:rPr>
            </w:pPr>
            <w:r w:rsidRPr="001512DD">
              <w:rPr>
                <w:rFonts w:cs="Times New Roman"/>
                <w:w w:val="105"/>
              </w:rPr>
              <w:t>888=Don't know</w:t>
            </w:r>
          </w:p>
          <w:p w14:paraId="1B0ED5A0"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3261964"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2D5EF156"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729CFB13"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B590077" w14:textId="3A22C2E6"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707392BE"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CD18819"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4F111CD4"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4DBEF7B" w14:textId="77777777" w:rsidR="002422DE" w:rsidRPr="001512DD" w:rsidRDefault="002422DE" w:rsidP="001512DD">
            <w:pPr>
              <w:spacing w:after="0"/>
            </w:pPr>
          </w:p>
        </w:tc>
        <w:tc>
          <w:tcPr>
            <w:tcW w:w="4678" w:type="dxa"/>
            <w:tcBorders>
              <w:left w:val="single" w:sz="4" w:space="0" w:color="auto"/>
              <w:right w:val="single" w:sz="18" w:space="0" w:color="000000"/>
            </w:tcBorders>
          </w:tcPr>
          <w:p w14:paraId="647F31A0"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E9FAF32"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5C4EC2F3"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2E5D4A4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BF878EA" w14:textId="7777777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16437609"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514069F"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18328318"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FF63976" w14:textId="77777777" w:rsidR="002422DE" w:rsidRPr="001512DD" w:rsidRDefault="002422DE" w:rsidP="001512DD">
            <w:pPr>
              <w:spacing w:after="0"/>
            </w:pPr>
          </w:p>
        </w:tc>
        <w:tc>
          <w:tcPr>
            <w:tcW w:w="4678" w:type="dxa"/>
            <w:tcBorders>
              <w:left w:val="single" w:sz="4" w:space="0" w:color="auto"/>
              <w:right w:val="single" w:sz="18" w:space="0" w:color="000000"/>
            </w:tcBorders>
          </w:tcPr>
          <w:p w14:paraId="24075A55"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49212919"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783A5F91" w14:textId="77777777" w:rsidTr="00691F08">
        <w:trPr>
          <w:trHeight w:val="20"/>
        </w:trPr>
        <w:tc>
          <w:tcPr>
            <w:tcW w:w="359" w:type="dxa"/>
            <w:tcBorders>
              <w:top w:val="single" w:sz="4" w:space="0" w:color="000000"/>
              <w:left w:val="single" w:sz="4" w:space="0" w:color="000000"/>
              <w:bottom w:val="single" w:sz="4" w:space="0" w:color="000000"/>
              <w:right w:val="single" w:sz="4" w:space="0" w:color="000000"/>
            </w:tcBorders>
          </w:tcPr>
          <w:p w14:paraId="42AF35A0"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A9011C"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C9C6724" w14:textId="77777777" w:rsidR="00691F08" w:rsidRPr="001512DD" w:rsidRDefault="00691F08" w:rsidP="001512DD">
            <w:pPr>
              <w:spacing w:after="0"/>
              <w:rPr>
                <w:rFonts w:cs="Times New Roman"/>
                <w:w w:val="105"/>
              </w:rPr>
            </w:pPr>
            <w:r w:rsidRPr="001512DD">
              <w:rPr>
                <w:rFonts w:cs="Times New Roman"/>
                <w:w w:val="105"/>
              </w:rPr>
              <w:t>1=Lack of money</w:t>
            </w:r>
          </w:p>
          <w:p w14:paraId="072D8D00" w14:textId="77777777" w:rsidR="00691F08" w:rsidRPr="001512DD" w:rsidRDefault="00691F08" w:rsidP="001512DD">
            <w:pPr>
              <w:spacing w:after="0"/>
              <w:rPr>
                <w:rFonts w:cs="Times New Roman"/>
                <w:w w:val="105"/>
              </w:rPr>
            </w:pPr>
            <w:r w:rsidRPr="001512DD">
              <w:rPr>
                <w:rFonts w:cs="Times New Roman"/>
                <w:w w:val="105"/>
              </w:rPr>
              <w:t>2=Lack of information</w:t>
            </w:r>
          </w:p>
          <w:p w14:paraId="7986DFF6" w14:textId="77777777" w:rsidR="00691F08" w:rsidRPr="001512DD" w:rsidRDefault="00691F08" w:rsidP="001512DD">
            <w:pPr>
              <w:spacing w:after="0"/>
              <w:rPr>
                <w:rFonts w:cs="Times New Roman"/>
                <w:w w:val="105"/>
              </w:rPr>
            </w:pPr>
            <w:r w:rsidRPr="001512DD">
              <w:rPr>
                <w:rFonts w:cs="Times New Roman"/>
                <w:w w:val="105"/>
              </w:rPr>
              <w:t>3=Shortage of labor</w:t>
            </w:r>
          </w:p>
          <w:p w14:paraId="464ACB97" w14:textId="77777777" w:rsidR="00691F08" w:rsidRPr="001512DD" w:rsidRDefault="00691F08" w:rsidP="001512DD">
            <w:pPr>
              <w:spacing w:after="0"/>
              <w:rPr>
                <w:rFonts w:cs="Times New Roman"/>
                <w:w w:val="105"/>
              </w:rPr>
            </w:pPr>
            <w:r w:rsidRPr="001512DD">
              <w:rPr>
                <w:rFonts w:cs="Times New Roman"/>
                <w:w w:val="105"/>
              </w:rPr>
              <w:t>4=Shortage of Land</w:t>
            </w:r>
          </w:p>
          <w:p w14:paraId="3E7136FF"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857B7FF"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46542503" w14:textId="77777777" w:rsidTr="00691F0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27124C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99CBDBB"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27AE3D"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41F9D945"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101A24E2"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059C6F"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04F4037"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6B5F5B6A"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442DEC1"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546865A8" w14:textId="77777777" w:rsidR="002422DE" w:rsidRPr="001512DD" w:rsidRDefault="002422DE" w:rsidP="001512DD">
            <w:pPr>
              <w:spacing w:after="0"/>
              <w:rPr>
                <w:rFonts w:cs="Times New Roman"/>
                <w:w w:val="105"/>
              </w:rPr>
            </w:pPr>
            <w:r w:rsidRPr="001512DD">
              <w:rPr>
                <w:rFonts w:cs="Times New Roman"/>
                <w:w w:val="105"/>
              </w:rPr>
              <w:t>4 = Spend cash savings</w:t>
            </w:r>
          </w:p>
          <w:p w14:paraId="4410CC2D"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375B4A3" w14:textId="77777777" w:rsidR="002422DE" w:rsidRPr="001512DD" w:rsidRDefault="002422DE" w:rsidP="001512DD">
            <w:pPr>
              <w:spacing w:after="0"/>
              <w:rPr>
                <w:rFonts w:cs="Times New Roman"/>
                <w:w w:val="105"/>
              </w:rPr>
            </w:pPr>
            <w:r w:rsidRPr="001512DD">
              <w:rPr>
                <w:rFonts w:cs="Times New Roman"/>
                <w:w w:val="105"/>
              </w:rPr>
              <w:t>6 = Do extra casual labor</w:t>
            </w:r>
          </w:p>
          <w:p w14:paraId="659FA655"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8BCF1E8"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w:t>
            </w:r>
            <w:r w:rsidRPr="001512DD">
              <w:rPr>
                <w:rFonts w:cs="Times New Roman"/>
                <w:w w:val="105"/>
              </w:rPr>
              <w:lastRenderedPageBreak/>
              <w:t xml:space="preserve">organization, religious organization, </w:t>
            </w:r>
            <w:proofErr w:type="spellStart"/>
            <w:r w:rsidRPr="001512DD">
              <w:rPr>
                <w:rFonts w:cs="Times New Roman"/>
                <w:w w:val="105"/>
              </w:rPr>
              <w:t>etc</w:t>
            </w:r>
            <w:proofErr w:type="spellEnd"/>
          </w:p>
          <w:p w14:paraId="439921C1" w14:textId="77777777" w:rsidR="002422DE" w:rsidRPr="001512DD" w:rsidRDefault="002422DE" w:rsidP="001512DD">
            <w:pPr>
              <w:spacing w:after="0"/>
              <w:rPr>
                <w:rFonts w:cs="Times New Roman"/>
                <w:w w:val="105"/>
              </w:rPr>
            </w:pPr>
            <w:r w:rsidRPr="001512DD">
              <w:rPr>
                <w:rFonts w:cs="Times New Roman"/>
                <w:w w:val="105"/>
              </w:rPr>
              <w:t xml:space="preserve">9 = Get loan from money lender, credit ,associations, </w:t>
            </w:r>
            <w:proofErr w:type="spellStart"/>
            <w:r w:rsidRPr="001512DD">
              <w:rPr>
                <w:rFonts w:cs="Times New Roman"/>
                <w:w w:val="105"/>
              </w:rPr>
              <w:t>etc</w:t>
            </w:r>
            <w:proofErr w:type="spellEnd"/>
          </w:p>
          <w:p w14:paraId="64B0C619"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CAC96E1"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42521DC"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90D2F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lastRenderedPageBreak/>
              <w:t>(Code)</w:t>
            </w:r>
          </w:p>
        </w:tc>
      </w:tr>
      <w:tr w:rsidR="002422DE" w:rsidRPr="001512DD" w14:paraId="002B364C"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91104DC" w14:textId="77777777" w:rsidR="002422DE" w:rsidRPr="001512DD" w:rsidRDefault="002422DE" w:rsidP="001512DD">
            <w:pPr>
              <w:spacing w:after="0"/>
            </w:pPr>
          </w:p>
        </w:tc>
        <w:tc>
          <w:tcPr>
            <w:tcW w:w="4678" w:type="dxa"/>
            <w:tcBorders>
              <w:left w:val="single" w:sz="4" w:space="0" w:color="auto"/>
              <w:right w:val="single" w:sz="18" w:space="0" w:color="000000"/>
            </w:tcBorders>
          </w:tcPr>
          <w:p w14:paraId="0CF428C4"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CCAD90" w14:textId="77777777" w:rsidR="002422DE" w:rsidRPr="001512DD" w:rsidRDefault="002422DE" w:rsidP="001512DD">
            <w:pPr>
              <w:spacing w:after="0"/>
              <w:rPr>
                <w:w w:val="105"/>
              </w:rPr>
            </w:pPr>
            <w:r w:rsidRPr="001512DD">
              <w:rPr>
                <w:i/>
                <w:color w:val="A6A6A6" w:themeColor="background1" w:themeShade="A6"/>
              </w:rPr>
              <w:t>(Text)</w:t>
            </w:r>
          </w:p>
        </w:tc>
      </w:tr>
    </w:tbl>
    <w:p w14:paraId="3FA2F822" w14:textId="77777777" w:rsidR="00691F08" w:rsidRPr="001512DD" w:rsidRDefault="00691F08" w:rsidP="001512DD">
      <w:pPr>
        <w:autoSpaceDE w:val="0"/>
        <w:autoSpaceDN w:val="0"/>
        <w:adjustRightInd w:val="0"/>
        <w:spacing w:after="0" w:line="240" w:lineRule="auto"/>
        <w:contextualSpacing/>
        <w:rPr>
          <w:rFonts w:cs="ArialNarrow"/>
        </w:rPr>
      </w:pPr>
    </w:p>
    <w:p w14:paraId="03CDE07C" w14:textId="77777777" w:rsidR="002422DE" w:rsidRPr="001512DD" w:rsidRDefault="002422D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0" w:type="dxa"/>
          <w:right w:w="0"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185180BF" w14:textId="77777777" w:rsidTr="00086D63">
        <w:trPr>
          <w:trHeight w:val="20"/>
        </w:trPr>
        <w:tc>
          <w:tcPr>
            <w:tcW w:w="359" w:type="dxa"/>
            <w:tcBorders>
              <w:top w:val="single" w:sz="4" w:space="0" w:color="000000"/>
              <w:left w:val="single" w:sz="4" w:space="0" w:color="000000"/>
              <w:bottom w:val="single" w:sz="4" w:space="0" w:color="000000"/>
              <w:right w:val="single" w:sz="4" w:space="0" w:color="auto"/>
            </w:tcBorders>
          </w:tcPr>
          <w:p w14:paraId="5DB5408D"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0D7A3705" w14:textId="51270D5E"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w:t>
            </w:r>
            <w:r w:rsidRPr="001512DD">
              <w:rPr>
                <w:rFonts w:cs="ArialNarrow"/>
                <w:b/>
              </w:rPr>
              <w:t>ERRATIC RAINS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249D8479" w14:textId="77777777" w:rsidR="00691F08" w:rsidRPr="001512DD" w:rsidRDefault="00691F08" w:rsidP="001512DD">
            <w:pPr>
              <w:spacing w:after="0"/>
            </w:pPr>
            <w:r w:rsidRPr="001512DD">
              <w:t>1=No</w:t>
            </w:r>
          </w:p>
          <w:p w14:paraId="49EFDEA3" w14:textId="77777777" w:rsidR="00691F08" w:rsidRPr="001512DD" w:rsidRDefault="00691F08" w:rsidP="001512DD">
            <w:pPr>
              <w:spacing w:after="0"/>
            </w:pPr>
            <w:r w:rsidRPr="001512DD">
              <w:t>2=Yes</w:t>
            </w:r>
            <w:r w:rsidRPr="001512DD" w:rsidDel="00226116">
              <w:t xml:space="preserve"> </w:t>
            </w:r>
          </w:p>
          <w:p w14:paraId="123CF466" w14:textId="77777777" w:rsidR="00691F08" w:rsidRPr="001512DD" w:rsidRDefault="00691F08" w:rsidP="001512DD">
            <w:pPr>
              <w:spacing w:after="0"/>
            </w:pPr>
            <w:r w:rsidRPr="001512DD">
              <w:t>888=Don’t know</w:t>
            </w:r>
          </w:p>
          <w:p w14:paraId="4778B715"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D148C26"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DAFC46D" w14:textId="77777777" w:rsidTr="00086D63">
        <w:trPr>
          <w:trHeight w:val="20"/>
        </w:trPr>
        <w:tc>
          <w:tcPr>
            <w:tcW w:w="359" w:type="dxa"/>
            <w:tcBorders>
              <w:top w:val="single" w:sz="4" w:space="0" w:color="000000"/>
              <w:left w:val="single" w:sz="4" w:space="0" w:color="000000"/>
              <w:bottom w:val="single" w:sz="4" w:space="0" w:color="000000"/>
              <w:right w:val="single" w:sz="4" w:space="0" w:color="auto"/>
            </w:tcBorders>
          </w:tcPr>
          <w:p w14:paraId="09C4EB71"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62890F89" w14:textId="5B8DB6EB"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3F25F188"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3BD3B50" w14:textId="77777777" w:rsidTr="00086D63">
        <w:trPr>
          <w:trHeight w:val="20"/>
        </w:trPr>
        <w:tc>
          <w:tcPr>
            <w:tcW w:w="359" w:type="dxa"/>
            <w:tcBorders>
              <w:top w:val="single" w:sz="4" w:space="0" w:color="000000"/>
              <w:left w:val="single" w:sz="4" w:space="0" w:color="000000"/>
              <w:bottom w:val="single" w:sz="4" w:space="0" w:color="000000"/>
              <w:right w:val="single" w:sz="4" w:space="0" w:color="auto"/>
            </w:tcBorders>
          </w:tcPr>
          <w:p w14:paraId="4B0F5127"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5A930EB" w14:textId="6DFD0AE2"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6C6627D"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13F29748"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6D994719"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C497E86" w14:textId="11DD0531"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1A8798A6" w14:textId="77777777" w:rsidR="00691F08" w:rsidRPr="001512DD" w:rsidRDefault="00691F08" w:rsidP="001512DD">
            <w:pPr>
              <w:spacing w:after="0"/>
              <w:rPr>
                <w:rFonts w:cs="Times New Roman"/>
                <w:w w:val="105"/>
              </w:rPr>
            </w:pPr>
            <w:r w:rsidRPr="001512DD">
              <w:rPr>
                <w:rFonts w:cs="Times New Roman"/>
                <w:w w:val="105"/>
              </w:rPr>
              <w:t>1=Very well</w:t>
            </w:r>
          </w:p>
          <w:p w14:paraId="5EF7D419" w14:textId="77777777" w:rsidR="00691F08" w:rsidRPr="001512DD" w:rsidRDefault="00691F08" w:rsidP="001512DD">
            <w:pPr>
              <w:spacing w:after="0"/>
              <w:rPr>
                <w:rFonts w:cs="Times New Roman"/>
                <w:w w:val="105"/>
              </w:rPr>
            </w:pPr>
            <w:r w:rsidRPr="001512DD">
              <w:rPr>
                <w:rFonts w:cs="Times New Roman"/>
                <w:w w:val="105"/>
              </w:rPr>
              <w:t>2=Somewhat well</w:t>
            </w:r>
          </w:p>
          <w:p w14:paraId="64909AF9" w14:textId="77777777" w:rsidR="00691F08" w:rsidRPr="001512DD" w:rsidRDefault="00691F08" w:rsidP="001512DD">
            <w:pPr>
              <w:spacing w:after="0"/>
              <w:rPr>
                <w:rFonts w:cs="Times New Roman"/>
                <w:w w:val="105"/>
              </w:rPr>
            </w:pPr>
            <w:r w:rsidRPr="001512DD">
              <w:rPr>
                <w:rFonts w:cs="Times New Roman"/>
                <w:w w:val="105"/>
              </w:rPr>
              <w:t>3=Neutral response</w:t>
            </w:r>
          </w:p>
          <w:p w14:paraId="1A961EC5" w14:textId="77777777" w:rsidR="00691F08" w:rsidRPr="001512DD" w:rsidRDefault="00691F08" w:rsidP="001512DD">
            <w:pPr>
              <w:spacing w:after="0"/>
              <w:rPr>
                <w:rFonts w:cs="Times New Roman"/>
                <w:w w:val="105"/>
              </w:rPr>
            </w:pPr>
            <w:r w:rsidRPr="001512DD">
              <w:rPr>
                <w:rFonts w:cs="Times New Roman"/>
                <w:w w:val="105"/>
              </w:rPr>
              <w:t>4=Somewhat poorly</w:t>
            </w:r>
          </w:p>
          <w:p w14:paraId="0C273D04" w14:textId="77777777" w:rsidR="00691F08" w:rsidRPr="001512DD" w:rsidRDefault="00691F08" w:rsidP="001512DD">
            <w:pPr>
              <w:spacing w:after="0"/>
              <w:rPr>
                <w:rFonts w:cs="Times New Roman"/>
                <w:w w:val="105"/>
              </w:rPr>
            </w:pPr>
            <w:r w:rsidRPr="001512DD">
              <w:rPr>
                <w:rFonts w:cs="Times New Roman"/>
                <w:w w:val="105"/>
              </w:rPr>
              <w:t>5=Very poorly</w:t>
            </w:r>
          </w:p>
          <w:p w14:paraId="585C86F0" w14:textId="77777777" w:rsidR="00691F08" w:rsidRPr="001512DD" w:rsidRDefault="00691F08" w:rsidP="001512DD">
            <w:pPr>
              <w:spacing w:after="0"/>
              <w:rPr>
                <w:rFonts w:cs="Times New Roman"/>
                <w:w w:val="105"/>
              </w:rPr>
            </w:pPr>
            <w:r w:rsidRPr="001512DD">
              <w:rPr>
                <w:rFonts w:cs="Times New Roman"/>
                <w:w w:val="105"/>
              </w:rPr>
              <w:t>888=Don't know</w:t>
            </w:r>
          </w:p>
          <w:p w14:paraId="70B17FC6"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47FBFE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F3CE7FA"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5CA250C3"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013E1A" w14:textId="449B8FB9"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7CB84F8C" w14:textId="77777777" w:rsidR="00691F08" w:rsidRPr="001512DD" w:rsidRDefault="00691F08" w:rsidP="001512DD">
            <w:pPr>
              <w:spacing w:after="0"/>
              <w:rPr>
                <w:rFonts w:cs="Times New Roman"/>
                <w:w w:val="105"/>
              </w:rPr>
            </w:pPr>
            <w:r w:rsidRPr="001512DD">
              <w:rPr>
                <w:rFonts w:cs="Times New Roman"/>
                <w:w w:val="105"/>
              </w:rPr>
              <w:t>1=Reduced crop yield</w:t>
            </w:r>
          </w:p>
          <w:p w14:paraId="45D0A179" w14:textId="77777777" w:rsidR="00691F08" w:rsidRPr="001512DD" w:rsidRDefault="00691F08" w:rsidP="001512DD">
            <w:pPr>
              <w:spacing w:after="0"/>
              <w:rPr>
                <w:rFonts w:cs="Times New Roman"/>
                <w:w w:val="105"/>
              </w:rPr>
            </w:pPr>
            <w:r w:rsidRPr="001512DD">
              <w:rPr>
                <w:rFonts w:cs="Times New Roman"/>
                <w:w w:val="105"/>
              </w:rPr>
              <w:t>2=Crop failure</w:t>
            </w:r>
          </w:p>
          <w:p w14:paraId="6FCF8349" w14:textId="77777777" w:rsidR="00691F08" w:rsidRPr="001512DD" w:rsidRDefault="00691F08" w:rsidP="001512DD">
            <w:pPr>
              <w:spacing w:after="0"/>
              <w:rPr>
                <w:rFonts w:cs="Times New Roman"/>
                <w:w w:val="105"/>
              </w:rPr>
            </w:pPr>
            <w:r w:rsidRPr="001512DD">
              <w:rPr>
                <w:rFonts w:cs="Times New Roman"/>
                <w:w w:val="105"/>
              </w:rPr>
              <w:t>3=Reduced HH consumption</w:t>
            </w:r>
          </w:p>
          <w:p w14:paraId="06EC69AE" w14:textId="77777777" w:rsidR="00691F08" w:rsidRPr="001512DD" w:rsidRDefault="00691F08" w:rsidP="001512DD">
            <w:pPr>
              <w:spacing w:after="0"/>
              <w:rPr>
                <w:rFonts w:cs="Times New Roman"/>
                <w:w w:val="105"/>
              </w:rPr>
            </w:pPr>
            <w:r w:rsidRPr="001512DD">
              <w:rPr>
                <w:rFonts w:cs="Times New Roman"/>
                <w:w w:val="105"/>
              </w:rPr>
              <w:t>4=Loss of assets</w:t>
            </w:r>
          </w:p>
          <w:p w14:paraId="369EE9E4" w14:textId="77777777" w:rsidR="00691F08" w:rsidRPr="001512DD" w:rsidRDefault="00691F08" w:rsidP="001512DD">
            <w:pPr>
              <w:spacing w:after="0"/>
              <w:rPr>
                <w:rFonts w:cs="Times New Roman"/>
                <w:w w:val="105"/>
              </w:rPr>
            </w:pPr>
            <w:r w:rsidRPr="001512DD">
              <w:rPr>
                <w:rFonts w:cs="Times New Roman"/>
                <w:w w:val="105"/>
              </w:rPr>
              <w:t>5=Loss of income</w:t>
            </w:r>
          </w:p>
          <w:p w14:paraId="097F93B8" w14:textId="77777777" w:rsidR="00691F08" w:rsidRPr="001512DD" w:rsidRDefault="00691F08" w:rsidP="001512DD">
            <w:pPr>
              <w:spacing w:after="0"/>
              <w:rPr>
                <w:rFonts w:cs="Times New Roman"/>
                <w:w w:val="105"/>
              </w:rPr>
            </w:pPr>
            <w:r w:rsidRPr="001512DD">
              <w:rPr>
                <w:rFonts w:cs="Times New Roman"/>
                <w:w w:val="105"/>
              </w:rPr>
              <w:t>6=Livestock sickness</w:t>
            </w:r>
          </w:p>
          <w:p w14:paraId="7E529CAF" w14:textId="77777777" w:rsidR="00691F08" w:rsidRPr="001512DD" w:rsidRDefault="00691F08" w:rsidP="001512DD">
            <w:pPr>
              <w:spacing w:after="0"/>
              <w:rPr>
                <w:rFonts w:cs="Times New Roman"/>
                <w:w w:val="105"/>
              </w:rPr>
            </w:pPr>
            <w:r w:rsidRPr="001512DD">
              <w:rPr>
                <w:rFonts w:cs="Times New Roman"/>
                <w:w w:val="105"/>
              </w:rPr>
              <w:t>7=Livestock death</w:t>
            </w:r>
          </w:p>
          <w:p w14:paraId="4251D12C" w14:textId="77777777" w:rsidR="00691F08" w:rsidRPr="001512DD" w:rsidRDefault="00691F08" w:rsidP="001512DD">
            <w:pPr>
              <w:spacing w:after="0"/>
              <w:rPr>
                <w:rFonts w:cs="Times New Roman"/>
                <w:w w:val="105"/>
              </w:rPr>
            </w:pPr>
            <w:r w:rsidRPr="001512DD">
              <w:rPr>
                <w:rFonts w:cs="Times New Roman"/>
                <w:w w:val="105"/>
              </w:rPr>
              <w:t>8=Human sickness</w:t>
            </w:r>
          </w:p>
          <w:p w14:paraId="57D25887" w14:textId="77777777" w:rsidR="00691F08" w:rsidRPr="001512DD" w:rsidRDefault="00691F08" w:rsidP="001512DD">
            <w:pPr>
              <w:spacing w:after="0"/>
              <w:rPr>
                <w:rFonts w:cs="Times New Roman"/>
                <w:w w:val="105"/>
              </w:rPr>
            </w:pPr>
            <w:r w:rsidRPr="001512DD">
              <w:rPr>
                <w:rFonts w:cs="Times New Roman"/>
                <w:w w:val="105"/>
              </w:rPr>
              <w:t>9=Human death</w:t>
            </w:r>
          </w:p>
          <w:p w14:paraId="3B9B2130"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495508BA" w14:textId="77777777" w:rsidR="00691F08" w:rsidRPr="001512DD" w:rsidRDefault="00691F08"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5E3C9CB0"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5653F2F6" w14:textId="77777777" w:rsidR="00691F08" w:rsidRPr="001512DD" w:rsidRDefault="00691F08" w:rsidP="001512DD">
            <w:pPr>
              <w:spacing w:after="0"/>
              <w:rPr>
                <w:rFonts w:cs="Times New Roman"/>
                <w:w w:val="105"/>
              </w:rPr>
            </w:pPr>
            <w:r w:rsidRPr="001512DD">
              <w:rPr>
                <w:rFonts w:cs="Times New Roman"/>
                <w:w w:val="105"/>
              </w:rPr>
              <w:t>97=Other, please specify</w:t>
            </w:r>
          </w:p>
          <w:p w14:paraId="6D9CBE33" w14:textId="77777777" w:rsidR="00691F08" w:rsidRPr="001512DD" w:rsidRDefault="00691F08" w:rsidP="001512DD">
            <w:pPr>
              <w:spacing w:after="0"/>
              <w:rPr>
                <w:rFonts w:cs="Times New Roman"/>
                <w:w w:val="105"/>
              </w:rPr>
            </w:pPr>
            <w:r w:rsidRPr="001512DD">
              <w:rPr>
                <w:rFonts w:cs="Times New Roman"/>
                <w:w w:val="105"/>
              </w:rPr>
              <w:t>888=Don't know</w:t>
            </w:r>
          </w:p>
          <w:p w14:paraId="3139ADE1"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0CD05441"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FCC5BEE"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3CDD812B"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8B118F4" w14:textId="77777777"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5D17034F"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56E6D027"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5BDE2A9"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BD07D52"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864989E"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63FB98C"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75B88AC1"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7957587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6EAF09B" w14:textId="50A8809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0EDF1F48" w14:textId="57B738B5"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0BFB612"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289CED5"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190F7A5"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179341B"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31D0CE5F"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6BA0D315"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6563E1B5"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6CE32"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2B12E28" w14:textId="77777777" w:rsidR="00691F08" w:rsidRPr="001512DD" w:rsidRDefault="00691F08" w:rsidP="001512DD">
            <w:pPr>
              <w:spacing w:after="0"/>
              <w:rPr>
                <w:rFonts w:cs="Times New Roman"/>
                <w:w w:val="105"/>
              </w:rPr>
            </w:pPr>
            <w:r w:rsidRPr="001512DD">
              <w:rPr>
                <w:rFonts w:cs="Times New Roman"/>
                <w:w w:val="105"/>
              </w:rPr>
              <w:t>1=Lack of money</w:t>
            </w:r>
          </w:p>
          <w:p w14:paraId="02446DC8" w14:textId="77777777" w:rsidR="00691F08" w:rsidRPr="001512DD" w:rsidRDefault="00691F08" w:rsidP="001512DD">
            <w:pPr>
              <w:spacing w:after="0"/>
              <w:rPr>
                <w:rFonts w:cs="Times New Roman"/>
                <w:w w:val="105"/>
              </w:rPr>
            </w:pPr>
            <w:r w:rsidRPr="001512DD">
              <w:rPr>
                <w:rFonts w:cs="Times New Roman"/>
                <w:w w:val="105"/>
              </w:rPr>
              <w:t>2=Lack of information</w:t>
            </w:r>
          </w:p>
          <w:p w14:paraId="16343C71" w14:textId="77777777" w:rsidR="00691F08" w:rsidRPr="001512DD" w:rsidRDefault="00691F08" w:rsidP="001512DD">
            <w:pPr>
              <w:spacing w:after="0"/>
              <w:rPr>
                <w:rFonts w:cs="Times New Roman"/>
                <w:w w:val="105"/>
              </w:rPr>
            </w:pPr>
            <w:r w:rsidRPr="001512DD">
              <w:rPr>
                <w:rFonts w:cs="Times New Roman"/>
                <w:w w:val="105"/>
              </w:rPr>
              <w:t>3=Shortage of labor</w:t>
            </w:r>
          </w:p>
          <w:p w14:paraId="6CFF8A06" w14:textId="77777777" w:rsidR="00691F08" w:rsidRPr="001512DD" w:rsidRDefault="00691F08" w:rsidP="001512DD">
            <w:pPr>
              <w:spacing w:after="0"/>
              <w:rPr>
                <w:rFonts w:cs="Times New Roman"/>
                <w:w w:val="105"/>
              </w:rPr>
            </w:pPr>
            <w:r w:rsidRPr="001512DD">
              <w:rPr>
                <w:rFonts w:cs="Times New Roman"/>
                <w:w w:val="105"/>
              </w:rPr>
              <w:t>4=Shortage of Land</w:t>
            </w:r>
          </w:p>
          <w:p w14:paraId="225F0A42"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319460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421A792"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3CECA9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F3E9D00"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01A1844"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370F0EB8" w14:textId="77777777" w:rsidTr="00086D63">
        <w:trPr>
          <w:trHeight w:val="20"/>
        </w:trPr>
        <w:tc>
          <w:tcPr>
            <w:tcW w:w="359" w:type="dxa"/>
            <w:tcBorders>
              <w:top w:val="single" w:sz="4" w:space="0" w:color="000000"/>
              <w:left w:val="single" w:sz="4" w:space="0" w:color="000000"/>
              <w:bottom w:val="single" w:sz="4" w:space="0" w:color="000000"/>
              <w:right w:val="single" w:sz="4" w:space="0" w:color="000000"/>
            </w:tcBorders>
          </w:tcPr>
          <w:p w14:paraId="720B9FC4"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FD26C0" w14:textId="43AD289C"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51151A0"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4753799"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FE2DC92"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4D34ADC5" w14:textId="77777777" w:rsidR="002422DE" w:rsidRPr="001512DD" w:rsidRDefault="002422DE" w:rsidP="001512DD">
            <w:pPr>
              <w:spacing w:after="0"/>
              <w:rPr>
                <w:rFonts w:cs="Times New Roman"/>
                <w:w w:val="105"/>
              </w:rPr>
            </w:pPr>
            <w:r w:rsidRPr="001512DD">
              <w:rPr>
                <w:rFonts w:cs="Times New Roman"/>
                <w:w w:val="105"/>
              </w:rPr>
              <w:t>4 = Spend cash savings</w:t>
            </w:r>
          </w:p>
          <w:p w14:paraId="78FB4B82"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B8CBE79" w14:textId="77777777" w:rsidR="002422DE" w:rsidRPr="001512DD" w:rsidRDefault="002422DE" w:rsidP="001512DD">
            <w:pPr>
              <w:spacing w:after="0"/>
              <w:rPr>
                <w:rFonts w:cs="Times New Roman"/>
                <w:w w:val="105"/>
              </w:rPr>
            </w:pPr>
            <w:r w:rsidRPr="001512DD">
              <w:rPr>
                <w:rFonts w:cs="Times New Roman"/>
                <w:w w:val="105"/>
              </w:rPr>
              <w:t>6 = Do extra casual labor</w:t>
            </w:r>
          </w:p>
          <w:p w14:paraId="417418B9"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1DE55936"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029C2498" w14:textId="77777777" w:rsidR="002422DE" w:rsidRPr="001512DD" w:rsidRDefault="002422DE" w:rsidP="001512DD">
            <w:pPr>
              <w:spacing w:after="0"/>
              <w:rPr>
                <w:rFonts w:cs="Times New Roman"/>
                <w:w w:val="105"/>
              </w:rPr>
            </w:pPr>
            <w:r w:rsidRPr="001512DD">
              <w:rPr>
                <w:rFonts w:cs="Times New Roman"/>
                <w:w w:val="105"/>
              </w:rPr>
              <w:t xml:space="preserve">9 = Get loan from money lender, credit ,associations, </w:t>
            </w:r>
            <w:proofErr w:type="spellStart"/>
            <w:r w:rsidRPr="001512DD">
              <w:rPr>
                <w:rFonts w:cs="Times New Roman"/>
                <w:w w:val="105"/>
              </w:rPr>
              <w:t>etc</w:t>
            </w:r>
            <w:proofErr w:type="spellEnd"/>
          </w:p>
          <w:p w14:paraId="3B3482A2"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884492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7F753AB0" w14:textId="35F77F3D"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F597CA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8D7A4C5" w14:textId="77777777" w:rsidTr="00086D6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455B58E" w14:textId="77777777" w:rsidR="002422DE" w:rsidRPr="001512DD" w:rsidRDefault="002422DE" w:rsidP="001512DD">
            <w:pPr>
              <w:spacing w:after="0"/>
            </w:pPr>
          </w:p>
        </w:tc>
        <w:tc>
          <w:tcPr>
            <w:tcW w:w="4678" w:type="dxa"/>
            <w:tcBorders>
              <w:left w:val="single" w:sz="4" w:space="0" w:color="auto"/>
              <w:right w:val="single" w:sz="18" w:space="0" w:color="000000"/>
            </w:tcBorders>
          </w:tcPr>
          <w:p w14:paraId="7722EC8A"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11D94FD0" w14:textId="77777777" w:rsidR="002422DE" w:rsidRPr="001512DD" w:rsidRDefault="002422DE" w:rsidP="001512DD">
            <w:pPr>
              <w:spacing w:after="0"/>
              <w:rPr>
                <w:w w:val="105"/>
              </w:rPr>
            </w:pPr>
            <w:r w:rsidRPr="001512DD">
              <w:rPr>
                <w:i/>
                <w:color w:val="A6A6A6" w:themeColor="background1" w:themeShade="A6"/>
              </w:rPr>
              <w:t>(Text)</w:t>
            </w:r>
          </w:p>
        </w:tc>
      </w:tr>
    </w:tbl>
    <w:p w14:paraId="433C0EAB" w14:textId="77777777" w:rsidR="002422DE" w:rsidRPr="001512DD" w:rsidRDefault="002422DE" w:rsidP="001512DD">
      <w:pPr>
        <w:autoSpaceDE w:val="0"/>
        <w:autoSpaceDN w:val="0"/>
        <w:adjustRightInd w:val="0"/>
        <w:spacing w:after="0" w:line="240" w:lineRule="auto"/>
        <w:contextualSpacing/>
        <w:rPr>
          <w:rFonts w:cs="ArialNarrow"/>
        </w:rPr>
      </w:pPr>
    </w:p>
    <w:tbl>
      <w:tblPr>
        <w:tblStyle w:val="TableGrid"/>
        <w:tblW w:w="0" w:type="auto"/>
        <w:tblLook w:val="04A0" w:firstRow="1" w:lastRow="0" w:firstColumn="1" w:lastColumn="0" w:noHBand="0" w:noVBand="1"/>
      </w:tblPr>
      <w:tblGrid>
        <w:gridCol w:w="5035"/>
        <w:gridCol w:w="5035"/>
      </w:tblGrid>
      <w:tr w:rsidR="002422DE" w:rsidRPr="001512DD" w14:paraId="5EAD53BA" w14:textId="77777777" w:rsidTr="00086D63">
        <w:tc>
          <w:tcPr>
            <w:tcW w:w="5035" w:type="dxa"/>
          </w:tcPr>
          <w:p w14:paraId="7CB60AC3" w14:textId="77777777" w:rsidR="002422DE" w:rsidRPr="001512DD" w:rsidRDefault="002422DE" w:rsidP="001512DD">
            <w:pPr>
              <w:contextualSpacing/>
            </w:pPr>
            <w:r w:rsidRPr="001512DD">
              <w:t>1=Construction of wells/</w:t>
            </w:r>
            <w:proofErr w:type="spellStart"/>
            <w:r w:rsidRPr="001512DD">
              <w:t>borewells</w:t>
            </w:r>
            <w:proofErr w:type="spellEnd"/>
            <w:r w:rsidRPr="001512DD">
              <w:t xml:space="preserve">/deepening of wells </w:t>
            </w:r>
          </w:p>
          <w:p w14:paraId="6EC7DB7D" w14:textId="77777777" w:rsidR="002422DE" w:rsidRPr="001512DD" w:rsidRDefault="002422DE" w:rsidP="001512DD">
            <w:pPr>
              <w:contextualSpacing/>
            </w:pPr>
            <w:r w:rsidRPr="001512DD">
              <w:t>2=Invest in irrigation practices that reduce water use (drip irrigation/sprinklers)</w:t>
            </w:r>
          </w:p>
          <w:p w14:paraId="043C45F9" w14:textId="77777777" w:rsidR="002422DE" w:rsidRPr="001512DD" w:rsidRDefault="002422DE" w:rsidP="001512DD">
            <w:pPr>
              <w:contextualSpacing/>
            </w:pPr>
            <w:r w:rsidRPr="001512DD">
              <w:t xml:space="preserve">3=Build a water harvesting scheme </w:t>
            </w:r>
          </w:p>
          <w:p w14:paraId="175502CE" w14:textId="77777777" w:rsidR="002422DE" w:rsidRPr="001512DD" w:rsidRDefault="002422DE" w:rsidP="001512DD">
            <w:pPr>
              <w:contextualSpacing/>
            </w:pPr>
            <w:r w:rsidRPr="001512DD">
              <w:t>4=Soil conservation techniques (farm bunds, farm ponds</w:t>
            </w:r>
          </w:p>
          <w:p w14:paraId="335945CB" w14:textId="77777777" w:rsidR="002422DE" w:rsidRPr="001512DD" w:rsidRDefault="002422DE" w:rsidP="001512DD">
            <w:pPr>
              <w:contextualSpacing/>
            </w:pPr>
            <w:r w:rsidRPr="001512DD">
              <w:t xml:space="preserve">5=Add manure or mulch to increase soil moisture </w:t>
            </w:r>
          </w:p>
          <w:p w14:paraId="02D755FD" w14:textId="77777777" w:rsidR="002422DE" w:rsidRPr="001512DD" w:rsidRDefault="002422DE" w:rsidP="001512DD">
            <w:pPr>
              <w:contextualSpacing/>
            </w:pPr>
            <w:r w:rsidRPr="001512DD">
              <w:t xml:space="preserve">6=Crop water budgeting  </w:t>
            </w:r>
          </w:p>
          <w:p w14:paraId="1A0A8B34" w14:textId="77777777" w:rsidR="002422DE" w:rsidRPr="001512DD" w:rsidRDefault="002422DE" w:rsidP="001512DD">
            <w:pPr>
              <w:contextualSpacing/>
            </w:pPr>
            <w:r w:rsidRPr="001512DD">
              <w:t xml:space="preserve">7=Change crop variety/diversification  </w:t>
            </w:r>
          </w:p>
          <w:p w14:paraId="218AF787" w14:textId="77777777" w:rsidR="002422DE" w:rsidRPr="001512DD" w:rsidRDefault="002422DE" w:rsidP="001512DD">
            <w:pPr>
              <w:contextualSpacing/>
            </w:pPr>
            <w:r w:rsidRPr="001512DD">
              <w:t xml:space="preserve">8=Shift to market or cash crops </w:t>
            </w:r>
          </w:p>
          <w:p w14:paraId="6B46B1E9" w14:textId="77777777" w:rsidR="002422DE" w:rsidRPr="001512DD" w:rsidRDefault="002422DE" w:rsidP="001512DD">
            <w:pPr>
              <w:contextualSpacing/>
            </w:pPr>
            <w:r w:rsidRPr="001512DD">
              <w:lastRenderedPageBreak/>
              <w:t xml:space="preserve">9=Plant drought resistant crops </w:t>
            </w:r>
          </w:p>
          <w:p w14:paraId="35A23939" w14:textId="297A37DF" w:rsidR="002422DE" w:rsidRPr="001512DD" w:rsidRDefault="002422DE" w:rsidP="001512DD">
            <w:pPr>
              <w:contextualSpacing/>
            </w:pPr>
            <w:r w:rsidRPr="001512DD">
              <w:t xml:space="preserve">10=Plant earlier/later </w:t>
            </w:r>
          </w:p>
        </w:tc>
        <w:tc>
          <w:tcPr>
            <w:tcW w:w="5035" w:type="dxa"/>
          </w:tcPr>
          <w:p w14:paraId="445F5482" w14:textId="77777777" w:rsidR="002422DE" w:rsidRPr="001512DD" w:rsidRDefault="002422DE" w:rsidP="001512DD">
            <w:pPr>
              <w:contextualSpacing/>
            </w:pPr>
            <w:r w:rsidRPr="001512DD">
              <w:lastRenderedPageBreak/>
              <w:t xml:space="preserve">11=Agroforestry  </w:t>
            </w:r>
          </w:p>
          <w:p w14:paraId="090649A7" w14:textId="00FDF3AF" w:rsidR="002422DE" w:rsidRPr="001512DD" w:rsidRDefault="002422DE" w:rsidP="001512DD">
            <w:pPr>
              <w:contextualSpacing/>
            </w:pPr>
            <w:r w:rsidRPr="001512DD">
              <w:t xml:space="preserve">12=Consult weather forecasts  </w:t>
            </w:r>
          </w:p>
          <w:p w14:paraId="51444463" w14:textId="77777777" w:rsidR="002422DE" w:rsidRPr="001512DD" w:rsidRDefault="002422DE" w:rsidP="001512DD">
            <w:pPr>
              <w:contextualSpacing/>
            </w:pPr>
            <w:r w:rsidRPr="001512DD">
              <w:t xml:space="preserve">13=Change from crop to livestock/mixed farming  </w:t>
            </w:r>
          </w:p>
          <w:p w14:paraId="43007710" w14:textId="77777777" w:rsidR="002422DE" w:rsidRPr="001512DD" w:rsidRDefault="002422DE" w:rsidP="001512DD">
            <w:pPr>
              <w:contextualSpacing/>
            </w:pPr>
            <w:r w:rsidRPr="001512DD">
              <w:t xml:space="preserve">14=Reduce number of livestock  </w:t>
            </w:r>
          </w:p>
          <w:p w14:paraId="03E46646" w14:textId="77777777" w:rsidR="002422DE" w:rsidRPr="001512DD" w:rsidRDefault="002422DE" w:rsidP="001512DD">
            <w:pPr>
              <w:contextualSpacing/>
            </w:pPr>
            <w:r w:rsidRPr="001512DD">
              <w:t xml:space="preserve">15=Buy crop insurance </w:t>
            </w:r>
          </w:p>
          <w:p w14:paraId="6C344D84" w14:textId="77777777" w:rsidR="002422DE" w:rsidRPr="001512DD" w:rsidRDefault="002422DE" w:rsidP="001512DD">
            <w:pPr>
              <w:contextualSpacing/>
            </w:pPr>
            <w:r w:rsidRPr="001512DD">
              <w:t xml:space="preserve">16=Borrow money (e.g. from bank or family)   </w:t>
            </w:r>
          </w:p>
          <w:p w14:paraId="2D8EA2BC" w14:textId="77777777" w:rsidR="002422DE" w:rsidRPr="001512DD" w:rsidRDefault="002422DE" w:rsidP="001512DD">
            <w:pPr>
              <w:contextualSpacing/>
            </w:pPr>
            <w:r w:rsidRPr="001512DD">
              <w:t xml:space="preserve">17=Invest in bank seed/grain bank at community level  </w:t>
            </w:r>
          </w:p>
          <w:p w14:paraId="5405E1C9" w14:textId="77777777" w:rsidR="002422DE" w:rsidRPr="001512DD" w:rsidRDefault="002422DE" w:rsidP="001512DD">
            <w:pPr>
              <w:contextualSpacing/>
            </w:pPr>
            <w:r w:rsidRPr="001512DD">
              <w:t xml:space="preserve">18=Migrate to urban area/find off farm job  </w:t>
            </w:r>
          </w:p>
          <w:p w14:paraId="00B3AD8C" w14:textId="77777777" w:rsidR="002422DE" w:rsidRPr="001512DD" w:rsidRDefault="002422DE" w:rsidP="001512DD">
            <w:pPr>
              <w:contextualSpacing/>
            </w:pPr>
            <w:r w:rsidRPr="001512DD">
              <w:t xml:space="preserve">19=Lease your land  </w:t>
            </w:r>
          </w:p>
          <w:p w14:paraId="081578F4" w14:textId="77777777" w:rsidR="002422DE" w:rsidRPr="001512DD" w:rsidRDefault="002422DE" w:rsidP="001512DD">
            <w:pPr>
              <w:contextualSpacing/>
            </w:pPr>
            <w:r w:rsidRPr="001512DD">
              <w:t xml:space="preserve">20=Spend more money on children’s education </w:t>
            </w:r>
          </w:p>
          <w:p w14:paraId="335BAA9F" w14:textId="3ACDD8BF" w:rsidR="002422DE" w:rsidRPr="001512DD" w:rsidRDefault="002422DE" w:rsidP="001512DD">
            <w:pPr>
              <w:contextualSpacing/>
              <w:rPr>
                <w:rFonts w:cs="ArialNarrow"/>
              </w:rPr>
            </w:pPr>
            <w:r w:rsidRPr="001512DD">
              <w:lastRenderedPageBreak/>
              <w:t>97=Other, please</w:t>
            </w:r>
          </w:p>
        </w:tc>
      </w:tr>
    </w:tbl>
    <w:p w14:paraId="1A5AC62A" w14:textId="77777777" w:rsidR="0036037D" w:rsidRPr="001512DD" w:rsidRDefault="0036037D" w:rsidP="001512DD">
      <w:pPr>
        <w:spacing w:after="0" w:line="240" w:lineRule="auto"/>
        <w:contextualSpacing/>
        <w:rPr>
          <w:rFonts w:cs="ArialNarrow"/>
        </w:rPr>
      </w:pPr>
    </w:p>
    <w:p w14:paraId="7E60A2B2" w14:textId="77777777" w:rsidR="002422DE" w:rsidRPr="001512DD" w:rsidRDefault="002422DE" w:rsidP="001512DD">
      <w:pPr>
        <w:spacing w:after="0" w:line="240" w:lineRule="auto"/>
        <w:contextualSpacing/>
        <w:rPr>
          <w:rFonts w:cs="ArialNarrow"/>
        </w:rPr>
      </w:pPr>
    </w:p>
    <w:p w14:paraId="7A748CCF" w14:textId="77777777" w:rsidR="00084CE6" w:rsidRPr="001512DD" w:rsidRDefault="00084CE6" w:rsidP="001512DD">
      <w:pPr>
        <w:spacing w:after="0" w:line="240" w:lineRule="auto"/>
        <w:contextualSpacing/>
      </w:pPr>
    </w:p>
    <w:p w14:paraId="6F95ADE9" w14:textId="77777777" w:rsidR="002422DE" w:rsidRPr="001512DD" w:rsidRDefault="002422DE" w:rsidP="001512DD">
      <w:pPr>
        <w:spacing w:after="0" w:line="240" w:lineRule="auto"/>
        <w:contextualSpacing/>
      </w:pPr>
    </w:p>
    <w:p w14:paraId="5C3DA9D8" w14:textId="77777777" w:rsidR="002422DE" w:rsidRPr="001512DD" w:rsidRDefault="002422DE" w:rsidP="001512DD">
      <w:pPr>
        <w:spacing w:after="0" w:line="240" w:lineRule="auto"/>
        <w:contextualSpacing/>
      </w:pPr>
    </w:p>
    <w:p w14:paraId="1E5AC70D" w14:textId="77777777" w:rsidR="00A667B3" w:rsidRPr="001512DD" w:rsidRDefault="00A667B3" w:rsidP="001512DD">
      <w:pPr>
        <w:spacing w:after="0" w:line="240" w:lineRule="auto"/>
        <w:contextualSpacing/>
        <w:sectPr w:rsidR="00A667B3" w:rsidRPr="001512DD" w:rsidSect="00512DC2">
          <w:pgSz w:w="12240" w:h="15840"/>
          <w:pgMar w:top="1440" w:right="1080" w:bottom="1440" w:left="1080" w:header="720" w:footer="720" w:gutter="0"/>
          <w:cols w:space="720"/>
          <w:docGrid w:linePitch="360"/>
        </w:sectPr>
      </w:pPr>
    </w:p>
    <w:p w14:paraId="644ADF60" w14:textId="0C2994D2" w:rsidR="00084CE6" w:rsidRPr="001512DD" w:rsidRDefault="00084CE6" w:rsidP="001512DD">
      <w:pPr>
        <w:spacing w:after="0" w:line="240" w:lineRule="auto"/>
        <w:contextualSpacing/>
        <w:rPr>
          <w:b/>
        </w:rPr>
      </w:pPr>
      <w:commentRangeStart w:id="0"/>
      <w:r w:rsidRPr="001512DD">
        <w:rPr>
          <w:b/>
        </w:rPr>
        <w:lastRenderedPageBreak/>
        <w:t>SECTION XXX: FOREST CONSERVATION AND RESOURCE VALUATION</w:t>
      </w:r>
      <w:commentRangeEnd w:id="0"/>
      <w:r w:rsidR="00B26E95">
        <w:rPr>
          <w:rStyle w:val="CommentReference"/>
        </w:rPr>
        <w:commentReference w:id="0"/>
      </w:r>
    </w:p>
    <w:p w14:paraId="27686195" w14:textId="77777777" w:rsidR="00084CE6" w:rsidRPr="001512DD" w:rsidRDefault="00084CE6" w:rsidP="001512DD">
      <w:pPr>
        <w:spacing w:after="0" w:line="240" w:lineRule="auto"/>
        <w:contextualSpacing/>
        <w:rPr>
          <w:b/>
        </w:rPr>
      </w:pPr>
    </w:p>
    <w:p w14:paraId="6A7466B2" w14:textId="77777777" w:rsidR="00084CE6" w:rsidRPr="001512DD" w:rsidRDefault="00084CE6" w:rsidP="001512DD">
      <w:pPr>
        <w:spacing w:after="0" w:line="240" w:lineRule="auto"/>
        <w:contextualSpacing/>
        <w:rPr>
          <w:b/>
        </w:rPr>
      </w:pPr>
      <w:commentRangeStart w:id="1"/>
      <w:r w:rsidRPr="001512DD">
        <w:rPr>
          <w:b/>
        </w:rPr>
        <w:t xml:space="preserve">How many forests </w:t>
      </w:r>
      <w:proofErr w:type="gramStart"/>
      <w:r w:rsidRPr="001512DD">
        <w:rPr>
          <w:b/>
        </w:rPr>
        <w:t>does</w:t>
      </w:r>
      <w:proofErr w:type="gramEnd"/>
      <w:r w:rsidRPr="001512DD">
        <w:rPr>
          <w:b/>
        </w:rPr>
        <w:t xml:space="preserve"> your HH collect products from for consumption and sale? </w:t>
      </w:r>
    </w:p>
    <w:p w14:paraId="0E94A524" w14:textId="77777777" w:rsidR="00084CE6" w:rsidRPr="001512DD" w:rsidRDefault="00084CE6" w:rsidP="001512DD">
      <w:pPr>
        <w:spacing w:after="0" w:line="240" w:lineRule="auto"/>
        <w:contextualSpacing/>
        <w:rPr>
          <w:b/>
        </w:rPr>
      </w:pPr>
    </w:p>
    <w:p w14:paraId="77900DD2" w14:textId="77777777" w:rsidR="00084CE6" w:rsidRPr="001512DD" w:rsidRDefault="00084CE6" w:rsidP="001512DD">
      <w:pPr>
        <w:spacing w:after="0" w:line="240" w:lineRule="auto"/>
        <w:contextualSpacing/>
        <w:rPr>
          <w:b/>
        </w:rPr>
      </w:pPr>
      <w:r w:rsidRPr="001512DD">
        <w:rPr>
          <w:b/>
        </w:rPr>
        <w:t>I would like to ask qu</w:t>
      </w:r>
      <w:r w:rsidR="00DE4EC4" w:rsidRPr="001512DD">
        <w:rPr>
          <w:b/>
        </w:rPr>
        <w:t xml:space="preserve">estions about the conditions and access to each of these forests. </w:t>
      </w:r>
    </w:p>
    <w:p w14:paraId="6C6F36E2" w14:textId="77777777" w:rsidR="00DE4EC4" w:rsidRPr="001512DD" w:rsidRDefault="00DE4EC4" w:rsidP="001512DD">
      <w:pPr>
        <w:spacing w:after="0" w:line="240" w:lineRule="auto"/>
        <w:contextualSpacing/>
        <w:rPr>
          <w:b/>
        </w:rPr>
      </w:pPr>
    </w:p>
    <w:p w14:paraId="01997736" w14:textId="77777777" w:rsidR="00DE4EC4" w:rsidRPr="001512DD" w:rsidRDefault="00DE4EC4" w:rsidP="001512DD">
      <w:pPr>
        <w:spacing w:after="0" w:line="240" w:lineRule="auto"/>
        <w:contextualSpacing/>
        <w:rPr>
          <w:b/>
        </w:rPr>
      </w:pPr>
      <w:r w:rsidRPr="001512DD">
        <w:rPr>
          <w:b/>
        </w:rPr>
        <w:t xml:space="preserve">Let’s start with the largest forest. </w:t>
      </w:r>
    </w:p>
    <w:p w14:paraId="777F16E0" w14:textId="77777777" w:rsidR="00DE4EC4" w:rsidRPr="001512DD" w:rsidRDefault="00DE4EC4" w:rsidP="001512DD">
      <w:pPr>
        <w:spacing w:after="0" w:line="240" w:lineRule="auto"/>
        <w:contextualSpacing/>
        <w:rPr>
          <w:b/>
        </w:rPr>
      </w:pPr>
    </w:p>
    <w:p w14:paraId="619D7B6C" w14:textId="77777777" w:rsidR="00DE4EC4" w:rsidRPr="001512DD" w:rsidRDefault="00DE4EC4" w:rsidP="001512DD">
      <w:pPr>
        <w:spacing w:after="0" w:line="240" w:lineRule="auto"/>
        <w:contextualSpacing/>
        <w:rPr>
          <w:b/>
        </w:rPr>
      </w:pPr>
      <w:commentRangeStart w:id="2"/>
      <w:r w:rsidRPr="001512DD">
        <w:rPr>
          <w:b/>
        </w:rPr>
        <w:t xml:space="preserve">Forest #1: </w:t>
      </w:r>
      <w:commentRangeEnd w:id="1"/>
      <w:r w:rsidR="00FC1FE3">
        <w:rPr>
          <w:rStyle w:val="CommentReference"/>
        </w:rPr>
        <w:commentReference w:id="1"/>
      </w:r>
    </w:p>
    <w:p w14:paraId="7194C0C3" w14:textId="77777777" w:rsidR="00DE4EC4" w:rsidRPr="001512DD" w:rsidRDefault="00DE4EC4" w:rsidP="001512DD">
      <w:pPr>
        <w:pStyle w:val="ListParagraph"/>
        <w:numPr>
          <w:ilvl w:val="0"/>
          <w:numId w:val="5"/>
        </w:numPr>
        <w:spacing w:after="0" w:line="240" w:lineRule="auto"/>
      </w:pPr>
      <w:r w:rsidRPr="001512DD">
        <w:t xml:space="preserve">Name of the forest: </w:t>
      </w:r>
    </w:p>
    <w:p w14:paraId="72B3F392" w14:textId="77777777" w:rsidR="00F836DA" w:rsidRPr="001512DD" w:rsidRDefault="00F836DA" w:rsidP="001512DD">
      <w:pPr>
        <w:pStyle w:val="ListParagraph"/>
        <w:numPr>
          <w:ilvl w:val="0"/>
          <w:numId w:val="5"/>
        </w:numPr>
        <w:spacing w:after="0" w:line="240" w:lineRule="auto"/>
      </w:pPr>
      <w:r w:rsidRPr="001512DD">
        <w:t>In your view, how do you describe the overall condition of this forest? (Very good – Very bad condition)</w:t>
      </w:r>
    </w:p>
    <w:p w14:paraId="7C941641" w14:textId="5E696421" w:rsidR="00DE4EC4" w:rsidRPr="001512DD" w:rsidRDefault="00DE4EC4" w:rsidP="001512DD">
      <w:pPr>
        <w:pStyle w:val="ListParagraph"/>
        <w:numPr>
          <w:ilvl w:val="0"/>
          <w:numId w:val="5"/>
        </w:numPr>
        <w:spacing w:after="0" w:line="240" w:lineRule="auto"/>
      </w:pPr>
      <w:r w:rsidRPr="001512DD">
        <w:rPr>
          <w:rFonts w:cs="Arial"/>
        </w:rPr>
        <w:t xml:space="preserve">In your own view, compared to 5 years ago, </w:t>
      </w:r>
      <w:r w:rsidR="00F836DA" w:rsidRPr="001512DD">
        <w:rPr>
          <w:rFonts w:cs="Arial"/>
        </w:rPr>
        <w:t>has the overall condition of the forest worsened or improved</w:t>
      </w:r>
      <w:r w:rsidRPr="001512DD">
        <w:rPr>
          <w:rFonts w:cs="Arial"/>
        </w:rPr>
        <w:t>?</w:t>
      </w:r>
      <w:ins w:id="3" w:author="McGee, Heather" w:date="2014-09-10T13:30:00Z">
        <w:r w:rsidR="00E3668B">
          <w:rPr>
            <w:rFonts w:cs="Arial"/>
          </w:rPr>
          <w:t xml:space="preserve"> Improved, Remained the same, worsened, Don’t know</w:t>
        </w:r>
      </w:ins>
    </w:p>
    <w:p w14:paraId="5826C34F" w14:textId="213BEF79" w:rsidR="00DE4EC4" w:rsidRPr="001512DD" w:rsidRDefault="00DE4EC4" w:rsidP="001512DD">
      <w:pPr>
        <w:pStyle w:val="ListParagraph"/>
        <w:numPr>
          <w:ilvl w:val="0"/>
          <w:numId w:val="5"/>
        </w:numPr>
        <w:spacing w:after="0" w:line="240" w:lineRule="auto"/>
      </w:pPr>
      <w:r w:rsidRPr="001512DD">
        <w:rPr>
          <w:rFonts w:cs="Arial"/>
        </w:rPr>
        <w:t>During the last 5 years, has there been any change to the size</w:t>
      </w:r>
      <w:ins w:id="4" w:author="McGee, Heather" w:date="2014-09-10T13:31:00Z">
        <w:r w:rsidR="00E3668B">
          <w:rPr>
            <w:rFonts w:cs="Arial"/>
          </w:rPr>
          <w:t>/area</w:t>
        </w:r>
      </w:ins>
      <w:r w:rsidRPr="001512DD">
        <w:rPr>
          <w:rFonts w:cs="Arial"/>
        </w:rPr>
        <w:t xml:space="preserve"> of the forest? If yes, has it decreased or increased greatly?</w:t>
      </w:r>
      <w:ins w:id="5" w:author="McGee, Heather" w:date="2014-09-10T13:31:00Z">
        <w:r w:rsidR="00E3668B">
          <w:rPr>
            <w:rFonts w:cs="Arial"/>
          </w:rPr>
          <w:t xml:space="preserve"> (scale)</w:t>
        </w:r>
      </w:ins>
      <w:r w:rsidRPr="001512DD">
        <w:rPr>
          <w:rFonts w:cs="Arial"/>
        </w:rPr>
        <w:t xml:space="preserve"> If increased/decreased, please tell me why? (decreased - logging, charcoaling, land clearing for agriculture, increased – access restrictions,  )</w:t>
      </w:r>
    </w:p>
    <w:p w14:paraId="621F85BD" w14:textId="135EBBB1" w:rsidR="00F836DA" w:rsidRPr="001512DD" w:rsidRDefault="00F836DA" w:rsidP="001512DD">
      <w:pPr>
        <w:pStyle w:val="ListParagraph"/>
        <w:numPr>
          <w:ilvl w:val="0"/>
          <w:numId w:val="5"/>
        </w:numPr>
        <w:spacing w:after="0" w:line="240" w:lineRule="auto"/>
        <w:rPr>
          <w:rFonts w:cs="Arial"/>
        </w:rPr>
      </w:pPr>
      <w:r w:rsidRPr="001512DD">
        <w:rPr>
          <w:rFonts w:cs="Arial"/>
        </w:rPr>
        <w:t xml:space="preserve">During the last 5 years, has there been any change in the thickness/amount of trees in the forest? If yes, has it decreased or increased greatly? </w:t>
      </w:r>
      <w:ins w:id="6" w:author="McGee, Heather" w:date="2014-09-10T13:31:00Z">
        <w:r w:rsidR="00E3668B">
          <w:rPr>
            <w:rFonts w:cs="Arial"/>
          </w:rPr>
          <w:t xml:space="preserve">(scale) </w:t>
        </w:r>
      </w:ins>
      <w:r w:rsidRPr="001512DD">
        <w:rPr>
          <w:rFonts w:cs="Arial"/>
        </w:rPr>
        <w:t>If increased/decreased, please tell me why? (decreased - logging, charcoaling, land clearing for agriculture, increased – access restrictions,  )</w:t>
      </w:r>
    </w:p>
    <w:p w14:paraId="6E5A8DE8" w14:textId="349BE027" w:rsidR="00085B25" w:rsidRPr="001512DD" w:rsidRDefault="00691F08" w:rsidP="00E3668B">
      <w:pPr>
        <w:pStyle w:val="ListParagraph"/>
        <w:numPr>
          <w:ilvl w:val="0"/>
          <w:numId w:val="5"/>
        </w:numPr>
        <w:spacing w:after="0" w:line="240" w:lineRule="auto"/>
        <w:pPrChange w:id="7" w:author="McGee, Heather" w:date="2014-09-10T13:32:00Z">
          <w:pPr>
            <w:spacing w:after="0" w:line="240" w:lineRule="auto"/>
            <w:ind w:left="360"/>
          </w:pPr>
        </w:pPrChange>
      </w:pPr>
      <w:del w:id="8" w:author="McGee, Heather" w:date="2014-09-10T13:32:00Z">
        <w:r w:rsidRPr="00E3668B" w:rsidDel="00E3668B">
          <w:rPr>
            <w:rFonts w:cs="Arial"/>
          </w:rPr>
          <w:delText>=</w:delText>
        </w:r>
      </w:del>
      <w:r w:rsidR="00085B25" w:rsidRPr="00E3668B">
        <w:rPr>
          <w:rFonts w:cs="Arial"/>
        </w:rPr>
        <w:t>How often do you see people from your community here cutting more log/wood than they need and letting it rot/spoiled?</w:t>
      </w:r>
      <w:ins w:id="9" w:author="McGee, Heather" w:date="2014-09-10T13:32:00Z">
        <w:r w:rsidR="00E3668B">
          <w:rPr>
            <w:rFonts w:cs="Arial"/>
          </w:rPr>
          <w:t xml:space="preserve"> (Always, frequently, sometimes, rarely, never)</w:t>
        </w:r>
      </w:ins>
    </w:p>
    <w:p w14:paraId="2302ECDA" w14:textId="5AF31215" w:rsidR="00DE4EC4" w:rsidRPr="001512DD" w:rsidRDefault="00F836DA" w:rsidP="001512DD">
      <w:pPr>
        <w:pStyle w:val="ListParagraph"/>
        <w:numPr>
          <w:ilvl w:val="0"/>
          <w:numId w:val="5"/>
        </w:numPr>
        <w:spacing w:after="0" w:line="240" w:lineRule="auto"/>
      </w:pPr>
      <w:r w:rsidRPr="001512DD">
        <w:t xml:space="preserve">Are there some kinds of trees that you used to see here 5 years ago that you no longer see? </w:t>
      </w:r>
      <w:ins w:id="10" w:author="McGee, Heather" w:date="2014-09-10T13:32:00Z">
        <w:r w:rsidR="00E3668B">
          <w:t>0-No, 1-Yes,</w:t>
        </w:r>
      </w:ins>
    </w:p>
    <w:p w14:paraId="42452C81" w14:textId="3A098845" w:rsidR="00F836DA" w:rsidRPr="001512DD" w:rsidRDefault="00F836DA" w:rsidP="001512DD">
      <w:pPr>
        <w:pStyle w:val="ListParagraph"/>
        <w:numPr>
          <w:ilvl w:val="0"/>
          <w:numId w:val="5"/>
        </w:numPr>
        <w:spacing w:after="0" w:line="240" w:lineRule="auto"/>
      </w:pPr>
      <w:r w:rsidRPr="001512DD">
        <w:t xml:space="preserve">If yes, can you list these types of trees? </w:t>
      </w:r>
      <w:ins w:id="11" w:author="McGee, Heather" w:date="2014-09-10T13:32:00Z">
        <w:r w:rsidR="00E3668B">
          <w:t>Text</w:t>
        </w:r>
      </w:ins>
    </w:p>
    <w:p w14:paraId="46F3FC13" w14:textId="191A366D" w:rsidR="00E3668B" w:rsidRPr="001512DD" w:rsidRDefault="00F836DA" w:rsidP="00E3668B">
      <w:pPr>
        <w:pStyle w:val="ListParagraph"/>
        <w:numPr>
          <w:ilvl w:val="0"/>
          <w:numId w:val="5"/>
        </w:numPr>
        <w:spacing w:after="0" w:line="240" w:lineRule="auto"/>
      </w:pPr>
      <w:r w:rsidRPr="001512DD">
        <w:t>Are there some types of trees that you see in this forest that you did not see 5 years ago?</w:t>
      </w:r>
      <w:r w:rsidR="00E3668B" w:rsidRPr="00E3668B">
        <w:t xml:space="preserve"> </w:t>
      </w:r>
      <w:r w:rsidR="00E3668B" w:rsidRPr="001512DD">
        <w:t xml:space="preserve">Are there new types of trees that are growing? </w:t>
      </w:r>
    </w:p>
    <w:p w14:paraId="1ABD9456" w14:textId="195F5BC4" w:rsidR="00E3668B" w:rsidRDefault="00F836DA" w:rsidP="001512DD">
      <w:pPr>
        <w:pStyle w:val="ListParagraph"/>
        <w:numPr>
          <w:ilvl w:val="0"/>
          <w:numId w:val="5"/>
        </w:numPr>
        <w:spacing w:after="0" w:line="240" w:lineRule="auto"/>
        <w:rPr>
          <w:ins w:id="12" w:author="McGee, Heather" w:date="2014-09-10T13:32:00Z"/>
        </w:rPr>
      </w:pPr>
      <w:r w:rsidRPr="001512DD">
        <w:t xml:space="preserve"> </w:t>
      </w:r>
      <w:ins w:id="13" w:author="McGee, Heather" w:date="2014-09-10T13:32:00Z">
        <w:r w:rsidR="00E3668B">
          <w:t>0-No,1=yes</w:t>
        </w:r>
      </w:ins>
    </w:p>
    <w:p w14:paraId="2A91EBE6" w14:textId="1E42E65C" w:rsidR="00F836DA" w:rsidRPr="001512DD" w:rsidRDefault="00F836DA" w:rsidP="001512DD">
      <w:pPr>
        <w:pStyle w:val="ListParagraph"/>
        <w:numPr>
          <w:ilvl w:val="0"/>
          <w:numId w:val="5"/>
        </w:numPr>
        <w:spacing w:after="0" w:line="240" w:lineRule="auto"/>
      </w:pPr>
      <w:r w:rsidRPr="001512DD">
        <w:t xml:space="preserve">If yes, can you list the names of these trees? </w:t>
      </w:r>
      <w:ins w:id="14" w:author="McGee, Heather" w:date="2014-09-10T13:33:00Z">
        <w:r w:rsidR="00E3668B">
          <w:t>Text</w:t>
        </w:r>
      </w:ins>
    </w:p>
    <w:p w14:paraId="3B13B14B" w14:textId="77777777" w:rsidR="00085B25" w:rsidRPr="001512DD" w:rsidRDefault="00085B25" w:rsidP="001512DD">
      <w:pPr>
        <w:pStyle w:val="ListParagraph"/>
        <w:numPr>
          <w:ilvl w:val="0"/>
          <w:numId w:val="5"/>
        </w:numPr>
        <w:spacing w:after="0" w:line="240" w:lineRule="auto"/>
      </w:pPr>
      <w:r w:rsidRPr="001512DD">
        <w:t xml:space="preserve">In your view, during the past 5 years, have the number of wildlife in this forest – increased, decreased, stayed the same? </w:t>
      </w:r>
    </w:p>
    <w:p w14:paraId="7D8562CF" w14:textId="7802CAEC" w:rsidR="00085B25" w:rsidRPr="001512DD" w:rsidRDefault="00085B25" w:rsidP="001512DD">
      <w:pPr>
        <w:pStyle w:val="ListParagraph"/>
        <w:numPr>
          <w:ilvl w:val="0"/>
          <w:numId w:val="5"/>
        </w:numPr>
        <w:spacing w:after="0" w:line="240" w:lineRule="auto"/>
      </w:pPr>
      <w:r w:rsidRPr="001512DD">
        <w:t xml:space="preserve">Are there some types of animals that you used to see in this forest 5 years ago that you no longer see? </w:t>
      </w:r>
      <w:ins w:id="15" w:author="McGee, Heather" w:date="2014-09-10T13:49:00Z">
        <w:r w:rsidR="000A0002">
          <w:t>0=No, 1=Yes</w:t>
        </w:r>
      </w:ins>
    </w:p>
    <w:p w14:paraId="012C93DE" w14:textId="77777777" w:rsidR="00085B25" w:rsidRPr="001512DD" w:rsidRDefault="00085B25" w:rsidP="001512DD">
      <w:pPr>
        <w:pStyle w:val="ListParagraph"/>
        <w:numPr>
          <w:ilvl w:val="0"/>
          <w:numId w:val="5"/>
        </w:numPr>
        <w:spacing w:after="0" w:line="240" w:lineRule="auto"/>
      </w:pPr>
      <w:r w:rsidRPr="001512DD">
        <w:t xml:space="preserve">If yes, can you list these types of animals? </w:t>
      </w:r>
    </w:p>
    <w:p w14:paraId="26315815" w14:textId="1E2FBBF8" w:rsidR="00085B25" w:rsidRPr="001512DD" w:rsidRDefault="00085B25" w:rsidP="001512DD">
      <w:pPr>
        <w:pStyle w:val="ListParagraph"/>
        <w:numPr>
          <w:ilvl w:val="0"/>
          <w:numId w:val="5"/>
        </w:numPr>
        <w:spacing w:after="0" w:line="240" w:lineRule="auto"/>
      </w:pPr>
      <w:r w:rsidRPr="001512DD">
        <w:t xml:space="preserve">Are there some kinds of animals that you see in this forest that you did not see 5 years ago? </w:t>
      </w:r>
      <w:ins w:id="16" w:author="McGee, Heather" w:date="2014-09-10T13:49:00Z">
        <w:r w:rsidR="000A0002">
          <w:t>0=No, 1=Yes</w:t>
        </w:r>
      </w:ins>
    </w:p>
    <w:p w14:paraId="4E0CEC74" w14:textId="77777777" w:rsidR="00085B25" w:rsidRPr="001512DD" w:rsidRDefault="00085B25" w:rsidP="001512DD">
      <w:pPr>
        <w:pStyle w:val="ListParagraph"/>
        <w:numPr>
          <w:ilvl w:val="0"/>
          <w:numId w:val="5"/>
        </w:numPr>
        <w:spacing w:after="0" w:line="240" w:lineRule="auto"/>
      </w:pPr>
      <w:r w:rsidRPr="001512DD">
        <w:t xml:space="preserve">If yes, can you list these animals? </w:t>
      </w:r>
    </w:p>
    <w:p w14:paraId="60D806C7" w14:textId="77AF40CA" w:rsidR="00DE4EC4" w:rsidRPr="001512DD" w:rsidRDefault="00DE4EC4" w:rsidP="001512DD">
      <w:pPr>
        <w:pStyle w:val="ListParagraph"/>
        <w:numPr>
          <w:ilvl w:val="0"/>
          <w:numId w:val="5"/>
        </w:numPr>
        <w:spacing w:after="0" w:line="240" w:lineRule="auto"/>
      </w:pPr>
      <w:r w:rsidRPr="001512DD">
        <w:rPr>
          <w:rFonts w:cs="Arial"/>
        </w:rPr>
        <w:t xml:space="preserve">What is the distance to the forest from your house? </w:t>
      </w:r>
      <w:ins w:id="17" w:author="McGee, Heather" w:date="2014-09-10T13:49:00Z">
        <w:r w:rsidR="000A0002">
          <w:rPr>
            <w:rFonts w:cs="Arial"/>
          </w:rPr>
          <w:t>In meters or km</w:t>
        </w:r>
      </w:ins>
    </w:p>
    <w:p w14:paraId="5A88E05A" w14:textId="77777777" w:rsidR="00DE4EC4" w:rsidRPr="001512DD" w:rsidRDefault="00DE4EC4" w:rsidP="001512DD">
      <w:pPr>
        <w:pStyle w:val="ListParagraph"/>
        <w:numPr>
          <w:ilvl w:val="0"/>
          <w:numId w:val="5"/>
        </w:numPr>
        <w:spacing w:after="0" w:line="240" w:lineRule="auto"/>
      </w:pPr>
      <w:r w:rsidRPr="001512DD">
        <w:rPr>
          <w:rFonts w:cs="Arial"/>
        </w:rPr>
        <w:t>How does your HH access this forest? (</w:t>
      </w:r>
      <w:proofErr w:type="gramStart"/>
      <w:r w:rsidRPr="001512DD">
        <w:rPr>
          <w:rFonts w:cs="Arial"/>
        </w:rPr>
        <w:t>walk</w:t>
      </w:r>
      <w:proofErr w:type="gramEnd"/>
      <w:r w:rsidRPr="001512DD">
        <w:rPr>
          <w:rFonts w:cs="Arial"/>
        </w:rPr>
        <w:t>, bike, car)?</w:t>
      </w:r>
    </w:p>
    <w:p w14:paraId="5013B14A" w14:textId="77777777" w:rsidR="00DE4EC4" w:rsidRPr="001512DD" w:rsidRDefault="00DE4EC4" w:rsidP="001512DD">
      <w:pPr>
        <w:pStyle w:val="ListParagraph"/>
        <w:numPr>
          <w:ilvl w:val="0"/>
          <w:numId w:val="5"/>
        </w:numPr>
        <w:spacing w:after="0" w:line="240" w:lineRule="auto"/>
      </w:pPr>
      <w:r w:rsidRPr="001512DD">
        <w:rPr>
          <w:rFonts w:cs="Arial"/>
        </w:rPr>
        <w:t xml:space="preserve">How long (minutes/hours) does it take your HH to access this forest? </w:t>
      </w:r>
    </w:p>
    <w:p w14:paraId="1E85407F" w14:textId="195586C9" w:rsidR="00DE4EC4" w:rsidRPr="001512DD" w:rsidRDefault="00DE4EC4" w:rsidP="001512DD">
      <w:pPr>
        <w:pStyle w:val="ListParagraph"/>
        <w:numPr>
          <w:ilvl w:val="0"/>
          <w:numId w:val="5"/>
        </w:numPr>
        <w:spacing w:after="0" w:line="240" w:lineRule="auto"/>
      </w:pPr>
      <w:r w:rsidRPr="001512DD">
        <w:rPr>
          <w:rFonts w:cs="Arial"/>
        </w:rPr>
        <w:t xml:space="preserve">Have there been any restrictions on your HH’s access to this forest? </w:t>
      </w:r>
      <w:ins w:id="18" w:author="McGee, Heather" w:date="2014-09-10T13:49:00Z">
        <w:r w:rsidR="000A0002">
          <w:rPr>
            <w:rFonts w:cs="Arial"/>
          </w:rPr>
          <w:t>0=No, 1=Yes</w:t>
        </w:r>
      </w:ins>
    </w:p>
    <w:p w14:paraId="79080F17" w14:textId="32FF89BB" w:rsidR="00DE4EC4" w:rsidRPr="001512DD" w:rsidRDefault="00DE4EC4" w:rsidP="001512DD">
      <w:pPr>
        <w:pStyle w:val="ListParagraph"/>
        <w:numPr>
          <w:ilvl w:val="0"/>
          <w:numId w:val="5"/>
        </w:numPr>
        <w:spacing w:after="0" w:line="240" w:lineRule="auto"/>
      </w:pPr>
      <w:r w:rsidRPr="001512DD">
        <w:rPr>
          <w:rFonts w:cs="Arial"/>
        </w:rPr>
        <w:lastRenderedPageBreak/>
        <w:t xml:space="preserve">By whom? </w:t>
      </w:r>
      <w:ins w:id="19" w:author="McGee, Heather" w:date="2014-09-10T13:49:00Z">
        <w:r w:rsidR="000A0002">
          <w:rPr>
            <w:rFonts w:cs="Arial"/>
          </w:rPr>
          <w:t xml:space="preserve">Open </w:t>
        </w:r>
      </w:ins>
      <w:ins w:id="20" w:author="McGee, Heather" w:date="2014-09-10T13:50:00Z">
        <w:r w:rsidR="000A0002">
          <w:rPr>
            <w:rFonts w:cs="Arial"/>
          </w:rPr>
          <w:t>ended text</w:t>
        </w:r>
      </w:ins>
    </w:p>
    <w:p w14:paraId="4537E615" w14:textId="6AFB692E" w:rsidR="00DE4EC4" w:rsidRPr="001512DD" w:rsidRDefault="00DE4EC4" w:rsidP="001512DD">
      <w:pPr>
        <w:pStyle w:val="ListParagraph"/>
        <w:numPr>
          <w:ilvl w:val="0"/>
          <w:numId w:val="5"/>
        </w:numPr>
        <w:spacing w:after="0" w:line="240" w:lineRule="auto"/>
      </w:pPr>
      <w:r w:rsidRPr="001512DD">
        <w:rPr>
          <w:rFonts w:cs="Arial"/>
        </w:rPr>
        <w:t xml:space="preserve">For what reason? </w:t>
      </w:r>
      <w:ins w:id="21" w:author="McGee, Heather" w:date="2014-09-10T13:50:00Z">
        <w:r w:rsidR="000A0002">
          <w:rPr>
            <w:rFonts w:cs="Arial"/>
          </w:rPr>
          <w:t xml:space="preserve"> Open ended text</w:t>
        </w:r>
      </w:ins>
    </w:p>
    <w:p w14:paraId="0C828FDE" w14:textId="2DBD6868" w:rsidR="00DE4EC4" w:rsidRPr="001512DD" w:rsidDel="000A0002" w:rsidRDefault="00DE4EC4" w:rsidP="001512DD">
      <w:pPr>
        <w:pStyle w:val="ListParagraph"/>
        <w:numPr>
          <w:ilvl w:val="0"/>
          <w:numId w:val="5"/>
        </w:numPr>
        <w:spacing w:after="0" w:line="240" w:lineRule="auto"/>
        <w:rPr>
          <w:del w:id="22" w:author="McGee, Heather" w:date="2014-09-10T13:50:00Z"/>
        </w:rPr>
      </w:pPr>
      <w:del w:id="23" w:author="McGee, Heather" w:date="2014-09-10T13:50:00Z">
        <w:r w:rsidRPr="001512DD" w:rsidDel="000A0002">
          <w:rPr>
            <w:rFonts w:cs="Arial"/>
          </w:rPr>
          <w:delText xml:space="preserve">Have these restrictions had any impact on your HH? </w:delText>
        </w:r>
        <w:commentRangeEnd w:id="2"/>
        <w:r w:rsidR="00FC1FE3" w:rsidDel="000A0002">
          <w:rPr>
            <w:rStyle w:val="CommentReference"/>
          </w:rPr>
          <w:commentReference w:id="2"/>
        </w:r>
      </w:del>
    </w:p>
    <w:p w14:paraId="565B2E67" w14:textId="77777777" w:rsidR="000A0002" w:rsidRDefault="000A0002" w:rsidP="001512DD">
      <w:pPr>
        <w:spacing w:after="0" w:line="240" w:lineRule="auto"/>
        <w:contextualSpacing/>
        <w:rPr>
          <w:ins w:id="24" w:author="McGee, Heather" w:date="2014-09-10T13:50:00Z"/>
          <w:rFonts w:cs="TimesNewRomanPSMT"/>
        </w:rPr>
      </w:pPr>
    </w:p>
    <w:p w14:paraId="07D60222" w14:textId="77777777" w:rsidR="00E405E2" w:rsidRDefault="00903C1A" w:rsidP="001512DD">
      <w:pPr>
        <w:spacing w:after="0" w:line="240" w:lineRule="auto"/>
        <w:contextualSpacing/>
        <w:rPr>
          <w:ins w:id="25" w:author="McGee, Heather" w:date="2014-09-10T13:50:00Z"/>
          <w:rFonts w:cs="TimesNewRomanPSMT"/>
        </w:rPr>
      </w:pPr>
      <w:commentRangeStart w:id="26"/>
      <w:r w:rsidRPr="001512DD">
        <w:rPr>
          <w:rFonts w:cs="TimesNewRomanPSMT"/>
        </w:rPr>
        <w:t>We would like to ask you about wild products that members of your household collected for home consumption or use and charcoal produced for home use.</w:t>
      </w:r>
    </w:p>
    <w:p w14:paraId="03101058" w14:textId="77777777" w:rsidR="000A0002" w:rsidRPr="001512DD" w:rsidRDefault="000A0002" w:rsidP="001512DD">
      <w:pPr>
        <w:spacing w:after="0" w:line="240" w:lineRule="auto"/>
        <w:contextualSpacing/>
        <w:rPr>
          <w:rFonts w:cs="TimesNewRomanPSMT"/>
        </w:rPr>
      </w:pPr>
    </w:p>
    <w:p w14:paraId="381C7498" w14:textId="77777777" w:rsidR="00903C1A" w:rsidRDefault="00903C1A" w:rsidP="001512DD">
      <w:pPr>
        <w:autoSpaceDE w:val="0"/>
        <w:autoSpaceDN w:val="0"/>
        <w:adjustRightInd w:val="0"/>
        <w:spacing w:after="0" w:line="240" w:lineRule="auto"/>
        <w:contextualSpacing/>
        <w:rPr>
          <w:ins w:id="27" w:author="McGee, Heather" w:date="2014-09-10T13:53:00Z"/>
          <w:rFonts w:cs="TimesNewRomanPS-BoldMT"/>
          <w:b/>
          <w:bCs/>
        </w:rPr>
      </w:pPr>
      <w:r w:rsidRPr="001512DD">
        <w:rPr>
          <w:rFonts w:cs="TimesNewRomanPSMT"/>
        </w:rPr>
        <w:t xml:space="preserve">Did any </w:t>
      </w:r>
      <w:r w:rsidRPr="001512DD">
        <w:rPr>
          <w:rFonts w:cs="TimesNewRomanPS-BoldMT"/>
          <w:b/>
          <w:bCs/>
        </w:rPr>
        <w:t xml:space="preserve">member </w:t>
      </w:r>
      <w:r w:rsidRPr="001512DD">
        <w:rPr>
          <w:rFonts w:cs="TimesNewRomanPSMT"/>
        </w:rPr>
        <w:t xml:space="preserve">of this </w:t>
      </w:r>
      <w:r w:rsidR="008768A7" w:rsidRPr="001512DD">
        <w:rPr>
          <w:rFonts w:cs="TimesNewRomanPS-BoldMT"/>
          <w:b/>
          <w:bCs/>
        </w:rPr>
        <w:t xml:space="preserve">household collect XXX (LIST BELOW) </w:t>
      </w:r>
      <w:r w:rsidRPr="001512DD">
        <w:rPr>
          <w:rFonts w:cs="TimesNewRomanPSMT"/>
        </w:rPr>
        <w:t xml:space="preserve">for </w:t>
      </w:r>
      <w:r w:rsidRPr="001512DD">
        <w:rPr>
          <w:rFonts w:cs="TimesNewRomanPS-BoldMT"/>
          <w:b/>
          <w:bCs/>
        </w:rPr>
        <w:t>home</w:t>
      </w:r>
      <w:r w:rsidRPr="001512DD">
        <w:rPr>
          <w:rFonts w:cs="TimesNewRomanPSMT"/>
        </w:rPr>
        <w:t xml:space="preserve"> </w:t>
      </w:r>
      <w:r w:rsidR="008768A7" w:rsidRPr="001512DD">
        <w:rPr>
          <w:rFonts w:cs="TimesNewRomanPS-BoldMT"/>
          <w:b/>
          <w:bCs/>
        </w:rPr>
        <w:t xml:space="preserve">use, </w:t>
      </w:r>
      <w:r w:rsidRPr="001512DD">
        <w:rPr>
          <w:rFonts w:cs="TimesNewRomanPS-BoldMT"/>
          <w:b/>
          <w:bCs/>
        </w:rPr>
        <w:t>consumption</w:t>
      </w:r>
      <w:r w:rsidR="008768A7" w:rsidRPr="001512DD">
        <w:rPr>
          <w:rFonts w:cs="TimesNewRomanPS-BoldMT"/>
          <w:b/>
          <w:bCs/>
        </w:rPr>
        <w:t xml:space="preserve"> or sale in the past 12 months? </w:t>
      </w:r>
    </w:p>
    <w:p w14:paraId="0B165D73" w14:textId="77777777" w:rsidR="000A0002" w:rsidRPr="001512DD" w:rsidRDefault="000A0002" w:rsidP="001512DD">
      <w:pPr>
        <w:autoSpaceDE w:val="0"/>
        <w:autoSpaceDN w:val="0"/>
        <w:adjustRightInd w:val="0"/>
        <w:spacing w:after="0" w:line="240" w:lineRule="auto"/>
        <w:contextualSpacing/>
        <w:rPr>
          <w:rFonts w:cs="TimesNewRomanPS-BoldMT"/>
          <w:b/>
          <w:bCs/>
        </w:rPr>
      </w:pPr>
    </w:p>
    <w:p w14:paraId="36B1C56F"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Fish from lakes/rivers/streams (excluding fish ponds) </w:t>
      </w:r>
    </w:p>
    <w:p w14:paraId="5CF00179"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Edible ants and caterpillars </w:t>
      </w:r>
    </w:p>
    <w:p w14:paraId="7E756A1A"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Wild fruits </w:t>
      </w:r>
    </w:p>
    <w:p w14:paraId="79745DE7"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Wild honey </w:t>
      </w:r>
    </w:p>
    <w:p w14:paraId="00436DDE"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Wild mushrooms </w:t>
      </w:r>
    </w:p>
    <w:p w14:paraId="35DA965F"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Wild animals and birds (e.g. rodents, small game, other) </w:t>
      </w:r>
    </w:p>
    <w:p w14:paraId="1DC7813F"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Poles and timber </w:t>
      </w:r>
    </w:p>
    <w:p w14:paraId="09B621BC"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Firewood (excluding charcoal) </w:t>
      </w:r>
    </w:p>
    <w:p w14:paraId="2B38E697"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Charcoal </w:t>
      </w:r>
    </w:p>
    <w:p w14:paraId="40F2F8A9"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 xml:space="preserve">Thatching grass </w:t>
      </w:r>
    </w:p>
    <w:p w14:paraId="443A4203"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Fencing grass</w:t>
      </w:r>
    </w:p>
    <w:p w14:paraId="0A034609" w14:textId="77777777" w:rsidR="008768A7" w:rsidRPr="001512DD" w:rsidRDefault="008768A7" w:rsidP="001512DD">
      <w:pPr>
        <w:autoSpaceDE w:val="0"/>
        <w:autoSpaceDN w:val="0"/>
        <w:adjustRightInd w:val="0"/>
        <w:spacing w:after="0" w:line="240" w:lineRule="auto"/>
        <w:contextualSpacing/>
        <w:rPr>
          <w:rFonts w:cs="TimesNewRomanPSMT"/>
        </w:rPr>
      </w:pPr>
      <w:r w:rsidRPr="001512DD">
        <w:rPr>
          <w:rFonts w:cs="TimesNewRomanPSMT"/>
        </w:rPr>
        <w:t>Other</w:t>
      </w:r>
    </w:p>
    <w:p w14:paraId="3AA26BAF" w14:textId="77777777" w:rsidR="00903C1A" w:rsidRPr="001512DD" w:rsidRDefault="00903C1A" w:rsidP="001512DD">
      <w:pPr>
        <w:spacing w:after="0" w:line="240" w:lineRule="auto"/>
        <w:contextualSpacing/>
      </w:pPr>
    </w:p>
    <w:p w14:paraId="0409FD0F" w14:textId="77777777" w:rsidR="00060783" w:rsidRPr="001512DD" w:rsidRDefault="00060783" w:rsidP="001512DD">
      <w:pPr>
        <w:pStyle w:val="ListParagraph"/>
        <w:numPr>
          <w:ilvl w:val="0"/>
          <w:numId w:val="7"/>
        </w:numPr>
        <w:spacing w:after="0" w:line="240" w:lineRule="auto"/>
      </w:pPr>
      <w:r w:rsidRPr="001512DD">
        <w:t>Record the name(s) of the HH members</w:t>
      </w:r>
    </w:p>
    <w:p w14:paraId="50675240" w14:textId="77777777" w:rsidR="000A0002" w:rsidRDefault="00060783" w:rsidP="000A0002">
      <w:pPr>
        <w:pStyle w:val="ListParagraph"/>
        <w:numPr>
          <w:ilvl w:val="0"/>
          <w:numId w:val="7"/>
        </w:numPr>
        <w:spacing w:after="0" w:line="240" w:lineRule="auto"/>
      </w:pPr>
      <w:r w:rsidRPr="001512DD">
        <w:t>Number of da</w:t>
      </w:r>
      <w:r w:rsidR="004A1781" w:rsidRPr="001512DD">
        <w:t>ys visiting the forest in the past MONTH</w:t>
      </w:r>
      <w:r w:rsidRPr="001512DD">
        <w:t xml:space="preserve"> to collect this product</w:t>
      </w:r>
    </w:p>
    <w:p w14:paraId="0894F1C4" w14:textId="6C561D46" w:rsidR="000A0002" w:rsidRPr="000A0002" w:rsidRDefault="00060783" w:rsidP="000A0002">
      <w:pPr>
        <w:pStyle w:val="ListParagraph"/>
        <w:numPr>
          <w:ilvl w:val="0"/>
          <w:numId w:val="7"/>
        </w:numPr>
        <w:spacing w:after="0" w:line="240" w:lineRule="auto"/>
      </w:pPr>
      <w:r w:rsidRPr="001512DD">
        <w:t>How much collected</w:t>
      </w:r>
      <w:r w:rsidR="000A0002">
        <w:t xml:space="preserve"> in the past month</w:t>
      </w:r>
      <w:r w:rsidRPr="001512DD">
        <w:t xml:space="preserve"> </w:t>
      </w:r>
      <w:r w:rsidR="000A0002">
        <w:t>(</w:t>
      </w:r>
      <w:r w:rsidR="000A0002" w:rsidRPr="000A0002">
        <w:rPr>
          <w:bCs/>
        </w:rPr>
        <w:t>Unit (head loads, kilos, etc.)</w:t>
      </w:r>
      <w:r w:rsidR="000A0002">
        <w:rPr>
          <w:bCs/>
        </w:rPr>
        <w:t>)</w:t>
      </w:r>
    </w:p>
    <w:p w14:paraId="3EADF639" w14:textId="1ECD4199" w:rsidR="000A0002" w:rsidRPr="000A0002" w:rsidRDefault="000A0002" w:rsidP="000A0002">
      <w:pPr>
        <w:pStyle w:val="BodyText"/>
        <w:numPr>
          <w:ilvl w:val="0"/>
          <w:numId w:val="7"/>
        </w:numPr>
        <w:contextualSpacing/>
        <w:rPr>
          <w:rFonts w:asciiTheme="minorHAnsi" w:hAnsiTheme="minorHAnsi"/>
          <w:b/>
          <w:bCs/>
          <w:sz w:val="22"/>
          <w:szCs w:val="22"/>
        </w:rPr>
      </w:pPr>
      <w:r w:rsidRPr="001512DD">
        <w:rPr>
          <w:rFonts w:asciiTheme="minorHAnsi" w:hAnsiTheme="minorHAnsi"/>
          <w:bCs/>
          <w:sz w:val="22"/>
          <w:szCs w:val="22"/>
        </w:rPr>
        <w:t>The amount harvested in past month was typical for how many months out of the year, for your household?</w:t>
      </w:r>
    </w:p>
    <w:p w14:paraId="47CBB002" w14:textId="77777777" w:rsidR="000A0002" w:rsidRPr="001512DD" w:rsidRDefault="000A0002" w:rsidP="000A0002">
      <w:pPr>
        <w:pStyle w:val="BodyText"/>
        <w:ind w:left="720"/>
        <w:contextualSpacing/>
        <w:rPr>
          <w:rFonts w:asciiTheme="minorHAnsi" w:hAnsiTheme="minorHAnsi"/>
          <w:b/>
          <w:bCs/>
          <w:i/>
          <w:sz w:val="22"/>
          <w:szCs w:val="22"/>
        </w:rPr>
      </w:pPr>
      <w:r w:rsidRPr="001512DD">
        <w:rPr>
          <w:rFonts w:asciiTheme="minorHAnsi" w:hAnsiTheme="minorHAnsi"/>
          <w:bCs/>
          <w:i/>
          <w:sz w:val="22"/>
          <w:szCs w:val="22"/>
        </w:rPr>
        <w:t xml:space="preserve">1 = </w:t>
      </w:r>
      <w:proofErr w:type="gramStart"/>
      <w:r w:rsidRPr="001512DD">
        <w:rPr>
          <w:rFonts w:asciiTheme="minorHAnsi" w:hAnsiTheme="minorHAnsi"/>
          <w:bCs/>
          <w:i/>
          <w:sz w:val="22"/>
          <w:szCs w:val="22"/>
        </w:rPr>
        <w:t>My</w:t>
      </w:r>
      <w:proofErr w:type="gramEnd"/>
      <w:r w:rsidRPr="001512DD">
        <w:rPr>
          <w:rFonts w:asciiTheme="minorHAnsi" w:hAnsiTheme="minorHAnsi"/>
          <w:bCs/>
          <w:i/>
          <w:sz w:val="22"/>
          <w:szCs w:val="22"/>
        </w:rPr>
        <w:t xml:space="preserve"> household’s typical harvest of this product is more or less similar from month to month over the past year; </w:t>
      </w:r>
    </w:p>
    <w:p w14:paraId="6C2C1D02" w14:textId="77777777" w:rsidR="000A0002" w:rsidRPr="001512DD" w:rsidRDefault="000A0002" w:rsidP="000A0002">
      <w:pPr>
        <w:pStyle w:val="BodyText"/>
        <w:ind w:left="720"/>
        <w:contextualSpacing/>
        <w:rPr>
          <w:rFonts w:asciiTheme="minorHAnsi" w:hAnsiTheme="minorHAnsi"/>
          <w:b/>
          <w:bCs/>
          <w:i/>
          <w:sz w:val="22"/>
          <w:szCs w:val="22"/>
        </w:rPr>
      </w:pPr>
      <w:r w:rsidRPr="001512DD">
        <w:rPr>
          <w:rFonts w:asciiTheme="minorHAnsi" w:hAnsiTheme="minorHAnsi"/>
          <w:bCs/>
          <w:i/>
          <w:sz w:val="22"/>
          <w:szCs w:val="22"/>
        </w:rPr>
        <w:t xml:space="preserve">2 = </w:t>
      </w:r>
      <w:proofErr w:type="gramStart"/>
      <w:r w:rsidRPr="001512DD">
        <w:rPr>
          <w:rFonts w:asciiTheme="minorHAnsi" w:hAnsiTheme="minorHAnsi"/>
          <w:bCs/>
          <w:i/>
          <w:sz w:val="22"/>
          <w:szCs w:val="22"/>
        </w:rPr>
        <w:t>My</w:t>
      </w:r>
      <w:proofErr w:type="gramEnd"/>
      <w:r w:rsidRPr="001512DD">
        <w:rPr>
          <w:rFonts w:asciiTheme="minorHAnsi" w:hAnsiTheme="minorHAnsi"/>
          <w:bCs/>
          <w:i/>
          <w:sz w:val="22"/>
          <w:szCs w:val="22"/>
        </w:rPr>
        <w:t xml:space="preserve"> household typically harvests much less than this amount each month.</w:t>
      </w:r>
    </w:p>
    <w:p w14:paraId="7361BF39" w14:textId="77777777" w:rsidR="000A0002" w:rsidRPr="001512DD" w:rsidRDefault="000A0002" w:rsidP="000A0002">
      <w:pPr>
        <w:pStyle w:val="BodyText"/>
        <w:ind w:left="720"/>
        <w:contextualSpacing/>
        <w:rPr>
          <w:rFonts w:asciiTheme="minorHAnsi" w:hAnsiTheme="minorHAnsi"/>
          <w:b/>
          <w:bCs/>
          <w:i/>
          <w:sz w:val="22"/>
          <w:szCs w:val="22"/>
        </w:rPr>
      </w:pPr>
      <w:r w:rsidRPr="001512DD">
        <w:rPr>
          <w:rFonts w:asciiTheme="minorHAnsi" w:hAnsiTheme="minorHAnsi"/>
          <w:bCs/>
          <w:i/>
          <w:sz w:val="22"/>
          <w:szCs w:val="22"/>
        </w:rPr>
        <w:t xml:space="preserve">3 = </w:t>
      </w:r>
      <w:proofErr w:type="gramStart"/>
      <w:r w:rsidRPr="001512DD">
        <w:rPr>
          <w:rFonts w:asciiTheme="minorHAnsi" w:hAnsiTheme="minorHAnsi"/>
          <w:bCs/>
          <w:i/>
          <w:sz w:val="22"/>
          <w:szCs w:val="22"/>
        </w:rPr>
        <w:t>My</w:t>
      </w:r>
      <w:proofErr w:type="gramEnd"/>
      <w:r w:rsidRPr="001512DD">
        <w:rPr>
          <w:rFonts w:asciiTheme="minorHAnsi" w:hAnsiTheme="minorHAnsi"/>
          <w:bCs/>
          <w:i/>
          <w:sz w:val="22"/>
          <w:szCs w:val="22"/>
        </w:rPr>
        <w:t xml:space="preserve"> household typically harvests much more than this amount each month.</w:t>
      </w:r>
    </w:p>
    <w:p w14:paraId="07439C31" w14:textId="07F1E453" w:rsidR="000A0002" w:rsidRPr="000A0002" w:rsidRDefault="000A0002" w:rsidP="000A0002">
      <w:pPr>
        <w:pStyle w:val="BodyText"/>
        <w:ind w:left="720"/>
        <w:contextualSpacing/>
        <w:rPr>
          <w:rFonts w:asciiTheme="minorHAnsi" w:hAnsiTheme="minorHAnsi"/>
          <w:b/>
          <w:bCs/>
          <w:sz w:val="22"/>
          <w:szCs w:val="22"/>
        </w:rPr>
      </w:pPr>
      <w:r w:rsidRPr="001512DD">
        <w:rPr>
          <w:bCs/>
          <w:i/>
        </w:rPr>
        <w:t xml:space="preserve">4 = </w:t>
      </w:r>
      <w:proofErr w:type="gramStart"/>
      <w:r w:rsidRPr="001512DD">
        <w:rPr>
          <w:bCs/>
          <w:i/>
        </w:rPr>
        <w:t>Other</w:t>
      </w:r>
      <w:proofErr w:type="gramEnd"/>
      <w:r w:rsidRPr="001512DD">
        <w:rPr>
          <w:bCs/>
          <w:i/>
        </w:rPr>
        <w:t xml:space="preserve"> explanation (describe)</w:t>
      </w:r>
    </w:p>
    <w:p w14:paraId="550BADC4" w14:textId="77777777" w:rsidR="000A0002" w:rsidRPr="001512DD" w:rsidRDefault="000A0002" w:rsidP="000A0002">
      <w:pPr>
        <w:spacing w:after="0" w:line="240" w:lineRule="auto"/>
      </w:pPr>
    </w:p>
    <w:p w14:paraId="49744477" w14:textId="32CBC2D9" w:rsidR="00060783" w:rsidRPr="001512DD" w:rsidRDefault="00060783" w:rsidP="001512DD">
      <w:pPr>
        <w:pStyle w:val="ListParagraph"/>
        <w:numPr>
          <w:ilvl w:val="0"/>
          <w:numId w:val="7"/>
        </w:numPr>
        <w:spacing w:after="0" w:line="240" w:lineRule="auto"/>
      </w:pPr>
      <w:r w:rsidRPr="001512DD">
        <w:t>How much sold</w:t>
      </w:r>
      <w:r w:rsidR="000A0002">
        <w:t xml:space="preserve"> in the past month for cash </w:t>
      </w:r>
      <w:proofErr w:type="gramStart"/>
      <w:r w:rsidR="000A0002">
        <w:t>income</w:t>
      </w:r>
      <w:r w:rsidR="000A0002">
        <w:t>(</w:t>
      </w:r>
      <w:proofErr w:type="gramEnd"/>
      <w:r w:rsidR="000A0002" w:rsidRPr="000A0002">
        <w:rPr>
          <w:bCs/>
        </w:rPr>
        <w:t>Unit (head loads, kilos, etc.)</w:t>
      </w:r>
      <w:r w:rsidR="000A0002">
        <w:rPr>
          <w:bCs/>
        </w:rPr>
        <w:t>)</w:t>
      </w:r>
    </w:p>
    <w:p w14:paraId="0C7353CA" w14:textId="4DFEC603" w:rsidR="00060783" w:rsidRDefault="000A0002" w:rsidP="001512DD">
      <w:pPr>
        <w:pStyle w:val="ListParagraph"/>
        <w:numPr>
          <w:ilvl w:val="0"/>
          <w:numId w:val="7"/>
        </w:numPr>
        <w:spacing w:after="0" w:line="240" w:lineRule="auto"/>
      </w:pPr>
      <w:r>
        <w:t xml:space="preserve">Cash </w:t>
      </w:r>
      <w:r w:rsidR="00060783" w:rsidRPr="001512DD">
        <w:t>Income earned</w:t>
      </w:r>
      <w:r>
        <w:t xml:space="preserve"> ZMK</w:t>
      </w:r>
    </w:p>
    <w:p w14:paraId="751555B8" w14:textId="5CA22B2D" w:rsidR="000A0002" w:rsidRPr="000A0002" w:rsidRDefault="000A0002" w:rsidP="000A0002">
      <w:pPr>
        <w:pStyle w:val="BodyText"/>
        <w:numPr>
          <w:ilvl w:val="0"/>
          <w:numId w:val="7"/>
        </w:numPr>
        <w:contextualSpacing/>
        <w:rPr>
          <w:rFonts w:asciiTheme="minorHAnsi" w:hAnsiTheme="minorHAnsi"/>
          <w:b/>
          <w:bCs/>
          <w:sz w:val="22"/>
          <w:szCs w:val="22"/>
        </w:rPr>
      </w:pPr>
      <w:r w:rsidRPr="001512DD">
        <w:rPr>
          <w:rFonts w:asciiTheme="minorHAnsi" w:hAnsiTheme="minorHAnsi"/>
          <w:bCs/>
          <w:sz w:val="22"/>
          <w:szCs w:val="22"/>
        </w:rPr>
        <w:t>Household use is mainly for subsistence or for cash income?</w:t>
      </w:r>
    </w:p>
    <w:p w14:paraId="4E8677DE" w14:textId="77777777" w:rsidR="000A0002" w:rsidRPr="001512DD" w:rsidRDefault="000A0002" w:rsidP="000A0002">
      <w:pPr>
        <w:pStyle w:val="BodyText"/>
        <w:contextualSpacing/>
        <w:rPr>
          <w:rFonts w:asciiTheme="minorHAnsi" w:hAnsiTheme="minorHAnsi"/>
          <w:b/>
          <w:bCs/>
          <w:i/>
          <w:sz w:val="22"/>
          <w:szCs w:val="22"/>
        </w:rPr>
      </w:pPr>
      <w:proofErr w:type="gramStart"/>
      <w:r w:rsidRPr="001512DD">
        <w:rPr>
          <w:rFonts w:asciiTheme="minorHAnsi" w:hAnsiTheme="minorHAnsi"/>
          <w:bCs/>
          <w:i/>
          <w:sz w:val="22"/>
          <w:szCs w:val="22"/>
        </w:rPr>
        <w:t>1  =</w:t>
      </w:r>
      <w:proofErr w:type="gramEnd"/>
      <w:r w:rsidRPr="001512DD">
        <w:rPr>
          <w:rFonts w:asciiTheme="minorHAnsi" w:hAnsiTheme="minorHAnsi"/>
          <w:bCs/>
          <w:i/>
          <w:sz w:val="22"/>
          <w:szCs w:val="22"/>
        </w:rPr>
        <w:t xml:space="preserve"> Subsistence</w:t>
      </w:r>
    </w:p>
    <w:p w14:paraId="0A135E77" w14:textId="0DA366B8" w:rsidR="000A0002" w:rsidRPr="001512DD" w:rsidRDefault="000A0002" w:rsidP="000A0002">
      <w:pPr>
        <w:pStyle w:val="BodyText"/>
        <w:contextualSpacing/>
        <w:rPr>
          <w:rFonts w:asciiTheme="minorHAnsi" w:hAnsiTheme="minorHAnsi"/>
          <w:b/>
          <w:bCs/>
          <w:i/>
          <w:sz w:val="22"/>
          <w:szCs w:val="22"/>
        </w:rPr>
      </w:pPr>
      <w:proofErr w:type="gramStart"/>
      <w:r w:rsidRPr="001512DD">
        <w:rPr>
          <w:rFonts w:asciiTheme="minorHAnsi" w:hAnsiTheme="minorHAnsi"/>
          <w:bCs/>
          <w:i/>
          <w:sz w:val="22"/>
          <w:szCs w:val="22"/>
        </w:rPr>
        <w:t>2  =</w:t>
      </w:r>
      <w:proofErr w:type="gramEnd"/>
      <w:r w:rsidRPr="001512DD">
        <w:rPr>
          <w:rFonts w:asciiTheme="minorHAnsi" w:hAnsiTheme="minorHAnsi"/>
          <w:bCs/>
          <w:i/>
          <w:sz w:val="22"/>
          <w:szCs w:val="22"/>
        </w:rPr>
        <w:t xml:space="preserve"> Cash income</w:t>
      </w:r>
    </w:p>
    <w:p w14:paraId="67A8BD93" w14:textId="77777777" w:rsidR="000A0002" w:rsidRDefault="000A0002" w:rsidP="000A0002">
      <w:pPr>
        <w:pStyle w:val="BodyText"/>
        <w:contextualSpacing/>
        <w:rPr>
          <w:rFonts w:asciiTheme="minorHAnsi" w:hAnsiTheme="minorHAnsi"/>
          <w:bCs/>
          <w:i/>
          <w:sz w:val="22"/>
          <w:szCs w:val="22"/>
        </w:rPr>
      </w:pPr>
      <w:r w:rsidRPr="001512DD">
        <w:rPr>
          <w:rFonts w:asciiTheme="minorHAnsi" w:hAnsiTheme="minorHAnsi"/>
          <w:bCs/>
          <w:i/>
          <w:sz w:val="22"/>
          <w:szCs w:val="22"/>
        </w:rPr>
        <w:lastRenderedPageBreak/>
        <w:t xml:space="preserve">3 = </w:t>
      </w:r>
      <w:proofErr w:type="gramStart"/>
      <w:r w:rsidRPr="001512DD">
        <w:rPr>
          <w:rFonts w:asciiTheme="minorHAnsi" w:hAnsiTheme="minorHAnsi"/>
          <w:bCs/>
          <w:i/>
          <w:sz w:val="22"/>
          <w:szCs w:val="22"/>
        </w:rPr>
        <w:t>My</w:t>
      </w:r>
      <w:proofErr w:type="gramEnd"/>
      <w:r w:rsidRPr="001512DD">
        <w:rPr>
          <w:rFonts w:asciiTheme="minorHAnsi" w:hAnsiTheme="minorHAnsi"/>
          <w:bCs/>
          <w:i/>
          <w:sz w:val="22"/>
          <w:szCs w:val="22"/>
        </w:rPr>
        <w:t xml:space="preserve"> household purchases this product rather than harvests it</w:t>
      </w:r>
    </w:p>
    <w:p w14:paraId="1A453F45" w14:textId="4F7DAA9C" w:rsidR="000A0002" w:rsidRDefault="000A0002" w:rsidP="000A0002">
      <w:pPr>
        <w:pStyle w:val="BodyText"/>
        <w:contextualSpacing/>
        <w:rPr>
          <w:rFonts w:asciiTheme="minorHAnsi" w:hAnsiTheme="minorHAnsi"/>
          <w:bCs/>
          <w:i/>
          <w:sz w:val="22"/>
          <w:szCs w:val="22"/>
        </w:rPr>
      </w:pPr>
      <w:r w:rsidRPr="001512DD">
        <w:rPr>
          <w:rFonts w:asciiTheme="minorHAnsi" w:hAnsiTheme="minorHAnsi"/>
          <w:bCs/>
          <w:i/>
          <w:sz w:val="22"/>
          <w:szCs w:val="22"/>
        </w:rPr>
        <w:t xml:space="preserve">4 = My household does </w:t>
      </w:r>
      <w:proofErr w:type="gramStart"/>
      <w:r w:rsidRPr="001512DD">
        <w:rPr>
          <w:rFonts w:asciiTheme="minorHAnsi" w:hAnsiTheme="minorHAnsi"/>
          <w:bCs/>
          <w:i/>
          <w:sz w:val="22"/>
          <w:szCs w:val="22"/>
        </w:rPr>
        <w:t>not  harvest</w:t>
      </w:r>
      <w:proofErr w:type="gramEnd"/>
      <w:r w:rsidRPr="001512DD">
        <w:rPr>
          <w:rFonts w:asciiTheme="minorHAnsi" w:hAnsiTheme="minorHAnsi"/>
          <w:bCs/>
          <w:i/>
          <w:sz w:val="22"/>
          <w:szCs w:val="22"/>
        </w:rPr>
        <w:t xml:space="preserve"> or use this  forest product</w:t>
      </w:r>
    </w:p>
    <w:p w14:paraId="180E2308" w14:textId="77777777" w:rsidR="000A0002" w:rsidRDefault="000A0002" w:rsidP="000A0002">
      <w:pPr>
        <w:pStyle w:val="BodyText"/>
        <w:contextualSpacing/>
        <w:rPr>
          <w:rFonts w:asciiTheme="minorHAnsi" w:hAnsiTheme="minorHAnsi"/>
          <w:bCs/>
          <w:i/>
          <w:sz w:val="22"/>
          <w:szCs w:val="22"/>
        </w:rPr>
      </w:pPr>
    </w:p>
    <w:p w14:paraId="53C7C7CA" w14:textId="77777777" w:rsidR="000A0002" w:rsidRPr="001512DD" w:rsidRDefault="000A0002" w:rsidP="000A000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pPr>
      <w:r w:rsidRPr="001512DD">
        <w:t xml:space="preserve">Do you also obtain this product from a source other than forests? </w:t>
      </w:r>
    </w:p>
    <w:p w14:paraId="32487BD5" w14:textId="77777777" w:rsidR="000A0002" w:rsidRPr="001512DD" w:rsidRDefault="000A0002" w:rsidP="000A000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b/>
          <w:bCs/>
        </w:rPr>
      </w:pPr>
      <w:r w:rsidRPr="001512DD">
        <w:rPr>
          <w:b/>
          <w:bCs/>
        </w:rPr>
        <w:t xml:space="preserve">(Y/N) </w:t>
      </w:r>
      <w:r w:rsidRPr="001512DD">
        <w:rPr>
          <w:bCs/>
        </w:rPr>
        <w:t>&lt;H_RELOTH&gt;</w:t>
      </w:r>
    </w:p>
    <w:p w14:paraId="21C35FFD" w14:textId="77777777" w:rsidR="000A0002" w:rsidRPr="001512DD" w:rsidRDefault="000A0002" w:rsidP="000A0002">
      <w:pPr>
        <w:pStyle w:val="BodyText"/>
        <w:contextualSpacing/>
        <w:rPr>
          <w:rFonts w:asciiTheme="minorHAnsi" w:hAnsiTheme="minorHAnsi"/>
          <w:b/>
          <w:sz w:val="22"/>
          <w:szCs w:val="22"/>
        </w:rPr>
      </w:pPr>
      <w:r w:rsidRPr="001512DD">
        <w:rPr>
          <w:rFonts w:asciiTheme="minorHAnsi" w:hAnsiTheme="minorHAnsi"/>
          <w:sz w:val="22"/>
          <w:szCs w:val="22"/>
        </w:rPr>
        <w:t>Specify where: ___________________</w:t>
      </w:r>
    </w:p>
    <w:p w14:paraId="249C765E" w14:textId="77777777" w:rsidR="000A0002" w:rsidRPr="001512DD" w:rsidRDefault="000A0002" w:rsidP="000A0002">
      <w:pPr>
        <w:pStyle w:val="BodyText"/>
        <w:contextualSpacing/>
        <w:rPr>
          <w:rFonts w:asciiTheme="minorHAnsi" w:hAnsiTheme="minorHAnsi"/>
          <w:b/>
          <w:sz w:val="22"/>
          <w:szCs w:val="22"/>
        </w:rPr>
      </w:pPr>
    </w:p>
    <w:p w14:paraId="2175A9F3" w14:textId="77777777" w:rsidR="000A0002" w:rsidRPr="001512DD" w:rsidRDefault="000A0002" w:rsidP="000A0002">
      <w:pPr>
        <w:pStyle w:val="BodyText"/>
        <w:contextualSpacing/>
        <w:rPr>
          <w:rFonts w:asciiTheme="minorHAnsi" w:hAnsiTheme="minorHAnsi"/>
          <w:b/>
          <w:bCs/>
          <w:sz w:val="22"/>
          <w:szCs w:val="22"/>
        </w:rPr>
      </w:pPr>
      <w:r w:rsidRPr="001512DD">
        <w:rPr>
          <w:rFonts w:asciiTheme="minorHAnsi" w:hAnsiTheme="minorHAnsi"/>
          <w:sz w:val="22"/>
          <w:szCs w:val="22"/>
        </w:rPr>
        <w:t>If yes</w:t>
      </w:r>
      <w:r w:rsidRPr="001512DD">
        <w:rPr>
          <w:rFonts w:asciiTheme="minorHAnsi" w:hAnsiTheme="minorHAnsi"/>
          <w:bCs/>
          <w:sz w:val="22"/>
          <w:szCs w:val="22"/>
        </w:rPr>
        <w:t>, how much (%) of your total household need for this product is obtained from forests?</w:t>
      </w:r>
    </w:p>
    <w:p w14:paraId="02DD1C1D" w14:textId="77777777" w:rsidR="000A0002" w:rsidRPr="001512DD" w:rsidRDefault="000A0002" w:rsidP="000A0002">
      <w:pPr>
        <w:pStyle w:val="BodyText"/>
        <w:contextualSpacing/>
        <w:rPr>
          <w:rFonts w:asciiTheme="minorHAnsi" w:hAnsiTheme="minorHAnsi"/>
          <w:b/>
          <w:bCs/>
          <w:sz w:val="22"/>
          <w:szCs w:val="22"/>
        </w:rPr>
      </w:pPr>
    </w:p>
    <w:p w14:paraId="778C3802" w14:textId="77777777" w:rsidR="000A0002" w:rsidRPr="001512DD" w:rsidRDefault="000A0002" w:rsidP="000A0002">
      <w:pPr>
        <w:pStyle w:val="BodyText"/>
        <w:contextualSpacing/>
        <w:rPr>
          <w:rFonts w:asciiTheme="minorHAnsi" w:hAnsiTheme="minorHAnsi"/>
          <w:b/>
          <w:bCs/>
          <w:i/>
          <w:sz w:val="22"/>
          <w:szCs w:val="22"/>
        </w:rPr>
      </w:pPr>
      <w:r w:rsidRPr="001512DD">
        <w:rPr>
          <w:rFonts w:asciiTheme="minorHAnsi" w:hAnsiTheme="minorHAnsi"/>
          <w:bCs/>
          <w:i/>
          <w:sz w:val="22"/>
          <w:szCs w:val="22"/>
        </w:rPr>
        <w:t>1 = 0-24%</w:t>
      </w:r>
    </w:p>
    <w:p w14:paraId="594D9CC3" w14:textId="77777777" w:rsidR="000A0002" w:rsidRPr="001512DD" w:rsidRDefault="000A0002" w:rsidP="000A0002">
      <w:pPr>
        <w:pStyle w:val="BodyText"/>
        <w:contextualSpacing/>
        <w:rPr>
          <w:rFonts w:asciiTheme="minorHAnsi" w:hAnsiTheme="minorHAnsi"/>
          <w:b/>
          <w:bCs/>
          <w:i/>
          <w:sz w:val="22"/>
          <w:szCs w:val="22"/>
        </w:rPr>
      </w:pPr>
      <w:r w:rsidRPr="001512DD">
        <w:rPr>
          <w:rFonts w:asciiTheme="minorHAnsi" w:hAnsiTheme="minorHAnsi"/>
          <w:bCs/>
          <w:i/>
          <w:sz w:val="22"/>
          <w:szCs w:val="22"/>
        </w:rPr>
        <w:t>2 = 25-49%</w:t>
      </w:r>
    </w:p>
    <w:p w14:paraId="1183D54F" w14:textId="77777777" w:rsidR="000A0002" w:rsidRPr="001512DD" w:rsidRDefault="000A0002" w:rsidP="000A0002">
      <w:pPr>
        <w:pStyle w:val="BodyText"/>
        <w:contextualSpacing/>
        <w:rPr>
          <w:rFonts w:asciiTheme="minorHAnsi" w:hAnsiTheme="minorHAnsi"/>
          <w:b/>
          <w:bCs/>
          <w:i/>
          <w:sz w:val="22"/>
          <w:szCs w:val="22"/>
        </w:rPr>
      </w:pPr>
      <w:r w:rsidRPr="001512DD">
        <w:rPr>
          <w:rFonts w:asciiTheme="minorHAnsi" w:hAnsiTheme="minorHAnsi"/>
          <w:bCs/>
          <w:i/>
          <w:sz w:val="22"/>
          <w:szCs w:val="22"/>
        </w:rPr>
        <w:t>3 = 50-74%</w:t>
      </w:r>
    </w:p>
    <w:p w14:paraId="2D46AA02" w14:textId="65D0E5F1" w:rsidR="004A1781" w:rsidRPr="000A0002" w:rsidRDefault="000A0002" w:rsidP="000A0002">
      <w:pPr>
        <w:pStyle w:val="BodyText"/>
        <w:contextualSpacing/>
        <w:rPr>
          <w:rFonts w:asciiTheme="minorHAnsi" w:hAnsiTheme="minorHAnsi"/>
          <w:bCs/>
          <w:i/>
          <w:sz w:val="22"/>
          <w:szCs w:val="22"/>
        </w:rPr>
      </w:pPr>
      <w:r w:rsidRPr="001512DD">
        <w:rPr>
          <w:rFonts w:asciiTheme="minorHAnsi" w:hAnsiTheme="minorHAnsi"/>
          <w:bCs/>
          <w:i/>
          <w:sz w:val="22"/>
          <w:szCs w:val="22"/>
        </w:rPr>
        <w:t>4 = 75-100%</w:t>
      </w:r>
      <w:commentRangeEnd w:id="26"/>
      <w:r>
        <w:rPr>
          <w:rStyle w:val="CommentReference"/>
          <w:rFonts w:asciiTheme="minorHAnsi" w:eastAsiaTheme="minorHAnsi" w:hAnsiTheme="minorHAnsi" w:cstheme="minorBidi"/>
        </w:rPr>
        <w:commentReference w:id="26"/>
      </w:r>
    </w:p>
    <w:p w14:paraId="0AF4E965" w14:textId="77777777" w:rsidR="004A1781" w:rsidRPr="001512DD" w:rsidRDefault="004A1781" w:rsidP="001512DD">
      <w:pPr>
        <w:spacing w:after="0" w:line="240" w:lineRule="auto"/>
        <w:contextualSpacing/>
      </w:pPr>
    </w:p>
    <w:p w14:paraId="70AA72EC" w14:textId="77777777" w:rsidR="004A1781" w:rsidRPr="001512DD" w:rsidRDefault="004A1781" w:rsidP="001512DD">
      <w:pPr>
        <w:spacing w:after="0" w:line="240" w:lineRule="auto"/>
        <w:contextualSpacing/>
      </w:pPr>
    </w:p>
    <w:p w14:paraId="5607C085" w14:textId="77777777" w:rsidR="00152B2F" w:rsidRPr="001512DD" w:rsidRDefault="00152B2F" w:rsidP="001512DD">
      <w:pPr>
        <w:pStyle w:val="ListParagraph"/>
        <w:spacing w:after="0" w:line="240" w:lineRule="auto"/>
      </w:pPr>
    </w:p>
    <w:tbl>
      <w:tblPr>
        <w:tblStyle w:val="TableGrid"/>
        <w:tblW w:w="0" w:type="auto"/>
        <w:tblLook w:val="04A0" w:firstRow="1" w:lastRow="0" w:firstColumn="1" w:lastColumn="0" w:noHBand="0" w:noVBand="1"/>
      </w:tblPr>
      <w:tblGrid>
        <w:gridCol w:w="7218"/>
        <w:gridCol w:w="2070"/>
      </w:tblGrid>
      <w:tr w:rsidR="00BA460E" w:rsidRPr="001512DD" w14:paraId="40242016" w14:textId="77777777" w:rsidTr="00BA460E">
        <w:tc>
          <w:tcPr>
            <w:tcW w:w="7218" w:type="dxa"/>
          </w:tcPr>
          <w:p w14:paraId="027180AB" w14:textId="77777777" w:rsidR="00BA460E" w:rsidRPr="001512DD" w:rsidRDefault="00BA460E" w:rsidP="001512DD">
            <w:pPr>
              <w:contextualSpacing/>
              <w:rPr>
                <w:rFonts w:cs="Arial"/>
                <w:b/>
              </w:rPr>
            </w:pPr>
            <w:r w:rsidRPr="001512DD">
              <w:rPr>
                <w:rFonts w:cs="Arial"/>
              </w:rPr>
              <w:t>Please rank/ grade the following list of assets/resources</w:t>
            </w:r>
            <w:r w:rsidRPr="001512DD">
              <w:rPr>
                <w:rFonts w:cs="Arial"/>
                <w:b/>
              </w:rPr>
              <w:t xml:space="preserve">/ </w:t>
            </w:r>
            <w:r w:rsidRPr="001512DD">
              <w:rPr>
                <w:rFonts w:cs="Arial"/>
              </w:rPr>
              <w:t xml:space="preserve">properties in terms of most important to least important for the future/development of your community from first to third most important. </w:t>
            </w:r>
          </w:p>
        </w:tc>
        <w:tc>
          <w:tcPr>
            <w:tcW w:w="2070" w:type="dxa"/>
          </w:tcPr>
          <w:p w14:paraId="5761C522" w14:textId="77777777" w:rsidR="00BA460E" w:rsidRPr="001512DD" w:rsidRDefault="00BA460E" w:rsidP="001512DD">
            <w:pPr>
              <w:contextualSpacing/>
              <w:rPr>
                <w:rFonts w:cs="Arial"/>
              </w:rPr>
            </w:pPr>
            <w:r w:rsidRPr="001512DD">
              <w:rPr>
                <w:rFonts w:cs="Arial"/>
              </w:rPr>
              <w:t>1-Health Clinic</w:t>
            </w:r>
          </w:p>
          <w:p w14:paraId="5CD49F37" w14:textId="77777777" w:rsidR="00BA460E" w:rsidRPr="001512DD" w:rsidRDefault="00BA460E" w:rsidP="001512DD">
            <w:pPr>
              <w:contextualSpacing/>
              <w:rPr>
                <w:rFonts w:cs="Arial"/>
              </w:rPr>
            </w:pPr>
            <w:r w:rsidRPr="001512DD">
              <w:rPr>
                <w:rFonts w:cs="Arial"/>
              </w:rPr>
              <w:t>2-Enough land to farm on</w:t>
            </w:r>
          </w:p>
          <w:p w14:paraId="63ECE71B" w14:textId="77777777" w:rsidR="00BA460E" w:rsidRPr="001512DD" w:rsidRDefault="00BA460E" w:rsidP="001512DD">
            <w:pPr>
              <w:contextualSpacing/>
              <w:rPr>
                <w:rFonts w:cs="Arial"/>
              </w:rPr>
            </w:pPr>
            <w:r w:rsidRPr="001512DD">
              <w:rPr>
                <w:rFonts w:cs="Arial"/>
              </w:rPr>
              <w:t>3-New School</w:t>
            </w:r>
          </w:p>
          <w:p w14:paraId="126AE6C1" w14:textId="77777777" w:rsidR="00BA460E" w:rsidRPr="001512DD" w:rsidRDefault="00BA460E" w:rsidP="001512DD">
            <w:pPr>
              <w:contextualSpacing/>
              <w:rPr>
                <w:rFonts w:cs="Arial"/>
              </w:rPr>
            </w:pPr>
            <w:r w:rsidRPr="001512DD">
              <w:rPr>
                <w:rFonts w:cs="Arial"/>
              </w:rPr>
              <w:t>4-Paved Roads</w:t>
            </w:r>
          </w:p>
          <w:p w14:paraId="2A233BD4" w14:textId="77777777" w:rsidR="00BA460E" w:rsidRPr="001512DD" w:rsidRDefault="00BA460E" w:rsidP="001512DD">
            <w:pPr>
              <w:contextualSpacing/>
              <w:rPr>
                <w:rFonts w:cs="Arial"/>
              </w:rPr>
            </w:pPr>
            <w:r w:rsidRPr="001512DD">
              <w:rPr>
                <w:rFonts w:cs="Arial"/>
              </w:rPr>
              <w:t xml:space="preserve">5-Forest resources </w:t>
            </w:r>
          </w:p>
          <w:p w14:paraId="24BAF2F5" w14:textId="77777777" w:rsidR="00BA460E" w:rsidRPr="001512DD" w:rsidRDefault="00BA460E" w:rsidP="001512DD">
            <w:pPr>
              <w:contextualSpacing/>
              <w:rPr>
                <w:rFonts w:cs="Arial"/>
              </w:rPr>
            </w:pPr>
            <w:r w:rsidRPr="001512DD">
              <w:rPr>
                <w:rFonts w:cs="Arial"/>
              </w:rPr>
              <w:t>6-Electricity</w:t>
            </w:r>
          </w:p>
          <w:p w14:paraId="33076AA9" w14:textId="77777777" w:rsidR="00BA460E" w:rsidRPr="001512DD" w:rsidRDefault="00BA460E" w:rsidP="001512DD">
            <w:pPr>
              <w:contextualSpacing/>
              <w:rPr>
                <w:rFonts w:cs="Arial"/>
              </w:rPr>
            </w:pPr>
            <w:r w:rsidRPr="001512DD">
              <w:rPr>
                <w:rFonts w:cs="Arial"/>
              </w:rPr>
              <w:t xml:space="preserve">7-Clean water </w:t>
            </w:r>
          </w:p>
          <w:p w14:paraId="3E939E13" w14:textId="77777777" w:rsidR="00BA460E" w:rsidRPr="001512DD" w:rsidRDefault="00BA460E" w:rsidP="001512DD">
            <w:pPr>
              <w:contextualSpacing/>
              <w:rPr>
                <w:rFonts w:cs="Arial"/>
              </w:rPr>
            </w:pPr>
            <w:r w:rsidRPr="001512DD">
              <w:rPr>
                <w:rFonts w:cs="Arial"/>
              </w:rPr>
              <w:t>8--Salary jobs</w:t>
            </w:r>
          </w:p>
        </w:tc>
      </w:tr>
      <w:tr w:rsidR="00BA460E" w:rsidRPr="001512DD" w14:paraId="5A06DB2E" w14:textId="77777777" w:rsidTr="00BA460E">
        <w:tc>
          <w:tcPr>
            <w:tcW w:w="7218" w:type="dxa"/>
          </w:tcPr>
          <w:p w14:paraId="44EFB605" w14:textId="77777777" w:rsidR="00BA460E" w:rsidRPr="001512DD" w:rsidRDefault="00BA460E" w:rsidP="001512DD">
            <w:pPr>
              <w:contextualSpacing/>
              <w:rPr>
                <w:rFonts w:cs="Arial"/>
              </w:rPr>
            </w:pPr>
            <w:r w:rsidRPr="001512DD">
              <w:rPr>
                <w:rFonts w:cs="Arial"/>
              </w:rPr>
              <w:t>What do you think is the value of all the trees on a well forested acre of your community land?</w:t>
            </w:r>
          </w:p>
        </w:tc>
        <w:tc>
          <w:tcPr>
            <w:tcW w:w="2070" w:type="dxa"/>
          </w:tcPr>
          <w:p w14:paraId="3B26C957" w14:textId="77777777" w:rsidR="00BA460E" w:rsidRPr="001512DD" w:rsidRDefault="00BA460E" w:rsidP="001512DD">
            <w:pPr>
              <w:contextualSpacing/>
              <w:rPr>
                <w:rFonts w:cs="Arial"/>
              </w:rPr>
            </w:pPr>
            <w:r w:rsidRPr="001512DD">
              <w:rPr>
                <w:rFonts w:cs="Arial"/>
              </w:rPr>
              <w:t>Amount</w:t>
            </w:r>
          </w:p>
        </w:tc>
      </w:tr>
      <w:tr w:rsidR="00BA460E" w:rsidRPr="001512DD" w14:paraId="241B61F0" w14:textId="77777777" w:rsidTr="00BA460E">
        <w:tc>
          <w:tcPr>
            <w:tcW w:w="7218" w:type="dxa"/>
          </w:tcPr>
          <w:p w14:paraId="541365FA" w14:textId="77777777" w:rsidR="00BA460E" w:rsidRPr="001512DD" w:rsidRDefault="00BA460E" w:rsidP="001512DD">
            <w:pPr>
              <w:contextualSpacing/>
              <w:rPr>
                <w:rFonts w:cs="Arial"/>
              </w:rPr>
            </w:pPr>
            <w:r w:rsidRPr="001512DD">
              <w:rPr>
                <w:rFonts w:cs="Arial"/>
              </w:rPr>
              <w:t xml:space="preserve">Are there any forests that your household used to access that you are no longer allowed to access? </w:t>
            </w:r>
          </w:p>
        </w:tc>
        <w:tc>
          <w:tcPr>
            <w:tcW w:w="2070" w:type="dxa"/>
          </w:tcPr>
          <w:p w14:paraId="073C01BD" w14:textId="77777777" w:rsidR="00BA460E" w:rsidRPr="001512DD" w:rsidRDefault="00BA460E" w:rsidP="001512DD">
            <w:pPr>
              <w:contextualSpacing/>
              <w:rPr>
                <w:rFonts w:cs="Arial"/>
              </w:rPr>
            </w:pPr>
          </w:p>
        </w:tc>
      </w:tr>
      <w:tr w:rsidR="00BA460E" w:rsidRPr="001512DD" w14:paraId="153D800B" w14:textId="77777777" w:rsidTr="00BA460E">
        <w:tc>
          <w:tcPr>
            <w:tcW w:w="7218" w:type="dxa"/>
          </w:tcPr>
          <w:p w14:paraId="49890975" w14:textId="77777777" w:rsidR="00BA460E" w:rsidRPr="001512DD" w:rsidRDefault="00BA460E" w:rsidP="001512DD">
            <w:pPr>
              <w:contextualSpacing/>
              <w:rPr>
                <w:rFonts w:cs="Arial"/>
              </w:rPr>
            </w:pPr>
            <w:r w:rsidRPr="001512DD">
              <w:rPr>
                <w:rFonts w:cs="Arial"/>
              </w:rPr>
              <w:t xml:space="preserve">If yes, what are the names of the forests? </w:t>
            </w:r>
          </w:p>
        </w:tc>
        <w:tc>
          <w:tcPr>
            <w:tcW w:w="2070" w:type="dxa"/>
          </w:tcPr>
          <w:p w14:paraId="293C9C1B" w14:textId="77777777" w:rsidR="00BA460E" w:rsidRPr="001512DD" w:rsidRDefault="00BA460E" w:rsidP="001512DD">
            <w:pPr>
              <w:contextualSpacing/>
              <w:rPr>
                <w:rFonts w:cs="Arial"/>
              </w:rPr>
            </w:pPr>
          </w:p>
        </w:tc>
      </w:tr>
      <w:tr w:rsidR="00BA460E" w:rsidRPr="001512DD" w14:paraId="26EF2458" w14:textId="77777777" w:rsidTr="00BA460E">
        <w:tc>
          <w:tcPr>
            <w:tcW w:w="7218" w:type="dxa"/>
          </w:tcPr>
          <w:p w14:paraId="7365DD5E" w14:textId="77777777" w:rsidR="00BA460E" w:rsidRPr="001512DD" w:rsidRDefault="00BA460E" w:rsidP="001512DD">
            <w:pPr>
              <w:contextualSpacing/>
              <w:rPr>
                <w:rFonts w:cs="Arial"/>
              </w:rPr>
            </w:pPr>
            <w:r w:rsidRPr="001512DD">
              <w:rPr>
                <w:rFonts w:cs="Arial"/>
              </w:rPr>
              <w:t xml:space="preserve">Why did your HH lose access? </w:t>
            </w:r>
          </w:p>
        </w:tc>
        <w:tc>
          <w:tcPr>
            <w:tcW w:w="2070" w:type="dxa"/>
          </w:tcPr>
          <w:p w14:paraId="25EA41E8" w14:textId="77777777" w:rsidR="00BA460E" w:rsidRPr="001512DD" w:rsidRDefault="00BA460E" w:rsidP="001512DD">
            <w:pPr>
              <w:contextualSpacing/>
              <w:rPr>
                <w:rFonts w:cs="Arial"/>
              </w:rPr>
            </w:pPr>
          </w:p>
        </w:tc>
      </w:tr>
      <w:tr w:rsidR="00BA460E" w:rsidRPr="001512DD" w14:paraId="42F75D91" w14:textId="77777777" w:rsidTr="00BA460E">
        <w:tc>
          <w:tcPr>
            <w:tcW w:w="7218" w:type="dxa"/>
          </w:tcPr>
          <w:p w14:paraId="3F520D40" w14:textId="77777777" w:rsidR="00BA460E" w:rsidRPr="001512DD" w:rsidRDefault="00BA460E" w:rsidP="001512DD">
            <w:pPr>
              <w:contextualSpacing/>
              <w:rPr>
                <w:rFonts w:cs="Arial"/>
              </w:rPr>
            </w:pPr>
            <w:r w:rsidRPr="001512DD">
              <w:rPr>
                <w:rFonts w:cs="Arial"/>
              </w:rPr>
              <w:t xml:space="preserve">Have these restrictions had any impact on your HH? </w:t>
            </w:r>
          </w:p>
        </w:tc>
        <w:tc>
          <w:tcPr>
            <w:tcW w:w="2070" w:type="dxa"/>
          </w:tcPr>
          <w:p w14:paraId="49D31C74" w14:textId="77777777" w:rsidR="00BA460E" w:rsidRPr="001512DD" w:rsidRDefault="00BA460E" w:rsidP="001512DD">
            <w:pPr>
              <w:contextualSpacing/>
              <w:rPr>
                <w:rFonts w:cs="Arial"/>
              </w:rPr>
            </w:pPr>
          </w:p>
        </w:tc>
      </w:tr>
    </w:tbl>
    <w:p w14:paraId="26CD4BD5" w14:textId="77777777" w:rsidR="00137629" w:rsidRPr="001512DD" w:rsidRDefault="00137629" w:rsidP="001512DD">
      <w:pPr>
        <w:spacing w:after="0" w:line="240" w:lineRule="auto"/>
        <w:contextualSpacing/>
      </w:pPr>
    </w:p>
    <w:p w14:paraId="2CE30126" w14:textId="77777777" w:rsidR="00451397" w:rsidRPr="001512DD" w:rsidRDefault="00451397" w:rsidP="001512DD">
      <w:pPr>
        <w:spacing w:afterLines="20" w:after="48" w:line="240" w:lineRule="auto"/>
        <w:contextualSpacing/>
        <w:rPr>
          <w:rFonts w:eastAsia="Times New Roman" w:cs="Times New Roman"/>
          <w:b/>
          <w:bCs/>
        </w:rPr>
      </w:pPr>
    </w:p>
    <w:p w14:paraId="1BAFCF52" w14:textId="77777777" w:rsidR="00451397" w:rsidRPr="001512DD" w:rsidRDefault="00451397" w:rsidP="001512DD">
      <w:pPr>
        <w:autoSpaceDE w:val="0"/>
        <w:autoSpaceDN w:val="0"/>
        <w:adjustRightInd w:val="0"/>
        <w:spacing w:after="0" w:line="240" w:lineRule="auto"/>
        <w:contextualSpacing/>
        <w:rPr>
          <w:rFonts w:cs="TimesNewRomanPSMT"/>
        </w:rPr>
      </w:pPr>
      <w:r w:rsidRPr="001512DD">
        <w:rPr>
          <w:rFonts w:cs="TimesNewRomanPSMT"/>
        </w:rPr>
        <w:t xml:space="preserve">Has your HH tried to limit usage of this forest by harvesting forest products from other communal or government forests? </w:t>
      </w:r>
    </w:p>
    <w:p w14:paraId="42B13F53" w14:textId="26EBDC62" w:rsidR="00451397" w:rsidRPr="001512DD" w:rsidDel="00C6648F" w:rsidRDefault="00451397" w:rsidP="001512DD">
      <w:pPr>
        <w:autoSpaceDE w:val="0"/>
        <w:autoSpaceDN w:val="0"/>
        <w:adjustRightInd w:val="0"/>
        <w:spacing w:after="0" w:line="240" w:lineRule="auto"/>
        <w:contextualSpacing/>
        <w:rPr>
          <w:del w:id="28" w:author="McGee, Heather" w:date="2014-09-10T13:24:00Z"/>
          <w:rFonts w:cs="TimesNewRomanPSMT"/>
        </w:rPr>
      </w:pPr>
      <w:commentRangeStart w:id="29"/>
      <w:commentRangeStart w:id="30"/>
      <w:del w:id="31" w:author="McGee, Heather" w:date="2014-09-10T13:24:00Z">
        <w:r w:rsidRPr="001512DD" w:rsidDel="00C6648F">
          <w:rPr>
            <w:rFonts w:cs="TimesNewRomanPSMT"/>
          </w:rPr>
          <w:delText xml:space="preserve">If yes, what kinds of other forests have been used more intensively so as to limit usage of this forest listed on the front of this form? </w:delText>
        </w:r>
        <w:commentRangeEnd w:id="29"/>
        <w:r w:rsidR="00B26E95" w:rsidDel="00C6648F">
          <w:rPr>
            <w:rStyle w:val="CommentReference"/>
          </w:rPr>
          <w:commentReference w:id="29"/>
        </w:r>
      </w:del>
      <w:commentRangeEnd w:id="30"/>
      <w:r w:rsidR="00C6648F">
        <w:rPr>
          <w:rStyle w:val="CommentReference"/>
        </w:rPr>
        <w:commentReference w:id="30"/>
      </w:r>
    </w:p>
    <w:p w14:paraId="24D73862" w14:textId="77777777" w:rsidR="00451397" w:rsidRPr="001512DD" w:rsidRDefault="00451397" w:rsidP="001512DD">
      <w:pPr>
        <w:autoSpaceDE w:val="0"/>
        <w:autoSpaceDN w:val="0"/>
        <w:adjustRightInd w:val="0"/>
        <w:spacing w:after="0" w:line="240" w:lineRule="auto"/>
        <w:contextualSpacing/>
        <w:rPr>
          <w:rFonts w:cs="TimesNewRomanPSMT"/>
        </w:rPr>
      </w:pPr>
      <w:r w:rsidRPr="001512DD">
        <w:rPr>
          <w:rFonts w:cs="TimesNewRomanPSMT"/>
        </w:rPr>
        <w:lastRenderedPageBreak/>
        <w:t xml:space="preserve">If yes, for which products? </w:t>
      </w:r>
      <w:r w:rsidRPr="001512DD">
        <w:rPr>
          <w:rFonts w:cs="TimesNewRomanPS-ItalicMT"/>
          <w:i/>
          <w:iCs/>
        </w:rPr>
        <w:t>(</w:t>
      </w:r>
      <w:proofErr w:type="gramStart"/>
      <w:r w:rsidRPr="001512DD">
        <w:rPr>
          <w:rFonts w:cs="TimesNewRomanPS-ItalicMT"/>
          <w:i/>
          <w:iCs/>
        </w:rPr>
        <w:t>text</w:t>
      </w:r>
      <w:proofErr w:type="gramEnd"/>
      <w:r w:rsidRPr="001512DD">
        <w:rPr>
          <w:rFonts w:cs="TimesNewRomanPS-ItalicMT"/>
          <w:i/>
          <w:iCs/>
        </w:rPr>
        <w:t xml:space="preserve">) </w:t>
      </w:r>
    </w:p>
    <w:p w14:paraId="6F9ACA49" w14:textId="77777777" w:rsidR="00451397" w:rsidRPr="001512DD" w:rsidRDefault="00451397" w:rsidP="001512DD">
      <w:pPr>
        <w:spacing w:afterLines="20" w:after="48" w:line="240" w:lineRule="auto"/>
        <w:contextualSpacing/>
        <w:rPr>
          <w:rFonts w:eastAsia="Times New Roman" w:cs="Times New Roman"/>
          <w:b/>
          <w:bCs/>
        </w:rPr>
      </w:pPr>
    </w:p>
    <w:p w14:paraId="6F7B405A" w14:textId="77777777" w:rsidR="00A667B3" w:rsidRPr="001512DD" w:rsidRDefault="00A667B3" w:rsidP="001512DD">
      <w:pPr>
        <w:spacing w:afterLines="20" w:after="48" w:line="240" w:lineRule="auto"/>
        <w:contextualSpacing/>
        <w:rPr>
          <w:rFonts w:eastAsia="Times New Roman" w:cs="Times New Roman"/>
          <w:b/>
          <w:bCs/>
        </w:rPr>
      </w:pPr>
    </w:p>
    <w:p w14:paraId="6660AE82" w14:textId="77777777" w:rsidR="00A667B3" w:rsidRPr="001512DD" w:rsidRDefault="00A667B3" w:rsidP="001512DD">
      <w:pPr>
        <w:spacing w:afterLines="20" w:after="48" w:line="240" w:lineRule="auto"/>
        <w:contextualSpacing/>
        <w:rPr>
          <w:rFonts w:eastAsia="Times New Roman" w:cs="Times New Roman"/>
          <w:b/>
          <w:bCs/>
        </w:rPr>
      </w:pPr>
    </w:p>
    <w:p w14:paraId="1A5A3499"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A667B3">
          <w:pgSz w:w="15840" w:h="12240" w:orient="landscape"/>
          <w:pgMar w:top="1080" w:right="1440" w:bottom="1080" w:left="1440" w:header="720" w:footer="720" w:gutter="0"/>
          <w:cols w:space="720"/>
          <w:docGrid w:linePitch="360"/>
        </w:sectPr>
      </w:pPr>
    </w:p>
    <w:p w14:paraId="204F45B0" w14:textId="1000072E" w:rsidR="00DA7C5C" w:rsidRPr="001512DD" w:rsidDel="00FC1FE3" w:rsidRDefault="00DA7C5C" w:rsidP="001512DD">
      <w:pPr>
        <w:spacing w:afterLines="20" w:after="48" w:line="240" w:lineRule="auto"/>
        <w:contextualSpacing/>
        <w:rPr>
          <w:del w:id="32" w:author="McGee, Heather" w:date="2014-09-10T13:26:00Z"/>
          <w:rFonts w:eastAsia="Times New Roman" w:cs="Times New Roman"/>
          <w:b/>
          <w:bCs/>
        </w:rPr>
      </w:pPr>
      <w:del w:id="33" w:author="McGee, Heather" w:date="2014-09-10T13:26:00Z">
        <w:r w:rsidRPr="001512DD" w:rsidDel="00FC1FE3">
          <w:rPr>
            <w:rFonts w:eastAsia="Times New Roman" w:cs="Times New Roman"/>
            <w:b/>
            <w:bCs/>
          </w:rPr>
          <w:lastRenderedPageBreak/>
          <w:delText>K. FOREST AND LAND USE RULES</w:delText>
        </w:r>
      </w:del>
    </w:p>
    <w:p w14:paraId="1C312B76" w14:textId="276E800F" w:rsidR="00451397" w:rsidRPr="001512DD" w:rsidDel="00FC1FE3" w:rsidRDefault="00451397" w:rsidP="001512DD">
      <w:pPr>
        <w:spacing w:after="0" w:line="240" w:lineRule="auto"/>
        <w:contextualSpacing/>
        <w:rPr>
          <w:del w:id="34" w:author="McGee, Heather" w:date="2014-09-10T13:26:00Z"/>
        </w:rPr>
      </w:pPr>
      <w:commentRangeStart w:id="35"/>
      <w:del w:id="36" w:author="McGee, Heather" w:date="2014-09-10T13:26:00Z">
        <w:r w:rsidRPr="001512DD" w:rsidDel="00FC1FE3">
          <w:delText xml:space="preserve">RULES OF INTEREST: </w:delText>
        </w:r>
      </w:del>
    </w:p>
    <w:p w14:paraId="255CFC06" w14:textId="21D2A5EA" w:rsidR="00451397" w:rsidRPr="001512DD" w:rsidDel="00FC1FE3" w:rsidRDefault="00451397" w:rsidP="001512DD">
      <w:pPr>
        <w:pStyle w:val="ListParagraph"/>
        <w:numPr>
          <w:ilvl w:val="0"/>
          <w:numId w:val="11"/>
        </w:numPr>
        <w:spacing w:after="0" w:line="240" w:lineRule="auto"/>
        <w:rPr>
          <w:del w:id="37" w:author="McGee, Heather" w:date="2014-09-10T13:26:00Z"/>
        </w:rPr>
      </w:pPr>
      <w:del w:id="38" w:author="McGee, Heather" w:date="2014-09-10T13:26:00Z">
        <w:r w:rsidRPr="001512DD" w:rsidDel="00FC1FE3">
          <w:delText>Rules related to entry- who can access the forest, who cannot access the forest and when</w:delText>
        </w:r>
      </w:del>
    </w:p>
    <w:p w14:paraId="7B3D47D2" w14:textId="41C2F0D4" w:rsidR="00451397" w:rsidRPr="001512DD" w:rsidDel="00FC1FE3" w:rsidRDefault="00451397" w:rsidP="001512DD">
      <w:pPr>
        <w:pStyle w:val="ListParagraph"/>
        <w:numPr>
          <w:ilvl w:val="0"/>
          <w:numId w:val="11"/>
        </w:numPr>
        <w:spacing w:after="0" w:line="240" w:lineRule="auto"/>
        <w:rPr>
          <w:del w:id="39" w:author="McGee, Heather" w:date="2014-09-10T13:26:00Z"/>
        </w:rPr>
      </w:pPr>
      <w:del w:id="40" w:author="McGee, Heather" w:date="2014-09-10T13:26:00Z">
        <w:r w:rsidRPr="001512DD" w:rsidDel="00FC1FE3">
          <w:delText xml:space="preserve">Are there rules about the quantity of forest products harvested? </w:delText>
        </w:r>
      </w:del>
    </w:p>
    <w:p w14:paraId="78F934BA" w14:textId="565FC695" w:rsidR="00451397" w:rsidRPr="001512DD" w:rsidDel="00FC1FE3" w:rsidRDefault="00451397" w:rsidP="001512DD">
      <w:pPr>
        <w:pStyle w:val="ListParagraph"/>
        <w:numPr>
          <w:ilvl w:val="0"/>
          <w:numId w:val="11"/>
        </w:numPr>
        <w:spacing w:after="0" w:line="240" w:lineRule="auto"/>
        <w:rPr>
          <w:del w:id="41" w:author="McGee, Heather" w:date="2014-09-10T13:26:00Z"/>
        </w:rPr>
      </w:pPr>
      <w:commentRangeStart w:id="42"/>
      <w:del w:id="43" w:author="McGee, Heather" w:date="2014-09-10T13:26:00Z">
        <w:r w:rsidRPr="001512DD" w:rsidDel="00FC1FE3">
          <w:delText xml:space="preserve">Are there rules about WHO is authorized to harvest forest products? </w:delText>
        </w:r>
        <w:commentRangeEnd w:id="42"/>
        <w:r w:rsidRPr="001512DD" w:rsidDel="00FC1FE3">
          <w:rPr>
            <w:rStyle w:val="CommentReference"/>
            <w:sz w:val="22"/>
            <w:szCs w:val="22"/>
          </w:rPr>
          <w:commentReference w:id="42"/>
        </w:r>
        <w:r w:rsidRPr="001512DD" w:rsidDel="00FC1FE3">
          <w:delText xml:space="preserve"> Are there any products that users are not allowed to harvest? Which ones not? </w:delText>
        </w:r>
      </w:del>
    </w:p>
    <w:p w14:paraId="0B68C413" w14:textId="73A840FE" w:rsidR="00451397" w:rsidRPr="001512DD" w:rsidDel="00FC1FE3" w:rsidRDefault="00451397" w:rsidP="001512DD">
      <w:pPr>
        <w:pStyle w:val="ListParagraph"/>
        <w:numPr>
          <w:ilvl w:val="0"/>
          <w:numId w:val="11"/>
        </w:numPr>
        <w:spacing w:after="0" w:line="240" w:lineRule="auto"/>
        <w:rPr>
          <w:del w:id="44" w:author="McGee, Heather" w:date="2014-09-10T13:26:00Z"/>
        </w:rPr>
      </w:pPr>
      <w:del w:id="45" w:author="McGee, Heather" w:date="2014-09-10T13:26:00Z">
        <w:r w:rsidRPr="001512DD" w:rsidDel="00FC1FE3">
          <w:delText>Type of technology used to harvest forest products</w:delText>
        </w:r>
      </w:del>
    </w:p>
    <w:p w14:paraId="4D36D429" w14:textId="278DA85B" w:rsidR="00451397" w:rsidRPr="001512DD" w:rsidDel="00FC1FE3" w:rsidRDefault="00451397" w:rsidP="001512DD">
      <w:pPr>
        <w:pStyle w:val="ListParagraph"/>
        <w:numPr>
          <w:ilvl w:val="0"/>
          <w:numId w:val="11"/>
        </w:numPr>
        <w:spacing w:after="0" w:line="240" w:lineRule="auto"/>
        <w:rPr>
          <w:del w:id="46" w:author="McGee, Heather" w:date="2014-09-10T13:26:00Z"/>
        </w:rPr>
      </w:pPr>
      <w:del w:id="47" w:author="McGee, Heather" w:date="2014-09-10T13:26:00Z">
        <w:r w:rsidRPr="001512DD" w:rsidDel="00FC1FE3">
          <w:delText>When and where fires may be started</w:delText>
        </w:r>
        <w:commentRangeEnd w:id="35"/>
        <w:r w:rsidR="00086D63" w:rsidDel="00FC1FE3">
          <w:rPr>
            <w:rStyle w:val="CommentReference"/>
          </w:rPr>
          <w:commentReference w:id="35"/>
        </w:r>
      </w:del>
    </w:p>
    <w:p w14:paraId="4B75F8C5" w14:textId="709FBA5B" w:rsidR="00DA7C5C" w:rsidRPr="001512DD" w:rsidDel="00FC1FE3" w:rsidRDefault="00DA7C5C" w:rsidP="001512DD">
      <w:pPr>
        <w:pStyle w:val="TableParagraph"/>
        <w:autoSpaceDE/>
        <w:autoSpaceDN/>
        <w:adjustRightInd/>
        <w:spacing w:afterLines="20" w:after="48"/>
        <w:contextualSpacing/>
        <w:rPr>
          <w:del w:id="48" w:author="McGee, Heather" w:date="2014-09-10T13:25:00Z"/>
          <w:rFonts w:asciiTheme="minorHAnsi" w:eastAsia="Times New Roman" w:hAnsiTheme="minorHAnsi"/>
          <w:sz w:val="22"/>
          <w:szCs w:val="22"/>
          <w:lang w:eastAsia="zh-CN"/>
        </w:rPr>
      </w:pPr>
      <w:del w:id="49" w:author="McGee, Heather" w:date="2014-09-10T13:25:00Z">
        <w:r w:rsidRPr="001512DD" w:rsidDel="00FC1FE3">
          <w:rPr>
            <w:rFonts w:asciiTheme="minorHAnsi" w:eastAsia="Times New Roman" w:hAnsiTheme="minorHAnsi"/>
            <w:sz w:val="22"/>
            <w:szCs w:val="22"/>
            <w:lang w:eastAsia="zh-CN"/>
          </w:rPr>
          <w:delText>Now I would like to ask you about rules or customs in your village about land use and land management.</w:delText>
        </w:r>
      </w:del>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4320"/>
        <w:gridCol w:w="18"/>
        <w:gridCol w:w="700"/>
        <w:gridCol w:w="14"/>
      </w:tblGrid>
      <w:tr w:rsidR="001512DD" w:rsidRPr="001512DD" w:rsidDel="00FC1FE3" w14:paraId="7CCA9A2E" w14:textId="283A37F6" w:rsidTr="00086D63">
        <w:trPr>
          <w:gridAfter w:val="1"/>
          <w:wAfter w:w="14" w:type="dxa"/>
          <w:trHeight w:val="20"/>
          <w:del w:id="50" w:author="McGee, Heather" w:date="2014-09-10T13:25:00Z"/>
        </w:trPr>
        <w:tc>
          <w:tcPr>
            <w:tcW w:w="359" w:type="dxa"/>
            <w:tcBorders>
              <w:top w:val="single" w:sz="4" w:space="0" w:color="000000"/>
              <w:left w:val="single" w:sz="4" w:space="0" w:color="000000"/>
              <w:bottom w:val="single" w:sz="4" w:space="0" w:color="000000"/>
              <w:right w:val="single" w:sz="4" w:space="0" w:color="auto"/>
            </w:tcBorders>
          </w:tcPr>
          <w:p w14:paraId="426C4D3A" w14:textId="3ABD30D7" w:rsidR="001512DD" w:rsidRPr="001512DD" w:rsidDel="00FC1FE3" w:rsidRDefault="001512DD" w:rsidP="001512DD">
            <w:pPr>
              <w:spacing w:after="0"/>
              <w:rPr>
                <w:del w:id="51" w:author="McGee, Heather" w:date="2014-09-10T13:25:00Z"/>
                <w:rFonts w:eastAsia="Calibri" w:cs="Times New Roman"/>
                <w:w w:val="105"/>
              </w:rPr>
            </w:pPr>
          </w:p>
        </w:tc>
        <w:tc>
          <w:tcPr>
            <w:tcW w:w="4679" w:type="dxa"/>
            <w:tcBorders>
              <w:top w:val="single" w:sz="4" w:space="0" w:color="000000"/>
              <w:left w:val="single" w:sz="4" w:space="0" w:color="auto"/>
              <w:bottom w:val="single" w:sz="4" w:space="0" w:color="000000"/>
            </w:tcBorders>
          </w:tcPr>
          <w:p w14:paraId="7B6CDD17" w14:textId="389C0C8E" w:rsidR="001512DD" w:rsidRPr="001512DD" w:rsidDel="00FC1FE3" w:rsidRDefault="001512DD" w:rsidP="001512DD">
            <w:pPr>
              <w:kinsoku w:val="0"/>
              <w:overflowPunct w:val="0"/>
              <w:spacing w:afterLines="20" w:after="48" w:line="240" w:lineRule="auto"/>
              <w:ind w:left="119"/>
              <w:contextualSpacing/>
              <w:rPr>
                <w:del w:id="52" w:author="McGee, Heather" w:date="2014-09-10T13:25:00Z"/>
                <w:w w:val="105"/>
              </w:rPr>
            </w:pPr>
            <w:del w:id="53" w:author="McGee, Heather" w:date="2014-09-10T13:25:00Z">
              <w:r w:rsidRPr="001512DD" w:rsidDel="00FC1FE3">
                <w:rPr>
                  <w:w w:val="105"/>
                </w:rPr>
                <w:delText>K2a. Are there rules in this village which regulate or restrict cutting trees on fields? (</w:delText>
              </w:r>
              <w:r w:rsidRPr="001512DD" w:rsidDel="00FC1FE3">
                <w:rPr>
                  <w:b/>
                  <w:w w:val="105"/>
                </w:rPr>
                <w:delText>rule_treecut</w:delText>
              </w:r>
              <w:r w:rsidRPr="001512DD" w:rsidDel="00FC1FE3">
                <w:rPr>
                  <w:w w:val="105"/>
                </w:rPr>
                <w:delText>)</w:delText>
              </w:r>
            </w:del>
          </w:p>
          <w:p w14:paraId="4FDB7479" w14:textId="07DBD57E" w:rsidR="001512DD" w:rsidRPr="001512DD" w:rsidDel="00FC1FE3" w:rsidRDefault="001512DD" w:rsidP="001512DD">
            <w:pPr>
              <w:spacing w:after="0"/>
              <w:rPr>
                <w:del w:id="54" w:author="McGee, Heather" w:date="2014-09-10T13:25:00Z"/>
                <w:rFonts w:eastAsia="Calibri" w:cs="Times New Roman"/>
                <w:w w:val="105"/>
              </w:rPr>
            </w:pPr>
            <w:del w:id="55" w:author="McGee, Heather" w:date="2014-09-10T13:25:00Z">
              <w:r w:rsidRPr="001512DD" w:rsidDel="00FC1FE3">
                <w:rPr>
                  <w:i/>
                  <w:w w:val="105"/>
                </w:rPr>
                <w:delText xml:space="preserve">If 0, 888, or 999, skip to </w:delText>
              </w:r>
              <w:r w:rsidRPr="001512DD" w:rsidDel="00FC1FE3">
                <w:rPr>
                  <w:b/>
                  <w:w w:val="105"/>
                </w:rPr>
                <w:delText>K3a</w:delText>
              </w:r>
            </w:del>
          </w:p>
        </w:tc>
        <w:tc>
          <w:tcPr>
            <w:tcW w:w="4338" w:type="dxa"/>
            <w:gridSpan w:val="2"/>
            <w:tcBorders>
              <w:top w:val="single" w:sz="4" w:space="0" w:color="000000"/>
              <w:bottom w:val="single" w:sz="4" w:space="0" w:color="000000"/>
              <w:right w:val="single" w:sz="18" w:space="0" w:color="000000"/>
            </w:tcBorders>
          </w:tcPr>
          <w:p w14:paraId="31102DF5" w14:textId="09BF38F5" w:rsidR="001512DD" w:rsidRPr="001512DD" w:rsidDel="00FC1FE3" w:rsidRDefault="001512DD" w:rsidP="001512DD">
            <w:pPr>
              <w:spacing w:after="0"/>
              <w:rPr>
                <w:del w:id="56" w:author="McGee, Heather" w:date="2014-09-10T13:25:00Z"/>
              </w:rPr>
            </w:pPr>
            <w:del w:id="57" w:author="McGee, Heather" w:date="2014-09-10T13:25:00Z">
              <w:r w:rsidRPr="001512DD" w:rsidDel="00FC1FE3">
                <w:delText>1=No</w:delText>
              </w:r>
            </w:del>
          </w:p>
          <w:p w14:paraId="54BFEE56" w14:textId="0AF4F4CE" w:rsidR="001512DD" w:rsidRPr="001512DD" w:rsidDel="00FC1FE3" w:rsidRDefault="001512DD" w:rsidP="001512DD">
            <w:pPr>
              <w:spacing w:after="0"/>
              <w:rPr>
                <w:del w:id="58" w:author="McGee, Heather" w:date="2014-09-10T13:25:00Z"/>
              </w:rPr>
            </w:pPr>
            <w:del w:id="59" w:author="McGee, Heather" w:date="2014-09-10T13:25:00Z">
              <w:r w:rsidRPr="001512DD" w:rsidDel="00FC1FE3">
                <w:delText xml:space="preserve">2=Yes </w:delText>
              </w:r>
            </w:del>
          </w:p>
          <w:p w14:paraId="62274D61" w14:textId="6DF4050C" w:rsidR="001512DD" w:rsidRPr="001512DD" w:rsidDel="00FC1FE3" w:rsidRDefault="001512DD" w:rsidP="001512DD">
            <w:pPr>
              <w:spacing w:after="0"/>
              <w:rPr>
                <w:del w:id="60" w:author="McGee, Heather" w:date="2014-09-10T13:25:00Z"/>
              </w:rPr>
            </w:pPr>
            <w:del w:id="61" w:author="McGee, Heather" w:date="2014-09-10T13:25:00Z">
              <w:r w:rsidRPr="001512DD" w:rsidDel="00FC1FE3">
                <w:delText>888=Don’t know</w:delText>
              </w:r>
            </w:del>
          </w:p>
          <w:p w14:paraId="18D070E9" w14:textId="5467A4DC" w:rsidR="001512DD" w:rsidRPr="001512DD" w:rsidDel="00FC1FE3" w:rsidRDefault="001512DD" w:rsidP="001512DD">
            <w:pPr>
              <w:spacing w:after="0"/>
              <w:rPr>
                <w:del w:id="62" w:author="McGee, Heather" w:date="2014-09-10T13:25:00Z"/>
              </w:rPr>
            </w:pPr>
            <w:del w:id="63" w:author="McGee, Heather" w:date="2014-09-10T13:25:00Z">
              <w:r w:rsidRPr="001512DD" w:rsidDel="00FC1FE3">
                <w:delText>999=Prefer not to respond</w:delText>
              </w:r>
            </w:del>
          </w:p>
        </w:tc>
        <w:tc>
          <w:tcPr>
            <w:tcW w:w="700" w:type="dxa"/>
            <w:tcBorders>
              <w:top w:val="single" w:sz="18" w:space="0" w:color="000000"/>
              <w:left w:val="single" w:sz="18" w:space="0" w:color="000000"/>
              <w:bottom w:val="single" w:sz="18" w:space="0" w:color="000000"/>
              <w:right w:val="single" w:sz="18" w:space="0" w:color="000000"/>
            </w:tcBorders>
          </w:tcPr>
          <w:p w14:paraId="0F8858FD" w14:textId="6C76E4F3" w:rsidR="001512DD" w:rsidRPr="001512DD" w:rsidDel="00FC1FE3" w:rsidRDefault="001512DD" w:rsidP="001512DD">
            <w:pPr>
              <w:spacing w:after="0"/>
              <w:rPr>
                <w:del w:id="64" w:author="McGee, Heather" w:date="2014-09-10T13:25:00Z"/>
                <w:rFonts w:eastAsia="Calibri" w:cs="Times New Roman"/>
                <w:i/>
                <w:color w:val="A6A6A6"/>
              </w:rPr>
            </w:pPr>
            <w:del w:id="65" w:author="McGee, Heather" w:date="2014-09-10T13:25:00Z">
              <w:r w:rsidRPr="001512DD" w:rsidDel="00FC1FE3">
                <w:rPr>
                  <w:rFonts w:eastAsia="Calibri" w:cs="Times New Roman"/>
                  <w:i/>
                  <w:color w:val="A6A6A6"/>
                </w:rPr>
                <w:delText>(Code)</w:delText>
              </w:r>
            </w:del>
          </w:p>
        </w:tc>
      </w:tr>
      <w:tr w:rsidR="001512DD" w:rsidRPr="001512DD" w:rsidDel="00FC1FE3" w14:paraId="0D5533B8" w14:textId="74BD55E9" w:rsidTr="00086D63">
        <w:trPr>
          <w:trHeight w:val="20"/>
          <w:del w:id="66"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0389C05D" w14:textId="5C81B19B" w:rsidR="001512DD" w:rsidRPr="001512DD" w:rsidDel="00FC1FE3" w:rsidRDefault="001512DD" w:rsidP="001512DD">
            <w:pPr>
              <w:spacing w:after="0"/>
              <w:rPr>
                <w:del w:id="67"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56A567C1" w14:textId="00672EB7" w:rsidR="001512DD" w:rsidRPr="001512DD" w:rsidDel="00FC1FE3" w:rsidRDefault="001512DD" w:rsidP="001512DD">
            <w:pPr>
              <w:spacing w:after="0"/>
              <w:rPr>
                <w:del w:id="68" w:author="McGee, Heather" w:date="2014-09-10T13:25:00Z"/>
                <w:color w:val="000000"/>
              </w:rPr>
            </w:pPr>
            <w:del w:id="69" w:author="McGee, Heather" w:date="2014-09-10T13:25:00Z">
              <w:r w:rsidRPr="001512DD" w:rsidDel="00FC1FE3">
                <w:rPr>
                  <w:w w:val="105"/>
                </w:rPr>
                <w:delText>K2b. How well do you think that these rules about cutting trees are followed by households in this village? (</w:delText>
              </w:r>
              <w:r w:rsidRPr="001512DD" w:rsidDel="00FC1FE3">
                <w:rPr>
                  <w:b/>
                  <w:w w:val="105"/>
                </w:rPr>
                <w:delText>rule_treecutfollow</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228A4B41" w14:textId="3C38769C" w:rsidR="001512DD" w:rsidRPr="001512DD" w:rsidDel="00FC1FE3" w:rsidRDefault="001512DD" w:rsidP="001512DD">
            <w:pPr>
              <w:spacing w:after="0"/>
              <w:rPr>
                <w:del w:id="70" w:author="McGee, Heather" w:date="2014-09-10T13:25:00Z"/>
                <w:rFonts w:cs="Times New Roman"/>
                <w:w w:val="105"/>
              </w:rPr>
            </w:pPr>
            <w:del w:id="71" w:author="McGee, Heather" w:date="2014-09-10T13:25:00Z">
              <w:r w:rsidRPr="001512DD" w:rsidDel="00FC1FE3">
                <w:rPr>
                  <w:rFonts w:cs="Times New Roman"/>
                  <w:w w:val="105"/>
                </w:rPr>
                <w:delText>1=Everyone obeys the rule</w:delText>
              </w:r>
            </w:del>
          </w:p>
          <w:p w14:paraId="2E75C4EC" w14:textId="59F2AC54" w:rsidR="001512DD" w:rsidRPr="001512DD" w:rsidDel="00FC1FE3" w:rsidRDefault="001512DD" w:rsidP="001512DD">
            <w:pPr>
              <w:spacing w:after="0"/>
              <w:rPr>
                <w:del w:id="72" w:author="McGee, Heather" w:date="2014-09-10T13:25:00Z"/>
                <w:rFonts w:cs="Times New Roman"/>
                <w:w w:val="105"/>
              </w:rPr>
            </w:pPr>
            <w:del w:id="73" w:author="McGee, Heather" w:date="2014-09-10T13:25:00Z">
              <w:r w:rsidRPr="001512DD" w:rsidDel="00FC1FE3">
                <w:rPr>
                  <w:rFonts w:cs="Times New Roman"/>
                  <w:w w:val="105"/>
                </w:rPr>
                <w:delText>2=Most households obey the rule</w:delText>
              </w:r>
            </w:del>
          </w:p>
          <w:p w14:paraId="77105012" w14:textId="57FB7F87" w:rsidR="001512DD" w:rsidRPr="001512DD" w:rsidDel="00FC1FE3" w:rsidRDefault="001512DD" w:rsidP="001512DD">
            <w:pPr>
              <w:spacing w:after="0"/>
              <w:rPr>
                <w:del w:id="74" w:author="McGee, Heather" w:date="2014-09-10T13:25:00Z"/>
                <w:rFonts w:cs="Times New Roman"/>
                <w:w w:val="105"/>
              </w:rPr>
            </w:pPr>
            <w:del w:id="75" w:author="McGee, Heather" w:date="2014-09-10T13:25:00Z">
              <w:r w:rsidRPr="001512DD" w:rsidDel="00FC1FE3">
                <w:rPr>
                  <w:rFonts w:cs="Times New Roman"/>
                  <w:w w:val="105"/>
                </w:rPr>
                <w:delText>3=Some households obey the rule and some households disobey the rule</w:delText>
              </w:r>
            </w:del>
          </w:p>
          <w:p w14:paraId="47DCC789" w14:textId="656C9C58" w:rsidR="001512DD" w:rsidRPr="001512DD" w:rsidDel="00FC1FE3" w:rsidRDefault="001512DD" w:rsidP="001512DD">
            <w:pPr>
              <w:spacing w:after="0"/>
              <w:rPr>
                <w:del w:id="76" w:author="McGee, Heather" w:date="2014-09-10T13:25:00Z"/>
                <w:rFonts w:cs="Times New Roman"/>
                <w:w w:val="105"/>
              </w:rPr>
            </w:pPr>
            <w:del w:id="77" w:author="McGee, Heather" w:date="2014-09-10T13:25:00Z">
              <w:r w:rsidRPr="001512DD" w:rsidDel="00FC1FE3">
                <w:rPr>
                  <w:rFonts w:cs="Times New Roman"/>
                  <w:w w:val="105"/>
                </w:rPr>
                <w:delText>4=Only a few households obey the rule</w:delText>
              </w:r>
            </w:del>
          </w:p>
          <w:p w14:paraId="5031A560" w14:textId="08D95BD0" w:rsidR="001512DD" w:rsidRPr="001512DD" w:rsidDel="00FC1FE3" w:rsidRDefault="001512DD" w:rsidP="001512DD">
            <w:pPr>
              <w:spacing w:after="0"/>
              <w:rPr>
                <w:del w:id="78" w:author="McGee, Heather" w:date="2014-09-10T13:25:00Z"/>
              </w:rPr>
            </w:pPr>
            <w:del w:id="79" w:author="McGee, Heather" w:date="2014-09-10T13:25:00Z">
              <w:r w:rsidRPr="001512DD" w:rsidDel="00FC1FE3">
                <w:rPr>
                  <w:rFonts w:cs="Times New Roman"/>
                  <w:w w:val="105"/>
                </w:rPr>
                <w:delText>5=No households obey the rule</w:delText>
              </w:r>
            </w:del>
          </w:p>
          <w:p w14:paraId="1BA22C11" w14:textId="125B94C5" w:rsidR="001512DD" w:rsidRPr="001512DD" w:rsidDel="00FC1FE3" w:rsidRDefault="001512DD" w:rsidP="001512DD">
            <w:pPr>
              <w:spacing w:after="0"/>
              <w:rPr>
                <w:del w:id="80" w:author="McGee, Heather" w:date="2014-09-10T13:25:00Z"/>
                <w:rFonts w:cs="Times New Roman"/>
                <w:w w:val="105"/>
              </w:rPr>
            </w:pPr>
            <w:del w:id="81" w:author="McGee, Heather" w:date="2014-09-10T13:25:00Z">
              <w:r w:rsidRPr="001512DD" w:rsidDel="00FC1FE3">
                <w:rPr>
                  <w:rFonts w:cs="Times New Roman"/>
                  <w:w w:val="105"/>
                </w:rPr>
                <w:delText>888=Don't know</w:delText>
              </w:r>
            </w:del>
          </w:p>
          <w:p w14:paraId="37815A00" w14:textId="3084DAFB" w:rsidR="001512DD" w:rsidRPr="001512DD" w:rsidDel="00FC1FE3" w:rsidRDefault="001512DD" w:rsidP="001512DD">
            <w:pPr>
              <w:spacing w:after="0"/>
              <w:rPr>
                <w:del w:id="82" w:author="McGee, Heather" w:date="2014-09-10T13:25:00Z"/>
                <w:rFonts w:cs="Times New Roman"/>
                <w:i/>
                <w:w w:val="105"/>
              </w:rPr>
            </w:pPr>
            <w:del w:id="83"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786672F6" w14:textId="490F8DBD" w:rsidR="001512DD" w:rsidRPr="001512DD" w:rsidDel="00FC1FE3" w:rsidRDefault="001512DD" w:rsidP="001512DD">
            <w:pPr>
              <w:spacing w:after="0"/>
              <w:rPr>
                <w:del w:id="84" w:author="McGee, Heather" w:date="2014-09-10T13:25:00Z"/>
                <w:rFonts w:eastAsia="Calibri" w:cs="Times New Roman"/>
                <w:i/>
                <w:color w:val="A6A6A6"/>
              </w:rPr>
            </w:pPr>
            <w:del w:id="85" w:author="McGee, Heather" w:date="2014-09-10T13:25:00Z">
              <w:r w:rsidRPr="001512DD" w:rsidDel="00FC1FE3">
                <w:rPr>
                  <w:rFonts w:eastAsia="Calibri" w:cs="Times New Roman"/>
                  <w:i/>
                  <w:color w:val="A6A6A6"/>
                </w:rPr>
                <w:delText>(Code)</w:delText>
              </w:r>
            </w:del>
          </w:p>
        </w:tc>
      </w:tr>
      <w:tr w:rsidR="001512DD" w:rsidRPr="001512DD" w:rsidDel="00FC1FE3" w14:paraId="33EED92E" w14:textId="4D2A1767" w:rsidTr="001512DD">
        <w:trPr>
          <w:trHeight w:val="20"/>
          <w:del w:id="86"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6A85F288" w14:textId="1E95CC13" w:rsidR="001512DD" w:rsidRPr="001512DD" w:rsidDel="00FC1FE3" w:rsidRDefault="001512DD" w:rsidP="001512DD">
            <w:pPr>
              <w:spacing w:after="0"/>
              <w:rPr>
                <w:del w:id="87"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2FB64B9C" w14:textId="37C4F01D" w:rsidR="001512DD" w:rsidRPr="001512DD" w:rsidDel="00FC1FE3" w:rsidRDefault="001512DD" w:rsidP="001512DD">
            <w:pPr>
              <w:spacing w:after="0"/>
              <w:rPr>
                <w:del w:id="88" w:author="McGee, Heather" w:date="2014-09-10T13:25:00Z"/>
                <w:color w:val="000000"/>
              </w:rPr>
            </w:pPr>
            <w:del w:id="89" w:author="McGee, Heather" w:date="2014-09-10T13:25:00Z">
              <w:r w:rsidRPr="001512DD" w:rsidDel="00FC1FE3">
                <w:rPr>
                  <w:w w:val="105"/>
                </w:rPr>
                <w:delText>K2c. If a person does not follow these rules about cutting trees, is there a consequence? With they be punished? (</w:delText>
              </w:r>
              <w:r w:rsidRPr="001512DD" w:rsidDel="00FC1FE3">
                <w:rPr>
                  <w:b/>
                  <w:w w:val="105"/>
                </w:rPr>
                <w:delText>rule_treecutpunish</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7F7F7157" w14:textId="3A74A71F" w:rsidR="001512DD" w:rsidRPr="001512DD" w:rsidDel="00FC1FE3" w:rsidRDefault="001512DD" w:rsidP="001512DD">
            <w:pPr>
              <w:spacing w:after="0"/>
              <w:rPr>
                <w:del w:id="90" w:author="McGee, Heather" w:date="2014-09-10T13:25:00Z"/>
                <w:rFonts w:cs="Times New Roman"/>
                <w:w w:val="105"/>
              </w:rPr>
            </w:pPr>
            <w:del w:id="91" w:author="McGee, Heather" w:date="2014-09-10T13:25:00Z">
              <w:r w:rsidRPr="001512DD" w:rsidDel="00FC1FE3">
                <w:rPr>
                  <w:rFonts w:cs="Times New Roman"/>
                  <w:w w:val="105"/>
                </w:rPr>
                <w:delText>1=Yes, rule breakers are always punished</w:delText>
              </w:r>
            </w:del>
          </w:p>
          <w:p w14:paraId="572C165B" w14:textId="16D566F7" w:rsidR="001512DD" w:rsidRPr="001512DD" w:rsidDel="00FC1FE3" w:rsidRDefault="001512DD" w:rsidP="001512DD">
            <w:pPr>
              <w:spacing w:after="0"/>
              <w:rPr>
                <w:del w:id="92" w:author="McGee, Heather" w:date="2014-09-10T13:25:00Z"/>
                <w:rFonts w:cs="Times New Roman"/>
                <w:w w:val="105"/>
              </w:rPr>
            </w:pPr>
            <w:del w:id="93" w:author="McGee, Heather" w:date="2014-09-10T13:25:00Z">
              <w:r w:rsidRPr="001512DD" w:rsidDel="00FC1FE3">
                <w:rPr>
                  <w:rFonts w:cs="Times New Roman"/>
                  <w:w w:val="105"/>
                </w:rPr>
                <w:delText>2=Maybe, sometimes rule breakers are punished</w:delText>
              </w:r>
            </w:del>
          </w:p>
          <w:p w14:paraId="516295B9" w14:textId="75200645" w:rsidR="001512DD" w:rsidRPr="001512DD" w:rsidDel="00FC1FE3" w:rsidRDefault="001512DD" w:rsidP="001512DD">
            <w:pPr>
              <w:spacing w:after="0"/>
              <w:rPr>
                <w:del w:id="94" w:author="McGee, Heather" w:date="2014-09-10T13:25:00Z"/>
                <w:rFonts w:cs="Times New Roman"/>
                <w:w w:val="105"/>
              </w:rPr>
            </w:pPr>
            <w:del w:id="95" w:author="McGee, Heather" w:date="2014-09-10T13:25:00Z">
              <w:r w:rsidRPr="001512DD" w:rsidDel="00FC1FE3">
                <w:rPr>
                  <w:rFonts w:cs="Times New Roman"/>
                  <w:w w:val="105"/>
                </w:rPr>
                <w:delText>3=Maybe, it depends on who breaks the rule</w:delText>
              </w:r>
            </w:del>
          </w:p>
          <w:p w14:paraId="351E3471" w14:textId="7E73155C" w:rsidR="001512DD" w:rsidRPr="001512DD" w:rsidDel="00FC1FE3" w:rsidRDefault="001512DD" w:rsidP="001512DD">
            <w:pPr>
              <w:spacing w:after="0"/>
              <w:rPr>
                <w:del w:id="96" w:author="McGee, Heather" w:date="2014-09-10T13:25:00Z"/>
                <w:rFonts w:cs="Times New Roman"/>
                <w:w w:val="105"/>
              </w:rPr>
            </w:pPr>
            <w:del w:id="97" w:author="McGee, Heather" w:date="2014-09-10T13:25:00Z">
              <w:r w:rsidRPr="001512DD" w:rsidDel="00FC1FE3">
                <w:rPr>
                  <w:rFonts w:cs="Times New Roman"/>
                  <w:w w:val="105"/>
                </w:rPr>
                <w:delText>4=No, rule breakers are never punished</w:delText>
              </w:r>
            </w:del>
          </w:p>
          <w:p w14:paraId="62CEA000" w14:textId="553988FA" w:rsidR="001512DD" w:rsidRPr="001512DD" w:rsidDel="00FC1FE3" w:rsidRDefault="001512DD" w:rsidP="001512DD">
            <w:pPr>
              <w:spacing w:after="0"/>
              <w:rPr>
                <w:del w:id="98" w:author="McGee, Heather" w:date="2014-09-10T13:25:00Z"/>
                <w:rFonts w:cs="Times New Roman"/>
                <w:w w:val="105"/>
              </w:rPr>
            </w:pPr>
            <w:del w:id="99" w:author="McGee, Heather" w:date="2014-09-10T13:25:00Z">
              <w:r w:rsidRPr="001512DD" w:rsidDel="00FC1FE3">
                <w:rPr>
                  <w:rFonts w:cs="Times New Roman"/>
                  <w:w w:val="105"/>
                </w:rPr>
                <w:delText>888=Don't know</w:delText>
              </w:r>
            </w:del>
          </w:p>
          <w:p w14:paraId="2BDD0EBF" w14:textId="4EBEAA21" w:rsidR="001512DD" w:rsidRPr="001512DD" w:rsidDel="00FC1FE3" w:rsidRDefault="001512DD" w:rsidP="001512DD">
            <w:pPr>
              <w:spacing w:after="0"/>
              <w:rPr>
                <w:del w:id="100" w:author="McGee, Heather" w:date="2014-09-10T13:25:00Z"/>
                <w:rFonts w:cs="Times New Roman"/>
                <w:w w:val="105"/>
              </w:rPr>
            </w:pPr>
            <w:del w:id="101"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5A8B7AB2" w14:textId="010C3A6D" w:rsidR="001512DD" w:rsidRPr="001512DD" w:rsidDel="00FC1FE3" w:rsidRDefault="001512DD" w:rsidP="001512DD">
            <w:pPr>
              <w:spacing w:after="0"/>
              <w:rPr>
                <w:del w:id="102" w:author="McGee, Heather" w:date="2014-09-10T13:25:00Z"/>
                <w:rFonts w:eastAsia="Calibri" w:cs="Times New Roman"/>
                <w:i/>
                <w:color w:val="A6A6A6"/>
              </w:rPr>
            </w:pPr>
            <w:del w:id="103" w:author="McGee, Heather" w:date="2014-09-10T13:25:00Z">
              <w:r w:rsidRPr="001512DD" w:rsidDel="00FC1FE3">
                <w:rPr>
                  <w:rFonts w:eastAsia="Calibri" w:cs="Times New Roman"/>
                  <w:i/>
                  <w:color w:val="A6A6A6"/>
                </w:rPr>
                <w:delText>(Code)</w:delText>
              </w:r>
            </w:del>
          </w:p>
        </w:tc>
      </w:tr>
      <w:tr w:rsidR="001512DD" w:rsidRPr="001512DD" w:rsidDel="00FC1FE3" w14:paraId="35CBBEA8" w14:textId="023FE00C" w:rsidTr="001512DD">
        <w:trPr>
          <w:trHeight w:val="20"/>
          <w:del w:id="104"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6D0E7D5E" w14:textId="62D09FE9" w:rsidR="001512DD" w:rsidRPr="001512DD" w:rsidDel="00FC1FE3" w:rsidRDefault="001512DD" w:rsidP="001512DD">
            <w:pPr>
              <w:spacing w:after="0"/>
              <w:rPr>
                <w:del w:id="105"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5FEC802C" w14:textId="102C1A35" w:rsidR="001512DD" w:rsidRPr="001512DD" w:rsidDel="00FC1FE3" w:rsidRDefault="001512DD" w:rsidP="001512DD">
            <w:pPr>
              <w:spacing w:after="0"/>
              <w:rPr>
                <w:del w:id="106" w:author="McGee, Heather" w:date="2014-09-10T13:25:00Z"/>
                <w:color w:val="000000"/>
              </w:rPr>
            </w:pPr>
            <w:del w:id="107" w:author="McGee, Heather" w:date="2014-09-10T13:25:00Z">
              <w:r w:rsidRPr="001512DD" w:rsidDel="00FC1FE3">
                <w:rPr>
                  <w:w w:val="105"/>
                </w:rPr>
                <w:delText>K2d. If you could change these rules about cutting trees on fields, would you? (</w:delText>
              </w:r>
              <w:r w:rsidRPr="001512DD" w:rsidDel="00FC1FE3">
                <w:rPr>
                  <w:b/>
                  <w:w w:val="105"/>
                </w:rPr>
                <w:delText>rule_treecutchange</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0EFE1019" w14:textId="1897AEEA" w:rsidR="001512DD" w:rsidRPr="001512DD" w:rsidDel="00FC1FE3" w:rsidRDefault="001512DD" w:rsidP="001512DD">
            <w:pPr>
              <w:spacing w:after="0"/>
              <w:rPr>
                <w:del w:id="108" w:author="McGee, Heather" w:date="2014-09-10T13:25:00Z"/>
                <w:rFonts w:cs="Times New Roman"/>
                <w:w w:val="105"/>
              </w:rPr>
            </w:pPr>
            <w:del w:id="109" w:author="McGee, Heather" w:date="2014-09-10T13:25:00Z">
              <w:r w:rsidRPr="001512DD" w:rsidDel="00FC1FE3">
                <w:rPr>
                  <w:rFonts w:cs="Times New Roman"/>
                  <w:w w:val="105"/>
                </w:rPr>
                <w:delText>1=Yes, I would definitely change this rule</w:delText>
              </w:r>
            </w:del>
          </w:p>
          <w:p w14:paraId="43BC4914" w14:textId="3194BC66" w:rsidR="001512DD" w:rsidRPr="001512DD" w:rsidDel="00FC1FE3" w:rsidRDefault="001512DD" w:rsidP="001512DD">
            <w:pPr>
              <w:spacing w:after="0"/>
              <w:rPr>
                <w:del w:id="110" w:author="McGee, Heather" w:date="2014-09-10T13:25:00Z"/>
                <w:rFonts w:cs="Times New Roman"/>
                <w:w w:val="105"/>
              </w:rPr>
            </w:pPr>
            <w:del w:id="111" w:author="McGee, Heather" w:date="2014-09-10T13:25:00Z">
              <w:r w:rsidRPr="001512DD" w:rsidDel="00FC1FE3">
                <w:rPr>
                  <w:rFonts w:cs="Times New Roman"/>
                  <w:w w:val="105"/>
                </w:rPr>
                <w:delText>2=Maybe, I might change this rule</w:delText>
              </w:r>
            </w:del>
          </w:p>
          <w:p w14:paraId="09EB4F7D" w14:textId="1EF09C6E" w:rsidR="001512DD" w:rsidRPr="001512DD" w:rsidDel="00FC1FE3" w:rsidRDefault="001512DD" w:rsidP="001512DD">
            <w:pPr>
              <w:spacing w:after="0"/>
              <w:rPr>
                <w:del w:id="112" w:author="McGee, Heather" w:date="2014-09-10T13:25:00Z"/>
                <w:rFonts w:cs="Times New Roman"/>
                <w:w w:val="105"/>
              </w:rPr>
            </w:pPr>
            <w:del w:id="113" w:author="McGee, Heather" w:date="2014-09-10T13:25:00Z">
              <w:r w:rsidRPr="001512DD" w:rsidDel="00FC1FE3">
                <w:rPr>
                  <w:rFonts w:cs="Times New Roman"/>
                  <w:w w:val="105"/>
                </w:rPr>
                <w:delText>3=No, I would not change this rule</w:delText>
              </w:r>
            </w:del>
          </w:p>
          <w:p w14:paraId="2355227D" w14:textId="1ED32650" w:rsidR="001512DD" w:rsidRPr="001512DD" w:rsidDel="00FC1FE3" w:rsidRDefault="001512DD" w:rsidP="001512DD">
            <w:pPr>
              <w:spacing w:after="0"/>
              <w:rPr>
                <w:del w:id="114" w:author="McGee, Heather" w:date="2014-09-10T13:25:00Z"/>
                <w:rFonts w:cs="Times New Roman"/>
                <w:w w:val="105"/>
              </w:rPr>
            </w:pPr>
            <w:del w:id="115" w:author="McGee, Heather" w:date="2014-09-10T13:25:00Z">
              <w:r w:rsidRPr="001512DD" w:rsidDel="00FC1FE3">
                <w:rPr>
                  <w:rFonts w:cs="Times New Roman"/>
                  <w:w w:val="105"/>
                </w:rPr>
                <w:delText>888=Don't know</w:delText>
              </w:r>
            </w:del>
          </w:p>
          <w:p w14:paraId="1418D21B" w14:textId="131AEBBE" w:rsidR="001512DD" w:rsidRPr="001512DD" w:rsidDel="00FC1FE3" w:rsidRDefault="001512DD" w:rsidP="001512DD">
            <w:pPr>
              <w:spacing w:after="0"/>
              <w:rPr>
                <w:del w:id="116" w:author="McGee, Heather" w:date="2014-09-10T13:25:00Z"/>
                <w:rFonts w:cs="Times New Roman"/>
                <w:w w:val="105"/>
              </w:rPr>
            </w:pPr>
            <w:del w:id="117"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17410E3B" w14:textId="48D72F56" w:rsidR="001512DD" w:rsidRPr="001512DD" w:rsidDel="00FC1FE3" w:rsidRDefault="001512DD" w:rsidP="001512DD">
            <w:pPr>
              <w:spacing w:after="0"/>
              <w:rPr>
                <w:del w:id="118" w:author="McGee, Heather" w:date="2014-09-10T13:25:00Z"/>
                <w:rFonts w:eastAsia="Calibri" w:cs="Times New Roman"/>
                <w:i/>
                <w:color w:val="A6A6A6"/>
              </w:rPr>
            </w:pPr>
            <w:del w:id="119" w:author="McGee, Heather" w:date="2014-09-10T13:25:00Z">
              <w:r w:rsidRPr="001512DD" w:rsidDel="00FC1FE3">
                <w:rPr>
                  <w:rFonts w:eastAsia="Calibri" w:cs="Times New Roman"/>
                  <w:i/>
                  <w:color w:val="A6A6A6"/>
                </w:rPr>
                <w:delText>(Code)</w:delText>
              </w:r>
            </w:del>
          </w:p>
        </w:tc>
      </w:tr>
    </w:tbl>
    <w:p w14:paraId="4CBD4745" w14:textId="6782CBC1" w:rsidR="00C14E62" w:rsidDel="00FC1FE3" w:rsidRDefault="00C14E62" w:rsidP="001512DD">
      <w:pPr>
        <w:pStyle w:val="TableParagraph"/>
        <w:autoSpaceDE/>
        <w:autoSpaceDN/>
        <w:adjustRightInd/>
        <w:spacing w:afterLines="20" w:after="48"/>
        <w:contextualSpacing/>
        <w:rPr>
          <w:del w:id="120" w:author="McGee, Heather" w:date="2014-09-10T13:25:00Z"/>
          <w:rFonts w:asciiTheme="minorHAnsi" w:eastAsia="Times New Roman" w:hAnsiTheme="minorHAnsi"/>
          <w:sz w:val="22"/>
          <w:szCs w:val="22"/>
          <w:lang w:eastAsia="zh-CN"/>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4320"/>
        <w:gridCol w:w="18"/>
        <w:gridCol w:w="700"/>
        <w:gridCol w:w="14"/>
      </w:tblGrid>
      <w:tr w:rsidR="001512DD" w:rsidRPr="001512DD" w:rsidDel="00FC1FE3" w14:paraId="5B69DC9B" w14:textId="57793E8E" w:rsidTr="00086D63">
        <w:trPr>
          <w:gridAfter w:val="1"/>
          <w:wAfter w:w="14" w:type="dxa"/>
          <w:trHeight w:val="20"/>
          <w:del w:id="121" w:author="McGee, Heather" w:date="2014-09-10T13:25:00Z"/>
        </w:trPr>
        <w:tc>
          <w:tcPr>
            <w:tcW w:w="359" w:type="dxa"/>
            <w:tcBorders>
              <w:top w:val="single" w:sz="4" w:space="0" w:color="000000"/>
              <w:left w:val="single" w:sz="4" w:space="0" w:color="000000"/>
              <w:bottom w:val="single" w:sz="4" w:space="0" w:color="000000"/>
              <w:right w:val="single" w:sz="4" w:space="0" w:color="auto"/>
            </w:tcBorders>
          </w:tcPr>
          <w:p w14:paraId="49282C24" w14:textId="1FCF8914" w:rsidR="001512DD" w:rsidRPr="001512DD" w:rsidDel="00FC1FE3" w:rsidRDefault="001512DD" w:rsidP="001512DD">
            <w:pPr>
              <w:spacing w:after="0"/>
              <w:rPr>
                <w:del w:id="122" w:author="McGee, Heather" w:date="2014-09-10T13:25:00Z"/>
                <w:rFonts w:eastAsia="Calibri" w:cs="Times New Roman"/>
                <w:w w:val="105"/>
              </w:rPr>
            </w:pPr>
          </w:p>
        </w:tc>
        <w:tc>
          <w:tcPr>
            <w:tcW w:w="4679" w:type="dxa"/>
            <w:tcBorders>
              <w:top w:val="single" w:sz="4" w:space="0" w:color="000000"/>
              <w:left w:val="single" w:sz="4" w:space="0" w:color="auto"/>
              <w:bottom w:val="single" w:sz="4" w:space="0" w:color="000000"/>
            </w:tcBorders>
          </w:tcPr>
          <w:p w14:paraId="42F2F5F2" w14:textId="70D35950" w:rsidR="001512DD" w:rsidRPr="001512DD" w:rsidDel="00FC1FE3" w:rsidRDefault="001512DD" w:rsidP="001512DD">
            <w:pPr>
              <w:kinsoku w:val="0"/>
              <w:overflowPunct w:val="0"/>
              <w:spacing w:afterLines="20" w:after="48" w:line="240" w:lineRule="auto"/>
              <w:ind w:left="119"/>
              <w:contextualSpacing/>
              <w:rPr>
                <w:del w:id="123" w:author="McGee, Heather" w:date="2014-09-10T13:25:00Z"/>
                <w:w w:val="105"/>
              </w:rPr>
            </w:pPr>
            <w:del w:id="124" w:author="McGee, Heather" w:date="2014-09-10T13:25:00Z">
              <w:r w:rsidRPr="001512DD" w:rsidDel="00FC1FE3">
                <w:rPr>
                  <w:w w:val="105"/>
                </w:rPr>
                <w:delText>K3a. Are there rules in this village which regulate or restrict ownership over trees planted on fields? (</w:delText>
              </w:r>
              <w:r w:rsidRPr="001512DD" w:rsidDel="00FC1FE3">
                <w:rPr>
                  <w:b/>
                  <w:w w:val="105"/>
                </w:rPr>
                <w:delText>rule_treeown</w:delText>
              </w:r>
              <w:r w:rsidRPr="001512DD" w:rsidDel="00FC1FE3">
                <w:rPr>
                  <w:w w:val="105"/>
                </w:rPr>
                <w:delText>)</w:delText>
              </w:r>
            </w:del>
          </w:p>
          <w:p w14:paraId="129DDFF6" w14:textId="4EE1AEED" w:rsidR="001512DD" w:rsidRPr="001512DD" w:rsidDel="00FC1FE3" w:rsidRDefault="001512DD" w:rsidP="001512DD">
            <w:pPr>
              <w:spacing w:after="0"/>
              <w:rPr>
                <w:del w:id="125" w:author="McGee, Heather" w:date="2014-09-10T13:25:00Z"/>
                <w:rFonts w:eastAsia="Calibri" w:cs="Times New Roman"/>
                <w:w w:val="105"/>
              </w:rPr>
            </w:pPr>
            <w:del w:id="126" w:author="McGee, Heather" w:date="2014-09-10T13:25:00Z">
              <w:r w:rsidRPr="001512DD" w:rsidDel="00FC1FE3">
                <w:rPr>
                  <w:i/>
                  <w:w w:val="105"/>
                </w:rPr>
                <w:delText xml:space="preserve">If 0, 888, or 999 skip to </w:delText>
              </w:r>
              <w:r w:rsidRPr="001512DD" w:rsidDel="00FC1FE3">
                <w:rPr>
                  <w:b/>
                  <w:w w:val="105"/>
                </w:rPr>
                <w:delText>K4a</w:delText>
              </w:r>
            </w:del>
          </w:p>
        </w:tc>
        <w:tc>
          <w:tcPr>
            <w:tcW w:w="4338" w:type="dxa"/>
            <w:gridSpan w:val="2"/>
            <w:tcBorders>
              <w:top w:val="single" w:sz="4" w:space="0" w:color="000000"/>
              <w:bottom w:val="single" w:sz="4" w:space="0" w:color="000000"/>
              <w:right w:val="single" w:sz="18" w:space="0" w:color="000000"/>
            </w:tcBorders>
          </w:tcPr>
          <w:p w14:paraId="4DA5968A" w14:textId="07271C26" w:rsidR="001512DD" w:rsidRPr="001512DD" w:rsidDel="00FC1FE3" w:rsidRDefault="001512DD" w:rsidP="001512DD">
            <w:pPr>
              <w:spacing w:after="0"/>
              <w:rPr>
                <w:del w:id="127" w:author="McGee, Heather" w:date="2014-09-10T13:25:00Z"/>
              </w:rPr>
            </w:pPr>
            <w:del w:id="128" w:author="McGee, Heather" w:date="2014-09-10T13:25:00Z">
              <w:r w:rsidRPr="001512DD" w:rsidDel="00FC1FE3">
                <w:delText>1=No</w:delText>
              </w:r>
            </w:del>
          </w:p>
          <w:p w14:paraId="648D127C" w14:textId="0FA2B996" w:rsidR="001512DD" w:rsidRPr="001512DD" w:rsidDel="00FC1FE3" w:rsidRDefault="001512DD" w:rsidP="001512DD">
            <w:pPr>
              <w:spacing w:after="0"/>
              <w:rPr>
                <w:del w:id="129" w:author="McGee, Heather" w:date="2014-09-10T13:25:00Z"/>
              </w:rPr>
            </w:pPr>
            <w:del w:id="130" w:author="McGee, Heather" w:date="2014-09-10T13:25:00Z">
              <w:r w:rsidRPr="001512DD" w:rsidDel="00FC1FE3">
                <w:delText xml:space="preserve">2=Yes </w:delText>
              </w:r>
            </w:del>
          </w:p>
          <w:p w14:paraId="130AFD89" w14:textId="2183A44F" w:rsidR="001512DD" w:rsidRPr="001512DD" w:rsidDel="00FC1FE3" w:rsidRDefault="001512DD" w:rsidP="001512DD">
            <w:pPr>
              <w:spacing w:after="0"/>
              <w:rPr>
                <w:del w:id="131" w:author="McGee, Heather" w:date="2014-09-10T13:25:00Z"/>
              </w:rPr>
            </w:pPr>
            <w:del w:id="132" w:author="McGee, Heather" w:date="2014-09-10T13:25:00Z">
              <w:r w:rsidRPr="001512DD" w:rsidDel="00FC1FE3">
                <w:delText>888=Don’t know</w:delText>
              </w:r>
            </w:del>
          </w:p>
          <w:p w14:paraId="27AD261F" w14:textId="76B815AF" w:rsidR="001512DD" w:rsidRPr="001512DD" w:rsidDel="00FC1FE3" w:rsidRDefault="001512DD" w:rsidP="001512DD">
            <w:pPr>
              <w:spacing w:after="0"/>
              <w:rPr>
                <w:del w:id="133" w:author="McGee, Heather" w:date="2014-09-10T13:25:00Z"/>
              </w:rPr>
            </w:pPr>
            <w:del w:id="134" w:author="McGee, Heather" w:date="2014-09-10T13:25:00Z">
              <w:r w:rsidRPr="001512DD" w:rsidDel="00FC1FE3">
                <w:delText>999=Prefer not to respond</w:delText>
              </w:r>
            </w:del>
          </w:p>
        </w:tc>
        <w:tc>
          <w:tcPr>
            <w:tcW w:w="700" w:type="dxa"/>
            <w:tcBorders>
              <w:top w:val="single" w:sz="18" w:space="0" w:color="000000"/>
              <w:left w:val="single" w:sz="18" w:space="0" w:color="000000"/>
              <w:bottom w:val="single" w:sz="18" w:space="0" w:color="000000"/>
              <w:right w:val="single" w:sz="18" w:space="0" w:color="000000"/>
            </w:tcBorders>
          </w:tcPr>
          <w:p w14:paraId="389C3354" w14:textId="14AD4D40" w:rsidR="001512DD" w:rsidRPr="001512DD" w:rsidDel="00FC1FE3" w:rsidRDefault="001512DD" w:rsidP="001512DD">
            <w:pPr>
              <w:spacing w:after="0"/>
              <w:rPr>
                <w:del w:id="135" w:author="McGee, Heather" w:date="2014-09-10T13:25:00Z"/>
                <w:rFonts w:eastAsia="Calibri" w:cs="Times New Roman"/>
                <w:i/>
                <w:color w:val="A6A6A6"/>
              </w:rPr>
            </w:pPr>
            <w:del w:id="136" w:author="McGee, Heather" w:date="2014-09-10T13:25:00Z">
              <w:r w:rsidRPr="001512DD" w:rsidDel="00FC1FE3">
                <w:rPr>
                  <w:rFonts w:eastAsia="Calibri" w:cs="Times New Roman"/>
                  <w:i/>
                  <w:color w:val="A6A6A6"/>
                </w:rPr>
                <w:delText>(Code)</w:delText>
              </w:r>
            </w:del>
          </w:p>
        </w:tc>
      </w:tr>
      <w:tr w:rsidR="001512DD" w:rsidRPr="001512DD" w:rsidDel="00FC1FE3" w14:paraId="28257E8D" w14:textId="7DA054E0" w:rsidTr="00086D63">
        <w:trPr>
          <w:trHeight w:val="20"/>
          <w:del w:id="137"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0740FDE7" w14:textId="6161B12A" w:rsidR="001512DD" w:rsidRPr="001512DD" w:rsidDel="00FC1FE3" w:rsidRDefault="001512DD" w:rsidP="001512DD">
            <w:pPr>
              <w:spacing w:after="0"/>
              <w:rPr>
                <w:del w:id="138"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6359475B" w14:textId="67054483" w:rsidR="001512DD" w:rsidRPr="001512DD" w:rsidDel="00FC1FE3" w:rsidRDefault="001512DD" w:rsidP="001512DD">
            <w:pPr>
              <w:spacing w:after="0"/>
              <w:rPr>
                <w:del w:id="139" w:author="McGee, Heather" w:date="2014-09-10T13:25:00Z"/>
                <w:color w:val="000000"/>
              </w:rPr>
            </w:pPr>
            <w:del w:id="140" w:author="McGee, Heather" w:date="2014-09-10T13:25:00Z">
              <w:r w:rsidRPr="001512DD" w:rsidDel="00FC1FE3">
                <w:rPr>
                  <w:w w:val="105"/>
                </w:rPr>
                <w:delText xml:space="preserve">K3b.  How well do you think that these rules which regulate or restrict ownership over trees planted on fields are followed by households in </w:delText>
              </w:r>
              <w:r w:rsidRPr="001512DD" w:rsidDel="00FC1FE3">
                <w:rPr>
                  <w:w w:val="105"/>
                </w:rPr>
                <w:lastRenderedPageBreak/>
                <w:delText>this village? (</w:delText>
              </w:r>
              <w:r w:rsidRPr="001512DD" w:rsidDel="00FC1FE3">
                <w:rPr>
                  <w:b/>
                  <w:w w:val="105"/>
                </w:rPr>
                <w:delText>rule_treeownfollow</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73134FFD" w14:textId="4D0083EC" w:rsidR="001512DD" w:rsidRPr="001512DD" w:rsidDel="00FC1FE3" w:rsidRDefault="001512DD" w:rsidP="001512DD">
            <w:pPr>
              <w:spacing w:after="0"/>
              <w:rPr>
                <w:del w:id="141" w:author="McGee, Heather" w:date="2014-09-10T13:25:00Z"/>
                <w:rFonts w:cs="Times New Roman"/>
                <w:w w:val="105"/>
              </w:rPr>
            </w:pPr>
            <w:del w:id="142" w:author="McGee, Heather" w:date="2014-09-10T13:25:00Z">
              <w:r w:rsidRPr="001512DD" w:rsidDel="00FC1FE3">
                <w:rPr>
                  <w:rFonts w:cs="Times New Roman"/>
                  <w:w w:val="105"/>
                </w:rPr>
                <w:lastRenderedPageBreak/>
                <w:delText>1=Everyone obeys the rule</w:delText>
              </w:r>
            </w:del>
          </w:p>
          <w:p w14:paraId="46F08642" w14:textId="37BDA5C3" w:rsidR="001512DD" w:rsidRPr="001512DD" w:rsidDel="00FC1FE3" w:rsidRDefault="001512DD" w:rsidP="001512DD">
            <w:pPr>
              <w:spacing w:after="0"/>
              <w:rPr>
                <w:del w:id="143" w:author="McGee, Heather" w:date="2014-09-10T13:25:00Z"/>
                <w:rFonts w:cs="Times New Roman"/>
                <w:w w:val="105"/>
              </w:rPr>
            </w:pPr>
            <w:del w:id="144" w:author="McGee, Heather" w:date="2014-09-10T13:25:00Z">
              <w:r w:rsidRPr="001512DD" w:rsidDel="00FC1FE3">
                <w:rPr>
                  <w:rFonts w:cs="Times New Roman"/>
                  <w:w w:val="105"/>
                </w:rPr>
                <w:delText>2=Most households obey the rule</w:delText>
              </w:r>
            </w:del>
          </w:p>
          <w:p w14:paraId="145B7ACE" w14:textId="1B48AB13" w:rsidR="001512DD" w:rsidRPr="001512DD" w:rsidDel="00FC1FE3" w:rsidRDefault="001512DD" w:rsidP="001512DD">
            <w:pPr>
              <w:spacing w:after="0"/>
              <w:rPr>
                <w:del w:id="145" w:author="McGee, Heather" w:date="2014-09-10T13:25:00Z"/>
                <w:rFonts w:cs="Times New Roman"/>
                <w:w w:val="105"/>
              </w:rPr>
            </w:pPr>
            <w:del w:id="146" w:author="McGee, Heather" w:date="2014-09-10T13:25:00Z">
              <w:r w:rsidRPr="001512DD" w:rsidDel="00FC1FE3">
                <w:rPr>
                  <w:rFonts w:cs="Times New Roman"/>
                  <w:w w:val="105"/>
                </w:rPr>
                <w:delText xml:space="preserve">3=Some households obey the rule and some </w:delText>
              </w:r>
              <w:r w:rsidRPr="001512DD" w:rsidDel="00FC1FE3">
                <w:rPr>
                  <w:rFonts w:cs="Times New Roman"/>
                  <w:w w:val="105"/>
                </w:rPr>
                <w:lastRenderedPageBreak/>
                <w:delText>households disobey the rule</w:delText>
              </w:r>
            </w:del>
          </w:p>
          <w:p w14:paraId="1482E8BC" w14:textId="65F903DC" w:rsidR="001512DD" w:rsidRPr="001512DD" w:rsidDel="00FC1FE3" w:rsidRDefault="001512DD" w:rsidP="001512DD">
            <w:pPr>
              <w:spacing w:after="0"/>
              <w:rPr>
                <w:del w:id="147" w:author="McGee, Heather" w:date="2014-09-10T13:25:00Z"/>
                <w:rFonts w:cs="Times New Roman"/>
                <w:w w:val="105"/>
              </w:rPr>
            </w:pPr>
            <w:del w:id="148" w:author="McGee, Heather" w:date="2014-09-10T13:25:00Z">
              <w:r w:rsidRPr="001512DD" w:rsidDel="00FC1FE3">
                <w:rPr>
                  <w:rFonts w:cs="Times New Roman"/>
                  <w:w w:val="105"/>
                </w:rPr>
                <w:delText>4=Only a few households obey the rule</w:delText>
              </w:r>
            </w:del>
          </w:p>
          <w:p w14:paraId="7D273B1A" w14:textId="6D052D35" w:rsidR="001512DD" w:rsidRPr="001512DD" w:rsidDel="00FC1FE3" w:rsidRDefault="001512DD" w:rsidP="001512DD">
            <w:pPr>
              <w:spacing w:after="0"/>
              <w:rPr>
                <w:del w:id="149" w:author="McGee, Heather" w:date="2014-09-10T13:25:00Z"/>
              </w:rPr>
            </w:pPr>
            <w:del w:id="150" w:author="McGee, Heather" w:date="2014-09-10T13:25:00Z">
              <w:r w:rsidRPr="001512DD" w:rsidDel="00FC1FE3">
                <w:rPr>
                  <w:rFonts w:cs="Times New Roman"/>
                  <w:w w:val="105"/>
                </w:rPr>
                <w:delText>5=No households obey the rule</w:delText>
              </w:r>
            </w:del>
          </w:p>
          <w:p w14:paraId="6513473C" w14:textId="0964F7E0" w:rsidR="001512DD" w:rsidRPr="001512DD" w:rsidDel="00FC1FE3" w:rsidRDefault="001512DD" w:rsidP="001512DD">
            <w:pPr>
              <w:spacing w:after="0"/>
              <w:rPr>
                <w:del w:id="151" w:author="McGee, Heather" w:date="2014-09-10T13:25:00Z"/>
                <w:rFonts w:cs="Times New Roman"/>
                <w:w w:val="105"/>
              </w:rPr>
            </w:pPr>
            <w:del w:id="152" w:author="McGee, Heather" w:date="2014-09-10T13:25:00Z">
              <w:r w:rsidRPr="001512DD" w:rsidDel="00FC1FE3">
                <w:rPr>
                  <w:rFonts w:cs="Times New Roman"/>
                  <w:w w:val="105"/>
                </w:rPr>
                <w:delText>888=Don't know</w:delText>
              </w:r>
            </w:del>
          </w:p>
          <w:p w14:paraId="2FA0AD21" w14:textId="4C9603EB" w:rsidR="001512DD" w:rsidRPr="001512DD" w:rsidDel="00FC1FE3" w:rsidRDefault="001512DD" w:rsidP="001512DD">
            <w:pPr>
              <w:spacing w:after="0"/>
              <w:rPr>
                <w:del w:id="153" w:author="McGee, Heather" w:date="2014-09-10T13:25:00Z"/>
                <w:rFonts w:cs="Times New Roman"/>
                <w:i/>
                <w:w w:val="105"/>
              </w:rPr>
            </w:pPr>
            <w:del w:id="154"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421E86C8" w14:textId="3E091611" w:rsidR="001512DD" w:rsidRPr="001512DD" w:rsidDel="00FC1FE3" w:rsidRDefault="001512DD" w:rsidP="001512DD">
            <w:pPr>
              <w:spacing w:after="0"/>
              <w:rPr>
                <w:del w:id="155" w:author="McGee, Heather" w:date="2014-09-10T13:25:00Z"/>
                <w:rFonts w:eastAsia="Calibri" w:cs="Times New Roman"/>
                <w:i/>
                <w:color w:val="A6A6A6"/>
              </w:rPr>
            </w:pPr>
            <w:del w:id="156" w:author="McGee, Heather" w:date="2014-09-10T13:25:00Z">
              <w:r w:rsidRPr="001512DD" w:rsidDel="00FC1FE3">
                <w:rPr>
                  <w:rFonts w:eastAsia="Calibri" w:cs="Times New Roman"/>
                  <w:i/>
                  <w:color w:val="A6A6A6"/>
                </w:rPr>
                <w:lastRenderedPageBreak/>
                <w:delText>(Code)</w:delText>
              </w:r>
            </w:del>
          </w:p>
        </w:tc>
      </w:tr>
      <w:tr w:rsidR="001512DD" w:rsidRPr="001512DD" w:rsidDel="00FC1FE3" w14:paraId="4E94C4AC" w14:textId="09D95845" w:rsidTr="00086D63">
        <w:trPr>
          <w:trHeight w:val="20"/>
          <w:del w:id="157"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41749D2C" w14:textId="0AE51941" w:rsidR="001512DD" w:rsidRPr="001512DD" w:rsidDel="00FC1FE3" w:rsidRDefault="001512DD" w:rsidP="001512DD">
            <w:pPr>
              <w:spacing w:after="0"/>
              <w:rPr>
                <w:del w:id="158"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31BE726F" w14:textId="5252B19B" w:rsidR="001512DD" w:rsidRPr="001512DD" w:rsidDel="00FC1FE3" w:rsidRDefault="001512DD" w:rsidP="001512DD">
            <w:pPr>
              <w:spacing w:after="0"/>
              <w:rPr>
                <w:del w:id="159" w:author="McGee, Heather" w:date="2014-09-10T13:25:00Z"/>
                <w:color w:val="000000"/>
              </w:rPr>
            </w:pPr>
            <w:del w:id="160" w:author="McGee, Heather" w:date="2014-09-10T13:25:00Z">
              <w:r w:rsidRPr="001512DD" w:rsidDel="00FC1FE3">
                <w:rPr>
                  <w:w w:val="105"/>
                </w:rPr>
                <w:delText>K3c. If a person does not follow these rules about the ownership of trees planted on field, is there a consequence? Will they be punished? (</w:delText>
              </w:r>
              <w:r w:rsidRPr="001512DD" w:rsidDel="00FC1FE3">
                <w:rPr>
                  <w:b/>
                  <w:w w:val="105"/>
                </w:rPr>
                <w:delText>rule_treeownpunish</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7238D0CE" w14:textId="12972B45" w:rsidR="001512DD" w:rsidRPr="001512DD" w:rsidDel="00FC1FE3" w:rsidRDefault="001512DD" w:rsidP="001512DD">
            <w:pPr>
              <w:spacing w:after="0"/>
              <w:rPr>
                <w:del w:id="161" w:author="McGee, Heather" w:date="2014-09-10T13:25:00Z"/>
                <w:rFonts w:cs="Times New Roman"/>
                <w:w w:val="105"/>
              </w:rPr>
            </w:pPr>
            <w:del w:id="162" w:author="McGee, Heather" w:date="2014-09-10T13:25:00Z">
              <w:r w:rsidRPr="001512DD" w:rsidDel="00FC1FE3">
                <w:rPr>
                  <w:rFonts w:cs="Times New Roman"/>
                  <w:w w:val="105"/>
                </w:rPr>
                <w:delText>1=Yes, rule breakers are always punished</w:delText>
              </w:r>
            </w:del>
          </w:p>
          <w:p w14:paraId="08AF6FCB" w14:textId="7237E13C" w:rsidR="001512DD" w:rsidRPr="001512DD" w:rsidDel="00FC1FE3" w:rsidRDefault="001512DD" w:rsidP="001512DD">
            <w:pPr>
              <w:spacing w:after="0"/>
              <w:rPr>
                <w:del w:id="163" w:author="McGee, Heather" w:date="2014-09-10T13:25:00Z"/>
                <w:rFonts w:cs="Times New Roman"/>
                <w:w w:val="105"/>
              </w:rPr>
            </w:pPr>
            <w:del w:id="164" w:author="McGee, Heather" w:date="2014-09-10T13:25:00Z">
              <w:r w:rsidRPr="001512DD" w:rsidDel="00FC1FE3">
                <w:rPr>
                  <w:rFonts w:cs="Times New Roman"/>
                  <w:w w:val="105"/>
                </w:rPr>
                <w:delText>2=Maybe, sometimes rule breakers are punished</w:delText>
              </w:r>
            </w:del>
          </w:p>
          <w:p w14:paraId="4D606316" w14:textId="01287E71" w:rsidR="001512DD" w:rsidRPr="001512DD" w:rsidDel="00FC1FE3" w:rsidRDefault="001512DD" w:rsidP="001512DD">
            <w:pPr>
              <w:spacing w:after="0"/>
              <w:rPr>
                <w:del w:id="165" w:author="McGee, Heather" w:date="2014-09-10T13:25:00Z"/>
                <w:rFonts w:cs="Times New Roman"/>
                <w:w w:val="105"/>
              </w:rPr>
            </w:pPr>
            <w:del w:id="166" w:author="McGee, Heather" w:date="2014-09-10T13:25:00Z">
              <w:r w:rsidRPr="001512DD" w:rsidDel="00FC1FE3">
                <w:rPr>
                  <w:rFonts w:cs="Times New Roman"/>
                  <w:w w:val="105"/>
                </w:rPr>
                <w:delText>3=Maybe, it depends on who breaks the rule</w:delText>
              </w:r>
            </w:del>
          </w:p>
          <w:p w14:paraId="05C62082" w14:textId="2A79F7F3" w:rsidR="001512DD" w:rsidRPr="001512DD" w:rsidDel="00FC1FE3" w:rsidRDefault="001512DD" w:rsidP="001512DD">
            <w:pPr>
              <w:spacing w:after="0"/>
              <w:rPr>
                <w:del w:id="167" w:author="McGee, Heather" w:date="2014-09-10T13:25:00Z"/>
                <w:rFonts w:cs="Times New Roman"/>
                <w:w w:val="105"/>
              </w:rPr>
            </w:pPr>
            <w:del w:id="168" w:author="McGee, Heather" w:date="2014-09-10T13:25:00Z">
              <w:r w:rsidRPr="001512DD" w:rsidDel="00FC1FE3">
                <w:rPr>
                  <w:rFonts w:cs="Times New Roman"/>
                  <w:w w:val="105"/>
                </w:rPr>
                <w:delText>4=No, rule breakers are never punished</w:delText>
              </w:r>
            </w:del>
          </w:p>
          <w:p w14:paraId="1CD9C2B7" w14:textId="7A062550" w:rsidR="001512DD" w:rsidRPr="001512DD" w:rsidDel="00FC1FE3" w:rsidRDefault="001512DD" w:rsidP="001512DD">
            <w:pPr>
              <w:spacing w:after="0"/>
              <w:rPr>
                <w:del w:id="169" w:author="McGee, Heather" w:date="2014-09-10T13:25:00Z"/>
                <w:rFonts w:cs="Times New Roman"/>
                <w:w w:val="105"/>
              </w:rPr>
            </w:pPr>
            <w:del w:id="170" w:author="McGee, Heather" w:date="2014-09-10T13:25:00Z">
              <w:r w:rsidRPr="001512DD" w:rsidDel="00FC1FE3">
                <w:rPr>
                  <w:rFonts w:cs="Times New Roman"/>
                  <w:w w:val="105"/>
                </w:rPr>
                <w:delText>888=Don't know</w:delText>
              </w:r>
            </w:del>
          </w:p>
          <w:p w14:paraId="690FB5C1" w14:textId="1B826C7D" w:rsidR="001512DD" w:rsidRPr="001512DD" w:rsidDel="00FC1FE3" w:rsidRDefault="001512DD" w:rsidP="001512DD">
            <w:pPr>
              <w:spacing w:after="0"/>
              <w:rPr>
                <w:del w:id="171" w:author="McGee, Heather" w:date="2014-09-10T13:25:00Z"/>
                <w:rFonts w:cs="Times New Roman"/>
                <w:w w:val="105"/>
              </w:rPr>
            </w:pPr>
            <w:del w:id="172"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1ABC8DB3" w14:textId="19B9D97D" w:rsidR="001512DD" w:rsidRPr="001512DD" w:rsidDel="00FC1FE3" w:rsidRDefault="001512DD" w:rsidP="001512DD">
            <w:pPr>
              <w:spacing w:after="0"/>
              <w:rPr>
                <w:del w:id="173" w:author="McGee, Heather" w:date="2014-09-10T13:25:00Z"/>
                <w:rFonts w:eastAsia="Calibri" w:cs="Times New Roman"/>
                <w:i/>
                <w:color w:val="A6A6A6"/>
              </w:rPr>
            </w:pPr>
            <w:del w:id="174" w:author="McGee, Heather" w:date="2014-09-10T13:25:00Z">
              <w:r w:rsidRPr="001512DD" w:rsidDel="00FC1FE3">
                <w:rPr>
                  <w:rFonts w:eastAsia="Calibri" w:cs="Times New Roman"/>
                  <w:i/>
                  <w:color w:val="A6A6A6"/>
                </w:rPr>
                <w:delText>(Code)</w:delText>
              </w:r>
            </w:del>
          </w:p>
        </w:tc>
      </w:tr>
      <w:tr w:rsidR="001512DD" w:rsidRPr="001512DD" w:rsidDel="00FC1FE3" w14:paraId="6563CE5F" w14:textId="6686A847" w:rsidTr="00086D63">
        <w:trPr>
          <w:trHeight w:val="20"/>
          <w:del w:id="175"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3C49E09D" w14:textId="721C09F5" w:rsidR="001512DD" w:rsidRPr="001512DD" w:rsidDel="00FC1FE3" w:rsidRDefault="001512DD" w:rsidP="001512DD">
            <w:pPr>
              <w:spacing w:after="0"/>
              <w:rPr>
                <w:del w:id="176"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793AB09D" w14:textId="2B92029A" w:rsidR="001512DD" w:rsidRPr="001512DD" w:rsidDel="00FC1FE3" w:rsidRDefault="001512DD" w:rsidP="001512DD">
            <w:pPr>
              <w:spacing w:after="0"/>
              <w:rPr>
                <w:del w:id="177" w:author="McGee, Heather" w:date="2014-09-10T13:25:00Z"/>
                <w:color w:val="000000"/>
              </w:rPr>
            </w:pPr>
            <w:del w:id="178" w:author="McGee, Heather" w:date="2014-09-10T13:25:00Z">
              <w:r w:rsidRPr="001512DD" w:rsidDel="00FC1FE3">
                <w:rPr>
                  <w:w w:val="105"/>
                </w:rPr>
                <w:delText>K3d. If you could change these rules about ownership over trees planted on your  fields, would you? (</w:delText>
              </w:r>
              <w:r w:rsidRPr="001512DD" w:rsidDel="00FC1FE3">
                <w:rPr>
                  <w:b/>
                  <w:w w:val="105"/>
                </w:rPr>
                <w:delText>rule_treeownchange</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5B965F1C" w14:textId="487E5E7B" w:rsidR="001512DD" w:rsidRPr="001512DD" w:rsidDel="00FC1FE3" w:rsidRDefault="001512DD" w:rsidP="001512DD">
            <w:pPr>
              <w:spacing w:after="0"/>
              <w:rPr>
                <w:del w:id="179" w:author="McGee, Heather" w:date="2014-09-10T13:25:00Z"/>
                <w:rFonts w:cs="Times New Roman"/>
                <w:w w:val="105"/>
              </w:rPr>
            </w:pPr>
            <w:del w:id="180" w:author="McGee, Heather" w:date="2014-09-10T13:25:00Z">
              <w:r w:rsidRPr="001512DD" w:rsidDel="00FC1FE3">
                <w:rPr>
                  <w:rFonts w:cs="Times New Roman"/>
                  <w:w w:val="105"/>
                </w:rPr>
                <w:delText>1=Yes, I would definitely change this rule</w:delText>
              </w:r>
            </w:del>
          </w:p>
          <w:p w14:paraId="32CB9A8D" w14:textId="722243FB" w:rsidR="001512DD" w:rsidRPr="001512DD" w:rsidDel="00FC1FE3" w:rsidRDefault="001512DD" w:rsidP="001512DD">
            <w:pPr>
              <w:spacing w:after="0"/>
              <w:rPr>
                <w:del w:id="181" w:author="McGee, Heather" w:date="2014-09-10T13:25:00Z"/>
                <w:rFonts w:cs="Times New Roman"/>
                <w:w w:val="105"/>
              </w:rPr>
            </w:pPr>
            <w:del w:id="182" w:author="McGee, Heather" w:date="2014-09-10T13:25:00Z">
              <w:r w:rsidRPr="001512DD" w:rsidDel="00FC1FE3">
                <w:rPr>
                  <w:rFonts w:cs="Times New Roman"/>
                  <w:w w:val="105"/>
                </w:rPr>
                <w:delText>2=Maybe, I might change this rule</w:delText>
              </w:r>
            </w:del>
          </w:p>
          <w:p w14:paraId="47F4E3D8" w14:textId="614A9867" w:rsidR="001512DD" w:rsidRPr="001512DD" w:rsidDel="00FC1FE3" w:rsidRDefault="001512DD" w:rsidP="001512DD">
            <w:pPr>
              <w:spacing w:after="0"/>
              <w:rPr>
                <w:del w:id="183" w:author="McGee, Heather" w:date="2014-09-10T13:25:00Z"/>
                <w:rFonts w:cs="Times New Roman"/>
                <w:w w:val="105"/>
              </w:rPr>
            </w:pPr>
            <w:del w:id="184" w:author="McGee, Heather" w:date="2014-09-10T13:25:00Z">
              <w:r w:rsidRPr="001512DD" w:rsidDel="00FC1FE3">
                <w:rPr>
                  <w:rFonts w:cs="Times New Roman"/>
                  <w:w w:val="105"/>
                </w:rPr>
                <w:delText>3=No, I would not change this rule</w:delText>
              </w:r>
            </w:del>
          </w:p>
          <w:p w14:paraId="18D5C065" w14:textId="075B175D" w:rsidR="001512DD" w:rsidRPr="001512DD" w:rsidDel="00FC1FE3" w:rsidRDefault="001512DD" w:rsidP="001512DD">
            <w:pPr>
              <w:spacing w:after="0"/>
              <w:rPr>
                <w:del w:id="185" w:author="McGee, Heather" w:date="2014-09-10T13:25:00Z"/>
                <w:rFonts w:cs="Times New Roman"/>
                <w:w w:val="105"/>
              </w:rPr>
            </w:pPr>
            <w:del w:id="186" w:author="McGee, Heather" w:date="2014-09-10T13:25:00Z">
              <w:r w:rsidRPr="001512DD" w:rsidDel="00FC1FE3">
                <w:rPr>
                  <w:rFonts w:cs="Times New Roman"/>
                  <w:w w:val="105"/>
                </w:rPr>
                <w:delText>888=Don't know</w:delText>
              </w:r>
            </w:del>
          </w:p>
          <w:p w14:paraId="5B429DE2" w14:textId="19506CAD" w:rsidR="001512DD" w:rsidRPr="001512DD" w:rsidDel="00FC1FE3" w:rsidRDefault="001512DD" w:rsidP="001512DD">
            <w:pPr>
              <w:spacing w:after="0"/>
              <w:rPr>
                <w:del w:id="187" w:author="McGee, Heather" w:date="2014-09-10T13:25:00Z"/>
                <w:rFonts w:cs="Times New Roman"/>
                <w:w w:val="105"/>
              </w:rPr>
            </w:pPr>
            <w:del w:id="188"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25AFD3F9" w14:textId="09463C5E" w:rsidR="001512DD" w:rsidRPr="001512DD" w:rsidDel="00FC1FE3" w:rsidRDefault="001512DD" w:rsidP="001512DD">
            <w:pPr>
              <w:spacing w:after="0"/>
              <w:rPr>
                <w:del w:id="189" w:author="McGee, Heather" w:date="2014-09-10T13:25:00Z"/>
                <w:rFonts w:eastAsia="Calibri" w:cs="Times New Roman"/>
                <w:i/>
                <w:color w:val="A6A6A6"/>
              </w:rPr>
            </w:pPr>
            <w:del w:id="190" w:author="McGee, Heather" w:date="2014-09-10T13:25:00Z">
              <w:r w:rsidRPr="001512DD" w:rsidDel="00FC1FE3">
                <w:rPr>
                  <w:rFonts w:eastAsia="Calibri" w:cs="Times New Roman"/>
                  <w:i/>
                  <w:color w:val="A6A6A6"/>
                </w:rPr>
                <w:delText>(Code)</w:delText>
              </w:r>
            </w:del>
          </w:p>
        </w:tc>
      </w:tr>
    </w:tbl>
    <w:p w14:paraId="0CA9018C" w14:textId="56F2AC98" w:rsidR="001512DD" w:rsidDel="00FC1FE3" w:rsidRDefault="001512DD" w:rsidP="001512DD">
      <w:pPr>
        <w:pStyle w:val="TableParagraph"/>
        <w:autoSpaceDE/>
        <w:autoSpaceDN/>
        <w:adjustRightInd/>
        <w:spacing w:afterLines="20" w:after="48"/>
        <w:contextualSpacing/>
        <w:rPr>
          <w:del w:id="191" w:author="McGee, Heather" w:date="2014-09-10T13:25:00Z"/>
          <w:rFonts w:asciiTheme="minorHAnsi" w:eastAsia="Times New Roman" w:hAnsiTheme="minorHAnsi"/>
          <w:sz w:val="22"/>
          <w:szCs w:val="22"/>
          <w:lang w:eastAsia="zh-CN"/>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4320"/>
        <w:gridCol w:w="18"/>
        <w:gridCol w:w="700"/>
        <w:gridCol w:w="14"/>
      </w:tblGrid>
      <w:tr w:rsidR="001512DD" w:rsidRPr="001512DD" w:rsidDel="00FC1FE3" w14:paraId="4388AAA1" w14:textId="4D241AB9" w:rsidTr="00086D63">
        <w:trPr>
          <w:gridAfter w:val="1"/>
          <w:wAfter w:w="14" w:type="dxa"/>
          <w:trHeight w:val="20"/>
          <w:del w:id="192" w:author="McGee, Heather" w:date="2014-09-10T13:25:00Z"/>
        </w:trPr>
        <w:tc>
          <w:tcPr>
            <w:tcW w:w="359" w:type="dxa"/>
            <w:tcBorders>
              <w:top w:val="single" w:sz="4" w:space="0" w:color="000000"/>
              <w:left w:val="single" w:sz="4" w:space="0" w:color="000000"/>
              <w:bottom w:val="single" w:sz="4" w:space="0" w:color="000000"/>
              <w:right w:val="single" w:sz="4" w:space="0" w:color="auto"/>
            </w:tcBorders>
          </w:tcPr>
          <w:p w14:paraId="2AF3A012" w14:textId="36D42646" w:rsidR="001512DD" w:rsidRPr="001512DD" w:rsidDel="00FC1FE3" w:rsidRDefault="001512DD" w:rsidP="001512DD">
            <w:pPr>
              <w:spacing w:after="0"/>
              <w:rPr>
                <w:del w:id="193" w:author="McGee, Heather" w:date="2014-09-10T13:25:00Z"/>
                <w:rFonts w:eastAsia="Calibri" w:cs="Times New Roman"/>
                <w:w w:val="105"/>
              </w:rPr>
            </w:pPr>
          </w:p>
        </w:tc>
        <w:tc>
          <w:tcPr>
            <w:tcW w:w="4679" w:type="dxa"/>
            <w:tcBorders>
              <w:top w:val="single" w:sz="4" w:space="0" w:color="000000"/>
              <w:left w:val="single" w:sz="4" w:space="0" w:color="auto"/>
              <w:bottom w:val="single" w:sz="4" w:space="0" w:color="000000"/>
            </w:tcBorders>
          </w:tcPr>
          <w:p w14:paraId="7BC29559" w14:textId="3D68E541" w:rsidR="001512DD" w:rsidRPr="001512DD" w:rsidDel="00FC1FE3" w:rsidRDefault="001512DD" w:rsidP="001512DD">
            <w:pPr>
              <w:kinsoku w:val="0"/>
              <w:overflowPunct w:val="0"/>
              <w:spacing w:afterLines="20" w:after="48" w:line="240" w:lineRule="auto"/>
              <w:ind w:left="119"/>
              <w:contextualSpacing/>
              <w:rPr>
                <w:del w:id="194" w:author="McGee, Heather" w:date="2014-09-10T13:25:00Z"/>
                <w:w w:val="105"/>
              </w:rPr>
            </w:pPr>
            <w:del w:id="195" w:author="McGee, Heather" w:date="2014-09-10T13:25:00Z">
              <w:r w:rsidRPr="001512DD" w:rsidDel="00FC1FE3">
                <w:rPr>
                  <w:w w:val="105"/>
                </w:rPr>
                <w:delText>K4a. Are there rules in this village which regulate or restrict setting fires for land clearing, land preparation or post-harvest burning on your fields?  (</w:delText>
              </w:r>
              <w:r w:rsidRPr="001512DD" w:rsidDel="00FC1FE3">
                <w:rPr>
                  <w:b/>
                  <w:w w:val="105"/>
                </w:rPr>
                <w:delText>rule_fire</w:delText>
              </w:r>
              <w:r w:rsidRPr="001512DD" w:rsidDel="00FC1FE3">
                <w:rPr>
                  <w:w w:val="105"/>
                </w:rPr>
                <w:delText>)</w:delText>
              </w:r>
            </w:del>
          </w:p>
          <w:p w14:paraId="5F50AAE1" w14:textId="64FCC74A" w:rsidR="001512DD" w:rsidRPr="001512DD" w:rsidDel="00FC1FE3" w:rsidRDefault="001512DD" w:rsidP="001512DD">
            <w:pPr>
              <w:spacing w:after="0"/>
              <w:rPr>
                <w:del w:id="196" w:author="McGee, Heather" w:date="2014-09-10T13:25:00Z"/>
                <w:rFonts w:eastAsia="Calibri" w:cs="Times New Roman"/>
                <w:w w:val="105"/>
              </w:rPr>
            </w:pPr>
            <w:del w:id="197" w:author="McGee, Heather" w:date="2014-09-10T13:25:00Z">
              <w:r w:rsidRPr="001512DD" w:rsidDel="00FC1FE3">
                <w:rPr>
                  <w:i/>
                  <w:w w:val="105"/>
                </w:rPr>
                <w:delText xml:space="preserve">If 0, 888, or 999 skip to </w:delText>
              </w:r>
              <w:r w:rsidRPr="001512DD" w:rsidDel="00FC1FE3">
                <w:rPr>
                  <w:b/>
                  <w:w w:val="105"/>
                </w:rPr>
                <w:delText>K5a</w:delText>
              </w:r>
            </w:del>
          </w:p>
        </w:tc>
        <w:tc>
          <w:tcPr>
            <w:tcW w:w="4338" w:type="dxa"/>
            <w:gridSpan w:val="2"/>
            <w:tcBorders>
              <w:top w:val="single" w:sz="4" w:space="0" w:color="000000"/>
              <w:bottom w:val="single" w:sz="4" w:space="0" w:color="000000"/>
              <w:right w:val="single" w:sz="18" w:space="0" w:color="000000"/>
            </w:tcBorders>
          </w:tcPr>
          <w:p w14:paraId="34B8597F" w14:textId="65AF796B" w:rsidR="001512DD" w:rsidRPr="001512DD" w:rsidDel="00FC1FE3" w:rsidRDefault="001512DD" w:rsidP="001512DD">
            <w:pPr>
              <w:spacing w:after="0"/>
              <w:rPr>
                <w:del w:id="198" w:author="McGee, Heather" w:date="2014-09-10T13:25:00Z"/>
              </w:rPr>
            </w:pPr>
            <w:del w:id="199" w:author="McGee, Heather" w:date="2014-09-10T13:25:00Z">
              <w:r w:rsidRPr="001512DD" w:rsidDel="00FC1FE3">
                <w:delText>1=No</w:delText>
              </w:r>
            </w:del>
          </w:p>
          <w:p w14:paraId="1F4E3C39" w14:textId="0E35A95B" w:rsidR="001512DD" w:rsidRPr="001512DD" w:rsidDel="00FC1FE3" w:rsidRDefault="001512DD" w:rsidP="001512DD">
            <w:pPr>
              <w:spacing w:after="0"/>
              <w:rPr>
                <w:del w:id="200" w:author="McGee, Heather" w:date="2014-09-10T13:25:00Z"/>
              </w:rPr>
            </w:pPr>
            <w:del w:id="201" w:author="McGee, Heather" w:date="2014-09-10T13:25:00Z">
              <w:r w:rsidRPr="001512DD" w:rsidDel="00FC1FE3">
                <w:delText xml:space="preserve">2=Yes </w:delText>
              </w:r>
            </w:del>
          </w:p>
          <w:p w14:paraId="17691D71" w14:textId="385A9415" w:rsidR="001512DD" w:rsidRPr="001512DD" w:rsidDel="00FC1FE3" w:rsidRDefault="001512DD" w:rsidP="001512DD">
            <w:pPr>
              <w:spacing w:after="0"/>
              <w:rPr>
                <w:del w:id="202" w:author="McGee, Heather" w:date="2014-09-10T13:25:00Z"/>
              </w:rPr>
            </w:pPr>
            <w:del w:id="203" w:author="McGee, Heather" w:date="2014-09-10T13:25:00Z">
              <w:r w:rsidRPr="001512DD" w:rsidDel="00FC1FE3">
                <w:delText>888=Don’t know</w:delText>
              </w:r>
            </w:del>
          </w:p>
          <w:p w14:paraId="369B3D83" w14:textId="5830BB07" w:rsidR="001512DD" w:rsidRPr="001512DD" w:rsidDel="00FC1FE3" w:rsidRDefault="001512DD" w:rsidP="001512DD">
            <w:pPr>
              <w:spacing w:after="0"/>
              <w:rPr>
                <w:del w:id="204" w:author="McGee, Heather" w:date="2014-09-10T13:25:00Z"/>
              </w:rPr>
            </w:pPr>
            <w:del w:id="205" w:author="McGee, Heather" w:date="2014-09-10T13:25:00Z">
              <w:r w:rsidRPr="001512DD" w:rsidDel="00FC1FE3">
                <w:delText>999=Prefer not to respond</w:delText>
              </w:r>
            </w:del>
          </w:p>
        </w:tc>
        <w:tc>
          <w:tcPr>
            <w:tcW w:w="700" w:type="dxa"/>
            <w:tcBorders>
              <w:top w:val="single" w:sz="18" w:space="0" w:color="000000"/>
              <w:left w:val="single" w:sz="18" w:space="0" w:color="000000"/>
              <w:bottom w:val="single" w:sz="18" w:space="0" w:color="000000"/>
              <w:right w:val="single" w:sz="18" w:space="0" w:color="000000"/>
            </w:tcBorders>
          </w:tcPr>
          <w:p w14:paraId="7C938CAC" w14:textId="3C02A942" w:rsidR="001512DD" w:rsidRPr="001512DD" w:rsidDel="00FC1FE3" w:rsidRDefault="001512DD" w:rsidP="001512DD">
            <w:pPr>
              <w:spacing w:after="0"/>
              <w:rPr>
                <w:del w:id="206" w:author="McGee, Heather" w:date="2014-09-10T13:25:00Z"/>
                <w:rFonts w:eastAsia="Calibri" w:cs="Times New Roman"/>
                <w:i/>
                <w:color w:val="A6A6A6"/>
              </w:rPr>
            </w:pPr>
            <w:del w:id="207" w:author="McGee, Heather" w:date="2014-09-10T13:25:00Z">
              <w:r w:rsidRPr="001512DD" w:rsidDel="00FC1FE3">
                <w:rPr>
                  <w:rFonts w:eastAsia="Calibri" w:cs="Times New Roman"/>
                  <w:i/>
                  <w:color w:val="A6A6A6"/>
                </w:rPr>
                <w:delText>(Code)</w:delText>
              </w:r>
            </w:del>
          </w:p>
        </w:tc>
      </w:tr>
      <w:tr w:rsidR="001512DD" w:rsidRPr="001512DD" w:rsidDel="00FC1FE3" w14:paraId="3576CB5F" w14:textId="6E1CFC9B" w:rsidTr="00086D63">
        <w:trPr>
          <w:trHeight w:val="20"/>
          <w:del w:id="208"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6D06BDF9" w14:textId="7D220B90" w:rsidR="001512DD" w:rsidRPr="001512DD" w:rsidDel="00FC1FE3" w:rsidRDefault="001512DD" w:rsidP="001512DD">
            <w:pPr>
              <w:spacing w:after="0"/>
              <w:rPr>
                <w:del w:id="209"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36B2F158" w14:textId="49C47E2D" w:rsidR="001512DD" w:rsidRPr="001512DD" w:rsidDel="00FC1FE3" w:rsidRDefault="001512DD" w:rsidP="001512DD">
            <w:pPr>
              <w:spacing w:after="0"/>
              <w:rPr>
                <w:del w:id="210" w:author="McGee, Heather" w:date="2014-09-10T13:25:00Z"/>
                <w:color w:val="000000"/>
              </w:rPr>
            </w:pPr>
            <w:del w:id="211" w:author="McGee, Heather" w:date="2014-09-10T13:25:00Z">
              <w:r w:rsidRPr="001512DD" w:rsidDel="00FC1FE3">
                <w:rPr>
                  <w:w w:val="105"/>
                </w:rPr>
                <w:delText>K4b. How well do you think that these rules which regulate or restrict setting fires for land clearing, land preparation or post-harvest burning are followed by households in your village?  (</w:delText>
              </w:r>
              <w:r w:rsidRPr="001512DD" w:rsidDel="00FC1FE3">
                <w:rPr>
                  <w:b/>
                  <w:w w:val="105"/>
                </w:rPr>
                <w:delText>rule_firefollow</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09E1886D" w14:textId="5A091259" w:rsidR="001512DD" w:rsidRPr="001512DD" w:rsidDel="00FC1FE3" w:rsidRDefault="001512DD" w:rsidP="001512DD">
            <w:pPr>
              <w:spacing w:after="0"/>
              <w:rPr>
                <w:del w:id="212" w:author="McGee, Heather" w:date="2014-09-10T13:25:00Z"/>
                <w:rFonts w:cs="Times New Roman"/>
                <w:w w:val="105"/>
              </w:rPr>
            </w:pPr>
            <w:del w:id="213" w:author="McGee, Heather" w:date="2014-09-10T13:25:00Z">
              <w:r w:rsidRPr="001512DD" w:rsidDel="00FC1FE3">
                <w:rPr>
                  <w:rFonts w:cs="Times New Roman"/>
                  <w:w w:val="105"/>
                </w:rPr>
                <w:delText>1=Everyone obeys the rule</w:delText>
              </w:r>
            </w:del>
          </w:p>
          <w:p w14:paraId="2C3B6DB4" w14:textId="2898B63A" w:rsidR="001512DD" w:rsidRPr="001512DD" w:rsidDel="00FC1FE3" w:rsidRDefault="001512DD" w:rsidP="001512DD">
            <w:pPr>
              <w:spacing w:after="0"/>
              <w:rPr>
                <w:del w:id="214" w:author="McGee, Heather" w:date="2014-09-10T13:25:00Z"/>
                <w:rFonts w:cs="Times New Roman"/>
                <w:w w:val="105"/>
              </w:rPr>
            </w:pPr>
            <w:del w:id="215" w:author="McGee, Heather" w:date="2014-09-10T13:25:00Z">
              <w:r w:rsidRPr="001512DD" w:rsidDel="00FC1FE3">
                <w:rPr>
                  <w:rFonts w:cs="Times New Roman"/>
                  <w:w w:val="105"/>
                </w:rPr>
                <w:delText>2=Most households obey the rule</w:delText>
              </w:r>
            </w:del>
          </w:p>
          <w:p w14:paraId="7EEC5D64" w14:textId="5B98561E" w:rsidR="001512DD" w:rsidRPr="001512DD" w:rsidDel="00FC1FE3" w:rsidRDefault="001512DD" w:rsidP="001512DD">
            <w:pPr>
              <w:spacing w:after="0"/>
              <w:rPr>
                <w:del w:id="216" w:author="McGee, Heather" w:date="2014-09-10T13:25:00Z"/>
                <w:rFonts w:cs="Times New Roman"/>
                <w:w w:val="105"/>
              </w:rPr>
            </w:pPr>
            <w:del w:id="217" w:author="McGee, Heather" w:date="2014-09-10T13:25:00Z">
              <w:r w:rsidRPr="001512DD" w:rsidDel="00FC1FE3">
                <w:rPr>
                  <w:rFonts w:cs="Times New Roman"/>
                  <w:w w:val="105"/>
                </w:rPr>
                <w:delText>3=Some households obey the rule and some households disobey the rule</w:delText>
              </w:r>
            </w:del>
          </w:p>
          <w:p w14:paraId="4CC7BEB6" w14:textId="10157D08" w:rsidR="001512DD" w:rsidRPr="001512DD" w:rsidDel="00FC1FE3" w:rsidRDefault="001512DD" w:rsidP="001512DD">
            <w:pPr>
              <w:spacing w:after="0"/>
              <w:rPr>
                <w:del w:id="218" w:author="McGee, Heather" w:date="2014-09-10T13:25:00Z"/>
                <w:rFonts w:cs="Times New Roman"/>
                <w:w w:val="105"/>
              </w:rPr>
            </w:pPr>
            <w:del w:id="219" w:author="McGee, Heather" w:date="2014-09-10T13:25:00Z">
              <w:r w:rsidRPr="001512DD" w:rsidDel="00FC1FE3">
                <w:rPr>
                  <w:rFonts w:cs="Times New Roman"/>
                  <w:w w:val="105"/>
                </w:rPr>
                <w:delText>4=Only a few households obey the rule</w:delText>
              </w:r>
            </w:del>
          </w:p>
          <w:p w14:paraId="25EC2FD9" w14:textId="43D28D7A" w:rsidR="001512DD" w:rsidRPr="001512DD" w:rsidDel="00FC1FE3" w:rsidRDefault="001512DD" w:rsidP="001512DD">
            <w:pPr>
              <w:spacing w:after="0"/>
              <w:rPr>
                <w:del w:id="220" w:author="McGee, Heather" w:date="2014-09-10T13:25:00Z"/>
              </w:rPr>
            </w:pPr>
            <w:del w:id="221" w:author="McGee, Heather" w:date="2014-09-10T13:25:00Z">
              <w:r w:rsidRPr="001512DD" w:rsidDel="00FC1FE3">
                <w:rPr>
                  <w:rFonts w:cs="Times New Roman"/>
                  <w:w w:val="105"/>
                </w:rPr>
                <w:delText>5=No households obey the rule</w:delText>
              </w:r>
            </w:del>
          </w:p>
          <w:p w14:paraId="70F4689A" w14:textId="78795557" w:rsidR="001512DD" w:rsidRPr="001512DD" w:rsidDel="00FC1FE3" w:rsidRDefault="001512DD" w:rsidP="001512DD">
            <w:pPr>
              <w:spacing w:after="0"/>
              <w:rPr>
                <w:del w:id="222" w:author="McGee, Heather" w:date="2014-09-10T13:25:00Z"/>
                <w:rFonts w:cs="Times New Roman"/>
                <w:w w:val="105"/>
              </w:rPr>
            </w:pPr>
            <w:del w:id="223" w:author="McGee, Heather" w:date="2014-09-10T13:25:00Z">
              <w:r w:rsidRPr="001512DD" w:rsidDel="00FC1FE3">
                <w:rPr>
                  <w:rFonts w:cs="Times New Roman"/>
                  <w:w w:val="105"/>
                </w:rPr>
                <w:delText>888=Don't know</w:delText>
              </w:r>
            </w:del>
          </w:p>
          <w:p w14:paraId="6B5DD4CD" w14:textId="6785D2BC" w:rsidR="001512DD" w:rsidRPr="001512DD" w:rsidDel="00FC1FE3" w:rsidRDefault="001512DD" w:rsidP="001512DD">
            <w:pPr>
              <w:spacing w:after="0"/>
              <w:rPr>
                <w:del w:id="224" w:author="McGee, Heather" w:date="2014-09-10T13:25:00Z"/>
                <w:rFonts w:cs="Times New Roman"/>
                <w:i/>
                <w:w w:val="105"/>
              </w:rPr>
            </w:pPr>
            <w:del w:id="225"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09B9BC3B" w14:textId="57CCFD44" w:rsidR="001512DD" w:rsidRPr="001512DD" w:rsidDel="00FC1FE3" w:rsidRDefault="001512DD" w:rsidP="001512DD">
            <w:pPr>
              <w:spacing w:after="0"/>
              <w:rPr>
                <w:del w:id="226" w:author="McGee, Heather" w:date="2014-09-10T13:25:00Z"/>
                <w:rFonts w:eastAsia="Calibri" w:cs="Times New Roman"/>
                <w:i/>
                <w:color w:val="A6A6A6"/>
              </w:rPr>
            </w:pPr>
            <w:del w:id="227" w:author="McGee, Heather" w:date="2014-09-10T13:25:00Z">
              <w:r w:rsidRPr="001512DD" w:rsidDel="00FC1FE3">
                <w:rPr>
                  <w:rFonts w:eastAsia="Calibri" w:cs="Times New Roman"/>
                  <w:i/>
                  <w:color w:val="A6A6A6"/>
                </w:rPr>
                <w:delText>(Code)</w:delText>
              </w:r>
            </w:del>
          </w:p>
        </w:tc>
      </w:tr>
      <w:tr w:rsidR="001512DD" w:rsidRPr="001512DD" w:rsidDel="00FC1FE3" w14:paraId="2CD51075" w14:textId="67F04162" w:rsidTr="00086D63">
        <w:trPr>
          <w:trHeight w:val="20"/>
          <w:del w:id="228"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2964CE3C" w14:textId="6913BD84" w:rsidR="001512DD" w:rsidRPr="001512DD" w:rsidDel="00FC1FE3" w:rsidRDefault="001512DD" w:rsidP="001512DD">
            <w:pPr>
              <w:spacing w:after="0"/>
              <w:rPr>
                <w:del w:id="229"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1B489BA8" w14:textId="712E6AE0" w:rsidR="001512DD" w:rsidRPr="001512DD" w:rsidDel="00FC1FE3" w:rsidRDefault="001512DD" w:rsidP="001512DD">
            <w:pPr>
              <w:spacing w:after="0"/>
              <w:rPr>
                <w:del w:id="230" w:author="McGee, Heather" w:date="2014-09-10T13:25:00Z"/>
                <w:color w:val="000000"/>
              </w:rPr>
            </w:pPr>
            <w:del w:id="231" w:author="McGee, Heather" w:date="2014-09-10T13:25:00Z">
              <w:r w:rsidRPr="001512DD" w:rsidDel="00FC1FE3">
                <w:rPr>
                  <w:w w:val="105"/>
                </w:rPr>
                <w:delText>K4c. If a person does not follow these rules about setting firest for land clearning, land preparation or post-harvest burning on your fields, is there a consequence? Will they be punished?  (</w:delText>
              </w:r>
              <w:r w:rsidRPr="001512DD" w:rsidDel="00FC1FE3">
                <w:rPr>
                  <w:b/>
                  <w:w w:val="105"/>
                </w:rPr>
                <w:delText>rule_firepunish</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4B8836ED" w14:textId="1B0D94B0" w:rsidR="001512DD" w:rsidRPr="001512DD" w:rsidDel="00FC1FE3" w:rsidRDefault="001512DD" w:rsidP="001512DD">
            <w:pPr>
              <w:spacing w:after="0"/>
              <w:rPr>
                <w:del w:id="232" w:author="McGee, Heather" w:date="2014-09-10T13:25:00Z"/>
                <w:rFonts w:cs="Times New Roman"/>
                <w:w w:val="105"/>
              </w:rPr>
            </w:pPr>
            <w:del w:id="233" w:author="McGee, Heather" w:date="2014-09-10T13:25:00Z">
              <w:r w:rsidRPr="001512DD" w:rsidDel="00FC1FE3">
                <w:rPr>
                  <w:rFonts w:cs="Times New Roman"/>
                  <w:w w:val="105"/>
                </w:rPr>
                <w:delText>1=Yes, rule breakers are always punished</w:delText>
              </w:r>
            </w:del>
          </w:p>
          <w:p w14:paraId="43AFF318" w14:textId="7566EB2B" w:rsidR="001512DD" w:rsidRPr="001512DD" w:rsidDel="00FC1FE3" w:rsidRDefault="001512DD" w:rsidP="001512DD">
            <w:pPr>
              <w:spacing w:after="0"/>
              <w:rPr>
                <w:del w:id="234" w:author="McGee, Heather" w:date="2014-09-10T13:25:00Z"/>
                <w:rFonts w:cs="Times New Roman"/>
                <w:w w:val="105"/>
              </w:rPr>
            </w:pPr>
            <w:del w:id="235" w:author="McGee, Heather" w:date="2014-09-10T13:25:00Z">
              <w:r w:rsidRPr="001512DD" w:rsidDel="00FC1FE3">
                <w:rPr>
                  <w:rFonts w:cs="Times New Roman"/>
                  <w:w w:val="105"/>
                </w:rPr>
                <w:delText>2=Maybe, sometimes rule breakers are punished</w:delText>
              </w:r>
            </w:del>
          </w:p>
          <w:p w14:paraId="500DC71E" w14:textId="505BD6E7" w:rsidR="001512DD" w:rsidRPr="001512DD" w:rsidDel="00FC1FE3" w:rsidRDefault="001512DD" w:rsidP="001512DD">
            <w:pPr>
              <w:spacing w:after="0"/>
              <w:rPr>
                <w:del w:id="236" w:author="McGee, Heather" w:date="2014-09-10T13:25:00Z"/>
                <w:rFonts w:cs="Times New Roman"/>
                <w:w w:val="105"/>
              </w:rPr>
            </w:pPr>
            <w:del w:id="237" w:author="McGee, Heather" w:date="2014-09-10T13:25:00Z">
              <w:r w:rsidRPr="001512DD" w:rsidDel="00FC1FE3">
                <w:rPr>
                  <w:rFonts w:cs="Times New Roman"/>
                  <w:w w:val="105"/>
                </w:rPr>
                <w:delText>3=Maybe, it depends on who breaks the rule</w:delText>
              </w:r>
            </w:del>
          </w:p>
          <w:p w14:paraId="3B9CBD37" w14:textId="155F0E55" w:rsidR="001512DD" w:rsidRPr="001512DD" w:rsidDel="00FC1FE3" w:rsidRDefault="001512DD" w:rsidP="001512DD">
            <w:pPr>
              <w:spacing w:after="0"/>
              <w:rPr>
                <w:del w:id="238" w:author="McGee, Heather" w:date="2014-09-10T13:25:00Z"/>
                <w:rFonts w:cs="Times New Roman"/>
                <w:w w:val="105"/>
              </w:rPr>
            </w:pPr>
            <w:del w:id="239" w:author="McGee, Heather" w:date="2014-09-10T13:25:00Z">
              <w:r w:rsidRPr="001512DD" w:rsidDel="00FC1FE3">
                <w:rPr>
                  <w:rFonts w:cs="Times New Roman"/>
                  <w:w w:val="105"/>
                </w:rPr>
                <w:delText>4=No, rule breakers are never punished</w:delText>
              </w:r>
            </w:del>
          </w:p>
          <w:p w14:paraId="0713AF5D" w14:textId="565BEEEC" w:rsidR="001512DD" w:rsidRPr="001512DD" w:rsidDel="00FC1FE3" w:rsidRDefault="001512DD" w:rsidP="001512DD">
            <w:pPr>
              <w:spacing w:after="0"/>
              <w:rPr>
                <w:del w:id="240" w:author="McGee, Heather" w:date="2014-09-10T13:25:00Z"/>
                <w:rFonts w:cs="Times New Roman"/>
                <w:w w:val="105"/>
              </w:rPr>
            </w:pPr>
            <w:del w:id="241" w:author="McGee, Heather" w:date="2014-09-10T13:25:00Z">
              <w:r w:rsidRPr="001512DD" w:rsidDel="00FC1FE3">
                <w:rPr>
                  <w:rFonts w:cs="Times New Roman"/>
                  <w:w w:val="105"/>
                </w:rPr>
                <w:delText>888=Don't know</w:delText>
              </w:r>
            </w:del>
          </w:p>
          <w:p w14:paraId="193B4819" w14:textId="638C485F" w:rsidR="001512DD" w:rsidRPr="001512DD" w:rsidDel="00FC1FE3" w:rsidRDefault="001512DD" w:rsidP="001512DD">
            <w:pPr>
              <w:spacing w:after="0"/>
              <w:rPr>
                <w:del w:id="242" w:author="McGee, Heather" w:date="2014-09-10T13:25:00Z"/>
                <w:rFonts w:cs="Times New Roman"/>
                <w:w w:val="105"/>
              </w:rPr>
            </w:pPr>
            <w:del w:id="243"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12499B3C" w14:textId="70DCF6AD" w:rsidR="001512DD" w:rsidRPr="001512DD" w:rsidDel="00FC1FE3" w:rsidRDefault="001512DD" w:rsidP="001512DD">
            <w:pPr>
              <w:spacing w:after="0"/>
              <w:rPr>
                <w:del w:id="244" w:author="McGee, Heather" w:date="2014-09-10T13:25:00Z"/>
                <w:rFonts w:eastAsia="Calibri" w:cs="Times New Roman"/>
                <w:i/>
                <w:color w:val="A6A6A6"/>
              </w:rPr>
            </w:pPr>
            <w:del w:id="245" w:author="McGee, Heather" w:date="2014-09-10T13:25:00Z">
              <w:r w:rsidRPr="001512DD" w:rsidDel="00FC1FE3">
                <w:rPr>
                  <w:rFonts w:eastAsia="Calibri" w:cs="Times New Roman"/>
                  <w:i/>
                  <w:color w:val="A6A6A6"/>
                </w:rPr>
                <w:delText>(Code)</w:delText>
              </w:r>
            </w:del>
          </w:p>
        </w:tc>
      </w:tr>
      <w:tr w:rsidR="001512DD" w:rsidRPr="001512DD" w:rsidDel="00FC1FE3" w14:paraId="193F8D9F" w14:textId="1012CE4C" w:rsidTr="00086D63">
        <w:trPr>
          <w:trHeight w:val="20"/>
          <w:del w:id="246" w:author="McGee, Heather" w:date="2014-09-10T13:25:00Z"/>
        </w:trPr>
        <w:tc>
          <w:tcPr>
            <w:tcW w:w="359" w:type="dxa"/>
            <w:tcBorders>
              <w:top w:val="single" w:sz="4" w:space="0" w:color="000000"/>
              <w:left w:val="single" w:sz="4" w:space="0" w:color="000000"/>
              <w:bottom w:val="single" w:sz="4" w:space="0" w:color="000000"/>
              <w:right w:val="single" w:sz="4" w:space="0" w:color="000000"/>
            </w:tcBorders>
          </w:tcPr>
          <w:p w14:paraId="04E5332C" w14:textId="0709343B" w:rsidR="001512DD" w:rsidRPr="001512DD" w:rsidDel="00FC1FE3" w:rsidRDefault="001512DD" w:rsidP="001512DD">
            <w:pPr>
              <w:spacing w:after="0"/>
              <w:rPr>
                <w:del w:id="247" w:author="McGee, Heather" w:date="2014-09-10T13:25:00Z"/>
                <w:rFonts w:eastAsia="Calibri" w:cs="Times New Roman"/>
              </w:rPr>
            </w:pPr>
          </w:p>
        </w:tc>
        <w:tc>
          <w:tcPr>
            <w:tcW w:w="4679" w:type="dxa"/>
            <w:tcBorders>
              <w:top w:val="single" w:sz="4" w:space="0" w:color="000000"/>
              <w:left w:val="single" w:sz="4" w:space="0" w:color="000000"/>
              <w:bottom w:val="single" w:sz="4" w:space="0" w:color="000000"/>
            </w:tcBorders>
          </w:tcPr>
          <w:p w14:paraId="67E8CA37" w14:textId="6F7EF3D8" w:rsidR="001512DD" w:rsidRPr="001512DD" w:rsidDel="00FC1FE3" w:rsidRDefault="001512DD" w:rsidP="001512DD">
            <w:pPr>
              <w:spacing w:after="0"/>
              <w:rPr>
                <w:del w:id="248" w:author="McGee, Heather" w:date="2014-09-10T13:25:00Z"/>
                <w:color w:val="000000"/>
              </w:rPr>
            </w:pPr>
            <w:del w:id="249" w:author="McGee, Heather" w:date="2014-09-10T13:25:00Z">
              <w:r w:rsidRPr="001512DD" w:rsidDel="00FC1FE3">
                <w:rPr>
                  <w:w w:val="105"/>
                </w:rPr>
                <w:delText xml:space="preserve">K4d. If you could change these rules about setting fires for land clearing, land preparation or post-harvest burning on your fields, would you? </w:delText>
              </w:r>
              <w:r w:rsidRPr="001512DD" w:rsidDel="00FC1FE3">
                <w:rPr>
                  <w:w w:val="105"/>
                </w:rPr>
                <w:lastRenderedPageBreak/>
                <w:delText>(</w:delText>
              </w:r>
              <w:r w:rsidRPr="001512DD" w:rsidDel="00FC1FE3">
                <w:rPr>
                  <w:b/>
                  <w:w w:val="105"/>
                </w:rPr>
                <w:delText>rule_firechange</w:delText>
              </w:r>
              <w:r w:rsidRPr="001512DD" w:rsidDel="00FC1FE3">
                <w:rPr>
                  <w:w w:val="105"/>
                </w:rPr>
                <w:delText>)</w:delText>
              </w:r>
            </w:del>
          </w:p>
        </w:tc>
        <w:tc>
          <w:tcPr>
            <w:tcW w:w="4320" w:type="dxa"/>
            <w:tcBorders>
              <w:top w:val="single" w:sz="4" w:space="0" w:color="000000"/>
              <w:bottom w:val="single" w:sz="4" w:space="0" w:color="000000"/>
              <w:right w:val="single" w:sz="18" w:space="0" w:color="000000"/>
            </w:tcBorders>
          </w:tcPr>
          <w:p w14:paraId="68A298C3" w14:textId="469595A5" w:rsidR="001512DD" w:rsidRPr="001512DD" w:rsidDel="00FC1FE3" w:rsidRDefault="001512DD" w:rsidP="001512DD">
            <w:pPr>
              <w:spacing w:after="0"/>
              <w:rPr>
                <w:del w:id="250" w:author="McGee, Heather" w:date="2014-09-10T13:25:00Z"/>
                <w:rFonts w:cs="Times New Roman"/>
                <w:w w:val="105"/>
              </w:rPr>
            </w:pPr>
            <w:del w:id="251" w:author="McGee, Heather" w:date="2014-09-10T13:25:00Z">
              <w:r w:rsidRPr="001512DD" w:rsidDel="00FC1FE3">
                <w:rPr>
                  <w:rFonts w:cs="Times New Roman"/>
                  <w:w w:val="105"/>
                </w:rPr>
                <w:lastRenderedPageBreak/>
                <w:delText>1=Yes, I would definitely change this rule</w:delText>
              </w:r>
            </w:del>
          </w:p>
          <w:p w14:paraId="40CB698D" w14:textId="13DF0E42" w:rsidR="001512DD" w:rsidRPr="001512DD" w:rsidDel="00FC1FE3" w:rsidRDefault="001512DD" w:rsidP="001512DD">
            <w:pPr>
              <w:spacing w:after="0"/>
              <w:rPr>
                <w:del w:id="252" w:author="McGee, Heather" w:date="2014-09-10T13:25:00Z"/>
                <w:rFonts w:cs="Times New Roman"/>
                <w:w w:val="105"/>
              </w:rPr>
            </w:pPr>
            <w:del w:id="253" w:author="McGee, Heather" w:date="2014-09-10T13:25:00Z">
              <w:r w:rsidRPr="001512DD" w:rsidDel="00FC1FE3">
                <w:rPr>
                  <w:rFonts w:cs="Times New Roman"/>
                  <w:w w:val="105"/>
                </w:rPr>
                <w:delText>2=Maybe, I might change this rule</w:delText>
              </w:r>
            </w:del>
          </w:p>
          <w:p w14:paraId="569D1199" w14:textId="083A758A" w:rsidR="001512DD" w:rsidRPr="001512DD" w:rsidDel="00FC1FE3" w:rsidRDefault="001512DD" w:rsidP="001512DD">
            <w:pPr>
              <w:spacing w:after="0"/>
              <w:rPr>
                <w:del w:id="254" w:author="McGee, Heather" w:date="2014-09-10T13:25:00Z"/>
                <w:rFonts w:cs="Times New Roman"/>
                <w:w w:val="105"/>
              </w:rPr>
            </w:pPr>
            <w:del w:id="255" w:author="McGee, Heather" w:date="2014-09-10T13:25:00Z">
              <w:r w:rsidRPr="001512DD" w:rsidDel="00FC1FE3">
                <w:rPr>
                  <w:rFonts w:cs="Times New Roman"/>
                  <w:w w:val="105"/>
                </w:rPr>
                <w:delText>3=No, I would not change this rule</w:delText>
              </w:r>
            </w:del>
          </w:p>
          <w:p w14:paraId="62B91071" w14:textId="51F7631B" w:rsidR="001512DD" w:rsidRPr="001512DD" w:rsidDel="00FC1FE3" w:rsidRDefault="001512DD" w:rsidP="001512DD">
            <w:pPr>
              <w:spacing w:after="0"/>
              <w:rPr>
                <w:del w:id="256" w:author="McGee, Heather" w:date="2014-09-10T13:25:00Z"/>
                <w:rFonts w:cs="Times New Roman"/>
                <w:w w:val="105"/>
              </w:rPr>
            </w:pPr>
            <w:del w:id="257" w:author="McGee, Heather" w:date="2014-09-10T13:25:00Z">
              <w:r w:rsidRPr="001512DD" w:rsidDel="00FC1FE3">
                <w:rPr>
                  <w:rFonts w:cs="Times New Roman"/>
                  <w:w w:val="105"/>
                </w:rPr>
                <w:lastRenderedPageBreak/>
                <w:delText>888=Don't know</w:delText>
              </w:r>
            </w:del>
          </w:p>
          <w:p w14:paraId="70B8B489" w14:textId="4DFF64F6" w:rsidR="001512DD" w:rsidRPr="001512DD" w:rsidDel="00FC1FE3" w:rsidRDefault="001512DD" w:rsidP="001512DD">
            <w:pPr>
              <w:spacing w:after="0"/>
              <w:rPr>
                <w:del w:id="258" w:author="McGee, Heather" w:date="2014-09-10T13:25:00Z"/>
                <w:rFonts w:cs="Times New Roman"/>
                <w:w w:val="105"/>
              </w:rPr>
            </w:pPr>
            <w:del w:id="259" w:author="McGee, Heather" w:date="2014-09-10T13:25:00Z">
              <w:r w:rsidRPr="001512DD" w:rsidDel="00FC1FE3">
                <w:rPr>
                  <w:rFonts w:cs="Times New Roman"/>
                  <w:w w:val="105"/>
                </w:rPr>
                <w:delText>999=Prefer not to respond</w:delText>
              </w:r>
            </w:del>
          </w:p>
        </w:tc>
        <w:tc>
          <w:tcPr>
            <w:tcW w:w="732" w:type="dxa"/>
            <w:gridSpan w:val="3"/>
            <w:tcBorders>
              <w:top w:val="single" w:sz="18" w:space="0" w:color="000000"/>
              <w:left w:val="single" w:sz="18" w:space="0" w:color="000000"/>
              <w:bottom w:val="single" w:sz="18" w:space="0" w:color="000000"/>
              <w:right w:val="single" w:sz="18" w:space="0" w:color="000000"/>
            </w:tcBorders>
          </w:tcPr>
          <w:p w14:paraId="78F2E4C7" w14:textId="42714FE5" w:rsidR="001512DD" w:rsidRPr="001512DD" w:rsidDel="00FC1FE3" w:rsidRDefault="001512DD" w:rsidP="001512DD">
            <w:pPr>
              <w:spacing w:after="0"/>
              <w:rPr>
                <w:del w:id="260" w:author="McGee, Heather" w:date="2014-09-10T13:25:00Z"/>
                <w:rFonts w:eastAsia="Calibri" w:cs="Times New Roman"/>
                <w:i/>
                <w:color w:val="A6A6A6"/>
              </w:rPr>
            </w:pPr>
            <w:del w:id="261" w:author="McGee, Heather" w:date="2014-09-10T13:25:00Z">
              <w:r w:rsidRPr="001512DD" w:rsidDel="00FC1FE3">
                <w:rPr>
                  <w:rFonts w:eastAsia="Calibri" w:cs="Times New Roman"/>
                  <w:i/>
                  <w:color w:val="A6A6A6"/>
                </w:rPr>
                <w:lastRenderedPageBreak/>
                <w:delText>(Code)</w:delText>
              </w:r>
            </w:del>
          </w:p>
        </w:tc>
      </w:tr>
    </w:tbl>
    <w:p w14:paraId="4AAD11C7" w14:textId="3C8105BD" w:rsidR="001512DD" w:rsidRPr="001512DD" w:rsidDel="00FC1FE3" w:rsidRDefault="001512DD" w:rsidP="001512DD">
      <w:pPr>
        <w:pStyle w:val="TableParagraph"/>
        <w:autoSpaceDE/>
        <w:autoSpaceDN/>
        <w:adjustRightInd/>
        <w:spacing w:afterLines="20" w:after="48"/>
        <w:contextualSpacing/>
        <w:rPr>
          <w:del w:id="262" w:author="McGee, Heather" w:date="2014-09-10T13:25:00Z"/>
          <w:rFonts w:asciiTheme="minorHAnsi" w:eastAsia="Times New Roman" w:hAnsiTheme="minorHAnsi"/>
          <w:sz w:val="22"/>
          <w:szCs w:val="22"/>
          <w:lang w:eastAsia="zh-CN"/>
        </w:rPr>
      </w:pPr>
    </w:p>
    <w:p w14:paraId="14640C9E" w14:textId="77777777" w:rsidR="00C14E62" w:rsidRPr="001512DD" w:rsidRDefault="00C14E62"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343B615B" w14:textId="77777777" w:rsidR="00DA7C5C" w:rsidRPr="001512DD" w:rsidRDefault="00DA7C5C" w:rsidP="001512DD">
      <w:pPr>
        <w:spacing w:afterLines="20" w:after="48" w:line="240" w:lineRule="auto"/>
        <w:contextualSpacing/>
        <w:rPr>
          <w:rFonts w:eastAsia="Times New Roman" w:cs="Times New Roman"/>
          <w:b/>
          <w:bCs/>
        </w:rPr>
      </w:pPr>
      <w:r w:rsidRPr="001512DD">
        <w:rPr>
          <w:rFonts w:eastAsia="Times New Roman" w:cs="Times New Roman"/>
          <w:b/>
          <w:bCs/>
        </w:rPr>
        <w:br w:type="page"/>
      </w:r>
    </w:p>
    <w:p w14:paraId="6512A5AA" w14:textId="77777777" w:rsidR="00DA7C5C" w:rsidRPr="001512DD" w:rsidRDefault="00DA7C5C"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L. GOVERNANCE AND ACCOUNTABILITY</w:t>
      </w:r>
    </w:p>
    <w:p w14:paraId="176A6126" w14:textId="77777777" w:rsidR="00D437F1" w:rsidRPr="001512DD"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1512DD">
        <w:rPr>
          <w:rFonts w:asciiTheme="minorHAnsi" w:eastAsia="Times New Roman" w:hAnsiTheme="minorHAnsi"/>
          <w:sz w:val="22"/>
          <w:szCs w:val="22"/>
          <w:lang w:eastAsia="zh-CN"/>
        </w:rPr>
        <w:t>Now I am going to ask you some questions about decision-making about land related issues in your village.</w:t>
      </w:r>
    </w:p>
    <w:tbl>
      <w:tblPr>
        <w:tblW w:w="10080" w:type="dxa"/>
        <w:tblInd w:w="-5" w:type="dxa"/>
        <w:tblLayout w:type="fixed"/>
        <w:tblCellMar>
          <w:left w:w="0" w:type="dxa"/>
          <w:right w:w="0" w:type="dxa"/>
        </w:tblCellMar>
        <w:tblLook w:val="0000" w:firstRow="0" w:lastRow="0" w:firstColumn="0" w:lastColumn="0" w:noHBand="0" w:noVBand="0"/>
      </w:tblPr>
      <w:tblGrid>
        <w:gridCol w:w="359"/>
        <w:gridCol w:w="8"/>
        <w:gridCol w:w="4671"/>
        <w:gridCol w:w="7"/>
        <w:gridCol w:w="7"/>
        <w:gridCol w:w="2508"/>
        <w:gridCol w:w="1798"/>
        <w:gridCol w:w="31"/>
        <w:gridCol w:w="691"/>
      </w:tblGrid>
      <w:tr w:rsidR="00A34F12" w:rsidRPr="00F82CC8" w14:paraId="55D2F409" w14:textId="77777777" w:rsidTr="001949A5">
        <w:trPr>
          <w:trHeight w:val="20"/>
        </w:trPr>
        <w:tc>
          <w:tcPr>
            <w:tcW w:w="359" w:type="dxa"/>
            <w:tcBorders>
              <w:top w:val="single" w:sz="4" w:space="0" w:color="000000"/>
              <w:left w:val="single" w:sz="4" w:space="0" w:color="000000"/>
              <w:bottom w:val="single" w:sz="4" w:space="0" w:color="000000"/>
              <w:right w:val="single" w:sz="4" w:space="0" w:color="auto"/>
            </w:tcBorders>
          </w:tcPr>
          <w:p w14:paraId="65437418" w14:textId="77777777" w:rsidR="00A34F12" w:rsidRPr="00741093"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67C9B966" w14:textId="79CC9065" w:rsidR="00A34F12" w:rsidRPr="006F4E6D" w:rsidRDefault="00A34F12" w:rsidP="00A34F12">
            <w:pPr>
              <w:spacing w:after="0"/>
              <w:rPr>
                <w:rFonts w:eastAsia="Calibri" w:cs="Times New Roman"/>
                <w:w w:val="105"/>
              </w:rPr>
            </w:pPr>
            <w:r w:rsidRPr="001512DD">
              <w:rPr>
                <w:w w:val="105"/>
              </w:rPr>
              <w:t>L1. Does your village have a village land committee (VLC)? (</w:t>
            </w:r>
            <w:proofErr w:type="spellStart"/>
            <w:r w:rsidRPr="001512DD">
              <w:rPr>
                <w:b/>
                <w:w w:val="105"/>
              </w:rPr>
              <w:t>vlc</w:t>
            </w:r>
            <w:proofErr w:type="spellEnd"/>
            <w:r w:rsidRPr="001512DD">
              <w:rPr>
                <w:w w:val="105"/>
              </w:rPr>
              <w:t>)</w:t>
            </w:r>
          </w:p>
        </w:tc>
        <w:tc>
          <w:tcPr>
            <w:tcW w:w="4344" w:type="dxa"/>
            <w:gridSpan w:val="4"/>
            <w:tcBorders>
              <w:top w:val="single" w:sz="4" w:space="0" w:color="000000"/>
              <w:bottom w:val="single" w:sz="4" w:space="0" w:color="000000"/>
              <w:right w:val="single" w:sz="18" w:space="0" w:color="000000"/>
            </w:tcBorders>
          </w:tcPr>
          <w:p w14:paraId="40DA617C" w14:textId="77777777" w:rsidR="00A34F12" w:rsidRDefault="00A34F12" w:rsidP="00A34F12">
            <w:pPr>
              <w:spacing w:after="0"/>
            </w:pPr>
            <w:r>
              <w:t>1=No</w:t>
            </w:r>
          </w:p>
          <w:p w14:paraId="14DAAD50" w14:textId="77777777" w:rsidR="00A34F12" w:rsidRDefault="00A34F12" w:rsidP="00A34F12">
            <w:pPr>
              <w:spacing w:after="0"/>
            </w:pPr>
            <w:r>
              <w:t>2=Yes</w:t>
            </w:r>
            <w:r w:rsidRPr="00F82CC8" w:rsidDel="00226116">
              <w:t xml:space="preserve"> </w:t>
            </w:r>
          </w:p>
          <w:p w14:paraId="243792AE" w14:textId="77777777" w:rsidR="00A34F12" w:rsidRDefault="00A34F12" w:rsidP="00A34F12">
            <w:pPr>
              <w:spacing w:after="0"/>
            </w:pPr>
            <w:r>
              <w:t>888=Don’t know</w:t>
            </w:r>
          </w:p>
          <w:p w14:paraId="0302F508" w14:textId="77777777" w:rsidR="00A34F12" w:rsidRPr="006F4E6D" w:rsidRDefault="00A34F12" w:rsidP="00A34F12">
            <w:pPr>
              <w:spacing w:after="0"/>
            </w:pPr>
            <w: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37EE2E3" w14:textId="77777777" w:rsidR="00A34F12" w:rsidRPr="006F4E6D" w:rsidRDefault="00A34F12" w:rsidP="00A34F12">
            <w:pPr>
              <w:spacing w:after="0"/>
              <w:rPr>
                <w:rFonts w:eastAsia="Calibri" w:cs="Times New Roman"/>
                <w:i/>
                <w:color w:val="A6A6A6"/>
              </w:rPr>
            </w:pPr>
            <w:r w:rsidRPr="006F4E6D">
              <w:rPr>
                <w:rFonts w:eastAsia="Calibri" w:cs="Times New Roman"/>
                <w:i/>
                <w:color w:val="A6A6A6"/>
              </w:rPr>
              <w:t>(Code)</w:t>
            </w:r>
          </w:p>
        </w:tc>
      </w:tr>
      <w:tr w:rsidR="00A34F12" w:rsidRPr="00F82CC8" w14:paraId="1B2ECD91" w14:textId="77777777" w:rsidTr="001949A5">
        <w:trPr>
          <w:trHeight w:val="20"/>
        </w:trPr>
        <w:tc>
          <w:tcPr>
            <w:tcW w:w="359" w:type="dxa"/>
            <w:tcBorders>
              <w:top w:val="single" w:sz="4" w:space="0" w:color="000000"/>
              <w:left w:val="single" w:sz="4" w:space="0" w:color="000000"/>
              <w:bottom w:val="single" w:sz="4" w:space="0" w:color="000000"/>
              <w:right w:val="single" w:sz="4" w:space="0" w:color="auto"/>
            </w:tcBorders>
          </w:tcPr>
          <w:p w14:paraId="54D5481B" w14:textId="77777777" w:rsidR="00A34F12" w:rsidRPr="00A34F12"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153C1A77" w14:textId="7666B969" w:rsidR="00A34F12" w:rsidRPr="00A34F12" w:rsidRDefault="00A34F12" w:rsidP="00A34F12">
            <w:pPr>
              <w:spacing w:after="0"/>
              <w:rPr>
                <w:rFonts w:eastAsia="Calibri" w:cs="Times New Roman"/>
                <w:w w:val="105"/>
              </w:rPr>
            </w:pPr>
            <w:r w:rsidRPr="001512DD">
              <w:rPr>
                <w:w w:val="105"/>
              </w:rPr>
              <w:t>L2. In your village, who is the most important decision maker about land? (</w:t>
            </w:r>
            <w:proofErr w:type="spellStart"/>
            <w:r w:rsidRPr="001512DD">
              <w:rPr>
                <w:b/>
                <w:w w:val="105"/>
              </w:rPr>
              <w:t>land_leaders</w:t>
            </w:r>
            <w:proofErr w:type="spellEnd"/>
            <w:r w:rsidRPr="001512DD">
              <w:rPr>
                <w:w w:val="105"/>
              </w:rPr>
              <w:t>)</w:t>
            </w:r>
          </w:p>
        </w:tc>
        <w:tc>
          <w:tcPr>
            <w:tcW w:w="4344" w:type="dxa"/>
            <w:gridSpan w:val="4"/>
            <w:tcBorders>
              <w:top w:val="single" w:sz="4" w:space="0" w:color="000000"/>
              <w:bottom w:val="single" w:sz="4" w:space="0" w:color="000000"/>
              <w:right w:val="single" w:sz="18" w:space="0" w:color="000000"/>
            </w:tcBorders>
          </w:tcPr>
          <w:p w14:paraId="3DCFF4DD" w14:textId="0B801288" w:rsidR="00A34F12" w:rsidRPr="00A34F12" w:rsidRDefault="00A34F12" w:rsidP="00A34F12">
            <w:pPr>
              <w:spacing w:after="0"/>
            </w:pPr>
            <w:r w:rsidRPr="00A34F12">
              <w:t>1=</w:t>
            </w:r>
            <w:r>
              <w:t>Headman</w:t>
            </w:r>
          </w:p>
          <w:p w14:paraId="6DF18D83" w14:textId="4B539E22" w:rsidR="00A34F12" w:rsidRPr="00A34F12" w:rsidRDefault="00A34F12" w:rsidP="00A34F12">
            <w:pPr>
              <w:spacing w:after="0"/>
            </w:pPr>
            <w:r w:rsidRPr="00A34F12">
              <w:t>2=</w:t>
            </w:r>
            <w:r>
              <w:t>Induna</w:t>
            </w:r>
          </w:p>
          <w:p w14:paraId="66CEC283" w14:textId="61E65711" w:rsidR="00A34F12" w:rsidRPr="00A34F12" w:rsidRDefault="00A34F12" w:rsidP="00A34F12">
            <w:pPr>
              <w:spacing w:after="0"/>
            </w:pPr>
            <w:r w:rsidRPr="00A34F12">
              <w:t>3=</w:t>
            </w:r>
            <w:r>
              <w:t>Chief</w:t>
            </w:r>
          </w:p>
          <w:p w14:paraId="25091965" w14:textId="5CA70369" w:rsidR="00A34F12" w:rsidRPr="00A34F12" w:rsidRDefault="00A34F12" w:rsidP="00A34F12">
            <w:pPr>
              <w:spacing w:after="0"/>
            </w:pPr>
            <w:r w:rsidRPr="00A34F12">
              <w:t>4=</w:t>
            </w:r>
            <w:r>
              <w:t xml:space="preserve">Village land </w:t>
            </w:r>
            <w:proofErr w:type="spellStart"/>
            <w:r>
              <w:t>comittee</w:t>
            </w:r>
            <w:proofErr w:type="spellEnd"/>
          </w:p>
          <w:p w14:paraId="2FD85814" w14:textId="7F7D8983" w:rsidR="00A34F12" w:rsidRPr="00A34F12" w:rsidRDefault="00A34F12" w:rsidP="00A34F12">
            <w:pPr>
              <w:spacing w:after="0"/>
            </w:pPr>
            <w:r w:rsidRPr="00A34F12">
              <w:t>5=</w:t>
            </w:r>
            <w:r>
              <w:t>Elders</w:t>
            </w:r>
          </w:p>
          <w:p w14:paraId="022AAA22" w14:textId="04E91C47" w:rsidR="00A34F12" w:rsidRPr="00A34F12" w:rsidRDefault="00A34F12" w:rsidP="00A34F12">
            <w:pPr>
              <w:spacing w:after="0"/>
            </w:pPr>
            <w:r>
              <w:t>97=Other, please specify</w:t>
            </w:r>
          </w:p>
        </w:tc>
        <w:tc>
          <w:tcPr>
            <w:tcW w:w="691" w:type="dxa"/>
            <w:tcBorders>
              <w:top w:val="single" w:sz="18" w:space="0" w:color="000000"/>
              <w:left w:val="single" w:sz="18" w:space="0" w:color="000000"/>
              <w:bottom w:val="single" w:sz="18" w:space="0" w:color="000000"/>
              <w:right w:val="single" w:sz="18" w:space="0" w:color="000000"/>
            </w:tcBorders>
          </w:tcPr>
          <w:p w14:paraId="39CD7C85" w14:textId="77777777" w:rsidR="00A34F12" w:rsidRPr="006F4E6D" w:rsidRDefault="00A34F12" w:rsidP="00A34F12">
            <w:pPr>
              <w:spacing w:after="0"/>
              <w:rPr>
                <w:rFonts w:eastAsia="Calibri" w:cs="Times New Roman"/>
                <w:i/>
                <w:color w:val="A6A6A6"/>
              </w:rPr>
            </w:pPr>
            <w:r w:rsidRPr="006F4E6D">
              <w:rPr>
                <w:rFonts w:eastAsia="Calibri" w:cs="Times New Roman"/>
                <w:i/>
                <w:color w:val="A6A6A6"/>
              </w:rPr>
              <w:t>(Code)</w:t>
            </w:r>
          </w:p>
        </w:tc>
      </w:tr>
      <w:tr w:rsidR="00A34F12" w:rsidRPr="00815557" w14:paraId="4DE62A22" w14:textId="77777777" w:rsidTr="001949A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671E46C" w14:textId="77777777" w:rsidR="00A34F12" w:rsidRPr="00815557" w:rsidRDefault="00A34F12" w:rsidP="00A34F12">
            <w:pPr>
              <w:spacing w:after="0"/>
            </w:pPr>
          </w:p>
        </w:tc>
        <w:tc>
          <w:tcPr>
            <w:tcW w:w="4679" w:type="dxa"/>
            <w:gridSpan w:val="2"/>
            <w:tcBorders>
              <w:left w:val="single" w:sz="4" w:space="0" w:color="auto"/>
              <w:right w:val="single" w:sz="18" w:space="0" w:color="000000"/>
            </w:tcBorders>
          </w:tcPr>
          <w:p w14:paraId="6A54D8BA" w14:textId="5DE3DE2A" w:rsidR="00A34F12" w:rsidRPr="00815557" w:rsidRDefault="00A34F12" w:rsidP="00A34F12">
            <w:pPr>
              <w:spacing w:after="0"/>
              <w:rPr>
                <w:w w:val="105"/>
              </w:rPr>
            </w:pPr>
            <w:r w:rsidRPr="001512DD">
              <w:rPr>
                <w:w w:val="105"/>
              </w:rPr>
              <w:t>L2b. If other, please specify(</w:t>
            </w:r>
            <w:proofErr w:type="spellStart"/>
            <w:r w:rsidRPr="001512DD">
              <w:rPr>
                <w:b/>
                <w:w w:val="105"/>
              </w:rPr>
              <w:t>land_leaderso</w:t>
            </w:r>
            <w:proofErr w:type="spellEnd"/>
            <w:r w:rsidRPr="001512DD">
              <w:rPr>
                <w:w w:val="105"/>
              </w:rPr>
              <w:t>)</w:t>
            </w:r>
          </w:p>
        </w:tc>
        <w:tc>
          <w:tcPr>
            <w:tcW w:w="5042" w:type="dxa"/>
            <w:gridSpan w:val="6"/>
            <w:tcBorders>
              <w:top w:val="single" w:sz="18" w:space="0" w:color="000000"/>
              <w:left w:val="single" w:sz="18" w:space="0" w:color="000000"/>
              <w:bottom w:val="single" w:sz="18" w:space="0" w:color="000000"/>
              <w:right w:val="single" w:sz="18" w:space="0" w:color="000000"/>
            </w:tcBorders>
          </w:tcPr>
          <w:p w14:paraId="540B3B13" w14:textId="77777777" w:rsidR="00A34F12" w:rsidRPr="00815557" w:rsidRDefault="00A34F12" w:rsidP="00A34F12">
            <w:pPr>
              <w:spacing w:after="0"/>
              <w:rPr>
                <w:w w:val="105"/>
              </w:rPr>
            </w:pPr>
            <w:r w:rsidRPr="00815557">
              <w:rPr>
                <w:i/>
                <w:color w:val="A6A6A6" w:themeColor="background1" w:themeShade="A6"/>
              </w:rPr>
              <w:t>(Text)</w:t>
            </w:r>
          </w:p>
        </w:tc>
      </w:tr>
      <w:tr w:rsidR="00A34F12" w:rsidRPr="00815557" w14:paraId="7DF0D645" w14:textId="77777777" w:rsidTr="001949A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5611FF6C" w14:textId="77777777" w:rsidR="00A34F12" w:rsidRPr="00A34F12" w:rsidRDefault="00A34F12" w:rsidP="00A34F12">
            <w:pPr>
              <w:spacing w:after="0"/>
            </w:pPr>
          </w:p>
        </w:tc>
        <w:tc>
          <w:tcPr>
            <w:tcW w:w="7201" w:type="dxa"/>
            <w:gridSpan w:val="5"/>
            <w:tcBorders>
              <w:top w:val="single" w:sz="4" w:space="0" w:color="000000"/>
              <w:left w:val="single" w:sz="4" w:space="0" w:color="auto"/>
              <w:bottom w:val="single" w:sz="4" w:space="0" w:color="000000"/>
              <w:right w:val="single" w:sz="18" w:space="0" w:color="000000"/>
            </w:tcBorders>
          </w:tcPr>
          <w:p w14:paraId="0B80C51A" w14:textId="6B2945D1" w:rsidR="00A34F12" w:rsidRPr="00815557" w:rsidRDefault="00A34F12" w:rsidP="00A34F12">
            <w:pPr>
              <w:spacing w:after="0"/>
              <w:rPr>
                <w:w w:val="105"/>
              </w:rPr>
            </w:pPr>
            <w:r w:rsidRPr="001512DD">
              <w:rPr>
                <w:w w:val="105"/>
              </w:rPr>
              <w:t>L3. In the past year, how many meetings were held about land related issues? (</w:t>
            </w:r>
            <w:proofErr w:type="spellStart"/>
            <w:r w:rsidRPr="001512DD">
              <w:rPr>
                <w:b/>
                <w:w w:val="105"/>
              </w:rPr>
              <w:t>land_meetings</w:t>
            </w:r>
            <w:proofErr w:type="spellEnd"/>
            <w:r w:rsidRPr="001512DD">
              <w:rPr>
                <w:w w:val="105"/>
              </w:rPr>
              <w:t>)</w:t>
            </w:r>
          </w:p>
        </w:tc>
        <w:tc>
          <w:tcPr>
            <w:tcW w:w="2520" w:type="dxa"/>
            <w:gridSpan w:val="3"/>
            <w:tcBorders>
              <w:top w:val="single" w:sz="18" w:space="0" w:color="000000"/>
              <w:left w:val="single" w:sz="18" w:space="0" w:color="000000"/>
              <w:bottom w:val="single" w:sz="18" w:space="0" w:color="000000"/>
              <w:right w:val="single" w:sz="18" w:space="0" w:color="000000"/>
            </w:tcBorders>
          </w:tcPr>
          <w:p w14:paraId="66163B61" w14:textId="77777777" w:rsidR="00A34F12" w:rsidRPr="00815557" w:rsidRDefault="00A34F12" w:rsidP="00A34F12">
            <w:pPr>
              <w:spacing w:after="0"/>
              <w:rPr>
                <w:i/>
                <w:color w:val="A6A6A6" w:themeColor="background1" w:themeShade="A6"/>
              </w:rPr>
            </w:pPr>
            <w:r w:rsidRPr="00815557">
              <w:rPr>
                <w:i/>
                <w:color w:val="A6A6A6" w:themeColor="background1" w:themeShade="A6"/>
              </w:rPr>
              <w:t>(Integer)</w:t>
            </w:r>
          </w:p>
        </w:tc>
      </w:tr>
      <w:tr w:rsidR="00A34F12" w:rsidRPr="00F82CC8" w14:paraId="0D5B2755" w14:textId="77777777" w:rsidTr="001949A5">
        <w:trPr>
          <w:trHeight w:val="20"/>
        </w:trPr>
        <w:tc>
          <w:tcPr>
            <w:tcW w:w="359" w:type="dxa"/>
            <w:tcBorders>
              <w:top w:val="single" w:sz="4" w:space="0" w:color="000000"/>
              <w:left w:val="single" w:sz="4" w:space="0" w:color="000000"/>
              <w:bottom w:val="single" w:sz="4" w:space="0" w:color="000000"/>
              <w:right w:val="single" w:sz="4" w:space="0" w:color="000000"/>
            </w:tcBorders>
          </w:tcPr>
          <w:p w14:paraId="00F2670F" w14:textId="77777777" w:rsidR="00A34F12" w:rsidRPr="006F4E6D"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08FF6AA8" w14:textId="77777777" w:rsidR="00A34F12" w:rsidRPr="001512DD" w:rsidRDefault="00A34F12" w:rsidP="00A34F12">
            <w:pPr>
              <w:kinsoku w:val="0"/>
              <w:overflowPunct w:val="0"/>
              <w:spacing w:afterLines="20" w:after="48" w:line="240" w:lineRule="auto"/>
              <w:contextualSpacing/>
              <w:rPr>
                <w:w w:val="105"/>
              </w:rPr>
            </w:pPr>
            <w:r w:rsidRPr="001512DD">
              <w:rPr>
                <w:w w:val="105"/>
              </w:rPr>
              <w:t>L4. How often did you or anyone in your household attend meetings about land rights, land allocation processes and land conflicts or resolution of disputes? (</w:t>
            </w:r>
            <w:proofErr w:type="spellStart"/>
            <w:r w:rsidRPr="001512DD">
              <w:rPr>
                <w:b/>
                <w:w w:val="105"/>
              </w:rPr>
              <w:t>land_participate</w:t>
            </w:r>
            <w:proofErr w:type="spellEnd"/>
            <w:r w:rsidRPr="001512DD">
              <w:rPr>
                <w:w w:val="105"/>
              </w:rPr>
              <w:t>)</w:t>
            </w:r>
          </w:p>
          <w:p w14:paraId="49AB67AD" w14:textId="77777777" w:rsidR="00A34F12" w:rsidRPr="001512DD" w:rsidRDefault="00A34F12" w:rsidP="00A34F12">
            <w:pPr>
              <w:kinsoku w:val="0"/>
              <w:overflowPunct w:val="0"/>
              <w:spacing w:afterLines="20" w:after="48" w:line="240" w:lineRule="auto"/>
              <w:contextualSpacing/>
              <w:rPr>
                <w:w w:val="105"/>
              </w:rPr>
            </w:pPr>
          </w:p>
          <w:p w14:paraId="6E685FA5" w14:textId="4FB53DF9" w:rsidR="00A34F12" w:rsidRPr="006F4E6D" w:rsidRDefault="00A34F12" w:rsidP="00A34F12">
            <w:pPr>
              <w:spacing w:after="0"/>
              <w:rPr>
                <w:color w:val="000000"/>
              </w:rPr>
            </w:pPr>
            <w:r w:rsidRPr="001512DD">
              <w:rPr>
                <w:i/>
                <w:w w:val="105"/>
              </w:rPr>
              <w:t xml:space="preserve">If 1, 2, 3, 4, 888, or 999 skip </w:t>
            </w:r>
            <w:r w:rsidRPr="001512DD">
              <w:rPr>
                <w:b/>
                <w:w w:val="105"/>
              </w:rPr>
              <w:t>L5</w:t>
            </w:r>
          </w:p>
        </w:tc>
        <w:tc>
          <w:tcPr>
            <w:tcW w:w="4320" w:type="dxa"/>
            <w:gridSpan w:val="4"/>
            <w:tcBorders>
              <w:top w:val="single" w:sz="4" w:space="0" w:color="000000"/>
              <w:bottom w:val="single" w:sz="4" w:space="0" w:color="000000"/>
              <w:right w:val="single" w:sz="18" w:space="0" w:color="000000"/>
            </w:tcBorders>
          </w:tcPr>
          <w:p w14:paraId="352A3BCC" w14:textId="77176966" w:rsidR="00A34F12" w:rsidRDefault="00A34F12" w:rsidP="00A34F12">
            <w:pPr>
              <w:spacing w:after="0"/>
              <w:rPr>
                <w:rFonts w:cs="Times New Roman"/>
                <w:w w:val="105"/>
              </w:rPr>
            </w:pPr>
            <w:r>
              <w:rPr>
                <w:rFonts w:cs="Times New Roman"/>
                <w:w w:val="105"/>
              </w:rPr>
              <w:t>1=Always or nearly every time one was held</w:t>
            </w:r>
          </w:p>
          <w:p w14:paraId="3044D40E" w14:textId="58335621" w:rsidR="00A34F12" w:rsidRPr="006F4E6D" w:rsidRDefault="00A34F12" w:rsidP="00A34F12">
            <w:pPr>
              <w:spacing w:after="0"/>
              <w:rPr>
                <w:rFonts w:cs="Times New Roman"/>
                <w:w w:val="105"/>
              </w:rPr>
            </w:pPr>
            <w:r>
              <w:rPr>
                <w:rFonts w:cs="Times New Roman"/>
                <w:w w:val="105"/>
              </w:rPr>
              <w:t>2=Often</w:t>
            </w:r>
          </w:p>
          <w:p w14:paraId="5B87F9D9" w14:textId="447C155E" w:rsidR="00A34F12" w:rsidRPr="006F4E6D" w:rsidRDefault="00A34F12" w:rsidP="00A34F12">
            <w:pPr>
              <w:spacing w:after="0"/>
              <w:rPr>
                <w:rFonts w:cs="Times New Roman"/>
                <w:w w:val="105"/>
              </w:rPr>
            </w:pPr>
            <w:r>
              <w:rPr>
                <w:rFonts w:cs="Times New Roman"/>
                <w:w w:val="105"/>
              </w:rPr>
              <w:t>3=A few times</w:t>
            </w:r>
          </w:p>
          <w:p w14:paraId="0A88CEBB" w14:textId="674C87C5" w:rsidR="00A34F12" w:rsidRPr="006F4E6D" w:rsidRDefault="00A34F12" w:rsidP="00A34F12">
            <w:pPr>
              <w:spacing w:after="0"/>
              <w:rPr>
                <w:rFonts w:cs="Times New Roman"/>
                <w:w w:val="105"/>
              </w:rPr>
            </w:pPr>
            <w:r>
              <w:rPr>
                <w:rFonts w:cs="Times New Roman"/>
                <w:w w:val="105"/>
              </w:rPr>
              <w:t>4=Once or twice</w:t>
            </w:r>
          </w:p>
          <w:p w14:paraId="7D3BCBEA" w14:textId="19EB4BF8" w:rsidR="00A34F12" w:rsidRDefault="00A34F12" w:rsidP="00A34F12">
            <w:pPr>
              <w:spacing w:after="0"/>
            </w:pPr>
            <w:r>
              <w:rPr>
                <w:rFonts w:cs="Times New Roman"/>
                <w:w w:val="105"/>
              </w:rPr>
              <w:t>5=Never</w:t>
            </w:r>
          </w:p>
          <w:p w14:paraId="7A0ABB27" w14:textId="77777777" w:rsidR="00A34F12" w:rsidRDefault="00A34F12" w:rsidP="00A34F12">
            <w:pPr>
              <w:spacing w:after="0"/>
              <w:rPr>
                <w:rFonts w:cs="Times New Roman"/>
                <w:w w:val="105"/>
              </w:rPr>
            </w:pPr>
            <w:r w:rsidRPr="006F4E6D">
              <w:rPr>
                <w:rFonts w:cs="Times New Roman"/>
                <w:w w:val="105"/>
              </w:rPr>
              <w:t>888</w:t>
            </w:r>
            <w:r>
              <w:rPr>
                <w:rFonts w:cs="Times New Roman"/>
                <w:w w:val="105"/>
              </w:rPr>
              <w:t>=</w:t>
            </w:r>
            <w:r w:rsidRPr="006F4E6D">
              <w:rPr>
                <w:rFonts w:cs="Times New Roman"/>
                <w:w w:val="105"/>
              </w:rPr>
              <w:t>Don't know</w:t>
            </w:r>
          </w:p>
          <w:p w14:paraId="08BABDC8" w14:textId="77777777" w:rsidR="00A34F12" w:rsidRPr="006F4E6D" w:rsidRDefault="00A34F12" w:rsidP="00A34F12">
            <w:pPr>
              <w:spacing w:after="0"/>
              <w:rPr>
                <w:rFonts w:cs="Times New Roman"/>
                <w:i/>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F0F69CF" w14:textId="77777777" w:rsidR="00A34F12" w:rsidRPr="006F4E6D" w:rsidRDefault="00A34F12" w:rsidP="00A34F12">
            <w:pPr>
              <w:spacing w:after="0"/>
              <w:rPr>
                <w:rFonts w:eastAsia="Calibri" w:cs="Times New Roman"/>
                <w:i/>
                <w:color w:val="A6A6A6"/>
              </w:rPr>
            </w:pPr>
            <w:r w:rsidRPr="006F4E6D">
              <w:rPr>
                <w:rFonts w:eastAsia="Calibri" w:cs="Times New Roman"/>
                <w:i/>
                <w:color w:val="A6A6A6"/>
              </w:rPr>
              <w:t>(Code)</w:t>
            </w:r>
          </w:p>
        </w:tc>
      </w:tr>
      <w:tr w:rsidR="00A34F12" w:rsidRPr="00F82CC8" w14:paraId="5E6D0AA6" w14:textId="77777777" w:rsidTr="001949A5">
        <w:trPr>
          <w:trHeight w:val="20"/>
        </w:trPr>
        <w:tc>
          <w:tcPr>
            <w:tcW w:w="359" w:type="dxa"/>
            <w:tcBorders>
              <w:top w:val="single" w:sz="4" w:space="0" w:color="000000"/>
              <w:left w:val="single" w:sz="4" w:space="0" w:color="000000"/>
              <w:bottom w:val="single" w:sz="4" w:space="0" w:color="000000"/>
              <w:right w:val="single" w:sz="4" w:space="0" w:color="000000"/>
            </w:tcBorders>
          </w:tcPr>
          <w:p w14:paraId="7D00A88A" w14:textId="77777777" w:rsidR="00A34F12" w:rsidRPr="006F4E6D"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D4EACF9" w14:textId="77777777" w:rsidR="00A34F12" w:rsidRPr="006F4E6D" w:rsidRDefault="00A34F12" w:rsidP="00A34F12">
            <w:pPr>
              <w:spacing w:after="0"/>
              <w:rPr>
                <w:color w:val="000000"/>
              </w:rPr>
            </w:pPr>
          </w:p>
        </w:tc>
        <w:tc>
          <w:tcPr>
            <w:tcW w:w="4320" w:type="dxa"/>
            <w:gridSpan w:val="4"/>
            <w:tcBorders>
              <w:top w:val="single" w:sz="4" w:space="0" w:color="000000"/>
              <w:bottom w:val="single" w:sz="4" w:space="0" w:color="000000"/>
              <w:right w:val="single" w:sz="18" w:space="0" w:color="000000"/>
            </w:tcBorders>
          </w:tcPr>
          <w:p w14:paraId="6E4E833A" w14:textId="1618A9AB" w:rsidR="00A34F12" w:rsidRDefault="00A34F12" w:rsidP="00A34F12">
            <w:pPr>
              <w:spacing w:after="0"/>
              <w:rPr>
                <w:rFonts w:cs="Times New Roman"/>
                <w:w w:val="105"/>
              </w:rPr>
            </w:pPr>
            <w:r>
              <w:rPr>
                <w:rFonts w:cs="Times New Roman"/>
                <w:w w:val="105"/>
              </w:rPr>
              <w:t>1=Not interested</w:t>
            </w:r>
          </w:p>
          <w:p w14:paraId="550D3FCE" w14:textId="4B31CE2D" w:rsidR="00A34F12" w:rsidRPr="006F4E6D" w:rsidRDefault="00A34F12" w:rsidP="00A34F12">
            <w:pPr>
              <w:spacing w:after="0"/>
              <w:rPr>
                <w:rFonts w:cs="Times New Roman"/>
                <w:w w:val="105"/>
              </w:rPr>
            </w:pPr>
            <w:r>
              <w:rPr>
                <w:rFonts w:cs="Times New Roman"/>
                <w:w w:val="105"/>
              </w:rPr>
              <w:t>2=Feel they are not useful</w:t>
            </w:r>
          </w:p>
          <w:p w14:paraId="7855A5DD" w14:textId="2E5298FD" w:rsidR="00A34F12" w:rsidRPr="006F4E6D" w:rsidRDefault="00A34F12" w:rsidP="00A34F12">
            <w:pPr>
              <w:spacing w:after="0"/>
              <w:rPr>
                <w:rFonts w:cs="Times New Roman"/>
                <w:w w:val="105"/>
              </w:rPr>
            </w:pPr>
            <w:r>
              <w:rPr>
                <w:rFonts w:cs="Times New Roman"/>
                <w:w w:val="105"/>
              </w:rPr>
              <w:t>3=Was no informed/did not know about the meeting</w:t>
            </w:r>
          </w:p>
          <w:p w14:paraId="08C8FBEF" w14:textId="31C3DCE1" w:rsidR="00A34F12" w:rsidRPr="006F4E6D" w:rsidRDefault="00A34F12" w:rsidP="00A34F12">
            <w:pPr>
              <w:spacing w:after="0"/>
              <w:rPr>
                <w:rFonts w:cs="Times New Roman"/>
                <w:w w:val="105"/>
              </w:rPr>
            </w:pPr>
            <w:r>
              <w:rPr>
                <w:rFonts w:cs="Times New Roman"/>
                <w:w w:val="105"/>
              </w:rPr>
              <w:t>4=No meetings were held on these issues</w:t>
            </w:r>
          </w:p>
          <w:p w14:paraId="41FD7BB4" w14:textId="48C47A6C" w:rsidR="00A34F12" w:rsidRPr="006F4E6D" w:rsidRDefault="00A34F12" w:rsidP="00A34F12">
            <w:pPr>
              <w:spacing w:after="0"/>
              <w:rPr>
                <w:rFonts w:cs="Times New Roman"/>
                <w:w w:val="105"/>
              </w:rPr>
            </w:pPr>
            <w:r>
              <w:rPr>
                <w:rFonts w:cs="Times New Roman"/>
                <w:w w:val="105"/>
              </w:rPr>
              <w:t>5=Busy working/traveling</w:t>
            </w:r>
          </w:p>
          <w:p w14:paraId="20A0B8F4" w14:textId="26F44379" w:rsidR="00A34F12" w:rsidRPr="00A34F12" w:rsidRDefault="00A34F12" w:rsidP="00A34F12">
            <w:pPr>
              <w:spacing w:after="0"/>
              <w:rPr>
                <w:rFonts w:cs="Times New Roman"/>
                <w:w w:val="105"/>
              </w:rPr>
            </w:pPr>
            <w:r>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6F4E6D" w:rsidRDefault="00A34F12" w:rsidP="00A34F12">
            <w:pPr>
              <w:spacing w:after="0"/>
              <w:rPr>
                <w:rFonts w:eastAsia="Calibri" w:cs="Times New Roman"/>
                <w:i/>
                <w:color w:val="A6A6A6"/>
              </w:rPr>
            </w:pPr>
            <w:r w:rsidRPr="006F4E6D">
              <w:rPr>
                <w:rFonts w:eastAsia="Calibri" w:cs="Times New Roman"/>
                <w:i/>
                <w:color w:val="A6A6A6"/>
              </w:rPr>
              <w:t>(Code)</w:t>
            </w:r>
          </w:p>
        </w:tc>
      </w:tr>
      <w:tr w:rsidR="00A34F12" w:rsidRPr="001512DD" w14:paraId="296645D6" w14:textId="77777777" w:rsidTr="001949A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7" w:type="dxa"/>
            <w:gridSpan w:val="2"/>
            <w:tcBorders>
              <w:top w:val="single" w:sz="4" w:space="0" w:color="000000"/>
              <w:left w:val="single" w:sz="4" w:space="0" w:color="auto"/>
              <w:bottom w:val="single" w:sz="4" w:space="0" w:color="000000"/>
              <w:right w:val="single" w:sz="4" w:space="0" w:color="auto"/>
            </w:tcBorders>
          </w:tcPr>
          <w:p w14:paraId="01D1E2CD" w14:textId="347F8BAC" w:rsidR="00A34F12" w:rsidRPr="001512DD" w:rsidRDefault="00A34F12" w:rsidP="00A34F12">
            <w:pPr>
              <w:spacing w:after="0" w:line="240" w:lineRule="auto"/>
              <w:contextualSpacing/>
              <w:rPr>
                <w:rFonts w:eastAsiaTheme="minorEastAsia"/>
                <w:lang w:eastAsia="zh-CN"/>
              </w:rPr>
            </w:pPr>
          </w:p>
        </w:tc>
        <w:tc>
          <w:tcPr>
            <w:tcW w:w="4685" w:type="dxa"/>
            <w:gridSpan w:val="3"/>
            <w:tcBorders>
              <w:top w:val="single" w:sz="4" w:space="0" w:color="000000"/>
              <w:left w:val="single" w:sz="4" w:space="0" w:color="auto"/>
              <w:bottom w:val="single" w:sz="4" w:space="0" w:color="000000"/>
              <w:right w:val="single" w:sz="18" w:space="0" w:color="000000"/>
            </w:tcBorders>
          </w:tcPr>
          <w:p w14:paraId="6BF67A2F" w14:textId="15EB8BCE" w:rsidR="00A34F12" w:rsidRPr="001512DD" w:rsidRDefault="00A34F12" w:rsidP="00A34F12">
            <w:pPr>
              <w:spacing w:after="0" w:line="240" w:lineRule="auto"/>
              <w:contextualSpacing/>
              <w:rPr>
                <w:rFonts w:eastAsiaTheme="minorEastAsia"/>
                <w:w w:val="105"/>
                <w:lang w:eastAsia="zh-CN"/>
              </w:rPr>
            </w:pPr>
            <w:r w:rsidRPr="001512DD">
              <w:rPr>
                <w:w w:val="105"/>
              </w:rPr>
              <w:t xml:space="preserve">L5b. If other, please specify </w:t>
            </w:r>
          </w:p>
        </w:tc>
        <w:tc>
          <w:tcPr>
            <w:tcW w:w="5028" w:type="dxa"/>
            <w:gridSpan w:val="4"/>
            <w:tcBorders>
              <w:top w:val="single" w:sz="18" w:space="0" w:color="000000"/>
              <w:left w:val="single" w:sz="18" w:space="0" w:color="000000"/>
              <w:bottom w:val="single" w:sz="18" w:space="0" w:color="000000"/>
              <w:right w:val="single" w:sz="18" w:space="0" w:color="000000"/>
            </w:tcBorders>
          </w:tcPr>
          <w:p w14:paraId="69BA4141" w14:textId="77777777" w:rsidR="00A34F12" w:rsidRPr="001512DD" w:rsidRDefault="00A34F12" w:rsidP="00A34F12">
            <w:pPr>
              <w:spacing w:after="0" w:line="240" w:lineRule="auto"/>
              <w:contextualSpacing/>
              <w:rPr>
                <w:rFonts w:eastAsiaTheme="minorEastAsia"/>
                <w:i/>
                <w:lang w:eastAsia="zh-CN"/>
              </w:rPr>
            </w:pPr>
            <w:r w:rsidRPr="001512DD">
              <w:rPr>
                <w:rFonts w:eastAsiaTheme="minorEastAsia"/>
                <w:i/>
                <w:lang w:eastAsia="zh-CN"/>
              </w:rPr>
              <w:t>(Text)</w:t>
            </w:r>
          </w:p>
        </w:tc>
      </w:tr>
      <w:tr w:rsidR="00A34F12" w:rsidRPr="00F82CC8" w14:paraId="5629E56B" w14:textId="77777777" w:rsidTr="001949A5">
        <w:trPr>
          <w:trHeight w:val="20"/>
        </w:trPr>
        <w:tc>
          <w:tcPr>
            <w:tcW w:w="359" w:type="dxa"/>
            <w:tcBorders>
              <w:top w:val="single" w:sz="4" w:space="0" w:color="000000"/>
              <w:left w:val="single" w:sz="4" w:space="0" w:color="000000"/>
              <w:bottom w:val="single" w:sz="4" w:space="0" w:color="000000"/>
              <w:right w:val="single" w:sz="4" w:space="0" w:color="000000"/>
            </w:tcBorders>
          </w:tcPr>
          <w:p w14:paraId="75CAA77D" w14:textId="77777777" w:rsidR="00A34F12" w:rsidRPr="006F4E6D"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A885D3E" w14:textId="4680C5D1" w:rsidR="00A34F12" w:rsidRPr="006F4E6D" w:rsidRDefault="00A34F12" w:rsidP="00A34F12">
            <w:pPr>
              <w:spacing w:after="0"/>
              <w:rPr>
                <w:color w:val="000000"/>
              </w:rPr>
            </w:pPr>
            <w:r w:rsidRPr="001512DD">
              <w:rPr>
                <w:w w:val="105"/>
              </w:rPr>
              <w:t>L6. How satisfied are you with the way that the Land Committee is managing customary land in this village? (</w:t>
            </w:r>
            <w:proofErr w:type="spellStart"/>
            <w:r w:rsidRPr="001512DD">
              <w:rPr>
                <w:b/>
                <w:w w:val="105"/>
              </w:rPr>
              <w:t>land_satisfied</w:t>
            </w:r>
            <w:proofErr w:type="spellEnd"/>
            <w:r w:rsidRPr="001512DD">
              <w:rPr>
                <w:w w:val="105"/>
              </w:rPr>
              <w:t>)</w:t>
            </w:r>
          </w:p>
        </w:tc>
        <w:tc>
          <w:tcPr>
            <w:tcW w:w="4320" w:type="dxa"/>
            <w:gridSpan w:val="4"/>
            <w:tcBorders>
              <w:top w:val="single" w:sz="4" w:space="0" w:color="000000"/>
              <w:bottom w:val="single" w:sz="4" w:space="0" w:color="000000"/>
              <w:right w:val="single" w:sz="18" w:space="0" w:color="000000"/>
            </w:tcBorders>
          </w:tcPr>
          <w:p w14:paraId="5C6E1705" w14:textId="5531C71B" w:rsidR="00A34F12" w:rsidRDefault="00A34F12" w:rsidP="00A34F12">
            <w:pPr>
              <w:spacing w:after="0"/>
              <w:rPr>
                <w:rFonts w:cs="Times New Roman"/>
                <w:w w:val="105"/>
              </w:rPr>
            </w:pPr>
            <w:r>
              <w:rPr>
                <w:rFonts w:cs="Times New Roman"/>
                <w:w w:val="105"/>
              </w:rPr>
              <w:t>1=Very satisfied</w:t>
            </w:r>
          </w:p>
          <w:p w14:paraId="067612A1" w14:textId="71B02B06" w:rsidR="00A34F12" w:rsidRPr="006F4E6D" w:rsidRDefault="00A34F12" w:rsidP="00A34F12">
            <w:pPr>
              <w:spacing w:after="0"/>
              <w:rPr>
                <w:rFonts w:cs="Times New Roman"/>
                <w:w w:val="105"/>
              </w:rPr>
            </w:pPr>
            <w:r>
              <w:rPr>
                <w:rFonts w:cs="Times New Roman"/>
                <w:w w:val="105"/>
              </w:rPr>
              <w:t>2=Satisfied</w:t>
            </w:r>
          </w:p>
          <w:p w14:paraId="7AB56EF8" w14:textId="0E6F8BAE" w:rsidR="00A34F12" w:rsidRPr="006F4E6D" w:rsidRDefault="00A34F12" w:rsidP="00A34F12">
            <w:pPr>
              <w:spacing w:after="0"/>
              <w:rPr>
                <w:rFonts w:cs="Times New Roman"/>
                <w:w w:val="105"/>
              </w:rPr>
            </w:pPr>
            <w:r>
              <w:rPr>
                <w:rFonts w:cs="Times New Roman"/>
                <w:w w:val="105"/>
              </w:rPr>
              <w:t>3=Neutral</w:t>
            </w:r>
          </w:p>
          <w:p w14:paraId="1D6F210C" w14:textId="684E477C" w:rsidR="00A34F12" w:rsidRPr="006F4E6D" w:rsidRDefault="00A34F12" w:rsidP="00A34F12">
            <w:pPr>
              <w:spacing w:after="0"/>
              <w:rPr>
                <w:rFonts w:cs="Times New Roman"/>
                <w:w w:val="105"/>
              </w:rPr>
            </w:pPr>
            <w:r>
              <w:rPr>
                <w:rFonts w:cs="Times New Roman"/>
                <w:w w:val="105"/>
              </w:rPr>
              <w:t>4=Dissatisfied</w:t>
            </w:r>
          </w:p>
          <w:p w14:paraId="4B539410" w14:textId="055D9CE8" w:rsidR="00A34F12" w:rsidRPr="006F4E6D" w:rsidRDefault="00A34F12" w:rsidP="00A34F12">
            <w:pPr>
              <w:spacing w:after="0"/>
              <w:rPr>
                <w:rFonts w:cs="Times New Roman"/>
                <w:w w:val="105"/>
              </w:rPr>
            </w:pPr>
            <w:r>
              <w:rPr>
                <w:rFonts w:cs="Times New Roman"/>
                <w:w w:val="105"/>
              </w:rPr>
              <w:t>5=</w:t>
            </w:r>
            <w:r w:rsidR="001949A5">
              <w:rPr>
                <w:rFonts w:cs="Times New Roman"/>
                <w:w w:val="105"/>
              </w:rPr>
              <w:t>Very dissatisfied</w:t>
            </w:r>
          </w:p>
          <w:p w14:paraId="44A273EF" w14:textId="77777777" w:rsidR="00A34F12" w:rsidRPr="006F4E6D" w:rsidRDefault="00A34F12" w:rsidP="00A34F12">
            <w:pPr>
              <w:spacing w:after="0"/>
              <w:rPr>
                <w:rFonts w:cs="Times New Roman"/>
                <w:i/>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7467CAE" w14:textId="77777777" w:rsidR="00A34F12" w:rsidRPr="006F4E6D" w:rsidRDefault="00A34F12" w:rsidP="00A34F12">
            <w:pPr>
              <w:spacing w:after="0"/>
              <w:rPr>
                <w:rFonts w:eastAsia="Calibri" w:cs="Times New Roman"/>
                <w:i/>
                <w:color w:val="A6A6A6"/>
              </w:rPr>
            </w:pPr>
            <w:r w:rsidRPr="006F4E6D">
              <w:rPr>
                <w:rFonts w:eastAsia="Calibri" w:cs="Times New Roman"/>
                <w:i/>
                <w:color w:val="A6A6A6"/>
              </w:rPr>
              <w:t>(Code)</w:t>
            </w:r>
          </w:p>
        </w:tc>
      </w:tr>
    </w:tbl>
    <w:p w14:paraId="671DA1FB" w14:textId="77777777" w:rsidR="00D437F1"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77777777" w:rsidR="00DA7C5C"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1512DD">
        <w:rPr>
          <w:rFonts w:asciiTheme="minorHAnsi" w:eastAsia="Times New Roman" w:hAnsiTheme="minorHAnsi"/>
          <w:sz w:val="22"/>
          <w:szCs w:val="22"/>
          <w:lang w:eastAsia="zh-CN"/>
        </w:rPr>
        <w:t>Now I am going to read some statements about land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0"/>
        <w:gridCol w:w="4691"/>
        <w:gridCol w:w="2161"/>
        <w:gridCol w:w="2167"/>
        <w:gridCol w:w="721"/>
      </w:tblGrid>
      <w:tr w:rsidR="001949A5" w:rsidRPr="00F82CC8" w14:paraId="5B07D742"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2D2C41AF"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277A84E7" w14:textId="38D475E0" w:rsidR="001949A5" w:rsidRPr="00F82CC8" w:rsidRDefault="001949A5" w:rsidP="001949A5">
            <w:pPr>
              <w:spacing w:after="0"/>
            </w:pPr>
            <w:r w:rsidRPr="001512DD">
              <w:rPr>
                <w:w w:val="105"/>
              </w:rPr>
              <w:t xml:space="preserve">L7. The village leaders/VLC </w:t>
            </w:r>
            <w:proofErr w:type="gramStart"/>
            <w:r w:rsidRPr="001512DD">
              <w:rPr>
                <w:w w:val="105"/>
              </w:rPr>
              <w:t>are</w:t>
            </w:r>
            <w:proofErr w:type="gramEnd"/>
            <w:r w:rsidRPr="001512DD">
              <w:rPr>
                <w:w w:val="105"/>
              </w:rPr>
              <w:t xml:space="preserve"> trusted and </w:t>
            </w:r>
            <w:r w:rsidRPr="001512DD">
              <w:rPr>
                <w:w w:val="105"/>
              </w:rPr>
              <w:lastRenderedPageBreak/>
              <w:t>honest. (</w:t>
            </w:r>
            <w:proofErr w:type="spellStart"/>
            <w:r w:rsidRPr="001512DD">
              <w:rPr>
                <w:b/>
                <w:w w:val="105"/>
              </w:rPr>
              <w:t>leader_trust</w:t>
            </w:r>
            <w:proofErr w:type="spellEnd"/>
            <w:r w:rsidRPr="001512DD">
              <w:rPr>
                <w:w w:val="105"/>
              </w:rPr>
              <w:t>)</w:t>
            </w:r>
          </w:p>
        </w:tc>
        <w:tc>
          <w:tcPr>
            <w:tcW w:w="2161" w:type="dxa"/>
            <w:tcBorders>
              <w:top w:val="single" w:sz="4" w:space="0" w:color="000000"/>
              <w:left w:val="nil"/>
              <w:bottom w:val="single" w:sz="4" w:space="0" w:color="000000"/>
              <w:right w:val="nil"/>
            </w:tcBorders>
          </w:tcPr>
          <w:p w14:paraId="66DCDB30" w14:textId="77777777" w:rsidR="001949A5" w:rsidRPr="00F82CC8" w:rsidRDefault="001949A5" w:rsidP="001949A5">
            <w:pPr>
              <w:spacing w:after="0"/>
            </w:pPr>
            <w:r w:rsidRPr="00F82CC8">
              <w:lastRenderedPageBreak/>
              <w:t>1=</w:t>
            </w:r>
            <w:r>
              <w:t>Strongly a</w:t>
            </w:r>
            <w:r w:rsidRPr="00F82CC8">
              <w:t>gree</w:t>
            </w:r>
          </w:p>
          <w:p w14:paraId="41D1BDFB" w14:textId="77777777" w:rsidR="001949A5" w:rsidRPr="00F82CC8" w:rsidRDefault="001949A5" w:rsidP="001949A5">
            <w:pPr>
              <w:spacing w:after="0"/>
            </w:pPr>
            <w:r w:rsidRPr="00F82CC8">
              <w:lastRenderedPageBreak/>
              <w:t>2=</w:t>
            </w:r>
            <w:r>
              <w:t>A</w:t>
            </w:r>
            <w:r w:rsidRPr="00F82CC8">
              <w:t>gree</w:t>
            </w:r>
          </w:p>
          <w:p w14:paraId="267219CE" w14:textId="77777777" w:rsidR="001949A5" w:rsidRPr="00F82CC8" w:rsidRDefault="001949A5" w:rsidP="001949A5">
            <w:pPr>
              <w:spacing w:after="0"/>
            </w:pPr>
            <w:r w:rsidRPr="00F82CC8">
              <w:t>3=</w:t>
            </w:r>
            <w:r>
              <w:t>Neither agree nor disagree</w:t>
            </w:r>
          </w:p>
          <w:p w14:paraId="0254C297"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F82CC8" w:rsidRDefault="001949A5" w:rsidP="001949A5">
            <w:pPr>
              <w:spacing w:after="0"/>
            </w:pPr>
            <w:r w:rsidRPr="00F82CC8">
              <w:lastRenderedPageBreak/>
              <w:t>5</w:t>
            </w:r>
            <w:r>
              <w:t>=Strongly d</w:t>
            </w:r>
            <w:r w:rsidRPr="00F82CC8">
              <w:t>isagree</w:t>
            </w:r>
          </w:p>
          <w:p w14:paraId="5AA08AE4" w14:textId="77777777" w:rsidR="001949A5" w:rsidRDefault="001949A5" w:rsidP="001949A5">
            <w:pPr>
              <w:spacing w:after="0"/>
              <w:rPr>
                <w:rFonts w:cs="Times New Roman"/>
                <w:w w:val="105"/>
              </w:rPr>
            </w:pPr>
            <w:r w:rsidRPr="006F4E6D">
              <w:rPr>
                <w:rFonts w:cs="Times New Roman"/>
                <w:w w:val="105"/>
              </w:rPr>
              <w:lastRenderedPageBreak/>
              <w:t>888</w:t>
            </w:r>
            <w:r>
              <w:rPr>
                <w:rFonts w:cs="Times New Roman"/>
                <w:w w:val="105"/>
              </w:rPr>
              <w:t>=</w:t>
            </w:r>
            <w:r w:rsidRPr="006F4E6D">
              <w:rPr>
                <w:rFonts w:cs="Times New Roman"/>
                <w:w w:val="105"/>
              </w:rPr>
              <w:t>Don't know</w:t>
            </w:r>
          </w:p>
          <w:p w14:paraId="5BFD20F6" w14:textId="77777777" w:rsidR="001949A5" w:rsidRPr="00F82CC8" w:rsidRDefault="001949A5" w:rsidP="001949A5">
            <w:pPr>
              <w:spacing w:after="0"/>
            </w:pPr>
            <w:r w:rsidRPr="006F4E6D">
              <w:rPr>
                <w:rFonts w:cs="Times New Roman"/>
                <w:w w:val="105"/>
              </w:rPr>
              <w:t>999</w:t>
            </w:r>
            <w:r>
              <w:rPr>
                <w:rFonts w:cs="Times New Roman"/>
                <w:w w:val="105"/>
              </w:rPr>
              <w:t>=Prefer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F82CC8" w:rsidRDefault="001949A5" w:rsidP="001949A5">
            <w:pPr>
              <w:spacing w:after="0"/>
            </w:pPr>
            <w:r w:rsidRPr="00F82CC8">
              <w:lastRenderedPageBreak/>
              <w:t>(Code)</w:t>
            </w:r>
          </w:p>
        </w:tc>
      </w:tr>
      <w:tr w:rsidR="001949A5" w:rsidRPr="00F82CC8" w14:paraId="3B9869BC"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56D9D3CB"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73D1F900" w14:textId="49BAEE50" w:rsidR="001949A5" w:rsidRPr="00F82CC8" w:rsidRDefault="001949A5" w:rsidP="001949A5">
            <w:pPr>
              <w:spacing w:after="0"/>
            </w:pPr>
            <w:r w:rsidRPr="001512DD">
              <w:rPr>
                <w:w w:val="105"/>
              </w:rPr>
              <w:t xml:space="preserve">L8 .The village leaders/VLC </w:t>
            </w:r>
            <w:proofErr w:type="gramStart"/>
            <w:r w:rsidRPr="001512DD">
              <w:rPr>
                <w:w w:val="105"/>
              </w:rPr>
              <w:t>protect</w:t>
            </w:r>
            <w:proofErr w:type="gramEnd"/>
            <w:r w:rsidRPr="001512DD">
              <w:rPr>
                <w:w w:val="105"/>
              </w:rPr>
              <w:t xml:space="preserve"> shared community land from being taken or encroached upon. (</w:t>
            </w:r>
            <w:proofErr w:type="spellStart"/>
            <w:r w:rsidRPr="001512DD">
              <w:rPr>
                <w:b/>
                <w:w w:val="105"/>
              </w:rPr>
              <w:t>leader_protect</w:t>
            </w:r>
            <w:proofErr w:type="spellEnd"/>
            <w:r w:rsidRPr="001512DD">
              <w:rPr>
                <w:w w:val="105"/>
              </w:rPr>
              <w:t>)</w:t>
            </w:r>
          </w:p>
        </w:tc>
        <w:tc>
          <w:tcPr>
            <w:tcW w:w="2161" w:type="dxa"/>
            <w:tcBorders>
              <w:top w:val="single" w:sz="4" w:space="0" w:color="000000"/>
              <w:left w:val="nil"/>
              <w:bottom w:val="single" w:sz="4" w:space="0" w:color="000000"/>
              <w:right w:val="nil"/>
            </w:tcBorders>
          </w:tcPr>
          <w:p w14:paraId="58735F4C" w14:textId="77777777" w:rsidR="001949A5" w:rsidRPr="00F82CC8" w:rsidRDefault="001949A5" w:rsidP="001949A5">
            <w:pPr>
              <w:spacing w:after="0"/>
            </w:pPr>
            <w:r w:rsidRPr="00F82CC8">
              <w:t>1=</w:t>
            </w:r>
            <w:r>
              <w:t>Strongly a</w:t>
            </w:r>
            <w:r w:rsidRPr="00F82CC8">
              <w:t>gree</w:t>
            </w:r>
          </w:p>
          <w:p w14:paraId="5D1BC23F" w14:textId="77777777" w:rsidR="001949A5" w:rsidRPr="00F82CC8" w:rsidRDefault="001949A5" w:rsidP="001949A5">
            <w:pPr>
              <w:spacing w:after="0"/>
            </w:pPr>
            <w:r w:rsidRPr="00F82CC8">
              <w:t>2=</w:t>
            </w:r>
            <w:r>
              <w:t>A</w:t>
            </w:r>
            <w:r w:rsidRPr="00F82CC8">
              <w:t>gree</w:t>
            </w:r>
          </w:p>
          <w:p w14:paraId="0CF7CA59" w14:textId="77777777" w:rsidR="001949A5" w:rsidRPr="00F82CC8" w:rsidRDefault="001949A5" w:rsidP="001949A5">
            <w:pPr>
              <w:spacing w:after="0"/>
            </w:pPr>
            <w:r w:rsidRPr="00F82CC8">
              <w:t>3=</w:t>
            </w:r>
            <w:r>
              <w:t>Neither agree nor disagree</w:t>
            </w:r>
          </w:p>
          <w:p w14:paraId="191A7B8C"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F82CC8" w:rsidRDefault="001949A5" w:rsidP="001949A5">
            <w:pPr>
              <w:spacing w:after="0"/>
            </w:pPr>
            <w:r w:rsidRPr="00F82CC8">
              <w:t>5</w:t>
            </w:r>
            <w:r>
              <w:t>=Strongly d</w:t>
            </w:r>
            <w:r w:rsidRPr="00F82CC8">
              <w:t>isagree</w:t>
            </w:r>
          </w:p>
          <w:p w14:paraId="7D5EE270" w14:textId="77777777" w:rsidR="001949A5" w:rsidRPr="001949A5" w:rsidRDefault="001949A5" w:rsidP="001949A5">
            <w:pPr>
              <w:spacing w:after="0"/>
            </w:pPr>
            <w:r w:rsidRPr="001949A5">
              <w:t>888=Don't know</w:t>
            </w:r>
          </w:p>
          <w:p w14:paraId="3C21D93A"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F82CC8" w:rsidRDefault="001949A5" w:rsidP="001949A5">
            <w:pPr>
              <w:spacing w:after="0"/>
            </w:pPr>
            <w:r w:rsidRPr="00F82CC8">
              <w:t>(Code)</w:t>
            </w:r>
          </w:p>
        </w:tc>
      </w:tr>
      <w:tr w:rsidR="001949A5" w:rsidRPr="00F82CC8" w14:paraId="4698955E"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611D33D3"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1950F420" w14:textId="23554809" w:rsidR="001949A5" w:rsidRPr="00F82CC8" w:rsidRDefault="001949A5" w:rsidP="001949A5">
            <w:pPr>
              <w:spacing w:after="0"/>
            </w:pPr>
            <w:r w:rsidRPr="001512DD">
              <w:rPr>
                <w:w w:val="105"/>
              </w:rPr>
              <w:t xml:space="preserve">L9. The village leaders/VLC </w:t>
            </w:r>
            <w:proofErr w:type="gramStart"/>
            <w:r w:rsidRPr="001512DD">
              <w:rPr>
                <w:w w:val="105"/>
              </w:rPr>
              <w:t>allocate</w:t>
            </w:r>
            <w:proofErr w:type="gramEnd"/>
            <w:r w:rsidRPr="001512DD">
              <w:rPr>
                <w:w w:val="105"/>
              </w:rPr>
              <w:t xml:space="preserve"> land fairly across households. (</w:t>
            </w:r>
            <w:proofErr w:type="spellStart"/>
            <w:r w:rsidRPr="001512DD">
              <w:rPr>
                <w:b/>
                <w:w w:val="105"/>
              </w:rPr>
              <w:t>leader_fair</w:t>
            </w:r>
            <w:proofErr w:type="spellEnd"/>
            <w:r w:rsidRPr="001512DD">
              <w:rPr>
                <w:w w:val="105"/>
              </w:rPr>
              <w:t>)</w:t>
            </w:r>
          </w:p>
        </w:tc>
        <w:tc>
          <w:tcPr>
            <w:tcW w:w="2161" w:type="dxa"/>
            <w:tcBorders>
              <w:top w:val="single" w:sz="4" w:space="0" w:color="000000"/>
              <w:left w:val="nil"/>
              <w:bottom w:val="single" w:sz="4" w:space="0" w:color="000000"/>
              <w:right w:val="nil"/>
            </w:tcBorders>
          </w:tcPr>
          <w:p w14:paraId="74993DAB" w14:textId="77777777" w:rsidR="001949A5" w:rsidRPr="00F82CC8" w:rsidRDefault="001949A5" w:rsidP="001949A5">
            <w:pPr>
              <w:spacing w:after="0"/>
            </w:pPr>
            <w:r w:rsidRPr="00F82CC8">
              <w:t>1=</w:t>
            </w:r>
            <w:r>
              <w:t>Strongly a</w:t>
            </w:r>
            <w:r w:rsidRPr="00F82CC8">
              <w:t>gree</w:t>
            </w:r>
          </w:p>
          <w:p w14:paraId="35DFC2CE" w14:textId="77777777" w:rsidR="001949A5" w:rsidRPr="00F82CC8" w:rsidRDefault="001949A5" w:rsidP="001949A5">
            <w:pPr>
              <w:spacing w:after="0"/>
            </w:pPr>
            <w:r w:rsidRPr="00F82CC8">
              <w:t>2=</w:t>
            </w:r>
            <w:r>
              <w:t>A</w:t>
            </w:r>
            <w:r w:rsidRPr="00F82CC8">
              <w:t>gree</w:t>
            </w:r>
          </w:p>
          <w:p w14:paraId="64413213" w14:textId="77777777" w:rsidR="001949A5" w:rsidRPr="00F82CC8" w:rsidRDefault="001949A5" w:rsidP="001949A5">
            <w:pPr>
              <w:spacing w:after="0"/>
            </w:pPr>
            <w:r w:rsidRPr="00F82CC8">
              <w:t>3=</w:t>
            </w:r>
            <w:r>
              <w:t>Neither agree nor disagree</w:t>
            </w:r>
          </w:p>
          <w:p w14:paraId="342AE98E"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F82CC8" w:rsidRDefault="001949A5" w:rsidP="001949A5">
            <w:pPr>
              <w:spacing w:after="0"/>
            </w:pPr>
            <w:r w:rsidRPr="00F82CC8">
              <w:t>5</w:t>
            </w:r>
            <w:r>
              <w:t>=Strongly d</w:t>
            </w:r>
            <w:r w:rsidRPr="00F82CC8">
              <w:t>isagree</w:t>
            </w:r>
          </w:p>
          <w:p w14:paraId="013EDF5C" w14:textId="77777777" w:rsidR="001949A5" w:rsidRPr="001949A5" w:rsidRDefault="001949A5" w:rsidP="001949A5">
            <w:pPr>
              <w:spacing w:after="0"/>
            </w:pPr>
            <w:r w:rsidRPr="001949A5">
              <w:t>888=Don't know</w:t>
            </w:r>
          </w:p>
          <w:p w14:paraId="640B8DFB"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F82CC8" w:rsidRDefault="001949A5" w:rsidP="001949A5">
            <w:pPr>
              <w:spacing w:after="0"/>
            </w:pPr>
            <w:r w:rsidRPr="00F82CC8">
              <w:t>(Code)</w:t>
            </w:r>
          </w:p>
        </w:tc>
      </w:tr>
      <w:tr w:rsidR="001949A5" w:rsidRPr="00F82CC8" w14:paraId="68CD20A0"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66A71D6C"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3AD1046B" w14:textId="19B93400" w:rsidR="001949A5" w:rsidRPr="00F82CC8" w:rsidRDefault="001949A5" w:rsidP="001949A5">
            <w:pPr>
              <w:spacing w:after="0"/>
            </w:pPr>
            <w:r w:rsidRPr="001512DD">
              <w:rPr>
                <w:w w:val="105"/>
              </w:rPr>
              <w:t>L10. The village leaders/VLC work hard. (</w:t>
            </w:r>
            <w:proofErr w:type="spellStart"/>
            <w:r w:rsidRPr="001512DD">
              <w:rPr>
                <w:b/>
                <w:w w:val="105"/>
              </w:rPr>
              <w:t>leader_work</w:t>
            </w:r>
            <w:proofErr w:type="spellEnd"/>
            <w:r w:rsidRPr="001512DD">
              <w:rPr>
                <w:w w:val="105"/>
              </w:rPr>
              <w:t>)</w:t>
            </w:r>
          </w:p>
        </w:tc>
        <w:tc>
          <w:tcPr>
            <w:tcW w:w="2161" w:type="dxa"/>
            <w:tcBorders>
              <w:top w:val="single" w:sz="4" w:space="0" w:color="000000"/>
              <w:left w:val="nil"/>
              <w:bottom w:val="single" w:sz="4" w:space="0" w:color="000000"/>
              <w:right w:val="nil"/>
            </w:tcBorders>
          </w:tcPr>
          <w:p w14:paraId="65F7565E" w14:textId="77777777" w:rsidR="001949A5" w:rsidRPr="00F82CC8" w:rsidRDefault="001949A5" w:rsidP="001949A5">
            <w:pPr>
              <w:spacing w:after="0"/>
            </w:pPr>
            <w:r w:rsidRPr="00F82CC8">
              <w:t>1=</w:t>
            </w:r>
            <w:r>
              <w:t>Strongly a</w:t>
            </w:r>
            <w:r w:rsidRPr="00F82CC8">
              <w:t>gree</w:t>
            </w:r>
          </w:p>
          <w:p w14:paraId="5CB93A33" w14:textId="77777777" w:rsidR="001949A5" w:rsidRPr="00F82CC8" w:rsidRDefault="001949A5" w:rsidP="001949A5">
            <w:pPr>
              <w:spacing w:after="0"/>
            </w:pPr>
            <w:r w:rsidRPr="00F82CC8">
              <w:t>2=</w:t>
            </w:r>
            <w:r>
              <w:t>A</w:t>
            </w:r>
            <w:r w:rsidRPr="00F82CC8">
              <w:t>gree</w:t>
            </w:r>
          </w:p>
          <w:p w14:paraId="48FA9F80" w14:textId="77777777" w:rsidR="001949A5" w:rsidRPr="00F82CC8" w:rsidRDefault="001949A5" w:rsidP="001949A5">
            <w:pPr>
              <w:spacing w:after="0"/>
            </w:pPr>
            <w:r w:rsidRPr="00F82CC8">
              <w:t>3=</w:t>
            </w:r>
            <w:r>
              <w:t>Neither agree nor disagree</w:t>
            </w:r>
          </w:p>
          <w:p w14:paraId="51C5DDB2"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F82CC8" w:rsidRDefault="001949A5" w:rsidP="001949A5">
            <w:pPr>
              <w:spacing w:after="0"/>
            </w:pPr>
            <w:r w:rsidRPr="00F82CC8">
              <w:t>5</w:t>
            </w:r>
            <w:r>
              <w:t>=Strongly d</w:t>
            </w:r>
            <w:r w:rsidRPr="00F82CC8">
              <w:t>isagree</w:t>
            </w:r>
          </w:p>
          <w:p w14:paraId="038CC666" w14:textId="77777777" w:rsidR="001949A5" w:rsidRPr="001949A5" w:rsidRDefault="001949A5" w:rsidP="001949A5">
            <w:pPr>
              <w:spacing w:after="0"/>
            </w:pPr>
            <w:r w:rsidRPr="001949A5">
              <w:t>888=Don't know</w:t>
            </w:r>
          </w:p>
          <w:p w14:paraId="4AA3EDFA"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F82CC8" w:rsidRDefault="001949A5" w:rsidP="001949A5">
            <w:pPr>
              <w:spacing w:after="0"/>
            </w:pPr>
            <w:r w:rsidRPr="00F82CC8">
              <w:t>(Code)</w:t>
            </w:r>
          </w:p>
        </w:tc>
      </w:tr>
      <w:tr w:rsidR="001949A5" w:rsidRPr="00F82CC8" w14:paraId="3976E96B"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20697996"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37DDBA51" w14:textId="710C9659" w:rsidR="001949A5" w:rsidRPr="00F82CC8" w:rsidRDefault="001949A5" w:rsidP="001949A5">
            <w:pPr>
              <w:spacing w:after="0"/>
            </w:pPr>
            <w:r w:rsidRPr="001512DD">
              <w:rPr>
                <w:w w:val="105"/>
              </w:rPr>
              <w:t xml:space="preserve">L11. The village leaders/VLC </w:t>
            </w:r>
            <w:proofErr w:type="gramStart"/>
            <w:r w:rsidRPr="001512DD">
              <w:rPr>
                <w:w w:val="105"/>
              </w:rPr>
              <w:t>do</w:t>
            </w:r>
            <w:proofErr w:type="gramEnd"/>
            <w:r w:rsidRPr="001512DD">
              <w:rPr>
                <w:w w:val="105"/>
              </w:rPr>
              <w:t xml:space="preserve"> not take bribes. (</w:t>
            </w:r>
            <w:proofErr w:type="spellStart"/>
            <w:r w:rsidRPr="001512DD">
              <w:rPr>
                <w:b/>
                <w:w w:val="105"/>
              </w:rPr>
              <w:t>leader_bribes</w:t>
            </w:r>
            <w:proofErr w:type="spellEnd"/>
            <w:r w:rsidRPr="001512DD">
              <w:rPr>
                <w:w w:val="105"/>
              </w:rPr>
              <w:t>)</w:t>
            </w:r>
          </w:p>
        </w:tc>
        <w:tc>
          <w:tcPr>
            <w:tcW w:w="2161" w:type="dxa"/>
            <w:tcBorders>
              <w:top w:val="single" w:sz="4" w:space="0" w:color="000000"/>
              <w:left w:val="nil"/>
              <w:bottom w:val="single" w:sz="4" w:space="0" w:color="000000"/>
              <w:right w:val="nil"/>
            </w:tcBorders>
          </w:tcPr>
          <w:p w14:paraId="4A27FA9B" w14:textId="77777777" w:rsidR="001949A5" w:rsidRPr="00F82CC8" w:rsidRDefault="001949A5" w:rsidP="001949A5">
            <w:pPr>
              <w:spacing w:after="0"/>
            </w:pPr>
            <w:r w:rsidRPr="00F82CC8">
              <w:t>1=</w:t>
            </w:r>
            <w:r>
              <w:t>Strongly a</w:t>
            </w:r>
            <w:r w:rsidRPr="00F82CC8">
              <w:t>gree</w:t>
            </w:r>
          </w:p>
          <w:p w14:paraId="7AC5F6A1" w14:textId="77777777" w:rsidR="001949A5" w:rsidRPr="00F82CC8" w:rsidRDefault="001949A5" w:rsidP="001949A5">
            <w:pPr>
              <w:spacing w:after="0"/>
            </w:pPr>
            <w:r w:rsidRPr="00F82CC8">
              <w:t>2=</w:t>
            </w:r>
            <w:r>
              <w:t>A</w:t>
            </w:r>
            <w:r w:rsidRPr="00F82CC8">
              <w:t>gree</w:t>
            </w:r>
          </w:p>
          <w:p w14:paraId="17937507" w14:textId="77777777" w:rsidR="001949A5" w:rsidRPr="00F82CC8" w:rsidRDefault="001949A5" w:rsidP="001949A5">
            <w:pPr>
              <w:spacing w:after="0"/>
            </w:pPr>
            <w:r w:rsidRPr="00F82CC8">
              <w:t>3=</w:t>
            </w:r>
            <w:r>
              <w:t>Neither agree nor disagree</w:t>
            </w:r>
          </w:p>
          <w:p w14:paraId="0EFD4ECF"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F82CC8" w:rsidRDefault="001949A5" w:rsidP="001949A5">
            <w:pPr>
              <w:spacing w:after="0"/>
            </w:pPr>
            <w:r w:rsidRPr="00F82CC8">
              <w:t>5</w:t>
            </w:r>
            <w:r>
              <w:t>=Strongly d</w:t>
            </w:r>
            <w:r w:rsidRPr="00F82CC8">
              <w:t>isagree</w:t>
            </w:r>
          </w:p>
          <w:p w14:paraId="720466AE" w14:textId="77777777" w:rsidR="001949A5" w:rsidRPr="001949A5" w:rsidRDefault="001949A5" w:rsidP="001949A5">
            <w:pPr>
              <w:spacing w:after="0"/>
            </w:pPr>
            <w:r w:rsidRPr="001949A5">
              <w:t>888=Don't know</w:t>
            </w:r>
          </w:p>
          <w:p w14:paraId="2DE40E02"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F82CC8" w:rsidRDefault="001949A5" w:rsidP="001949A5">
            <w:pPr>
              <w:spacing w:after="0"/>
            </w:pPr>
            <w:r w:rsidRPr="00F82CC8">
              <w:t>(Code)</w:t>
            </w:r>
          </w:p>
        </w:tc>
      </w:tr>
      <w:tr w:rsidR="001949A5" w:rsidRPr="00F82CC8" w14:paraId="066A4660"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21E58E28"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7CB205ED" w14:textId="0AF0D6F0" w:rsidR="001949A5" w:rsidRPr="00F82CC8" w:rsidRDefault="001949A5" w:rsidP="001949A5">
            <w:pPr>
              <w:spacing w:after="0"/>
            </w:pPr>
            <w:r w:rsidRPr="001512DD">
              <w:rPr>
                <w:w w:val="105"/>
              </w:rPr>
              <w:t xml:space="preserve">L12. The village leaders/VLC </w:t>
            </w:r>
            <w:proofErr w:type="gramStart"/>
            <w:r w:rsidRPr="001512DD">
              <w:rPr>
                <w:w w:val="105"/>
              </w:rPr>
              <w:t>do</w:t>
            </w:r>
            <w:proofErr w:type="gramEnd"/>
            <w:r w:rsidRPr="001512DD">
              <w:rPr>
                <w:w w:val="105"/>
              </w:rPr>
              <w:t xml:space="preserve"> not act in secret; they are open with the community about their decisions. (</w:t>
            </w:r>
            <w:proofErr w:type="spellStart"/>
            <w:r w:rsidRPr="001512DD">
              <w:rPr>
                <w:b/>
                <w:w w:val="105"/>
              </w:rPr>
              <w:t>leader_transparent</w:t>
            </w:r>
            <w:proofErr w:type="spellEnd"/>
            <w:r w:rsidRPr="001512DD">
              <w:rPr>
                <w:w w:val="105"/>
              </w:rPr>
              <w:t>)</w:t>
            </w:r>
          </w:p>
        </w:tc>
        <w:tc>
          <w:tcPr>
            <w:tcW w:w="2161" w:type="dxa"/>
            <w:tcBorders>
              <w:top w:val="single" w:sz="4" w:space="0" w:color="000000"/>
              <w:left w:val="nil"/>
              <w:bottom w:val="single" w:sz="4" w:space="0" w:color="000000"/>
              <w:right w:val="nil"/>
            </w:tcBorders>
          </w:tcPr>
          <w:p w14:paraId="42AF0B5F" w14:textId="77777777" w:rsidR="001949A5" w:rsidRPr="00F82CC8" w:rsidRDefault="001949A5" w:rsidP="001949A5">
            <w:pPr>
              <w:spacing w:after="0"/>
            </w:pPr>
            <w:r w:rsidRPr="00F82CC8">
              <w:t>1=</w:t>
            </w:r>
            <w:r>
              <w:t>Strongly a</w:t>
            </w:r>
            <w:r w:rsidRPr="00F82CC8">
              <w:t>gree</w:t>
            </w:r>
          </w:p>
          <w:p w14:paraId="505403AB" w14:textId="77777777" w:rsidR="001949A5" w:rsidRPr="00F82CC8" w:rsidRDefault="001949A5" w:rsidP="001949A5">
            <w:pPr>
              <w:spacing w:after="0"/>
            </w:pPr>
            <w:r w:rsidRPr="00F82CC8">
              <w:t>2=</w:t>
            </w:r>
            <w:r>
              <w:t>A</w:t>
            </w:r>
            <w:r w:rsidRPr="00F82CC8">
              <w:t>gree</w:t>
            </w:r>
          </w:p>
          <w:p w14:paraId="421D8DE3" w14:textId="77777777" w:rsidR="001949A5" w:rsidRPr="00F82CC8" w:rsidRDefault="001949A5" w:rsidP="001949A5">
            <w:pPr>
              <w:spacing w:after="0"/>
            </w:pPr>
            <w:r w:rsidRPr="00F82CC8">
              <w:t>3=</w:t>
            </w:r>
            <w:r>
              <w:t>Neither agree nor disagree</w:t>
            </w:r>
          </w:p>
          <w:p w14:paraId="02D92458"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F82CC8" w:rsidRDefault="001949A5" w:rsidP="001949A5">
            <w:pPr>
              <w:spacing w:after="0"/>
            </w:pPr>
            <w:r w:rsidRPr="00F82CC8">
              <w:t>5</w:t>
            </w:r>
            <w:r>
              <w:t>=Strongly d</w:t>
            </w:r>
            <w:r w:rsidRPr="00F82CC8">
              <w:t>isagree</w:t>
            </w:r>
          </w:p>
          <w:p w14:paraId="358A6818" w14:textId="77777777" w:rsidR="001949A5" w:rsidRPr="001949A5" w:rsidRDefault="001949A5" w:rsidP="001949A5">
            <w:pPr>
              <w:spacing w:after="0"/>
            </w:pPr>
            <w:r w:rsidRPr="001949A5">
              <w:t>888=Don't know</w:t>
            </w:r>
          </w:p>
          <w:p w14:paraId="19C83A69"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F82CC8" w:rsidRDefault="001949A5" w:rsidP="001949A5">
            <w:pPr>
              <w:spacing w:after="0"/>
            </w:pPr>
            <w:r w:rsidRPr="00F82CC8">
              <w:t>(Code)</w:t>
            </w:r>
          </w:p>
        </w:tc>
      </w:tr>
      <w:tr w:rsidR="001949A5" w:rsidRPr="00F82CC8" w14:paraId="607CA3BC"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361A77FD"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3E460E0D" w14:textId="54725960" w:rsidR="001949A5" w:rsidRPr="00F82CC8" w:rsidRDefault="001949A5" w:rsidP="001949A5">
            <w:pPr>
              <w:spacing w:after="0"/>
            </w:pPr>
            <w:r w:rsidRPr="001512DD">
              <w:rPr>
                <w:w w:val="105"/>
              </w:rPr>
              <w:t>L13. I feel that rules about land are clear and well-known. (</w:t>
            </w:r>
            <w:proofErr w:type="spellStart"/>
            <w:r w:rsidRPr="001512DD">
              <w:rPr>
                <w:b/>
                <w:w w:val="105"/>
              </w:rPr>
              <w:t>rules_clear</w:t>
            </w:r>
            <w:proofErr w:type="spellEnd"/>
            <w:r w:rsidRPr="001512DD">
              <w:rPr>
                <w:w w:val="105"/>
              </w:rPr>
              <w:t>)</w:t>
            </w:r>
          </w:p>
        </w:tc>
        <w:tc>
          <w:tcPr>
            <w:tcW w:w="2161" w:type="dxa"/>
            <w:tcBorders>
              <w:top w:val="single" w:sz="4" w:space="0" w:color="000000"/>
              <w:left w:val="nil"/>
              <w:bottom w:val="single" w:sz="4" w:space="0" w:color="000000"/>
              <w:right w:val="nil"/>
            </w:tcBorders>
          </w:tcPr>
          <w:p w14:paraId="5220A994" w14:textId="77777777" w:rsidR="001949A5" w:rsidRPr="00F82CC8" w:rsidRDefault="001949A5" w:rsidP="001949A5">
            <w:pPr>
              <w:spacing w:after="0"/>
            </w:pPr>
            <w:r w:rsidRPr="00F82CC8">
              <w:t>1=</w:t>
            </w:r>
            <w:r>
              <w:t>Strongly a</w:t>
            </w:r>
            <w:r w:rsidRPr="00F82CC8">
              <w:t>gree</w:t>
            </w:r>
          </w:p>
          <w:p w14:paraId="4A166FE7" w14:textId="77777777" w:rsidR="001949A5" w:rsidRPr="00F82CC8" w:rsidRDefault="001949A5" w:rsidP="001949A5">
            <w:pPr>
              <w:spacing w:after="0"/>
            </w:pPr>
            <w:r w:rsidRPr="00F82CC8">
              <w:t>2=</w:t>
            </w:r>
            <w:r>
              <w:t>A</w:t>
            </w:r>
            <w:r w:rsidRPr="00F82CC8">
              <w:t>gree</w:t>
            </w:r>
          </w:p>
          <w:p w14:paraId="59CFC24A" w14:textId="77777777" w:rsidR="001949A5" w:rsidRPr="00F82CC8" w:rsidRDefault="001949A5" w:rsidP="001949A5">
            <w:pPr>
              <w:spacing w:after="0"/>
            </w:pPr>
            <w:r w:rsidRPr="00F82CC8">
              <w:t>3=</w:t>
            </w:r>
            <w:r>
              <w:t>Neither agree nor disagree</w:t>
            </w:r>
          </w:p>
          <w:p w14:paraId="125D74C4"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F82CC8" w:rsidRDefault="001949A5" w:rsidP="001949A5">
            <w:pPr>
              <w:spacing w:after="0"/>
            </w:pPr>
            <w:r w:rsidRPr="00F82CC8">
              <w:t>5</w:t>
            </w:r>
            <w:r>
              <w:t>=Strongly d</w:t>
            </w:r>
            <w:r w:rsidRPr="00F82CC8">
              <w:t>isagree</w:t>
            </w:r>
          </w:p>
          <w:p w14:paraId="2EDA5A7A" w14:textId="77777777" w:rsidR="001949A5" w:rsidRPr="001949A5" w:rsidRDefault="001949A5" w:rsidP="001949A5">
            <w:pPr>
              <w:spacing w:after="0"/>
            </w:pPr>
            <w:r w:rsidRPr="001949A5">
              <w:t>888=Don't know</w:t>
            </w:r>
          </w:p>
          <w:p w14:paraId="09CDD463"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F82CC8" w:rsidRDefault="001949A5" w:rsidP="001949A5">
            <w:pPr>
              <w:spacing w:after="0"/>
            </w:pPr>
            <w:r w:rsidRPr="00F82CC8">
              <w:t>(Code)</w:t>
            </w:r>
          </w:p>
        </w:tc>
      </w:tr>
      <w:tr w:rsidR="001949A5" w:rsidRPr="00F82CC8" w14:paraId="08F2044B"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28A25903"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2EA07CD3" w14:textId="41DBADD0" w:rsidR="001949A5" w:rsidRPr="00F82CC8" w:rsidRDefault="001949A5" w:rsidP="001949A5">
            <w:pPr>
              <w:spacing w:after="0"/>
            </w:pPr>
            <w:r w:rsidRPr="001512DD">
              <w:rPr>
                <w:w w:val="105"/>
              </w:rPr>
              <w:t>L14. I feel that decisions about customary land allocation are NOT transparent. (</w:t>
            </w:r>
            <w:proofErr w:type="spellStart"/>
            <w:r w:rsidRPr="001512DD">
              <w:rPr>
                <w:b/>
                <w:w w:val="105"/>
              </w:rPr>
              <w:t>decisions_transparent</w:t>
            </w:r>
            <w:proofErr w:type="spellEnd"/>
            <w:r w:rsidRPr="001512DD">
              <w:rPr>
                <w:w w:val="105"/>
              </w:rPr>
              <w:t>)</w:t>
            </w:r>
          </w:p>
        </w:tc>
        <w:tc>
          <w:tcPr>
            <w:tcW w:w="2161" w:type="dxa"/>
            <w:tcBorders>
              <w:top w:val="single" w:sz="4" w:space="0" w:color="000000"/>
              <w:left w:val="nil"/>
              <w:bottom w:val="single" w:sz="4" w:space="0" w:color="000000"/>
              <w:right w:val="nil"/>
            </w:tcBorders>
          </w:tcPr>
          <w:p w14:paraId="0EC843AF" w14:textId="77777777" w:rsidR="001949A5" w:rsidRPr="00F82CC8" w:rsidRDefault="001949A5" w:rsidP="001949A5">
            <w:pPr>
              <w:spacing w:after="0"/>
            </w:pPr>
            <w:r w:rsidRPr="00F82CC8">
              <w:t>1=</w:t>
            </w:r>
            <w:r>
              <w:t>Strongly a</w:t>
            </w:r>
            <w:r w:rsidRPr="00F82CC8">
              <w:t>gree</w:t>
            </w:r>
          </w:p>
          <w:p w14:paraId="33D950CA" w14:textId="77777777" w:rsidR="001949A5" w:rsidRPr="00F82CC8" w:rsidRDefault="001949A5" w:rsidP="001949A5">
            <w:pPr>
              <w:spacing w:after="0"/>
            </w:pPr>
            <w:r w:rsidRPr="00F82CC8">
              <w:t>2=</w:t>
            </w:r>
            <w:r>
              <w:t>A</w:t>
            </w:r>
            <w:r w:rsidRPr="00F82CC8">
              <w:t>gree</w:t>
            </w:r>
          </w:p>
          <w:p w14:paraId="32FD2269" w14:textId="77777777" w:rsidR="001949A5" w:rsidRPr="00F82CC8" w:rsidRDefault="001949A5" w:rsidP="001949A5">
            <w:pPr>
              <w:spacing w:after="0"/>
            </w:pPr>
            <w:r w:rsidRPr="00F82CC8">
              <w:t>3=</w:t>
            </w:r>
            <w:r>
              <w:t>Neither agree nor disagree</w:t>
            </w:r>
          </w:p>
          <w:p w14:paraId="341DE57F"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F82CC8" w:rsidRDefault="001949A5" w:rsidP="001949A5">
            <w:pPr>
              <w:spacing w:after="0"/>
            </w:pPr>
            <w:r w:rsidRPr="00F82CC8">
              <w:t>5</w:t>
            </w:r>
            <w:r>
              <w:t>=Strongly d</w:t>
            </w:r>
            <w:r w:rsidRPr="00F82CC8">
              <w:t>isagree</w:t>
            </w:r>
          </w:p>
          <w:p w14:paraId="06051D0B" w14:textId="77777777" w:rsidR="001949A5" w:rsidRPr="001949A5" w:rsidRDefault="001949A5" w:rsidP="001949A5">
            <w:pPr>
              <w:spacing w:after="0"/>
            </w:pPr>
            <w:r w:rsidRPr="001949A5">
              <w:t>888=Don't know</w:t>
            </w:r>
          </w:p>
          <w:p w14:paraId="0D37EF37"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F82CC8" w:rsidRDefault="001949A5" w:rsidP="001949A5">
            <w:pPr>
              <w:spacing w:after="0"/>
            </w:pPr>
            <w:r w:rsidRPr="00F82CC8">
              <w:t>(Code)</w:t>
            </w:r>
          </w:p>
        </w:tc>
      </w:tr>
      <w:tr w:rsidR="001949A5" w:rsidRPr="00F82CC8" w14:paraId="4E87D5D7"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479B726F"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2F514B32" w14:textId="23A7DAA8" w:rsidR="001949A5" w:rsidRPr="00F82CC8" w:rsidRDefault="001949A5" w:rsidP="001949A5">
            <w:pPr>
              <w:spacing w:after="0"/>
            </w:pPr>
            <w:r w:rsidRPr="001512DD">
              <w:rPr>
                <w:w w:val="105"/>
              </w:rPr>
              <w:t xml:space="preserve">L15. I feel that decisions about customary land </w:t>
            </w:r>
            <w:r w:rsidRPr="001512DD">
              <w:rPr>
                <w:w w:val="105"/>
              </w:rPr>
              <w:lastRenderedPageBreak/>
              <w:t>allocation are fair. (</w:t>
            </w:r>
            <w:proofErr w:type="spellStart"/>
            <w:r w:rsidRPr="001512DD">
              <w:rPr>
                <w:b/>
                <w:w w:val="105"/>
              </w:rPr>
              <w:t>decisions_fair</w:t>
            </w:r>
            <w:proofErr w:type="spellEnd"/>
            <w:r w:rsidRPr="001512DD">
              <w:rPr>
                <w:w w:val="105"/>
              </w:rPr>
              <w:t>)</w:t>
            </w:r>
          </w:p>
        </w:tc>
        <w:tc>
          <w:tcPr>
            <w:tcW w:w="2161" w:type="dxa"/>
            <w:tcBorders>
              <w:top w:val="single" w:sz="4" w:space="0" w:color="000000"/>
              <w:left w:val="nil"/>
              <w:bottom w:val="single" w:sz="4" w:space="0" w:color="000000"/>
              <w:right w:val="nil"/>
            </w:tcBorders>
          </w:tcPr>
          <w:p w14:paraId="5F8FE91E" w14:textId="77777777" w:rsidR="001949A5" w:rsidRPr="00F82CC8" w:rsidRDefault="001949A5" w:rsidP="001949A5">
            <w:pPr>
              <w:spacing w:after="0"/>
            </w:pPr>
            <w:r w:rsidRPr="00F82CC8">
              <w:lastRenderedPageBreak/>
              <w:t>1=</w:t>
            </w:r>
            <w:r>
              <w:t>Strongly a</w:t>
            </w:r>
            <w:r w:rsidRPr="00F82CC8">
              <w:t>gree</w:t>
            </w:r>
          </w:p>
          <w:p w14:paraId="2EEF1052" w14:textId="77777777" w:rsidR="001949A5" w:rsidRPr="00F82CC8" w:rsidRDefault="001949A5" w:rsidP="001949A5">
            <w:pPr>
              <w:spacing w:after="0"/>
            </w:pPr>
            <w:r w:rsidRPr="00F82CC8">
              <w:lastRenderedPageBreak/>
              <w:t>2=</w:t>
            </w:r>
            <w:r>
              <w:t>A</w:t>
            </w:r>
            <w:r w:rsidRPr="00F82CC8">
              <w:t>gree</w:t>
            </w:r>
          </w:p>
          <w:p w14:paraId="2451ED43" w14:textId="77777777" w:rsidR="001949A5" w:rsidRPr="00F82CC8" w:rsidRDefault="001949A5" w:rsidP="001949A5">
            <w:pPr>
              <w:spacing w:after="0"/>
            </w:pPr>
            <w:r w:rsidRPr="00F82CC8">
              <w:t>3=</w:t>
            </w:r>
            <w:r>
              <w:t>Neither agree nor disagree</w:t>
            </w:r>
          </w:p>
          <w:p w14:paraId="7607E426"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F82CC8" w:rsidRDefault="001949A5" w:rsidP="001949A5">
            <w:pPr>
              <w:spacing w:after="0"/>
            </w:pPr>
            <w:r w:rsidRPr="00F82CC8">
              <w:lastRenderedPageBreak/>
              <w:t>5</w:t>
            </w:r>
            <w:r>
              <w:t>=Strongly d</w:t>
            </w:r>
            <w:r w:rsidRPr="00F82CC8">
              <w:t>isagree</w:t>
            </w:r>
          </w:p>
          <w:p w14:paraId="53792482" w14:textId="77777777" w:rsidR="001949A5" w:rsidRPr="001949A5" w:rsidRDefault="001949A5" w:rsidP="001949A5">
            <w:pPr>
              <w:spacing w:after="0"/>
            </w:pPr>
            <w:r w:rsidRPr="001949A5">
              <w:lastRenderedPageBreak/>
              <w:t>888=Don't know</w:t>
            </w:r>
          </w:p>
          <w:p w14:paraId="697A79C6"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F82CC8" w:rsidRDefault="001949A5" w:rsidP="001949A5">
            <w:pPr>
              <w:spacing w:after="0"/>
            </w:pPr>
            <w:r w:rsidRPr="00F82CC8">
              <w:lastRenderedPageBreak/>
              <w:t>(Code)</w:t>
            </w:r>
          </w:p>
        </w:tc>
      </w:tr>
      <w:tr w:rsidR="001949A5" w:rsidRPr="00F82CC8" w14:paraId="3B649FE7"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4C236E26"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174C2C2F" w14:textId="797C2D8E" w:rsidR="001949A5" w:rsidRPr="00F82CC8" w:rsidRDefault="001949A5" w:rsidP="001949A5">
            <w:pPr>
              <w:spacing w:after="0"/>
            </w:pPr>
            <w:r w:rsidRPr="001512DD">
              <w:rPr>
                <w:w w:val="105"/>
              </w:rPr>
              <w:t>L16. I feel that women have been disadvantaged in decisions about land allocation. (</w:t>
            </w:r>
            <w:proofErr w:type="spellStart"/>
            <w:r w:rsidRPr="001512DD">
              <w:rPr>
                <w:b/>
                <w:w w:val="105"/>
              </w:rPr>
              <w:t>women_status</w:t>
            </w:r>
            <w:proofErr w:type="spellEnd"/>
            <w:r w:rsidRPr="001512DD">
              <w:rPr>
                <w:w w:val="105"/>
              </w:rPr>
              <w:t>)</w:t>
            </w:r>
          </w:p>
        </w:tc>
        <w:tc>
          <w:tcPr>
            <w:tcW w:w="2161" w:type="dxa"/>
            <w:tcBorders>
              <w:top w:val="single" w:sz="4" w:space="0" w:color="000000"/>
              <w:left w:val="nil"/>
              <w:bottom w:val="single" w:sz="4" w:space="0" w:color="000000"/>
              <w:right w:val="nil"/>
            </w:tcBorders>
          </w:tcPr>
          <w:p w14:paraId="3479FDE1" w14:textId="77777777" w:rsidR="001949A5" w:rsidRPr="00F82CC8" w:rsidRDefault="001949A5" w:rsidP="001949A5">
            <w:pPr>
              <w:spacing w:after="0"/>
            </w:pPr>
            <w:r w:rsidRPr="00F82CC8">
              <w:t>1=</w:t>
            </w:r>
            <w:r>
              <w:t>Strongly a</w:t>
            </w:r>
            <w:r w:rsidRPr="00F82CC8">
              <w:t>gree</w:t>
            </w:r>
          </w:p>
          <w:p w14:paraId="470D7D59" w14:textId="77777777" w:rsidR="001949A5" w:rsidRPr="00F82CC8" w:rsidRDefault="001949A5" w:rsidP="001949A5">
            <w:pPr>
              <w:spacing w:after="0"/>
            </w:pPr>
            <w:r w:rsidRPr="00F82CC8">
              <w:t>2=</w:t>
            </w:r>
            <w:r>
              <w:t>A</w:t>
            </w:r>
            <w:r w:rsidRPr="00F82CC8">
              <w:t>gree</w:t>
            </w:r>
          </w:p>
          <w:p w14:paraId="6B8EACA6" w14:textId="77777777" w:rsidR="001949A5" w:rsidRPr="00F82CC8" w:rsidRDefault="001949A5" w:rsidP="001949A5">
            <w:pPr>
              <w:spacing w:after="0"/>
            </w:pPr>
            <w:r w:rsidRPr="00F82CC8">
              <w:t>3=</w:t>
            </w:r>
            <w:r>
              <w:t>Neither agree nor disagree</w:t>
            </w:r>
          </w:p>
          <w:p w14:paraId="5B825D08"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F82CC8" w:rsidRDefault="001949A5" w:rsidP="001949A5">
            <w:pPr>
              <w:spacing w:after="0"/>
            </w:pPr>
            <w:r w:rsidRPr="00F82CC8">
              <w:t>5</w:t>
            </w:r>
            <w:r>
              <w:t>=Strongly d</w:t>
            </w:r>
            <w:r w:rsidRPr="00F82CC8">
              <w:t>isagree</w:t>
            </w:r>
          </w:p>
          <w:p w14:paraId="006BCDED" w14:textId="77777777" w:rsidR="001949A5" w:rsidRPr="001949A5" w:rsidRDefault="001949A5" w:rsidP="001949A5">
            <w:pPr>
              <w:spacing w:after="0"/>
            </w:pPr>
            <w:r w:rsidRPr="001949A5">
              <w:t>888=Don't know</w:t>
            </w:r>
          </w:p>
          <w:p w14:paraId="42C79F57"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F82CC8" w:rsidRDefault="001949A5" w:rsidP="001949A5">
            <w:pPr>
              <w:spacing w:after="0"/>
            </w:pPr>
            <w:r w:rsidRPr="00F82CC8">
              <w:t>(Code)</w:t>
            </w:r>
          </w:p>
        </w:tc>
      </w:tr>
      <w:tr w:rsidR="001949A5" w:rsidRPr="00F82CC8" w14:paraId="293FA72C"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1E57440D"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3C7E915E" w14:textId="2BEC8837" w:rsidR="001949A5" w:rsidRPr="00F82CC8" w:rsidRDefault="001949A5" w:rsidP="001949A5">
            <w:pPr>
              <w:spacing w:after="0"/>
            </w:pPr>
            <w:r w:rsidRPr="001512DD">
              <w:rPr>
                <w:w w:val="105"/>
              </w:rPr>
              <w:t>L17. I feel that elderly people have been disadvantaged in decisions about land allocation. (</w:t>
            </w:r>
            <w:proofErr w:type="spellStart"/>
            <w:r w:rsidRPr="001512DD">
              <w:rPr>
                <w:b/>
                <w:w w:val="105"/>
              </w:rPr>
              <w:t>elderly_status</w:t>
            </w:r>
            <w:proofErr w:type="spellEnd"/>
            <w:r w:rsidRPr="001512DD">
              <w:rPr>
                <w:w w:val="105"/>
              </w:rPr>
              <w:t>)</w:t>
            </w:r>
          </w:p>
        </w:tc>
        <w:tc>
          <w:tcPr>
            <w:tcW w:w="2161" w:type="dxa"/>
            <w:tcBorders>
              <w:top w:val="single" w:sz="4" w:space="0" w:color="000000"/>
              <w:left w:val="nil"/>
              <w:bottom w:val="single" w:sz="4" w:space="0" w:color="000000"/>
              <w:right w:val="nil"/>
            </w:tcBorders>
          </w:tcPr>
          <w:p w14:paraId="198C33A4" w14:textId="77777777" w:rsidR="001949A5" w:rsidRPr="00F82CC8" w:rsidRDefault="001949A5" w:rsidP="001949A5">
            <w:pPr>
              <w:spacing w:after="0"/>
            </w:pPr>
            <w:r w:rsidRPr="00F82CC8">
              <w:t>1=</w:t>
            </w:r>
            <w:r>
              <w:t>Strongly a</w:t>
            </w:r>
            <w:r w:rsidRPr="00F82CC8">
              <w:t>gree</w:t>
            </w:r>
          </w:p>
          <w:p w14:paraId="32A5CA89" w14:textId="77777777" w:rsidR="001949A5" w:rsidRPr="00F82CC8" w:rsidRDefault="001949A5" w:rsidP="001949A5">
            <w:pPr>
              <w:spacing w:after="0"/>
            </w:pPr>
            <w:r w:rsidRPr="00F82CC8">
              <w:t>2=</w:t>
            </w:r>
            <w:r>
              <w:t>A</w:t>
            </w:r>
            <w:r w:rsidRPr="00F82CC8">
              <w:t>gree</w:t>
            </w:r>
          </w:p>
          <w:p w14:paraId="1D57A6D7" w14:textId="77777777" w:rsidR="001949A5" w:rsidRPr="00F82CC8" w:rsidRDefault="001949A5" w:rsidP="001949A5">
            <w:pPr>
              <w:spacing w:after="0"/>
            </w:pPr>
            <w:r w:rsidRPr="00F82CC8">
              <w:t>3=</w:t>
            </w:r>
            <w:r>
              <w:t>Neither agree nor disagree</w:t>
            </w:r>
          </w:p>
          <w:p w14:paraId="46A83B01"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F82CC8" w:rsidRDefault="001949A5" w:rsidP="001949A5">
            <w:pPr>
              <w:spacing w:after="0"/>
            </w:pPr>
            <w:r w:rsidRPr="00F82CC8">
              <w:t>5</w:t>
            </w:r>
            <w:r>
              <w:t>=Strongly d</w:t>
            </w:r>
            <w:r w:rsidRPr="00F82CC8">
              <w:t>isagree</w:t>
            </w:r>
          </w:p>
          <w:p w14:paraId="10D19FCA" w14:textId="77777777" w:rsidR="001949A5" w:rsidRPr="001949A5" w:rsidRDefault="001949A5" w:rsidP="001949A5">
            <w:pPr>
              <w:spacing w:after="0"/>
            </w:pPr>
            <w:r w:rsidRPr="001949A5">
              <w:t>888=Don't know</w:t>
            </w:r>
          </w:p>
          <w:p w14:paraId="54EBB75D"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F82CC8" w:rsidRDefault="001949A5" w:rsidP="001949A5">
            <w:pPr>
              <w:spacing w:after="0"/>
            </w:pPr>
            <w:r w:rsidRPr="00F82CC8">
              <w:t>(Code)</w:t>
            </w:r>
          </w:p>
        </w:tc>
      </w:tr>
      <w:tr w:rsidR="001949A5" w:rsidRPr="00F82CC8" w14:paraId="25088D98"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09FCFACF"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118C56FA" w14:textId="2C32618D" w:rsidR="001949A5" w:rsidRPr="00F82CC8" w:rsidRDefault="001949A5" w:rsidP="001949A5">
            <w:pPr>
              <w:spacing w:after="0"/>
            </w:pPr>
            <w:r w:rsidRPr="001512DD">
              <w:rPr>
                <w:w w:val="105"/>
              </w:rPr>
              <w:t>L18. I feel that poor families have been disadvantaged in decisions about land allocation. (</w:t>
            </w:r>
            <w:proofErr w:type="spellStart"/>
            <w:r w:rsidRPr="001512DD">
              <w:rPr>
                <w:b/>
                <w:w w:val="105"/>
              </w:rPr>
              <w:t>poor_status</w:t>
            </w:r>
            <w:proofErr w:type="spellEnd"/>
            <w:r w:rsidRPr="001512DD">
              <w:rPr>
                <w:w w:val="105"/>
              </w:rPr>
              <w:t>)</w:t>
            </w:r>
          </w:p>
        </w:tc>
        <w:tc>
          <w:tcPr>
            <w:tcW w:w="2161" w:type="dxa"/>
            <w:tcBorders>
              <w:top w:val="single" w:sz="4" w:space="0" w:color="000000"/>
              <w:left w:val="nil"/>
              <w:bottom w:val="single" w:sz="4" w:space="0" w:color="000000"/>
              <w:right w:val="nil"/>
            </w:tcBorders>
          </w:tcPr>
          <w:p w14:paraId="1B652B2F" w14:textId="77777777" w:rsidR="001949A5" w:rsidRPr="00F82CC8" w:rsidRDefault="001949A5" w:rsidP="001949A5">
            <w:pPr>
              <w:spacing w:after="0"/>
            </w:pPr>
            <w:r w:rsidRPr="00F82CC8">
              <w:t>1=</w:t>
            </w:r>
            <w:r>
              <w:t>Strongly a</w:t>
            </w:r>
            <w:r w:rsidRPr="00F82CC8">
              <w:t>gree</w:t>
            </w:r>
          </w:p>
          <w:p w14:paraId="133667AB" w14:textId="77777777" w:rsidR="001949A5" w:rsidRPr="00F82CC8" w:rsidRDefault="001949A5" w:rsidP="001949A5">
            <w:pPr>
              <w:spacing w:after="0"/>
            </w:pPr>
            <w:r w:rsidRPr="00F82CC8">
              <w:t>2=</w:t>
            </w:r>
            <w:r>
              <w:t>A</w:t>
            </w:r>
            <w:r w:rsidRPr="00F82CC8">
              <w:t>gree</w:t>
            </w:r>
          </w:p>
          <w:p w14:paraId="2933CA70" w14:textId="77777777" w:rsidR="001949A5" w:rsidRPr="00F82CC8" w:rsidRDefault="001949A5" w:rsidP="001949A5">
            <w:pPr>
              <w:spacing w:after="0"/>
            </w:pPr>
            <w:r w:rsidRPr="00F82CC8">
              <w:t>3=</w:t>
            </w:r>
            <w:r>
              <w:t>Neither agree nor disagree</w:t>
            </w:r>
          </w:p>
          <w:p w14:paraId="42E9F0D2"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23C882BB" w14:textId="77777777" w:rsidR="001949A5" w:rsidRPr="00F82CC8" w:rsidRDefault="001949A5" w:rsidP="001949A5">
            <w:pPr>
              <w:spacing w:after="0"/>
            </w:pPr>
            <w:r w:rsidRPr="00F82CC8">
              <w:t>5</w:t>
            </w:r>
            <w:r>
              <w:t>=Strongly d</w:t>
            </w:r>
            <w:r w:rsidRPr="00F82CC8">
              <w:t>isagree</w:t>
            </w:r>
          </w:p>
          <w:p w14:paraId="5E4BFCA0" w14:textId="77777777" w:rsidR="001949A5" w:rsidRPr="001949A5" w:rsidRDefault="001949A5" w:rsidP="001949A5">
            <w:pPr>
              <w:spacing w:after="0"/>
            </w:pPr>
            <w:r w:rsidRPr="001949A5">
              <w:t>888=Don't know</w:t>
            </w:r>
          </w:p>
          <w:p w14:paraId="242764E9"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1949A5" w:rsidRPr="00F82CC8" w:rsidRDefault="001949A5" w:rsidP="001949A5">
            <w:pPr>
              <w:spacing w:after="0"/>
            </w:pPr>
            <w:r w:rsidRPr="00F82CC8">
              <w:t>(Code)</w:t>
            </w:r>
          </w:p>
        </w:tc>
      </w:tr>
      <w:tr w:rsidR="001949A5" w:rsidRPr="00F82CC8" w14:paraId="0D54CCEC"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542CC0CE"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79EAAC69" w14:textId="23D52136" w:rsidR="001949A5" w:rsidRPr="00F82CC8" w:rsidRDefault="001949A5" w:rsidP="001949A5">
            <w:pPr>
              <w:spacing w:after="0"/>
            </w:pPr>
            <w:r w:rsidRPr="001512DD">
              <w:rPr>
                <w:w w:val="105"/>
              </w:rPr>
              <w:t>L19. I feel that households that do not share the tribe of the headman have been disadvantaged in decisions about land allocation. (</w:t>
            </w:r>
            <w:proofErr w:type="spellStart"/>
            <w:r w:rsidRPr="001512DD">
              <w:rPr>
                <w:b/>
                <w:w w:val="105"/>
              </w:rPr>
              <w:t>tribe_status</w:t>
            </w:r>
            <w:proofErr w:type="spellEnd"/>
            <w:r w:rsidRPr="001512DD">
              <w:rPr>
                <w:w w:val="105"/>
              </w:rPr>
              <w:t>)</w:t>
            </w:r>
          </w:p>
        </w:tc>
        <w:tc>
          <w:tcPr>
            <w:tcW w:w="2161" w:type="dxa"/>
            <w:tcBorders>
              <w:top w:val="single" w:sz="4" w:space="0" w:color="000000"/>
              <w:left w:val="nil"/>
              <w:bottom w:val="single" w:sz="4" w:space="0" w:color="000000"/>
              <w:right w:val="nil"/>
            </w:tcBorders>
          </w:tcPr>
          <w:p w14:paraId="5B88707F" w14:textId="77777777" w:rsidR="001949A5" w:rsidRPr="00F82CC8" w:rsidRDefault="001949A5" w:rsidP="001949A5">
            <w:pPr>
              <w:spacing w:after="0"/>
            </w:pPr>
            <w:r w:rsidRPr="00F82CC8">
              <w:t>1=</w:t>
            </w:r>
            <w:r>
              <w:t>Strongly a</w:t>
            </w:r>
            <w:r w:rsidRPr="00F82CC8">
              <w:t>gree</w:t>
            </w:r>
          </w:p>
          <w:p w14:paraId="1C50A190" w14:textId="77777777" w:rsidR="001949A5" w:rsidRPr="00F82CC8" w:rsidRDefault="001949A5" w:rsidP="001949A5">
            <w:pPr>
              <w:spacing w:after="0"/>
            </w:pPr>
            <w:r w:rsidRPr="00F82CC8">
              <w:t>2=</w:t>
            </w:r>
            <w:r>
              <w:t>A</w:t>
            </w:r>
            <w:r w:rsidRPr="00F82CC8">
              <w:t>gree</w:t>
            </w:r>
          </w:p>
          <w:p w14:paraId="5C52DA97" w14:textId="77777777" w:rsidR="001949A5" w:rsidRPr="00F82CC8" w:rsidRDefault="001949A5" w:rsidP="001949A5">
            <w:pPr>
              <w:spacing w:after="0"/>
            </w:pPr>
            <w:r w:rsidRPr="00F82CC8">
              <w:t>3=</w:t>
            </w:r>
            <w:r>
              <w:t>Neither agree nor disagree</w:t>
            </w:r>
          </w:p>
          <w:p w14:paraId="7198C56B"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0CDA8FA9" w14:textId="77777777" w:rsidR="001949A5" w:rsidRPr="00F82CC8" w:rsidRDefault="001949A5" w:rsidP="001949A5">
            <w:pPr>
              <w:spacing w:after="0"/>
            </w:pPr>
            <w:r w:rsidRPr="00F82CC8">
              <w:t>5</w:t>
            </w:r>
            <w:r>
              <w:t>=Strongly d</w:t>
            </w:r>
            <w:r w:rsidRPr="00F82CC8">
              <w:t>isagree</w:t>
            </w:r>
          </w:p>
          <w:p w14:paraId="37C60E8D" w14:textId="77777777" w:rsidR="001949A5" w:rsidRPr="001949A5" w:rsidRDefault="001949A5" w:rsidP="001949A5">
            <w:pPr>
              <w:spacing w:after="0"/>
            </w:pPr>
            <w:r w:rsidRPr="001949A5">
              <w:t>888=Don't know</w:t>
            </w:r>
          </w:p>
          <w:p w14:paraId="44290DFD"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1949A5" w:rsidRPr="00F82CC8" w:rsidRDefault="001949A5" w:rsidP="001949A5">
            <w:pPr>
              <w:spacing w:after="0"/>
            </w:pPr>
            <w:r w:rsidRPr="00F82CC8">
              <w:t>(Code)</w:t>
            </w:r>
          </w:p>
        </w:tc>
      </w:tr>
      <w:tr w:rsidR="001949A5" w:rsidRPr="00F82CC8" w14:paraId="7FE2F0EA"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0946389A"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0422FD5D" w14:textId="4267D6EE" w:rsidR="001949A5" w:rsidRPr="00F82CC8" w:rsidRDefault="001949A5" w:rsidP="001949A5">
            <w:pPr>
              <w:spacing w:after="0"/>
            </w:pPr>
            <w:r w:rsidRPr="001512DD">
              <w:rPr>
                <w:w w:val="105"/>
              </w:rPr>
              <w:t>L20. I feel that our village leaders are accountable for the land allocation decisions they make. (</w:t>
            </w:r>
            <w:proofErr w:type="spellStart"/>
            <w:r w:rsidRPr="001512DD">
              <w:rPr>
                <w:b/>
                <w:w w:val="105"/>
              </w:rPr>
              <w:t>leaders_accountable</w:t>
            </w:r>
            <w:proofErr w:type="spellEnd"/>
            <w:r w:rsidRPr="001512DD">
              <w:rPr>
                <w:w w:val="105"/>
              </w:rPr>
              <w:t>)</w:t>
            </w:r>
          </w:p>
        </w:tc>
        <w:tc>
          <w:tcPr>
            <w:tcW w:w="2161" w:type="dxa"/>
            <w:tcBorders>
              <w:top w:val="single" w:sz="4" w:space="0" w:color="000000"/>
              <w:left w:val="nil"/>
              <w:bottom w:val="single" w:sz="4" w:space="0" w:color="000000"/>
              <w:right w:val="nil"/>
            </w:tcBorders>
          </w:tcPr>
          <w:p w14:paraId="3067C9A8" w14:textId="77777777" w:rsidR="001949A5" w:rsidRPr="00F82CC8" w:rsidRDefault="001949A5" w:rsidP="001949A5">
            <w:pPr>
              <w:spacing w:after="0"/>
            </w:pPr>
            <w:r w:rsidRPr="00F82CC8">
              <w:t>1=</w:t>
            </w:r>
            <w:r>
              <w:t>Strongly a</w:t>
            </w:r>
            <w:r w:rsidRPr="00F82CC8">
              <w:t>gree</w:t>
            </w:r>
          </w:p>
          <w:p w14:paraId="18AFEC7A" w14:textId="77777777" w:rsidR="001949A5" w:rsidRPr="00F82CC8" w:rsidRDefault="001949A5" w:rsidP="001949A5">
            <w:pPr>
              <w:spacing w:after="0"/>
            </w:pPr>
            <w:r w:rsidRPr="00F82CC8">
              <w:t>2=</w:t>
            </w:r>
            <w:r>
              <w:t>A</w:t>
            </w:r>
            <w:r w:rsidRPr="00F82CC8">
              <w:t>gree</w:t>
            </w:r>
          </w:p>
          <w:p w14:paraId="300FD1DF" w14:textId="77777777" w:rsidR="001949A5" w:rsidRPr="00F82CC8" w:rsidRDefault="001949A5" w:rsidP="001949A5">
            <w:pPr>
              <w:spacing w:after="0"/>
            </w:pPr>
            <w:r w:rsidRPr="00F82CC8">
              <w:t>3=</w:t>
            </w:r>
            <w:r>
              <w:t>Neither agree nor disagree</w:t>
            </w:r>
          </w:p>
          <w:p w14:paraId="69F331C6" w14:textId="77777777"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31C969FF" w14:textId="77777777" w:rsidR="001949A5" w:rsidRPr="00F82CC8" w:rsidRDefault="001949A5" w:rsidP="001949A5">
            <w:pPr>
              <w:spacing w:after="0"/>
            </w:pPr>
            <w:r w:rsidRPr="00F82CC8">
              <w:t>5</w:t>
            </w:r>
            <w:r>
              <w:t>=Strongly d</w:t>
            </w:r>
            <w:r w:rsidRPr="00F82CC8">
              <w:t>isagree</w:t>
            </w:r>
          </w:p>
          <w:p w14:paraId="16F43926" w14:textId="77777777" w:rsidR="001949A5" w:rsidRPr="001949A5" w:rsidRDefault="001949A5" w:rsidP="001949A5">
            <w:pPr>
              <w:spacing w:after="0"/>
            </w:pPr>
            <w:r w:rsidRPr="001949A5">
              <w:t>888=Don't know</w:t>
            </w:r>
          </w:p>
          <w:p w14:paraId="324134A8" w14:textId="77777777"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1949A5" w:rsidRPr="00F82CC8" w:rsidRDefault="001949A5" w:rsidP="001949A5">
            <w:pPr>
              <w:spacing w:after="0"/>
            </w:pPr>
            <w:r w:rsidRPr="00F82CC8">
              <w:t>(Code)</w:t>
            </w:r>
          </w:p>
        </w:tc>
      </w:tr>
      <w:tr w:rsidR="001949A5" w:rsidRPr="00F82CC8" w14:paraId="0E1DC35B" w14:textId="77777777" w:rsidTr="001949A5">
        <w:trPr>
          <w:trHeight w:val="20"/>
        </w:trPr>
        <w:tc>
          <w:tcPr>
            <w:tcW w:w="350" w:type="dxa"/>
            <w:tcBorders>
              <w:top w:val="single" w:sz="4" w:space="0" w:color="auto"/>
              <w:left w:val="single" w:sz="4" w:space="0" w:color="auto"/>
              <w:bottom w:val="single" w:sz="4" w:space="0" w:color="auto"/>
              <w:right w:val="single" w:sz="4" w:space="0" w:color="auto"/>
            </w:tcBorders>
          </w:tcPr>
          <w:p w14:paraId="4552BE26" w14:textId="77777777" w:rsidR="001949A5" w:rsidRPr="00F82CC8" w:rsidRDefault="001949A5" w:rsidP="001949A5">
            <w:pPr>
              <w:spacing w:after="0"/>
              <w:rPr>
                <w:w w:val="105"/>
              </w:rPr>
            </w:pPr>
          </w:p>
        </w:tc>
        <w:tc>
          <w:tcPr>
            <w:tcW w:w="4691" w:type="dxa"/>
            <w:tcBorders>
              <w:top w:val="single" w:sz="4" w:space="0" w:color="000000"/>
              <w:left w:val="single" w:sz="4" w:space="0" w:color="auto"/>
              <w:bottom w:val="single" w:sz="4" w:space="0" w:color="000000"/>
              <w:right w:val="nil"/>
            </w:tcBorders>
          </w:tcPr>
          <w:p w14:paraId="1255977E" w14:textId="7BEACF96" w:rsidR="001949A5" w:rsidRPr="001512DD" w:rsidRDefault="001949A5" w:rsidP="001949A5">
            <w:pPr>
              <w:spacing w:after="0"/>
              <w:rPr>
                <w:w w:val="105"/>
              </w:rPr>
            </w:pPr>
            <w:r w:rsidRPr="001512DD">
              <w:rPr>
                <w:w w:val="105"/>
              </w:rPr>
              <w:t xml:space="preserve">L21. If I have a land dispute, I feel confident </w:t>
            </w:r>
            <w:r>
              <w:rPr>
                <w:w w:val="105"/>
              </w:rPr>
              <w:t xml:space="preserve">that </w:t>
            </w:r>
            <w:r w:rsidRPr="001512DD">
              <w:rPr>
                <w:w w:val="105"/>
              </w:rPr>
              <w:t>the chief will enforce my land rights.</w:t>
            </w:r>
          </w:p>
        </w:tc>
        <w:tc>
          <w:tcPr>
            <w:tcW w:w="2161" w:type="dxa"/>
            <w:tcBorders>
              <w:top w:val="single" w:sz="4" w:space="0" w:color="000000"/>
              <w:left w:val="nil"/>
              <w:bottom w:val="single" w:sz="4" w:space="0" w:color="000000"/>
              <w:right w:val="nil"/>
            </w:tcBorders>
          </w:tcPr>
          <w:p w14:paraId="4B573E03" w14:textId="77777777" w:rsidR="001949A5" w:rsidRPr="00F82CC8" w:rsidRDefault="001949A5" w:rsidP="001949A5">
            <w:pPr>
              <w:spacing w:after="0"/>
            </w:pPr>
            <w:r w:rsidRPr="00F82CC8">
              <w:t>1=</w:t>
            </w:r>
            <w:r>
              <w:t>Strongly a</w:t>
            </w:r>
            <w:r w:rsidRPr="00F82CC8">
              <w:t>gree</w:t>
            </w:r>
          </w:p>
          <w:p w14:paraId="6CF2E0A3" w14:textId="77777777" w:rsidR="001949A5" w:rsidRPr="00F82CC8" w:rsidRDefault="001949A5" w:rsidP="001949A5">
            <w:pPr>
              <w:spacing w:after="0"/>
            </w:pPr>
            <w:r w:rsidRPr="00F82CC8">
              <w:t>2=</w:t>
            </w:r>
            <w:r>
              <w:t>A</w:t>
            </w:r>
            <w:r w:rsidRPr="00F82CC8">
              <w:t>gree</w:t>
            </w:r>
          </w:p>
          <w:p w14:paraId="3CA0CE77" w14:textId="77777777" w:rsidR="001949A5" w:rsidRPr="00F82CC8" w:rsidRDefault="001949A5" w:rsidP="001949A5">
            <w:pPr>
              <w:spacing w:after="0"/>
            </w:pPr>
            <w:r w:rsidRPr="00F82CC8">
              <w:t>3=</w:t>
            </w:r>
            <w:r>
              <w:t>Neither agree nor disagree</w:t>
            </w:r>
          </w:p>
          <w:p w14:paraId="6419FBE5" w14:textId="001D91D0" w:rsidR="001949A5" w:rsidRPr="00F82CC8" w:rsidRDefault="001949A5" w:rsidP="001949A5">
            <w:pPr>
              <w:spacing w:after="0"/>
            </w:pPr>
            <w:r w:rsidRPr="00F82CC8">
              <w:t>4=</w:t>
            </w:r>
            <w:r>
              <w:t>D</w:t>
            </w:r>
            <w:r w:rsidRPr="00F82CC8">
              <w:t>isagree</w:t>
            </w:r>
          </w:p>
        </w:tc>
        <w:tc>
          <w:tcPr>
            <w:tcW w:w="2167" w:type="dxa"/>
            <w:tcBorders>
              <w:top w:val="single" w:sz="4" w:space="0" w:color="000000"/>
              <w:left w:val="nil"/>
              <w:bottom w:val="single" w:sz="4" w:space="0" w:color="000000"/>
              <w:right w:val="single" w:sz="18" w:space="0" w:color="auto"/>
            </w:tcBorders>
          </w:tcPr>
          <w:p w14:paraId="096F7F3B" w14:textId="77777777" w:rsidR="001949A5" w:rsidRPr="00F82CC8" w:rsidRDefault="001949A5" w:rsidP="001949A5">
            <w:pPr>
              <w:spacing w:after="0"/>
            </w:pPr>
            <w:r w:rsidRPr="00F82CC8">
              <w:t>5</w:t>
            </w:r>
            <w:r>
              <w:t>=Strongly d</w:t>
            </w:r>
            <w:r w:rsidRPr="00F82CC8">
              <w:t>isagree</w:t>
            </w:r>
          </w:p>
          <w:p w14:paraId="1570A36C" w14:textId="77777777" w:rsidR="001949A5" w:rsidRPr="001949A5" w:rsidRDefault="001949A5" w:rsidP="001949A5">
            <w:pPr>
              <w:spacing w:after="0"/>
            </w:pPr>
            <w:r w:rsidRPr="001949A5">
              <w:t>888=Don't know</w:t>
            </w:r>
          </w:p>
          <w:p w14:paraId="53E16BB6" w14:textId="1D3A35CD" w:rsidR="001949A5" w:rsidRPr="00F82CC8" w:rsidRDefault="001949A5" w:rsidP="001949A5">
            <w:pPr>
              <w:spacing w:after="0"/>
            </w:pPr>
            <w:r w:rsidRPr="001949A5">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1949A5" w:rsidRPr="00F82CC8" w:rsidRDefault="001949A5" w:rsidP="001949A5">
            <w:pPr>
              <w:spacing w:after="0"/>
            </w:pPr>
          </w:p>
        </w:tc>
      </w:tr>
    </w:tbl>
    <w:p w14:paraId="4035FEB2" w14:textId="77777777" w:rsidR="001949A5" w:rsidRDefault="001949A5"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7278DA4A" w14:textId="72D8A42B" w:rsidR="001949A5"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1512DD">
        <w:rPr>
          <w:rFonts w:asciiTheme="minorHAnsi" w:eastAsia="Times New Roman" w:hAnsiTheme="minorHAnsi"/>
          <w:sz w:val="22"/>
          <w:szCs w:val="22"/>
          <w:lang w:eastAsia="zh-CN"/>
        </w:rPr>
        <w:t xml:space="preserve">Now I am going to read some statements about </w:t>
      </w:r>
      <w:r>
        <w:rPr>
          <w:rFonts w:asciiTheme="minorHAnsi" w:eastAsia="Times New Roman" w:hAnsiTheme="minorHAnsi"/>
          <w:sz w:val="22"/>
          <w:szCs w:val="22"/>
          <w:lang w:eastAsia="zh-CN"/>
        </w:rPr>
        <w:t>forest</w:t>
      </w:r>
      <w:r w:rsidRPr="001512DD">
        <w:rPr>
          <w:rFonts w:asciiTheme="minorHAnsi" w:eastAsia="Times New Roman" w:hAnsiTheme="minorHAnsi"/>
          <w:sz w:val="22"/>
          <w:szCs w:val="22"/>
          <w:lang w:eastAsia="zh-CN"/>
        </w:rPr>
        <w:t xml:space="preserve"> management in your village. Please tell me how much you agree or disagree.</w:t>
      </w:r>
    </w:p>
    <w:tbl>
      <w:tblPr>
        <w:tblW w:w="10090" w:type="dxa"/>
        <w:tblInd w:w="-5" w:type="dxa"/>
        <w:tblLayout w:type="fixed"/>
        <w:tblCellMar>
          <w:left w:w="0" w:type="dxa"/>
          <w:right w:w="0" w:type="dxa"/>
        </w:tblCellMar>
        <w:tblLook w:val="0000" w:firstRow="0" w:lastRow="0" w:firstColumn="0" w:lastColumn="0" w:noHBand="0" w:noVBand="0"/>
      </w:tblPr>
      <w:tblGrid>
        <w:gridCol w:w="350"/>
        <w:gridCol w:w="9"/>
        <w:gridCol w:w="4681"/>
        <w:gridCol w:w="2160"/>
        <w:gridCol w:w="2158"/>
        <w:gridCol w:w="8"/>
        <w:gridCol w:w="714"/>
        <w:gridCol w:w="10"/>
      </w:tblGrid>
      <w:tr w:rsidR="002360AB" w:rsidRPr="00F82CC8" w14:paraId="71330783" w14:textId="77777777" w:rsidTr="002360AB">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14E5CA8" w14:textId="77777777" w:rsidR="002360AB" w:rsidRPr="006F4E6D"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64593EB" w14:textId="36691C79" w:rsidR="002360AB" w:rsidRPr="006F4E6D" w:rsidRDefault="002360AB" w:rsidP="008250E0">
            <w:pPr>
              <w:spacing w:after="0"/>
              <w:rPr>
                <w:color w:val="000000"/>
              </w:rPr>
            </w:pPr>
            <w:r w:rsidRPr="001512DD">
              <w:rPr>
                <w:bCs/>
              </w:rPr>
              <w:t>How satisfied are you with the current Forest Management Committee leadership?</w:t>
            </w:r>
          </w:p>
        </w:tc>
        <w:tc>
          <w:tcPr>
            <w:tcW w:w="4318" w:type="dxa"/>
            <w:gridSpan w:val="2"/>
            <w:tcBorders>
              <w:top w:val="single" w:sz="4" w:space="0" w:color="000000"/>
              <w:bottom w:val="single" w:sz="4" w:space="0" w:color="000000"/>
              <w:right w:val="single" w:sz="18" w:space="0" w:color="000000"/>
            </w:tcBorders>
          </w:tcPr>
          <w:p w14:paraId="06484DA8" w14:textId="77777777" w:rsidR="002360AB" w:rsidRDefault="002360AB" w:rsidP="008250E0">
            <w:pPr>
              <w:spacing w:after="0"/>
              <w:rPr>
                <w:rFonts w:cs="Times New Roman"/>
                <w:w w:val="105"/>
              </w:rPr>
            </w:pPr>
            <w:r>
              <w:rPr>
                <w:rFonts w:cs="Times New Roman"/>
                <w:w w:val="105"/>
              </w:rPr>
              <w:t>1=Very satisfied</w:t>
            </w:r>
          </w:p>
          <w:p w14:paraId="1ED7CAC0" w14:textId="77777777" w:rsidR="002360AB" w:rsidRPr="006F4E6D" w:rsidRDefault="002360AB" w:rsidP="008250E0">
            <w:pPr>
              <w:spacing w:after="0"/>
              <w:rPr>
                <w:rFonts w:cs="Times New Roman"/>
                <w:w w:val="105"/>
              </w:rPr>
            </w:pPr>
            <w:r>
              <w:rPr>
                <w:rFonts w:cs="Times New Roman"/>
                <w:w w:val="105"/>
              </w:rPr>
              <w:t>2=Satisfied</w:t>
            </w:r>
          </w:p>
          <w:p w14:paraId="5789DB60" w14:textId="77777777" w:rsidR="002360AB" w:rsidRPr="006F4E6D" w:rsidRDefault="002360AB" w:rsidP="008250E0">
            <w:pPr>
              <w:spacing w:after="0"/>
              <w:rPr>
                <w:rFonts w:cs="Times New Roman"/>
                <w:w w:val="105"/>
              </w:rPr>
            </w:pPr>
            <w:r>
              <w:rPr>
                <w:rFonts w:cs="Times New Roman"/>
                <w:w w:val="105"/>
              </w:rPr>
              <w:t>3=Neutral</w:t>
            </w:r>
          </w:p>
          <w:p w14:paraId="5EB1D17B" w14:textId="77777777" w:rsidR="002360AB" w:rsidRPr="006F4E6D" w:rsidRDefault="002360AB" w:rsidP="008250E0">
            <w:pPr>
              <w:spacing w:after="0"/>
              <w:rPr>
                <w:rFonts w:cs="Times New Roman"/>
                <w:w w:val="105"/>
              </w:rPr>
            </w:pPr>
            <w:r>
              <w:rPr>
                <w:rFonts w:cs="Times New Roman"/>
                <w:w w:val="105"/>
              </w:rPr>
              <w:lastRenderedPageBreak/>
              <w:t>4=Dissatisfied</w:t>
            </w:r>
          </w:p>
          <w:p w14:paraId="66BE5331" w14:textId="77777777" w:rsidR="002360AB" w:rsidRPr="006F4E6D" w:rsidRDefault="002360AB" w:rsidP="008250E0">
            <w:pPr>
              <w:spacing w:after="0"/>
              <w:rPr>
                <w:rFonts w:cs="Times New Roman"/>
                <w:w w:val="105"/>
              </w:rPr>
            </w:pPr>
            <w:r>
              <w:rPr>
                <w:rFonts w:cs="Times New Roman"/>
                <w:w w:val="105"/>
              </w:rPr>
              <w:t>5=Very dissatisfied</w:t>
            </w:r>
          </w:p>
          <w:p w14:paraId="2E8A7424" w14:textId="77777777" w:rsidR="002360AB" w:rsidRPr="006F4E6D" w:rsidRDefault="002360AB" w:rsidP="008250E0">
            <w:pPr>
              <w:spacing w:after="0"/>
              <w:rPr>
                <w:rFonts w:cs="Times New Roman"/>
                <w:i/>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0964DCA" w14:textId="77777777" w:rsidR="002360AB" w:rsidRPr="006F4E6D" w:rsidRDefault="002360AB" w:rsidP="008250E0">
            <w:pPr>
              <w:spacing w:after="0"/>
              <w:rPr>
                <w:rFonts w:eastAsia="Calibri" w:cs="Times New Roman"/>
                <w:i/>
                <w:color w:val="A6A6A6"/>
              </w:rPr>
            </w:pPr>
            <w:r w:rsidRPr="006F4E6D">
              <w:rPr>
                <w:rFonts w:eastAsia="Calibri" w:cs="Times New Roman"/>
                <w:i/>
                <w:color w:val="A6A6A6"/>
              </w:rPr>
              <w:lastRenderedPageBreak/>
              <w:t>(Code)</w:t>
            </w:r>
          </w:p>
        </w:tc>
      </w:tr>
      <w:tr w:rsidR="002360AB" w:rsidRPr="00F82CC8" w14:paraId="611739A0" w14:textId="77777777" w:rsidTr="002360AB">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B6D2A7" w14:textId="77777777" w:rsidR="002360AB" w:rsidRPr="002360AB"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CBC202B" w14:textId="57602FF4" w:rsidR="002360AB" w:rsidRPr="002360AB" w:rsidRDefault="002360AB" w:rsidP="008250E0">
            <w:pPr>
              <w:spacing w:after="0"/>
              <w:rPr>
                <w:bCs/>
              </w:rPr>
            </w:pPr>
            <w:r w:rsidRPr="001512DD">
              <w:rPr>
                <w:bCs/>
              </w:rPr>
              <w:t>Did you or any other household members participate in electing the current Forest Management Committee?</w:t>
            </w:r>
          </w:p>
        </w:tc>
        <w:tc>
          <w:tcPr>
            <w:tcW w:w="4318" w:type="dxa"/>
            <w:gridSpan w:val="2"/>
            <w:tcBorders>
              <w:top w:val="single" w:sz="4" w:space="0" w:color="000000"/>
              <w:bottom w:val="single" w:sz="4" w:space="0" w:color="000000"/>
              <w:right w:val="single" w:sz="18" w:space="0" w:color="000000"/>
            </w:tcBorders>
          </w:tcPr>
          <w:p w14:paraId="682AE0BE" w14:textId="77777777" w:rsidR="002360AB" w:rsidRPr="002360AB" w:rsidRDefault="002360AB" w:rsidP="008250E0">
            <w:pPr>
              <w:spacing w:after="0"/>
              <w:rPr>
                <w:rFonts w:cs="Times New Roman"/>
                <w:w w:val="105"/>
              </w:rPr>
            </w:pPr>
            <w:r w:rsidRPr="002360AB">
              <w:rPr>
                <w:rFonts w:cs="Times New Roman"/>
                <w:w w:val="105"/>
              </w:rPr>
              <w:t>1=No</w:t>
            </w:r>
          </w:p>
          <w:p w14:paraId="4FFCD208" w14:textId="77777777" w:rsidR="002360AB" w:rsidRPr="002360AB" w:rsidRDefault="002360AB" w:rsidP="008250E0">
            <w:pPr>
              <w:spacing w:after="0"/>
              <w:rPr>
                <w:rFonts w:cs="Times New Roman"/>
                <w:w w:val="105"/>
              </w:rPr>
            </w:pPr>
            <w:r w:rsidRPr="002360AB">
              <w:rPr>
                <w:rFonts w:cs="Times New Roman"/>
                <w:w w:val="105"/>
              </w:rPr>
              <w:t>2=Yes</w:t>
            </w:r>
            <w:r w:rsidRPr="002360AB" w:rsidDel="00226116">
              <w:rPr>
                <w:rFonts w:cs="Times New Roman"/>
                <w:w w:val="105"/>
              </w:rPr>
              <w:t xml:space="preserve"> </w:t>
            </w:r>
          </w:p>
          <w:p w14:paraId="31126429" w14:textId="77777777" w:rsidR="002360AB" w:rsidRPr="002360AB" w:rsidRDefault="002360AB" w:rsidP="008250E0">
            <w:pPr>
              <w:spacing w:after="0"/>
              <w:rPr>
                <w:rFonts w:cs="Times New Roman"/>
                <w:w w:val="105"/>
              </w:rPr>
            </w:pPr>
            <w:r w:rsidRPr="002360AB">
              <w:rPr>
                <w:rFonts w:cs="Times New Roman"/>
                <w:w w:val="105"/>
              </w:rPr>
              <w:t>888=Don’t know</w:t>
            </w:r>
          </w:p>
          <w:p w14:paraId="299937E9" w14:textId="77777777" w:rsidR="002360AB" w:rsidRPr="002360AB" w:rsidRDefault="002360AB" w:rsidP="008250E0">
            <w:pPr>
              <w:spacing w:after="0"/>
              <w:rPr>
                <w:rFonts w:cs="Times New Roman"/>
                <w:w w:val="105"/>
              </w:rPr>
            </w:pPr>
            <w:r w:rsidRPr="002360AB">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602B644" w14:textId="77777777" w:rsidR="002360AB" w:rsidRPr="006F4E6D" w:rsidRDefault="002360AB" w:rsidP="008250E0">
            <w:pPr>
              <w:spacing w:after="0"/>
              <w:rPr>
                <w:rFonts w:eastAsia="Calibri" w:cs="Times New Roman"/>
                <w:i/>
                <w:color w:val="A6A6A6"/>
              </w:rPr>
            </w:pPr>
            <w:r w:rsidRPr="006F4E6D">
              <w:rPr>
                <w:rFonts w:eastAsia="Calibri" w:cs="Times New Roman"/>
                <w:i/>
                <w:color w:val="A6A6A6"/>
              </w:rPr>
              <w:t>(Code)</w:t>
            </w:r>
          </w:p>
        </w:tc>
      </w:tr>
      <w:tr w:rsidR="002360AB" w:rsidRPr="00F82CC8" w14:paraId="747BC199" w14:textId="77777777" w:rsidTr="002360AB">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E54161" w14:textId="77777777" w:rsidR="002360AB" w:rsidRPr="006F4E6D"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20A0DF0" w14:textId="2D1F4292" w:rsidR="002360AB" w:rsidRPr="002360AB" w:rsidRDefault="002360AB" w:rsidP="008250E0">
            <w:pPr>
              <w:spacing w:after="0"/>
              <w:rPr>
                <w:bCs/>
              </w:rPr>
            </w:pPr>
            <w:r w:rsidRPr="001512DD">
              <w:rPr>
                <w:bCs/>
              </w:rPr>
              <w:t>How satisfied are you with the way Forest Management Committee members are elected?</w:t>
            </w:r>
          </w:p>
        </w:tc>
        <w:tc>
          <w:tcPr>
            <w:tcW w:w="4318" w:type="dxa"/>
            <w:gridSpan w:val="2"/>
            <w:tcBorders>
              <w:top w:val="single" w:sz="4" w:space="0" w:color="000000"/>
              <w:bottom w:val="single" w:sz="4" w:space="0" w:color="000000"/>
              <w:right w:val="single" w:sz="18" w:space="0" w:color="000000"/>
            </w:tcBorders>
          </w:tcPr>
          <w:p w14:paraId="16C59904" w14:textId="77777777" w:rsidR="002360AB" w:rsidRDefault="002360AB" w:rsidP="008250E0">
            <w:pPr>
              <w:spacing w:after="0"/>
              <w:rPr>
                <w:rFonts w:cs="Times New Roman"/>
                <w:w w:val="105"/>
              </w:rPr>
            </w:pPr>
            <w:r>
              <w:rPr>
                <w:rFonts w:cs="Times New Roman"/>
                <w:w w:val="105"/>
              </w:rPr>
              <w:t>1=Very satisfied</w:t>
            </w:r>
          </w:p>
          <w:p w14:paraId="358BE65A" w14:textId="77777777" w:rsidR="002360AB" w:rsidRPr="006F4E6D" w:rsidRDefault="002360AB" w:rsidP="008250E0">
            <w:pPr>
              <w:spacing w:after="0"/>
              <w:rPr>
                <w:rFonts w:cs="Times New Roman"/>
                <w:w w:val="105"/>
              </w:rPr>
            </w:pPr>
            <w:r>
              <w:rPr>
                <w:rFonts w:cs="Times New Roman"/>
                <w:w w:val="105"/>
              </w:rPr>
              <w:t>2=Satisfied</w:t>
            </w:r>
          </w:p>
          <w:p w14:paraId="5310D180" w14:textId="77777777" w:rsidR="002360AB" w:rsidRPr="006F4E6D" w:rsidRDefault="002360AB" w:rsidP="008250E0">
            <w:pPr>
              <w:spacing w:after="0"/>
              <w:rPr>
                <w:rFonts w:cs="Times New Roman"/>
                <w:w w:val="105"/>
              </w:rPr>
            </w:pPr>
            <w:r>
              <w:rPr>
                <w:rFonts w:cs="Times New Roman"/>
                <w:w w:val="105"/>
              </w:rPr>
              <w:t>3=Neutral</w:t>
            </w:r>
          </w:p>
          <w:p w14:paraId="47420E4A" w14:textId="77777777" w:rsidR="002360AB" w:rsidRPr="006F4E6D" w:rsidRDefault="002360AB" w:rsidP="008250E0">
            <w:pPr>
              <w:spacing w:after="0"/>
              <w:rPr>
                <w:rFonts w:cs="Times New Roman"/>
                <w:w w:val="105"/>
              </w:rPr>
            </w:pPr>
            <w:r>
              <w:rPr>
                <w:rFonts w:cs="Times New Roman"/>
                <w:w w:val="105"/>
              </w:rPr>
              <w:t>4=Dissatisfied</w:t>
            </w:r>
          </w:p>
          <w:p w14:paraId="4C2B1136" w14:textId="77777777" w:rsidR="002360AB" w:rsidRPr="006F4E6D" w:rsidRDefault="002360AB" w:rsidP="008250E0">
            <w:pPr>
              <w:spacing w:after="0"/>
              <w:rPr>
                <w:rFonts w:cs="Times New Roman"/>
                <w:w w:val="105"/>
              </w:rPr>
            </w:pPr>
            <w:r>
              <w:rPr>
                <w:rFonts w:cs="Times New Roman"/>
                <w:w w:val="105"/>
              </w:rPr>
              <w:t>5=Very dissatisfied</w:t>
            </w:r>
          </w:p>
          <w:p w14:paraId="2B4026C6" w14:textId="77777777" w:rsidR="002360AB" w:rsidRPr="002360AB" w:rsidRDefault="002360AB" w:rsidP="008250E0">
            <w:pPr>
              <w:spacing w:after="0"/>
              <w:rPr>
                <w:rFonts w:cs="Times New Roman"/>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71C51D2" w14:textId="77777777" w:rsidR="002360AB" w:rsidRPr="006F4E6D" w:rsidRDefault="002360AB" w:rsidP="008250E0">
            <w:pPr>
              <w:spacing w:after="0"/>
              <w:rPr>
                <w:rFonts w:eastAsia="Calibri" w:cs="Times New Roman"/>
                <w:i/>
                <w:color w:val="A6A6A6"/>
              </w:rPr>
            </w:pPr>
            <w:r w:rsidRPr="006F4E6D">
              <w:rPr>
                <w:rFonts w:eastAsia="Calibri" w:cs="Times New Roman"/>
                <w:i/>
                <w:color w:val="A6A6A6"/>
              </w:rPr>
              <w:t>(Code)</w:t>
            </w:r>
          </w:p>
        </w:tc>
      </w:tr>
      <w:tr w:rsidR="002360AB" w:rsidRPr="00F82CC8" w14:paraId="5264615F" w14:textId="77777777" w:rsidTr="002360AB">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ABF0264" w14:textId="77777777" w:rsidR="002360AB" w:rsidRPr="006F4E6D"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CCBA141" w14:textId="1AC0C256" w:rsidR="002360AB" w:rsidRPr="002360AB" w:rsidRDefault="002360AB" w:rsidP="008250E0">
            <w:pPr>
              <w:spacing w:after="0"/>
              <w:rPr>
                <w:bCs/>
              </w:rPr>
            </w:pPr>
            <w:r w:rsidRPr="001512DD">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2360AB" w:rsidRDefault="002360AB" w:rsidP="008250E0">
            <w:pPr>
              <w:spacing w:after="0"/>
              <w:rPr>
                <w:rFonts w:cs="Times New Roman"/>
                <w:w w:val="105"/>
              </w:rPr>
            </w:pPr>
            <w:r>
              <w:rPr>
                <w:rFonts w:cs="Times New Roman"/>
                <w:w w:val="105"/>
              </w:rPr>
              <w:t>1=Very satisfied</w:t>
            </w:r>
          </w:p>
          <w:p w14:paraId="58E3CCB5" w14:textId="77777777" w:rsidR="002360AB" w:rsidRPr="006F4E6D" w:rsidRDefault="002360AB" w:rsidP="008250E0">
            <w:pPr>
              <w:spacing w:after="0"/>
              <w:rPr>
                <w:rFonts w:cs="Times New Roman"/>
                <w:w w:val="105"/>
              </w:rPr>
            </w:pPr>
            <w:r>
              <w:rPr>
                <w:rFonts w:cs="Times New Roman"/>
                <w:w w:val="105"/>
              </w:rPr>
              <w:t>2=Satisfied</w:t>
            </w:r>
          </w:p>
          <w:p w14:paraId="363112AC" w14:textId="77777777" w:rsidR="002360AB" w:rsidRPr="006F4E6D" w:rsidRDefault="002360AB" w:rsidP="008250E0">
            <w:pPr>
              <w:spacing w:after="0"/>
              <w:rPr>
                <w:rFonts w:cs="Times New Roman"/>
                <w:w w:val="105"/>
              </w:rPr>
            </w:pPr>
            <w:r>
              <w:rPr>
                <w:rFonts w:cs="Times New Roman"/>
                <w:w w:val="105"/>
              </w:rPr>
              <w:t>3=Neutral</w:t>
            </w:r>
          </w:p>
          <w:p w14:paraId="13A61EF0" w14:textId="77777777" w:rsidR="002360AB" w:rsidRPr="006F4E6D" w:rsidRDefault="002360AB" w:rsidP="008250E0">
            <w:pPr>
              <w:spacing w:after="0"/>
              <w:rPr>
                <w:rFonts w:cs="Times New Roman"/>
                <w:w w:val="105"/>
              </w:rPr>
            </w:pPr>
            <w:r>
              <w:rPr>
                <w:rFonts w:cs="Times New Roman"/>
                <w:w w:val="105"/>
              </w:rPr>
              <w:t>4=Dissatisfied</w:t>
            </w:r>
          </w:p>
          <w:p w14:paraId="66FD977B" w14:textId="77777777" w:rsidR="002360AB" w:rsidRPr="006F4E6D" w:rsidRDefault="002360AB" w:rsidP="008250E0">
            <w:pPr>
              <w:spacing w:after="0"/>
              <w:rPr>
                <w:rFonts w:cs="Times New Roman"/>
                <w:w w:val="105"/>
              </w:rPr>
            </w:pPr>
            <w:r>
              <w:rPr>
                <w:rFonts w:cs="Times New Roman"/>
                <w:w w:val="105"/>
              </w:rPr>
              <w:t>5=Very dissatisfied</w:t>
            </w:r>
          </w:p>
          <w:p w14:paraId="29A92FAA" w14:textId="77777777" w:rsidR="002360AB" w:rsidRPr="002360AB" w:rsidRDefault="002360AB" w:rsidP="008250E0">
            <w:pPr>
              <w:spacing w:after="0"/>
              <w:rPr>
                <w:rFonts w:cs="Times New Roman"/>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2360AB" w:rsidRPr="006F4E6D" w:rsidRDefault="002360AB" w:rsidP="008250E0">
            <w:pPr>
              <w:spacing w:after="0"/>
              <w:rPr>
                <w:rFonts w:eastAsia="Calibri" w:cs="Times New Roman"/>
                <w:i/>
                <w:color w:val="A6A6A6"/>
              </w:rPr>
            </w:pPr>
            <w:r w:rsidRPr="006F4E6D">
              <w:rPr>
                <w:rFonts w:eastAsia="Calibri" w:cs="Times New Roman"/>
                <w:i/>
                <w:color w:val="A6A6A6"/>
              </w:rPr>
              <w:t>(Code)</w:t>
            </w:r>
          </w:p>
        </w:tc>
      </w:tr>
      <w:tr w:rsidR="002360AB" w:rsidRPr="00F82CC8" w14:paraId="41115C9A" w14:textId="77777777" w:rsidTr="002360AB">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FF85E10" w14:textId="77777777" w:rsidR="002360AB" w:rsidRPr="006F4E6D"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263D82E0" w14:textId="24256ACF" w:rsidR="002360AB" w:rsidRPr="002360AB" w:rsidRDefault="002360AB" w:rsidP="008250E0">
            <w:pPr>
              <w:spacing w:after="0"/>
              <w:rPr>
                <w:bCs/>
              </w:rPr>
            </w:pPr>
            <w:r w:rsidRPr="001512DD">
              <w:rPr>
                <w:bCs/>
              </w:rPr>
              <w:t>How satisfied are you with the enforcement 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2360AB" w:rsidRDefault="002360AB" w:rsidP="008250E0">
            <w:pPr>
              <w:spacing w:after="0"/>
              <w:rPr>
                <w:rFonts w:cs="Times New Roman"/>
                <w:w w:val="105"/>
              </w:rPr>
            </w:pPr>
            <w:r>
              <w:rPr>
                <w:rFonts w:cs="Times New Roman"/>
                <w:w w:val="105"/>
              </w:rPr>
              <w:t>1=Very satisfied</w:t>
            </w:r>
          </w:p>
          <w:p w14:paraId="49F6D939" w14:textId="77777777" w:rsidR="002360AB" w:rsidRPr="006F4E6D" w:rsidRDefault="002360AB" w:rsidP="008250E0">
            <w:pPr>
              <w:spacing w:after="0"/>
              <w:rPr>
                <w:rFonts w:cs="Times New Roman"/>
                <w:w w:val="105"/>
              </w:rPr>
            </w:pPr>
            <w:r>
              <w:rPr>
                <w:rFonts w:cs="Times New Roman"/>
                <w:w w:val="105"/>
              </w:rPr>
              <w:t>2=Satisfied</w:t>
            </w:r>
          </w:p>
          <w:p w14:paraId="1DF848D5" w14:textId="77777777" w:rsidR="002360AB" w:rsidRPr="006F4E6D" w:rsidRDefault="002360AB" w:rsidP="008250E0">
            <w:pPr>
              <w:spacing w:after="0"/>
              <w:rPr>
                <w:rFonts w:cs="Times New Roman"/>
                <w:w w:val="105"/>
              </w:rPr>
            </w:pPr>
            <w:r>
              <w:rPr>
                <w:rFonts w:cs="Times New Roman"/>
                <w:w w:val="105"/>
              </w:rPr>
              <w:t>3=Neutral</w:t>
            </w:r>
          </w:p>
          <w:p w14:paraId="590EE726" w14:textId="77777777" w:rsidR="002360AB" w:rsidRPr="006F4E6D" w:rsidRDefault="002360AB" w:rsidP="008250E0">
            <w:pPr>
              <w:spacing w:after="0"/>
              <w:rPr>
                <w:rFonts w:cs="Times New Roman"/>
                <w:w w:val="105"/>
              </w:rPr>
            </w:pPr>
            <w:r>
              <w:rPr>
                <w:rFonts w:cs="Times New Roman"/>
                <w:w w:val="105"/>
              </w:rPr>
              <w:t>4=Dissatisfied</w:t>
            </w:r>
          </w:p>
          <w:p w14:paraId="2BC6797E" w14:textId="77777777" w:rsidR="002360AB" w:rsidRPr="006F4E6D" w:rsidRDefault="002360AB" w:rsidP="008250E0">
            <w:pPr>
              <w:spacing w:after="0"/>
              <w:rPr>
                <w:rFonts w:cs="Times New Roman"/>
                <w:w w:val="105"/>
              </w:rPr>
            </w:pPr>
            <w:r>
              <w:rPr>
                <w:rFonts w:cs="Times New Roman"/>
                <w:w w:val="105"/>
              </w:rPr>
              <w:t>5=Very dissatisfied</w:t>
            </w:r>
          </w:p>
          <w:p w14:paraId="782FA4B2" w14:textId="77777777" w:rsidR="002360AB" w:rsidRPr="002360AB" w:rsidRDefault="002360AB" w:rsidP="008250E0">
            <w:pPr>
              <w:spacing w:after="0"/>
              <w:rPr>
                <w:rFonts w:cs="Times New Roman"/>
                <w:w w:val="105"/>
              </w:rPr>
            </w:pPr>
            <w:r w:rsidRPr="006F4E6D">
              <w:rPr>
                <w:rFonts w:cs="Times New Roman"/>
                <w:w w:val="105"/>
              </w:rPr>
              <w:t>999</w:t>
            </w:r>
            <w:r>
              <w:rPr>
                <w:rFonts w:cs="Times New Roman"/>
                <w:w w:val="105"/>
              </w:rPr>
              <w:t>=Prefer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2360AB" w:rsidRPr="006F4E6D" w:rsidRDefault="002360AB" w:rsidP="008250E0">
            <w:pPr>
              <w:spacing w:after="0"/>
              <w:rPr>
                <w:rFonts w:eastAsia="Calibri" w:cs="Times New Roman"/>
                <w:i/>
                <w:color w:val="A6A6A6"/>
              </w:rPr>
            </w:pPr>
            <w:r w:rsidRPr="006F4E6D">
              <w:rPr>
                <w:rFonts w:eastAsia="Calibri" w:cs="Times New Roman"/>
                <w:i/>
                <w:color w:val="A6A6A6"/>
              </w:rPr>
              <w:t>(Code)</w:t>
            </w:r>
          </w:p>
        </w:tc>
      </w:tr>
      <w:tr w:rsidR="002360AB" w:rsidRPr="00F82CC8" w14:paraId="05900C15" w14:textId="77777777" w:rsidTr="002360A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09BCEBCB" w14:textId="77777777" w:rsidR="002360AB" w:rsidRPr="00F82CC8"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2FAE81E5" w14:textId="0AF7D479" w:rsidR="002360AB" w:rsidRPr="00F82CC8" w:rsidRDefault="002360AB" w:rsidP="008250E0">
            <w:pPr>
              <w:spacing w:after="0"/>
            </w:pPr>
            <w:r w:rsidRPr="001512DD">
              <w:rPr>
                <w:bCs/>
              </w:rPr>
              <w:t>Do you think that your household has good information about how forest management revenues and expenditures are handled by the Forest Management Committee in your village?</w:t>
            </w:r>
          </w:p>
        </w:tc>
        <w:tc>
          <w:tcPr>
            <w:tcW w:w="2160" w:type="dxa"/>
            <w:tcBorders>
              <w:top w:val="single" w:sz="4" w:space="0" w:color="000000"/>
              <w:left w:val="nil"/>
              <w:bottom w:val="single" w:sz="4" w:space="0" w:color="000000"/>
              <w:right w:val="nil"/>
            </w:tcBorders>
          </w:tcPr>
          <w:p w14:paraId="54B9FC0A" w14:textId="77777777" w:rsidR="002360AB" w:rsidRPr="00F82CC8" w:rsidRDefault="002360AB" w:rsidP="008250E0">
            <w:pPr>
              <w:spacing w:after="0"/>
            </w:pPr>
            <w:r w:rsidRPr="00F82CC8">
              <w:t>1=</w:t>
            </w:r>
            <w:r>
              <w:t>Strongly a</w:t>
            </w:r>
            <w:r w:rsidRPr="00F82CC8">
              <w:t>gree</w:t>
            </w:r>
          </w:p>
          <w:p w14:paraId="7E070144" w14:textId="77777777" w:rsidR="002360AB" w:rsidRPr="00F82CC8" w:rsidRDefault="002360AB" w:rsidP="008250E0">
            <w:pPr>
              <w:spacing w:after="0"/>
            </w:pPr>
            <w:r w:rsidRPr="00F82CC8">
              <w:t>2=</w:t>
            </w:r>
            <w:r>
              <w:t>A</w:t>
            </w:r>
            <w:r w:rsidRPr="00F82CC8">
              <w:t>gree</w:t>
            </w:r>
          </w:p>
          <w:p w14:paraId="6DC894A6" w14:textId="77777777" w:rsidR="002360AB" w:rsidRPr="00F82CC8" w:rsidRDefault="002360AB" w:rsidP="008250E0">
            <w:pPr>
              <w:spacing w:after="0"/>
            </w:pPr>
            <w:r w:rsidRPr="00F82CC8">
              <w:t>3=</w:t>
            </w:r>
            <w:r>
              <w:t>Neither agree nor disagree</w:t>
            </w:r>
          </w:p>
          <w:p w14:paraId="42FB8364" w14:textId="77777777" w:rsidR="002360AB" w:rsidRPr="00F82CC8" w:rsidRDefault="002360AB" w:rsidP="008250E0">
            <w:pPr>
              <w:spacing w:after="0"/>
            </w:pPr>
            <w:r w:rsidRPr="00F82CC8">
              <w:t>4=</w:t>
            </w:r>
            <w:r>
              <w:t>D</w:t>
            </w:r>
            <w:r w:rsidRPr="00F82CC8">
              <w:t>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2360AB" w:rsidRPr="00F82CC8" w:rsidRDefault="002360AB" w:rsidP="008250E0">
            <w:pPr>
              <w:spacing w:after="0"/>
            </w:pPr>
            <w:r w:rsidRPr="00F82CC8">
              <w:t>5</w:t>
            </w:r>
            <w:r>
              <w:t>=Strongly d</w:t>
            </w:r>
            <w:r w:rsidRPr="00F82CC8">
              <w:t>isagree</w:t>
            </w:r>
          </w:p>
          <w:p w14:paraId="174ABD25" w14:textId="77777777" w:rsidR="002360AB" w:rsidRDefault="002360AB" w:rsidP="008250E0">
            <w:pPr>
              <w:spacing w:after="0"/>
              <w:rPr>
                <w:rFonts w:cs="Times New Roman"/>
                <w:w w:val="105"/>
              </w:rPr>
            </w:pPr>
            <w:r w:rsidRPr="006F4E6D">
              <w:rPr>
                <w:rFonts w:cs="Times New Roman"/>
                <w:w w:val="105"/>
              </w:rPr>
              <w:t>888</w:t>
            </w:r>
            <w:r>
              <w:rPr>
                <w:rFonts w:cs="Times New Roman"/>
                <w:w w:val="105"/>
              </w:rPr>
              <w:t>=</w:t>
            </w:r>
            <w:r w:rsidRPr="006F4E6D">
              <w:rPr>
                <w:rFonts w:cs="Times New Roman"/>
                <w:w w:val="105"/>
              </w:rPr>
              <w:t>Don't know</w:t>
            </w:r>
          </w:p>
          <w:p w14:paraId="2946F269" w14:textId="77777777" w:rsidR="002360AB" w:rsidRPr="00F82CC8" w:rsidRDefault="002360AB" w:rsidP="008250E0">
            <w:pPr>
              <w:spacing w:after="0"/>
            </w:pPr>
            <w:r w:rsidRPr="006F4E6D">
              <w:rPr>
                <w:rFonts w:cs="Times New Roman"/>
                <w:w w:val="105"/>
              </w:rPr>
              <w:t>999</w:t>
            </w:r>
            <w:r>
              <w:rPr>
                <w:rFonts w:cs="Times New Roman"/>
                <w:w w:val="105"/>
              </w:rPr>
              <w:t>=Prefer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2360AB" w:rsidRPr="00F82CC8" w:rsidRDefault="002360AB" w:rsidP="008250E0">
            <w:pPr>
              <w:spacing w:after="0"/>
            </w:pPr>
            <w:r w:rsidRPr="00F82CC8">
              <w:t>(Code)</w:t>
            </w:r>
          </w:p>
        </w:tc>
      </w:tr>
      <w:tr w:rsidR="002360AB" w:rsidRPr="00F82CC8" w14:paraId="78F6F942" w14:textId="77777777" w:rsidTr="002360A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3A9D3F5E" w14:textId="77777777" w:rsidR="002360AB" w:rsidRPr="00F82CC8"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3D94D2D7" w14:textId="3DCE6B6F" w:rsidR="002360AB" w:rsidRPr="00F82CC8" w:rsidRDefault="002360AB" w:rsidP="008250E0">
            <w:pPr>
              <w:spacing w:after="0"/>
            </w:pPr>
            <w:r w:rsidRPr="001512DD">
              <w:rPr>
                <w:bCs/>
              </w:rPr>
              <w:t>Do you think that your household has sufficient knowledge about forest management to participate in developing forest management rules to guide community- or co- forest management?</w:t>
            </w:r>
          </w:p>
        </w:tc>
        <w:tc>
          <w:tcPr>
            <w:tcW w:w="2160" w:type="dxa"/>
            <w:tcBorders>
              <w:top w:val="single" w:sz="4" w:space="0" w:color="000000"/>
              <w:left w:val="nil"/>
              <w:bottom w:val="single" w:sz="4" w:space="0" w:color="000000"/>
              <w:right w:val="nil"/>
            </w:tcBorders>
          </w:tcPr>
          <w:p w14:paraId="116945D8" w14:textId="77777777" w:rsidR="002360AB" w:rsidRPr="00F82CC8" w:rsidRDefault="002360AB" w:rsidP="008250E0">
            <w:pPr>
              <w:spacing w:after="0"/>
            </w:pPr>
            <w:r w:rsidRPr="00F82CC8">
              <w:t>1=</w:t>
            </w:r>
            <w:r>
              <w:t>Strongly a</w:t>
            </w:r>
            <w:r w:rsidRPr="00F82CC8">
              <w:t>gree</w:t>
            </w:r>
          </w:p>
          <w:p w14:paraId="0EA92ABE" w14:textId="77777777" w:rsidR="002360AB" w:rsidRPr="00F82CC8" w:rsidRDefault="002360AB" w:rsidP="008250E0">
            <w:pPr>
              <w:spacing w:after="0"/>
            </w:pPr>
            <w:r w:rsidRPr="00F82CC8">
              <w:t>2=</w:t>
            </w:r>
            <w:r>
              <w:t>A</w:t>
            </w:r>
            <w:r w:rsidRPr="00F82CC8">
              <w:t>gree</w:t>
            </w:r>
          </w:p>
          <w:p w14:paraId="0AD96224" w14:textId="77777777" w:rsidR="002360AB" w:rsidRPr="00F82CC8" w:rsidRDefault="002360AB" w:rsidP="008250E0">
            <w:pPr>
              <w:spacing w:after="0"/>
            </w:pPr>
            <w:r w:rsidRPr="00F82CC8">
              <w:t>3=</w:t>
            </w:r>
            <w:r>
              <w:t>Neither agree nor disagree</w:t>
            </w:r>
          </w:p>
          <w:p w14:paraId="5096AB83" w14:textId="77777777" w:rsidR="002360AB" w:rsidRPr="00F82CC8" w:rsidRDefault="002360AB" w:rsidP="008250E0">
            <w:pPr>
              <w:spacing w:after="0"/>
            </w:pPr>
            <w:r w:rsidRPr="00F82CC8">
              <w:t>4=</w:t>
            </w:r>
            <w:r>
              <w:t>D</w:t>
            </w:r>
            <w:r w:rsidRPr="00F82CC8">
              <w:t>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2360AB" w:rsidRPr="00F82CC8" w:rsidRDefault="002360AB" w:rsidP="008250E0">
            <w:pPr>
              <w:spacing w:after="0"/>
            </w:pPr>
            <w:r w:rsidRPr="00F82CC8">
              <w:t>5</w:t>
            </w:r>
            <w:r>
              <w:t>=Strongly d</w:t>
            </w:r>
            <w:r w:rsidRPr="00F82CC8">
              <w:t>isagree</w:t>
            </w:r>
          </w:p>
          <w:p w14:paraId="5E10B2A4" w14:textId="77777777" w:rsidR="002360AB" w:rsidRDefault="002360AB" w:rsidP="008250E0">
            <w:pPr>
              <w:spacing w:after="0"/>
              <w:rPr>
                <w:rFonts w:cs="Times New Roman"/>
                <w:w w:val="105"/>
              </w:rPr>
            </w:pPr>
            <w:r w:rsidRPr="006F4E6D">
              <w:rPr>
                <w:rFonts w:cs="Times New Roman"/>
                <w:w w:val="105"/>
              </w:rPr>
              <w:t>888</w:t>
            </w:r>
            <w:r>
              <w:rPr>
                <w:rFonts w:cs="Times New Roman"/>
                <w:w w:val="105"/>
              </w:rPr>
              <w:t>=</w:t>
            </w:r>
            <w:r w:rsidRPr="006F4E6D">
              <w:rPr>
                <w:rFonts w:cs="Times New Roman"/>
                <w:w w:val="105"/>
              </w:rPr>
              <w:t>Don't know</w:t>
            </w:r>
          </w:p>
          <w:p w14:paraId="41A23550" w14:textId="77777777" w:rsidR="002360AB" w:rsidRPr="00F82CC8" w:rsidRDefault="002360AB" w:rsidP="008250E0">
            <w:pPr>
              <w:spacing w:after="0"/>
            </w:pPr>
            <w:r w:rsidRPr="006F4E6D">
              <w:rPr>
                <w:rFonts w:cs="Times New Roman"/>
                <w:w w:val="105"/>
              </w:rPr>
              <w:t>999</w:t>
            </w:r>
            <w:r>
              <w:rPr>
                <w:rFonts w:cs="Times New Roman"/>
                <w:w w:val="105"/>
              </w:rPr>
              <w:t>=Prefer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2360AB" w:rsidRPr="00F82CC8" w:rsidRDefault="002360AB" w:rsidP="008250E0">
            <w:pPr>
              <w:spacing w:after="0"/>
            </w:pPr>
            <w:r w:rsidRPr="00F82CC8">
              <w:t>(Code)</w:t>
            </w:r>
          </w:p>
        </w:tc>
      </w:tr>
    </w:tbl>
    <w:p w14:paraId="0FF1E583" w14:textId="77777777" w:rsidR="00D437F1" w:rsidRPr="001512DD" w:rsidRDefault="00D437F1" w:rsidP="001512DD">
      <w:pPr>
        <w:spacing w:after="0" w:line="240" w:lineRule="auto"/>
        <w:contextualSpacing/>
      </w:pPr>
    </w:p>
    <w:p w14:paraId="130C10EB" w14:textId="77777777" w:rsidR="002360AB" w:rsidRDefault="002360AB">
      <w:r>
        <w:br w:type="page"/>
      </w:r>
    </w:p>
    <w:p w14:paraId="3A02397C" w14:textId="32FC45BC" w:rsidR="00C71DE8" w:rsidRPr="001512DD" w:rsidRDefault="00C71DE8"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P</w:t>
      </w:r>
      <w:r w:rsidR="00826B4F" w:rsidRPr="001512DD">
        <w:rPr>
          <w:rFonts w:eastAsia="Times New Roman" w:cs="Times New Roman"/>
          <w:b/>
          <w:bCs/>
        </w:rPr>
        <w:t>. OFF FARM INCOME AND REMITTANCES</w:t>
      </w:r>
    </w:p>
    <w:p w14:paraId="026419B3" w14:textId="77777777" w:rsidR="00C71DE8" w:rsidRPr="001512DD" w:rsidRDefault="00C71DE8" w:rsidP="001512DD">
      <w:pPr>
        <w:spacing w:afterLines="20" w:after="48" w:line="240" w:lineRule="auto"/>
        <w:contextualSpacing/>
        <w:rPr>
          <w:rFonts w:eastAsia="Times New Roman" w:cs="Times New Roman"/>
          <w:lang w:eastAsia="zh-CN"/>
        </w:rPr>
      </w:pPr>
      <w:commentRangeStart w:id="263"/>
      <w:r w:rsidRPr="001512DD">
        <w:rPr>
          <w:rFonts w:eastAsia="Times New Roman" w:cs="Times New Roman"/>
          <w:lang w:eastAsia="zh-CN"/>
        </w:rPr>
        <w:t xml:space="preserve">Now we are going to talk about sources of income for your household. </w:t>
      </w:r>
    </w:p>
    <w:p w14:paraId="553A9EB9" w14:textId="77777777" w:rsidR="00D66AC4" w:rsidRPr="001512DD" w:rsidRDefault="00B05DBD" w:rsidP="001512DD">
      <w:pPr>
        <w:autoSpaceDE w:val="0"/>
        <w:autoSpaceDN w:val="0"/>
        <w:adjustRightInd w:val="0"/>
        <w:spacing w:after="0" w:line="240" w:lineRule="auto"/>
        <w:contextualSpacing/>
        <w:rPr>
          <w:rFonts w:cs="TimesNewRomanPS-BoldItalicMT"/>
          <w:b/>
          <w:bCs/>
          <w:i/>
          <w:iCs/>
        </w:rPr>
      </w:pPr>
      <w:commentRangeStart w:id="264"/>
      <w:r w:rsidRPr="001512DD">
        <w:rPr>
          <w:rFonts w:cs="TimesNewRomanPS-BoldMT"/>
          <w:b/>
          <w:bCs/>
        </w:rPr>
        <w:t xml:space="preserve">Did any of the household members receive </w:t>
      </w:r>
      <w:r w:rsidRPr="001512DD">
        <w:rPr>
          <w:rFonts w:cs="TimesNewRomanPS-BoldItalicMT"/>
          <w:b/>
          <w:bCs/>
          <w:i/>
          <w:iCs/>
        </w:rPr>
        <w:t>ca</w:t>
      </w:r>
      <w:r w:rsidR="00826B4F" w:rsidRPr="001512DD">
        <w:rPr>
          <w:rFonts w:cs="TimesNewRomanPS-BoldItalicMT"/>
          <w:b/>
          <w:bCs/>
          <w:i/>
          <w:iCs/>
        </w:rPr>
        <w:t xml:space="preserve">sh or in-kind payments </w:t>
      </w:r>
      <w:r w:rsidRPr="001512DD">
        <w:rPr>
          <w:rFonts w:cs="TimesNewRomanPS-BoldItalicMT"/>
          <w:b/>
          <w:bCs/>
          <w:i/>
          <w:iCs/>
        </w:rPr>
        <w:t>for service or labor</w:t>
      </w:r>
      <w:r w:rsidR="00826B4F" w:rsidRPr="001512DD">
        <w:rPr>
          <w:rFonts w:cs="TimesNewRomanPS-BoldItalicMT"/>
          <w:b/>
          <w:bCs/>
          <w:i/>
          <w:iCs/>
        </w:rPr>
        <w:t xml:space="preserve"> for</w:t>
      </w:r>
    </w:p>
    <w:p w14:paraId="44E80FFA" w14:textId="77777777" w:rsidR="00A81ED7" w:rsidRPr="001512DD" w:rsidRDefault="00A81ED7" w:rsidP="001512DD">
      <w:pPr>
        <w:autoSpaceDE w:val="0"/>
        <w:autoSpaceDN w:val="0"/>
        <w:adjustRightInd w:val="0"/>
        <w:spacing w:after="0" w:line="240" w:lineRule="auto"/>
        <w:contextualSpacing/>
        <w:rPr>
          <w:rFonts w:cs="TimesNewRomanPS-BoldItalicMT"/>
          <w:b/>
          <w:bCs/>
          <w:i/>
          <w:iCs/>
        </w:rPr>
      </w:pPr>
    </w:p>
    <w:p w14:paraId="15B9C277" w14:textId="614589BE" w:rsidR="00A81ED7" w:rsidRPr="001512DD" w:rsidRDefault="00A81ED7"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On a small holder farm? (less than 20 ha)</w:t>
      </w:r>
      <w:r w:rsidR="000A0002">
        <w:rPr>
          <w:rFonts w:eastAsia="Times New Roman" w:cs="Times New Roman"/>
          <w:lang w:eastAsia="zh-CN"/>
        </w:rPr>
        <w:t xml:space="preserve"> </w:t>
      </w:r>
      <w:ins w:id="265" w:author="McGee, Heather" w:date="2014-09-10T13:59:00Z">
        <w:r w:rsidR="000A0002">
          <w:rPr>
            <w:rFonts w:eastAsia="Times New Roman" w:cs="Times New Roman"/>
            <w:lang w:eastAsia="zh-CN"/>
          </w:rPr>
          <w:t>0=No, 1=Yes</w:t>
        </w:r>
      </w:ins>
    </w:p>
    <w:p w14:paraId="1265FE24" w14:textId="43C2323D" w:rsidR="00A81ED7" w:rsidRPr="001512DD" w:rsidRDefault="00A81ED7"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On a large-holder farm? (more than 20 ha)</w:t>
      </w:r>
      <w:ins w:id="266" w:author="McGee, Heather" w:date="2014-09-10T13:59:00Z">
        <w:r w:rsidR="000A0002">
          <w:rPr>
            <w:rFonts w:eastAsia="Times New Roman" w:cs="Times New Roman"/>
            <w:lang w:eastAsia="zh-CN"/>
          </w:rPr>
          <w:t xml:space="preserve"> 0=No, 1=Yes</w:t>
        </w:r>
      </w:ins>
    </w:p>
    <w:p w14:paraId="6DD35350" w14:textId="5BB1A24A" w:rsidR="00A81ED7" w:rsidRPr="001512DD" w:rsidRDefault="00A81ED7"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cs="TimesNewRomanPSMT"/>
        </w:rPr>
        <w:t xml:space="preserve">In a </w:t>
      </w:r>
      <w:r w:rsidRPr="001512DD">
        <w:rPr>
          <w:rFonts w:cs="TimesNewRomanPS-BoldMT"/>
          <w:b/>
          <w:bCs/>
        </w:rPr>
        <w:t xml:space="preserve">factory </w:t>
      </w:r>
      <w:r w:rsidRPr="001512DD">
        <w:rPr>
          <w:rFonts w:cs="TimesNewRomanPSMT"/>
        </w:rPr>
        <w:t>or other</w:t>
      </w:r>
      <w:r w:rsidRPr="001512DD">
        <w:rPr>
          <w:rFonts w:eastAsia="Times New Roman" w:cs="Times New Roman"/>
          <w:lang w:eastAsia="zh-CN"/>
        </w:rPr>
        <w:t xml:space="preserve"> </w:t>
      </w:r>
      <w:r w:rsidRPr="001512DD">
        <w:rPr>
          <w:rFonts w:cs="TimesNewRomanPS-BoldMT"/>
          <w:b/>
          <w:bCs/>
        </w:rPr>
        <w:t xml:space="preserve">industrial </w:t>
      </w:r>
      <w:r w:rsidRPr="001512DD">
        <w:rPr>
          <w:rFonts w:cs="TimesNewRomanPSMT"/>
        </w:rPr>
        <w:t xml:space="preserve">work or in a </w:t>
      </w:r>
      <w:r w:rsidRPr="001512DD">
        <w:rPr>
          <w:rFonts w:cs="TimesNewRomanPSMT"/>
          <w:b/>
        </w:rPr>
        <w:t>mine</w:t>
      </w:r>
      <w:ins w:id="267" w:author="McGee, Heather" w:date="2014-09-10T13:59:00Z">
        <w:r w:rsidR="000A0002">
          <w:rPr>
            <w:rFonts w:eastAsia="Times New Roman" w:cs="Times New Roman"/>
            <w:lang w:eastAsia="zh-CN"/>
          </w:rPr>
          <w:t>0=No, 1=Yes</w:t>
        </w:r>
      </w:ins>
    </w:p>
    <w:p w14:paraId="5F3012A8" w14:textId="48ABD703" w:rsidR="00A81ED7" w:rsidRPr="001512DD" w:rsidRDefault="00826B4F"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As a teacher, health workers, agricultural officer</w:t>
      </w:r>
      <w:ins w:id="268" w:author="McGee, Heather" w:date="2014-09-10T13:59:00Z">
        <w:r w:rsidR="000A0002">
          <w:rPr>
            <w:rFonts w:eastAsia="Times New Roman" w:cs="Times New Roman"/>
            <w:lang w:eastAsia="zh-CN"/>
          </w:rPr>
          <w:t>0=No, 1=Yes</w:t>
        </w:r>
      </w:ins>
    </w:p>
    <w:p w14:paraId="524894C4" w14:textId="036457AC" w:rsidR="00826B4F" w:rsidRPr="001512DD" w:rsidRDefault="00826B4F"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Police/army/national service person</w:t>
      </w:r>
      <w:ins w:id="269" w:author="McGee, Heather" w:date="2014-09-10T13:59:00Z">
        <w:r w:rsidR="000A0002">
          <w:rPr>
            <w:rFonts w:eastAsia="Times New Roman" w:cs="Times New Roman"/>
            <w:lang w:eastAsia="zh-CN"/>
          </w:rPr>
          <w:t>0=No, 1=Yes</w:t>
        </w:r>
      </w:ins>
    </w:p>
    <w:p w14:paraId="458005F5" w14:textId="57471A77" w:rsidR="00826B4F" w:rsidRPr="001512DD" w:rsidRDefault="00826B4F"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For a private or government owned corporation (ZESCO, FRA)</w:t>
      </w:r>
      <w:ins w:id="270" w:author="McGee, Heather" w:date="2014-09-10T13:59:00Z">
        <w:r w:rsidR="000A0002" w:rsidRPr="000A0002">
          <w:rPr>
            <w:rFonts w:eastAsia="Times New Roman" w:cs="Times New Roman"/>
            <w:lang w:eastAsia="zh-CN"/>
          </w:rPr>
          <w:t xml:space="preserve"> </w:t>
        </w:r>
        <w:r w:rsidR="000A0002">
          <w:rPr>
            <w:rFonts w:eastAsia="Times New Roman" w:cs="Times New Roman"/>
            <w:lang w:eastAsia="zh-CN"/>
          </w:rPr>
          <w:t>0=No, 1=Yes</w:t>
        </w:r>
      </w:ins>
    </w:p>
    <w:p w14:paraId="5B717147" w14:textId="5DCF373F" w:rsidR="00826B4F" w:rsidRPr="001512DD" w:rsidRDefault="00826B4F"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Shop attendant/house help</w:t>
      </w:r>
      <w:ins w:id="271" w:author="McGee, Heather" w:date="2014-09-10T13:59:00Z">
        <w:r w:rsidR="000A0002">
          <w:rPr>
            <w:rFonts w:eastAsia="Times New Roman" w:cs="Times New Roman"/>
            <w:lang w:eastAsia="zh-CN"/>
          </w:rPr>
          <w:t>0=No, 1=Yes</w:t>
        </w:r>
      </w:ins>
    </w:p>
    <w:p w14:paraId="2A139280" w14:textId="70B83DA4" w:rsidR="00826B4F" w:rsidRPr="001512DD" w:rsidRDefault="00826B4F" w:rsidP="001512DD">
      <w:pPr>
        <w:pStyle w:val="ListParagraph"/>
        <w:numPr>
          <w:ilvl w:val="0"/>
          <w:numId w:val="6"/>
        </w:numPr>
        <w:autoSpaceDE w:val="0"/>
        <w:autoSpaceDN w:val="0"/>
        <w:adjustRightInd w:val="0"/>
        <w:spacing w:after="0" w:line="240" w:lineRule="auto"/>
        <w:rPr>
          <w:rFonts w:eastAsia="Times New Roman" w:cs="Times New Roman"/>
          <w:lang w:eastAsia="zh-CN"/>
        </w:rPr>
      </w:pPr>
      <w:r w:rsidRPr="001512DD">
        <w:rPr>
          <w:rFonts w:eastAsia="Times New Roman" w:cs="Times New Roman"/>
          <w:lang w:eastAsia="zh-CN"/>
        </w:rPr>
        <w:t>As a worker in the tourism industry (lodges, safari, curio, etc.)</w:t>
      </w:r>
      <w:ins w:id="272" w:author="McGee, Heather" w:date="2014-09-10T13:59:00Z">
        <w:r w:rsidR="000A0002" w:rsidRPr="000A0002">
          <w:rPr>
            <w:rFonts w:eastAsia="Times New Roman" w:cs="Times New Roman"/>
            <w:lang w:eastAsia="zh-CN"/>
          </w:rPr>
          <w:t xml:space="preserve"> </w:t>
        </w:r>
        <w:r w:rsidR="000A0002">
          <w:rPr>
            <w:rFonts w:eastAsia="Times New Roman" w:cs="Times New Roman"/>
            <w:lang w:eastAsia="zh-CN"/>
          </w:rPr>
          <w:t>0=No, 1=Yes</w:t>
        </w:r>
      </w:ins>
    </w:p>
    <w:p w14:paraId="4BE80CF2" w14:textId="77777777" w:rsidR="00D66AC4" w:rsidRPr="001512DD" w:rsidRDefault="00D66AC4" w:rsidP="001512DD">
      <w:pPr>
        <w:spacing w:afterLines="20" w:after="48" w:line="240" w:lineRule="auto"/>
        <w:contextualSpacing/>
        <w:rPr>
          <w:rFonts w:eastAsia="Times New Roman" w:cs="Times New Roman"/>
          <w:lang w:eastAsia="zh-CN"/>
        </w:rPr>
      </w:pPr>
    </w:p>
    <w:p w14:paraId="20456E97" w14:textId="6721AD0B" w:rsidR="00D66AC4" w:rsidRPr="001512DD" w:rsidRDefault="00826B4F"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 xml:space="preserve">If YES, which member(s)? </w:t>
      </w:r>
      <w:ins w:id="273" w:author="McGee, Heather" w:date="2014-09-10T13:59:00Z">
        <w:r w:rsidR="000A0002">
          <w:rPr>
            <w:rFonts w:eastAsia="Times New Roman" w:cs="Times New Roman"/>
            <w:lang w:eastAsia="zh-CN"/>
          </w:rPr>
          <w:t xml:space="preserve"> </w:t>
        </w:r>
        <w:proofErr w:type="gramStart"/>
        <w:r w:rsidR="000A0002">
          <w:rPr>
            <w:rFonts w:eastAsia="Times New Roman" w:cs="Times New Roman"/>
            <w:lang w:eastAsia="zh-CN"/>
          </w:rPr>
          <w:t>not</w:t>
        </w:r>
        <w:proofErr w:type="gramEnd"/>
        <w:r w:rsidR="000A0002">
          <w:rPr>
            <w:rFonts w:eastAsia="Times New Roman" w:cs="Times New Roman"/>
            <w:lang w:eastAsia="zh-CN"/>
          </w:rPr>
          <w:t xml:space="preserve"> HH member ID from HH roster</w:t>
        </w:r>
      </w:ins>
    </w:p>
    <w:p w14:paraId="22B0660F" w14:textId="362F8AB2" w:rsidR="00826B4F" w:rsidRPr="001512DD" w:rsidRDefault="00826B4F"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 xml:space="preserve">How much cash did each person receive in the past 12 months? </w:t>
      </w:r>
      <w:ins w:id="274" w:author="McGee, Heather" w:date="2014-09-10T14:00:00Z">
        <w:r w:rsidR="000A0002">
          <w:rPr>
            <w:rFonts w:eastAsia="Times New Roman" w:cs="Times New Roman"/>
            <w:lang w:eastAsia="zh-CN"/>
          </w:rPr>
          <w:t xml:space="preserve"> Amount in ZMK </w:t>
        </w:r>
      </w:ins>
    </w:p>
    <w:p w14:paraId="644800B3" w14:textId="77777777" w:rsidR="00826B4F" w:rsidRPr="001512DD" w:rsidRDefault="00826B4F"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 xml:space="preserve">How much (value in ZMK) in-kind payments did they receive in the past 12 months? </w:t>
      </w:r>
      <w:commentRangeEnd w:id="264"/>
      <w:r w:rsidR="00B26E95">
        <w:rPr>
          <w:rStyle w:val="CommentReference"/>
        </w:rPr>
        <w:commentReference w:id="264"/>
      </w:r>
      <w:commentRangeEnd w:id="263"/>
      <w:r w:rsidR="000A0002">
        <w:rPr>
          <w:rStyle w:val="CommentReference"/>
        </w:rPr>
        <w:commentReference w:id="263"/>
      </w:r>
    </w:p>
    <w:p w14:paraId="394FB629" w14:textId="77777777" w:rsidR="00826B4F" w:rsidRPr="001512DD" w:rsidRDefault="00826B4F" w:rsidP="001512DD">
      <w:pPr>
        <w:spacing w:afterLines="20" w:after="48" w:line="240" w:lineRule="auto"/>
        <w:contextualSpacing/>
        <w:rPr>
          <w:rFonts w:eastAsia="Times New Roman" w:cs="Times New Roman"/>
          <w:lang w:eastAsia="zh-CN"/>
        </w:rPr>
      </w:pPr>
    </w:p>
    <w:p w14:paraId="420C0249" w14:textId="77777777" w:rsidR="00AD1518" w:rsidRPr="001512DD" w:rsidRDefault="00AD1518" w:rsidP="001512DD">
      <w:pPr>
        <w:spacing w:afterLines="20" w:after="48" w:line="240" w:lineRule="auto"/>
        <w:contextualSpacing/>
        <w:rPr>
          <w:rFonts w:eastAsia="Times New Roman" w:cs="Times New Roman"/>
          <w:lang w:eastAsia="zh-CN"/>
        </w:rPr>
      </w:pPr>
    </w:p>
    <w:p w14:paraId="61C0779E" w14:textId="77777777" w:rsidR="00AD1518" w:rsidRPr="001512DD" w:rsidRDefault="00AD1518" w:rsidP="001512DD">
      <w:pPr>
        <w:spacing w:afterLines="20" w:after="48" w:line="240" w:lineRule="auto"/>
        <w:contextualSpacing/>
        <w:rPr>
          <w:rFonts w:eastAsia="Times New Roman" w:cs="Times New Roman"/>
          <w:lang w:eastAsia="zh-CN"/>
        </w:rPr>
      </w:pPr>
    </w:p>
    <w:p w14:paraId="2FB9E515" w14:textId="77777777" w:rsidR="00AD1518" w:rsidRPr="001512DD" w:rsidRDefault="00AD1518" w:rsidP="001512DD">
      <w:pPr>
        <w:spacing w:afterLines="20" w:after="48" w:line="240" w:lineRule="auto"/>
        <w:contextualSpacing/>
        <w:rPr>
          <w:rFonts w:eastAsia="Times New Roman" w:cs="Times New Roman"/>
          <w:lang w:eastAsia="zh-CN"/>
        </w:rPr>
      </w:pPr>
    </w:p>
    <w:tbl>
      <w:tblPr>
        <w:tblW w:w="10080" w:type="dxa"/>
        <w:tblInd w:w="-5" w:type="dxa"/>
        <w:tblLayout w:type="fixed"/>
        <w:tblCellMar>
          <w:left w:w="0" w:type="dxa"/>
          <w:right w:w="0" w:type="dxa"/>
        </w:tblCellMar>
        <w:tblLook w:val="0000" w:firstRow="0" w:lastRow="0" w:firstColumn="0" w:lastColumn="0" w:noHBand="0" w:noVBand="0"/>
      </w:tblPr>
      <w:tblGrid>
        <w:gridCol w:w="9"/>
        <w:gridCol w:w="350"/>
        <w:gridCol w:w="8"/>
        <w:gridCol w:w="4671"/>
        <w:gridCol w:w="14"/>
        <w:gridCol w:w="2146"/>
        <w:gridCol w:w="357"/>
        <w:gridCol w:w="10"/>
        <w:gridCol w:w="1793"/>
        <w:gridCol w:w="12"/>
        <w:gridCol w:w="710"/>
      </w:tblGrid>
      <w:tr w:rsidR="002D2A10" w:rsidRPr="00815557" w14:paraId="647B3C88"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3E49DDF8" w14:textId="77777777" w:rsidR="002D2A10" w:rsidRPr="00815557"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32D53A6D" w14:textId="42884A71" w:rsidR="002D2A10" w:rsidRPr="00815557" w:rsidRDefault="002D2A10" w:rsidP="002D2A10">
            <w:pPr>
              <w:spacing w:after="0"/>
              <w:rPr>
                <w:w w:val="105"/>
              </w:rPr>
            </w:pPr>
            <w:r w:rsidRPr="001512DD">
              <w:t>P1. Thinking over the past year, how much income did your household receive from petty trade?</w:t>
            </w:r>
          </w:p>
        </w:tc>
        <w:tc>
          <w:tcPr>
            <w:tcW w:w="2515" w:type="dxa"/>
            <w:gridSpan w:val="3"/>
            <w:tcBorders>
              <w:top w:val="single" w:sz="18" w:space="0" w:color="000000"/>
              <w:left w:val="single" w:sz="18" w:space="0" w:color="000000"/>
              <w:bottom w:val="single" w:sz="18" w:space="0" w:color="000000"/>
              <w:right w:val="single" w:sz="18" w:space="0" w:color="000000"/>
            </w:tcBorders>
          </w:tcPr>
          <w:p w14:paraId="392F3E71" w14:textId="77777777" w:rsidR="002D2A10" w:rsidRPr="00815557" w:rsidRDefault="002D2A10" w:rsidP="002D2A10">
            <w:pPr>
              <w:spacing w:after="0"/>
              <w:rPr>
                <w:i/>
                <w:color w:val="A6A6A6" w:themeColor="background1" w:themeShade="A6"/>
              </w:rPr>
            </w:pPr>
            <w:r w:rsidRPr="00815557">
              <w:rPr>
                <w:i/>
                <w:color w:val="A6A6A6" w:themeColor="background1" w:themeShade="A6"/>
              </w:rPr>
              <w:t>(Integer)</w:t>
            </w:r>
          </w:p>
        </w:tc>
      </w:tr>
      <w:tr w:rsidR="002D2A10" w:rsidRPr="00815557" w14:paraId="1C4F5570"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66CE122F" w14:textId="77777777" w:rsidR="002D2A10" w:rsidRPr="00815557"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A9C7AAE" w14:textId="019C9C5C" w:rsidR="002D2A10" w:rsidRPr="00815557" w:rsidRDefault="002D2A10" w:rsidP="002D2A10">
            <w:pPr>
              <w:spacing w:after="0"/>
              <w:rPr>
                <w:w w:val="105"/>
              </w:rPr>
            </w:pPr>
            <w:r w:rsidRPr="001512DD">
              <w:rPr>
                <w:w w:val="105"/>
              </w:rPr>
              <w:t>P2. Thinking over the past year, how much income did your household receive from selling livestock or livestock products? (sale of skins/hides/milk/eggs)</w:t>
            </w:r>
            <w:r>
              <w:rPr>
                <w:w w:val="105"/>
              </w:rPr>
              <w:t xml:space="preserve"> </w:t>
            </w:r>
            <w:r w:rsidRPr="001512DD">
              <w:rPr>
                <w:w w:val="105"/>
              </w:rPr>
              <w:t>(</w:t>
            </w:r>
            <w:proofErr w:type="spellStart"/>
            <w:r w:rsidRPr="001512DD">
              <w:rPr>
                <w:b/>
                <w:w w:val="105"/>
              </w:rPr>
              <w:t>income_livestock</w:t>
            </w:r>
            <w:proofErr w:type="spellEnd"/>
            <w:r w:rsidRPr="001512DD">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301B2460" w14:textId="77777777" w:rsidR="002D2A10" w:rsidRPr="00815557" w:rsidRDefault="002D2A10" w:rsidP="002D2A10">
            <w:pPr>
              <w:spacing w:after="0"/>
              <w:rPr>
                <w:i/>
                <w:color w:val="A6A6A6" w:themeColor="background1" w:themeShade="A6"/>
              </w:rPr>
            </w:pPr>
            <w:r w:rsidRPr="00815557">
              <w:rPr>
                <w:i/>
                <w:color w:val="A6A6A6" w:themeColor="background1" w:themeShade="A6"/>
              </w:rPr>
              <w:t>(Integer)</w:t>
            </w:r>
          </w:p>
        </w:tc>
      </w:tr>
      <w:tr w:rsidR="002D2A10" w:rsidRPr="00815557" w14:paraId="6283D558"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8D6602" w14:textId="77777777" w:rsidR="002D2A10" w:rsidRPr="00815557"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D8F16AC" w14:textId="70271796" w:rsidR="002D2A10" w:rsidRPr="00815557" w:rsidRDefault="002D2A10" w:rsidP="002D2A10">
            <w:pPr>
              <w:spacing w:after="0"/>
              <w:rPr>
                <w:w w:val="105"/>
              </w:rPr>
            </w:pPr>
            <w:r w:rsidRPr="001512DD">
              <w:rPr>
                <w:w w:val="105"/>
              </w:rPr>
              <w:t>P3. Thinking over the past year, how much income did your household receive from remittances, rents (non-field) or pensions? (</w:t>
            </w:r>
            <w:proofErr w:type="spellStart"/>
            <w:r w:rsidRPr="001512DD">
              <w:rPr>
                <w:b/>
                <w:w w:val="105"/>
              </w:rPr>
              <w:t>income_other</w:t>
            </w:r>
            <w:proofErr w:type="spellEnd"/>
            <w:r w:rsidRPr="001512DD">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456583F3" w14:textId="77777777" w:rsidR="002D2A10" w:rsidRPr="00815557" w:rsidRDefault="002D2A10" w:rsidP="002D2A10">
            <w:pPr>
              <w:spacing w:after="0"/>
              <w:rPr>
                <w:i/>
                <w:color w:val="A6A6A6" w:themeColor="background1" w:themeShade="A6"/>
              </w:rPr>
            </w:pPr>
            <w:r w:rsidRPr="00815557">
              <w:rPr>
                <w:i/>
                <w:color w:val="A6A6A6" w:themeColor="background1" w:themeShade="A6"/>
              </w:rPr>
              <w:t>(Integer)</w:t>
            </w:r>
          </w:p>
        </w:tc>
      </w:tr>
      <w:tr w:rsidR="002D2A10" w:rsidRPr="00815557" w14:paraId="48707E85"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2A2B7EB2" w14:textId="77777777" w:rsidR="002D2A10" w:rsidRPr="00815557" w:rsidRDefault="002D2A10" w:rsidP="002D2A10">
            <w:pPr>
              <w:spacing w:after="0"/>
              <w:rPr>
                <w:w w:val="105"/>
              </w:rPr>
            </w:pPr>
          </w:p>
        </w:tc>
        <w:tc>
          <w:tcPr>
            <w:tcW w:w="4679" w:type="dxa"/>
            <w:gridSpan w:val="2"/>
            <w:tcBorders>
              <w:left w:val="single" w:sz="4" w:space="0" w:color="auto"/>
              <w:right w:val="nil"/>
            </w:tcBorders>
          </w:tcPr>
          <w:p w14:paraId="733E5F2D" w14:textId="77777777" w:rsidR="002D2A10" w:rsidRPr="001512DD" w:rsidRDefault="002D2A10" w:rsidP="002D2A10">
            <w:pPr>
              <w:kinsoku w:val="0"/>
              <w:overflowPunct w:val="0"/>
              <w:spacing w:afterLines="20" w:after="48"/>
              <w:ind w:left="-18"/>
              <w:contextualSpacing/>
              <w:rPr>
                <w:w w:val="105"/>
              </w:rPr>
            </w:pPr>
            <w:r w:rsidRPr="001512DD">
              <w:rPr>
                <w:w w:val="105"/>
              </w:rPr>
              <w:t>P4.</w:t>
            </w:r>
            <w:r w:rsidRPr="001512DD">
              <w:t xml:space="preserve"> </w:t>
            </w:r>
            <w:r w:rsidRPr="001512DD">
              <w:rPr>
                <w:w w:val="105"/>
              </w:rPr>
              <w:t>Thinking over the past year, what type of payment did your household receive for renting one or more of your fields to another household? (</w:t>
            </w:r>
            <w:proofErr w:type="spellStart"/>
            <w:r w:rsidRPr="001512DD">
              <w:rPr>
                <w:b/>
                <w:w w:val="105"/>
              </w:rPr>
              <w:t>income_rent</w:t>
            </w:r>
            <w:proofErr w:type="spellEnd"/>
            <w:r w:rsidRPr="001512DD">
              <w:rPr>
                <w:w w:val="105"/>
              </w:rPr>
              <w:t>)</w:t>
            </w:r>
          </w:p>
          <w:p w14:paraId="61A83A12" w14:textId="3AD63A82" w:rsidR="002D2A10" w:rsidRPr="00815557" w:rsidRDefault="002D2A10" w:rsidP="002D2A10">
            <w:pPr>
              <w:spacing w:after="0"/>
              <w:rPr>
                <w:w w:val="105"/>
              </w:rPr>
            </w:pPr>
            <w:r w:rsidRPr="001512DD">
              <w:rPr>
                <w:i/>
                <w:w w:val="105"/>
              </w:rPr>
              <w:t>Probe and code</w:t>
            </w:r>
          </w:p>
        </w:tc>
        <w:tc>
          <w:tcPr>
            <w:tcW w:w="4332" w:type="dxa"/>
            <w:gridSpan w:val="6"/>
            <w:tcBorders>
              <w:left w:val="nil"/>
              <w:right w:val="single" w:sz="18" w:space="0" w:color="000000"/>
            </w:tcBorders>
          </w:tcPr>
          <w:p w14:paraId="61CE1BBA" w14:textId="77777777" w:rsidR="002D2A10" w:rsidRDefault="002D2A10" w:rsidP="002D2A10">
            <w:pPr>
              <w:spacing w:after="0"/>
              <w:rPr>
                <w:w w:val="105"/>
              </w:rPr>
            </w:pPr>
            <w:r>
              <w:rPr>
                <w:w w:val="105"/>
              </w:rPr>
              <w:t>1=Cash</w:t>
            </w:r>
          </w:p>
          <w:p w14:paraId="21FCC955" w14:textId="77777777" w:rsidR="002D2A10" w:rsidRDefault="002D2A10" w:rsidP="002D2A10">
            <w:pPr>
              <w:spacing w:after="0"/>
              <w:rPr>
                <w:w w:val="105"/>
              </w:rPr>
            </w:pPr>
            <w:r>
              <w:rPr>
                <w:w w:val="105"/>
              </w:rPr>
              <w:t>2=Labor</w:t>
            </w:r>
          </w:p>
          <w:p w14:paraId="010AB368" w14:textId="77777777" w:rsidR="002D2A10" w:rsidRDefault="002D2A10" w:rsidP="002D2A10">
            <w:pPr>
              <w:spacing w:after="0"/>
              <w:rPr>
                <w:w w:val="105"/>
              </w:rPr>
            </w:pPr>
            <w:r>
              <w:rPr>
                <w:w w:val="105"/>
              </w:rPr>
              <w:t>3=Crop</w:t>
            </w:r>
          </w:p>
          <w:p w14:paraId="0DC8ADDB" w14:textId="6C114207" w:rsidR="002D2A10" w:rsidRPr="00815557" w:rsidRDefault="002D2A10" w:rsidP="002D2A10">
            <w:pPr>
              <w:spacing w:after="0"/>
              <w:rPr>
                <w:w w:val="105"/>
              </w:rPr>
            </w:pPr>
            <w:r>
              <w:rPr>
                <w:w w:val="105"/>
              </w:rPr>
              <w:t>97=Other, please specify</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815557" w:rsidRDefault="002D2A10" w:rsidP="002D2A10">
            <w:pPr>
              <w:spacing w:after="0"/>
              <w:rPr>
                <w:w w:val="105"/>
              </w:rPr>
            </w:pPr>
            <w:r w:rsidRPr="00815557">
              <w:rPr>
                <w:i/>
                <w:color w:val="A6A6A6" w:themeColor="background1" w:themeShade="A6"/>
              </w:rPr>
              <w:t>(Code)</w:t>
            </w:r>
          </w:p>
        </w:tc>
      </w:tr>
      <w:tr w:rsidR="002D2A10" w:rsidRPr="00815557" w14:paraId="3D882E29"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1EB2986C" w14:textId="1291525C" w:rsidR="002D2A10" w:rsidRPr="00815557" w:rsidRDefault="002D2A10" w:rsidP="002D2A10">
            <w:pPr>
              <w:spacing w:after="0"/>
            </w:pPr>
          </w:p>
        </w:tc>
        <w:tc>
          <w:tcPr>
            <w:tcW w:w="4679" w:type="dxa"/>
            <w:gridSpan w:val="2"/>
            <w:tcBorders>
              <w:left w:val="single" w:sz="4" w:space="0" w:color="auto"/>
              <w:right w:val="single" w:sz="18" w:space="0" w:color="000000"/>
            </w:tcBorders>
          </w:tcPr>
          <w:p w14:paraId="448E347C" w14:textId="478F5C20" w:rsidR="002D2A10" w:rsidRPr="00815557" w:rsidRDefault="002D2A10" w:rsidP="002D2A10">
            <w:pPr>
              <w:spacing w:after="0"/>
              <w:rPr>
                <w:w w:val="105"/>
              </w:rPr>
            </w:pPr>
            <w:r w:rsidRPr="001512DD">
              <w:rPr>
                <w:w w:val="105"/>
              </w:rPr>
              <w:t>P4b. If other, please specify</w:t>
            </w:r>
          </w:p>
        </w:tc>
        <w:tc>
          <w:tcPr>
            <w:tcW w:w="5042" w:type="dxa"/>
            <w:gridSpan w:val="7"/>
            <w:tcBorders>
              <w:top w:val="single" w:sz="18" w:space="0" w:color="000000"/>
              <w:left w:val="single" w:sz="18" w:space="0" w:color="000000"/>
              <w:bottom w:val="single" w:sz="18" w:space="0" w:color="000000"/>
              <w:right w:val="single" w:sz="18" w:space="0" w:color="000000"/>
            </w:tcBorders>
          </w:tcPr>
          <w:p w14:paraId="1E805D4E" w14:textId="77777777" w:rsidR="002D2A10" w:rsidRPr="00815557" w:rsidRDefault="002D2A10" w:rsidP="002D2A10">
            <w:pPr>
              <w:spacing w:after="0"/>
              <w:rPr>
                <w:w w:val="105"/>
              </w:rPr>
            </w:pPr>
            <w:r w:rsidRPr="00815557">
              <w:rPr>
                <w:i/>
                <w:color w:val="A6A6A6" w:themeColor="background1" w:themeShade="A6"/>
              </w:rPr>
              <w:t>(Text)</w:t>
            </w:r>
          </w:p>
        </w:tc>
      </w:tr>
      <w:tr w:rsidR="002D2A10" w:rsidRPr="00815557" w14:paraId="0C0B64CB"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7A728859" w14:textId="77777777" w:rsidR="002D2A10" w:rsidRPr="002D2A10"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05CCAD45" w14:textId="77777777" w:rsidR="002D2A10" w:rsidRPr="001512DD" w:rsidRDefault="002D2A10" w:rsidP="002D2A10">
            <w:pPr>
              <w:kinsoku w:val="0"/>
              <w:overflowPunct w:val="0"/>
              <w:spacing w:afterLines="20" w:after="48"/>
              <w:ind w:left="-18"/>
              <w:contextualSpacing/>
              <w:rPr>
                <w:w w:val="105"/>
              </w:rPr>
            </w:pPr>
            <w:r w:rsidRPr="001512DD">
              <w:rPr>
                <w:w w:val="105"/>
              </w:rPr>
              <w:t>P4c. How much payment did you receive for renting your fields?(</w:t>
            </w:r>
            <w:proofErr w:type="spellStart"/>
            <w:r w:rsidRPr="001512DD">
              <w:rPr>
                <w:b/>
                <w:w w:val="105"/>
              </w:rPr>
              <w:t>rent_cash</w:t>
            </w:r>
            <w:proofErr w:type="spellEnd"/>
            <w:r w:rsidRPr="001512DD">
              <w:rPr>
                <w:w w:val="105"/>
              </w:rPr>
              <w:t>)</w:t>
            </w:r>
          </w:p>
          <w:p w14:paraId="16E5BC11" w14:textId="181FD323" w:rsidR="002D2A10" w:rsidRPr="00815557" w:rsidRDefault="002D2A10" w:rsidP="002D2A10">
            <w:pPr>
              <w:spacing w:after="0"/>
              <w:rPr>
                <w:w w:val="105"/>
              </w:rPr>
            </w:pPr>
            <w:r w:rsidRPr="001512DD">
              <w:rPr>
                <w:w w:val="105"/>
              </w:rPr>
              <w:t>Ask if P4=1</w:t>
            </w:r>
          </w:p>
        </w:tc>
        <w:tc>
          <w:tcPr>
            <w:tcW w:w="5042" w:type="dxa"/>
            <w:gridSpan w:val="7"/>
            <w:tcBorders>
              <w:top w:val="single" w:sz="18" w:space="0" w:color="000000"/>
              <w:left w:val="single" w:sz="18" w:space="0" w:color="000000"/>
              <w:bottom w:val="single" w:sz="18" w:space="0" w:color="000000"/>
              <w:right w:val="single" w:sz="18" w:space="0" w:color="000000"/>
            </w:tcBorders>
          </w:tcPr>
          <w:p w14:paraId="066C83DD" w14:textId="77777777" w:rsidR="002D2A10" w:rsidRPr="00815557" w:rsidRDefault="002D2A10" w:rsidP="002D2A10">
            <w:pPr>
              <w:spacing w:after="0"/>
              <w:rPr>
                <w:i/>
                <w:color w:val="A6A6A6" w:themeColor="background1" w:themeShade="A6"/>
              </w:rPr>
            </w:pPr>
            <w:r w:rsidRPr="00815557">
              <w:rPr>
                <w:i/>
                <w:color w:val="A6A6A6" w:themeColor="background1" w:themeShade="A6"/>
              </w:rPr>
              <w:t>(Integer)</w:t>
            </w:r>
          </w:p>
        </w:tc>
      </w:tr>
      <w:tr w:rsidR="002D2A10" w:rsidRPr="00815557" w14:paraId="6F5EB456"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2C26795E" w14:textId="77777777" w:rsidR="002D2A10" w:rsidRPr="002D2A10"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17F3997E" w14:textId="77777777" w:rsidR="002D2A10" w:rsidRPr="001512DD" w:rsidRDefault="002D2A10" w:rsidP="002D2A10">
            <w:pPr>
              <w:kinsoku w:val="0"/>
              <w:overflowPunct w:val="0"/>
              <w:spacing w:afterLines="20" w:after="48"/>
              <w:ind w:left="-18"/>
              <w:contextualSpacing/>
              <w:rPr>
                <w:w w:val="105"/>
              </w:rPr>
            </w:pPr>
            <w:r w:rsidRPr="001512DD">
              <w:rPr>
                <w:w w:val="105"/>
              </w:rPr>
              <w:t>P4d. How many person-days of labor did you receive for renting your fields? (</w:t>
            </w:r>
            <w:proofErr w:type="spellStart"/>
            <w:r w:rsidRPr="001512DD">
              <w:rPr>
                <w:b/>
                <w:w w:val="105"/>
              </w:rPr>
              <w:t>rent_labor</w:t>
            </w:r>
            <w:proofErr w:type="spellEnd"/>
            <w:r w:rsidRPr="001512DD">
              <w:rPr>
                <w:w w:val="105"/>
              </w:rPr>
              <w:t>)</w:t>
            </w:r>
          </w:p>
          <w:p w14:paraId="5B0AD8C6" w14:textId="77543DF4" w:rsidR="002D2A10" w:rsidRPr="00815557" w:rsidRDefault="002D2A10" w:rsidP="002D2A10">
            <w:pPr>
              <w:spacing w:after="0"/>
              <w:rPr>
                <w:w w:val="105"/>
              </w:rPr>
            </w:pPr>
            <w:r w:rsidRPr="001512DD">
              <w:rPr>
                <w:w w:val="105"/>
              </w:rPr>
              <w:t>Ask if P4=2</w:t>
            </w:r>
          </w:p>
        </w:tc>
        <w:tc>
          <w:tcPr>
            <w:tcW w:w="5042" w:type="dxa"/>
            <w:gridSpan w:val="7"/>
            <w:tcBorders>
              <w:top w:val="single" w:sz="18" w:space="0" w:color="000000"/>
              <w:left w:val="single" w:sz="18" w:space="0" w:color="000000"/>
              <w:bottom w:val="single" w:sz="18" w:space="0" w:color="000000"/>
              <w:right w:val="single" w:sz="18" w:space="0" w:color="000000"/>
            </w:tcBorders>
          </w:tcPr>
          <w:p w14:paraId="4A2B04A9" w14:textId="77777777" w:rsidR="002D2A10" w:rsidRPr="00815557" w:rsidRDefault="002D2A10" w:rsidP="002D2A10">
            <w:pPr>
              <w:spacing w:after="0"/>
              <w:rPr>
                <w:i/>
                <w:color w:val="A6A6A6" w:themeColor="background1" w:themeShade="A6"/>
              </w:rPr>
            </w:pPr>
            <w:r w:rsidRPr="00815557">
              <w:rPr>
                <w:i/>
                <w:color w:val="A6A6A6" w:themeColor="background1" w:themeShade="A6"/>
              </w:rPr>
              <w:t>(Integer)</w:t>
            </w:r>
          </w:p>
        </w:tc>
      </w:tr>
      <w:tr w:rsidR="002D2A10" w:rsidRPr="00F82CC8" w14:paraId="3CC97568"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58686C65" w14:textId="77777777" w:rsidR="002D2A10" w:rsidRPr="006F4E6D" w:rsidRDefault="002D2A10" w:rsidP="002D2A1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CE15DD7" w14:textId="77777777" w:rsidR="002D2A10" w:rsidRPr="001512DD" w:rsidRDefault="002D2A10" w:rsidP="002D2A10">
            <w:pPr>
              <w:kinsoku w:val="0"/>
              <w:overflowPunct w:val="0"/>
              <w:spacing w:afterLines="20" w:after="48"/>
              <w:ind w:left="-18"/>
              <w:contextualSpacing/>
              <w:rPr>
                <w:w w:val="105"/>
              </w:rPr>
            </w:pPr>
            <w:r w:rsidRPr="001512DD">
              <w:rPr>
                <w:w w:val="105"/>
              </w:rPr>
              <w:t>P4e. What share of the field's crop yield did you receive for renting your field? (</w:t>
            </w:r>
            <w:proofErr w:type="spellStart"/>
            <w:r w:rsidRPr="001512DD">
              <w:rPr>
                <w:b/>
                <w:w w:val="105"/>
              </w:rPr>
              <w:t>rent_cropprcnt</w:t>
            </w:r>
            <w:proofErr w:type="spellEnd"/>
            <w:r w:rsidRPr="001512DD">
              <w:rPr>
                <w:w w:val="105"/>
              </w:rPr>
              <w:t>)</w:t>
            </w:r>
          </w:p>
          <w:p w14:paraId="39133A41" w14:textId="0CD9D22E" w:rsidR="002D2A10" w:rsidRPr="006F4E6D" w:rsidRDefault="002D2A10" w:rsidP="002D2A10">
            <w:pPr>
              <w:spacing w:after="0"/>
              <w:rPr>
                <w:color w:val="000000"/>
              </w:rPr>
            </w:pPr>
            <w:r w:rsidRPr="001512DD">
              <w:rPr>
                <w:w w:val="105"/>
              </w:rPr>
              <w:t>Ask if P4=3</w:t>
            </w:r>
          </w:p>
        </w:tc>
        <w:tc>
          <w:tcPr>
            <w:tcW w:w="4320" w:type="dxa"/>
            <w:gridSpan w:val="5"/>
            <w:tcBorders>
              <w:top w:val="single" w:sz="4" w:space="0" w:color="000000"/>
              <w:bottom w:val="single" w:sz="4" w:space="0" w:color="000000"/>
              <w:right w:val="single" w:sz="18" w:space="0" w:color="000000"/>
            </w:tcBorders>
          </w:tcPr>
          <w:p w14:paraId="31AEA81B" w14:textId="1B60F6B8" w:rsidR="002D2A10" w:rsidRDefault="002D2A10" w:rsidP="002D2A10">
            <w:pPr>
              <w:spacing w:after="0"/>
              <w:rPr>
                <w:rFonts w:cs="Times New Roman"/>
                <w:w w:val="105"/>
              </w:rPr>
            </w:pPr>
            <w:r>
              <w:rPr>
                <w:rFonts w:cs="Times New Roman"/>
                <w:w w:val="105"/>
              </w:rPr>
              <w:t>1=Less than 25%</w:t>
            </w:r>
          </w:p>
          <w:p w14:paraId="1473DB25" w14:textId="3482A1B3" w:rsidR="002D2A10" w:rsidRPr="006F4E6D" w:rsidRDefault="002D2A10" w:rsidP="002D2A10">
            <w:pPr>
              <w:spacing w:after="0"/>
              <w:rPr>
                <w:rFonts w:cs="Times New Roman"/>
                <w:w w:val="105"/>
              </w:rPr>
            </w:pPr>
            <w:r>
              <w:rPr>
                <w:rFonts w:cs="Times New Roman"/>
                <w:w w:val="105"/>
              </w:rPr>
              <w:t xml:space="preserve">2=25%–49% </w:t>
            </w:r>
          </w:p>
          <w:p w14:paraId="3BAACAEC" w14:textId="7139687F" w:rsidR="002D2A10" w:rsidRPr="006F4E6D" w:rsidRDefault="002D2A10" w:rsidP="002D2A10">
            <w:pPr>
              <w:spacing w:after="0"/>
              <w:rPr>
                <w:rFonts w:cs="Times New Roman"/>
                <w:w w:val="105"/>
              </w:rPr>
            </w:pPr>
            <w:r>
              <w:rPr>
                <w:rFonts w:cs="Times New Roman"/>
                <w:w w:val="105"/>
              </w:rPr>
              <w:t xml:space="preserve">3=50%–74% </w:t>
            </w:r>
          </w:p>
          <w:p w14:paraId="528B91C2" w14:textId="53518F30" w:rsidR="002D2A10" w:rsidRPr="002D2A10" w:rsidRDefault="002D2A10" w:rsidP="002D2A10">
            <w:pPr>
              <w:spacing w:after="0"/>
              <w:rPr>
                <w:rFonts w:cs="Times New Roman"/>
                <w:w w:val="105"/>
              </w:rPr>
            </w:pPr>
            <w:r>
              <w:rPr>
                <w:rFonts w:cs="Times New Roman"/>
                <w:w w:val="105"/>
              </w:rPr>
              <w:lastRenderedPageBreak/>
              <w:t>4=More than 75%</w:t>
            </w:r>
          </w:p>
        </w:tc>
        <w:tc>
          <w:tcPr>
            <w:tcW w:w="722" w:type="dxa"/>
            <w:gridSpan w:val="2"/>
            <w:tcBorders>
              <w:top w:val="single" w:sz="18" w:space="0" w:color="000000"/>
              <w:left w:val="single" w:sz="18" w:space="0" w:color="000000"/>
              <w:bottom w:val="single" w:sz="18" w:space="0" w:color="000000"/>
              <w:right w:val="single" w:sz="18" w:space="0" w:color="000000"/>
            </w:tcBorders>
          </w:tcPr>
          <w:p w14:paraId="4F63A54E" w14:textId="77777777" w:rsidR="002D2A10" w:rsidRPr="006F4E6D" w:rsidRDefault="002D2A10" w:rsidP="002D2A10">
            <w:pPr>
              <w:spacing w:after="0"/>
              <w:rPr>
                <w:rFonts w:eastAsia="Calibri" w:cs="Times New Roman"/>
                <w:i/>
                <w:color w:val="A6A6A6"/>
              </w:rPr>
            </w:pPr>
            <w:r w:rsidRPr="006F4E6D">
              <w:rPr>
                <w:rFonts w:eastAsia="Calibri" w:cs="Times New Roman"/>
                <w:i/>
                <w:color w:val="A6A6A6"/>
              </w:rPr>
              <w:lastRenderedPageBreak/>
              <w:t>(Code)</w:t>
            </w:r>
          </w:p>
        </w:tc>
      </w:tr>
      <w:tr w:rsidR="00E0092D" w:rsidRPr="00F82CC8" w14:paraId="3FF14D3A"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ACCCFE0" w14:textId="77777777" w:rsidR="00E0092D" w:rsidRPr="006F4E6D"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5B969B91" w14:textId="77777777" w:rsidR="00E0092D" w:rsidRDefault="00E0092D" w:rsidP="002D2A10">
            <w:pPr>
              <w:kinsoku w:val="0"/>
              <w:overflowPunct w:val="0"/>
              <w:spacing w:afterLines="20" w:after="48"/>
              <w:ind w:left="-18"/>
              <w:contextualSpacing/>
              <w:rPr>
                <w:w w:val="105"/>
              </w:rPr>
            </w:pPr>
            <w:r w:rsidRPr="001512DD">
              <w:rPr>
                <w:w w:val="105"/>
              </w:rPr>
              <w:t>P4f. What crop did you receive?(</w:t>
            </w:r>
            <w:proofErr w:type="spellStart"/>
            <w:r w:rsidRPr="001512DD">
              <w:rPr>
                <w:b/>
                <w:w w:val="105"/>
              </w:rPr>
              <w:t>rent_crop</w:t>
            </w:r>
            <w:proofErr w:type="spellEnd"/>
            <w:r w:rsidRPr="001512DD">
              <w:rPr>
                <w:w w:val="105"/>
              </w:rPr>
              <w:t>)</w:t>
            </w:r>
          </w:p>
          <w:p w14:paraId="4E4FA8B4" w14:textId="3BDAF4C0" w:rsidR="00E0092D" w:rsidRPr="002D2A10" w:rsidRDefault="00E0092D" w:rsidP="002D2A10">
            <w:pPr>
              <w:kinsoku w:val="0"/>
              <w:overflowPunct w:val="0"/>
              <w:spacing w:afterLines="20" w:after="48"/>
              <w:ind w:left="-18"/>
              <w:contextualSpacing/>
              <w:rPr>
                <w:w w:val="105"/>
              </w:rPr>
            </w:pPr>
            <w:r>
              <w:rPr>
                <w:w w:val="105"/>
              </w:rPr>
              <w:t>Ask if P4=3</w:t>
            </w:r>
          </w:p>
        </w:tc>
        <w:tc>
          <w:tcPr>
            <w:tcW w:w="2160" w:type="dxa"/>
            <w:gridSpan w:val="2"/>
            <w:tcBorders>
              <w:top w:val="single" w:sz="4" w:space="0" w:color="000000"/>
              <w:bottom w:val="single" w:sz="4" w:space="0" w:color="000000"/>
            </w:tcBorders>
          </w:tcPr>
          <w:p w14:paraId="6107E39F" w14:textId="59EC32E1" w:rsidR="00E0092D" w:rsidRDefault="00E0092D" w:rsidP="008250E0">
            <w:pPr>
              <w:spacing w:after="0"/>
              <w:rPr>
                <w:rFonts w:cs="Times New Roman"/>
                <w:w w:val="105"/>
              </w:rPr>
            </w:pPr>
            <w:r>
              <w:rPr>
                <w:rFonts w:cs="Times New Roman"/>
                <w:w w:val="105"/>
              </w:rPr>
              <w:t>1=Local maize</w:t>
            </w:r>
          </w:p>
          <w:p w14:paraId="06B429A0" w14:textId="335A6981" w:rsidR="00E0092D" w:rsidRPr="006F4E6D" w:rsidRDefault="00E0092D" w:rsidP="008250E0">
            <w:pPr>
              <w:spacing w:after="0"/>
              <w:rPr>
                <w:rFonts w:cs="Times New Roman"/>
                <w:w w:val="105"/>
              </w:rPr>
            </w:pPr>
            <w:r>
              <w:rPr>
                <w:rFonts w:cs="Times New Roman"/>
                <w:w w:val="105"/>
              </w:rPr>
              <w:t>2=Composite (pollinated) maize</w:t>
            </w:r>
          </w:p>
          <w:p w14:paraId="48AD90F4" w14:textId="2E8E4997" w:rsidR="00E0092D" w:rsidRPr="006F4E6D" w:rsidRDefault="00E0092D" w:rsidP="008250E0">
            <w:pPr>
              <w:spacing w:after="0"/>
              <w:rPr>
                <w:rFonts w:cs="Times New Roman"/>
                <w:w w:val="105"/>
              </w:rPr>
            </w:pPr>
            <w:r>
              <w:rPr>
                <w:rFonts w:cs="Times New Roman"/>
                <w:w w:val="105"/>
              </w:rPr>
              <w:t>3=Hybrid maize</w:t>
            </w:r>
          </w:p>
          <w:p w14:paraId="459EB276" w14:textId="23A9E386" w:rsidR="00E0092D" w:rsidRPr="006F4E6D" w:rsidRDefault="00E0092D" w:rsidP="008250E0">
            <w:pPr>
              <w:spacing w:after="0"/>
              <w:rPr>
                <w:rFonts w:cs="Times New Roman"/>
                <w:w w:val="105"/>
              </w:rPr>
            </w:pPr>
            <w:r>
              <w:rPr>
                <w:rFonts w:cs="Times New Roman"/>
                <w:w w:val="105"/>
              </w:rPr>
              <w:t>4=Cassava</w:t>
            </w:r>
          </w:p>
          <w:p w14:paraId="74314031" w14:textId="478A51F6" w:rsidR="00E0092D" w:rsidRPr="006F4E6D" w:rsidRDefault="00E0092D" w:rsidP="008250E0">
            <w:pPr>
              <w:spacing w:after="0"/>
              <w:rPr>
                <w:rFonts w:cs="Times New Roman"/>
                <w:w w:val="105"/>
              </w:rPr>
            </w:pPr>
            <w:r>
              <w:rPr>
                <w:rFonts w:cs="Times New Roman"/>
                <w:w w:val="105"/>
              </w:rPr>
              <w:t>5=Sweet potato</w:t>
            </w:r>
          </w:p>
          <w:p w14:paraId="20788426" w14:textId="207732BF" w:rsidR="00E0092D" w:rsidRPr="006F4E6D" w:rsidRDefault="00E0092D" w:rsidP="008250E0">
            <w:pPr>
              <w:spacing w:after="0"/>
              <w:rPr>
                <w:rFonts w:cs="Times New Roman"/>
                <w:w w:val="105"/>
              </w:rPr>
            </w:pPr>
            <w:r>
              <w:rPr>
                <w:rFonts w:cs="Times New Roman"/>
                <w:w w:val="105"/>
              </w:rPr>
              <w:t>6=Irish potato</w:t>
            </w:r>
          </w:p>
          <w:p w14:paraId="4A727275" w14:textId="77777777" w:rsidR="00E0092D" w:rsidRDefault="00E0092D" w:rsidP="008250E0">
            <w:pPr>
              <w:spacing w:after="0"/>
              <w:rPr>
                <w:rFonts w:cs="Times New Roman"/>
                <w:w w:val="105"/>
              </w:rPr>
            </w:pPr>
            <w:r>
              <w:rPr>
                <w:rFonts w:cs="Times New Roman"/>
                <w:w w:val="105"/>
              </w:rPr>
              <w:t>7=</w:t>
            </w:r>
            <w:proofErr w:type="spellStart"/>
            <w:r>
              <w:rPr>
                <w:rFonts w:cs="Times New Roman"/>
                <w:w w:val="105"/>
              </w:rPr>
              <w:t>Groundnet</w:t>
            </w:r>
            <w:proofErr w:type="spellEnd"/>
          </w:p>
          <w:p w14:paraId="17E27DD7" w14:textId="604E1FF8" w:rsidR="00E0092D" w:rsidRDefault="00E0092D" w:rsidP="008250E0">
            <w:pPr>
              <w:spacing w:after="0"/>
              <w:rPr>
                <w:rFonts w:cs="Times New Roman"/>
                <w:w w:val="105"/>
              </w:rPr>
            </w:pPr>
            <w:r>
              <w:rPr>
                <w:rFonts w:cs="Times New Roman"/>
                <w:w w:val="105"/>
              </w:rPr>
              <w:t>8=Ground bean (</w:t>
            </w:r>
            <w:proofErr w:type="spellStart"/>
            <w:r>
              <w:rPr>
                <w:rFonts w:cs="Times New Roman"/>
                <w:w w:val="105"/>
              </w:rPr>
              <w:t>Nzama</w:t>
            </w:r>
            <w:proofErr w:type="spellEnd"/>
            <w:r>
              <w:rPr>
                <w:rFonts w:cs="Times New Roman"/>
                <w:w w:val="105"/>
              </w:rPr>
              <w:t>)</w:t>
            </w:r>
          </w:p>
          <w:p w14:paraId="302D668E" w14:textId="77777777" w:rsidR="00E0092D" w:rsidRDefault="00E0092D" w:rsidP="008250E0">
            <w:pPr>
              <w:spacing w:after="0"/>
              <w:rPr>
                <w:rFonts w:cs="Times New Roman"/>
                <w:w w:val="105"/>
              </w:rPr>
            </w:pPr>
            <w:r>
              <w:rPr>
                <w:rFonts w:cs="Times New Roman"/>
                <w:w w:val="105"/>
              </w:rPr>
              <w:t>9=Rice</w:t>
            </w:r>
          </w:p>
          <w:p w14:paraId="58C419EB" w14:textId="77777777" w:rsidR="00E0092D" w:rsidRDefault="00E0092D" w:rsidP="008250E0">
            <w:pPr>
              <w:spacing w:after="0"/>
              <w:rPr>
                <w:rFonts w:cs="Times New Roman"/>
                <w:w w:val="105"/>
              </w:rPr>
            </w:pPr>
            <w:r>
              <w:rPr>
                <w:rFonts w:cs="Times New Roman"/>
                <w:w w:val="105"/>
              </w:rPr>
              <w:t>10=Finger millet (</w:t>
            </w:r>
            <w:proofErr w:type="spellStart"/>
            <w:r>
              <w:rPr>
                <w:rFonts w:cs="Times New Roman"/>
                <w:w w:val="105"/>
              </w:rPr>
              <w:t>mawere</w:t>
            </w:r>
            <w:proofErr w:type="spellEnd"/>
            <w:r>
              <w:rPr>
                <w:rFonts w:cs="Times New Roman"/>
                <w:w w:val="105"/>
              </w:rPr>
              <w:t>)</w:t>
            </w:r>
          </w:p>
          <w:p w14:paraId="41438BD6" w14:textId="77777777" w:rsidR="00E0092D" w:rsidRDefault="00E0092D" w:rsidP="008250E0">
            <w:pPr>
              <w:spacing w:after="0"/>
              <w:rPr>
                <w:rFonts w:cs="Times New Roman"/>
                <w:w w:val="105"/>
              </w:rPr>
            </w:pPr>
            <w:r>
              <w:rPr>
                <w:rFonts w:cs="Times New Roman"/>
                <w:w w:val="105"/>
              </w:rPr>
              <w:t>11=Sorghum</w:t>
            </w:r>
          </w:p>
          <w:p w14:paraId="75682E86" w14:textId="477A6E0B" w:rsidR="00E0092D" w:rsidRDefault="00E0092D" w:rsidP="008250E0">
            <w:pPr>
              <w:spacing w:after="0"/>
              <w:rPr>
                <w:rFonts w:cs="Times New Roman"/>
                <w:w w:val="105"/>
              </w:rPr>
            </w:pPr>
            <w:r>
              <w:rPr>
                <w:rFonts w:cs="Times New Roman"/>
                <w:w w:val="105"/>
              </w:rPr>
              <w:t>12=Pearl millet (</w:t>
            </w:r>
            <w:proofErr w:type="spellStart"/>
            <w:r>
              <w:rPr>
                <w:rFonts w:cs="Times New Roman"/>
                <w:w w:val="105"/>
              </w:rPr>
              <w:t>mchewere</w:t>
            </w:r>
            <w:proofErr w:type="spellEnd"/>
            <w:r>
              <w:rPr>
                <w:rFonts w:cs="Times New Roman"/>
                <w:w w:val="105"/>
              </w:rPr>
              <w:t>)</w:t>
            </w:r>
          </w:p>
          <w:p w14:paraId="5FBE8F81" w14:textId="394F0DCC" w:rsidR="00E0092D" w:rsidRDefault="00E0092D" w:rsidP="00E0092D">
            <w:pPr>
              <w:spacing w:after="0"/>
              <w:rPr>
                <w:rFonts w:cs="Times New Roman"/>
                <w:w w:val="105"/>
              </w:rPr>
            </w:pPr>
            <w:r>
              <w:rPr>
                <w:rFonts w:cs="Times New Roman"/>
                <w:w w:val="105"/>
              </w:rPr>
              <w:t>13=Bean</w:t>
            </w:r>
          </w:p>
        </w:tc>
        <w:tc>
          <w:tcPr>
            <w:tcW w:w="2160" w:type="dxa"/>
            <w:gridSpan w:val="3"/>
            <w:tcBorders>
              <w:top w:val="single" w:sz="4" w:space="0" w:color="000000"/>
              <w:bottom w:val="single" w:sz="4" w:space="0" w:color="000000"/>
              <w:right w:val="single" w:sz="18" w:space="0" w:color="000000"/>
            </w:tcBorders>
          </w:tcPr>
          <w:p w14:paraId="53D5666B" w14:textId="77777777" w:rsidR="00E0092D" w:rsidRDefault="00E0092D" w:rsidP="008250E0">
            <w:pPr>
              <w:spacing w:after="0"/>
              <w:rPr>
                <w:rFonts w:cs="Times New Roman"/>
                <w:w w:val="105"/>
              </w:rPr>
            </w:pPr>
            <w:r>
              <w:rPr>
                <w:rFonts w:cs="Times New Roman"/>
                <w:w w:val="105"/>
              </w:rPr>
              <w:t xml:space="preserve">14=Soy bean </w:t>
            </w:r>
          </w:p>
          <w:p w14:paraId="3C069DFF" w14:textId="3CC6FFC5" w:rsidR="00E0092D" w:rsidRDefault="00E0092D" w:rsidP="008250E0">
            <w:pPr>
              <w:spacing w:after="0"/>
              <w:rPr>
                <w:rFonts w:cs="Times New Roman"/>
                <w:w w:val="105"/>
              </w:rPr>
            </w:pPr>
            <w:r>
              <w:rPr>
                <w:rFonts w:cs="Times New Roman"/>
                <w:w w:val="105"/>
              </w:rPr>
              <w:t>15=Pigeon peas</w:t>
            </w:r>
          </w:p>
          <w:p w14:paraId="3D2C098E" w14:textId="77777777" w:rsidR="00E0092D" w:rsidRDefault="00E0092D" w:rsidP="008250E0">
            <w:pPr>
              <w:spacing w:after="0"/>
              <w:rPr>
                <w:rFonts w:cs="Times New Roman"/>
                <w:w w:val="105"/>
              </w:rPr>
            </w:pPr>
            <w:r>
              <w:rPr>
                <w:rFonts w:cs="Times New Roman"/>
                <w:w w:val="105"/>
              </w:rPr>
              <w:t>16=Burley tobacco</w:t>
            </w:r>
          </w:p>
          <w:p w14:paraId="5D775B2F" w14:textId="4E4365DB" w:rsidR="00E0092D" w:rsidRDefault="00E0092D" w:rsidP="008250E0">
            <w:pPr>
              <w:spacing w:after="0"/>
              <w:rPr>
                <w:rFonts w:cs="Times New Roman"/>
                <w:w w:val="105"/>
              </w:rPr>
            </w:pPr>
            <w:r>
              <w:rPr>
                <w:rFonts w:cs="Times New Roman"/>
                <w:w w:val="105"/>
              </w:rPr>
              <w:t>17=Tobacco (other)</w:t>
            </w:r>
          </w:p>
          <w:p w14:paraId="335DEA80" w14:textId="77777777" w:rsidR="00E0092D" w:rsidRDefault="00E0092D" w:rsidP="008250E0">
            <w:pPr>
              <w:spacing w:after="0"/>
              <w:rPr>
                <w:rFonts w:cs="Times New Roman"/>
                <w:w w:val="105"/>
              </w:rPr>
            </w:pPr>
            <w:r>
              <w:rPr>
                <w:rFonts w:cs="Times New Roman"/>
                <w:w w:val="105"/>
              </w:rPr>
              <w:t>18=Cotton</w:t>
            </w:r>
          </w:p>
          <w:p w14:paraId="34F9FD74" w14:textId="77777777" w:rsidR="00E0092D" w:rsidRDefault="00E0092D" w:rsidP="008250E0">
            <w:pPr>
              <w:spacing w:after="0"/>
              <w:rPr>
                <w:rFonts w:cs="Times New Roman"/>
                <w:w w:val="105"/>
              </w:rPr>
            </w:pPr>
            <w:r>
              <w:rPr>
                <w:rFonts w:cs="Times New Roman"/>
                <w:w w:val="105"/>
              </w:rPr>
              <w:t>19=Sugarcane</w:t>
            </w:r>
          </w:p>
          <w:p w14:paraId="5A62C0FD" w14:textId="24F1ED21" w:rsidR="00E0092D" w:rsidRDefault="00E0092D" w:rsidP="008250E0">
            <w:pPr>
              <w:spacing w:after="0"/>
              <w:rPr>
                <w:rFonts w:cs="Times New Roman"/>
                <w:w w:val="105"/>
              </w:rPr>
            </w:pPr>
            <w:r>
              <w:rPr>
                <w:rFonts w:cs="Times New Roman"/>
                <w:w w:val="105"/>
              </w:rPr>
              <w:t xml:space="preserve">20=Cabbage </w:t>
            </w:r>
            <w:proofErr w:type="spellStart"/>
            <w:r>
              <w:rPr>
                <w:rFonts w:cs="Times New Roman"/>
                <w:w w:val="105"/>
              </w:rPr>
              <w:t>tanaposi</w:t>
            </w:r>
            <w:proofErr w:type="spellEnd"/>
          </w:p>
          <w:p w14:paraId="7022E187" w14:textId="77777777" w:rsidR="00E0092D" w:rsidRDefault="00E0092D" w:rsidP="008250E0">
            <w:pPr>
              <w:spacing w:after="0"/>
              <w:rPr>
                <w:rFonts w:cs="Times New Roman"/>
                <w:w w:val="105"/>
              </w:rPr>
            </w:pPr>
            <w:r>
              <w:rPr>
                <w:rFonts w:cs="Times New Roman"/>
                <w:w w:val="105"/>
              </w:rPr>
              <w:t>21=</w:t>
            </w:r>
            <w:proofErr w:type="spellStart"/>
            <w:r>
              <w:rPr>
                <w:rFonts w:cs="Times New Roman"/>
                <w:w w:val="105"/>
              </w:rPr>
              <w:t>Nkhwani</w:t>
            </w:r>
            <w:proofErr w:type="spellEnd"/>
          </w:p>
          <w:p w14:paraId="0E3C884A" w14:textId="77777777" w:rsidR="00E0092D" w:rsidRDefault="00E0092D" w:rsidP="008250E0">
            <w:pPr>
              <w:spacing w:after="0"/>
              <w:rPr>
                <w:rFonts w:cs="Times New Roman"/>
                <w:w w:val="105"/>
              </w:rPr>
            </w:pPr>
            <w:r>
              <w:rPr>
                <w:rFonts w:cs="Times New Roman"/>
                <w:w w:val="105"/>
              </w:rPr>
              <w:t>22=</w:t>
            </w:r>
            <w:proofErr w:type="spellStart"/>
            <w:r>
              <w:rPr>
                <w:rFonts w:cs="Times New Roman"/>
                <w:w w:val="105"/>
              </w:rPr>
              <w:t>Therere</w:t>
            </w:r>
            <w:proofErr w:type="spellEnd"/>
            <w:r>
              <w:rPr>
                <w:rFonts w:cs="Times New Roman"/>
                <w:w w:val="105"/>
              </w:rPr>
              <w:t>/Okra</w:t>
            </w:r>
          </w:p>
          <w:p w14:paraId="544A3B52" w14:textId="77777777" w:rsidR="00E0092D" w:rsidRDefault="00E0092D" w:rsidP="008250E0">
            <w:pPr>
              <w:spacing w:after="0"/>
              <w:rPr>
                <w:rFonts w:cs="Times New Roman"/>
                <w:w w:val="105"/>
              </w:rPr>
            </w:pPr>
            <w:r>
              <w:rPr>
                <w:rFonts w:cs="Times New Roman"/>
                <w:w w:val="105"/>
              </w:rPr>
              <w:t>23=Tomato</w:t>
            </w:r>
          </w:p>
          <w:p w14:paraId="30FC48E4" w14:textId="46158928" w:rsidR="00E0092D" w:rsidRDefault="00E0092D" w:rsidP="008250E0">
            <w:pPr>
              <w:spacing w:after="0"/>
              <w:rPr>
                <w:rFonts w:cs="Times New Roman"/>
                <w:w w:val="105"/>
              </w:rPr>
            </w:pPr>
            <w:r>
              <w:rPr>
                <w:rFonts w:cs="Times New Roman"/>
                <w:w w:val="105"/>
              </w:rPr>
              <w:t>24=Onion</w:t>
            </w:r>
          </w:p>
          <w:p w14:paraId="64F58EF4" w14:textId="0A452371" w:rsidR="00E0092D" w:rsidRDefault="00E0092D" w:rsidP="008250E0">
            <w:pPr>
              <w:spacing w:after="0"/>
              <w:rPr>
                <w:rFonts w:cs="Times New Roman"/>
                <w:w w:val="105"/>
              </w:rPr>
            </w:pPr>
            <w:r>
              <w:rPr>
                <w:rFonts w:cs="Times New Roman"/>
                <w:w w:val="105"/>
              </w:rPr>
              <w:t>25=Peas</w:t>
            </w:r>
          </w:p>
          <w:p w14:paraId="196D6E22" w14:textId="77777777" w:rsidR="00E0092D" w:rsidRDefault="00E0092D" w:rsidP="008250E0">
            <w:pPr>
              <w:spacing w:after="0"/>
              <w:rPr>
                <w:rFonts w:cs="Times New Roman"/>
                <w:w w:val="105"/>
              </w:rPr>
            </w:pPr>
            <w:r>
              <w:rPr>
                <w:rFonts w:cs="Times New Roman"/>
                <w:w w:val="105"/>
              </w:rPr>
              <w:t>26=Trees or woodlot</w:t>
            </w:r>
          </w:p>
          <w:p w14:paraId="6C2542CD" w14:textId="1CC71177" w:rsidR="00E0092D" w:rsidRDefault="00E0092D" w:rsidP="008250E0">
            <w:pPr>
              <w:spacing w:after="0"/>
              <w:rPr>
                <w:rFonts w:cs="Times New Roman"/>
                <w:w w:val="105"/>
              </w:rPr>
            </w:pPr>
            <w:r>
              <w:rPr>
                <w:rFonts w:cs="Times New Roman"/>
                <w:w w:val="105"/>
              </w:rPr>
              <w:t>27=Sunflower</w:t>
            </w:r>
          </w:p>
          <w:p w14:paraId="6AAA7E22" w14:textId="5E00FC4D" w:rsidR="00E0092D" w:rsidRPr="002D2A10" w:rsidRDefault="00E0092D" w:rsidP="00E0092D">
            <w:pPr>
              <w:spacing w:after="0"/>
              <w:rPr>
                <w:rFonts w:cs="Times New Roman"/>
                <w:w w:val="105"/>
              </w:rPr>
            </w:pPr>
            <w:r w:rsidRPr="002D2A10">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9B5D677" w14:textId="77777777" w:rsidR="00E0092D" w:rsidRPr="006F4E6D" w:rsidRDefault="00E0092D" w:rsidP="008250E0">
            <w:pPr>
              <w:spacing w:after="0"/>
              <w:rPr>
                <w:rFonts w:eastAsia="Calibri" w:cs="Times New Roman"/>
                <w:i/>
                <w:color w:val="A6A6A6"/>
              </w:rPr>
            </w:pPr>
            <w:r w:rsidRPr="006F4E6D">
              <w:rPr>
                <w:rFonts w:eastAsia="Calibri" w:cs="Times New Roman"/>
                <w:i/>
                <w:color w:val="A6A6A6"/>
              </w:rPr>
              <w:t>(Code)</w:t>
            </w:r>
          </w:p>
        </w:tc>
      </w:tr>
      <w:tr w:rsidR="00E0092D" w:rsidRPr="00815557" w14:paraId="514754DE"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DBBBC0" w14:textId="77777777" w:rsidR="00E0092D" w:rsidRPr="00815557"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0DD854CC" w14:textId="77777777" w:rsidR="00E0092D" w:rsidRPr="001512DD" w:rsidRDefault="00E0092D" w:rsidP="00E0092D">
            <w:pPr>
              <w:kinsoku w:val="0"/>
              <w:overflowPunct w:val="0"/>
              <w:spacing w:afterLines="20" w:after="48"/>
              <w:ind w:left="-18"/>
              <w:contextualSpacing/>
              <w:rPr>
                <w:w w:val="105"/>
              </w:rPr>
            </w:pPr>
            <w:r w:rsidRPr="001512DD">
              <w:rPr>
                <w:w w:val="105"/>
              </w:rPr>
              <w:t>P4g. How much of the crop did your household receive in return for renting your fields? Amount</w:t>
            </w:r>
            <w:r w:rsidRPr="001512DD">
              <w:t xml:space="preserve"> (</w:t>
            </w:r>
            <w:proofErr w:type="spellStart"/>
            <w:r w:rsidRPr="001512DD">
              <w:rPr>
                <w:b/>
                <w:w w:val="105"/>
              </w:rPr>
              <w:t>rent_crop_amount</w:t>
            </w:r>
            <w:proofErr w:type="spellEnd"/>
            <w:r w:rsidRPr="001512DD">
              <w:rPr>
                <w:w w:val="105"/>
              </w:rPr>
              <w:t>)</w:t>
            </w:r>
          </w:p>
          <w:p w14:paraId="4ABE8E4A" w14:textId="3F39CDA2" w:rsidR="00E0092D" w:rsidRPr="00815557" w:rsidRDefault="00E0092D" w:rsidP="00E0092D">
            <w:pPr>
              <w:spacing w:after="0"/>
              <w:rPr>
                <w:w w:val="105"/>
              </w:rPr>
            </w:pPr>
            <w:r w:rsidRPr="001512DD">
              <w:rPr>
                <w:w w:val="105"/>
              </w:rPr>
              <w:t xml:space="preserve"> Ask if P4=3</w:t>
            </w:r>
          </w:p>
        </w:tc>
        <w:tc>
          <w:tcPr>
            <w:tcW w:w="2525" w:type="dxa"/>
            <w:gridSpan w:val="4"/>
            <w:tcBorders>
              <w:top w:val="single" w:sz="18" w:space="0" w:color="000000"/>
              <w:left w:val="single" w:sz="18" w:space="0" w:color="000000"/>
              <w:bottom w:val="single" w:sz="18" w:space="0" w:color="000000"/>
              <w:right w:val="single" w:sz="18" w:space="0" w:color="000000"/>
            </w:tcBorders>
          </w:tcPr>
          <w:p w14:paraId="0B65890C" w14:textId="77777777" w:rsidR="00E0092D" w:rsidRPr="00815557" w:rsidRDefault="00E0092D" w:rsidP="008250E0">
            <w:pPr>
              <w:spacing w:after="0"/>
              <w:rPr>
                <w:i/>
                <w:color w:val="A6A6A6" w:themeColor="background1" w:themeShade="A6"/>
              </w:rPr>
            </w:pPr>
            <w:r w:rsidRPr="00815557">
              <w:rPr>
                <w:i/>
                <w:color w:val="A6A6A6" w:themeColor="background1" w:themeShade="A6"/>
              </w:rPr>
              <w:t>(Integer)</w:t>
            </w:r>
          </w:p>
        </w:tc>
      </w:tr>
      <w:tr w:rsidR="00E0092D" w:rsidRPr="00F82CC8" w14:paraId="6891D0B8"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A560436" w14:textId="77777777" w:rsidR="00E0092D" w:rsidRPr="006F4E6D"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24AAA15" w14:textId="77777777" w:rsidR="00E0092D" w:rsidRPr="001512DD" w:rsidRDefault="00E0092D" w:rsidP="00E0092D">
            <w:pPr>
              <w:kinsoku w:val="0"/>
              <w:overflowPunct w:val="0"/>
              <w:spacing w:afterLines="20" w:after="48"/>
              <w:ind w:left="-18"/>
              <w:contextualSpacing/>
              <w:rPr>
                <w:w w:val="105"/>
              </w:rPr>
            </w:pPr>
            <w:r w:rsidRPr="001512DD">
              <w:rPr>
                <w:w w:val="105"/>
              </w:rPr>
              <w:t>P4h. Unit(</w:t>
            </w:r>
            <w:proofErr w:type="spellStart"/>
            <w:r w:rsidRPr="001512DD">
              <w:rPr>
                <w:b/>
                <w:w w:val="105"/>
              </w:rPr>
              <w:t>rent_crop_unit</w:t>
            </w:r>
            <w:proofErr w:type="spellEnd"/>
            <w:r w:rsidRPr="001512DD">
              <w:rPr>
                <w:w w:val="105"/>
              </w:rPr>
              <w:t>)</w:t>
            </w:r>
          </w:p>
          <w:p w14:paraId="10EC5FC4" w14:textId="356BD9D2" w:rsidR="00E0092D" w:rsidRPr="006F4E6D" w:rsidRDefault="00E0092D" w:rsidP="00E0092D">
            <w:pPr>
              <w:spacing w:after="0"/>
              <w:rPr>
                <w:color w:val="000000"/>
              </w:rPr>
            </w:pPr>
            <w:r w:rsidRPr="001512DD">
              <w:rPr>
                <w:w w:val="105"/>
              </w:rPr>
              <w:t xml:space="preserve">  Ask if P4=3</w:t>
            </w:r>
          </w:p>
        </w:tc>
        <w:tc>
          <w:tcPr>
            <w:tcW w:w="4320" w:type="dxa"/>
            <w:gridSpan w:val="5"/>
            <w:tcBorders>
              <w:top w:val="single" w:sz="4" w:space="0" w:color="000000"/>
              <w:bottom w:val="single" w:sz="4" w:space="0" w:color="000000"/>
              <w:right w:val="single" w:sz="18" w:space="0" w:color="000000"/>
            </w:tcBorders>
          </w:tcPr>
          <w:p w14:paraId="57229501" w14:textId="0590203D" w:rsidR="00E0092D" w:rsidRDefault="00E0092D" w:rsidP="008250E0">
            <w:pPr>
              <w:spacing w:after="0"/>
              <w:rPr>
                <w:rFonts w:cs="Times New Roman"/>
                <w:w w:val="105"/>
              </w:rPr>
            </w:pPr>
            <w:r>
              <w:rPr>
                <w:rFonts w:cs="Times New Roman"/>
                <w:w w:val="105"/>
              </w:rPr>
              <w:t>1=Ox cart</w:t>
            </w:r>
          </w:p>
          <w:p w14:paraId="64BB270B" w14:textId="05317A90" w:rsidR="00E0092D" w:rsidRPr="006F4E6D" w:rsidRDefault="00E0092D" w:rsidP="008250E0">
            <w:pPr>
              <w:spacing w:after="0"/>
              <w:rPr>
                <w:rFonts w:cs="Times New Roman"/>
                <w:w w:val="105"/>
              </w:rPr>
            </w:pPr>
            <w:r>
              <w:rPr>
                <w:rFonts w:cs="Times New Roman"/>
                <w:w w:val="105"/>
              </w:rPr>
              <w:t>2=Kilo</w:t>
            </w:r>
          </w:p>
          <w:p w14:paraId="7AD5CF79" w14:textId="563794D8" w:rsidR="00E0092D" w:rsidRPr="006F4E6D" w:rsidRDefault="00E0092D" w:rsidP="008250E0">
            <w:pPr>
              <w:spacing w:after="0"/>
              <w:rPr>
                <w:rFonts w:cs="Times New Roman"/>
                <w:w w:val="105"/>
              </w:rPr>
            </w:pPr>
            <w:r>
              <w:rPr>
                <w:rFonts w:cs="Times New Roman"/>
                <w:w w:val="105"/>
              </w:rPr>
              <w:t>3=</w:t>
            </w:r>
            <w:proofErr w:type="spellStart"/>
            <w:r>
              <w:rPr>
                <w:rFonts w:cs="Times New Roman"/>
                <w:w w:val="105"/>
              </w:rPr>
              <w:t>Litre</w:t>
            </w:r>
            <w:proofErr w:type="spellEnd"/>
          </w:p>
          <w:p w14:paraId="7785462C" w14:textId="2D55F497" w:rsidR="00E0092D" w:rsidRPr="006F4E6D" w:rsidRDefault="00E0092D" w:rsidP="008250E0">
            <w:pPr>
              <w:spacing w:after="0"/>
              <w:rPr>
                <w:rFonts w:cs="Times New Roman"/>
                <w:w w:val="105"/>
              </w:rPr>
            </w:pPr>
            <w:r>
              <w:rPr>
                <w:rFonts w:cs="Times New Roman"/>
                <w:w w:val="105"/>
              </w:rPr>
              <w:t>4=Tins</w:t>
            </w:r>
          </w:p>
          <w:p w14:paraId="4EE1F182" w14:textId="559521B1" w:rsidR="00E0092D" w:rsidRPr="006F4E6D" w:rsidRDefault="00E0092D" w:rsidP="008250E0">
            <w:pPr>
              <w:spacing w:after="0"/>
              <w:rPr>
                <w:rFonts w:cs="Times New Roman"/>
                <w:w w:val="105"/>
              </w:rPr>
            </w:pPr>
            <w:r>
              <w:rPr>
                <w:rFonts w:cs="Times New Roman"/>
                <w:w w:val="105"/>
              </w:rPr>
              <w:t>5=25 Kg bunches</w:t>
            </w:r>
          </w:p>
          <w:p w14:paraId="4CFAD4E1" w14:textId="553A5F29" w:rsidR="00E0092D" w:rsidRPr="006F4E6D" w:rsidRDefault="00E0092D" w:rsidP="008250E0">
            <w:pPr>
              <w:spacing w:after="0"/>
              <w:rPr>
                <w:rFonts w:cs="Times New Roman"/>
                <w:w w:val="105"/>
              </w:rPr>
            </w:pPr>
            <w:r>
              <w:rPr>
                <w:rFonts w:cs="Times New Roman"/>
                <w:w w:val="105"/>
              </w:rPr>
              <w:t>6=Crates</w:t>
            </w:r>
          </w:p>
          <w:p w14:paraId="4DC58E9C" w14:textId="3B619C42" w:rsidR="00E0092D" w:rsidRDefault="00E0092D" w:rsidP="008250E0">
            <w:pPr>
              <w:spacing w:after="0"/>
              <w:rPr>
                <w:rFonts w:cs="Times New Roman"/>
                <w:w w:val="105"/>
              </w:rPr>
            </w:pPr>
            <w:r>
              <w:rPr>
                <w:rFonts w:cs="Times New Roman"/>
                <w:w w:val="105"/>
              </w:rPr>
              <w:t>7=</w:t>
            </w:r>
            <w:proofErr w:type="spellStart"/>
            <w:r>
              <w:rPr>
                <w:rFonts w:cs="Times New Roman"/>
                <w:w w:val="105"/>
              </w:rPr>
              <w:t>Tonnes</w:t>
            </w:r>
            <w:proofErr w:type="spellEnd"/>
          </w:p>
          <w:p w14:paraId="3E27A4A2" w14:textId="360BADCF" w:rsidR="00E0092D" w:rsidRPr="006F4E6D" w:rsidRDefault="00E0092D" w:rsidP="00E0092D">
            <w:pPr>
              <w:spacing w:after="0"/>
              <w:rPr>
                <w:rFonts w:cs="Times New Roman"/>
                <w:i/>
                <w:w w:val="105"/>
              </w:rPr>
            </w:pPr>
            <w: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11E3BB36" w14:textId="77777777" w:rsidR="00E0092D" w:rsidRPr="006F4E6D" w:rsidRDefault="00E0092D" w:rsidP="008250E0">
            <w:pPr>
              <w:spacing w:after="0"/>
              <w:rPr>
                <w:rFonts w:eastAsia="Calibri" w:cs="Times New Roman"/>
                <w:i/>
                <w:color w:val="A6A6A6"/>
              </w:rPr>
            </w:pPr>
            <w:r w:rsidRPr="006F4E6D">
              <w:rPr>
                <w:rFonts w:eastAsia="Calibri" w:cs="Times New Roman"/>
                <w:i/>
                <w:color w:val="A6A6A6"/>
              </w:rPr>
              <w:t>(Code)</w:t>
            </w:r>
          </w:p>
        </w:tc>
      </w:tr>
      <w:tr w:rsidR="00E0092D" w:rsidRPr="001512DD" w14:paraId="1E8BF211"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Before w:val="1"/>
          <w:wBefore w:w="9" w:type="dxa"/>
          <w:trHeight w:val="20"/>
        </w:trPr>
        <w:tc>
          <w:tcPr>
            <w:tcW w:w="358" w:type="dxa"/>
            <w:gridSpan w:val="2"/>
            <w:tcBorders>
              <w:top w:val="single" w:sz="4" w:space="0" w:color="000000"/>
              <w:left w:val="single" w:sz="4" w:space="0" w:color="auto"/>
              <w:bottom w:val="single" w:sz="4" w:space="0" w:color="000000"/>
              <w:right w:val="single" w:sz="4" w:space="0" w:color="auto"/>
            </w:tcBorders>
          </w:tcPr>
          <w:p w14:paraId="2ECE4C07" w14:textId="77777777" w:rsidR="00E0092D" w:rsidRPr="001512DD" w:rsidRDefault="00E0092D" w:rsidP="008250E0">
            <w:pPr>
              <w:spacing w:after="0" w:line="240" w:lineRule="auto"/>
              <w:contextualSpacing/>
              <w:rPr>
                <w:rFonts w:eastAsiaTheme="minorEastAsia"/>
                <w:lang w:eastAsia="zh-CN"/>
              </w:rPr>
            </w:pPr>
          </w:p>
        </w:tc>
        <w:tc>
          <w:tcPr>
            <w:tcW w:w="4685" w:type="dxa"/>
            <w:gridSpan w:val="2"/>
            <w:tcBorders>
              <w:top w:val="single" w:sz="4" w:space="0" w:color="000000"/>
              <w:left w:val="single" w:sz="4" w:space="0" w:color="auto"/>
              <w:bottom w:val="single" w:sz="4" w:space="0" w:color="000000"/>
              <w:right w:val="single" w:sz="18" w:space="0" w:color="000000"/>
            </w:tcBorders>
          </w:tcPr>
          <w:p w14:paraId="3B4779FE" w14:textId="77777777" w:rsidR="00E0092D" w:rsidRPr="001512DD" w:rsidRDefault="00E0092D" w:rsidP="008250E0">
            <w:pPr>
              <w:spacing w:after="0" w:line="240" w:lineRule="auto"/>
              <w:contextualSpacing/>
              <w:rPr>
                <w:rFonts w:eastAsiaTheme="minorEastAsia"/>
                <w:w w:val="105"/>
                <w:lang w:eastAsia="zh-CN"/>
              </w:rPr>
            </w:pPr>
            <w:r w:rsidRPr="001512DD">
              <w:rPr>
                <w:rFonts w:eastAsiaTheme="minorEastAsia"/>
                <w:w w:val="105"/>
                <w:lang w:eastAsia="zh-CN"/>
              </w:rPr>
              <w:t>Please specify “other”</w:t>
            </w:r>
          </w:p>
        </w:tc>
        <w:tc>
          <w:tcPr>
            <w:tcW w:w="5028" w:type="dxa"/>
            <w:gridSpan w:val="6"/>
            <w:tcBorders>
              <w:top w:val="single" w:sz="18" w:space="0" w:color="000000"/>
              <w:left w:val="single" w:sz="18" w:space="0" w:color="000000"/>
              <w:bottom w:val="single" w:sz="18" w:space="0" w:color="000000"/>
              <w:right w:val="single" w:sz="18" w:space="0" w:color="000000"/>
            </w:tcBorders>
          </w:tcPr>
          <w:p w14:paraId="401FC9C2" w14:textId="77777777" w:rsidR="00E0092D" w:rsidRPr="001512DD" w:rsidRDefault="00E0092D" w:rsidP="008250E0">
            <w:pPr>
              <w:spacing w:after="0" w:line="240" w:lineRule="auto"/>
              <w:contextualSpacing/>
              <w:rPr>
                <w:rFonts w:eastAsiaTheme="minorEastAsia"/>
                <w:i/>
                <w:lang w:eastAsia="zh-CN"/>
              </w:rPr>
            </w:pPr>
            <w:r w:rsidRPr="001512DD">
              <w:rPr>
                <w:rFonts w:eastAsiaTheme="minorEastAsia"/>
                <w:i/>
                <w:lang w:eastAsia="zh-CN"/>
              </w:rPr>
              <w:t>(Text)</w:t>
            </w:r>
          </w:p>
        </w:tc>
      </w:tr>
      <w:tr w:rsidR="00E0092D" w:rsidRPr="00F82CC8" w14:paraId="25485A62"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9552C37" w14:textId="77777777" w:rsidR="00E0092D" w:rsidRPr="00E0092D"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62E5C4A" w14:textId="77777777" w:rsidR="00E0092D" w:rsidRPr="001512DD" w:rsidRDefault="00E0092D" w:rsidP="00E0092D">
            <w:pPr>
              <w:kinsoku w:val="0"/>
              <w:overflowPunct w:val="0"/>
              <w:spacing w:afterLines="20" w:after="48"/>
              <w:ind w:left="-18"/>
              <w:contextualSpacing/>
              <w:rPr>
                <w:w w:val="105"/>
              </w:rPr>
            </w:pPr>
            <w:r w:rsidRPr="001512DD">
              <w:rPr>
                <w:w w:val="105"/>
              </w:rPr>
              <w:t>P5. Did your household take out any formal loans from a bank or micro-credit institution in the past year? (</w:t>
            </w:r>
            <w:r w:rsidRPr="001512DD">
              <w:rPr>
                <w:b/>
                <w:w w:val="105"/>
              </w:rPr>
              <w:t>loan</w:t>
            </w:r>
            <w:r w:rsidRPr="001512DD">
              <w:rPr>
                <w:w w:val="105"/>
              </w:rPr>
              <w:t>)</w:t>
            </w:r>
          </w:p>
          <w:p w14:paraId="638E1517" w14:textId="0B973264" w:rsidR="00E0092D" w:rsidRPr="00E0092D" w:rsidRDefault="00E0092D" w:rsidP="00E0092D">
            <w:pPr>
              <w:spacing w:after="0"/>
              <w:rPr>
                <w:color w:val="000000"/>
              </w:rPr>
            </w:pPr>
            <w:r w:rsidRPr="001512DD">
              <w:rPr>
                <w:i/>
                <w:w w:val="105"/>
              </w:rPr>
              <w:t xml:space="preserve">If 0, 888, 999, Skip to </w:t>
            </w:r>
            <w:r w:rsidRPr="001512DD">
              <w:rPr>
                <w:b/>
                <w:w w:val="105"/>
              </w:rPr>
              <w:t>Module Q</w:t>
            </w:r>
          </w:p>
        </w:tc>
        <w:tc>
          <w:tcPr>
            <w:tcW w:w="4320" w:type="dxa"/>
            <w:gridSpan w:val="5"/>
            <w:tcBorders>
              <w:top w:val="single" w:sz="4" w:space="0" w:color="000000"/>
              <w:bottom w:val="single" w:sz="4" w:space="0" w:color="000000"/>
              <w:right w:val="single" w:sz="18" w:space="0" w:color="000000"/>
            </w:tcBorders>
          </w:tcPr>
          <w:p w14:paraId="5CCC0EC3" w14:textId="77777777" w:rsidR="00E0092D" w:rsidRPr="00E0092D" w:rsidRDefault="00E0092D" w:rsidP="008250E0">
            <w:pPr>
              <w:spacing w:after="0"/>
              <w:rPr>
                <w:rFonts w:cs="Times New Roman"/>
                <w:w w:val="105"/>
              </w:rPr>
            </w:pPr>
            <w:r w:rsidRPr="00E0092D">
              <w:rPr>
                <w:rFonts w:cs="Times New Roman"/>
                <w:w w:val="105"/>
              </w:rPr>
              <w:t>1=No</w:t>
            </w:r>
          </w:p>
          <w:p w14:paraId="1B5F2EE7" w14:textId="77777777" w:rsidR="00E0092D" w:rsidRPr="00E0092D" w:rsidRDefault="00E0092D" w:rsidP="008250E0">
            <w:pPr>
              <w:spacing w:after="0"/>
              <w:rPr>
                <w:rFonts w:cs="Times New Roman"/>
                <w:w w:val="105"/>
              </w:rPr>
            </w:pPr>
            <w:r w:rsidRPr="00E0092D">
              <w:rPr>
                <w:rFonts w:cs="Times New Roman"/>
                <w:w w:val="105"/>
              </w:rPr>
              <w:t>2=Yes</w:t>
            </w:r>
            <w:r w:rsidRPr="00E0092D" w:rsidDel="00226116">
              <w:rPr>
                <w:rFonts w:cs="Times New Roman"/>
                <w:w w:val="105"/>
              </w:rPr>
              <w:t xml:space="preserve"> </w:t>
            </w:r>
          </w:p>
          <w:p w14:paraId="2D970226" w14:textId="77777777" w:rsidR="00E0092D" w:rsidRPr="00E0092D" w:rsidRDefault="00E0092D" w:rsidP="008250E0">
            <w:pPr>
              <w:spacing w:after="0"/>
              <w:rPr>
                <w:rFonts w:cs="Times New Roman"/>
                <w:w w:val="105"/>
              </w:rPr>
            </w:pPr>
            <w:r w:rsidRPr="00E0092D">
              <w:rPr>
                <w:rFonts w:cs="Times New Roman"/>
                <w:w w:val="105"/>
              </w:rPr>
              <w:t>888=Don’t know</w:t>
            </w:r>
          </w:p>
          <w:p w14:paraId="153A486B" w14:textId="77777777" w:rsidR="00E0092D" w:rsidRPr="00E0092D" w:rsidRDefault="00E0092D" w:rsidP="008250E0">
            <w:pPr>
              <w:spacing w:after="0"/>
              <w:rPr>
                <w:rFonts w:cs="Times New Roman"/>
                <w:w w:val="105"/>
              </w:rPr>
            </w:pPr>
            <w:r w:rsidRPr="00E0092D">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6F4E6D" w:rsidRDefault="00E0092D" w:rsidP="008250E0">
            <w:pPr>
              <w:spacing w:after="0"/>
              <w:rPr>
                <w:rFonts w:eastAsia="Calibri" w:cs="Times New Roman"/>
                <w:i/>
                <w:color w:val="A6A6A6"/>
              </w:rPr>
            </w:pPr>
            <w:r w:rsidRPr="006F4E6D">
              <w:rPr>
                <w:rFonts w:eastAsia="Calibri" w:cs="Times New Roman"/>
                <w:i/>
                <w:color w:val="A6A6A6"/>
              </w:rPr>
              <w:t>(Code)</w:t>
            </w:r>
          </w:p>
        </w:tc>
      </w:tr>
      <w:tr w:rsidR="00E0092D" w:rsidRPr="00815557" w14:paraId="7AE82E86"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91A5771" w14:textId="77777777" w:rsidR="00E0092D" w:rsidRPr="00815557"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75A0FE22" w14:textId="77777777" w:rsidR="00E0092D" w:rsidRPr="001512DD" w:rsidRDefault="00E0092D" w:rsidP="00E0092D">
            <w:pPr>
              <w:autoSpaceDE w:val="0"/>
              <w:autoSpaceDN w:val="0"/>
              <w:adjustRightInd w:val="0"/>
              <w:contextualSpacing/>
              <w:rPr>
                <w:rFonts w:cs="TimesNewRomanPSMT"/>
              </w:rPr>
            </w:pPr>
            <w:r w:rsidRPr="001512DD">
              <w:rPr>
                <w:w w:val="105"/>
              </w:rPr>
              <w:t xml:space="preserve">What was the </w:t>
            </w:r>
            <w:r w:rsidRPr="001512DD">
              <w:rPr>
                <w:rFonts w:cs="TimesNewRomanPSMT"/>
              </w:rPr>
              <w:t xml:space="preserve">hat was the </w:t>
            </w:r>
            <w:r w:rsidRPr="001512DD">
              <w:rPr>
                <w:rFonts w:cs="TimesNewRomanPS-BoldMT"/>
                <w:b/>
                <w:bCs/>
              </w:rPr>
              <w:t>value of this</w:t>
            </w:r>
            <w:r w:rsidRPr="001512DD">
              <w:rPr>
                <w:rFonts w:cs="TimesNewRomanPSMT"/>
              </w:rPr>
              <w:t xml:space="preserve"> </w:t>
            </w:r>
            <w:r w:rsidRPr="001512DD">
              <w:rPr>
                <w:rFonts w:cs="TimesNewRomanPS-BoldMT"/>
                <w:b/>
                <w:bCs/>
              </w:rPr>
              <w:t>loan/credit</w:t>
            </w:r>
          </w:p>
          <w:p w14:paraId="3C424F0B" w14:textId="77777777" w:rsidR="00E0092D" w:rsidRPr="001512DD" w:rsidRDefault="00E0092D" w:rsidP="00E0092D">
            <w:pPr>
              <w:autoSpaceDE w:val="0"/>
              <w:autoSpaceDN w:val="0"/>
              <w:adjustRightInd w:val="0"/>
              <w:contextualSpacing/>
              <w:rPr>
                <w:rFonts w:cs="TimesNewRomanPS-BoldMT"/>
                <w:b/>
                <w:bCs/>
              </w:rPr>
            </w:pPr>
            <w:r w:rsidRPr="001512DD">
              <w:rPr>
                <w:rFonts w:cs="TimesNewRomanPS-BoldMT"/>
                <w:b/>
                <w:bCs/>
              </w:rPr>
              <w:t>excluding interest</w:t>
            </w:r>
            <w:r w:rsidRPr="001512DD">
              <w:rPr>
                <w:rFonts w:cs="TimesNewRomanPSMT"/>
              </w:rPr>
              <w:t>(</w:t>
            </w:r>
            <w:r w:rsidRPr="001512DD">
              <w:rPr>
                <w:rFonts w:cs="TimesNewRomanPS-BoldMT"/>
                <w:b/>
                <w:bCs/>
              </w:rPr>
              <w:t>Kwacha</w:t>
            </w:r>
          </w:p>
          <w:p w14:paraId="72994E4F" w14:textId="56DF3A07" w:rsidR="00E0092D" w:rsidRPr="00815557" w:rsidRDefault="00E0092D" w:rsidP="00E0092D">
            <w:pPr>
              <w:spacing w:after="0"/>
              <w:rPr>
                <w:w w:val="105"/>
              </w:rPr>
            </w:pPr>
            <w:proofErr w:type="gramStart"/>
            <w:r w:rsidRPr="001512DD">
              <w:rPr>
                <w:rFonts w:cs="TimesNewRomanPS-BoldMT"/>
                <w:b/>
                <w:bCs/>
              </w:rPr>
              <w:t>equivalent</w:t>
            </w:r>
            <w:proofErr w:type="gramEnd"/>
            <w:r w:rsidRPr="001512DD">
              <w:rPr>
                <w:rFonts w:cs="TimesNewRomanPS-BoldMT"/>
                <w:b/>
                <w:bCs/>
              </w:rPr>
              <w:t xml:space="preserve"> </w:t>
            </w:r>
            <w:r w:rsidRPr="001512DD">
              <w:rPr>
                <w:rFonts w:cs="TimesNewRomanPSMT"/>
              </w:rPr>
              <w:t xml:space="preserve">if it </w:t>
            </w:r>
            <w:r w:rsidRPr="001512DD">
              <w:rPr>
                <w:rFonts w:cs="TimesNewRomanPS-BoldMT"/>
                <w:b/>
                <w:bCs/>
              </w:rPr>
              <w:t>was in-kind</w:t>
            </w:r>
            <w:r w:rsidRPr="001512DD">
              <w:rPr>
                <w:rFonts w:cs="TimesNewRomanPSMT"/>
              </w:rPr>
              <w:t>)? (</w:t>
            </w:r>
            <w:r w:rsidRPr="001512DD">
              <w:rPr>
                <w:rFonts w:cs="TimesNewRomanPS-BoldItalicMT"/>
                <w:b/>
                <w:bCs/>
                <w:i/>
                <w:iCs/>
              </w:rPr>
              <w:t>ZMK)</w:t>
            </w:r>
          </w:p>
        </w:tc>
        <w:tc>
          <w:tcPr>
            <w:tcW w:w="2525" w:type="dxa"/>
            <w:gridSpan w:val="4"/>
            <w:tcBorders>
              <w:top w:val="single" w:sz="18" w:space="0" w:color="000000"/>
              <w:left w:val="single" w:sz="18" w:space="0" w:color="000000"/>
              <w:bottom w:val="single" w:sz="18" w:space="0" w:color="000000"/>
              <w:right w:val="single" w:sz="18" w:space="0" w:color="000000"/>
            </w:tcBorders>
          </w:tcPr>
          <w:p w14:paraId="7E5E18BE" w14:textId="77777777" w:rsidR="00E0092D" w:rsidRPr="00815557" w:rsidRDefault="00E0092D" w:rsidP="008250E0">
            <w:pPr>
              <w:spacing w:after="0"/>
              <w:rPr>
                <w:i/>
                <w:color w:val="A6A6A6" w:themeColor="background1" w:themeShade="A6"/>
              </w:rPr>
            </w:pPr>
            <w:r w:rsidRPr="00815557">
              <w:rPr>
                <w:i/>
                <w:color w:val="A6A6A6" w:themeColor="background1" w:themeShade="A6"/>
              </w:rPr>
              <w:t>(Integer)</w:t>
            </w:r>
          </w:p>
        </w:tc>
      </w:tr>
      <w:tr w:rsidR="00E0092D" w:rsidRPr="00F82CC8" w14:paraId="6F28B195" w14:textId="77777777" w:rsidTr="00E0092D">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3C01779" w14:textId="77777777" w:rsidR="00E0092D" w:rsidRPr="00E0092D"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2C11ACD5" w14:textId="77777777" w:rsidR="00E0092D" w:rsidRPr="001512DD" w:rsidRDefault="00E0092D" w:rsidP="00E0092D">
            <w:pPr>
              <w:kinsoku w:val="0"/>
              <w:overflowPunct w:val="0"/>
              <w:spacing w:afterLines="20" w:after="48"/>
              <w:ind w:left="-18"/>
              <w:contextualSpacing/>
              <w:rPr>
                <w:w w:val="105"/>
              </w:rPr>
            </w:pPr>
            <w:r w:rsidRPr="001512DD">
              <w:rPr>
                <w:w w:val="105"/>
              </w:rPr>
              <w:t>P6. Did you have to provide any documentation of your land rights to secure the loan? (</w:t>
            </w:r>
            <w:proofErr w:type="spellStart"/>
            <w:r w:rsidRPr="001512DD">
              <w:rPr>
                <w:b/>
                <w:w w:val="105"/>
              </w:rPr>
              <w:t>loandoc</w:t>
            </w:r>
            <w:proofErr w:type="spellEnd"/>
            <w:r w:rsidRPr="001512DD">
              <w:rPr>
                <w:w w:val="105"/>
              </w:rPr>
              <w:t>)</w:t>
            </w:r>
          </w:p>
          <w:p w14:paraId="5B516DCC" w14:textId="3D204424" w:rsidR="00E0092D" w:rsidRPr="00E0092D" w:rsidRDefault="00E0092D" w:rsidP="00E0092D">
            <w:pPr>
              <w:spacing w:after="0"/>
              <w:rPr>
                <w:color w:val="000000"/>
              </w:rPr>
            </w:pPr>
            <w:r w:rsidRPr="001512DD">
              <w:rPr>
                <w:i/>
                <w:w w:val="105"/>
              </w:rPr>
              <w:t xml:space="preserve">If 0, 888, 999, Skip to </w:t>
            </w:r>
            <w:r w:rsidRPr="001512DD">
              <w:rPr>
                <w:b/>
                <w:w w:val="105"/>
              </w:rPr>
              <w:t>Module Q</w:t>
            </w:r>
          </w:p>
        </w:tc>
        <w:tc>
          <w:tcPr>
            <w:tcW w:w="4320" w:type="dxa"/>
            <w:gridSpan w:val="5"/>
            <w:tcBorders>
              <w:top w:val="single" w:sz="4" w:space="0" w:color="000000"/>
              <w:bottom w:val="single" w:sz="4" w:space="0" w:color="000000"/>
              <w:right w:val="single" w:sz="18" w:space="0" w:color="000000"/>
            </w:tcBorders>
          </w:tcPr>
          <w:p w14:paraId="5DEE1A14" w14:textId="77777777" w:rsidR="00E0092D" w:rsidRPr="00E0092D" w:rsidRDefault="00E0092D" w:rsidP="008250E0">
            <w:pPr>
              <w:spacing w:after="0"/>
              <w:rPr>
                <w:rFonts w:cs="Times New Roman"/>
                <w:w w:val="105"/>
              </w:rPr>
            </w:pPr>
            <w:r w:rsidRPr="00E0092D">
              <w:rPr>
                <w:rFonts w:cs="Times New Roman"/>
                <w:w w:val="105"/>
              </w:rPr>
              <w:t>1=No</w:t>
            </w:r>
          </w:p>
          <w:p w14:paraId="126B4B7B" w14:textId="77777777" w:rsidR="00E0092D" w:rsidRPr="00E0092D" w:rsidRDefault="00E0092D" w:rsidP="008250E0">
            <w:pPr>
              <w:spacing w:after="0"/>
              <w:rPr>
                <w:rFonts w:cs="Times New Roman"/>
                <w:w w:val="105"/>
              </w:rPr>
            </w:pPr>
            <w:r w:rsidRPr="00E0092D">
              <w:rPr>
                <w:rFonts w:cs="Times New Roman"/>
                <w:w w:val="105"/>
              </w:rPr>
              <w:t>2=Yes</w:t>
            </w:r>
            <w:r w:rsidRPr="00E0092D" w:rsidDel="00226116">
              <w:rPr>
                <w:rFonts w:cs="Times New Roman"/>
                <w:w w:val="105"/>
              </w:rPr>
              <w:t xml:space="preserve"> </w:t>
            </w:r>
          </w:p>
          <w:p w14:paraId="393B7BD6" w14:textId="77777777" w:rsidR="00E0092D" w:rsidRPr="00E0092D" w:rsidRDefault="00E0092D" w:rsidP="008250E0">
            <w:pPr>
              <w:spacing w:after="0"/>
              <w:rPr>
                <w:rFonts w:cs="Times New Roman"/>
                <w:w w:val="105"/>
              </w:rPr>
            </w:pPr>
            <w:r w:rsidRPr="00E0092D">
              <w:rPr>
                <w:rFonts w:cs="Times New Roman"/>
                <w:w w:val="105"/>
              </w:rPr>
              <w:t>888=Don’t know</w:t>
            </w:r>
          </w:p>
          <w:p w14:paraId="3A0A8587" w14:textId="77777777" w:rsidR="00E0092D" w:rsidRPr="00E0092D" w:rsidRDefault="00E0092D" w:rsidP="008250E0">
            <w:pPr>
              <w:spacing w:after="0"/>
              <w:rPr>
                <w:rFonts w:cs="Times New Roman"/>
                <w:w w:val="105"/>
              </w:rPr>
            </w:pPr>
            <w:r w:rsidRPr="00E0092D">
              <w:rPr>
                <w:rFonts w:cs="Times New Roman"/>
                <w:w w:val="105"/>
              </w:rPr>
              <w:lastRenderedPageBreak/>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6F4E6D" w:rsidRDefault="00E0092D" w:rsidP="008250E0">
            <w:pPr>
              <w:spacing w:after="0"/>
              <w:rPr>
                <w:rFonts w:eastAsia="Calibri" w:cs="Times New Roman"/>
                <w:i/>
                <w:color w:val="A6A6A6"/>
              </w:rPr>
            </w:pPr>
            <w:r w:rsidRPr="006F4E6D">
              <w:rPr>
                <w:rFonts w:eastAsia="Calibri" w:cs="Times New Roman"/>
                <w:i/>
                <w:color w:val="A6A6A6"/>
              </w:rPr>
              <w:lastRenderedPageBreak/>
              <w:t>(Code)</w:t>
            </w:r>
          </w:p>
        </w:tc>
      </w:tr>
      <w:tr w:rsidR="00E0092D" w:rsidRPr="00815557" w14:paraId="1FD8C642" w14:textId="77777777" w:rsidTr="00E0092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356FDEA4" w14:textId="77777777" w:rsidR="00E0092D" w:rsidRPr="00815557" w:rsidRDefault="00E0092D" w:rsidP="008250E0">
            <w:pPr>
              <w:spacing w:after="0"/>
            </w:pPr>
          </w:p>
        </w:tc>
        <w:tc>
          <w:tcPr>
            <w:tcW w:w="4679" w:type="dxa"/>
            <w:gridSpan w:val="2"/>
            <w:tcBorders>
              <w:left w:val="single" w:sz="4" w:space="0" w:color="auto"/>
              <w:right w:val="single" w:sz="18" w:space="0" w:color="000000"/>
            </w:tcBorders>
          </w:tcPr>
          <w:p w14:paraId="1FBD0BA0" w14:textId="1C8A799B" w:rsidR="00E0092D" w:rsidRPr="00815557" w:rsidRDefault="00E0092D" w:rsidP="008250E0">
            <w:pPr>
              <w:spacing w:after="0"/>
              <w:rPr>
                <w:w w:val="105"/>
              </w:rPr>
            </w:pPr>
            <w:r w:rsidRPr="001512DD">
              <w:rPr>
                <w:w w:val="105"/>
              </w:rPr>
              <w:t>P7. What kind of documentation was required? (</w:t>
            </w:r>
            <w:proofErr w:type="spellStart"/>
            <w:r w:rsidRPr="001512DD">
              <w:rPr>
                <w:b/>
                <w:w w:val="105"/>
              </w:rPr>
              <w:t>loandoctype</w:t>
            </w:r>
            <w:proofErr w:type="spellEnd"/>
            <w:r w:rsidRPr="001512DD">
              <w:rPr>
                <w:w w:val="105"/>
              </w:rPr>
              <w:t>)</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73CEFE" w14:textId="77777777" w:rsidR="00E0092D" w:rsidRPr="00815557" w:rsidRDefault="00E0092D" w:rsidP="008250E0">
            <w:pPr>
              <w:spacing w:after="0"/>
              <w:rPr>
                <w:w w:val="105"/>
              </w:rPr>
            </w:pPr>
            <w:r w:rsidRPr="00815557">
              <w:rPr>
                <w:i/>
                <w:color w:val="A6A6A6" w:themeColor="background1" w:themeShade="A6"/>
              </w:rPr>
              <w:t>(Text)</w:t>
            </w:r>
          </w:p>
        </w:tc>
      </w:tr>
    </w:tbl>
    <w:p w14:paraId="5D7E6EED" w14:textId="77777777" w:rsidR="00AD1518" w:rsidRPr="001512DD" w:rsidRDefault="00AD1518" w:rsidP="001512DD">
      <w:pPr>
        <w:spacing w:afterLines="20" w:after="48" w:line="240" w:lineRule="auto"/>
        <w:contextualSpacing/>
        <w:rPr>
          <w:rFonts w:eastAsia="Times New Roman" w:cs="Times New Roman"/>
          <w:lang w:eastAsia="zh-CN"/>
        </w:rPr>
      </w:pPr>
    </w:p>
    <w:p w14:paraId="56725D14" w14:textId="77777777" w:rsidR="00AD1518" w:rsidRPr="001512DD" w:rsidRDefault="00AD1518" w:rsidP="001512DD">
      <w:pPr>
        <w:spacing w:afterLines="20" w:after="48" w:line="240" w:lineRule="auto"/>
        <w:contextualSpacing/>
        <w:rPr>
          <w:rFonts w:eastAsia="Times New Roman" w:cs="Times New Roman"/>
          <w:lang w:eastAsia="zh-CN"/>
        </w:rPr>
      </w:pPr>
    </w:p>
    <w:p w14:paraId="5DC52515" w14:textId="77777777" w:rsidR="00C71DE8" w:rsidRPr="001512DD" w:rsidRDefault="00C71DE8" w:rsidP="001512DD">
      <w:pPr>
        <w:spacing w:after="0" w:line="240" w:lineRule="auto"/>
        <w:contextualSpacing/>
      </w:pPr>
    </w:p>
    <w:p w14:paraId="37C1A733" w14:textId="77777777" w:rsidR="00E0092D" w:rsidRDefault="00E0092D">
      <w:pPr>
        <w:rPr>
          <w:rFonts w:eastAsia="Times New Roman" w:cs="Times New Roman"/>
          <w:b/>
          <w:bCs/>
        </w:rPr>
      </w:pPr>
      <w:r>
        <w:rPr>
          <w:rFonts w:eastAsia="Times New Roman" w:cs="Times New Roman"/>
          <w:b/>
          <w:bCs/>
        </w:rPr>
        <w:br w:type="page"/>
      </w:r>
    </w:p>
    <w:p w14:paraId="6F2C6C32" w14:textId="0767E4D0" w:rsidR="00C71DE8" w:rsidRPr="001512DD" w:rsidRDefault="00C71DE8"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M. LIVESTOCK ASSETS</w:t>
      </w:r>
    </w:p>
    <w:p w14:paraId="163FA4A4" w14:textId="77777777" w:rsidR="00C71DE8" w:rsidRPr="001512DD" w:rsidRDefault="00C71DE8"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 xml:space="preserve">Now I would like to ask you about the number of livestock that your household currently owns. </w:t>
      </w:r>
    </w:p>
    <w:p w14:paraId="229BDF67" w14:textId="77777777" w:rsidR="00451397" w:rsidRPr="001512DD" w:rsidRDefault="00451397"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 xml:space="preserve">Do any of your livestock graze in the forest? </w:t>
      </w:r>
    </w:p>
    <w:tbl>
      <w:tblPr>
        <w:tblStyle w:val="TableGrid1"/>
        <w:tblW w:w="10080" w:type="dxa"/>
        <w:tblInd w:w="-5" w:type="dxa"/>
        <w:tblLayout w:type="fixed"/>
        <w:tblLook w:val="0000" w:firstRow="0" w:lastRow="0" w:firstColumn="0" w:lastColumn="0" w:noHBand="0" w:noVBand="0"/>
      </w:tblPr>
      <w:tblGrid>
        <w:gridCol w:w="360"/>
        <w:gridCol w:w="7200"/>
        <w:gridCol w:w="2520"/>
      </w:tblGrid>
      <w:tr w:rsidR="00B71EAD" w:rsidRPr="001512DD" w14:paraId="4FE59287" w14:textId="77777777" w:rsidTr="00E0092D">
        <w:trPr>
          <w:trHeight w:val="20"/>
        </w:trPr>
        <w:tc>
          <w:tcPr>
            <w:tcW w:w="360" w:type="dxa"/>
            <w:tcBorders>
              <w:right w:val="single" w:sz="4" w:space="0" w:color="auto"/>
            </w:tcBorders>
            <w:vAlign w:val="center"/>
          </w:tcPr>
          <w:p w14:paraId="50D63242"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left w:val="single" w:sz="4" w:space="0" w:color="auto"/>
              <w:bottom w:val="single" w:sz="4" w:space="0" w:color="auto"/>
              <w:right w:val="nil"/>
            </w:tcBorders>
            <w:vAlign w:val="center"/>
          </w:tcPr>
          <w:p w14:paraId="4452DE86" w14:textId="77777777" w:rsidR="00C71DE8" w:rsidRPr="001512DD" w:rsidRDefault="00C71DE8" w:rsidP="00E0092D">
            <w:pPr>
              <w:kinsoku w:val="0"/>
              <w:overflowPunct w:val="0"/>
              <w:spacing w:afterLines="20" w:after="48"/>
              <w:contextualSpacing/>
              <w:rPr>
                <w:w w:val="105"/>
              </w:rPr>
            </w:pPr>
            <w:r w:rsidRPr="001512DD">
              <w:rPr>
                <w:w w:val="105"/>
              </w:rPr>
              <w:t xml:space="preserve">M1. How many cattle </w:t>
            </w:r>
            <w:proofErr w:type="gramStart"/>
            <w:r w:rsidRPr="001512DD">
              <w:rPr>
                <w:w w:val="105"/>
              </w:rPr>
              <w:t>does</w:t>
            </w:r>
            <w:proofErr w:type="gramEnd"/>
            <w:r w:rsidRPr="001512DD">
              <w:rPr>
                <w:w w:val="105"/>
              </w:rPr>
              <w:t xml:space="preserve"> your household own? (</w:t>
            </w:r>
            <w:r w:rsidRPr="001512DD">
              <w:rPr>
                <w:b/>
                <w:w w:val="105"/>
              </w:rPr>
              <w:t>cattle</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1512DD" w:rsidRDefault="00C71DE8" w:rsidP="00E0092D">
            <w:pPr>
              <w:spacing w:afterLines="20" w:after="48"/>
              <w:contextualSpacing/>
              <w:rPr>
                <w:i/>
              </w:rPr>
            </w:pPr>
            <w:r w:rsidRPr="001512DD">
              <w:rPr>
                <w:i/>
              </w:rPr>
              <w:t>(Numeric)</w:t>
            </w:r>
          </w:p>
        </w:tc>
      </w:tr>
      <w:tr w:rsidR="00B71EAD" w:rsidRPr="001512DD" w14:paraId="11CD6882" w14:textId="77777777" w:rsidTr="00E0092D">
        <w:trPr>
          <w:trHeight w:val="20"/>
        </w:trPr>
        <w:tc>
          <w:tcPr>
            <w:tcW w:w="360" w:type="dxa"/>
            <w:vAlign w:val="center"/>
          </w:tcPr>
          <w:p w14:paraId="3533318A"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08005593" w14:textId="77777777" w:rsidR="00C71DE8" w:rsidRPr="001512DD" w:rsidRDefault="00C71DE8" w:rsidP="00E0092D">
            <w:pPr>
              <w:kinsoku w:val="0"/>
              <w:overflowPunct w:val="0"/>
              <w:spacing w:afterLines="20" w:after="48"/>
              <w:contextualSpacing/>
              <w:rPr>
                <w:w w:val="105"/>
              </w:rPr>
            </w:pPr>
            <w:commentRangeStart w:id="275"/>
            <w:r w:rsidRPr="001512DD">
              <w:rPr>
                <w:w w:val="105"/>
              </w:rPr>
              <w:t xml:space="preserve">M2. How many donkeys </w:t>
            </w:r>
            <w:proofErr w:type="gramStart"/>
            <w:r w:rsidRPr="001512DD">
              <w:rPr>
                <w:w w:val="105"/>
              </w:rPr>
              <w:t>does</w:t>
            </w:r>
            <w:proofErr w:type="gramEnd"/>
            <w:r w:rsidRPr="001512DD">
              <w:rPr>
                <w:w w:val="105"/>
              </w:rPr>
              <w:t xml:space="preserve"> your household own? (</w:t>
            </w:r>
            <w:r w:rsidRPr="001512DD">
              <w:rPr>
                <w:b/>
                <w:w w:val="105"/>
              </w:rPr>
              <w:t>donkey</w:t>
            </w:r>
            <w:r w:rsidRPr="001512DD">
              <w:rPr>
                <w:w w:val="105"/>
              </w:rPr>
              <w:t>)</w:t>
            </w:r>
            <w:commentRangeEnd w:id="275"/>
            <w:r w:rsidR="00451397" w:rsidRPr="001512DD">
              <w:rPr>
                <w:rStyle w:val="CommentReference"/>
                <w:rFonts w:eastAsiaTheme="minorHAnsi"/>
                <w:sz w:val="22"/>
                <w:szCs w:val="22"/>
              </w:rPr>
              <w:commentReference w:id="275"/>
            </w:r>
          </w:p>
        </w:tc>
        <w:tc>
          <w:tcPr>
            <w:tcW w:w="252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1512DD" w:rsidRDefault="00C71DE8" w:rsidP="00E0092D">
            <w:pPr>
              <w:spacing w:afterLines="20" w:after="48"/>
              <w:contextualSpacing/>
              <w:rPr>
                <w:i/>
              </w:rPr>
            </w:pPr>
            <w:r w:rsidRPr="001512DD">
              <w:rPr>
                <w:i/>
              </w:rPr>
              <w:t>(Numeric)</w:t>
            </w:r>
          </w:p>
        </w:tc>
      </w:tr>
      <w:tr w:rsidR="00B71EAD" w:rsidRPr="001512DD" w14:paraId="22E8A5F3" w14:textId="77777777" w:rsidTr="00E0092D">
        <w:trPr>
          <w:trHeight w:val="20"/>
        </w:trPr>
        <w:tc>
          <w:tcPr>
            <w:tcW w:w="360" w:type="dxa"/>
            <w:vAlign w:val="center"/>
          </w:tcPr>
          <w:p w14:paraId="102EEE17"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737097EF" w14:textId="77777777" w:rsidR="00C71DE8" w:rsidRPr="001512DD" w:rsidRDefault="00C71DE8" w:rsidP="00E0092D">
            <w:pPr>
              <w:kinsoku w:val="0"/>
              <w:overflowPunct w:val="0"/>
              <w:spacing w:afterLines="20" w:after="48"/>
              <w:contextualSpacing/>
              <w:rPr>
                <w:w w:val="105"/>
              </w:rPr>
            </w:pPr>
            <w:r w:rsidRPr="001512DD">
              <w:rPr>
                <w:w w:val="105"/>
              </w:rPr>
              <w:t xml:space="preserve">M3. How many village chickens </w:t>
            </w:r>
            <w:proofErr w:type="gramStart"/>
            <w:r w:rsidRPr="001512DD">
              <w:rPr>
                <w:w w:val="105"/>
              </w:rPr>
              <w:t>does</w:t>
            </w:r>
            <w:proofErr w:type="gramEnd"/>
            <w:r w:rsidRPr="001512DD">
              <w:rPr>
                <w:w w:val="105"/>
              </w:rPr>
              <w:t xml:space="preserve"> your household own? (</w:t>
            </w:r>
            <w:r w:rsidRPr="001512DD">
              <w:rPr>
                <w:b/>
                <w:w w:val="105"/>
              </w:rPr>
              <w:t>chicken</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1512DD" w:rsidRDefault="00C71DE8" w:rsidP="00E0092D">
            <w:pPr>
              <w:spacing w:afterLines="20" w:after="48"/>
              <w:contextualSpacing/>
              <w:rPr>
                <w:i/>
              </w:rPr>
            </w:pPr>
            <w:r w:rsidRPr="001512DD">
              <w:rPr>
                <w:i/>
              </w:rPr>
              <w:t>(Numeric)</w:t>
            </w:r>
          </w:p>
        </w:tc>
      </w:tr>
      <w:tr w:rsidR="00B71EAD" w:rsidRPr="001512DD" w14:paraId="2F22F6C1" w14:textId="77777777" w:rsidTr="00E0092D">
        <w:trPr>
          <w:trHeight w:val="20"/>
        </w:trPr>
        <w:tc>
          <w:tcPr>
            <w:tcW w:w="360" w:type="dxa"/>
            <w:vAlign w:val="center"/>
          </w:tcPr>
          <w:p w14:paraId="523323F5"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0EF74F30" w14:textId="77777777" w:rsidR="00C71DE8" w:rsidRPr="001512DD" w:rsidRDefault="00C71DE8" w:rsidP="00E0092D">
            <w:pPr>
              <w:kinsoku w:val="0"/>
              <w:overflowPunct w:val="0"/>
              <w:spacing w:afterLines="20" w:after="48"/>
              <w:contextualSpacing/>
              <w:rPr>
                <w:w w:val="105"/>
              </w:rPr>
            </w:pPr>
            <w:r w:rsidRPr="001512DD">
              <w:rPr>
                <w:w w:val="105"/>
              </w:rPr>
              <w:t xml:space="preserve">M4. How many guinea fowls </w:t>
            </w:r>
            <w:proofErr w:type="gramStart"/>
            <w:r w:rsidRPr="001512DD">
              <w:rPr>
                <w:w w:val="105"/>
              </w:rPr>
              <w:t>does</w:t>
            </w:r>
            <w:proofErr w:type="gramEnd"/>
            <w:r w:rsidRPr="001512DD">
              <w:rPr>
                <w:w w:val="105"/>
              </w:rPr>
              <w:t xml:space="preserve"> your household own? (</w:t>
            </w:r>
            <w:proofErr w:type="spellStart"/>
            <w:r w:rsidRPr="001512DD">
              <w:rPr>
                <w:b/>
                <w:w w:val="105"/>
              </w:rPr>
              <w:t>guineafowls</w:t>
            </w:r>
            <w:proofErr w:type="spellEnd"/>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1512DD" w:rsidRDefault="00C71DE8" w:rsidP="00E0092D">
            <w:pPr>
              <w:spacing w:afterLines="20" w:after="48"/>
              <w:contextualSpacing/>
              <w:rPr>
                <w:i/>
              </w:rPr>
            </w:pPr>
            <w:r w:rsidRPr="001512DD">
              <w:rPr>
                <w:i/>
              </w:rPr>
              <w:t>(Numeric)</w:t>
            </w:r>
          </w:p>
        </w:tc>
      </w:tr>
      <w:tr w:rsidR="00B71EAD" w:rsidRPr="001512DD" w14:paraId="1D84FB59" w14:textId="77777777" w:rsidTr="00E0092D">
        <w:trPr>
          <w:trHeight w:val="20"/>
        </w:trPr>
        <w:tc>
          <w:tcPr>
            <w:tcW w:w="360" w:type="dxa"/>
            <w:vAlign w:val="center"/>
          </w:tcPr>
          <w:p w14:paraId="6B6116B0"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06B05035" w14:textId="77777777" w:rsidR="00C71DE8" w:rsidRPr="001512DD" w:rsidRDefault="00C71DE8" w:rsidP="00E0092D">
            <w:pPr>
              <w:kinsoku w:val="0"/>
              <w:overflowPunct w:val="0"/>
              <w:spacing w:afterLines="20" w:after="48"/>
              <w:contextualSpacing/>
              <w:rPr>
                <w:w w:val="105"/>
              </w:rPr>
            </w:pPr>
            <w:r w:rsidRPr="001512DD">
              <w:rPr>
                <w:w w:val="105"/>
              </w:rPr>
              <w:t xml:space="preserve">M5. How many ducks and geese </w:t>
            </w:r>
            <w:proofErr w:type="gramStart"/>
            <w:r w:rsidRPr="001512DD">
              <w:rPr>
                <w:w w:val="105"/>
              </w:rPr>
              <w:t>does</w:t>
            </w:r>
            <w:proofErr w:type="gramEnd"/>
            <w:r w:rsidRPr="001512DD">
              <w:rPr>
                <w:w w:val="105"/>
              </w:rPr>
              <w:t xml:space="preserve"> your household own? (</w:t>
            </w:r>
            <w:r w:rsidRPr="001512DD">
              <w:rPr>
                <w:b/>
                <w:w w:val="105"/>
              </w:rPr>
              <w:t>ducks</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1512DD" w:rsidRDefault="00C71DE8" w:rsidP="00E0092D">
            <w:pPr>
              <w:spacing w:afterLines="20" w:after="48"/>
              <w:contextualSpacing/>
              <w:rPr>
                <w:i/>
              </w:rPr>
            </w:pPr>
            <w:r w:rsidRPr="001512DD">
              <w:rPr>
                <w:i/>
              </w:rPr>
              <w:t>(Numeric)</w:t>
            </w:r>
          </w:p>
        </w:tc>
      </w:tr>
      <w:tr w:rsidR="00B71EAD" w:rsidRPr="001512DD" w14:paraId="13902004" w14:textId="77777777" w:rsidTr="00E0092D">
        <w:trPr>
          <w:trHeight w:val="20"/>
        </w:trPr>
        <w:tc>
          <w:tcPr>
            <w:tcW w:w="360" w:type="dxa"/>
            <w:vAlign w:val="center"/>
          </w:tcPr>
          <w:p w14:paraId="11AB567C"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75217BA8" w14:textId="77777777" w:rsidR="00C71DE8" w:rsidRPr="001512DD" w:rsidRDefault="00C71DE8" w:rsidP="00E0092D">
            <w:pPr>
              <w:kinsoku w:val="0"/>
              <w:overflowPunct w:val="0"/>
              <w:spacing w:afterLines="20" w:after="48"/>
              <w:contextualSpacing/>
              <w:rPr>
                <w:w w:val="105"/>
              </w:rPr>
            </w:pPr>
            <w:r w:rsidRPr="001512DD">
              <w:rPr>
                <w:w w:val="105"/>
              </w:rPr>
              <w:t xml:space="preserve">M6. How many goats </w:t>
            </w:r>
            <w:proofErr w:type="gramStart"/>
            <w:r w:rsidRPr="001512DD">
              <w:rPr>
                <w:w w:val="105"/>
              </w:rPr>
              <w:t>does</w:t>
            </w:r>
            <w:proofErr w:type="gramEnd"/>
            <w:r w:rsidRPr="001512DD">
              <w:rPr>
                <w:w w:val="105"/>
              </w:rPr>
              <w:t xml:space="preserve"> your household own? (</w:t>
            </w:r>
            <w:r w:rsidRPr="001512DD">
              <w:rPr>
                <w:b/>
                <w:w w:val="105"/>
              </w:rPr>
              <w:t>goats</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1512DD" w:rsidRDefault="00C71DE8" w:rsidP="00E0092D">
            <w:pPr>
              <w:spacing w:afterLines="20" w:after="48"/>
              <w:contextualSpacing/>
              <w:rPr>
                <w:i/>
              </w:rPr>
            </w:pPr>
            <w:r w:rsidRPr="001512DD">
              <w:rPr>
                <w:i/>
              </w:rPr>
              <w:t>(Numeric)</w:t>
            </w:r>
          </w:p>
        </w:tc>
      </w:tr>
      <w:tr w:rsidR="00B71EAD" w:rsidRPr="001512DD" w14:paraId="54E40C4E" w14:textId="77777777" w:rsidTr="00E0092D">
        <w:trPr>
          <w:trHeight w:val="20"/>
        </w:trPr>
        <w:tc>
          <w:tcPr>
            <w:tcW w:w="360" w:type="dxa"/>
            <w:vAlign w:val="center"/>
          </w:tcPr>
          <w:p w14:paraId="1B28FEB0"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0EBF797C" w14:textId="77777777" w:rsidR="00C71DE8" w:rsidRPr="001512DD" w:rsidRDefault="00C71DE8" w:rsidP="00E0092D">
            <w:pPr>
              <w:kinsoku w:val="0"/>
              <w:overflowPunct w:val="0"/>
              <w:spacing w:afterLines="20" w:after="48"/>
              <w:contextualSpacing/>
              <w:rPr>
                <w:w w:val="105"/>
              </w:rPr>
            </w:pPr>
            <w:r w:rsidRPr="001512DD">
              <w:rPr>
                <w:w w:val="105"/>
              </w:rPr>
              <w:t xml:space="preserve">M7. How many pigs </w:t>
            </w:r>
            <w:proofErr w:type="gramStart"/>
            <w:r w:rsidRPr="001512DD">
              <w:rPr>
                <w:w w:val="105"/>
              </w:rPr>
              <w:t>does</w:t>
            </w:r>
            <w:proofErr w:type="gramEnd"/>
            <w:r w:rsidRPr="001512DD">
              <w:rPr>
                <w:w w:val="105"/>
              </w:rPr>
              <w:t xml:space="preserve"> your household own? (</w:t>
            </w:r>
            <w:r w:rsidRPr="001512DD">
              <w:rPr>
                <w:b/>
                <w:w w:val="105"/>
              </w:rPr>
              <w:t>pigs</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1512DD" w:rsidRDefault="00C71DE8" w:rsidP="00E0092D">
            <w:pPr>
              <w:spacing w:afterLines="20" w:after="48"/>
              <w:contextualSpacing/>
              <w:rPr>
                <w:i/>
              </w:rPr>
            </w:pPr>
            <w:r w:rsidRPr="001512DD">
              <w:rPr>
                <w:i/>
              </w:rPr>
              <w:t>(Numeric)</w:t>
            </w:r>
          </w:p>
        </w:tc>
      </w:tr>
      <w:tr w:rsidR="00B71EAD" w:rsidRPr="001512DD" w14:paraId="47EC25B4" w14:textId="77777777" w:rsidTr="00E0092D">
        <w:trPr>
          <w:trHeight w:val="20"/>
        </w:trPr>
        <w:tc>
          <w:tcPr>
            <w:tcW w:w="360" w:type="dxa"/>
            <w:vAlign w:val="center"/>
          </w:tcPr>
          <w:p w14:paraId="4BB8E174"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bottom w:val="single" w:sz="4" w:space="0" w:color="auto"/>
            </w:tcBorders>
            <w:vAlign w:val="center"/>
          </w:tcPr>
          <w:p w14:paraId="0EAE062C" w14:textId="77777777" w:rsidR="00C71DE8" w:rsidRPr="001512DD" w:rsidRDefault="00C71DE8" w:rsidP="00E0092D">
            <w:pPr>
              <w:kinsoku w:val="0"/>
              <w:overflowPunct w:val="0"/>
              <w:spacing w:afterLines="20" w:after="48"/>
              <w:contextualSpacing/>
              <w:rPr>
                <w:w w:val="105"/>
              </w:rPr>
            </w:pPr>
            <w:r w:rsidRPr="001512DD">
              <w:rPr>
                <w:w w:val="105"/>
              </w:rPr>
              <w:t xml:space="preserve">M8. How many rabbits </w:t>
            </w:r>
            <w:proofErr w:type="gramStart"/>
            <w:r w:rsidRPr="001512DD">
              <w:rPr>
                <w:w w:val="105"/>
              </w:rPr>
              <w:t>does</w:t>
            </w:r>
            <w:proofErr w:type="gramEnd"/>
            <w:r w:rsidRPr="001512DD">
              <w:rPr>
                <w:w w:val="105"/>
              </w:rPr>
              <w:t xml:space="preserve"> your household own? (</w:t>
            </w:r>
            <w:r w:rsidRPr="001512DD">
              <w:rPr>
                <w:b/>
                <w:w w:val="105"/>
              </w:rPr>
              <w:t>rabbits</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1512DD" w:rsidRDefault="00C71DE8" w:rsidP="00E0092D">
            <w:pPr>
              <w:spacing w:afterLines="20" w:after="48"/>
              <w:contextualSpacing/>
              <w:rPr>
                <w:i/>
              </w:rPr>
            </w:pPr>
            <w:r w:rsidRPr="001512DD">
              <w:rPr>
                <w:i/>
              </w:rPr>
              <w:t>(Numeric)</w:t>
            </w:r>
          </w:p>
        </w:tc>
      </w:tr>
      <w:tr w:rsidR="00B71EAD" w:rsidRPr="001512DD" w14:paraId="71C763F0" w14:textId="77777777" w:rsidTr="00E0092D">
        <w:trPr>
          <w:trHeight w:val="20"/>
        </w:trPr>
        <w:tc>
          <w:tcPr>
            <w:tcW w:w="360" w:type="dxa"/>
            <w:tcBorders>
              <w:right w:val="single" w:sz="4" w:space="0" w:color="auto"/>
            </w:tcBorders>
            <w:vAlign w:val="center"/>
          </w:tcPr>
          <w:p w14:paraId="496F5430"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left w:val="single" w:sz="4" w:space="0" w:color="auto"/>
              <w:bottom w:val="single" w:sz="4" w:space="0" w:color="auto"/>
              <w:right w:val="nil"/>
            </w:tcBorders>
            <w:vAlign w:val="center"/>
          </w:tcPr>
          <w:p w14:paraId="4EFDA18F" w14:textId="77777777" w:rsidR="00C71DE8" w:rsidRPr="001512DD" w:rsidRDefault="00C71DE8" w:rsidP="00E0092D">
            <w:pPr>
              <w:kinsoku w:val="0"/>
              <w:overflowPunct w:val="0"/>
              <w:spacing w:afterLines="20" w:after="48"/>
              <w:contextualSpacing/>
              <w:rPr>
                <w:w w:val="105"/>
              </w:rPr>
            </w:pPr>
            <w:r w:rsidRPr="001512DD">
              <w:rPr>
                <w:w w:val="105"/>
              </w:rPr>
              <w:t xml:space="preserve">M9. How many pigeons </w:t>
            </w:r>
            <w:proofErr w:type="gramStart"/>
            <w:r w:rsidRPr="001512DD">
              <w:rPr>
                <w:w w:val="105"/>
              </w:rPr>
              <w:t>does</w:t>
            </w:r>
            <w:proofErr w:type="gramEnd"/>
            <w:r w:rsidRPr="001512DD">
              <w:rPr>
                <w:w w:val="105"/>
              </w:rPr>
              <w:t xml:space="preserve"> your household own? (</w:t>
            </w:r>
            <w:r w:rsidRPr="001512DD">
              <w:rPr>
                <w:b/>
                <w:w w:val="105"/>
              </w:rPr>
              <w:t>pigeons</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1512DD" w:rsidRDefault="00C71DE8" w:rsidP="00E0092D">
            <w:pPr>
              <w:spacing w:afterLines="20" w:after="48"/>
              <w:contextualSpacing/>
              <w:rPr>
                <w:i/>
              </w:rPr>
            </w:pPr>
            <w:r w:rsidRPr="001512DD">
              <w:rPr>
                <w:i/>
              </w:rPr>
              <w:t>(Numeric)</w:t>
            </w:r>
          </w:p>
        </w:tc>
      </w:tr>
      <w:tr w:rsidR="00B71EAD" w:rsidRPr="001512DD" w14:paraId="2C3C95F6" w14:textId="77777777" w:rsidTr="00E0092D">
        <w:trPr>
          <w:trHeight w:val="20"/>
        </w:trPr>
        <w:tc>
          <w:tcPr>
            <w:tcW w:w="360" w:type="dxa"/>
            <w:tcBorders>
              <w:right w:val="single" w:sz="4" w:space="0" w:color="auto"/>
            </w:tcBorders>
            <w:vAlign w:val="center"/>
          </w:tcPr>
          <w:p w14:paraId="0951F18A"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left w:val="single" w:sz="4" w:space="0" w:color="auto"/>
              <w:bottom w:val="single" w:sz="4" w:space="0" w:color="auto"/>
              <w:right w:val="nil"/>
            </w:tcBorders>
            <w:vAlign w:val="center"/>
          </w:tcPr>
          <w:p w14:paraId="27ABFEA5" w14:textId="77777777" w:rsidR="00C71DE8" w:rsidRPr="001512DD" w:rsidRDefault="00C71DE8" w:rsidP="00E0092D">
            <w:pPr>
              <w:kinsoku w:val="0"/>
              <w:overflowPunct w:val="0"/>
              <w:spacing w:afterLines="20" w:after="48"/>
              <w:contextualSpacing/>
              <w:rPr>
                <w:w w:val="105"/>
              </w:rPr>
            </w:pPr>
            <w:r w:rsidRPr="001512DD">
              <w:rPr>
                <w:w w:val="105"/>
              </w:rPr>
              <w:t>M10. How many oxen does your household have? (</w:t>
            </w:r>
            <w:r w:rsidRPr="001512DD">
              <w:rPr>
                <w:b/>
                <w:w w:val="105"/>
              </w:rPr>
              <w:t>ox</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1512DD" w:rsidRDefault="00C71DE8" w:rsidP="00E0092D">
            <w:pPr>
              <w:spacing w:afterLines="20" w:after="48"/>
              <w:contextualSpacing/>
              <w:rPr>
                <w:i/>
              </w:rPr>
            </w:pPr>
            <w:r w:rsidRPr="001512DD">
              <w:rPr>
                <w:i/>
              </w:rPr>
              <w:t>(Numeric)</w:t>
            </w:r>
          </w:p>
        </w:tc>
      </w:tr>
      <w:tr w:rsidR="00B71EAD" w:rsidRPr="001512DD" w14:paraId="67E0B688" w14:textId="77777777" w:rsidTr="00E0092D">
        <w:trPr>
          <w:trHeight w:val="20"/>
        </w:trPr>
        <w:tc>
          <w:tcPr>
            <w:tcW w:w="360" w:type="dxa"/>
            <w:tcBorders>
              <w:right w:val="single" w:sz="4" w:space="0" w:color="auto"/>
            </w:tcBorders>
            <w:vAlign w:val="center"/>
          </w:tcPr>
          <w:p w14:paraId="2B51D00A" w14:textId="77777777" w:rsidR="00C71DE8" w:rsidRPr="001512DD" w:rsidRDefault="00C71DE8" w:rsidP="00E0092D">
            <w:pPr>
              <w:kinsoku w:val="0"/>
              <w:overflowPunct w:val="0"/>
              <w:spacing w:afterLines="20" w:after="48"/>
              <w:ind w:left="119"/>
              <w:contextualSpacing/>
              <w:rPr>
                <w:w w:val="105"/>
              </w:rPr>
            </w:pPr>
          </w:p>
        </w:tc>
        <w:tc>
          <w:tcPr>
            <w:tcW w:w="7200" w:type="dxa"/>
            <w:tcBorders>
              <w:top w:val="single" w:sz="4" w:space="0" w:color="auto"/>
              <w:left w:val="single" w:sz="4" w:space="0" w:color="auto"/>
              <w:bottom w:val="single" w:sz="4" w:space="0" w:color="auto"/>
              <w:right w:val="nil"/>
            </w:tcBorders>
            <w:vAlign w:val="center"/>
          </w:tcPr>
          <w:p w14:paraId="7CA6E905" w14:textId="77777777" w:rsidR="00C71DE8" w:rsidRPr="001512DD" w:rsidRDefault="00C71DE8" w:rsidP="00E0092D">
            <w:pPr>
              <w:kinsoku w:val="0"/>
              <w:overflowPunct w:val="0"/>
              <w:spacing w:afterLines="20" w:after="48"/>
              <w:contextualSpacing/>
              <w:rPr>
                <w:w w:val="105"/>
              </w:rPr>
            </w:pPr>
            <w:r w:rsidRPr="001512DD">
              <w:rPr>
                <w:w w:val="105"/>
              </w:rPr>
              <w:t>M11. How many turkeys does your household have? (</w:t>
            </w:r>
            <w:r w:rsidRPr="001512DD">
              <w:rPr>
                <w:b/>
                <w:w w:val="105"/>
              </w:rPr>
              <w:t>turkey</w:t>
            </w:r>
            <w:r w:rsidRPr="001512DD">
              <w:rPr>
                <w:w w:val="105"/>
              </w:rPr>
              <w:t>)</w:t>
            </w:r>
          </w:p>
        </w:tc>
        <w:tc>
          <w:tcPr>
            <w:tcW w:w="252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1512DD" w:rsidRDefault="00C71DE8" w:rsidP="00E0092D">
            <w:pPr>
              <w:spacing w:afterLines="20" w:after="48"/>
              <w:contextualSpacing/>
              <w:rPr>
                <w:i/>
              </w:rPr>
            </w:pPr>
            <w:r w:rsidRPr="001512DD">
              <w:rPr>
                <w:i/>
              </w:rPr>
              <w:t>(Numeric)</w:t>
            </w:r>
          </w:p>
        </w:tc>
      </w:tr>
    </w:tbl>
    <w:p w14:paraId="32C771BF" w14:textId="77777777" w:rsidR="00C71DE8" w:rsidRPr="001512DD" w:rsidRDefault="00C71DE8" w:rsidP="001512DD">
      <w:pPr>
        <w:pStyle w:val="CommentText"/>
        <w:spacing w:afterLines="20" w:after="48"/>
        <w:contextualSpacing/>
        <w:rPr>
          <w:sz w:val="22"/>
          <w:szCs w:val="22"/>
        </w:rPr>
      </w:pPr>
    </w:p>
    <w:p w14:paraId="28638D45" w14:textId="77777777" w:rsidR="00C71DE8" w:rsidRPr="001512DD" w:rsidRDefault="00C71DE8" w:rsidP="001512DD">
      <w:pPr>
        <w:spacing w:afterLines="20" w:after="48" w:line="240" w:lineRule="auto"/>
        <w:contextualSpacing/>
        <w:rPr>
          <w:b/>
        </w:rPr>
      </w:pPr>
    </w:p>
    <w:p w14:paraId="48023ECC" w14:textId="77777777" w:rsidR="00E0092D" w:rsidRDefault="00E0092D">
      <w:pPr>
        <w:rPr>
          <w:rFonts w:eastAsia="Times New Roman" w:cs="Times New Roman"/>
          <w:b/>
          <w:bCs/>
        </w:rPr>
      </w:pPr>
      <w:r>
        <w:rPr>
          <w:rFonts w:eastAsia="Times New Roman" w:cs="Times New Roman"/>
          <w:b/>
          <w:bCs/>
        </w:rPr>
        <w:br w:type="page"/>
      </w:r>
    </w:p>
    <w:p w14:paraId="0E2F6497" w14:textId="6A54886A" w:rsidR="00C71DE8" w:rsidRPr="001512DD" w:rsidRDefault="00C71DE8" w:rsidP="001512DD">
      <w:pPr>
        <w:spacing w:afterLines="20" w:after="48" w:line="240" w:lineRule="auto"/>
        <w:contextualSpacing/>
        <w:rPr>
          <w:rFonts w:eastAsia="Times New Roman" w:cs="Times New Roman"/>
          <w:b/>
          <w:bCs/>
        </w:rPr>
      </w:pPr>
      <w:commentRangeStart w:id="276"/>
      <w:r w:rsidRPr="001512DD">
        <w:rPr>
          <w:rFonts w:eastAsia="Times New Roman" w:cs="Times New Roman"/>
          <w:b/>
          <w:bCs/>
        </w:rPr>
        <w:lastRenderedPageBreak/>
        <w:t>N. HOUSEHOLD AND AGRICULTURAL ASSETS</w:t>
      </w:r>
      <w:commentRangeEnd w:id="276"/>
      <w:r w:rsidR="00033F1D" w:rsidRPr="001512DD">
        <w:rPr>
          <w:rStyle w:val="CommentReference"/>
          <w:sz w:val="22"/>
          <w:szCs w:val="22"/>
        </w:rPr>
        <w:commentReference w:id="276"/>
      </w:r>
    </w:p>
    <w:p w14:paraId="4B32A423" w14:textId="77777777" w:rsidR="00C71DE8" w:rsidRPr="001512DD"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1512DD">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0" w:type="dxa"/>
          <w:right w:w="0" w:type="dxa"/>
        </w:tblCellMar>
        <w:tblLook w:val="0000" w:firstRow="0" w:lastRow="0" w:firstColumn="0" w:lastColumn="0" w:noHBand="0" w:noVBand="0"/>
      </w:tblPr>
      <w:tblGrid>
        <w:gridCol w:w="720"/>
        <w:gridCol w:w="3584"/>
        <w:gridCol w:w="1920"/>
        <w:gridCol w:w="1920"/>
        <w:gridCol w:w="1920"/>
      </w:tblGrid>
      <w:tr w:rsidR="00B71EAD" w:rsidRPr="001512DD" w14:paraId="7F3C3E37" w14:textId="77777777" w:rsidTr="00E0092D">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1512DD" w:rsidRDefault="00D66AC4" w:rsidP="001512DD">
            <w:pPr>
              <w:kinsoku w:val="0"/>
              <w:overflowPunct w:val="0"/>
              <w:spacing w:afterLines="20" w:after="48" w:line="240" w:lineRule="auto"/>
              <w:ind w:left="119"/>
              <w:contextualSpacing/>
              <w:rPr>
                <w:b/>
                <w:w w:val="105"/>
              </w:rPr>
            </w:pPr>
            <w:proofErr w:type="spellStart"/>
            <w:r w:rsidRPr="001512DD">
              <w:rPr>
                <w:b/>
                <w:w w:val="105"/>
              </w:rPr>
              <w:t>item_id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How many of these items-</w:t>
            </w:r>
          </w:p>
          <w:p w14:paraId="630A61FA" w14:textId="77777777" w:rsidR="00D66AC4" w:rsidRPr="001512DD" w:rsidRDefault="00D66AC4" w:rsidP="001512DD">
            <w:pPr>
              <w:kinsoku w:val="0"/>
              <w:overflowPunct w:val="0"/>
              <w:spacing w:afterLines="20" w:after="48" w:line="240" w:lineRule="auto"/>
              <w:ind w:left="119"/>
              <w:contextualSpacing/>
              <w:rPr>
                <w:w w:val="105"/>
              </w:rPr>
            </w:pPr>
          </w:p>
          <w:p w14:paraId="205DB24D"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w:t>
            </w:r>
            <w:r w:rsidRPr="001512DD">
              <w:rPr>
                <w:b/>
                <w:w w:val="105"/>
              </w:rPr>
              <w:t>item</w:t>
            </w:r>
            <w:r w:rsidRPr="001512DD">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-do you currently own?</w:t>
            </w:r>
          </w:p>
          <w:p w14:paraId="7375D019" w14:textId="77777777" w:rsidR="00D66AC4" w:rsidRPr="001512DD" w:rsidRDefault="00D66AC4" w:rsidP="001512DD">
            <w:pPr>
              <w:kinsoku w:val="0"/>
              <w:overflowPunct w:val="0"/>
              <w:spacing w:afterLines="20" w:after="48" w:line="240" w:lineRule="auto"/>
              <w:ind w:left="119"/>
              <w:contextualSpacing/>
              <w:rPr>
                <w:w w:val="105"/>
              </w:rPr>
            </w:pPr>
          </w:p>
          <w:p w14:paraId="09BD3B0F"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w:t>
            </w:r>
            <w:proofErr w:type="spellStart"/>
            <w:r w:rsidRPr="001512DD">
              <w:rPr>
                <w:b/>
                <w:w w:val="105"/>
              </w:rPr>
              <w:t>n_ownnow</w:t>
            </w:r>
            <w:proofErr w:type="spellEnd"/>
            <w:r w:rsidRPr="001512DD">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-have you purchased in the</w:t>
            </w:r>
          </w:p>
          <w:p w14:paraId="25C5A32C" w14:textId="77777777" w:rsidR="00D66AC4" w:rsidRPr="001512DD" w:rsidRDefault="00D66AC4" w:rsidP="001512DD">
            <w:pPr>
              <w:kinsoku w:val="0"/>
              <w:overflowPunct w:val="0"/>
              <w:spacing w:afterLines="20" w:after="48" w:line="240" w:lineRule="auto"/>
              <w:ind w:left="119"/>
              <w:contextualSpacing/>
              <w:rPr>
                <w:w w:val="105"/>
              </w:rPr>
            </w:pPr>
            <w:proofErr w:type="gramStart"/>
            <w:r w:rsidRPr="001512DD">
              <w:rPr>
                <w:w w:val="105"/>
              </w:rPr>
              <w:t>last</w:t>
            </w:r>
            <w:proofErr w:type="gramEnd"/>
            <w:r w:rsidRPr="001512DD">
              <w:rPr>
                <w:w w:val="105"/>
              </w:rPr>
              <w:t xml:space="preserve"> year?</w:t>
            </w:r>
          </w:p>
          <w:p w14:paraId="2A1192DF"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w:t>
            </w:r>
            <w:proofErr w:type="spellStart"/>
            <w:r w:rsidRPr="001512DD">
              <w:rPr>
                <w:b/>
                <w:w w:val="105"/>
              </w:rPr>
              <w:t>no_past</w:t>
            </w:r>
            <w:proofErr w:type="spellEnd"/>
            <w:r w:rsidRPr="001512DD">
              <w:rPr>
                <w:w w:val="105"/>
              </w:rPr>
              <w:t>)</w:t>
            </w:r>
          </w:p>
        </w:tc>
      </w:tr>
      <w:tr w:rsidR="00B71EAD" w:rsidRPr="001512DD" w14:paraId="0C0B3940" w14:textId="77777777" w:rsidTr="00E0092D">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1512DD" w:rsidRDefault="00D66AC4" w:rsidP="001512DD">
            <w:pPr>
              <w:spacing w:afterLines="20" w:after="48" w:line="240" w:lineRule="auto"/>
              <w:ind w:left="119"/>
              <w:contextualSpacing/>
              <w:rPr>
                <w:w w:val="105"/>
              </w:rPr>
            </w:pPr>
            <w:r w:rsidRPr="001512DD">
              <w:rPr>
                <w:w w:val="105"/>
              </w:rPr>
              <w:t>Mobile Phone (</w:t>
            </w:r>
            <w:r w:rsidRPr="001512DD">
              <w:rPr>
                <w:b/>
                <w:w w:val="105"/>
              </w:rPr>
              <w:t>phone</w:t>
            </w:r>
            <w:r w:rsidRPr="001512DD">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1512DD"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1512DD"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1512DD" w:rsidRDefault="00D66AC4" w:rsidP="001512DD">
            <w:pPr>
              <w:spacing w:afterLines="20" w:after="48" w:line="240" w:lineRule="auto"/>
              <w:contextualSpacing/>
              <w:rPr>
                <w:i/>
              </w:rPr>
            </w:pPr>
          </w:p>
        </w:tc>
      </w:tr>
      <w:tr w:rsidR="00B71EAD" w:rsidRPr="001512DD" w14:paraId="62C5A10B"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1512DD" w:rsidRDefault="00D66AC4" w:rsidP="001512DD">
            <w:pPr>
              <w:spacing w:afterLines="20" w:after="48" w:line="240" w:lineRule="auto"/>
              <w:ind w:left="119"/>
              <w:contextualSpacing/>
              <w:rPr>
                <w:w w:val="105"/>
              </w:rPr>
            </w:pPr>
            <w:r w:rsidRPr="001512DD">
              <w:rPr>
                <w:w w:val="105"/>
              </w:rPr>
              <w:t>Radio (</w:t>
            </w:r>
            <w:r w:rsidRPr="001512DD">
              <w:rPr>
                <w:b/>
                <w:w w:val="105"/>
              </w:rPr>
              <w:t>radio</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1512DD" w:rsidRDefault="00D66AC4" w:rsidP="001512DD">
            <w:pPr>
              <w:spacing w:afterLines="20" w:after="48" w:line="240" w:lineRule="auto"/>
              <w:contextualSpacing/>
              <w:rPr>
                <w:i/>
              </w:rPr>
            </w:pPr>
          </w:p>
        </w:tc>
      </w:tr>
      <w:tr w:rsidR="00B71EAD" w:rsidRPr="001512DD" w14:paraId="58E782E2"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1512DD" w:rsidRDefault="00D66AC4" w:rsidP="001512DD">
            <w:pPr>
              <w:spacing w:afterLines="20" w:after="48" w:line="240" w:lineRule="auto"/>
              <w:ind w:left="119"/>
              <w:contextualSpacing/>
              <w:rPr>
                <w:w w:val="105"/>
              </w:rPr>
            </w:pPr>
            <w:r w:rsidRPr="001512DD">
              <w:rPr>
                <w:w w:val="105"/>
              </w:rPr>
              <w:t>TV (</w:t>
            </w:r>
            <w:proofErr w:type="spellStart"/>
            <w:r w:rsidRPr="001512DD">
              <w:rPr>
                <w:b/>
                <w:w w:val="105"/>
              </w:rPr>
              <w:t>tv</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1512DD" w:rsidRDefault="00D66AC4" w:rsidP="001512DD">
            <w:pPr>
              <w:spacing w:afterLines="20" w:after="48" w:line="240" w:lineRule="auto"/>
              <w:contextualSpacing/>
              <w:rPr>
                <w:i/>
              </w:rPr>
            </w:pPr>
          </w:p>
        </w:tc>
      </w:tr>
      <w:tr w:rsidR="00B71EAD" w:rsidRPr="001512DD" w14:paraId="1E74BB4D"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1512DD" w:rsidRDefault="00D66AC4" w:rsidP="001512DD">
            <w:pPr>
              <w:spacing w:afterLines="20" w:after="48" w:line="240" w:lineRule="auto"/>
              <w:ind w:left="119"/>
              <w:contextualSpacing/>
              <w:rPr>
                <w:w w:val="105"/>
              </w:rPr>
            </w:pPr>
            <w:r w:rsidRPr="001512DD">
              <w:rPr>
                <w:w w:val="105"/>
              </w:rPr>
              <w:t>Cars, Vans, Pick-up Trucks (</w:t>
            </w:r>
            <w:r w:rsidRPr="001512DD">
              <w:rPr>
                <w:b/>
                <w:w w:val="105"/>
              </w:rPr>
              <w:t>car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1512DD" w:rsidRDefault="00D66AC4" w:rsidP="001512DD">
            <w:pPr>
              <w:spacing w:afterLines="20" w:after="48" w:line="240" w:lineRule="auto"/>
              <w:contextualSpacing/>
              <w:rPr>
                <w:i/>
              </w:rPr>
            </w:pPr>
          </w:p>
        </w:tc>
      </w:tr>
      <w:tr w:rsidR="00B71EAD" w:rsidRPr="001512DD" w14:paraId="1D48B2DB"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1512DD" w:rsidRDefault="00D66AC4" w:rsidP="001512DD">
            <w:pPr>
              <w:spacing w:afterLines="20" w:after="48" w:line="240" w:lineRule="auto"/>
              <w:ind w:left="119"/>
              <w:contextualSpacing/>
              <w:rPr>
                <w:w w:val="105"/>
              </w:rPr>
            </w:pPr>
            <w:r w:rsidRPr="001512DD">
              <w:rPr>
                <w:w w:val="105"/>
              </w:rPr>
              <w:t>Motorcycle (</w:t>
            </w:r>
            <w:r w:rsidRPr="001512DD">
              <w:rPr>
                <w:b/>
                <w:w w:val="105"/>
              </w:rPr>
              <w:t>motor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1512DD" w:rsidRDefault="00D66AC4" w:rsidP="001512DD">
            <w:pPr>
              <w:spacing w:afterLines="20" w:after="48" w:line="240" w:lineRule="auto"/>
              <w:contextualSpacing/>
              <w:rPr>
                <w:i/>
              </w:rPr>
            </w:pPr>
          </w:p>
        </w:tc>
      </w:tr>
      <w:tr w:rsidR="00B71EAD" w:rsidRPr="001512DD" w14:paraId="2F432244"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1512DD" w:rsidRDefault="00D66AC4" w:rsidP="001512DD">
            <w:pPr>
              <w:spacing w:afterLines="20" w:after="48" w:line="240" w:lineRule="auto"/>
              <w:ind w:left="119"/>
              <w:contextualSpacing/>
              <w:rPr>
                <w:w w:val="105"/>
              </w:rPr>
            </w:pPr>
            <w:r w:rsidRPr="001512DD">
              <w:rPr>
                <w:w w:val="105"/>
              </w:rPr>
              <w:t>Bicycle (</w:t>
            </w:r>
            <w:r w:rsidRPr="001512DD">
              <w:rPr>
                <w:b/>
                <w:w w:val="105"/>
              </w:rPr>
              <w:t>bike</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1512DD" w:rsidRDefault="00D66AC4" w:rsidP="001512DD">
            <w:pPr>
              <w:spacing w:afterLines="20" w:after="48" w:line="240" w:lineRule="auto"/>
              <w:contextualSpacing/>
              <w:rPr>
                <w:i/>
              </w:rPr>
            </w:pPr>
          </w:p>
        </w:tc>
      </w:tr>
      <w:tr w:rsidR="00B71EAD" w:rsidRPr="001512DD" w14:paraId="5423299B"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1512DD" w:rsidRDefault="00D66AC4" w:rsidP="001512DD">
            <w:pPr>
              <w:spacing w:afterLines="20" w:after="48" w:line="240" w:lineRule="auto"/>
              <w:ind w:left="119"/>
              <w:contextualSpacing/>
              <w:rPr>
                <w:w w:val="105"/>
              </w:rPr>
            </w:pPr>
            <w:r w:rsidRPr="001512DD">
              <w:rPr>
                <w:w w:val="105"/>
              </w:rPr>
              <w:t>Cook stove (</w:t>
            </w:r>
            <w:r w:rsidRPr="001512DD">
              <w:rPr>
                <w:b/>
                <w:w w:val="105"/>
              </w:rPr>
              <w:t>stove</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1512DD" w:rsidRDefault="00D66AC4" w:rsidP="001512DD">
            <w:pPr>
              <w:spacing w:afterLines="20" w:after="48" w:line="240" w:lineRule="auto"/>
              <w:contextualSpacing/>
              <w:rPr>
                <w:i/>
              </w:rPr>
            </w:pPr>
          </w:p>
        </w:tc>
      </w:tr>
      <w:tr w:rsidR="00B71EAD" w:rsidRPr="001512DD" w14:paraId="4BB626D5"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77777777" w:rsidR="00D66AC4" w:rsidRPr="001512DD" w:rsidRDefault="00D66AC4" w:rsidP="001512DD">
            <w:pPr>
              <w:spacing w:afterLines="20" w:after="48" w:line="240" w:lineRule="auto"/>
              <w:ind w:left="119"/>
              <w:contextualSpacing/>
              <w:rPr>
                <w:w w:val="105"/>
              </w:rPr>
            </w:pPr>
            <w:r w:rsidRPr="001512DD">
              <w:rPr>
                <w:w w:val="105"/>
              </w:rPr>
              <w:t>Refrigerator (</w:t>
            </w:r>
            <w:r w:rsidRPr="001512DD">
              <w:rPr>
                <w:b/>
                <w:w w:val="105"/>
              </w:rPr>
              <w:t>fridge</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1512DD" w:rsidRDefault="00D66AC4" w:rsidP="001512DD">
            <w:pPr>
              <w:spacing w:afterLines="20" w:after="48" w:line="240" w:lineRule="auto"/>
              <w:contextualSpacing/>
              <w:rPr>
                <w:i/>
              </w:rPr>
            </w:pPr>
          </w:p>
        </w:tc>
      </w:tr>
      <w:tr w:rsidR="00B71EAD" w:rsidRPr="001512DD" w14:paraId="059B400E"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1512DD" w:rsidRDefault="00D66AC4" w:rsidP="001512DD">
            <w:pPr>
              <w:spacing w:afterLines="20" w:after="48" w:line="240" w:lineRule="auto"/>
              <w:ind w:left="119"/>
              <w:contextualSpacing/>
              <w:rPr>
                <w:w w:val="105"/>
              </w:rPr>
            </w:pPr>
            <w:r w:rsidRPr="001512DD">
              <w:rPr>
                <w:w w:val="105"/>
              </w:rPr>
              <w:t>Water pump/treadle pump (</w:t>
            </w:r>
            <w:r w:rsidRPr="001512DD">
              <w:rPr>
                <w:b/>
                <w:w w:val="105"/>
              </w:rPr>
              <w:t>pump</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1512DD" w:rsidRDefault="00D66AC4" w:rsidP="001512DD">
            <w:pPr>
              <w:spacing w:afterLines="20" w:after="48" w:line="240" w:lineRule="auto"/>
              <w:contextualSpacing/>
              <w:rPr>
                <w:i/>
              </w:rPr>
            </w:pPr>
          </w:p>
        </w:tc>
      </w:tr>
      <w:tr w:rsidR="00B71EAD" w:rsidRPr="001512DD" w14:paraId="31010D04"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1512DD" w:rsidRDefault="00D66AC4" w:rsidP="001512DD">
            <w:pPr>
              <w:spacing w:afterLines="20" w:after="48" w:line="240" w:lineRule="auto"/>
              <w:ind w:left="119"/>
              <w:contextualSpacing/>
              <w:rPr>
                <w:w w:val="105"/>
              </w:rPr>
            </w:pPr>
            <w:r w:rsidRPr="001512DD">
              <w:rPr>
                <w:w w:val="105"/>
              </w:rPr>
              <w:t>Solar panel (</w:t>
            </w:r>
            <w:r w:rsidRPr="001512DD">
              <w:rPr>
                <w:b/>
                <w:w w:val="105"/>
              </w:rPr>
              <w:t>solar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1512DD" w:rsidRDefault="00D66AC4" w:rsidP="001512DD">
            <w:pPr>
              <w:spacing w:afterLines="20" w:after="48" w:line="240" w:lineRule="auto"/>
              <w:contextualSpacing/>
              <w:rPr>
                <w:i/>
              </w:rPr>
            </w:pPr>
          </w:p>
        </w:tc>
      </w:tr>
      <w:tr w:rsidR="00B71EAD" w:rsidRPr="001512DD" w14:paraId="20FB8203"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1512DD" w:rsidRDefault="00D66AC4" w:rsidP="001512DD">
            <w:pPr>
              <w:spacing w:afterLines="20" w:after="48" w:line="240" w:lineRule="auto"/>
              <w:ind w:left="119"/>
              <w:contextualSpacing/>
              <w:rPr>
                <w:w w:val="105"/>
              </w:rPr>
            </w:pPr>
            <w:r w:rsidRPr="001512DD">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1512DD" w:rsidRDefault="00D66AC4" w:rsidP="001512DD">
            <w:pPr>
              <w:spacing w:afterLines="20" w:after="48" w:line="240" w:lineRule="auto"/>
              <w:contextualSpacing/>
              <w:rPr>
                <w:i/>
              </w:rPr>
            </w:pPr>
          </w:p>
        </w:tc>
      </w:tr>
      <w:tr w:rsidR="00B71EAD" w:rsidRPr="001512DD" w14:paraId="1662B096"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1512DD" w:rsidRDefault="00D66AC4" w:rsidP="001512DD">
            <w:pPr>
              <w:spacing w:afterLines="20" w:after="48" w:line="240" w:lineRule="auto"/>
              <w:ind w:left="119"/>
              <w:contextualSpacing/>
              <w:rPr>
                <w:w w:val="105"/>
              </w:rPr>
            </w:pPr>
            <w:r w:rsidRPr="001512DD">
              <w:rPr>
                <w:w w:val="105"/>
              </w:rPr>
              <w:t>Ox-drawn plough (</w:t>
            </w:r>
            <w:proofErr w:type="spellStart"/>
            <w:r w:rsidRPr="001512DD">
              <w:rPr>
                <w:b/>
                <w:w w:val="105"/>
              </w:rPr>
              <w:t>oxplough</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1512DD" w:rsidRDefault="00D66AC4" w:rsidP="001512DD">
            <w:pPr>
              <w:spacing w:afterLines="20" w:after="48" w:line="240" w:lineRule="auto"/>
              <w:contextualSpacing/>
              <w:rPr>
                <w:i/>
              </w:rPr>
            </w:pPr>
          </w:p>
        </w:tc>
      </w:tr>
      <w:tr w:rsidR="00B71EAD" w:rsidRPr="001512DD" w14:paraId="07743F15"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1512DD" w:rsidRDefault="00D66AC4" w:rsidP="001512DD">
            <w:pPr>
              <w:kinsoku w:val="0"/>
              <w:overflowPunct w:val="0"/>
              <w:spacing w:afterLines="20" w:after="48" w:line="240" w:lineRule="auto"/>
              <w:contextualSpacing/>
              <w:rPr>
                <w:w w:val="105"/>
              </w:rPr>
            </w:pPr>
            <w:r w:rsidRPr="001512DD">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1512DD" w:rsidRDefault="00D66AC4" w:rsidP="001512DD">
            <w:pPr>
              <w:spacing w:afterLines="20" w:after="48" w:line="240" w:lineRule="auto"/>
              <w:ind w:left="119"/>
              <w:contextualSpacing/>
              <w:rPr>
                <w:w w:val="105"/>
              </w:rPr>
            </w:pPr>
            <w:r w:rsidRPr="001512DD">
              <w:rPr>
                <w:w w:val="105"/>
              </w:rPr>
              <w:t>Disc plough (</w:t>
            </w:r>
            <w:proofErr w:type="spellStart"/>
            <w:r w:rsidRPr="001512DD">
              <w:rPr>
                <w:b/>
                <w:w w:val="105"/>
              </w:rPr>
              <w:t>discplough</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1512DD" w:rsidRDefault="00D66AC4" w:rsidP="001512DD">
            <w:pPr>
              <w:spacing w:afterLines="20" w:after="48" w:line="240" w:lineRule="auto"/>
              <w:contextualSpacing/>
              <w:rPr>
                <w:i/>
              </w:rPr>
            </w:pPr>
          </w:p>
        </w:tc>
      </w:tr>
      <w:tr w:rsidR="00B71EAD" w:rsidRPr="001512DD" w14:paraId="141761B3"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1512DD" w:rsidRDefault="00D66AC4" w:rsidP="001512DD">
            <w:pPr>
              <w:spacing w:afterLines="20" w:after="48" w:line="240" w:lineRule="auto"/>
              <w:ind w:left="119"/>
              <w:contextualSpacing/>
              <w:rPr>
                <w:w w:val="105"/>
              </w:rPr>
            </w:pPr>
            <w:r w:rsidRPr="001512DD">
              <w:rPr>
                <w:w w:val="105"/>
              </w:rPr>
              <w:t>Hammer Mills</w:t>
            </w:r>
            <w:r w:rsidRPr="001512DD">
              <w:t xml:space="preserve"> (</w:t>
            </w:r>
            <w:proofErr w:type="spellStart"/>
            <w:r w:rsidRPr="001512DD">
              <w:rPr>
                <w:b/>
                <w:w w:val="105"/>
              </w:rPr>
              <w:t>hammermill</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1512DD" w:rsidRDefault="00D66AC4" w:rsidP="001512DD">
            <w:pPr>
              <w:spacing w:afterLines="20" w:after="48" w:line="240" w:lineRule="auto"/>
              <w:contextualSpacing/>
              <w:rPr>
                <w:i/>
              </w:rPr>
            </w:pPr>
          </w:p>
        </w:tc>
      </w:tr>
      <w:tr w:rsidR="00B71EAD" w:rsidRPr="001512DD" w14:paraId="308DDB52"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1512DD" w:rsidRDefault="00D66AC4" w:rsidP="001512DD">
            <w:pPr>
              <w:spacing w:afterLines="20" w:after="48" w:line="240" w:lineRule="auto"/>
              <w:ind w:left="119"/>
              <w:contextualSpacing/>
              <w:rPr>
                <w:w w:val="105"/>
              </w:rPr>
            </w:pPr>
            <w:r w:rsidRPr="001512DD">
              <w:rPr>
                <w:w w:val="105"/>
              </w:rPr>
              <w:t>Rippers (</w:t>
            </w:r>
            <w:r w:rsidRPr="001512DD">
              <w:rPr>
                <w:b/>
                <w:w w:val="105"/>
              </w:rPr>
              <w:t>ripper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1512DD" w:rsidRDefault="00D66AC4" w:rsidP="001512DD">
            <w:pPr>
              <w:spacing w:afterLines="20" w:after="48" w:line="240" w:lineRule="auto"/>
              <w:contextualSpacing/>
              <w:rPr>
                <w:i/>
              </w:rPr>
            </w:pPr>
          </w:p>
        </w:tc>
      </w:tr>
      <w:tr w:rsidR="00B71EAD" w:rsidRPr="001512DD" w14:paraId="63F1AADB"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1512DD" w:rsidRDefault="00D66AC4" w:rsidP="001512DD">
            <w:pPr>
              <w:spacing w:afterLines="20" w:after="48" w:line="240" w:lineRule="auto"/>
              <w:ind w:left="119"/>
              <w:contextualSpacing/>
              <w:rPr>
                <w:w w:val="105"/>
              </w:rPr>
            </w:pPr>
            <w:r w:rsidRPr="001512DD">
              <w:rPr>
                <w:w w:val="105"/>
              </w:rPr>
              <w:t>Knapsack sprayer (</w:t>
            </w:r>
            <w:proofErr w:type="spellStart"/>
            <w:r w:rsidRPr="001512DD">
              <w:rPr>
                <w:b/>
                <w:w w:val="105"/>
              </w:rPr>
              <w:t>kspray</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1512DD" w:rsidRDefault="00D66AC4" w:rsidP="001512DD">
            <w:pPr>
              <w:spacing w:afterLines="20" w:after="48" w:line="240" w:lineRule="auto"/>
              <w:contextualSpacing/>
              <w:rPr>
                <w:i/>
              </w:rPr>
            </w:pPr>
          </w:p>
        </w:tc>
      </w:tr>
      <w:tr w:rsidR="00B71EAD" w:rsidRPr="001512DD" w14:paraId="25ECEADE"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1512DD" w:rsidRDefault="00D66AC4" w:rsidP="001512DD">
            <w:pPr>
              <w:spacing w:afterLines="20" w:after="48" w:line="240" w:lineRule="auto"/>
              <w:ind w:left="119"/>
              <w:contextualSpacing/>
              <w:rPr>
                <w:w w:val="105"/>
              </w:rPr>
            </w:pPr>
            <w:proofErr w:type="spellStart"/>
            <w:r w:rsidRPr="001512DD">
              <w:rPr>
                <w:w w:val="105"/>
              </w:rPr>
              <w:t>Ridger</w:t>
            </w:r>
            <w:proofErr w:type="spellEnd"/>
            <w:r w:rsidRPr="001512DD">
              <w:rPr>
                <w:w w:val="105"/>
              </w:rPr>
              <w:t xml:space="preserve">/ </w:t>
            </w:r>
            <w:proofErr w:type="spellStart"/>
            <w:r w:rsidRPr="001512DD">
              <w:rPr>
                <w:w w:val="105"/>
              </w:rPr>
              <w:t>weeder</w:t>
            </w:r>
            <w:proofErr w:type="spellEnd"/>
            <w:r w:rsidRPr="001512DD">
              <w:rPr>
                <w:w w:val="105"/>
              </w:rPr>
              <w:t xml:space="preserve"> (</w:t>
            </w:r>
            <w:proofErr w:type="spellStart"/>
            <w:r w:rsidRPr="001512DD">
              <w:rPr>
                <w:b/>
                <w:w w:val="105"/>
              </w:rPr>
              <w:t>ridger</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1512DD" w:rsidRDefault="00D66AC4" w:rsidP="001512DD">
            <w:pPr>
              <w:spacing w:afterLines="20" w:after="48" w:line="240" w:lineRule="auto"/>
              <w:contextualSpacing/>
              <w:rPr>
                <w:i/>
              </w:rPr>
            </w:pPr>
          </w:p>
        </w:tc>
      </w:tr>
      <w:tr w:rsidR="00B71EAD" w:rsidRPr="001512DD" w14:paraId="72A5CCE1"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1512DD" w:rsidRDefault="00D66AC4" w:rsidP="001512DD">
            <w:pPr>
              <w:spacing w:afterLines="20" w:after="48" w:line="240" w:lineRule="auto"/>
              <w:ind w:left="119"/>
              <w:contextualSpacing/>
              <w:rPr>
                <w:w w:val="105"/>
              </w:rPr>
            </w:pPr>
            <w:r w:rsidRPr="001512DD">
              <w:rPr>
                <w:w w:val="105"/>
              </w:rPr>
              <w:t>Ox Carts (</w:t>
            </w:r>
            <w:r w:rsidRPr="001512DD">
              <w:rPr>
                <w:b/>
                <w:w w:val="105"/>
              </w:rPr>
              <w:t>oxcart</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1512DD" w:rsidRDefault="00D66AC4" w:rsidP="001512DD">
            <w:pPr>
              <w:spacing w:afterLines="20" w:after="48" w:line="240" w:lineRule="auto"/>
              <w:contextualSpacing/>
              <w:rPr>
                <w:i/>
              </w:rPr>
            </w:pPr>
          </w:p>
        </w:tc>
      </w:tr>
      <w:tr w:rsidR="00B71EAD" w:rsidRPr="001512DD" w14:paraId="69DBF5C4"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1512DD" w:rsidRDefault="00D66AC4" w:rsidP="001512DD">
            <w:pPr>
              <w:spacing w:afterLines="20" w:after="48" w:line="240" w:lineRule="auto"/>
              <w:ind w:left="119"/>
              <w:contextualSpacing/>
              <w:rPr>
                <w:w w:val="105"/>
              </w:rPr>
            </w:pPr>
            <w:r w:rsidRPr="001512DD">
              <w:rPr>
                <w:w w:val="105"/>
              </w:rPr>
              <w:t>Hand driven tractor (</w:t>
            </w:r>
            <w:r w:rsidRPr="001512DD">
              <w:rPr>
                <w:b/>
                <w:w w:val="105"/>
              </w:rPr>
              <w:t>tractor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1512DD" w:rsidRDefault="00D66AC4" w:rsidP="001512DD">
            <w:pPr>
              <w:spacing w:afterLines="20" w:after="48" w:line="240" w:lineRule="auto"/>
              <w:contextualSpacing/>
              <w:rPr>
                <w:i/>
              </w:rPr>
            </w:pPr>
          </w:p>
        </w:tc>
      </w:tr>
      <w:tr w:rsidR="00B71EAD" w:rsidRPr="001512DD" w14:paraId="5D7B24CF"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1512DD" w:rsidRDefault="00D66AC4" w:rsidP="001512DD">
            <w:pPr>
              <w:spacing w:afterLines="20" w:after="48" w:line="240" w:lineRule="auto"/>
              <w:ind w:left="119"/>
              <w:contextualSpacing/>
              <w:rPr>
                <w:w w:val="105"/>
              </w:rPr>
            </w:pPr>
            <w:r w:rsidRPr="001512DD">
              <w:rPr>
                <w:w w:val="105"/>
              </w:rPr>
              <w:t>Scotch carts (</w:t>
            </w:r>
            <w:proofErr w:type="spellStart"/>
            <w:r w:rsidRPr="001512DD">
              <w:rPr>
                <w:b/>
                <w:w w:val="105"/>
              </w:rPr>
              <w:t>scotchcart</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1512DD" w:rsidRDefault="00D66AC4" w:rsidP="001512DD">
            <w:pPr>
              <w:spacing w:afterLines="20" w:after="48" w:line="240" w:lineRule="auto"/>
              <w:contextualSpacing/>
              <w:rPr>
                <w:i/>
              </w:rPr>
            </w:pPr>
          </w:p>
        </w:tc>
      </w:tr>
      <w:tr w:rsidR="00B71EAD" w:rsidRPr="001512DD" w14:paraId="4BCE642E"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1512DD" w:rsidRDefault="00D66AC4" w:rsidP="001512DD">
            <w:pPr>
              <w:spacing w:afterLines="20" w:after="48" w:line="240" w:lineRule="auto"/>
              <w:ind w:left="119"/>
              <w:contextualSpacing/>
              <w:rPr>
                <w:w w:val="105"/>
              </w:rPr>
            </w:pPr>
            <w:r w:rsidRPr="001512DD">
              <w:rPr>
                <w:w w:val="105"/>
              </w:rPr>
              <w:t>Wheel barrow (</w:t>
            </w:r>
            <w:r w:rsidRPr="001512DD">
              <w:rPr>
                <w:b/>
                <w:w w:val="105"/>
              </w:rPr>
              <w:t>wheelbarrow</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1512DD" w:rsidRDefault="00D66AC4" w:rsidP="001512DD">
            <w:pPr>
              <w:spacing w:afterLines="20" w:after="48" w:line="240" w:lineRule="auto"/>
              <w:contextualSpacing/>
              <w:rPr>
                <w:i/>
              </w:rPr>
            </w:pPr>
          </w:p>
        </w:tc>
      </w:tr>
      <w:tr w:rsidR="00B71EAD" w:rsidRPr="001512DD" w14:paraId="1A26FEB1"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1512DD" w:rsidRDefault="00D66AC4" w:rsidP="001512DD">
            <w:pPr>
              <w:spacing w:afterLines="20" w:after="48" w:line="240" w:lineRule="auto"/>
              <w:ind w:left="119"/>
              <w:contextualSpacing/>
              <w:rPr>
                <w:w w:val="105"/>
              </w:rPr>
            </w:pPr>
            <w:r w:rsidRPr="001512DD">
              <w:rPr>
                <w:w w:val="105"/>
              </w:rPr>
              <w:t>Drip irrigation set (</w:t>
            </w:r>
            <w:proofErr w:type="spellStart"/>
            <w:r w:rsidRPr="001512DD">
              <w:rPr>
                <w:b/>
                <w:w w:val="105"/>
              </w:rPr>
              <w:t>dripirrigateset</w:t>
            </w:r>
            <w:proofErr w:type="spellEnd"/>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1512DD" w:rsidRDefault="00D66AC4" w:rsidP="001512DD">
            <w:pPr>
              <w:spacing w:afterLines="20" w:after="48" w:line="240" w:lineRule="auto"/>
              <w:contextualSpacing/>
              <w:rPr>
                <w:i/>
              </w:rPr>
            </w:pPr>
          </w:p>
        </w:tc>
      </w:tr>
      <w:tr w:rsidR="00B71EAD" w:rsidRPr="001512DD" w14:paraId="3E630188" w14:textId="77777777" w:rsidTr="00E0092D">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1512DD" w:rsidRDefault="00D66AC4" w:rsidP="001512DD">
            <w:pPr>
              <w:kinsoku w:val="0"/>
              <w:overflowPunct w:val="0"/>
              <w:spacing w:afterLines="20" w:after="48" w:line="240" w:lineRule="auto"/>
              <w:ind w:left="119"/>
              <w:contextualSpacing/>
              <w:rPr>
                <w:w w:val="105"/>
              </w:rPr>
            </w:pPr>
            <w:r w:rsidRPr="001512DD">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1512DD" w:rsidRDefault="00D66AC4" w:rsidP="001512DD">
            <w:pPr>
              <w:spacing w:afterLines="20" w:after="48" w:line="240" w:lineRule="auto"/>
              <w:ind w:left="119"/>
              <w:contextualSpacing/>
              <w:rPr>
                <w:w w:val="105"/>
              </w:rPr>
            </w:pPr>
            <w:r w:rsidRPr="001512DD">
              <w:rPr>
                <w:w w:val="105"/>
              </w:rPr>
              <w:t>Sprinklers</w:t>
            </w:r>
            <w:r w:rsidRPr="001512DD">
              <w:t xml:space="preserve"> (</w:t>
            </w:r>
            <w:r w:rsidRPr="001512DD">
              <w:rPr>
                <w:b/>
                <w:w w:val="105"/>
              </w:rPr>
              <w:t>sprinkler</w:t>
            </w:r>
            <w:r w:rsidRPr="001512DD">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1512DD"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1512DD" w:rsidRDefault="00D66AC4" w:rsidP="001512DD">
            <w:pPr>
              <w:spacing w:afterLines="20" w:after="48" w:line="240" w:lineRule="auto"/>
              <w:contextualSpacing/>
              <w:rPr>
                <w:i/>
              </w:rPr>
            </w:pPr>
          </w:p>
        </w:tc>
      </w:tr>
    </w:tbl>
    <w:p w14:paraId="773EA6A1" w14:textId="77777777" w:rsidR="00C71DE8" w:rsidRPr="001512DD"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081" w:type="dxa"/>
        <w:tblInd w:w="-8" w:type="dxa"/>
        <w:tblLayout w:type="fixed"/>
        <w:tblCellMar>
          <w:left w:w="0" w:type="dxa"/>
          <w:right w:w="0" w:type="dxa"/>
        </w:tblCellMar>
        <w:tblLook w:val="0000" w:firstRow="0" w:lastRow="0" w:firstColumn="0" w:lastColumn="0" w:noHBand="0" w:noVBand="0"/>
      </w:tblPr>
      <w:tblGrid>
        <w:gridCol w:w="345"/>
        <w:gridCol w:w="15"/>
        <w:gridCol w:w="4680"/>
        <w:gridCol w:w="2162"/>
        <w:gridCol w:w="357"/>
        <w:gridCol w:w="1803"/>
        <w:gridCol w:w="16"/>
        <w:gridCol w:w="703"/>
      </w:tblGrid>
      <w:tr w:rsidR="00B71EAD" w:rsidRPr="001512DD" w14:paraId="0E3E4DC3" w14:textId="77777777" w:rsidTr="008250E0">
        <w:trPr>
          <w:trHeight w:val="20"/>
        </w:trPr>
        <w:tc>
          <w:tcPr>
            <w:tcW w:w="360" w:type="dxa"/>
            <w:gridSpan w:val="2"/>
            <w:tcBorders>
              <w:top w:val="single" w:sz="6" w:space="0" w:color="000000"/>
              <w:left w:val="single" w:sz="6" w:space="0" w:color="000000"/>
              <w:bottom w:val="single" w:sz="6" w:space="0" w:color="000000"/>
              <w:right w:val="single" w:sz="6" w:space="0" w:color="000000"/>
            </w:tcBorders>
          </w:tcPr>
          <w:p w14:paraId="398B61BB" w14:textId="77777777" w:rsidR="00C71DE8" w:rsidRPr="001512DD" w:rsidRDefault="00C71DE8" w:rsidP="001512DD">
            <w:pPr>
              <w:spacing w:afterLines="20" w:after="48" w:line="240" w:lineRule="auto"/>
              <w:ind w:left="119"/>
              <w:contextualSpacing/>
              <w:rPr>
                <w:w w:val="105"/>
              </w:rPr>
            </w:pPr>
          </w:p>
        </w:tc>
        <w:tc>
          <w:tcPr>
            <w:tcW w:w="7199" w:type="dxa"/>
            <w:gridSpan w:val="3"/>
            <w:tcBorders>
              <w:top w:val="single" w:sz="6" w:space="0" w:color="000000"/>
              <w:left w:val="single" w:sz="6" w:space="0" w:color="000000"/>
              <w:bottom w:val="single" w:sz="6" w:space="0" w:color="000000"/>
              <w:right w:val="single" w:sz="18" w:space="0" w:color="000000"/>
            </w:tcBorders>
          </w:tcPr>
          <w:p w14:paraId="3331047F" w14:textId="77777777" w:rsidR="00C71DE8" w:rsidRPr="001512DD" w:rsidRDefault="00C71DE8" w:rsidP="001512DD">
            <w:pPr>
              <w:tabs>
                <w:tab w:val="center" w:pos="2149"/>
              </w:tabs>
              <w:autoSpaceDE w:val="0"/>
              <w:autoSpaceDN w:val="0"/>
              <w:adjustRightInd w:val="0"/>
              <w:spacing w:afterLines="20" w:after="48" w:line="240" w:lineRule="auto"/>
              <w:contextualSpacing/>
              <w:rPr>
                <w:rFonts w:cs="Times New Roman"/>
                <w:i/>
              </w:rPr>
            </w:pPr>
            <w:r w:rsidRPr="001512DD">
              <w:rPr>
                <w:w w:val="105"/>
              </w:rPr>
              <w:t xml:space="preserve">  N24. How many meals did your household eat meat in the last 7 days?  (</w:t>
            </w:r>
            <w:r w:rsidRPr="001512DD">
              <w:rPr>
                <w:b/>
                <w:w w:val="105"/>
              </w:rPr>
              <w:t>meals</w:t>
            </w:r>
            <w:r w:rsidRPr="001512DD">
              <w:rPr>
                <w:w w:val="105"/>
              </w:rPr>
              <w:t>)</w:t>
            </w:r>
          </w:p>
        </w:tc>
        <w:tc>
          <w:tcPr>
            <w:tcW w:w="2522" w:type="dxa"/>
            <w:gridSpan w:val="3"/>
            <w:tcBorders>
              <w:top w:val="single" w:sz="18" w:space="0" w:color="000000"/>
              <w:left w:val="single" w:sz="18" w:space="0" w:color="000000"/>
              <w:bottom w:val="single" w:sz="18" w:space="0" w:color="000000"/>
              <w:right w:val="single" w:sz="18" w:space="0" w:color="000000"/>
            </w:tcBorders>
          </w:tcPr>
          <w:p w14:paraId="7A865380" w14:textId="77777777" w:rsidR="00C71DE8" w:rsidRPr="001512DD" w:rsidRDefault="00C71DE8" w:rsidP="001512DD">
            <w:pPr>
              <w:spacing w:afterLines="20" w:after="48" w:line="240" w:lineRule="auto"/>
              <w:contextualSpacing/>
              <w:rPr>
                <w:i/>
              </w:rPr>
            </w:pPr>
            <w:r w:rsidRPr="001512DD">
              <w:rPr>
                <w:i/>
              </w:rPr>
              <w:t>(Integer)</w:t>
            </w:r>
          </w:p>
        </w:tc>
      </w:tr>
      <w:tr w:rsidR="008250E0" w:rsidRPr="00F82CC8" w14:paraId="7F790331" w14:textId="77777777" w:rsidTr="008250E0">
        <w:trPr>
          <w:trHeight w:val="20"/>
        </w:trPr>
        <w:tc>
          <w:tcPr>
            <w:tcW w:w="360" w:type="dxa"/>
            <w:gridSpan w:val="2"/>
            <w:tcBorders>
              <w:top w:val="single" w:sz="4" w:space="0" w:color="000000"/>
              <w:left w:val="single" w:sz="4" w:space="0" w:color="000000"/>
              <w:bottom w:val="single" w:sz="4" w:space="0" w:color="000000"/>
              <w:right w:val="single" w:sz="4" w:space="0" w:color="000000"/>
            </w:tcBorders>
          </w:tcPr>
          <w:p w14:paraId="0FA35AD5" w14:textId="77777777" w:rsidR="008250E0" w:rsidRPr="006F4E6D"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E04445" w14:textId="4149E5F5" w:rsidR="008250E0" w:rsidRPr="006F4E6D" w:rsidRDefault="008250E0" w:rsidP="008250E0">
            <w:pPr>
              <w:spacing w:after="0"/>
              <w:rPr>
                <w:color w:val="000000"/>
              </w:rPr>
            </w:pPr>
            <w:r w:rsidRPr="001512DD">
              <w:rPr>
                <w:w w:val="105"/>
              </w:rPr>
              <w:t>N25. What is the roof of the household's house made of? (</w:t>
            </w:r>
            <w:r w:rsidRPr="001512DD">
              <w:rPr>
                <w:b/>
                <w:w w:val="105"/>
              </w:rPr>
              <w:t>roof</w:t>
            </w:r>
            <w:r w:rsidRPr="001512DD">
              <w:rPr>
                <w:w w:val="105"/>
              </w:rPr>
              <w:t>)</w:t>
            </w:r>
          </w:p>
        </w:tc>
        <w:tc>
          <w:tcPr>
            <w:tcW w:w="2162" w:type="dxa"/>
            <w:tcBorders>
              <w:top w:val="single" w:sz="4" w:space="0" w:color="000000"/>
              <w:bottom w:val="single" w:sz="4" w:space="0" w:color="000000"/>
            </w:tcBorders>
          </w:tcPr>
          <w:p w14:paraId="1EA7C8F6" w14:textId="4B07AE23" w:rsidR="008250E0" w:rsidRDefault="008250E0" w:rsidP="008250E0">
            <w:pPr>
              <w:spacing w:after="0"/>
              <w:rPr>
                <w:rFonts w:cs="Times New Roman"/>
                <w:w w:val="105"/>
              </w:rPr>
            </w:pPr>
            <w:r>
              <w:rPr>
                <w:rFonts w:cs="Times New Roman"/>
                <w:w w:val="105"/>
              </w:rPr>
              <w:t>1=Grass thatched</w:t>
            </w:r>
          </w:p>
          <w:p w14:paraId="25D53A32" w14:textId="00B04F28" w:rsidR="008250E0" w:rsidRPr="006F4E6D" w:rsidRDefault="008250E0" w:rsidP="008250E0">
            <w:pPr>
              <w:spacing w:after="0"/>
              <w:rPr>
                <w:rFonts w:cs="Times New Roman"/>
                <w:w w:val="105"/>
              </w:rPr>
            </w:pPr>
            <w:r>
              <w:rPr>
                <w:rFonts w:cs="Times New Roman"/>
                <w:w w:val="105"/>
              </w:rPr>
              <w:t>2=Iron sheets</w:t>
            </w:r>
          </w:p>
          <w:p w14:paraId="002645D1" w14:textId="06D96E3A" w:rsidR="008250E0" w:rsidRPr="006F4E6D" w:rsidRDefault="008250E0" w:rsidP="008250E0">
            <w:pPr>
              <w:spacing w:after="0"/>
              <w:rPr>
                <w:rFonts w:cs="Times New Roman"/>
                <w:w w:val="105"/>
              </w:rPr>
            </w:pPr>
            <w:r>
              <w:rPr>
                <w:rFonts w:cs="Times New Roman"/>
                <w:w w:val="105"/>
              </w:rPr>
              <w:t>3=Tin</w:t>
            </w:r>
          </w:p>
          <w:p w14:paraId="57511880" w14:textId="5E665F7E" w:rsidR="008250E0" w:rsidRPr="006F4E6D" w:rsidRDefault="008250E0" w:rsidP="008250E0">
            <w:pPr>
              <w:spacing w:after="0"/>
              <w:rPr>
                <w:rFonts w:cs="Times New Roman"/>
                <w:w w:val="105"/>
              </w:rPr>
            </w:pPr>
            <w:r>
              <w:rPr>
                <w:rFonts w:cs="Times New Roman"/>
                <w:w w:val="105"/>
              </w:rPr>
              <w:t>4=Zinc</w:t>
            </w:r>
          </w:p>
          <w:p w14:paraId="5D25BB78" w14:textId="186A4180" w:rsidR="008250E0" w:rsidRPr="006F4E6D" w:rsidRDefault="008250E0" w:rsidP="008250E0">
            <w:pPr>
              <w:spacing w:after="0"/>
              <w:rPr>
                <w:rFonts w:cs="Times New Roman"/>
                <w:w w:val="105"/>
              </w:rPr>
            </w:pPr>
            <w:r>
              <w:rPr>
                <w:rFonts w:cs="Times New Roman"/>
                <w:w w:val="105"/>
              </w:rPr>
              <w:t>5=Roofing Tile</w:t>
            </w:r>
          </w:p>
          <w:p w14:paraId="54227647" w14:textId="77777777" w:rsidR="008250E0" w:rsidRPr="006F4E6D" w:rsidRDefault="008250E0" w:rsidP="008250E0">
            <w:pPr>
              <w:spacing w:after="0"/>
              <w:rPr>
                <w:rFonts w:cs="Times New Roman"/>
                <w:w w:val="105"/>
              </w:rPr>
            </w:pPr>
            <w:r>
              <w:rPr>
                <w:rFonts w:cs="Times New Roman"/>
                <w:w w:val="105"/>
              </w:rPr>
              <w:t>6=Concrete</w:t>
            </w:r>
          </w:p>
        </w:tc>
        <w:tc>
          <w:tcPr>
            <w:tcW w:w="2160" w:type="dxa"/>
            <w:gridSpan w:val="2"/>
            <w:tcBorders>
              <w:top w:val="single" w:sz="4" w:space="0" w:color="000000"/>
              <w:bottom w:val="single" w:sz="4" w:space="0" w:color="000000"/>
              <w:right w:val="single" w:sz="18" w:space="0" w:color="000000"/>
            </w:tcBorders>
          </w:tcPr>
          <w:p w14:paraId="0DA8D076" w14:textId="5A283913" w:rsidR="008250E0" w:rsidRDefault="008250E0" w:rsidP="008250E0">
            <w:pPr>
              <w:spacing w:after="0"/>
              <w:rPr>
                <w:rFonts w:cs="Times New Roman"/>
                <w:w w:val="105"/>
              </w:rPr>
            </w:pPr>
            <w:r>
              <w:rPr>
                <w:rFonts w:cs="Times New Roman"/>
                <w:w w:val="105"/>
              </w:rPr>
              <w:t>7=Cardboard</w:t>
            </w:r>
          </w:p>
          <w:p w14:paraId="5068F787" w14:textId="77777777" w:rsidR="008250E0" w:rsidRDefault="008250E0" w:rsidP="008250E0">
            <w:pPr>
              <w:spacing w:after="0"/>
              <w:rPr>
                <w:rFonts w:cs="Times New Roman"/>
                <w:w w:val="105"/>
              </w:rPr>
            </w:pPr>
            <w:r>
              <w:rPr>
                <w:rFonts w:cs="Times New Roman"/>
                <w:w w:val="105"/>
              </w:rPr>
              <w:t>8=Asbestos</w:t>
            </w:r>
          </w:p>
          <w:p w14:paraId="65ECD37A" w14:textId="77777777" w:rsidR="008250E0" w:rsidRDefault="008250E0" w:rsidP="008250E0">
            <w:pPr>
              <w:spacing w:after="0"/>
              <w:rPr>
                <w:rFonts w:cs="Times New Roman"/>
                <w:w w:val="105"/>
              </w:rPr>
            </w:pPr>
            <w:r>
              <w:rPr>
                <w:rFonts w:cs="Times New Roman"/>
                <w:w w:val="105"/>
              </w:rPr>
              <w:t>9=Shingles</w:t>
            </w:r>
          </w:p>
          <w:p w14:paraId="630F7A12" w14:textId="007A2500" w:rsidR="008250E0" w:rsidRDefault="008250E0" w:rsidP="008250E0">
            <w:pPr>
              <w:spacing w:after="0"/>
              <w:rPr>
                <w:rFonts w:cs="Times New Roman"/>
                <w:w w:val="105"/>
              </w:rPr>
            </w:pPr>
            <w:r>
              <w:rPr>
                <w:rFonts w:cs="Times New Roman"/>
                <w:w w:val="105"/>
              </w:rPr>
              <w:t>10=Plastic sheets</w:t>
            </w:r>
          </w:p>
          <w:p w14:paraId="3B5B737A" w14:textId="0E45DD65" w:rsidR="008250E0" w:rsidRPr="006F4E6D" w:rsidRDefault="008250E0" w:rsidP="008250E0">
            <w:pPr>
              <w:spacing w:after="0"/>
              <w:rPr>
                <w:rFonts w:cs="Times New Roman"/>
                <w:i/>
                <w:w w:val="105"/>
              </w:rPr>
            </w:pPr>
            <w:r>
              <w:t>97=Other, please specify</w:t>
            </w:r>
          </w:p>
        </w:tc>
        <w:tc>
          <w:tcPr>
            <w:tcW w:w="719" w:type="dxa"/>
            <w:gridSpan w:val="2"/>
            <w:tcBorders>
              <w:top w:val="single" w:sz="18" w:space="0" w:color="000000"/>
              <w:left w:val="single" w:sz="18" w:space="0" w:color="000000"/>
              <w:bottom w:val="single" w:sz="18" w:space="0" w:color="000000"/>
              <w:right w:val="single" w:sz="18" w:space="0" w:color="000000"/>
            </w:tcBorders>
          </w:tcPr>
          <w:p w14:paraId="3E69E4BD"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1512DD" w14:paraId="5E18AE49" w14:textId="77777777" w:rsidTr="008250E0">
        <w:trPr>
          <w:trHeight w:val="20"/>
        </w:trPr>
        <w:tc>
          <w:tcPr>
            <w:tcW w:w="345" w:type="dxa"/>
            <w:tcBorders>
              <w:top w:val="single" w:sz="6" w:space="0" w:color="000000"/>
              <w:left w:val="single" w:sz="6" w:space="0" w:color="000000"/>
              <w:bottom w:val="single" w:sz="6" w:space="0" w:color="000000"/>
              <w:right w:val="single" w:sz="6" w:space="0" w:color="000000"/>
            </w:tcBorders>
          </w:tcPr>
          <w:p w14:paraId="03878FF9" w14:textId="77777777" w:rsidR="008250E0" w:rsidRPr="001512DD" w:rsidRDefault="008250E0" w:rsidP="008250E0">
            <w:pPr>
              <w:spacing w:afterLines="20" w:after="48" w:line="240" w:lineRule="auto"/>
              <w:ind w:left="119"/>
              <w:contextualSpacing/>
              <w:rPr>
                <w:w w:val="105"/>
              </w:rPr>
            </w:pPr>
          </w:p>
        </w:tc>
        <w:tc>
          <w:tcPr>
            <w:tcW w:w="4695" w:type="dxa"/>
            <w:gridSpan w:val="2"/>
            <w:tcBorders>
              <w:top w:val="single" w:sz="6" w:space="0" w:color="000000"/>
              <w:left w:val="single" w:sz="6" w:space="0" w:color="000000"/>
              <w:bottom w:val="single" w:sz="6" w:space="0" w:color="000000"/>
            </w:tcBorders>
          </w:tcPr>
          <w:p w14:paraId="02AB0420" w14:textId="77777777" w:rsidR="008250E0" w:rsidRPr="001512DD" w:rsidRDefault="008250E0" w:rsidP="008250E0">
            <w:pPr>
              <w:spacing w:afterLines="20" w:after="48" w:line="240" w:lineRule="auto"/>
              <w:ind w:left="119"/>
              <w:contextualSpacing/>
              <w:rPr>
                <w:w w:val="105"/>
              </w:rPr>
            </w:pPr>
            <w:r w:rsidRPr="001512DD">
              <w:rPr>
                <w:w w:val="105"/>
              </w:rPr>
              <w:t xml:space="preserve">N25b. If “Other,” please specify? </w:t>
            </w:r>
          </w:p>
        </w:tc>
        <w:tc>
          <w:tcPr>
            <w:tcW w:w="5041" w:type="dxa"/>
            <w:gridSpan w:val="5"/>
            <w:tcBorders>
              <w:top w:val="single" w:sz="18" w:space="0" w:color="000000"/>
              <w:left w:val="single" w:sz="18" w:space="0" w:color="000000"/>
              <w:bottom w:val="single" w:sz="18" w:space="0" w:color="000000"/>
              <w:right w:val="single" w:sz="18" w:space="0" w:color="000000"/>
            </w:tcBorders>
          </w:tcPr>
          <w:p w14:paraId="75C9E9BB" w14:textId="77777777" w:rsidR="008250E0" w:rsidRPr="001512DD" w:rsidRDefault="008250E0" w:rsidP="008250E0">
            <w:pPr>
              <w:spacing w:afterLines="20" w:after="48" w:line="240" w:lineRule="auto"/>
              <w:contextualSpacing/>
              <w:rPr>
                <w:i/>
              </w:rPr>
            </w:pPr>
            <w:r w:rsidRPr="001512DD">
              <w:rPr>
                <w:i/>
              </w:rPr>
              <w:t>(Text)</w:t>
            </w:r>
          </w:p>
        </w:tc>
      </w:tr>
      <w:tr w:rsidR="008250E0" w:rsidRPr="00F82CC8" w14:paraId="0A26854E" w14:textId="77777777" w:rsidTr="008250E0">
        <w:trPr>
          <w:trHeight w:val="20"/>
        </w:trPr>
        <w:tc>
          <w:tcPr>
            <w:tcW w:w="360" w:type="dxa"/>
            <w:gridSpan w:val="2"/>
            <w:tcBorders>
              <w:top w:val="single" w:sz="4" w:space="0" w:color="000000"/>
              <w:left w:val="single" w:sz="4" w:space="0" w:color="000000"/>
              <w:bottom w:val="single" w:sz="4" w:space="0" w:color="000000"/>
              <w:right w:val="single" w:sz="4" w:space="0" w:color="auto"/>
            </w:tcBorders>
          </w:tcPr>
          <w:p w14:paraId="44A70899" w14:textId="77777777" w:rsidR="008250E0" w:rsidRPr="00741093" w:rsidRDefault="008250E0" w:rsidP="008250E0">
            <w:pPr>
              <w:spacing w:after="0"/>
              <w:rPr>
                <w:rFonts w:eastAsia="Calibri" w:cs="Times New Roman"/>
                <w:w w:val="105"/>
              </w:rPr>
            </w:pPr>
          </w:p>
        </w:tc>
        <w:tc>
          <w:tcPr>
            <w:tcW w:w="4680" w:type="dxa"/>
            <w:tcBorders>
              <w:top w:val="single" w:sz="4" w:space="0" w:color="000000"/>
              <w:left w:val="single" w:sz="4" w:space="0" w:color="auto"/>
              <w:bottom w:val="single" w:sz="4" w:space="0" w:color="000000"/>
            </w:tcBorders>
          </w:tcPr>
          <w:p w14:paraId="5701A036" w14:textId="20ECD472" w:rsidR="008250E0" w:rsidRPr="006F4E6D" w:rsidRDefault="008250E0" w:rsidP="008250E0">
            <w:pPr>
              <w:spacing w:after="0"/>
              <w:rPr>
                <w:rFonts w:eastAsia="Calibri" w:cs="Times New Roman"/>
                <w:w w:val="105"/>
              </w:rPr>
            </w:pPr>
            <w:r w:rsidRPr="001512DD">
              <w:rPr>
                <w:w w:val="105"/>
              </w:rPr>
              <w:t>N26. Is the respondent’s house painted? (</w:t>
            </w:r>
            <w:proofErr w:type="spellStart"/>
            <w:r w:rsidRPr="001512DD">
              <w:rPr>
                <w:b/>
                <w:w w:val="105"/>
              </w:rPr>
              <w:t>housepaint</w:t>
            </w:r>
            <w:proofErr w:type="spellEnd"/>
            <w:r w:rsidRPr="001512DD">
              <w:rPr>
                <w:w w:val="105"/>
              </w:rPr>
              <w:t>)</w:t>
            </w:r>
          </w:p>
        </w:tc>
        <w:tc>
          <w:tcPr>
            <w:tcW w:w="4338" w:type="dxa"/>
            <w:gridSpan w:val="4"/>
            <w:tcBorders>
              <w:top w:val="single" w:sz="4" w:space="0" w:color="000000"/>
              <w:bottom w:val="single" w:sz="4" w:space="0" w:color="000000"/>
              <w:right w:val="single" w:sz="18" w:space="0" w:color="000000"/>
            </w:tcBorders>
          </w:tcPr>
          <w:p w14:paraId="746C1BCB" w14:textId="77777777" w:rsidR="008250E0" w:rsidRDefault="008250E0" w:rsidP="008250E0">
            <w:pPr>
              <w:spacing w:after="0"/>
            </w:pPr>
            <w:r>
              <w:t>1=No</w:t>
            </w:r>
          </w:p>
          <w:p w14:paraId="72733553" w14:textId="77777777" w:rsidR="008250E0" w:rsidRDefault="008250E0" w:rsidP="008250E0">
            <w:pPr>
              <w:spacing w:after="0"/>
            </w:pPr>
            <w:r>
              <w:t>2=Yes</w:t>
            </w:r>
            <w:r w:rsidRPr="00F82CC8" w:rsidDel="00226116">
              <w:t xml:space="preserve"> </w:t>
            </w:r>
          </w:p>
          <w:p w14:paraId="48D1B7A6" w14:textId="77777777" w:rsidR="008250E0" w:rsidRDefault="008250E0" w:rsidP="008250E0">
            <w:pPr>
              <w:spacing w:after="0"/>
            </w:pPr>
            <w:r>
              <w:t>888=Don’t know</w:t>
            </w:r>
          </w:p>
          <w:p w14:paraId="307F36F1" w14:textId="77777777" w:rsidR="008250E0" w:rsidRPr="006F4E6D" w:rsidRDefault="008250E0" w:rsidP="008250E0">
            <w:pPr>
              <w:spacing w:after="0"/>
            </w:pPr>
            <w:r>
              <w:lastRenderedPageBreak/>
              <w:t>999=Prefer not to respond</w:t>
            </w:r>
          </w:p>
        </w:tc>
        <w:tc>
          <w:tcPr>
            <w:tcW w:w="703"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lastRenderedPageBreak/>
              <w:t>(Code)</w:t>
            </w:r>
          </w:p>
        </w:tc>
      </w:tr>
    </w:tbl>
    <w:p w14:paraId="3917AC56" w14:textId="77777777" w:rsidR="00DA7C5C" w:rsidRPr="001512DD" w:rsidRDefault="00DA7C5C" w:rsidP="001512DD">
      <w:pPr>
        <w:spacing w:after="0" w:line="240" w:lineRule="auto"/>
        <w:contextualSpacing/>
      </w:pPr>
    </w:p>
    <w:p w14:paraId="5C3B3B2E" w14:textId="20CA1854" w:rsidR="00DA7C5C" w:rsidRDefault="008250E0" w:rsidP="001512DD">
      <w:pPr>
        <w:spacing w:after="0" w:line="240" w:lineRule="auto"/>
        <w:contextualSpacing/>
        <w:rPr>
          <w:rFonts w:cs="Times New Roman"/>
        </w:rPr>
      </w:pPr>
      <w:r w:rsidRPr="001512DD">
        <w:rPr>
          <w:rFonts w:cs="Times New Roman"/>
        </w:rPr>
        <w:t>Please tell me how much your household spent on the following items in the past month.</w:t>
      </w:r>
    </w:p>
    <w:tbl>
      <w:tblPr>
        <w:tblW w:w="10090" w:type="dxa"/>
        <w:tblInd w:w="-5" w:type="dxa"/>
        <w:tblLayout w:type="fixed"/>
        <w:tblCellMar>
          <w:left w:w="0" w:type="dxa"/>
          <w:right w:w="0" w:type="dxa"/>
        </w:tblCellMar>
        <w:tblLook w:val="0000" w:firstRow="0" w:lastRow="0" w:firstColumn="0" w:lastColumn="0" w:noHBand="0" w:noVBand="0"/>
      </w:tblPr>
      <w:tblGrid>
        <w:gridCol w:w="359"/>
        <w:gridCol w:w="7206"/>
        <w:gridCol w:w="2525"/>
      </w:tblGrid>
      <w:tr w:rsidR="008250E0" w:rsidRPr="00815557" w14:paraId="32DB6430"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F5D7DD"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815557" w:rsidRDefault="008250E0" w:rsidP="008250E0">
            <w:pPr>
              <w:spacing w:after="0"/>
              <w:rPr>
                <w:w w:val="105"/>
              </w:rPr>
            </w:pPr>
            <w:r w:rsidRPr="001512DD">
              <w:rPr>
                <w:rFonts w:cs="Times New Roman"/>
                <w:bCs/>
              </w:rPr>
              <w:t>Food (purchased)</w:t>
            </w:r>
          </w:p>
        </w:tc>
        <w:tc>
          <w:tcPr>
            <w:tcW w:w="2525"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49EB3D72"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9F6439"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815557" w:rsidRDefault="008250E0" w:rsidP="008250E0">
            <w:pPr>
              <w:spacing w:after="0"/>
              <w:rPr>
                <w:w w:val="105"/>
              </w:rPr>
            </w:pPr>
            <w:r w:rsidRPr="001512DD">
              <w:rPr>
                <w:rFonts w:cs="Times New Roman"/>
                <w:bCs/>
              </w:rPr>
              <w:t>Domestic energy</w:t>
            </w:r>
            <w:r w:rsidRPr="001512DD">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bl>
    <w:p w14:paraId="092F91C4" w14:textId="77777777" w:rsidR="008250E0" w:rsidRDefault="008250E0" w:rsidP="008250E0">
      <w:pPr>
        <w:spacing w:after="0" w:line="240" w:lineRule="auto"/>
        <w:contextualSpacing/>
      </w:pPr>
    </w:p>
    <w:p w14:paraId="73E40271" w14:textId="35FBCADD" w:rsidR="008250E0" w:rsidRDefault="008250E0" w:rsidP="008250E0">
      <w:pPr>
        <w:spacing w:after="0" w:line="240" w:lineRule="auto"/>
        <w:contextualSpacing/>
      </w:pPr>
      <w:r w:rsidRPr="008250E0">
        <w:t>Please tell me how much your household spent on the following items in the past year.</w:t>
      </w:r>
    </w:p>
    <w:tbl>
      <w:tblPr>
        <w:tblW w:w="10090" w:type="dxa"/>
        <w:tblInd w:w="-5" w:type="dxa"/>
        <w:tblLayout w:type="fixed"/>
        <w:tblCellMar>
          <w:left w:w="0" w:type="dxa"/>
          <w:right w:w="0" w:type="dxa"/>
        </w:tblCellMar>
        <w:tblLook w:val="0000" w:firstRow="0" w:lastRow="0" w:firstColumn="0" w:lastColumn="0" w:noHBand="0" w:noVBand="0"/>
      </w:tblPr>
      <w:tblGrid>
        <w:gridCol w:w="359"/>
        <w:gridCol w:w="7206"/>
        <w:gridCol w:w="2525"/>
      </w:tblGrid>
      <w:tr w:rsidR="008250E0" w:rsidRPr="00815557" w14:paraId="04E1A3BB"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0A10EF6"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DC7D753" w14:textId="0CF2FEA1" w:rsidR="008250E0" w:rsidRPr="00815557" w:rsidRDefault="008250E0" w:rsidP="008250E0">
            <w:pPr>
              <w:spacing w:after="0"/>
              <w:rPr>
                <w:w w:val="105"/>
              </w:rPr>
            </w:pPr>
            <w:r w:rsidRPr="001512DD">
              <w:rPr>
                <w:rFonts w:cs="Times New Roman"/>
                <w:bCs/>
              </w:rPr>
              <w:t xml:space="preserve">Education </w:t>
            </w:r>
          </w:p>
        </w:tc>
        <w:tc>
          <w:tcPr>
            <w:tcW w:w="2525" w:type="dxa"/>
            <w:tcBorders>
              <w:top w:val="single" w:sz="18" w:space="0" w:color="000000"/>
              <w:left w:val="single" w:sz="18" w:space="0" w:color="000000"/>
              <w:bottom w:val="single" w:sz="18" w:space="0" w:color="000000"/>
              <w:right w:val="single" w:sz="18" w:space="0" w:color="000000"/>
            </w:tcBorders>
          </w:tcPr>
          <w:p w14:paraId="169C4A78"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2B8B7746"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F52F102"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815557" w:rsidRDefault="008250E0" w:rsidP="008250E0">
            <w:pPr>
              <w:spacing w:after="0"/>
              <w:rPr>
                <w:w w:val="105"/>
              </w:rPr>
            </w:pPr>
            <w:r w:rsidRPr="001512DD">
              <w:rPr>
                <w:rFonts w:cs="Times New Roman"/>
                <w:bCs/>
              </w:rPr>
              <w:t>Medical expenses</w:t>
            </w:r>
            <w:r w:rsidRPr="001512DD">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21EBB468"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06B8E60"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01F481BE" w:rsidR="008250E0" w:rsidRPr="00815557" w:rsidRDefault="008250E0" w:rsidP="008250E0">
            <w:pPr>
              <w:spacing w:after="0"/>
              <w:rPr>
                <w:w w:val="105"/>
              </w:rPr>
            </w:pPr>
            <w:r w:rsidRPr="001512DD">
              <w:rPr>
                <w:rFonts w:cs="Times New Roman"/>
                <w:bCs/>
              </w:rPr>
              <w:t>Farm and Business Assets (durables)</w:t>
            </w:r>
          </w:p>
        </w:tc>
        <w:tc>
          <w:tcPr>
            <w:tcW w:w="2525"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25375811"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74BCD7"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815557" w:rsidRDefault="008250E0" w:rsidP="008250E0">
            <w:pPr>
              <w:spacing w:after="0"/>
              <w:rPr>
                <w:w w:val="105"/>
              </w:rPr>
            </w:pPr>
            <w:r w:rsidRPr="001512DD">
              <w:rPr>
                <w:rFonts w:cs="Times New Roman"/>
                <w:bCs/>
              </w:rPr>
              <w:t>Veterinary costs</w:t>
            </w:r>
            <w:r w:rsidRPr="001512DD">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46B641E6"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73A4C55"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815557" w:rsidRDefault="008250E0" w:rsidP="008250E0">
            <w:pPr>
              <w:spacing w:after="0"/>
              <w:rPr>
                <w:w w:val="105"/>
              </w:rPr>
            </w:pPr>
            <w:r w:rsidRPr="001512DD">
              <w:rPr>
                <w:rFonts w:cs="Times New Roman"/>
                <w:bCs/>
              </w:rPr>
              <w:t xml:space="preserve">Fodder/feed </w:t>
            </w:r>
          </w:p>
        </w:tc>
        <w:tc>
          <w:tcPr>
            <w:tcW w:w="2525"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0236DD75"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90B00D3"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2B8A8D" w14:textId="0CA35714" w:rsidR="008250E0" w:rsidRPr="00815557" w:rsidRDefault="008250E0" w:rsidP="008250E0">
            <w:pPr>
              <w:spacing w:after="0"/>
              <w:rPr>
                <w:w w:val="105"/>
              </w:rPr>
            </w:pPr>
            <w:r w:rsidRPr="001512DD">
              <w:rPr>
                <w:rFonts w:cs="Times New Roman"/>
                <w:bCs/>
              </w:rPr>
              <w:t>Agricultural inputs (fertilizer, pesticides, seeds, irrigation expenses)</w:t>
            </w:r>
          </w:p>
        </w:tc>
        <w:tc>
          <w:tcPr>
            <w:tcW w:w="2525" w:type="dxa"/>
            <w:tcBorders>
              <w:top w:val="single" w:sz="18" w:space="0" w:color="000000"/>
              <w:left w:val="single" w:sz="18" w:space="0" w:color="000000"/>
              <w:bottom w:val="single" w:sz="18" w:space="0" w:color="000000"/>
              <w:right w:val="single" w:sz="18" w:space="0" w:color="000000"/>
            </w:tcBorders>
          </w:tcPr>
          <w:p w14:paraId="1F6F0C48"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0B698A13"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DDA86EE"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815557" w:rsidRDefault="008250E0" w:rsidP="008250E0">
            <w:pPr>
              <w:spacing w:after="0"/>
              <w:rPr>
                <w:w w:val="105"/>
              </w:rPr>
            </w:pPr>
            <w:r w:rsidRPr="001512DD">
              <w:rPr>
                <w:rFonts w:cs="Times New Roman"/>
                <w:bCs/>
              </w:rPr>
              <w:t xml:space="preserve">Bribes/fines </w:t>
            </w:r>
          </w:p>
        </w:tc>
        <w:tc>
          <w:tcPr>
            <w:tcW w:w="2525"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0EA33726"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E2B8A4"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815557" w:rsidRDefault="008250E0" w:rsidP="008250E0">
            <w:pPr>
              <w:spacing w:after="0"/>
              <w:rPr>
                <w:w w:val="105"/>
              </w:rPr>
            </w:pPr>
            <w:r w:rsidRPr="001512DD">
              <w:rPr>
                <w:rFonts w:cs="Times New Roman"/>
                <w:bCs/>
              </w:rPr>
              <w:t xml:space="preserve">Household durables (ex. </w:t>
            </w:r>
            <w:proofErr w:type="spellStart"/>
            <w:r w:rsidRPr="001512DD">
              <w:rPr>
                <w:rFonts w:cs="Times New Roman"/>
                <w:bCs/>
              </w:rPr>
              <w:t>Tv</w:t>
            </w:r>
            <w:proofErr w:type="spellEnd"/>
            <w:r w:rsidRPr="001512DD">
              <w:rPr>
                <w:rFonts w:cs="Times New Roman"/>
                <w:bCs/>
              </w:rPr>
              <w:t>, phones, furniture, etc.)</w:t>
            </w:r>
          </w:p>
        </w:tc>
        <w:tc>
          <w:tcPr>
            <w:tcW w:w="2525"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3FA237BC"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6875E56"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815557" w:rsidRDefault="008250E0" w:rsidP="008250E0">
            <w:pPr>
              <w:spacing w:after="0"/>
              <w:rPr>
                <w:w w:val="105"/>
              </w:rPr>
            </w:pPr>
            <w:r w:rsidRPr="001512DD">
              <w:rPr>
                <w:rFonts w:cs="Times New Roman"/>
                <w:bCs/>
              </w:rPr>
              <w:t xml:space="preserve">Loan repayment/ Interest on loans </w:t>
            </w:r>
          </w:p>
        </w:tc>
        <w:tc>
          <w:tcPr>
            <w:tcW w:w="2525"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5629BB4F"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D4101E2"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815557" w:rsidRDefault="008250E0" w:rsidP="008250E0">
            <w:pPr>
              <w:spacing w:after="0"/>
              <w:rPr>
                <w:w w:val="105"/>
              </w:rPr>
            </w:pPr>
            <w:r w:rsidRPr="001512DD">
              <w:rPr>
                <w:rFonts w:cs="Times New Roman"/>
                <w:bCs/>
              </w:rPr>
              <w:t>Clothing</w:t>
            </w:r>
            <w:r w:rsidRPr="001512DD">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r w:rsidR="008250E0" w:rsidRPr="00815557" w14:paraId="5ABBD382" w14:textId="77777777" w:rsidTr="008250E0">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A03BAF7" w14:textId="77777777" w:rsidR="008250E0" w:rsidRPr="00815557"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815557" w:rsidRDefault="008250E0" w:rsidP="008250E0">
            <w:pPr>
              <w:spacing w:after="0"/>
              <w:rPr>
                <w:w w:val="105"/>
              </w:rPr>
            </w:pPr>
            <w:r w:rsidRPr="001512DD">
              <w:rPr>
                <w:rFonts w:cs="Times New Roman"/>
                <w:bCs/>
              </w:rPr>
              <w:t xml:space="preserve">Festivals or celebrations </w:t>
            </w:r>
          </w:p>
        </w:tc>
        <w:tc>
          <w:tcPr>
            <w:tcW w:w="2525"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815557" w:rsidRDefault="008250E0" w:rsidP="008250E0">
            <w:pPr>
              <w:spacing w:after="0"/>
              <w:rPr>
                <w:i/>
                <w:color w:val="A6A6A6" w:themeColor="background1" w:themeShade="A6"/>
              </w:rPr>
            </w:pPr>
            <w:r w:rsidRPr="00815557">
              <w:rPr>
                <w:i/>
                <w:color w:val="A6A6A6" w:themeColor="background1" w:themeShade="A6"/>
              </w:rPr>
              <w:t>(Integer)</w:t>
            </w:r>
          </w:p>
        </w:tc>
      </w:tr>
    </w:tbl>
    <w:p w14:paraId="04141B3F" w14:textId="77777777" w:rsidR="008250E0" w:rsidRPr="001512DD" w:rsidRDefault="008250E0" w:rsidP="001512DD">
      <w:pPr>
        <w:spacing w:after="0" w:line="240" w:lineRule="auto"/>
        <w:contextualSpacing/>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0"/>
        <w:gridCol w:w="4319"/>
        <w:gridCol w:w="721"/>
        <w:gridCol w:w="11"/>
      </w:tblGrid>
      <w:tr w:rsidR="008250E0" w:rsidRPr="00F82CC8" w14:paraId="34BC14AD" w14:textId="77777777" w:rsidTr="008250E0">
        <w:trPr>
          <w:trHeight w:val="20"/>
        </w:trPr>
        <w:tc>
          <w:tcPr>
            <w:tcW w:w="359" w:type="dxa"/>
            <w:tcBorders>
              <w:top w:val="single" w:sz="4" w:space="0" w:color="000000"/>
              <w:left w:val="single" w:sz="4" w:space="0" w:color="000000"/>
              <w:bottom w:val="single" w:sz="4" w:space="0" w:color="000000"/>
              <w:right w:val="single" w:sz="4" w:space="0" w:color="000000"/>
            </w:tcBorders>
          </w:tcPr>
          <w:p w14:paraId="7CF11DA7" w14:textId="77777777" w:rsidR="008250E0" w:rsidRPr="006F4E6D"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490B8E39" w14:textId="67B4D7BF" w:rsidR="008250E0" w:rsidRPr="006F4E6D" w:rsidRDefault="008250E0" w:rsidP="008250E0">
            <w:pPr>
              <w:spacing w:after="0"/>
              <w:rPr>
                <w:color w:val="000000"/>
              </w:rPr>
            </w:pPr>
            <w:r w:rsidRPr="001512DD">
              <w:rPr>
                <w:rFonts w:cs="TimesNewRomanPSMT"/>
              </w:rPr>
              <w:t>What is the primary type of fuel that your household utilizes for cooking?</w:t>
            </w:r>
          </w:p>
        </w:tc>
        <w:tc>
          <w:tcPr>
            <w:tcW w:w="4319" w:type="dxa"/>
            <w:tcBorders>
              <w:top w:val="single" w:sz="4" w:space="0" w:color="000000"/>
              <w:bottom w:val="single" w:sz="4" w:space="0" w:color="000000"/>
              <w:right w:val="single" w:sz="18" w:space="0" w:color="000000"/>
            </w:tcBorders>
          </w:tcPr>
          <w:p w14:paraId="5B5BF29A" w14:textId="1FC5A490" w:rsidR="008250E0" w:rsidRDefault="008250E0" w:rsidP="008250E0">
            <w:pPr>
              <w:spacing w:after="0"/>
              <w:rPr>
                <w:rFonts w:cs="Times New Roman"/>
                <w:w w:val="105"/>
              </w:rPr>
            </w:pPr>
            <w:r>
              <w:rPr>
                <w:rFonts w:cs="Times New Roman"/>
                <w:w w:val="105"/>
              </w:rPr>
              <w:t>1=Electricity or gas</w:t>
            </w:r>
          </w:p>
          <w:p w14:paraId="7176EC3D" w14:textId="7C46EA8C" w:rsidR="008250E0" w:rsidRPr="006F4E6D" w:rsidRDefault="008250E0" w:rsidP="008250E0">
            <w:pPr>
              <w:spacing w:after="0"/>
              <w:rPr>
                <w:rFonts w:cs="Times New Roman"/>
                <w:w w:val="105"/>
              </w:rPr>
            </w:pPr>
            <w:r>
              <w:rPr>
                <w:rFonts w:cs="Times New Roman"/>
                <w:w w:val="105"/>
              </w:rPr>
              <w:t>2=Oil</w:t>
            </w:r>
          </w:p>
          <w:p w14:paraId="7A51C862" w14:textId="47A0EC94" w:rsidR="008250E0" w:rsidRPr="006F4E6D" w:rsidRDefault="008250E0" w:rsidP="008250E0">
            <w:pPr>
              <w:spacing w:after="0"/>
              <w:rPr>
                <w:rFonts w:cs="Times New Roman"/>
                <w:w w:val="105"/>
              </w:rPr>
            </w:pPr>
            <w:r>
              <w:rPr>
                <w:rFonts w:cs="Times New Roman"/>
                <w:w w:val="105"/>
              </w:rPr>
              <w:t>3=Wood</w:t>
            </w:r>
          </w:p>
          <w:p w14:paraId="2E814AEB" w14:textId="03A0BD04" w:rsidR="008250E0" w:rsidRPr="006F4E6D" w:rsidRDefault="008250E0" w:rsidP="008250E0">
            <w:pPr>
              <w:spacing w:after="0"/>
              <w:rPr>
                <w:rFonts w:cs="Times New Roman"/>
                <w:w w:val="105"/>
              </w:rPr>
            </w:pPr>
            <w:r>
              <w:rPr>
                <w:rFonts w:cs="Times New Roman"/>
                <w:w w:val="105"/>
              </w:rPr>
              <w:t>4=Charcoal</w:t>
            </w:r>
          </w:p>
          <w:p w14:paraId="3123E1D4" w14:textId="487FEE5C" w:rsidR="008250E0" w:rsidRPr="006F4E6D" w:rsidRDefault="008250E0" w:rsidP="008250E0">
            <w:pPr>
              <w:spacing w:after="0"/>
              <w:rPr>
                <w:rFonts w:cs="Times New Roman"/>
                <w:w w:val="105"/>
              </w:rPr>
            </w:pPr>
            <w:r>
              <w:rPr>
                <w:rFonts w:cs="Times New Roman"/>
                <w:w w:val="105"/>
              </w:rPr>
              <w:t>5=small sticks or scrap wood</w:t>
            </w:r>
          </w:p>
          <w:p w14:paraId="091769A4" w14:textId="3409DFBC" w:rsidR="008250E0" w:rsidRDefault="008250E0" w:rsidP="008250E0">
            <w:pPr>
              <w:spacing w:after="0"/>
              <w:rPr>
                <w:rFonts w:cs="Times New Roman"/>
                <w:w w:val="105"/>
              </w:rPr>
            </w:pPr>
            <w:r>
              <w:rPr>
                <w:rFonts w:cs="Times New Roman"/>
                <w:w w:val="105"/>
              </w:rPr>
              <w:t>6=Weeds, leaves, dung</w:t>
            </w:r>
          </w:p>
          <w:p w14:paraId="2A4723B4" w14:textId="6AA10DDE" w:rsidR="008250E0" w:rsidRPr="008250E0" w:rsidRDefault="008250E0" w:rsidP="008250E0">
            <w:pPr>
              <w:spacing w:after="0"/>
            </w:pPr>
            <w: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063184B0"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1512DD" w14:paraId="3D2E2587" w14:textId="77777777" w:rsidTr="008250E0">
        <w:trPr>
          <w:gridAfter w:val="1"/>
          <w:wAfter w:w="11" w:type="dxa"/>
          <w:trHeight w:val="20"/>
        </w:trPr>
        <w:tc>
          <w:tcPr>
            <w:tcW w:w="360" w:type="dxa"/>
            <w:tcBorders>
              <w:top w:val="single" w:sz="6" w:space="0" w:color="000000"/>
              <w:left w:val="single" w:sz="6" w:space="0" w:color="000000"/>
              <w:bottom w:val="single" w:sz="6" w:space="0" w:color="000000"/>
              <w:right w:val="single" w:sz="6" w:space="0" w:color="000000"/>
            </w:tcBorders>
          </w:tcPr>
          <w:p w14:paraId="6A7CF8B4" w14:textId="77777777" w:rsidR="008250E0" w:rsidRPr="001512DD" w:rsidRDefault="008250E0" w:rsidP="008250E0">
            <w:pPr>
              <w:spacing w:afterLines="20" w:after="48" w:line="240" w:lineRule="auto"/>
              <w:ind w:left="119"/>
              <w:contextualSpacing/>
              <w:rPr>
                <w:w w:val="105"/>
              </w:rPr>
            </w:pPr>
          </w:p>
        </w:tc>
        <w:tc>
          <w:tcPr>
            <w:tcW w:w="4679" w:type="dxa"/>
            <w:tcBorders>
              <w:top w:val="single" w:sz="6" w:space="0" w:color="000000"/>
              <w:left w:val="single" w:sz="6" w:space="0" w:color="000000"/>
              <w:bottom w:val="single" w:sz="6" w:space="0" w:color="000000"/>
            </w:tcBorders>
          </w:tcPr>
          <w:p w14:paraId="575E0BE6" w14:textId="2E628429" w:rsidR="008250E0" w:rsidRPr="001512DD" w:rsidRDefault="008250E0" w:rsidP="008250E0">
            <w:pPr>
              <w:spacing w:afterLines="20" w:after="48" w:line="240" w:lineRule="auto"/>
              <w:contextualSpacing/>
              <w:rPr>
                <w:w w:val="105"/>
              </w:rPr>
            </w:pPr>
            <w:r w:rsidRPr="001512DD">
              <w:rPr>
                <w:w w:val="105"/>
              </w:rPr>
              <w:t xml:space="preserve">If “Other,” please specify? </w:t>
            </w:r>
          </w:p>
        </w:tc>
        <w:tc>
          <w:tcPr>
            <w:tcW w:w="5040"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1512DD" w:rsidRDefault="008250E0" w:rsidP="008250E0">
            <w:pPr>
              <w:spacing w:afterLines="20" w:after="48" w:line="240" w:lineRule="auto"/>
              <w:contextualSpacing/>
              <w:rPr>
                <w:i/>
              </w:rPr>
            </w:pPr>
            <w:r w:rsidRPr="001512DD">
              <w:rPr>
                <w:i/>
              </w:rPr>
              <w:t>(Text)</w:t>
            </w:r>
          </w:p>
        </w:tc>
      </w:tr>
    </w:tbl>
    <w:p w14:paraId="675A28AD" w14:textId="77777777" w:rsidR="00DA7C5C" w:rsidRDefault="00DA7C5C" w:rsidP="001512DD">
      <w:pPr>
        <w:spacing w:after="0" w:line="240" w:lineRule="auto"/>
        <w:contextualSpacing/>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8250E0" w:rsidRPr="00F82CC8" w14:paraId="6F48D000"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631EFF1C"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7675342" w14:textId="77777777" w:rsidR="008250E0" w:rsidRPr="001512DD" w:rsidRDefault="008250E0" w:rsidP="008250E0">
            <w:pPr>
              <w:spacing w:afterLines="20" w:after="48" w:line="240" w:lineRule="auto"/>
              <w:ind w:left="8"/>
              <w:contextualSpacing/>
              <w:rPr>
                <w:rFonts w:cs="Times New Roman"/>
                <w:w w:val="105"/>
              </w:rPr>
            </w:pPr>
            <w:r w:rsidRPr="001512DD">
              <w:rPr>
                <w:rFonts w:cs="Times New Roman"/>
                <w:w w:val="105"/>
              </w:rPr>
              <w:t>Q4. Is the headman in this village related to you or your spouse? (</w:t>
            </w:r>
            <w:proofErr w:type="spellStart"/>
            <w:r w:rsidRPr="001512DD">
              <w:rPr>
                <w:rFonts w:cs="Times New Roman"/>
                <w:b/>
                <w:w w:val="105"/>
              </w:rPr>
              <w:t>headmanrelate</w:t>
            </w:r>
            <w:proofErr w:type="spellEnd"/>
            <w:r w:rsidRPr="001512DD">
              <w:rPr>
                <w:rFonts w:cs="Times New Roman"/>
                <w:w w:val="105"/>
              </w:rPr>
              <w:t>)</w:t>
            </w:r>
          </w:p>
          <w:p w14:paraId="372DAF3D" w14:textId="61F1D860" w:rsidR="008250E0" w:rsidRPr="006F4E6D" w:rsidRDefault="008250E0" w:rsidP="008250E0">
            <w:pPr>
              <w:spacing w:after="0"/>
              <w:rPr>
                <w:rFonts w:eastAsia="Calibri" w:cs="Times New Roman"/>
                <w:w w:val="105"/>
              </w:rPr>
            </w:pPr>
            <w:r w:rsidRPr="001512DD">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EA8775F" w14:textId="77777777" w:rsidR="008250E0" w:rsidRDefault="008250E0" w:rsidP="008250E0">
            <w:pPr>
              <w:spacing w:after="0"/>
            </w:pPr>
            <w:r>
              <w:t>1=No</w:t>
            </w:r>
          </w:p>
          <w:p w14:paraId="4FF86AE7" w14:textId="77777777" w:rsidR="008250E0" w:rsidRDefault="008250E0" w:rsidP="008250E0">
            <w:pPr>
              <w:spacing w:after="0"/>
            </w:pPr>
            <w:r>
              <w:t>2=Yes</w:t>
            </w:r>
            <w:r w:rsidRPr="00F82CC8" w:rsidDel="00226116">
              <w:t xml:space="preserve"> </w:t>
            </w:r>
          </w:p>
          <w:p w14:paraId="0829EF45" w14:textId="77777777" w:rsidR="008250E0" w:rsidRDefault="008250E0" w:rsidP="008250E0">
            <w:pPr>
              <w:spacing w:after="0"/>
            </w:pPr>
            <w:r>
              <w:t>888=Don’t know</w:t>
            </w:r>
          </w:p>
          <w:p w14:paraId="4BCCEB41"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524959FF"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57607C6C"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606CD12" w14:textId="77777777" w:rsidR="008250E0" w:rsidRPr="001512DD" w:rsidRDefault="008250E0" w:rsidP="008250E0">
            <w:pPr>
              <w:spacing w:afterLines="20" w:after="48" w:line="240" w:lineRule="auto"/>
              <w:ind w:left="8"/>
              <w:contextualSpacing/>
              <w:rPr>
                <w:rFonts w:cs="Times New Roman"/>
                <w:w w:val="105"/>
              </w:rPr>
            </w:pPr>
            <w:r w:rsidRPr="001512DD">
              <w:rPr>
                <w:rFonts w:cs="Times New Roman"/>
                <w:w w:val="105"/>
              </w:rPr>
              <w:t>Q5. Is the headman in this village related to either the head of household or the spouse of the head of household? (</w:t>
            </w:r>
            <w:r w:rsidRPr="001512DD">
              <w:rPr>
                <w:rFonts w:cs="Times New Roman"/>
                <w:b/>
                <w:w w:val="105"/>
              </w:rPr>
              <w:t>headmanrelate1</w:t>
            </w:r>
            <w:r w:rsidRPr="001512DD">
              <w:rPr>
                <w:rFonts w:cs="Times New Roman"/>
                <w:w w:val="105"/>
              </w:rPr>
              <w:t>)</w:t>
            </w:r>
          </w:p>
          <w:p w14:paraId="2B920EC8" w14:textId="1DF5D820" w:rsidR="008250E0" w:rsidRPr="006F4E6D" w:rsidRDefault="008250E0" w:rsidP="008250E0">
            <w:pPr>
              <w:spacing w:after="0"/>
              <w:rPr>
                <w:rFonts w:eastAsia="Calibri" w:cs="Times New Roman"/>
                <w:w w:val="105"/>
              </w:rPr>
            </w:pPr>
            <w:r w:rsidRPr="001512DD">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1D4DD671" w14:textId="77777777" w:rsidR="008250E0" w:rsidRDefault="008250E0" w:rsidP="008250E0">
            <w:pPr>
              <w:spacing w:after="0"/>
            </w:pPr>
            <w:r>
              <w:t>1=No</w:t>
            </w:r>
          </w:p>
          <w:p w14:paraId="4E2860FA" w14:textId="77777777" w:rsidR="008250E0" w:rsidRDefault="008250E0" w:rsidP="008250E0">
            <w:pPr>
              <w:spacing w:after="0"/>
            </w:pPr>
            <w:r>
              <w:t>2=Yes</w:t>
            </w:r>
            <w:r w:rsidRPr="00F82CC8" w:rsidDel="00226116">
              <w:t xml:space="preserve"> </w:t>
            </w:r>
          </w:p>
          <w:p w14:paraId="7E1D2BEF" w14:textId="77777777" w:rsidR="008250E0" w:rsidRDefault="008250E0" w:rsidP="008250E0">
            <w:pPr>
              <w:spacing w:after="0"/>
            </w:pPr>
            <w:r>
              <w:t>888=Don’t know</w:t>
            </w:r>
          </w:p>
          <w:p w14:paraId="402B7D37"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4EA7A6CF"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7309BBB2"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5B2E9D4"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Q6. What is the relationship of the headman to you and/or your spouse? (</w:t>
            </w:r>
            <w:proofErr w:type="spellStart"/>
            <w:r w:rsidRPr="001512DD">
              <w:rPr>
                <w:rFonts w:cs="Times New Roman"/>
                <w:b/>
              </w:rPr>
              <w:t>headmanrelatespec</w:t>
            </w:r>
            <w:proofErr w:type="spellEnd"/>
            <w:r w:rsidRPr="001512DD">
              <w:rPr>
                <w:rFonts w:cs="Times New Roman"/>
              </w:rPr>
              <w:t>)</w:t>
            </w:r>
          </w:p>
          <w:p w14:paraId="57728084" w14:textId="5BC134A5" w:rsidR="008250E0" w:rsidRPr="008250E0" w:rsidRDefault="008250E0" w:rsidP="008250E0">
            <w:pPr>
              <w:spacing w:afterLines="20" w:after="48" w:line="240" w:lineRule="auto"/>
              <w:ind w:left="8"/>
              <w:contextualSpacing/>
              <w:rPr>
                <w:rFonts w:cs="Times New Roman"/>
                <w:w w:val="105"/>
              </w:rPr>
            </w:pPr>
            <w:r w:rsidRPr="001512DD">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EB934AC" w14:textId="133D3B1A" w:rsidR="008250E0" w:rsidRDefault="008250E0" w:rsidP="008250E0">
            <w:pPr>
              <w:spacing w:after="0"/>
            </w:pPr>
            <w:r>
              <w:t>1=Immediate family</w:t>
            </w:r>
          </w:p>
          <w:p w14:paraId="022699D5" w14:textId="0944DFE7" w:rsidR="008250E0" w:rsidRDefault="008250E0" w:rsidP="008250E0">
            <w:pPr>
              <w:spacing w:after="0"/>
            </w:pPr>
            <w:r>
              <w:t>2=Extended family</w:t>
            </w:r>
            <w:r w:rsidRPr="00F82CC8" w:rsidDel="00226116">
              <w:t xml:space="preserve"> </w:t>
            </w:r>
          </w:p>
          <w:p w14:paraId="1DE830B6" w14:textId="77777777" w:rsidR="008250E0" w:rsidRDefault="008250E0" w:rsidP="008250E0">
            <w:pPr>
              <w:spacing w:after="0"/>
            </w:pPr>
            <w:r>
              <w:lastRenderedPageBreak/>
              <w:t>888=Don’t know</w:t>
            </w:r>
          </w:p>
          <w:p w14:paraId="6FA16FA9"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lastRenderedPageBreak/>
              <w:t>(Code)</w:t>
            </w:r>
          </w:p>
        </w:tc>
      </w:tr>
      <w:tr w:rsidR="008250E0" w:rsidRPr="00F82CC8" w14:paraId="532E5D6D"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10B7282C"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E0D747C"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Q7. What is the relationship of the headman to the head of household or the spouse of the head of household? (</w:t>
            </w:r>
            <w:r w:rsidRPr="001512DD">
              <w:rPr>
                <w:rFonts w:cs="Times New Roman"/>
                <w:b/>
              </w:rPr>
              <w:t>headmanrelatespec1</w:t>
            </w:r>
            <w:r w:rsidRPr="001512DD">
              <w:rPr>
                <w:rFonts w:cs="Times New Roman"/>
              </w:rPr>
              <w:t>)</w:t>
            </w:r>
          </w:p>
          <w:p w14:paraId="5D8CD2B6" w14:textId="053A8B06" w:rsidR="008250E0" w:rsidRPr="008250E0" w:rsidRDefault="008250E0" w:rsidP="008250E0">
            <w:pPr>
              <w:spacing w:afterLines="20" w:after="48" w:line="240" w:lineRule="auto"/>
              <w:ind w:left="8"/>
              <w:contextualSpacing/>
              <w:rPr>
                <w:rFonts w:cs="Times New Roman"/>
                <w:w w:val="105"/>
              </w:rPr>
            </w:pPr>
            <w:r w:rsidRPr="001512DD">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731B1FC5" w14:textId="77777777" w:rsidR="008250E0" w:rsidRDefault="008250E0" w:rsidP="008250E0">
            <w:pPr>
              <w:spacing w:after="0"/>
            </w:pPr>
            <w:r>
              <w:t>1=Immediate family</w:t>
            </w:r>
          </w:p>
          <w:p w14:paraId="729EBF66" w14:textId="77777777" w:rsidR="008250E0" w:rsidRDefault="008250E0" w:rsidP="008250E0">
            <w:pPr>
              <w:spacing w:after="0"/>
            </w:pPr>
            <w:r>
              <w:t>2=Extended family</w:t>
            </w:r>
            <w:r w:rsidRPr="00F82CC8" w:rsidDel="00226116">
              <w:t xml:space="preserve"> </w:t>
            </w:r>
          </w:p>
          <w:p w14:paraId="4F21AF8E" w14:textId="77777777" w:rsidR="008250E0" w:rsidRDefault="008250E0" w:rsidP="008250E0">
            <w:pPr>
              <w:spacing w:after="0"/>
            </w:pPr>
            <w:r>
              <w:t>888=Don’t know</w:t>
            </w:r>
          </w:p>
          <w:p w14:paraId="20DBE237" w14:textId="5A58AC08"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42CB60DA"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5257180F"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89035D5"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Q8. Is the chief of this village related to either you or your spouse? (</w:t>
            </w:r>
            <w:proofErr w:type="spellStart"/>
            <w:r w:rsidRPr="001512DD">
              <w:rPr>
                <w:rFonts w:cs="Times New Roman"/>
                <w:b/>
              </w:rPr>
              <w:t>chiefrelate</w:t>
            </w:r>
            <w:proofErr w:type="spellEnd"/>
            <w:r w:rsidRPr="001512DD">
              <w:rPr>
                <w:rFonts w:cs="Times New Roman"/>
              </w:rPr>
              <w:t>)</w:t>
            </w:r>
          </w:p>
          <w:p w14:paraId="0C210A7E" w14:textId="3F6DFC07" w:rsidR="008250E0" w:rsidRPr="008250E0" w:rsidRDefault="008250E0" w:rsidP="008250E0">
            <w:pPr>
              <w:spacing w:afterLines="20" w:after="48" w:line="240" w:lineRule="auto"/>
              <w:ind w:left="8"/>
              <w:contextualSpacing/>
              <w:rPr>
                <w:rFonts w:cs="Times New Roman"/>
              </w:rPr>
            </w:pPr>
            <w:r w:rsidRPr="001512DD">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A9C3FA4" w14:textId="77777777" w:rsidR="008250E0" w:rsidRDefault="008250E0" w:rsidP="008250E0">
            <w:pPr>
              <w:spacing w:after="0"/>
            </w:pPr>
            <w:r>
              <w:t>1=No</w:t>
            </w:r>
          </w:p>
          <w:p w14:paraId="07425571" w14:textId="77777777" w:rsidR="008250E0" w:rsidRDefault="008250E0" w:rsidP="008250E0">
            <w:pPr>
              <w:spacing w:after="0"/>
            </w:pPr>
            <w:r>
              <w:t>2=Yes</w:t>
            </w:r>
            <w:r w:rsidRPr="00F82CC8" w:rsidDel="00226116">
              <w:t xml:space="preserve"> </w:t>
            </w:r>
          </w:p>
          <w:p w14:paraId="16D481E2" w14:textId="77777777" w:rsidR="008250E0" w:rsidRDefault="008250E0" w:rsidP="008250E0">
            <w:pPr>
              <w:spacing w:after="0"/>
            </w:pPr>
            <w:r>
              <w:t>888=Don’t know</w:t>
            </w:r>
          </w:p>
          <w:p w14:paraId="7187668F"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0D4A82CB"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0F4F5EBE"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042E85B7"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Q9. Is the chief of this village related to either the head of household or the spouse of the head of household? (</w:t>
            </w:r>
            <w:r w:rsidRPr="001512DD">
              <w:rPr>
                <w:rFonts w:cs="Times New Roman"/>
                <w:b/>
              </w:rPr>
              <w:t>chiefrelate1</w:t>
            </w:r>
            <w:r w:rsidRPr="001512DD">
              <w:rPr>
                <w:rFonts w:cs="Times New Roman"/>
              </w:rPr>
              <w:t>)</w:t>
            </w:r>
          </w:p>
          <w:p w14:paraId="585EC720" w14:textId="07CC7F32" w:rsidR="008250E0" w:rsidRPr="008250E0" w:rsidRDefault="008250E0" w:rsidP="008250E0">
            <w:pPr>
              <w:spacing w:afterLines="20" w:after="48" w:line="240" w:lineRule="auto"/>
              <w:ind w:left="8"/>
              <w:contextualSpacing/>
              <w:rPr>
                <w:rFonts w:cs="Times New Roman"/>
              </w:rPr>
            </w:pPr>
            <w:r w:rsidRPr="001512DD">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4709EBD2" w14:textId="77777777" w:rsidR="008250E0" w:rsidRDefault="008250E0" w:rsidP="008250E0">
            <w:pPr>
              <w:spacing w:after="0"/>
            </w:pPr>
            <w:r>
              <w:t>1=No</w:t>
            </w:r>
          </w:p>
          <w:p w14:paraId="62A89EEB" w14:textId="77777777" w:rsidR="008250E0" w:rsidRDefault="008250E0" w:rsidP="008250E0">
            <w:pPr>
              <w:spacing w:after="0"/>
            </w:pPr>
            <w:r>
              <w:t>2=Yes</w:t>
            </w:r>
            <w:r w:rsidRPr="00F82CC8" w:rsidDel="00226116">
              <w:t xml:space="preserve"> </w:t>
            </w:r>
          </w:p>
          <w:p w14:paraId="79E59015" w14:textId="77777777" w:rsidR="008250E0" w:rsidRDefault="008250E0" w:rsidP="008250E0">
            <w:pPr>
              <w:spacing w:after="0"/>
            </w:pPr>
            <w:r>
              <w:t>888=Don’t know</w:t>
            </w:r>
          </w:p>
          <w:p w14:paraId="76D5795A"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0646ECA5"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7E885E04"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CCBB576"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Q10. What is the relationship of the chief to you and/or your spouse? (</w:t>
            </w:r>
            <w:proofErr w:type="spellStart"/>
            <w:r w:rsidRPr="001512DD">
              <w:rPr>
                <w:rFonts w:cs="Times New Roman"/>
                <w:b/>
              </w:rPr>
              <w:t>chiefrelatespec</w:t>
            </w:r>
            <w:proofErr w:type="spellEnd"/>
            <w:r w:rsidRPr="001512DD">
              <w:rPr>
                <w:rFonts w:cs="Times New Roman"/>
              </w:rPr>
              <w:t>)</w:t>
            </w:r>
          </w:p>
          <w:p w14:paraId="18E328C8" w14:textId="3DFD5EE9" w:rsidR="008250E0" w:rsidRPr="008250E0" w:rsidRDefault="008250E0" w:rsidP="008250E0">
            <w:pPr>
              <w:spacing w:afterLines="20" w:after="48" w:line="240" w:lineRule="auto"/>
              <w:ind w:left="8"/>
              <w:contextualSpacing/>
              <w:rPr>
                <w:rFonts w:cs="Times New Roman"/>
              </w:rPr>
            </w:pPr>
            <w:r w:rsidRPr="001512DD">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DA04E6E" w14:textId="77777777" w:rsidR="008250E0" w:rsidRDefault="008250E0" w:rsidP="008250E0">
            <w:pPr>
              <w:spacing w:after="0"/>
            </w:pPr>
            <w:r>
              <w:t>1=Immediate family</w:t>
            </w:r>
          </w:p>
          <w:p w14:paraId="69EDC0A1" w14:textId="77777777" w:rsidR="008250E0" w:rsidRDefault="008250E0" w:rsidP="008250E0">
            <w:pPr>
              <w:spacing w:after="0"/>
            </w:pPr>
            <w:r>
              <w:t>2=Extended family</w:t>
            </w:r>
            <w:r w:rsidRPr="00F82CC8" w:rsidDel="00226116">
              <w:t xml:space="preserve"> </w:t>
            </w:r>
          </w:p>
          <w:p w14:paraId="6103C531" w14:textId="77777777" w:rsidR="008250E0" w:rsidRDefault="008250E0" w:rsidP="008250E0">
            <w:pPr>
              <w:spacing w:after="0"/>
            </w:pPr>
            <w:r>
              <w:t>888=Don’t know</w:t>
            </w:r>
          </w:p>
          <w:p w14:paraId="68B0C76F"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r w:rsidR="008250E0" w:rsidRPr="00F82CC8" w14:paraId="18BB355D" w14:textId="77777777" w:rsidTr="008250E0">
        <w:trPr>
          <w:trHeight w:val="20"/>
        </w:trPr>
        <w:tc>
          <w:tcPr>
            <w:tcW w:w="359" w:type="dxa"/>
            <w:tcBorders>
              <w:top w:val="single" w:sz="4" w:space="0" w:color="000000"/>
              <w:left w:val="single" w:sz="4" w:space="0" w:color="000000"/>
              <w:bottom w:val="single" w:sz="4" w:space="0" w:color="000000"/>
              <w:right w:val="single" w:sz="4" w:space="0" w:color="auto"/>
            </w:tcBorders>
          </w:tcPr>
          <w:p w14:paraId="69F135C7" w14:textId="77777777" w:rsidR="008250E0" w:rsidRPr="00741093"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70001C0B" w14:textId="77777777" w:rsidR="008250E0" w:rsidRPr="001512DD" w:rsidRDefault="008250E0" w:rsidP="008250E0">
            <w:pPr>
              <w:spacing w:afterLines="20" w:after="48" w:line="240" w:lineRule="auto"/>
              <w:ind w:left="8"/>
              <w:contextualSpacing/>
              <w:rPr>
                <w:rFonts w:cs="Times New Roman"/>
              </w:rPr>
            </w:pPr>
            <w:r w:rsidRPr="001512DD">
              <w:rPr>
                <w:rFonts w:cs="Times New Roman"/>
              </w:rPr>
              <w:t>Q11. What is the relationship of the chief to the head of household or the spouse of the head of household? (</w:t>
            </w:r>
            <w:r w:rsidRPr="001512DD">
              <w:rPr>
                <w:rFonts w:cs="Times New Roman"/>
                <w:b/>
              </w:rPr>
              <w:t>chiefrelatespec1</w:t>
            </w:r>
            <w:r w:rsidRPr="001512DD">
              <w:rPr>
                <w:rFonts w:cs="Times New Roman"/>
              </w:rPr>
              <w:t>)</w:t>
            </w:r>
          </w:p>
          <w:p w14:paraId="20F950D9" w14:textId="4F40BD85" w:rsidR="008250E0" w:rsidRPr="008250E0" w:rsidRDefault="008250E0" w:rsidP="008250E0">
            <w:pPr>
              <w:spacing w:afterLines="20" w:after="48" w:line="240" w:lineRule="auto"/>
              <w:ind w:left="8"/>
              <w:contextualSpacing/>
              <w:rPr>
                <w:rFonts w:cs="Times New Roman"/>
              </w:rPr>
            </w:pPr>
            <w:r w:rsidRPr="001512DD">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Default="008250E0" w:rsidP="008250E0">
            <w:pPr>
              <w:spacing w:after="0"/>
            </w:pPr>
            <w:r>
              <w:t>1=Immediate family</w:t>
            </w:r>
          </w:p>
          <w:p w14:paraId="566BFBF0" w14:textId="77777777" w:rsidR="008250E0" w:rsidRDefault="008250E0" w:rsidP="008250E0">
            <w:pPr>
              <w:spacing w:after="0"/>
            </w:pPr>
            <w:r>
              <w:t>2=Extended family</w:t>
            </w:r>
            <w:r w:rsidRPr="00F82CC8" w:rsidDel="00226116">
              <w:t xml:space="preserve"> </w:t>
            </w:r>
          </w:p>
          <w:p w14:paraId="07AD00A1" w14:textId="77777777" w:rsidR="008250E0" w:rsidRDefault="008250E0" w:rsidP="008250E0">
            <w:pPr>
              <w:spacing w:after="0"/>
            </w:pPr>
            <w:r>
              <w:t>888=Don’t know</w:t>
            </w:r>
          </w:p>
          <w:p w14:paraId="12FDDD2F" w14:textId="77777777" w:rsidR="008250E0" w:rsidRPr="006F4E6D" w:rsidRDefault="008250E0" w:rsidP="008250E0">
            <w:pPr>
              <w:spacing w:after="0"/>
            </w:pPr>
            <w: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6F4E6D" w:rsidRDefault="008250E0" w:rsidP="008250E0">
            <w:pPr>
              <w:spacing w:after="0"/>
              <w:rPr>
                <w:rFonts w:eastAsia="Calibri" w:cs="Times New Roman"/>
                <w:i/>
                <w:color w:val="A6A6A6"/>
              </w:rPr>
            </w:pPr>
            <w:r w:rsidRPr="006F4E6D">
              <w:rPr>
                <w:rFonts w:eastAsia="Calibri" w:cs="Times New Roman"/>
                <w:i/>
                <w:color w:val="A6A6A6"/>
              </w:rPr>
              <w:t>(Code)</w:t>
            </w:r>
          </w:p>
        </w:tc>
      </w:tr>
    </w:tbl>
    <w:p w14:paraId="5C1D3459" w14:textId="77777777" w:rsidR="008250E0" w:rsidRDefault="008250E0" w:rsidP="001512DD">
      <w:pPr>
        <w:spacing w:after="0" w:line="240" w:lineRule="auto"/>
        <w:contextualSpacing/>
      </w:pPr>
    </w:p>
    <w:p w14:paraId="2B08FA12" w14:textId="77777777" w:rsidR="008250E0" w:rsidRPr="001512DD" w:rsidRDefault="008250E0" w:rsidP="001512DD">
      <w:pPr>
        <w:spacing w:after="0" w:line="240" w:lineRule="auto"/>
        <w:contextualSpacing/>
      </w:pPr>
    </w:p>
    <w:p w14:paraId="4F957F24" w14:textId="77777777" w:rsidR="00AD1518" w:rsidRPr="001512DD" w:rsidRDefault="00AD1518" w:rsidP="001512DD">
      <w:pPr>
        <w:spacing w:after="0" w:line="240" w:lineRule="auto"/>
        <w:contextualSpacing/>
      </w:pPr>
    </w:p>
    <w:p w14:paraId="57622563" w14:textId="77777777" w:rsidR="00DA7C5C" w:rsidRPr="001512DD" w:rsidRDefault="00DA7C5C" w:rsidP="001512DD">
      <w:pPr>
        <w:spacing w:afterLines="20" w:after="48" w:line="240" w:lineRule="auto"/>
        <w:contextualSpacing/>
        <w:rPr>
          <w:rFonts w:eastAsia="Times New Roman" w:cs="Times New Roman"/>
          <w:b/>
          <w:bCs/>
        </w:rPr>
      </w:pPr>
    </w:p>
    <w:p w14:paraId="6B411F27" w14:textId="77777777" w:rsidR="00DA7C5C" w:rsidRPr="001512DD" w:rsidRDefault="00DA7C5C" w:rsidP="001512DD">
      <w:pPr>
        <w:spacing w:afterLines="20" w:after="48" w:line="240" w:lineRule="auto"/>
        <w:contextualSpacing/>
        <w:rPr>
          <w:rFonts w:eastAsia="Times New Roman" w:cs="Times New Roman"/>
          <w:b/>
          <w:bCs/>
        </w:rPr>
      </w:pPr>
    </w:p>
    <w:p w14:paraId="3C55135A" w14:textId="77777777" w:rsidR="00DA7C5C" w:rsidRPr="001512DD" w:rsidRDefault="00DA7C5C" w:rsidP="001512DD">
      <w:pPr>
        <w:spacing w:afterLines="20" w:after="48" w:line="240" w:lineRule="auto"/>
        <w:contextualSpacing/>
        <w:rPr>
          <w:rFonts w:eastAsia="Times New Roman" w:cs="Times New Roman"/>
          <w:b/>
          <w:bCs/>
        </w:rPr>
      </w:pPr>
    </w:p>
    <w:p w14:paraId="5A0EF3F7" w14:textId="77777777" w:rsidR="008250E0" w:rsidRDefault="008250E0">
      <w:pPr>
        <w:rPr>
          <w:rFonts w:eastAsia="Times New Roman" w:cs="Times New Roman"/>
          <w:b/>
          <w:bCs/>
        </w:rPr>
      </w:pPr>
      <w:r>
        <w:rPr>
          <w:rFonts w:eastAsia="Times New Roman" w:cs="Times New Roman"/>
          <w:b/>
          <w:bCs/>
        </w:rPr>
        <w:br w:type="page"/>
      </w:r>
    </w:p>
    <w:p w14:paraId="26D44B06" w14:textId="01B363F9" w:rsidR="00DA7C5C" w:rsidRPr="001512DD" w:rsidRDefault="00DA7C5C" w:rsidP="001512DD">
      <w:pPr>
        <w:spacing w:after="0" w:line="240" w:lineRule="auto"/>
        <w:contextualSpacing/>
        <w:rPr>
          <w:rFonts w:eastAsia="Times New Roman" w:cs="Times New Roman"/>
          <w:b/>
          <w:bCs/>
        </w:rPr>
      </w:pPr>
      <w:r w:rsidRPr="001512DD">
        <w:rPr>
          <w:rFonts w:eastAsia="Times New Roman" w:cs="Times New Roman"/>
          <w:b/>
          <w:bCs/>
        </w:rPr>
        <w:lastRenderedPageBreak/>
        <w:t>R. GEOPOINT AND LANDMARKS</w:t>
      </w:r>
    </w:p>
    <w:tbl>
      <w:tblPr>
        <w:tblW w:w="10081" w:type="dxa"/>
        <w:tblCellMar>
          <w:left w:w="0" w:type="dxa"/>
          <w:right w:w="0" w:type="dxa"/>
        </w:tblCellMar>
        <w:tblLook w:val="0000" w:firstRow="0" w:lastRow="0" w:firstColumn="0" w:lastColumn="0" w:noHBand="0" w:noVBand="0"/>
      </w:tblPr>
      <w:tblGrid>
        <w:gridCol w:w="352"/>
        <w:gridCol w:w="4689"/>
        <w:gridCol w:w="2527"/>
        <w:gridCol w:w="2513"/>
      </w:tblGrid>
      <w:tr w:rsidR="00B71EAD" w:rsidRPr="001512DD" w14:paraId="310E93FF" w14:textId="77777777" w:rsidTr="00B26E95">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77777777" w:rsidR="00DA7C5C" w:rsidRPr="001512DD" w:rsidRDefault="00DA7C5C" w:rsidP="001512DD">
            <w:pPr>
              <w:spacing w:afterLines="20" w:after="48" w:line="240" w:lineRule="auto"/>
              <w:ind w:left="119"/>
              <w:contextualSpacing/>
              <w:rPr>
                <w:w w:val="105"/>
              </w:rPr>
            </w:pPr>
            <w:bookmarkStart w:id="277" w:name="_GoBack" w:colFirst="4" w:colLast="4"/>
          </w:p>
        </w:tc>
        <w:tc>
          <w:tcPr>
            <w:tcW w:w="4689" w:type="dxa"/>
            <w:vMerge w:val="restart"/>
            <w:tcBorders>
              <w:top w:val="single" w:sz="6" w:space="0" w:color="000000"/>
              <w:left w:val="single" w:sz="6" w:space="0" w:color="000000"/>
              <w:bottom w:val="single" w:sz="6" w:space="0" w:color="000000"/>
            </w:tcBorders>
          </w:tcPr>
          <w:p w14:paraId="23A076C3" w14:textId="77777777" w:rsidR="00DA7C5C" w:rsidRPr="001512DD" w:rsidRDefault="00DA7C5C" w:rsidP="001512DD">
            <w:pPr>
              <w:spacing w:afterLines="20" w:after="48" w:line="240" w:lineRule="auto"/>
              <w:ind w:left="119"/>
              <w:contextualSpacing/>
              <w:rPr>
                <w:w w:val="105"/>
              </w:rPr>
            </w:pPr>
            <w:r w:rsidRPr="001512DD">
              <w:rPr>
                <w:w w:val="105"/>
              </w:rPr>
              <w:t>R1.Geopoint (</w:t>
            </w:r>
            <w:proofErr w:type="spellStart"/>
            <w:r w:rsidRPr="001512DD">
              <w:rPr>
                <w:w w:val="105"/>
              </w:rPr>
              <w:t>gps</w:t>
            </w:r>
            <w:proofErr w:type="spellEnd"/>
            <w:r w:rsidRPr="001512DD">
              <w:rPr>
                <w:w w:val="105"/>
              </w:rPr>
              <w:t>)</w:t>
            </w:r>
          </w:p>
        </w:tc>
        <w:tc>
          <w:tcPr>
            <w:tcW w:w="2527" w:type="dxa"/>
            <w:tcBorders>
              <w:top w:val="single" w:sz="6" w:space="0" w:color="000000"/>
              <w:left w:val="single" w:sz="6" w:space="0" w:color="000000"/>
              <w:bottom w:val="single" w:sz="4" w:space="0" w:color="auto"/>
            </w:tcBorders>
          </w:tcPr>
          <w:p w14:paraId="5DF8DBC6" w14:textId="77777777" w:rsidR="00DA7C5C" w:rsidRPr="001512DD" w:rsidRDefault="00DA7C5C" w:rsidP="001512DD">
            <w:pPr>
              <w:pStyle w:val="Heading9"/>
              <w:kinsoku/>
              <w:overflowPunct/>
              <w:spacing w:line="240" w:lineRule="auto"/>
              <w:contextualSpacing/>
              <w:rPr>
                <w:rFonts w:asciiTheme="minorHAnsi" w:hAnsiTheme="minorHAnsi"/>
                <w:sz w:val="22"/>
                <w:szCs w:val="22"/>
              </w:rPr>
            </w:pPr>
            <w:r w:rsidRPr="001512DD">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1512DD"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1512DD">
              <w:rPr>
                <w:rFonts w:asciiTheme="minorHAnsi" w:hAnsiTheme="minorHAnsi" w:cstheme="minorBidi"/>
                <w:color w:val="auto"/>
                <w:w w:val="100"/>
                <w:sz w:val="22"/>
                <w:szCs w:val="22"/>
              </w:rPr>
              <w:t>(Numeric: ##. ####)</w:t>
            </w:r>
          </w:p>
        </w:tc>
      </w:tr>
      <w:tr w:rsidR="00B71EAD" w:rsidRPr="001512DD" w14:paraId="488C2822" w14:textId="77777777" w:rsidTr="00B26E95">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1512DD"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1512DD"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77777777" w:rsidR="00DA7C5C" w:rsidRPr="001512DD" w:rsidRDefault="00DA7C5C" w:rsidP="001512DD">
            <w:pPr>
              <w:pStyle w:val="Heading9"/>
              <w:kinsoku/>
              <w:overflowPunct/>
              <w:spacing w:line="240" w:lineRule="auto"/>
              <w:contextualSpacing/>
              <w:rPr>
                <w:rFonts w:asciiTheme="minorHAnsi" w:hAnsiTheme="minorHAnsi"/>
                <w:sz w:val="22"/>
                <w:szCs w:val="22"/>
              </w:rPr>
            </w:pPr>
            <w:r w:rsidRPr="001512DD">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1512DD"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1512DD">
              <w:rPr>
                <w:rFonts w:asciiTheme="minorHAnsi" w:hAnsiTheme="minorHAnsi" w:cstheme="minorBidi"/>
                <w:color w:val="auto"/>
                <w:w w:val="100"/>
                <w:sz w:val="22"/>
                <w:szCs w:val="22"/>
              </w:rPr>
              <w:t>(Numeric: ##. ####)</w:t>
            </w:r>
          </w:p>
        </w:tc>
      </w:tr>
      <w:bookmarkEnd w:id="277"/>
      <w:tr w:rsidR="00B71EAD" w:rsidRPr="001512DD" w14:paraId="76CA46FA" w14:textId="77777777" w:rsidTr="00B26E95">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77777777" w:rsidR="00DA7C5C" w:rsidRPr="001512DD" w:rsidRDefault="00DA7C5C" w:rsidP="001512DD">
            <w:pPr>
              <w:spacing w:afterLines="20" w:after="48" w:line="240" w:lineRule="auto"/>
              <w:ind w:left="119"/>
              <w:contextualSpacing/>
              <w:rPr>
                <w:w w:val="105"/>
              </w:rPr>
            </w:pPr>
          </w:p>
        </w:tc>
        <w:tc>
          <w:tcPr>
            <w:tcW w:w="4689" w:type="dxa"/>
            <w:tcBorders>
              <w:top w:val="single" w:sz="6" w:space="0" w:color="000000"/>
              <w:left w:val="single" w:sz="4" w:space="0" w:color="auto"/>
              <w:bottom w:val="single" w:sz="6" w:space="0" w:color="000000"/>
              <w:right w:val="single" w:sz="18" w:space="0" w:color="000000"/>
            </w:tcBorders>
          </w:tcPr>
          <w:p w14:paraId="630150FF" w14:textId="77777777" w:rsidR="00DA7C5C" w:rsidRPr="001512DD" w:rsidRDefault="00DA7C5C" w:rsidP="001512DD">
            <w:pPr>
              <w:spacing w:afterLines="20" w:after="48" w:line="240" w:lineRule="auto"/>
              <w:ind w:left="119"/>
              <w:contextualSpacing/>
              <w:rPr>
                <w:w w:val="105"/>
              </w:rPr>
            </w:pPr>
            <w:r w:rsidRPr="001512DD">
              <w:rPr>
                <w:w w:val="105"/>
              </w:rPr>
              <w:t>R2.Please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1512DD"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1512DD">
              <w:rPr>
                <w:rFonts w:asciiTheme="minorHAnsi" w:hAnsiTheme="minorHAnsi" w:cstheme="minorBidi"/>
                <w:color w:val="auto"/>
                <w:w w:val="100"/>
                <w:sz w:val="22"/>
                <w:szCs w:val="22"/>
              </w:rPr>
              <w:t>(Text)</w:t>
            </w:r>
          </w:p>
        </w:tc>
      </w:tr>
    </w:tbl>
    <w:p w14:paraId="4911EC97" w14:textId="77777777" w:rsidR="00DA7C5C" w:rsidRPr="001512DD" w:rsidRDefault="00DA7C5C" w:rsidP="001512DD">
      <w:pPr>
        <w:spacing w:afterLines="20" w:after="48" w:line="240" w:lineRule="auto"/>
        <w:contextualSpacing/>
        <w:rPr>
          <w:rFonts w:eastAsia="Times New Roman" w:cs="Times New Roman"/>
          <w:b/>
          <w:bCs/>
        </w:rPr>
      </w:pPr>
    </w:p>
    <w:p w14:paraId="4FAE3BCA" w14:textId="77777777" w:rsidR="00DA7C5C" w:rsidRDefault="00DA7C5C" w:rsidP="001512DD">
      <w:pPr>
        <w:spacing w:afterLines="20" w:after="48" w:line="240" w:lineRule="auto"/>
        <w:contextualSpacing/>
        <w:rPr>
          <w:rFonts w:eastAsia="Times New Roman" w:cs="Times New Roman"/>
          <w:b/>
          <w:bCs/>
        </w:rPr>
      </w:pPr>
    </w:p>
    <w:p w14:paraId="24392FB6" w14:textId="77777777" w:rsidR="00B26E95" w:rsidRPr="001512DD" w:rsidRDefault="00B26E95" w:rsidP="001512DD">
      <w:pPr>
        <w:spacing w:afterLines="20" w:after="48" w:line="240" w:lineRule="auto"/>
        <w:contextualSpacing/>
        <w:rPr>
          <w:rFonts w:eastAsia="Times New Roman" w:cs="Times New Roman"/>
          <w:b/>
          <w:bCs/>
        </w:rPr>
      </w:pPr>
    </w:p>
    <w:p w14:paraId="6A38938A" w14:textId="77777777" w:rsidR="00DA7C5C" w:rsidRPr="001512DD" w:rsidRDefault="00DA7C5C" w:rsidP="001512DD">
      <w:pPr>
        <w:spacing w:afterLines="20" w:after="48" w:line="240" w:lineRule="auto"/>
        <w:contextualSpacing/>
        <w:rPr>
          <w:rFonts w:eastAsia="Times New Roman" w:cs="Times New Roman"/>
          <w:b/>
          <w:bCs/>
        </w:rPr>
      </w:pPr>
      <w:r w:rsidRPr="001512DD">
        <w:rPr>
          <w:rFonts w:eastAsia="Times New Roman" w:cs="Times New Roman"/>
          <w:b/>
          <w:bCs/>
        </w:rPr>
        <w:t>S. CONCLUSION</w:t>
      </w:r>
    </w:p>
    <w:p w14:paraId="17810933" w14:textId="77777777" w:rsidR="00DA7C5C" w:rsidRDefault="00DA7C5C" w:rsidP="001512DD">
      <w:pPr>
        <w:spacing w:afterLines="20" w:after="48" w:line="240" w:lineRule="auto"/>
        <w:contextualSpacing/>
        <w:rPr>
          <w:rFonts w:eastAsia="Times New Roman" w:cs="Times New Roman"/>
          <w:lang w:eastAsia="zh-CN"/>
        </w:rPr>
      </w:pPr>
      <w:r w:rsidRPr="001512DD">
        <w:rPr>
          <w:rFonts w:eastAsia="Times New Roman" w:cs="Times New Roman"/>
          <w:lang w:eastAsia="zh-CN"/>
        </w:rPr>
        <w:t>Thank you for your participation in this survey.</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80"/>
        <w:gridCol w:w="2514"/>
        <w:gridCol w:w="1805"/>
        <w:gridCol w:w="716"/>
        <w:gridCol w:w="16"/>
      </w:tblGrid>
      <w:tr w:rsidR="00B26E95" w:rsidRPr="00F82CC8" w14:paraId="49B75BC1" w14:textId="77777777" w:rsidTr="00B26E95">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77777777" w:rsidR="00B26E95" w:rsidRPr="006F4E6D" w:rsidRDefault="00B26E95" w:rsidP="00FC1FE3">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451207" w14:textId="53ACC4B0" w:rsidR="00B26E95" w:rsidRPr="006F4E6D" w:rsidRDefault="00B26E95" w:rsidP="00FC1FE3">
            <w:pPr>
              <w:spacing w:after="0"/>
              <w:rPr>
                <w:color w:val="000000"/>
              </w:rPr>
            </w:pPr>
            <w:r w:rsidRPr="001512DD">
              <w:rPr>
                <w:w w:val="105"/>
              </w:rPr>
              <w:t>S1.Enumerator: Please select the correct survey status from the list (</w:t>
            </w:r>
            <w:proofErr w:type="spellStart"/>
            <w:r w:rsidRPr="001512DD">
              <w:rPr>
                <w:b/>
                <w:w w:val="105"/>
              </w:rPr>
              <w:t>s_status</w:t>
            </w:r>
            <w:proofErr w:type="spellEnd"/>
            <w:r w:rsidRPr="001512DD">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Default="00B26E95" w:rsidP="00FC1FE3">
            <w:pPr>
              <w:spacing w:after="0"/>
              <w:rPr>
                <w:rFonts w:cs="Times New Roman"/>
                <w:w w:val="105"/>
              </w:rPr>
            </w:pPr>
            <w:r>
              <w:rPr>
                <w:rFonts w:cs="Times New Roman"/>
                <w:w w:val="105"/>
              </w:rPr>
              <w:t>1=Complete</w:t>
            </w:r>
          </w:p>
          <w:p w14:paraId="66DA536A" w14:textId="7677916D" w:rsidR="00B26E95" w:rsidRPr="006F4E6D" w:rsidRDefault="00B26E95" w:rsidP="00FC1FE3">
            <w:pPr>
              <w:spacing w:after="0"/>
              <w:rPr>
                <w:rFonts w:cs="Times New Roman"/>
                <w:w w:val="105"/>
              </w:rPr>
            </w:pPr>
            <w:r>
              <w:rPr>
                <w:rFonts w:cs="Times New Roman"/>
                <w:w w:val="105"/>
              </w:rPr>
              <w:t>2=Incomplete, come back</w:t>
            </w:r>
          </w:p>
          <w:p w14:paraId="60BEF0AF" w14:textId="6412F550" w:rsidR="00B26E95" w:rsidRPr="006F4E6D" w:rsidRDefault="00B26E95" w:rsidP="00FC1FE3">
            <w:pPr>
              <w:spacing w:after="0"/>
              <w:rPr>
                <w:rFonts w:cs="Times New Roman"/>
                <w:w w:val="105"/>
              </w:rPr>
            </w:pPr>
            <w:r>
              <w:rPr>
                <w:rFonts w:cs="Times New Roman"/>
                <w:w w:val="105"/>
              </w:rPr>
              <w:t>3=Incomplete, cannot finish</w:t>
            </w:r>
          </w:p>
          <w:p w14:paraId="182447FD" w14:textId="4659DB7F" w:rsidR="00B26E95" w:rsidRPr="006F4E6D" w:rsidRDefault="00B26E95" w:rsidP="00FC1FE3">
            <w:pPr>
              <w:spacing w:after="0"/>
              <w:rPr>
                <w:rFonts w:cs="Times New Roman"/>
                <w:w w:val="105"/>
              </w:rPr>
            </w:pPr>
            <w:r>
              <w:rPr>
                <w:rFonts w:cs="Times New Roman"/>
                <w:w w:val="105"/>
              </w:rPr>
              <w:t>4=Refused to participate</w:t>
            </w:r>
          </w:p>
          <w:p w14:paraId="50278705" w14:textId="0C13F364" w:rsidR="00B26E95" w:rsidRPr="00B26E95" w:rsidRDefault="00B26E95" w:rsidP="00FC1FE3">
            <w:pPr>
              <w:spacing w:after="0"/>
            </w:pPr>
            <w: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17739F6A" w14:textId="77777777" w:rsidR="00B26E95" w:rsidRPr="006F4E6D" w:rsidRDefault="00B26E95" w:rsidP="00FC1FE3">
            <w:pPr>
              <w:spacing w:after="0"/>
              <w:rPr>
                <w:rFonts w:eastAsia="Calibri" w:cs="Times New Roman"/>
                <w:i/>
                <w:color w:val="A6A6A6"/>
              </w:rPr>
            </w:pPr>
            <w:r w:rsidRPr="006F4E6D">
              <w:rPr>
                <w:rFonts w:eastAsia="Calibri" w:cs="Times New Roman"/>
                <w:i/>
                <w:color w:val="A6A6A6"/>
              </w:rPr>
              <w:t>(Code)</w:t>
            </w:r>
          </w:p>
        </w:tc>
      </w:tr>
      <w:tr w:rsidR="00B26E95" w:rsidRPr="00815557" w14:paraId="245B457C" w14:textId="77777777" w:rsidTr="00B26E95">
        <w:trPr>
          <w:gridAfter w:val="1"/>
          <w:wAfter w:w="16" w:type="dxa"/>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77777777" w:rsidR="00B26E95" w:rsidRPr="00815557" w:rsidRDefault="00B26E95" w:rsidP="00B26E95">
            <w:pPr>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815557" w:rsidRDefault="00B26E95" w:rsidP="00B26E95">
            <w:pPr>
              <w:spacing w:after="0"/>
              <w:rPr>
                <w:w w:val="105"/>
              </w:rPr>
            </w:pPr>
            <w:r w:rsidRPr="001512DD">
              <w:rPr>
                <w:w w:val="105"/>
              </w:rPr>
              <w:t>On a scale of 1 to 5, 5 being very reliable, how reliable was the respondent? (</w:t>
            </w:r>
            <w:proofErr w:type="spellStart"/>
            <w:r w:rsidRPr="001512DD">
              <w:rPr>
                <w:b/>
                <w:w w:val="105"/>
              </w:rPr>
              <w:t>s_reliable</w:t>
            </w:r>
            <w:proofErr w:type="spellEnd"/>
            <w:r w:rsidRPr="001512DD">
              <w:rPr>
                <w:w w:val="105"/>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815557" w:rsidRDefault="00B26E95" w:rsidP="00B26E95">
            <w:pPr>
              <w:spacing w:after="0"/>
              <w:rPr>
                <w:i/>
                <w:color w:val="A6A6A6" w:themeColor="background1" w:themeShade="A6"/>
              </w:rPr>
            </w:pPr>
            <w:r w:rsidRPr="00815557">
              <w:rPr>
                <w:i/>
                <w:color w:val="A6A6A6" w:themeColor="background1" w:themeShade="A6"/>
              </w:rPr>
              <w:t>(Integer)</w:t>
            </w:r>
          </w:p>
        </w:tc>
      </w:tr>
      <w:tr w:rsidR="00B26E95" w:rsidRPr="00815557" w14:paraId="7C4016D5" w14:textId="77777777" w:rsidTr="00B26E95">
        <w:trPr>
          <w:gridAfter w:val="1"/>
          <w:wAfter w:w="16" w:type="dxa"/>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77777777" w:rsidR="00B26E95" w:rsidRPr="00B26E95" w:rsidRDefault="00B26E95" w:rsidP="00B26E95">
            <w:pPr>
              <w:rPr>
                <w:w w:val="105"/>
              </w:rPr>
            </w:pP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815557" w:rsidRDefault="00B26E95" w:rsidP="00B26E95">
            <w:pPr>
              <w:spacing w:after="0"/>
              <w:rPr>
                <w:w w:val="105"/>
              </w:rPr>
            </w:pPr>
            <w:r w:rsidRPr="001512DD">
              <w:rPr>
                <w:w w:val="105"/>
              </w:rPr>
              <w:t>Any additional comments?  (</w:t>
            </w:r>
            <w:proofErr w:type="spellStart"/>
            <w:r w:rsidRPr="001512DD">
              <w:rPr>
                <w:b/>
                <w:w w:val="105"/>
              </w:rPr>
              <w:t>s_notes</w:t>
            </w:r>
            <w:proofErr w:type="spellEnd"/>
            <w:r w:rsidRPr="001512DD">
              <w:rPr>
                <w:w w:val="105"/>
              </w:rPr>
              <w:t>)</w:t>
            </w:r>
          </w:p>
        </w:tc>
        <w:tc>
          <w:tcPr>
            <w:tcW w:w="5035"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26E95" w:rsidRDefault="00B26E95" w:rsidP="00B26E95">
            <w:pPr>
              <w:spacing w:after="0"/>
              <w:rPr>
                <w:i/>
                <w:color w:val="A6A6A6" w:themeColor="background1" w:themeShade="A6"/>
              </w:rPr>
            </w:pPr>
            <w:r w:rsidRPr="00815557">
              <w:rPr>
                <w:i/>
                <w:color w:val="A6A6A6" w:themeColor="background1" w:themeShade="A6"/>
              </w:rPr>
              <w:t>(Text)</w:t>
            </w:r>
          </w:p>
        </w:tc>
      </w:tr>
    </w:tbl>
    <w:p w14:paraId="321381CC" w14:textId="2F8211D7" w:rsidR="00B26E95" w:rsidRDefault="00B26E95" w:rsidP="001512DD">
      <w:pPr>
        <w:spacing w:afterLines="20" w:after="48" w:line="240" w:lineRule="auto"/>
        <w:contextualSpacing/>
        <w:rPr>
          <w:rFonts w:eastAsia="Times New Roman" w:cs="Times New Roman"/>
          <w:lang w:eastAsia="zh-CN"/>
        </w:rPr>
      </w:pPr>
    </w:p>
    <w:sectPr w:rsidR="00B26E95"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idan Boyd" w:date="2014-09-08T16:53:00Z" w:initials="ARB">
    <w:p w14:paraId="1E7BE374" w14:textId="0FCB71DB" w:rsidR="00FC1FE3" w:rsidRDefault="00FC1FE3">
      <w:pPr>
        <w:pStyle w:val="CommentText"/>
      </w:pPr>
      <w:r>
        <w:rPr>
          <w:rStyle w:val="CommentReference"/>
        </w:rPr>
        <w:annotationRef/>
      </w:r>
      <w:r>
        <w:t>Is any of this meant to be a roster?</w:t>
      </w:r>
    </w:p>
  </w:comment>
  <w:comment w:id="1" w:author="McGee, Heather" w:date="2014-09-10T13:51:00Z" w:initials="MH">
    <w:p w14:paraId="474CCE70" w14:textId="7F6B33F0" w:rsidR="00FC1FE3" w:rsidRDefault="00FC1FE3">
      <w:pPr>
        <w:pStyle w:val="CommentText"/>
      </w:pPr>
      <w:r>
        <w:rPr>
          <w:rStyle w:val="CommentReference"/>
        </w:rPr>
        <w:annotationRef/>
      </w:r>
      <w:r>
        <w:t>Yes- this is a fore</w:t>
      </w:r>
      <w:r w:rsidR="000A0002">
        <w:t xml:space="preserve">st roster with a </w:t>
      </w:r>
      <w:proofErr w:type="gramStart"/>
      <w:r w:rsidR="000A0002">
        <w:t>product  matrix</w:t>
      </w:r>
      <w:proofErr w:type="gramEnd"/>
      <w:r w:rsidR="000A0002">
        <w:t xml:space="preserve"> </w:t>
      </w:r>
      <w:r>
        <w:t>embedded in the forest roster</w:t>
      </w:r>
    </w:p>
  </w:comment>
  <w:comment w:id="2" w:author="McGee, Heather" w:date="2014-09-10T13:30:00Z" w:initials="MH">
    <w:p w14:paraId="5A2E198E" w14:textId="6C82EDAC" w:rsidR="00FC1FE3" w:rsidRDefault="00FC1FE3">
      <w:pPr>
        <w:pStyle w:val="CommentText"/>
      </w:pPr>
      <w:r>
        <w:rPr>
          <w:rStyle w:val="CommentReference"/>
        </w:rPr>
        <w:annotationRef/>
      </w:r>
      <w:r>
        <w:t xml:space="preserve">Forest Roster loop for each forest that they use (I expect this will only be 1 or 2 forests per HH) </w:t>
      </w:r>
    </w:p>
  </w:comment>
  <w:comment w:id="26" w:author="McGee, Heather" w:date="2014-09-10T13:57:00Z" w:initials="MH">
    <w:p w14:paraId="1A124BAF" w14:textId="3010E9E5" w:rsidR="000A0002" w:rsidRDefault="000A0002">
      <w:pPr>
        <w:pStyle w:val="CommentText"/>
      </w:pPr>
      <w:r>
        <w:rPr>
          <w:rStyle w:val="CommentReference"/>
        </w:rPr>
        <w:annotationRef/>
      </w:r>
      <w:r>
        <w:t xml:space="preserve">This will be a product matrix. </w:t>
      </w:r>
    </w:p>
  </w:comment>
  <w:comment w:id="29" w:author="Aidan Boyd" w:date="2014-09-08T16:52:00Z" w:initials="ARB">
    <w:p w14:paraId="5A8B85D3" w14:textId="5FE42365" w:rsidR="00FC1FE3" w:rsidRDefault="00FC1FE3">
      <w:pPr>
        <w:pStyle w:val="CommentText"/>
      </w:pPr>
      <w:r>
        <w:rPr>
          <w:rStyle w:val="CommentReference"/>
        </w:rPr>
        <w:annotationRef/>
      </w:r>
      <w:r>
        <w:t>What type of response should this have?</w:t>
      </w:r>
    </w:p>
  </w:comment>
  <w:comment w:id="30" w:author="McGee, Heather" w:date="2014-09-10T13:24:00Z" w:initials="MH">
    <w:p w14:paraId="4172518D" w14:textId="0F087A70" w:rsidR="00FC1FE3" w:rsidRDefault="00FC1FE3">
      <w:pPr>
        <w:pStyle w:val="CommentText"/>
      </w:pPr>
      <w:r>
        <w:rPr>
          <w:rStyle w:val="CommentReference"/>
        </w:rPr>
        <w:annotationRef/>
      </w:r>
      <w:proofErr w:type="spellStart"/>
      <w:r>
        <w:t>Lets</w:t>
      </w:r>
      <w:proofErr w:type="spellEnd"/>
      <w:r>
        <w:t xml:space="preserve"> just clear this one from the HH survey. I don’t know how to phrase the question to get the info that I want. </w:t>
      </w:r>
    </w:p>
  </w:comment>
  <w:comment w:id="42" w:author="McGee, Heather" w:date="2014-08-13T01:37:00Z" w:initials="MH">
    <w:p w14:paraId="6C713C5C" w14:textId="77777777" w:rsidR="00FC1FE3" w:rsidRDefault="00FC1FE3" w:rsidP="00451397">
      <w:pPr>
        <w:pStyle w:val="CommentText"/>
      </w:pPr>
      <w:r>
        <w:rPr>
          <w:rStyle w:val="CommentReference"/>
        </w:rPr>
        <w:annotationRef/>
      </w:r>
      <w:r>
        <w:t xml:space="preserve">Our forest products of interest: </w:t>
      </w:r>
    </w:p>
    <w:p w14:paraId="4F2579FA" w14:textId="77777777" w:rsidR="00FC1FE3" w:rsidRDefault="00FC1FE3" w:rsidP="00451397">
      <w:pPr>
        <w:pStyle w:val="CommentText"/>
      </w:pPr>
      <w:r>
        <w:t>Charcoal</w:t>
      </w:r>
    </w:p>
    <w:p w14:paraId="6BC53CAA" w14:textId="77777777" w:rsidR="00FC1FE3" w:rsidRDefault="00FC1FE3" w:rsidP="00451397">
      <w:pPr>
        <w:pStyle w:val="CommentText"/>
      </w:pPr>
      <w:proofErr w:type="spellStart"/>
      <w:r>
        <w:t>Fuelwood</w:t>
      </w:r>
      <w:proofErr w:type="spellEnd"/>
    </w:p>
    <w:p w14:paraId="08B54597" w14:textId="77777777" w:rsidR="00FC1FE3" w:rsidRDefault="00FC1FE3" w:rsidP="00451397">
      <w:pPr>
        <w:pStyle w:val="CommentText"/>
      </w:pPr>
      <w:r>
        <w:t>Ants/</w:t>
      </w:r>
      <w:proofErr w:type="spellStart"/>
      <w:r>
        <w:t>catepillars</w:t>
      </w:r>
      <w:proofErr w:type="spellEnd"/>
      <w:r>
        <w:t xml:space="preserve"> </w:t>
      </w:r>
    </w:p>
    <w:p w14:paraId="2D3B60D6" w14:textId="77777777" w:rsidR="00FC1FE3" w:rsidRDefault="00FC1FE3" w:rsidP="00451397">
      <w:pPr>
        <w:pStyle w:val="CommentText"/>
      </w:pPr>
      <w:r>
        <w:t xml:space="preserve">Reeds </w:t>
      </w:r>
    </w:p>
    <w:p w14:paraId="59FEC74F" w14:textId="77777777" w:rsidR="00FC1FE3" w:rsidRDefault="00FC1FE3" w:rsidP="00451397">
      <w:pPr>
        <w:pStyle w:val="CommentText"/>
      </w:pPr>
      <w:r>
        <w:t>Mushrooms</w:t>
      </w:r>
    </w:p>
    <w:p w14:paraId="1E310C2D" w14:textId="77777777" w:rsidR="00FC1FE3" w:rsidRDefault="00FC1FE3" w:rsidP="00451397">
      <w:pPr>
        <w:pStyle w:val="CommentText"/>
      </w:pPr>
      <w:r>
        <w:t>Wild honey</w:t>
      </w:r>
    </w:p>
    <w:p w14:paraId="5AACD218" w14:textId="77777777" w:rsidR="00FC1FE3" w:rsidRDefault="00FC1FE3" w:rsidP="00451397">
      <w:pPr>
        <w:pStyle w:val="CommentText"/>
      </w:pPr>
      <w:r>
        <w:t>Wild fruits</w:t>
      </w:r>
    </w:p>
    <w:p w14:paraId="3304C1F4" w14:textId="77777777" w:rsidR="00FC1FE3" w:rsidRDefault="00FC1FE3" w:rsidP="00451397">
      <w:pPr>
        <w:pStyle w:val="CommentText"/>
      </w:pPr>
      <w:r>
        <w:t>Poles/timber</w:t>
      </w:r>
    </w:p>
    <w:p w14:paraId="5891824F" w14:textId="77777777" w:rsidR="00FC1FE3" w:rsidRDefault="00FC1FE3" w:rsidP="00451397">
      <w:pPr>
        <w:pStyle w:val="CommentText"/>
      </w:pPr>
      <w:r>
        <w:t>Thatching/fencing grass</w:t>
      </w:r>
    </w:p>
    <w:p w14:paraId="6140F447" w14:textId="77777777" w:rsidR="00FC1FE3" w:rsidRDefault="00FC1FE3" w:rsidP="00451397">
      <w:pPr>
        <w:pStyle w:val="CommentText"/>
      </w:pPr>
      <w:r>
        <w:t>Fodder</w:t>
      </w:r>
    </w:p>
    <w:p w14:paraId="13E830FF" w14:textId="77777777" w:rsidR="00FC1FE3" w:rsidRDefault="00FC1FE3" w:rsidP="00451397">
      <w:pPr>
        <w:pStyle w:val="CommentText"/>
      </w:pPr>
      <w:r>
        <w:t>Wild animals</w:t>
      </w:r>
    </w:p>
  </w:comment>
  <w:comment w:id="35" w:author="Aidan Boyd" w:date="2014-09-10T13:26:00Z" w:initials="ARB">
    <w:p w14:paraId="4C10FDF6" w14:textId="464B99E9" w:rsidR="00FC1FE3" w:rsidRDefault="00FC1FE3">
      <w:pPr>
        <w:pStyle w:val="CommentText"/>
      </w:pPr>
      <w:r>
        <w:rPr>
          <w:rStyle w:val="CommentReference"/>
        </w:rPr>
        <w:annotationRef/>
      </w:r>
      <w:r>
        <w:t>What needs to be done with these?</w:t>
      </w:r>
    </w:p>
    <w:p w14:paraId="00806462" w14:textId="77777777" w:rsidR="00FC1FE3" w:rsidRDefault="00FC1FE3">
      <w:pPr>
        <w:pStyle w:val="CommentText"/>
      </w:pPr>
    </w:p>
    <w:p w14:paraId="5897B55A" w14:textId="1AFBC1F7" w:rsidR="00FC1FE3" w:rsidRDefault="00FC1FE3">
      <w:pPr>
        <w:pStyle w:val="CommentText"/>
      </w:pPr>
      <w:r>
        <w:t xml:space="preserve">HLH: Given the length, I’ve removed this rule section from the HH survey and kept it in the Headman survey. We can always just cut and paste from the Headman survey if LTD wants that module in here. </w:t>
      </w:r>
    </w:p>
  </w:comment>
  <w:comment w:id="264" w:author="Aidan Boyd" w:date="2014-09-08T16:51:00Z" w:initials="ARB">
    <w:p w14:paraId="57856A4A" w14:textId="5ABB3274" w:rsidR="00FC1FE3" w:rsidRDefault="00FC1FE3">
      <w:pPr>
        <w:pStyle w:val="CommentText"/>
      </w:pPr>
      <w:r>
        <w:rPr>
          <w:rStyle w:val="CommentReference"/>
        </w:rPr>
        <w:annotationRef/>
      </w:r>
      <w:r>
        <w:t>What do you need done with this?</w:t>
      </w:r>
    </w:p>
  </w:comment>
  <w:comment w:id="263" w:author="McGee, Heather" w:date="2014-09-10T14:01:00Z" w:initials="MH">
    <w:p w14:paraId="13E9B50F" w14:textId="38B83045" w:rsidR="000A0002" w:rsidRDefault="000A0002">
      <w:pPr>
        <w:pStyle w:val="CommentText"/>
      </w:pPr>
      <w:r>
        <w:rPr>
          <w:rStyle w:val="CommentReference"/>
        </w:rPr>
        <w:annotationRef/>
      </w:r>
      <w:r w:rsidR="00046A5C">
        <w:t xml:space="preserve">I think it would make sense to set this up as </w:t>
      </w:r>
      <w:proofErr w:type="gramStart"/>
      <w:r w:rsidR="00046A5C">
        <w:t xml:space="preserve">a </w:t>
      </w:r>
      <w:r>
        <w:t xml:space="preserve"> matrix</w:t>
      </w:r>
      <w:proofErr w:type="gramEnd"/>
      <w:r>
        <w:t xml:space="preserve"> – I think we have one of these for the LAND IE HH survey. </w:t>
      </w:r>
    </w:p>
  </w:comment>
  <w:comment w:id="275" w:author="McGee, Heather" w:date="2014-08-13T01:39:00Z" w:initials="MH">
    <w:p w14:paraId="4DAC5B03" w14:textId="77777777" w:rsidR="00FC1FE3" w:rsidRDefault="00FC1FE3">
      <w:pPr>
        <w:pStyle w:val="CommentText"/>
      </w:pPr>
      <w:r>
        <w:rPr>
          <w:rStyle w:val="CommentReference"/>
        </w:rPr>
        <w:annotationRef/>
      </w:r>
      <w:r>
        <w:t xml:space="preserve">For these and goats, ask how many of each animal graze in the forest and how many are enclosed in an area but are fed fodder that is cut inside the forest. </w:t>
      </w:r>
    </w:p>
  </w:comment>
  <w:comment w:id="276" w:author="McGee, Heather" w:date="2014-08-12T06:58:00Z" w:initials="MH">
    <w:p w14:paraId="682C5AA7" w14:textId="77777777" w:rsidR="00FC1FE3" w:rsidRDefault="00FC1FE3">
      <w:pPr>
        <w:pStyle w:val="CommentText"/>
      </w:pPr>
      <w:r>
        <w:rPr>
          <w:rStyle w:val="CommentReference"/>
        </w:rPr>
        <w:annotationRef/>
      </w:r>
      <w:r>
        <w:t>Add efficient wood burning stove and pressure cooker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E7BE374" w15:done="0"/>
  <w15:commentEx w15:paraId="4E2EC19E" w15:done="0"/>
  <w15:commentEx w15:paraId="5A8B85D3" w15:done="0"/>
  <w15:commentEx w15:paraId="13E830FF" w15:done="0"/>
  <w15:commentEx w15:paraId="4C10FDF6" w15:done="0"/>
  <w15:commentEx w15:paraId="57856A4A" w15:done="0"/>
  <w15:commentEx w15:paraId="4DAC5B03" w15:done="0"/>
  <w15:commentEx w15:paraId="682C5AA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CB67D0" w14:textId="77777777" w:rsidR="00722B52" w:rsidRDefault="00722B52" w:rsidP="00C71DE8">
      <w:pPr>
        <w:spacing w:after="0" w:line="240" w:lineRule="auto"/>
      </w:pPr>
      <w:r>
        <w:separator/>
      </w:r>
    </w:p>
  </w:endnote>
  <w:endnote w:type="continuationSeparator" w:id="0">
    <w:p w14:paraId="422246F6" w14:textId="77777777" w:rsidR="00722B52" w:rsidRDefault="00722B52"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Narrow">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FC1FE3" w:rsidRDefault="00FC1FE3">
        <w:pPr>
          <w:pStyle w:val="Footer"/>
          <w:jc w:val="right"/>
        </w:pPr>
        <w:r>
          <w:fldChar w:fldCharType="begin"/>
        </w:r>
        <w:r>
          <w:instrText xml:space="preserve"> PAGE   \* MERGEFORMAT </w:instrText>
        </w:r>
        <w:r>
          <w:fldChar w:fldCharType="separate"/>
        </w:r>
        <w:r w:rsidR="00046A5C">
          <w:rPr>
            <w:noProof/>
          </w:rPr>
          <w:t>1</w:t>
        </w:r>
        <w:r>
          <w:rPr>
            <w:noProof/>
          </w:rPr>
          <w:fldChar w:fldCharType="end"/>
        </w:r>
      </w:p>
    </w:sdtContent>
  </w:sdt>
  <w:p w14:paraId="27BD405B" w14:textId="77777777" w:rsidR="00FC1FE3" w:rsidRDefault="00FC1F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A26118" w14:textId="77777777" w:rsidR="00722B52" w:rsidRDefault="00722B52" w:rsidP="00C71DE8">
      <w:pPr>
        <w:spacing w:after="0" w:line="240" w:lineRule="auto"/>
      </w:pPr>
      <w:r>
        <w:separator/>
      </w:r>
    </w:p>
  </w:footnote>
  <w:footnote w:type="continuationSeparator" w:id="0">
    <w:p w14:paraId="61F27759" w14:textId="77777777" w:rsidR="00722B52" w:rsidRDefault="00722B52" w:rsidP="00C71D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509F9"/>
    <w:multiLevelType w:val="hybridMultilevel"/>
    <w:tmpl w:val="CD96B254"/>
    <w:lvl w:ilvl="0" w:tplc="94A06B60">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
    <w:nsid w:val="0E0E55A8"/>
    <w:multiLevelType w:val="hybridMultilevel"/>
    <w:tmpl w:val="83387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BA4A72"/>
    <w:multiLevelType w:val="hybridMultilevel"/>
    <w:tmpl w:val="68A4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E816A1"/>
    <w:multiLevelType w:val="hybridMultilevel"/>
    <w:tmpl w:val="7E36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C17C26"/>
    <w:multiLevelType w:val="hybridMultilevel"/>
    <w:tmpl w:val="2154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57484F"/>
    <w:multiLevelType w:val="hybridMultilevel"/>
    <w:tmpl w:val="90860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9D416B"/>
    <w:multiLevelType w:val="hybridMultilevel"/>
    <w:tmpl w:val="F5F20BDA"/>
    <w:lvl w:ilvl="0" w:tplc="1BEA2C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3A4A05"/>
    <w:multiLevelType w:val="hybridMultilevel"/>
    <w:tmpl w:val="0AD0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4103B7"/>
    <w:multiLevelType w:val="hybridMultilevel"/>
    <w:tmpl w:val="C09CC570"/>
    <w:lvl w:ilvl="0" w:tplc="3C06349C">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nsid w:val="77E15355"/>
    <w:multiLevelType w:val="hybridMultilevel"/>
    <w:tmpl w:val="F78660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9"/>
  </w:num>
  <w:num w:numId="3">
    <w:abstractNumId w:val="3"/>
  </w:num>
  <w:num w:numId="4">
    <w:abstractNumId w:val="4"/>
  </w:num>
  <w:num w:numId="5">
    <w:abstractNumId w:val="2"/>
  </w:num>
  <w:num w:numId="6">
    <w:abstractNumId w:val="6"/>
  </w:num>
  <w:num w:numId="7">
    <w:abstractNumId w:val="8"/>
  </w:num>
  <w:num w:numId="8">
    <w:abstractNumId w:val="10"/>
  </w:num>
  <w:num w:numId="9">
    <w:abstractNumId w:val="1"/>
  </w:num>
  <w:num w:numId="10">
    <w:abstractNumId w:val="7"/>
  </w:num>
  <w:num w:numId="11">
    <w:abstractNumId w:val="5"/>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6029"/>
    <w:rsid w:val="00026305"/>
    <w:rsid w:val="00033F1D"/>
    <w:rsid w:val="00042643"/>
    <w:rsid w:val="00046A5C"/>
    <w:rsid w:val="00060783"/>
    <w:rsid w:val="00084CE6"/>
    <w:rsid w:val="00085B25"/>
    <w:rsid w:val="00086D63"/>
    <w:rsid w:val="000A0002"/>
    <w:rsid w:val="000D5605"/>
    <w:rsid w:val="00137629"/>
    <w:rsid w:val="001512DD"/>
    <w:rsid w:val="00152B2F"/>
    <w:rsid w:val="001949A5"/>
    <w:rsid w:val="001B251A"/>
    <w:rsid w:val="001E1DA8"/>
    <w:rsid w:val="0022680E"/>
    <w:rsid w:val="002360AB"/>
    <w:rsid w:val="002422DE"/>
    <w:rsid w:val="002A4ED0"/>
    <w:rsid w:val="002D2A10"/>
    <w:rsid w:val="0036037D"/>
    <w:rsid w:val="00396812"/>
    <w:rsid w:val="00442121"/>
    <w:rsid w:val="00451397"/>
    <w:rsid w:val="004A1781"/>
    <w:rsid w:val="00512DC2"/>
    <w:rsid w:val="00540F30"/>
    <w:rsid w:val="005B394B"/>
    <w:rsid w:val="005F27DE"/>
    <w:rsid w:val="00643F9B"/>
    <w:rsid w:val="006511A2"/>
    <w:rsid w:val="00691F08"/>
    <w:rsid w:val="006A6B13"/>
    <w:rsid w:val="00701044"/>
    <w:rsid w:val="00707954"/>
    <w:rsid w:val="00722B52"/>
    <w:rsid w:val="007306C5"/>
    <w:rsid w:val="0076083F"/>
    <w:rsid w:val="00765164"/>
    <w:rsid w:val="00767B5C"/>
    <w:rsid w:val="007E0A43"/>
    <w:rsid w:val="00804709"/>
    <w:rsid w:val="008250E0"/>
    <w:rsid w:val="00826B4F"/>
    <w:rsid w:val="008768A7"/>
    <w:rsid w:val="008C1301"/>
    <w:rsid w:val="008C2BC1"/>
    <w:rsid w:val="008E1E3D"/>
    <w:rsid w:val="00903C1A"/>
    <w:rsid w:val="009266B6"/>
    <w:rsid w:val="00A2594A"/>
    <w:rsid w:val="00A34F12"/>
    <w:rsid w:val="00A36F64"/>
    <w:rsid w:val="00A478EB"/>
    <w:rsid w:val="00A667B3"/>
    <w:rsid w:val="00A81ED7"/>
    <w:rsid w:val="00A93337"/>
    <w:rsid w:val="00AD1518"/>
    <w:rsid w:val="00B03B0B"/>
    <w:rsid w:val="00B05DBD"/>
    <w:rsid w:val="00B074F4"/>
    <w:rsid w:val="00B26E95"/>
    <w:rsid w:val="00B31919"/>
    <w:rsid w:val="00B40568"/>
    <w:rsid w:val="00B704D2"/>
    <w:rsid w:val="00B71EAD"/>
    <w:rsid w:val="00BA460E"/>
    <w:rsid w:val="00BE53B1"/>
    <w:rsid w:val="00C14E62"/>
    <w:rsid w:val="00C43BC9"/>
    <w:rsid w:val="00C447BE"/>
    <w:rsid w:val="00C6648F"/>
    <w:rsid w:val="00C71DE8"/>
    <w:rsid w:val="00C93B76"/>
    <w:rsid w:val="00CA052D"/>
    <w:rsid w:val="00CA2BB4"/>
    <w:rsid w:val="00D21542"/>
    <w:rsid w:val="00D3752F"/>
    <w:rsid w:val="00D437F1"/>
    <w:rsid w:val="00D66AC4"/>
    <w:rsid w:val="00DA7C5C"/>
    <w:rsid w:val="00DE4EC4"/>
    <w:rsid w:val="00E0092D"/>
    <w:rsid w:val="00E35766"/>
    <w:rsid w:val="00E3668B"/>
    <w:rsid w:val="00E405E2"/>
    <w:rsid w:val="00E62CDC"/>
    <w:rsid w:val="00EE1FD1"/>
    <w:rsid w:val="00EF261D"/>
    <w:rsid w:val="00F11990"/>
    <w:rsid w:val="00F836DA"/>
    <w:rsid w:val="00FB013F"/>
    <w:rsid w:val="00FC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351D-D55E-49AD-BD29-8D16BF01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37</Pages>
  <Words>7006</Words>
  <Characters>39937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McGee, Heather</cp:lastModifiedBy>
  <cp:revision>3</cp:revision>
  <dcterms:created xsi:type="dcterms:W3CDTF">2014-09-10T17:25:00Z</dcterms:created>
  <dcterms:modified xsi:type="dcterms:W3CDTF">2014-09-10T18:01:00Z</dcterms:modified>
</cp:coreProperties>
</file>