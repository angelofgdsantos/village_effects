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BE068B" w:rsidRDefault="001B251A" w:rsidP="001512DD">
      <w:pPr>
        <w:spacing w:after="0" w:line="240" w:lineRule="auto"/>
        <w:contextualSpacing/>
        <w:jc w:val="center"/>
        <w:rPr>
          <w:rFonts w:ascii="Gill Sans MT" w:hAnsi="Gill Sans MT"/>
          <w:b/>
        </w:rPr>
      </w:pPr>
      <w:r w:rsidRPr="00BE068B">
        <w:rPr>
          <w:rFonts w:ascii="Gill Sans MT" w:hAnsi="Gill Sans MT"/>
          <w:b/>
        </w:rPr>
        <w:t>Community Forest Project IE</w:t>
      </w:r>
    </w:p>
    <w:p w14:paraId="63F3404D" w14:textId="77777777" w:rsidR="00137629" w:rsidRPr="00BE068B" w:rsidRDefault="001B251A" w:rsidP="001512DD">
      <w:pPr>
        <w:spacing w:after="0" w:line="240" w:lineRule="auto"/>
        <w:contextualSpacing/>
        <w:jc w:val="center"/>
        <w:rPr>
          <w:rFonts w:ascii="Gill Sans MT" w:hAnsi="Gill Sans MT"/>
          <w:b/>
        </w:rPr>
      </w:pPr>
      <w:r w:rsidRPr="00BE068B">
        <w:rPr>
          <w:rFonts w:ascii="Gill Sans MT" w:hAnsi="Gill Sans MT"/>
          <w:b/>
        </w:rPr>
        <w:t>Household Survey</w:t>
      </w:r>
    </w:p>
    <w:p w14:paraId="05F6C023" w14:textId="6350C0D4" w:rsidR="00C93B76" w:rsidRPr="00BE068B" w:rsidRDefault="00A667B3" w:rsidP="001512DD">
      <w:pPr>
        <w:spacing w:after="0" w:line="240" w:lineRule="auto"/>
        <w:contextualSpacing/>
        <w:rPr>
          <w:rFonts w:ascii="Gill Sans MT" w:hAnsi="Gill Sans MT"/>
          <w:b/>
        </w:rPr>
      </w:pPr>
      <w:r w:rsidRPr="00BE068B">
        <w:rPr>
          <w:rFonts w:ascii="Gill Sans MT" w:eastAsia="Times New Roman" w:hAnsi="Gill Sans MT"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BE068B" w:rsidRDefault="00A667B3"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2"/>
        <w:gridCol w:w="6"/>
        <w:gridCol w:w="2514"/>
        <w:gridCol w:w="1810"/>
        <w:gridCol w:w="714"/>
      </w:tblGrid>
      <w:tr w:rsidR="00B71EAD" w:rsidRPr="00BE068B" w14:paraId="6616BCFD" w14:textId="77777777" w:rsidTr="00D70197">
        <w:trPr>
          <w:trHeight w:hRule="exact" w:val="367"/>
        </w:trPr>
        <w:tc>
          <w:tcPr>
            <w:tcW w:w="114" w:type="dxa"/>
            <w:tcBorders>
              <w:top w:val="single" w:sz="4" w:space="0" w:color="000000"/>
              <w:left w:val="single" w:sz="4" w:space="0" w:color="000000"/>
              <w:bottom w:val="single" w:sz="4" w:space="0" w:color="000000"/>
              <w:right w:val="single" w:sz="4" w:space="0" w:color="auto"/>
            </w:tcBorders>
          </w:tcPr>
          <w:p w14:paraId="6635C359" w14:textId="77777777" w:rsidR="00512DC2" w:rsidRPr="00BE068B" w:rsidRDefault="00512DC2" w:rsidP="001512DD">
            <w:pPr>
              <w:spacing w:after="0" w:line="240" w:lineRule="auto"/>
              <w:contextualSpacing/>
              <w:rPr>
                <w:rFonts w:ascii="Gill Sans MT" w:hAnsi="Gill Sans MT"/>
                <w:w w:val="105"/>
              </w:rPr>
            </w:pPr>
          </w:p>
        </w:tc>
        <w:tc>
          <w:tcPr>
            <w:tcW w:w="7442"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BE068B" w:rsidRDefault="00512DC2" w:rsidP="001512DD">
            <w:pPr>
              <w:spacing w:after="0" w:line="240" w:lineRule="auto"/>
              <w:contextualSpacing/>
              <w:rPr>
                <w:rFonts w:ascii="Gill Sans MT" w:hAnsi="Gill Sans MT"/>
                <w:w w:val="105"/>
              </w:rPr>
            </w:pPr>
            <w:r w:rsidRPr="00BE068B">
              <w:rPr>
                <w:rFonts w:ascii="Gill Sans MT" w:hAnsi="Gill Sans MT"/>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BE068B" w:rsidRDefault="00512DC2" w:rsidP="001512DD">
            <w:pPr>
              <w:spacing w:after="0" w:line="240" w:lineRule="auto"/>
              <w:contextualSpacing/>
              <w:rPr>
                <w:rFonts w:ascii="Gill Sans MT" w:hAnsi="Gill Sans MT"/>
                <w:i/>
              </w:rPr>
            </w:pPr>
            <w:r w:rsidRPr="00BE068B">
              <w:rPr>
                <w:rFonts w:ascii="Gill Sans MT" w:hAnsi="Gill Sans MT"/>
                <w:i/>
              </w:rPr>
              <w:t>(mm/</w:t>
            </w:r>
            <w:proofErr w:type="spellStart"/>
            <w:r w:rsidRPr="00BE068B">
              <w:rPr>
                <w:rFonts w:ascii="Gill Sans MT" w:hAnsi="Gill Sans MT"/>
                <w:i/>
              </w:rPr>
              <w:t>dd</w:t>
            </w:r>
            <w:proofErr w:type="spellEnd"/>
            <w:r w:rsidRPr="00BE068B">
              <w:rPr>
                <w:rFonts w:ascii="Gill Sans MT" w:hAnsi="Gill Sans MT"/>
                <w:i/>
              </w:rPr>
              <w:t>/</w:t>
            </w:r>
            <w:proofErr w:type="spellStart"/>
            <w:r w:rsidRPr="00BE068B">
              <w:rPr>
                <w:rFonts w:ascii="Gill Sans MT" w:hAnsi="Gill Sans MT"/>
                <w:i/>
              </w:rPr>
              <w:t>yyyy</w:t>
            </w:r>
            <w:proofErr w:type="spellEnd"/>
            <w:r w:rsidRPr="00BE068B">
              <w:rPr>
                <w:rFonts w:ascii="Gill Sans MT" w:hAnsi="Gill Sans MT"/>
                <w:i/>
              </w:rPr>
              <w:t>)</w:t>
            </w:r>
          </w:p>
        </w:tc>
      </w:tr>
      <w:tr w:rsidR="00B71EAD" w:rsidRPr="00BE068B" w14:paraId="64DA99D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115D273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3DB5C1F1"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4CAE6E5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314BBCF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419C62E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33166BF5"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5ACC91EB" w14:textId="77777777" w:rsidR="00512DC2" w:rsidRPr="00BE068B" w:rsidRDefault="00512DC2" w:rsidP="001512DD">
            <w:pPr>
              <w:spacing w:after="0" w:line="240" w:lineRule="auto"/>
              <w:contextualSpacing/>
              <w:rPr>
                <w:rFonts w:ascii="Gill Sans MT" w:eastAsiaTheme="minorEastAsia" w:hAnsi="Gill Sans MT"/>
                <w:w w:val="105"/>
                <w:lang w:eastAsia="zh-CN"/>
              </w:rPr>
            </w:pPr>
          </w:p>
        </w:tc>
        <w:tc>
          <w:tcPr>
            <w:tcW w:w="4922" w:type="dxa"/>
            <w:tcBorders>
              <w:left w:val="single" w:sz="4" w:space="0" w:color="auto"/>
              <w:right w:val="nil"/>
            </w:tcBorders>
          </w:tcPr>
          <w:p w14:paraId="7506BDA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A4. Chiefdom:</w:t>
            </w:r>
          </w:p>
        </w:tc>
        <w:tc>
          <w:tcPr>
            <w:tcW w:w="4330" w:type="dxa"/>
            <w:gridSpan w:val="3"/>
            <w:tcBorders>
              <w:left w:val="nil"/>
              <w:right w:val="single" w:sz="18" w:space="0" w:color="000000"/>
            </w:tcBorders>
          </w:tcPr>
          <w:p w14:paraId="1EA7D032"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1=</w:t>
            </w:r>
          </w:p>
          <w:p w14:paraId="26EADE1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2=</w:t>
            </w:r>
          </w:p>
          <w:p w14:paraId="1B57D11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3=</w:t>
            </w:r>
          </w:p>
          <w:p w14:paraId="12FDD91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4=</w:t>
            </w:r>
          </w:p>
          <w:p w14:paraId="2F7E30DB"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5=</w:t>
            </w:r>
          </w:p>
          <w:p w14:paraId="172511C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(Code)</w:t>
            </w:r>
          </w:p>
        </w:tc>
      </w:tr>
      <w:tr w:rsidR="00B71EAD" w:rsidRPr="00BE068B" w14:paraId="0E56614F"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7E385AA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52FA07B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71271BC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2DFDA8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BE068B" w:rsidRDefault="00512DC2" w:rsidP="001C3ACA">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 xml:space="preserve">A6. </w:t>
            </w:r>
            <w:r w:rsidR="001C3ACA" w:rsidRPr="00BE068B">
              <w:rPr>
                <w:rFonts w:ascii="Gill Sans MT" w:eastAsiaTheme="minorEastAsia" w:hAnsi="Gill Sans MT"/>
                <w:w w:val="105"/>
                <w:lang w:eastAsia="zh-CN"/>
              </w:rPr>
              <w:t>Village ID</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BE068B" w:rsidRDefault="00512DC2" w:rsidP="001C3ACA">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w:t>
            </w:r>
            <w:r w:rsidR="001C3ACA" w:rsidRPr="00BE068B">
              <w:rPr>
                <w:rFonts w:ascii="Gill Sans MT" w:eastAsiaTheme="minorEastAsia" w:hAnsi="Gill Sans MT"/>
                <w:i/>
                <w:lang w:eastAsia="zh-CN"/>
              </w:rPr>
              <w:t>Integer)</w:t>
            </w:r>
          </w:p>
        </w:tc>
      </w:tr>
      <w:tr w:rsidR="00B71EAD" w:rsidRPr="00BE068B" w14:paraId="15BA633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4621E2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r w:rsidR="00B71EAD" w:rsidRPr="00BE068B" w14:paraId="2643E7A4"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A7D3303"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bl>
    <w:p w14:paraId="161A3D5F" w14:textId="77777777" w:rsidR="00512DC2" w:rsidRPr="00BE068B" w:rsidRDefault="00512DC2" w:rsidP="001512DD">
      <w:pPr>
        <w:spacing w:after="0" w:line="240" w:lineRule="auto"/>
        <w:contextualSpacing/>
        <w:rPr>
          <w:rFonts w:ascii="Gill Sans MT" w:hAnsi="Gill Sans MT"/>
          <w:b/>
        </w:rPr>
      </w:pPr>
    </w:p>
    <w:p w14:paraId="07B1213C" w14:textId="4B4F277A" w:rsidR="00512DC2" w:rsidRPr="00BE068B" w:rsidRDefault="00233F7F" w:rsidP="001512DD">
      <w:pPr>
        <w:spacing w:after="0" w:line="240" w:lineRule="auto"/>
        <w:contextualSpacing/>
        <w:rPr>
          <w:rFonts w:ascii="Gill Sans MT" w:hAnsi="Gill Sans MT"/>
          <w:b/>
        </w:rPr>
      </w:pPr>
      <w:r w:rsidRPr="00BE068B">
        <w:rPr>
          <w:rFonts w:ascii="Gill Sans MT" w:hAnsi="Gill Sans MT"/>
          <w:b/>
        </w:rPr>
        <w:t xml:space="preserve">WRITTEN </w:t>
      </w:r>
      <w:r w:rsidR="00512DC2" w:rsidRPr="00BE068B">
        <w:rPr>
          <w:rFonts w:ascii="Gill Sans MT" w:hAnsi="Gill Sans MT"/>
          <w:b/>
        </w:rPr>
        <w:t>CONSENT SCRIPT</w:t>
      </w:r>
    </w:p>
    <w:p w14:paraId="3154A55B"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4343"/>
        <w:gridCol w:w="694"/>
      </w:tblGrid>
      <w:tr w:rsidR="00B71EAD" w:rsidRPr="00BE068B" w14:paraId="7C60B14C"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1758747E"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3779D6D9"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A9. Did the respondent consent?</w:t>
            </w:r>
          </w:p>
          <w:p w14:paraId="58340AD6" w14:textId="6F97F02D"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 xml:space="preserve">If </w:t>
            </w:r>
            <w:r w:rsidR="00B60CEB" w:rsidRPr="00BE068B">
              <w:rPr>
                <w:rFonts w:ascii="Gill Sans MT" w:eastAsia="Calibri" w:hAnsi="Gill Sans MT" w:cs="Times New Roman"/>
                <w:i/>
                <w:w w:val="105"/>
              </w:rPr>
              <w:t>1</w:t>
            </w:r>
            <w:r w:rsidRPr="00BE068B">
              <w:rPr>
                <w:rFonts w:ascii="Gill Sans MT" w:eastAsia="Calibri" w:hAnsi="Gill Sans MT"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0</w:t>
            </w:r>
            <w:r w:rsidR="0076083F" w:rsidRPr="00BE068B">
              <w:rPr>
                <w:rFonts w:ascii="Gill Sans MT" w:eastAsiaTheme="minorEastAsia" w:hAnsi="Gill Sans MT"/>
                <w:lang w:eastAsia="zh-CN"/>
              </w:rPr>
              <w:t>=No</w:t>
            </w:r>
          </w:p>
          <w:p w14:paraId="4AC799F1" w14:textId="52A506FF"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6083F" w:rsidRPr="00BE068B">
              <w:rPr>
                <w:rFonts w:ascii="Gill Sans MT" w:eastAsiaTheme="minorEastAsia" w:hAnsi="Gill Sans MT"/>
                <w:lang w:eastAsia="zh-CN"/>
              </w:rPr>
              <w:t>=Yes</w:t>
            </w:r>
            <w:r w:rsidR="0076083F" w:rsidRPr="00BE068B" w:rsidDel="00226116">
              <w:rPr>
                <w:rFonts w:ascii="Gill Sans MT" w:eastAsiaTheme="minorEastAsia" w:hAnsi="Gill Sans MT"/>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047048B8"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47E9C82" w14:textId="77777777" w:rsidR="0076083F" w:rsidRPr="00BE068B" w:rsidRDefault="0076083F"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846F049" w14:textId="77777777" w:rsidR="0076083F" w:rsidRPr="00BE068B" w:rsidRDefault="0076083F"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BE068B" w:rsidRDefault="0076083F"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2A25B83"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2512"/>
        <w:gridCol w:w="1831"/>
        <w:gridCol w:w="694"/>
      </w:tblGrid>
      <w:tr w:rsidR="00B71EAD" w:rsidRPr="00BE068B" w14:paraId="6F54DE1B"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099D91ED"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CF3E2B2"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A1</w:t>
            </w:r>
            <w:r w:rsidR="00701044" w:rsidRPr="00BE068B">
              <w:rPr>
                <w:rFonts w:ascii="Gill Sans MT" w:eastAsia="Calibri" w:hAnsi="Gill Sans MT" w:cs="Times New Roman"/>
                <w:w w:val="105"/>
              </w:rPr>
              <w:t>1</w:t>
            </w:r>
            <w:r w:rsidRPr="00BE068B">
              <w:rPr>
                <w:rFonts w:ascii="Gill Sans MT" w:eastAsia="Calibri" w:hAnsi="Gill Sans MT" w:cs="Times New Roman"/>
                <w:w w:val="105"/>
              </w:rPr>
              <w:t>. Who is the respondent?</w:t>
            </w:r>
          </w:p>
          <w:p w14:paraId="334CD04F" w14:textId="77777777"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BE068B" w:rsidRDefault="0076083F"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01044" w:rsidRPr="00BE068B">
              <w:rPr>
                <w:rFonts w:ascii="Gill Sans MT" w:eastAsiaTheme="minorEastAsia" w:hAnsi="Gill Sans MT"/>
                <w:lang w:eastAsia="zh-CN"/>
              </w:rPr>
              <w:t>Head of household</w:t>
            </w:r>
          </w:p>
          <w:p w14:paraId="483B9546" w14:textId="77777777" w:rsidR="0076083F"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2=Spouse of head of household</w:t>
            </w:r>
          </w:p>
          <w:p w14:paraId="30DA7160"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2F44C8C6"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5D9AA4C"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A66DC15"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56A4CBE7"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D73123"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66850A6B"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1=Child</w:t>
            </w:r>
          </w:p>
          <w:p w14:paraId="6BEF0171"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2=Parent/parent-in-law</w:t>
            </w:r>
          </w:p>
          <w:p w14:paraId="4B173506"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3=Brother/Sister</w:t>
            </w:r>
          </w:p>
          <w:p w14:paraId="545A13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52FAD7B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B2F3A95"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DE71B8E"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729B4DD9"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32F8E5"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4A8372D6"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0EAC50AC"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3DD7DC45" w14:textId="0F13F6AA"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41C9764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4B067917"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8E7766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68CB9CE4"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5C876EE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2B50E6E"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 xml:space="preserve">(Integer) If no mobile </w:t>
            </w:r>
            <w:r w:rsidRPr="00BE068B">
              <w:rPr>
                <w:rFonts w:ascii="Gill Sans MT" w:eastAsiaTheme="minorEastAsia" w:hAnsi="Gill Sans MT"/>
                <w:i/>
                <w:lang w:eastAsia="zh-CN"/>
              </w:rPr>
              <w:lastRenderedPageBreak/>
              <w:t>number, enter 0</w:t>
            </w:r>
          </w:p>
        </w:tc>
      </w:tr>
    </w:tbl>
    <w:p w14:paraId="52B73EE2" w14:textId="77777777" w:rsidR="00042643" w:rsidRPr="00BE068B" w:rsidRDefault="00042643" w:rsidP="001512DD">
      <w:pPr>
        <w:spacing w:after="0" w:line="240" w:lineRule="auto"/>
        <w:contextualSpacing/>
        <w:rPr>
          <w:rFonts w:ascii="Gill Sans MT" w:hAnsi="Gill Sans MT"/>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114"/>
        <w:gridCol w:w="4929"/>
        <w:gridCol w:w="2517"/>
        <w:gridCol w:w="1826"/>
        <w:gridCol w:w="694"/>
      </w:tblGrid>
      <w:tr w:rsidR="00B71EAD" w:rsidRPr="00BE068B" w14:paraId="1A38FEF3"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AF4343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65836908" w14:textId="471F0F52"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A16</w:t>
            </w:r>
            <w:r w:rsidR="00701044" w:rsidRPr="00BE068B">
              <w:rPr>
                <w:rFonts w:ascii="Gill Sans MT" w:eastAsiaTheme="minorEastAsia" w:hAnsi="Gill Sans MT"/>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293971A7"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79979A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75DC0F05" w14:textId="745AD89F"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A17</w:t>
            </w:r>
            <w:r w:rsidR="00701044" w:rsidRPr="00BE068B">
              <w:rPr>
                <w:rFonts w:ascii="Gill Sans MT" w:eastAsiaTheme="minorEastAsia" w:hAnsi="Gill Sans MT"/>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0D500028"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BC9EDE2"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7C1A27AF"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122B8A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222A83BA"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271502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38FDF0A" w14:textId="77777777" w:rsidTr="00D701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14" w:type="dxa"/>
            <w:tcBorders>
              <w:top w:val="single" w:sz="4" w:space="0" w:color="000000"/>
              <w:left w:val="single" w:sz="4" w:space="0" w:color="000000"/>
              <w:bottom w:val="single" w:sz="4" w:space="0" w:color="000000"/>
              <w:right w:val="single" w:sz="4" w:space="0" w:color="auto"/>
            </w:tcBorders>
          </w:tcPr>
          <w:p w14:paraId="540C4BB0"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6C085F6" w14:textId="66410718" w:rsidR="00701044" w:rsidRPr="00BE068B" w:rsidRDefault="001C3ACA"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A19</w:t>
            </w:r>
            <w:r w:rsidR="00701044" w:rsidRPr="00BE068B">
              <w:rPr>
                <w:rFonts w:ascii="Gill Sans MT" w:eastAsia="Calibri" w:hAnsi="Gill Sans MT"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6F5CFF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7C001906" w14:textId="405F494C"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bl>
    <w:p w14:paraId="116C48EB" w14:textId="77777777" w:rsidR="0076083F" w:rsidRPr="00BE068B" w:rsidRDefault="0076083F" w:rsidP="001512DD">
      <w:pPr>
        <w:spacing w:after="0" w:line="240" w:lineRule="auto"/>
        <w:contextualSpacing/>
        <w:rPr>
          <w:rFonts w:ascii="Gill Sans MT" w:hAnsi="Gill Sans MT"/>
          <w:b/>
        </w:rPr>
      </w:pPr>
    </w:p>
    <w:p w14:paraId="02362163" w14:textId="77777777" w:rsidR="0076083F" w:rsidRPr="00BE068B" w:rsidRDefault="0076083F" w:rsidP="001512DD">
      <w:pPr>
        <w:spacing w:after="0" w:line="240" w:lineRule="auto"/>
        <w:contextualSpacing/>
        <w:rPr>
          <w:rFonts w:ascii="Gill Sans MT" w:hAnsi="Gill Sans MT"/>
          <w:b/>
        </w:rPr>
      </w:pPr>
    </w:p>
    <w:p w14:paraId="5C76CD0B" w14:textId="45BC0AFA" w:rsidR="00042643" w:rsidRPr="00BE068B" w:rsidRDefault="006C2023" w:rsidP="001C3ACA">
      <w:pPr>
        <w:spacing w:after="0" w:line="240" w:lineRule="auto"/>
        <w:contextualSpacing/>
        <w:rPr>
          <w:rFonts w:ascii="Gill Sans MT" w:hAnsi="Gill Sans MT"/>
          <w:b/>
        </w:rPr>
      </w:pPr>
      <w:r w:rsidRPr="00BE068B">
        <w:rPr>
          <w:rFonts w:ascii="Gill Sans MT" w:eastAsia="Times New Roman" w:hAnsi="Gill Sans MT" w:cs="Times New Roman"/>
          <w:b/>
          <w:bCs/>
        </w:rPr>
        <w:t xml:space="preserve">SECTION </w:t>
      </w:r>
      <w:r w:rsidR="00042643" w:rsidRPr="00BE068B">
        <w:rPr>
          <w:rFonts w:ascii="Gill Sans MT" w:eastAsia="Times New Roman" w:hAnsi="Gill Sans MT"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124"/>
        <w:gridCol w:w="4500"/>
        <w:gridCol w:w="414"/>
        <w:gridCol w:w="2160"/>
        <w:gridCol w:w="356"/>
        <w:gridCol w:w="6"/>
        <w:gridCol w:w="8"/>
        <w:gridCol w:w="1790"/>
        <w:gridCol w:w="18"/>
        <w:gridCol w:w="704"/>
      </w:tblGrid>
      <w:tr w:rsidR="00B71EAD" w:rsidRPr="00BE068B" w14:paraId="67388F3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4A5002D"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5904AEBD" w14:textId="72201E6F"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w:t>
            </w:r>
            <w:r w:rsidR="00B71EAD" w:rsidRPr="00BE068B">
              <w:rPr>
                <w:rFonts w:ascii="Gill Sans MT" w:hAnsi="Gill Sans MT"/>
                <w:w w:val="105"/>
              </w:rPr>
              <w:t>. What is your marital status (</w:t>
            </w:r>
            <w:r w:rsidR="00B71EAD" w:rsidRPr="00BE068B">
              <w:rPr>
                <w:rFonts w:ascii="Gill Sans MT" w:hAnsi="Gill Sans MT"/>
                <w:b/>
                <w:w w:val="105"/>
              </w:rPr>
              <w:t>married</w:t>
            </w:r>
            <w:r w:rsidR="00B71EAD" w:rsidRPr="00BE068B">
              <w:rPr>
                <w:rFonts w:ascii="Gill Sans MT" w:hAnsi="Gill Sans MT"/>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4365FB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3A740192" w14:textId="62932B71"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0F6D17F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673CC44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2142D36D" w14:textId="738A80C2"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212658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132459"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1BB5CB33" w14:textId="14665987"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105503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FDAED5E"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0CD13ECA"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B2b. What is the marital status of the household head? (</w:t>
            </w:r>
            <w:proofErr w:type="spellStart"/>
            <w:r w:rsidRPr="00BE068B">
              <w:rPr>
                <w:rFonts w:ascii="Gill Sans MT" w:hAnsi="Gill Sans MT"/>
                <w:b/>
                <w:w w:val="105"/>
              </w:rPr>
              <w:t>married_head</w:t>
            </w:r>
            <w:proofErr w:type="spellEnd"/>
            <w:r w:rsidRPr="00BE068B">
              <w:rPr>
                <w:rFonts w:ascii="Gill Sans MT" w:hAnsi="Gill Sans MT"/>
                <w:w w:val="105"/>
              </w:rPr>
              <w:t>)</w:t>
            </w:r>
          </w:p>
          <w:p w14:paraId="526286C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581E6C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2222CB64" w14:textId="35D97C83"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2BE1916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0794AAC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6D67BC1A" w14:textId="4AB8FD4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358558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AC7242"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3FA8134D" w14:textId="0DA83A40"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1174612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E3D581"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682892E" w14:textId="6E09B8E0"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 What is your tribe? (</w:t>
            </w:r>
            <w:r w:rsidR="00B71EAD" w:rsidRPr="00BE068B">
              <w:rPr>
                <w:rFonts w:ascii="Gill Sans MT" w:hAnsi="Gill Sans MT"/>
                <w:b/>
                <w:w w:val="105"/>
              </w:rPr>
              <w:t>tribe</w:t>
            </w:r>
            <w:r w:rsidR="00B71EAD" w:rsidRPr="00BE068B">
              <w:rPr>
                <w:rFonts w:ascii="Gill Sans MT" w:hAnsi="Gill Sans MT"/>
                <w:w w:val="105"/>
              </w:rPr>
              <w:t>)</w:t>
            </w:r>
          </w:p>
        </w:tc>
        <w:tc>
          <w:tcPr>
            <w:tcW w:w="2160" w:type="dxa"/>
            <w:tcBorders>
              <w:top w:val="single" w:sz="4" w:space="0" w:color="000000"/>
              <w:bottom w:val="single" w:sz="4" w:space="0" w:color="000000"/>
            </w:tcBorders>
          </w:tcPr>
          <w:p w14:paraId="38D5A95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77CD48B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196B68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4893DBA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6B5D51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6126D4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BF70F2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100CA3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6FAC526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0E1264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188595B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7CD11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1263A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A0997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0B2EB5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BF940B"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289F4E67" w14:textId="211DCFDA" w:rsidR="00B71EAD" w:rsidRPr="00BE068B" w:rsidRDefault="001C3ACA" w:rsidP="001512DD">
            <w:pPr>
              <w:tabs>
                <w:tab w:val="left" w:pos="2880"/>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b. If other, please specify</w:t>
            </w:r>
            <w:r w:rsidR="00B71EAD" w:rsidRPr="00BE068B">
              <w:rPr>
                <w:rFonts w:ascii="Gill Sans MT" w:hAnsi="Gill Sans MT"/>
                <w:w w:val="105"/>
              </w:rPr>
              <w:tab/>
            </w:r>
          </w:p>
          <w:p w14:paraId="028F882F" w14:textId="77777777" w:rsidR="00B71EAD" w:rsidRPr="00BE068B" w:rsidRDefault="00B71EAD" w:rsidP="001512DD">
            <w:pPr>
              <w:tabs>
                <w:tab w:val="left" w:pos="2880"/>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5F41D09C"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FC8070"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3D83C3A" w14:textId="2BCD0E44"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 What is the tribe of your spouse? </w:t>
            </w:r>
          </w:p>
          <w:p w14:paraId="598B5A81"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r w:rsidRPr="00BE068B">
              <w:rPr>
                <w:rFonts w:ascii="Gill Sans MT" w:hAnsi="Gill Sans MT"/>
                <w:b/>
                <w:w w:val="105"/>
              </w:rPr>
              <w:t>tribe_spouse</w:t>
            </w:r>
            <w:proofErr w:type="spellEnd"/>
            <w:r w:rsidRPr="00BE068B">
              <w:rPr>
                <w:rFonts w:ascii="Gill Sans MT" w:hAnsi="Gill Sans MT"/>
                <w:w w:val="105"/>
              </w:rPr>
              <w:t>)</w:t>
            </w:r>
          </w:p>
          <w:p w14:paraId="521BF41C"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Skip if B2 </w:t>
            </w:r>
            <w:r w:rsidRPr="00BE068B">
              <w:rPr>
                <w:rFonts w:ascii="Gill Sans MT" w:hAnsi="Gill Sans MT"/>
                <w:w w:val="105"/>
              </w:rPr>
              <w:t>≠</w:t>
            </w:r>
            <w:r w:rsidRPr="00BE068B">
              <w:rPr>
                <w:rFonts w:ascii="Gill Sans MT" w:hAnsi="Gill Sans MT"/>
                <w:i/>
                <w:w w:val="105"/>
              </w:rPr>
              <w:t>1 and A11=2</w:t>
            </w:r>
          </w:p>
        </w:tc>
        <w:tc>
          <w:tcPr>
            <w:tcW w:w="2160" w:type="dxa"/>
            <w:tcBorders>
              <w:top w:val="single" w:sz="4" w:space="0" w:color="000000"/>
              <w:bottom w:val="single" w:sz="4" w:space="0" w:color="000000"/>
            </w:tcBorders>
          </w:tcPr>
          <w:p w14:paraId="1570A99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1E25FF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32D663A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5B912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07FCDC6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0AA0A1D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4F6D1B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27BB734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40305D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1A766E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C7B7B8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383DAF6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317EA3F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65E2C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37BA8F1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ECE089"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C6EEF3D" w14:textId="1DF538B7"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b. If other, please specify</w:t>
            </w:r>
          </w:p>
          <w:p w14:paraId="76DCE095"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4D69CC9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B0FC48A"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76F3A68A" w14:textId="33C3941D"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c. What is the tribe of your senior spouse? </w:t>
            </w:r>
          </w:p>
          <w:p w14:paraId="7C48F61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r w:rsidRPr="00BE068B">
              <w:rPr>
                <w:rFonts w:ascii="Gill Sans MT" w:hAnsi="Gill Sans MT"/>
                <w:b/>
                <w:w w:val="105"/>
              </w:rPr>
              <w:t>tribe_pspouse</w:t>
            </w:r>
            <w:proofErr w:type="spellEnd"/>
            <w:r w:rsidRPr="00BE068B">
              <w:rPr>
                <w:rFonts w:ascii="Gill Sans MT" w:hAnsi="Gill Sans MT"/>
                <w:w w:val="105"/>
              </w:rPr>
              <w:t>)</w:t>
            </w:r>
          </w:p>
          <w:p w14:paraId="1616ABA7"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Only ask if B2=2</w:t>
            </w:r>
          </w:p>
        </w:tc>
        <w:tc>
          <w:tcPr>
            <w:tcW w:w="2160" w:type="dxa"/>
            <w:tcBorders>
              <w:top w:val="single" w:sz="4" w:space="0" w:color="000000"/>
              <w:bottom w:val="single" w:sz="4" w:space="0" w:color="000000"/>
            </w:tcBorders>
          </w:tcPr>
          <w:p w14:paraId="7EC3D5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39E4385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035181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8DB17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381AEAF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BB5542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766A6C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D07E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765F50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1AABBC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DF1D6D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1CB0BD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592BB0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191E000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716258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EDB39E3"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B48A2A9" w14:textId="59986703"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d. If other, please specify</w:t>
            </w:r>
          </w:p>
          <w:p w14:paraId="5C952E7F"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066CB4C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7ABD3EB"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5ED803D" w14:textId="71F275FA"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e. What is the tribe of the household head? (</w:t>
            </w:r>
            <w:proofErr w:type="spellStart"/>
            <w:r w:rsidR="00B71EAD" w:rsidRPr="00BE068B">
              <w:rPr>
                <w:rFonts w:ascii="Gill Sans MT" w:hAnsi="Gill Sans MT"/>
                <w:b/>
                <w:w w:val="105"/>
              </w:rPr>
              <w:t>tribe_head</w:t>
            </w:r>
            <w:proofErr w:type="spellEnd"/>
            <w:r w:rsidR="00B71EAD" w:rsidRPr="00BE068B">
              <w:rPr>
                <w:rFonts w:ascii="Gill Sans MT" w:hAnsi="Gill Sans MT"/>
                <w:w w:val="105"/>
              </w:rPr>
              <w:t>)</w:t>
            </w:r>
          </w:p>
          <w:p w14:paraId="635D81E5"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tc>
        <w:tc>
          <w:tcPr>
            <w:tcW w:w="2160" w:type="dxa"/>
            <w:tcBorders>
              <w:top w:val="single" w:sz="4" w:space="0" w:color="000000"/>
              <w:bottom w:val="single" w:sz="4" w:space="0" w:color="000000"/>
            </w:tcBorders>
          </w:tcPr>
          <w:p w14:paraId="154D10F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488FFD3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56F0FC2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7605EBE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5C37322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C8B5E6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19B2632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9283B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3045BBE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7E4613B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6170017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20F4267E"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51756C7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20CEF0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396812" w:rsidRPr="00BE068B" w14:paraId="55B9096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3609056"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7A8DFCBE" w14:textId="49A03D68" w:rsidR="00396812" w:rsidRPr="00BE068B" w:rsidRDefault="001C3ACA"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396812" w:rsidRPr="00BE068B">
              <w:rPr>
                <w:rFonts w:ascii="Gill Sans MT" w:hAnsi="Gill Sans MT"/>
                <w:w w:val="105"/>
              </w:rPr>
              <w:t>f. If other, please specify</w:t>
            </w:r>
            <w:r w:rsidR="00396812" w:rsidRPr="00BE068B">
              <w:rPr>
                <w:rFonts w:ascii="Gill Sans MT" w:hAnsi="Gill Sans MT"/>
                <w:w w:val="105"/>
              </w:rPr>
              <w:tab/>
            </w:r>
          </w:p>
          <w:p w14:paraId="34260C7F"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p w14:paraId="2A7E98CF" w14:textId="77777777" w:rsidR="00396812" w:rsidRPr="00BE068B" w:rsidRDefault="00396812" w:rsidP="001512DD">
            <w:pPr>
              <w:tabs>
                <w:tab w:val="left" w:pos="3449"/>
              </w:tabs>
              <w:spacing w:afterLines="20" w:after="48" w:line="240" w:lineRule="auto"/>
              <w:contextualSpacing/>
              <w:rPr>
                <w:rFonts w:ascii="Gill Sans MT" w:hAnsi="Gill Sans MT"/>
                <w:i/>
              </w:rPr>
            </w:pPr>
          </w:p>
        </w:tc>
      </w:tr>
      <w:tr w:rsidR="00396812" w:rsidRPr="00BE068B" w14:paraId="60BA104A"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6AA83D8"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7444" w:type="dxa"/>
            <w:gridSpan w:val="6"/>
            <w:tcBorders>
              <w:top w:val="single" w:sz="4" w:space="0" w:color="000000"/>
              <w:left w:val="single" w:sz="4" w:space="0" w:color="000000"/>
              <w:bottom w:val="single" w:sz="4" w:space="0" w:color="000000"/>
            </w:tcBorders>
          </w:tcPr>
          <w:p w14:paraId="4690BDA0" w14:textId="66812C4E"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B5</w:t>
            </w:r>
            <w:r w:rsidR="00396812" w:rsidRPr="00BE068B">
              <w:rPr>
                <w:rFonts w:ascii="Gill Sans MT" w:hAnsi="Gill Sans MT"/>
                <w:w w:val="105"/>
              </w:rPr>
              <w:t>. How many children do you have? (</w:t>
            </w:r>
            <w:r w:rsidR="00396812" w:rsidRPr="00BE068B">
              <w:rPr>
                <w:rFonts w:ascii="Gill Sans MT" w:hAnsi="Gill Sans MT"/>
                <w:b/>
                <w:w w:val="105"/>
              </w:rPr>
              <w:t>children</w:t>
            </w:r>
            <w:r w:rsidR="00396812" w:rsidRPr="00BE068B">
              <w:rPr>
                <w:rFonts w:ascii="Gill Sans MT" w:hAnsi="Gill Sans MT"/>
                <w:w w:val="105"/>
              </w:rPr>
              <w:t>)</w:t>
            </w:r>
          </w:p>
          <w:p w14:paraId="39C779E5"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(Integer)</w:t>
            </w:r>
          </w:p>
        </w:tc>
      </w:tr>
      <w:tr w:rsidR="00396812" w:rsidRPr="00BE068B" w14:paraId="5C72F02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D0FCC1C" w14:textId="77777777" w:rsidR="00396812" w:rsidRPr="00BE068B" w:rsidRDefault="00396812"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2163739" w14:textId="29622388"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396812" w:rsidRPr="00BE068B">
              <w:rPr>
                <w:rFonts w:ascii="Gill Sans MT" w:hAnsi="Gill Sans MT"/>
                <w:w w:val="105"/>
              </w:rPr>
              <w:t xml:space="preserve">. What is the tribe of your (eldest) child?    </w:t>
            </w:r>
          </w:p>
          <w:p w14:paraId="69515282"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w:t>
            </w:r>
            <w:proofErr w:type="spellStart"/>
            <w:r w:rsidRPr="00BE068B">
              <w:rPr>
                <w:rFonts w:ascii="Gill Sans MT" w:hAnsi="Gill Sans MT"/>
                <w:b/>
                <w:w w:val="105"/>
              </w:rPr>
              <w:t>tribe_child</w:t>
            </w:r>
            <w:proofErr w:type="spellEnd"/>
            <w:r w:rsidRPr="00BE068B">
              <w:rPr>
                <w:rFonts w:ascii="Gill Sans MT" w:hAnsi="Gill Sans MT"/>
                <w:w w:val="105"/>
              </w:rPr>
              <w:t>)</w:t>
            </w:r>
          </w:p>
          <w:p w14:paraId="6FD72608"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B9=0</w:t>
            </w:r>
          </w:p>
        </w:tc>
        <w:tc>
          <w:tcPr>
            <w:tcW w:w="2160" w:type="dxa"/>
            <w:tcBorders>
              <w:top w:val="single" w:sz="4" w:space="0" w:color="000000"/>
              <w:bottom w:val="single" w:sz="4" w:space="0" w:color="000000"/>
            </w:tcBorders>
          </w:tcPr>
          <w:p w14:paraId="2BDAF4D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09EEF62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2F6521A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55C929C8"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2154D23F"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E1286A4"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7C40D8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7748E177"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5D78672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6F1B1AC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7DDF915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04D8C933"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0BAB5B5C"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47DC83E1"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BE068B" w:rsidRDefault="00396812"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540F30" w:rsidRPr="00BE068B" w14:paraId="7EC203D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82624F4" w14:textId="77777777" w:rsidR="00540F30" w:rsidRPr="00BE068B" w:rsidRDefault="00540F30"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0A6469BA" w14:textId="4219251B"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540F30" w:rsidRPr="00BE068B">
              <w:rPr>
                <w:rFonts w:ascii="Gill Sans MT" w:hAnsi="Gill Sans MT"/>
                <w:w w:val="105"/>
              </w:rPr>
              <w:t>b. If other, please specify</w:t>
            </w:r>
          </w:p>
          <w:p w14:paraId="4938CA2E" w14:textId="77777777" w:rsidR="00540F30" w:rsidRPr="00BE068B" w:rsidRDefault="00540F30"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BE068B" w:rsidRDefault="00540F30"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540F30" w:rsidRPr="00BE068B" w14:paraId="7FF590D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B09E156" w14:textId="77777777" w:rsidR="00540F30" w:rsidRPr="00BE068B" w:rsidRDefault="00540F30"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B660577" w14:textId="507BF344"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B7</w:t>
            </w:r>
            <w:r w:rsidR="00540F30" w:rsidRPr="00BE068B">
              <w:rPr>
                <w:rFonts w:ascii="Gill Sans MT" w:hAnsi="Gill Sans MT"/>
                <w:w w:val="105"/>
              </w:rPr>
              <w:t>. What is your religion, if any? (</w:t>
            </w:r>
            <w:r w:rsidR="00540F30" w:rsidRPr="00BE068B">
              <w:rPr>
                <w:rFonts w:ascii="Gill Sans MT" w:hAnsi="Gill Sans MT"/>
                <w:b/>
                <w:w w:val="105"/>
              </w:rPr>
              <w:t>religion</w:t>
            </w:r>
            <w:r w:rsidR="00540F30" w:rsidRPr="00BE068B">
              <w:rPr>
                <w:rFonts w:ascii="Gill Sans MT" w:hAnsi="Gill Sans MT"/>
                <w:w w:val="105"/>
              </w:rPr>
              <w:t>)</w:t>
            </w:r>
          </w:p>
        </w:tc>
        <w:tc>
          <w:tcPr>
            <w:tcW w:w="2160" w:type="dxa"/>
            <w:tcBorders>
              <w:top w:val="single" w:sz="4" w:space="0" w:color="000000"/>
              <w:bottom w:val="single" w:sz="4" w:space="0" w:color="000000"/>
            </w:tcBorders>
          </w:tcPr>
          <w:p w14:paraId="43ECA8D5" w14:textId="3141EEA9" w:rsidR="00747FDE" w:rsidRPr="00BE068B" w:rsidRDefault="00540F30"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r w:rsidR="00747FDE" w:rsidRPr="00BE068B">
              <w:rPr>
                <w:rFonts w:ascii="Gill Sans MT" w:eastAsiaTheme="minorEastAsia" w:hAnsi="Gill Sans MT" w:cs="Times New Roman"/>
                <w:w w:val="105"/>
                <w:lang w:eastAsia="zh-CN"/>
              </w:rPr>
              <w:t>Christian</w:t>
            </w:r>
          </w:p>
          <w:p w14:paraId="0B6D0562"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2=Islam</w:t>
            </w:r>
          </w:p>
          <w:p w14:paraId="7074271D"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3=Not religious</w:t>
            </w:r>
          </w:p>
          <w:p w14:paraId="0DB16FB8" w14:textId="05467D80" w:rsidR="00540F30" w:rsidRPr="00BE068B" w:rsidRDefault="00D70197" w:rsidP="001512DD">
            <w:pPr>
              <w:spacing w:after="0"/>
              <w:rPr>
                <w:rFonts w:ascii="Gill Sans MT" w:eastAsiaTheme="minorEastAsia" w:hAnsi="Gill Sans MT" w:cs="Times New Roman"/>
                <w:w w:val="105"/>
                <w:lang w:eastAsia="zh-CN"/>
              </w:rPr>
            </w:pPr>
            <w:r>
              <w:rPr>
                <w:rFonts w:ascii="Gill Sans MT" w:eastAsiaTheme="minorEastAsia" w:hAnsi="Gill Sans MT" w:cs="Times New Roman"/>
                <w:w w:val="105"/>
                <w:lang w:eastAsia="zh-CN"/>
              </w:rPr>
              <w:t>4=Spiritual</w:t>
            </w: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BE068B" w:rsidRDefault="00540F30" w:rsidP="001512DD">
            <w:pPr>
              <w:spacing w:after="0"/>
              <w:rPr>
                <w:rFonts w:ascii="Gill Sans MT" w:eastAsiaTheme="minorEastAsia" w:hAnsi="Gill Sans MT"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BE068B" w:rsidRDefault="00540F30"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AB3864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23B66FF"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BEAF1E6" w14:textId="40D3F2F3" w:rsidR="00612EE5" w:rsidRPr="00BE068B" w:rsidRDefault="000427DF" w:rsidP="001512DD">
            <w:pPr>
              <w:spacing w:after="0"/>
              <w:rPr>
                <w:rFonts w:ascii="Gill Sans MT" w:hAnsi="Gill Sans MT"/>
                <w:b/>
              </w:rPr>
            </w:pPr>
            <w:r w:rsidRPr="00BE068B">
              <w:rPr>
                <w:rFonts w:ascii="Gill Sans MT" w:hAnsi="Gill Sans MT"/>
                <w:w w:val="105"/>
              </w:rPr>
              <w:t>B8</w:t>
            </w:r>
            <w:r w:rsidR="00A478EB" w:rsidRPr="00BE068B">
              <w:rPr>
                <w:rFonts w:ascii="Gill Sans MT" w:hAnsi="Gill Sans MT"/>
                <w:w w:val="105"/>
              </w:rPr>
              <w:t>. Were you born in this village? (</w:t>
            </w:r>
            <w:proofErr w:type="gramStart"/>
            <w:r w:rsidR="00A478EB" w:rsidRPr="00BE068B">
              <w:rPr>
                <w:rFonts w:ascii="Gill Sans MT" w:hAnsi="Gill Sans MT"/>
                <w:b/>
                <w:w w:val="105"/>
              </w:rPr>
              <w:t>born</w:t>
            </w:r>
            <w:proofErr w:type="gramEnd"/>
            <w:r w:rsidR="00A478EB" w:rsidRPr="00BE068B">
              <w:rPr>
                <w:rFonts w:ascii="Gill Sans MT" w:hAnsi="Gill Sans MT"/>
                <w:w w:val="105"/>
              </w:rPr>
              <w:t>)</w:t>
            </w:r>
            <w:r w:rsidR="00A478EB" w:rsidRPr="00BE068B">
              <w:rPr>
                <w:rFonts w:ascii="Gill Sans MT" w:hAnsi="Gill Sans MT"/>
              </w:rPr>
              <w:br/>
            </w:r>
            <w:r w:rsidR="00A478EB" w:rsidRPr="00BE068B">
              <w:rPr>
                <w:rFonts w:ascii="Gill Sans MT" w:hAnsi="Gill Sans MT"/>
                <w:i/>
              </w:rPr>
              <w:t xml:space="preserve">If </w:t>
            </w:r>
            <w:r w:rsidR="00612EE5" w:rsidRPr="00BE068B">
              <w:rPr>
                <w:rFonts w:ascii="Gill Sans MT" w:hAnsi="Gill Sans MT"/>
                <w:i/>
              </w:rPr>
              <w:t>B8=2, Skip to B9</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BE068B" w:rsidRDefault="00A478EB" w:rsidP="001512DD">
            <w:pPr>
              <w:spacing w:after="0"/>
              <w:rPr>
                <w:rFonts w:ascii="Gill Sans MT" w:hAnsi="Gill Sans MT"/>
              </w:rPr>
            </w:pPr>
            <w:r w:rsidRPr="00BE068B">
              <w:rPr>
                <w:rFonts w:ascii="Gill Sans MT" w:hAnsi="Gill Sans MT"/>
              </w:rPr>
              <w:t>1=No</w:t>
            </w:r>
          </w:p>
          <w:p w14:paraId="184D6FB9"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6DC3BB56"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08F6B5C0"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54F71CFD"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5B9D92F1"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23DA73" w14:textId="5CE18C6F" w:rsidR="00612EE5" w:rsidRPr="00BE068B" w:rsidRDefault="00612EE5" w:rsidP="001512DD">
            <w:pPr>
              <w:spacing w:after="0"/>
              <w:rPr>
                <w:rFonts w:ascii="Gill Sans MT" w:hAnsi="Gill Sans MT"/>
                <w:w w:val="105"/>
              </w:rPr>
            </w:pPr>
            <w:r w:rsidRPr="00BE068B">
              <w:rPr>
                <w:rFonts w:ascii="Gill Sans MT" w:hAnsi="Gill Sans MT"/>
                <w:w w:val="105"/>
              </w:rPr>
              <w:t>Please indicate distan</w:t>
            </w:r>
            <w:r w:rsidR="00D70197">
              <w:rPr>
                <w:rFonts w:ascii="Gill Sans MT" w:hAnsi="Gill Sans MT"/>
                <w:w w:val="105"/>
              </w:rPr>
              <w:t>ce between this village and your</w:t>
            </w:r>
            <w:r w:rsidRPr="00BE068B">
              <w:rPr>
                <w:rFonts w:ascii="Gill Sans MT" w:hAnsi="Gill Sans MT"/>
                <w:w w:val="105"/>
              </w:rPr>
              <w:t xml:space="preserve"> place of birth (in KM)</w:t>
            </w:r>
          </w:p>
          <w:p w14:paraId="471B0B21" w14:textId="6A804C42"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7386DA2F"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34015D0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6A6DD36"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56FA820D"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Why did you move to this village? Select all that apply. </w:t>
            </w:r>
          </w:p>
          <w:p w14:paraId="2A8159ED" w14:textId="635C1326"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1ED75A68" w14:textId="77777777" w:rsidR="00612EE5" w:rsidRPr="00BE068B" w:rsidRDefault="00612EE5" w:rsidP="001512DD">
            <w:pPr>
              <w:spacing w:after="0"/>
              <w:rPr>
                <w:rFonts w:ascii="Gill Sans MT" w:hAnsi="Gill Sans MT"/>
              </w:rPr>
            </w:pPr>
            <w:r w:rsidRPr="00BE068B">
              <w:rPr>
                <w:rFonts w:ascii="Gill Sans MT" w:hAnsi="Gill Sans MT"/>
              </w:rPr>
              <w:t>1= Economic resources</w:t>
            </w:r>
          </w:p>
          <w:p w14:paraId="049DA36A" w14:textId="1E1C311E" w:rsidR="00612EE5" w:rsidRPr="00BE068B" w:rsidRDefault="00612EE5" w:rsidP="001512DD">
            <w:pPr>
              <w:spacing w:after="0"/>
              <w:rPr>
                <w:rFonts w:ascii="Gill Sans MT" w:hAnsi="Gill Sans MT"/>
              </w:rPr>
            </w:pPr>
            <w:r w:rsidRPr="00BE068B">
              <w:rPr>
                <w:rFonts w:ascii="Gill Sans MT" w:hAnsi="Gill Sans MT"/>
              </w:rPr>
              <w:t xml:space="preserve">2- Natural </w:t>
            </w:r>
            <w:r w:rsidR="00BE068B" w:rsidRPr="00BE068B">
              <w:rPr>
                <w:rFonts w:ascii="Gill Sans MT" w:hAnsi="Gill Sans MT"/>
              </w:rPr>
              <w:t>resource</w:t>
            </w:r>
          </w:p>
          <w:p w14:paraId="52FF3800" w14:textId="77777777" w:rsidR="00612EE5" w:rsidRPr="00BE068B" w:rsidRDefault="00612EE5" w:rsidP="001512DD">
            <w:pPr>
              <w:spacing w:after="0"/>
              <w:rPr>
                <w:rFonts w:ascii="Gill Sans MT" w:hAnsi="Gill Sans MT"/>
              </w:rPr>
            </w:pPr>
            <w:r w:rsidRPr="00BE068B">
              <w:rPr>
                <w:rFonts w:ascii="Gill Sans MT" w:hAnsi="Gill Sans MT"/>
              </w:rPr>
              <w:t>3- Family</w:t>
            </w:r>
          </w:p>
          <w:p w14:paraId="36053410" w14:textId="77777777" w:rsidR="00612EE5" w:rsidRPr="00BE068B" w:rsidRDefault="00612EE5" w:rsidP="001512DD">
            <w:pPr>
              <w:spacing w:after="0"/>
              <w:rPr>
                <w:rFonts w:ascii="Gill Sans MT" w:hAnsi="Gill Sans MT"/>
              </w:rPr>
            </w:pPr>
            <w:r w:rsidRPr="00BE068B">
              <w:rPr>
                <w:rFonts w:ascii="Gill Sans MT" w:hAnsi="Gill Sans MT"/>
              </w:rPr>
              <w:t>4- School</w:t>
            </w:r>
          </w:p>
          <w:p w14:paraId="3EF9C10F" w14:textId="77777777" w:rsidR="00612EE5" w:rsidRPr="00BE068B" w:rsidRDefault="00612EE5" w:rsidP="001512DD">
            <w:pPr>
              <w:spacing w:after="0"/>
              <w:rPr>
                <w:rFonts w:ascii="Gill Sans MT" w:hAnsi="Gill Sans MT"/>
              </w:rPr>
            </w:pPr>
            <w:r w:rsidRPr="00BE068B">
              <w:rPr>
                <w:rFonts w:ascii="Gill Sans MT" w:hAnsi="Gill Sans MT"/>
              </w:rPr>
              <w:t>5- Employment</w:t>
            </w:r>
          </w:p>
          <w:p w14:paraId="002D858D" w14:textId="77777777" w:rsidR="00612EE5" w:rsidRPr="00BE068B" w:rsidRDefault="00612EE5" w:rsidP="001512DD">
            <w:pPr>
              <w:spacing w:after="0"/>
              <w:rPr>
                <w:rFonts w:ascii="Gill Sans MT" w:hAnsi="Gill Sans MT"/>
              </w:rPr>
            </w:pPr>
            <w:r w:rsidRPr="00BE068B">
              <w:rPr>
                <w:rFonts w:ascii="Gill Sans MT" w:hAnsi="Gill Sans MT"/>
              </w:rPr>
              <w:t>6= Land</w:t>
            </w:r>
          </w:p>
          <w:p w14:paraId="2151D7B3" w14:textId="5BCCB9EE" w:rsidR="00612EE5" w:rsidRPr="00BE068B" w:rsidRDefault="00612EE5" w:rsidP="001512DD">
            <w:pPr>
              <w:spacing w:after="0"/>
              <w:rPr>
                <w:rFonts w:ascii="Gill Sans MT" w:hAnsi="Gill Sans MT"/>
              </w:rPr>
            </w:pPr>
            <w:r w:rsidRPr="00BE068B">
              <w:rPr>
                <w:rFonts w:ascii="Gill Sans MT" w:hAnsi="Gill Sans MT"/>
              </w:rPr>
              <w:t>7= Other (specify)</w:t>
            </w:r>
          </w:p>
          <w:p w14:paraId="4E0965C9" w14:textId="77777777" w:rsidR="00612EE5" w:rsidRPr="00BE068B" w:rsidRDefault="00612EE5" w:rsidP="001512DD">
            <w:pPr>
              <w:spacing w:after="0"/>
              <w:rPr>
                <w:rFonts w:ascii="Gill Sans MT" w:hAnsi="Gill Sans MT"/>
              </w:rPr>
            </w:pPr>
            <w:r w:rsidRPr="00BE068B">
              <w:rPr>
                <w:rFonts w:ascii="Gill Sans MT" w:hAnsi="Gill Sans MT"/>
              </w:rPr>
              <w:t>888=Don’t know</w:t>
            </w:r>
          </w:p>
          <w:p w14:paraId="3F63B5DC" w14:textId="6DEC67AA" w:rsidR="00612EE5" w:rsidRPr="00BE068B" w:rsidRDefault="00612EE5" w:rsidP="001512DD">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5A4C1D5"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4326A51" w14:textId="5992C069"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C5179CA" w14:textId="77777777" w:rsidR="00A478EB" w:rsidRPr="00BE068B" w:rsidRDefault="000427DF" w:rsidP="001512DD">
            <w:pPr>
              <w:spacing w:after="0"/>
              <w:rPr>
                <w:rFonts w:ascii="Gill Sans MT" w:hAnsi="Gill Sans MT"/>
                <w:w w:val="105"/>
              </w:rPr>
            </w:pPr>
            <w:r w:rsidRPr="00BE068B">
              <w:rPr>
                <w:rFonts w:ascii="Gill Sans MT" w:hAnsi="Gill Sans MT"/>
                <w:w w:val="105"/>
              </w:rPr>
              <w:t>B9</w:t>
            </w:r>
            <w:r w:rsidR="00A478EB" w:rsidRPr="00BE068B">
              <w:rPr>
                <w:rFonts w:ascii="Gill Sans MT" w:hAnsi="Gill Sans MT"/>
                <w:w w:val="105"/>
              </w:rPr>
              <w:t>. Was the household head born in this village? (</w:t>
            </w:r>
            <w:proofErr w:type="spellStart"/>
            <w:r w:rsidR="00A478EB" w:rsidRPr="00BE068B">
              <w:rPr>
                <w:rFonts w:ascii="Gill Sans MT" w:hAnsi="Gill Sans MT"/>
                <w:b/>
                <w:w w:val="105"/>
              </w:rPr>
              <w:t>born_head</w:t>
            </w:r>
            <w:proofErr w:type="spellEnd"/>
            <w:r w:rsidR="00A478EB" w:rsidRPr="00BE068B">
              <w:rPr>
                <w:rFonts w:ascii="Gill Sans MT" w:hAnsi="Gill Sans MT"/>
                <w:w w:val="105"/>
              </w:rPr>
              <w:t>)</w:t>
            </w:r>
          </w:p>
          <w:p w14:paraId="7EDE7E79" w14:textId="77777777" w:rsidR="00EF7147"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 xml:space="preserve">1 </w:t>
            </w:r>
          </w:p>
          <w:p w14:paraId="0D258530" w14:textId="38A6F041" w:rsidR="00612EE5" w:rsidRPr="00BE068B" w:rsidRDefault="00612EE5" w:rsidP="001512DD">
            <w:pPr>
              <w:keepNext/>
              <w:spacing w:after="0" w:line="259" w:lineRule="auto"/>
              <w:outlineLvl w:val="7"/>
              <w:rPr>
                <w:rFonts w:ascii="Gill Sans MT" w:eastAsia="Calibri" w:hAnsi="Gill Sans MT" w:cs="Times New Roman"/>
                <w:i/>
                <w:w w:val="105"/>
              </w:rPr>
            </w:pPr>
            <w:r w:rsidRPr="00BE068B">
              <w:rPr>
                <w:rFonts w:ascii="Gill Sans MT" w:hAnsi="Gill Sans MT"/>
                <w:i/>
                <w:w w:val="105"/>
              </w:rPr>
              <w:t>If 2, Skip to</w:t>
            </w:r>
            <w:r w:rsidR="00EF7147" w:rsidRPr="00BE068B">
              <w:rPr>
                <w:rFonts w:ascii="Gill Sans MT" w:hAnsi="Gill Sans MT"/>
                <w:i/>
                <w:w w:val="105"/>
              </w:rPr>
              <w:t xml:space="preserve"> B10</w:t>
            </w:r>
            <w:r w:rsidRPr="00BE068B">
              <w:rPr>
                <w:rFonts w:ascii="Gill Sans MT" w:hAnsi="Gill Sans MT"/>
                <w:i/>
                <w:w w:val="105"/>
              </w:rPr>
              <w:t xml:space="preserve"> </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BE068B" w:rsidRDefault="00A478EB" w:rsidP="001512DD">
            <w:pPr>
              <w:spacing w:after="0"/>
              <w:rPr>
                <w:rFonts w:ascii="Gill Sans MT" w:hAnsi="Gill Sans MT"/>
              </w:rPr>
            </w:pPr>
            <w:r w:rsidRPr="00BE068B">
              <w:rPr>
                <w:rFonts w:ascii="Gill Sans MT" w:hAnsi="Gill Sans MT"/>
              </w:rPr>
              <w:t>1=No</w:t>
            </w:r>
          </w:p>
          <w:p w14:paraId="26B15AA1"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EE97F2"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6848075D"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6B4C9E0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2B1B3420"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D8E93A"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Please indicate distance between this village and the birth </w:t>
            </w:r>
            <w:proofErr w:type="spellStart"/>
            <w:r w:rsidRPr="00BE068B">
              <w:rPr>
                <w:rFonts w:ascii="Gill Sans MT" w:hAnsi="Gill Sans MT"/>
                <w:w w:val="105"/>
              </w:rPr>
              <w:t>plce</w:t>
            </w:r>
            <w:proofErr w:type="spellEnd"/>
            <w:r w:rsidRPr="00BE068B">
              <w:rPr>
                <w:rFonts w:ascii="Gill Sans MT" w:hAnsi="Gill Sans MT"/>
                <w:w w:val="105"/>
              </w:rPr>
              <w:t xml:space="preserve"> of the household head (in KM)</w:t>
            </w:r>
          </w:p>
          <w:p w14:paraId="775BB0AC" w14:textId="77777777" w:rsidR="00612EE5"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4DAB81BF" w14:textId="1395A621" w:rsidR="00EF7147" w:rsidRPr="00BE068B" w:rsidRDefault="00EF7147" w:rsidP="001512DD">
            <w:pPr>
              <w:spacing w:after="0" w:line="240" w:lineRule="auto"/>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479D5939"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142C49CB"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EAE3EE4"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1056433" w14:textId="77777777" w:rsidR="00612EE5" w:rsidRPr="00BE068B" w:rsidRDefault="00612EE5" w:rsidP="00612EE5">
            <w:pPr>
              <w:spacing w:after="0"/>
              <w:rPr>
                <w:rFonts w:ascii="Gill Sans MT" w:hAnsi="Gill Sans MT"/>
                <w:w w:val="105"/>
              </w:rPr>
            </w:pPr>
            <w:r w:rsidRPr="00BE068B">
              <w:rPr>
                <w:rFonts w:ascii="Gill Sans MT" w:hAnsi="Gill Sans MT"/>
                <w:w w:val="105"/>
              </w:rPr>
              <w:t xml:space="preserve">Why did the household head move to this village? Select all that apply. </w:t>
            </w:r>
          </w:p>
          <w:p w14:paraId="6F130C30" w14:textId="77777777" w:rsidR="00612EE5" w:rsidRPr="00BE068B" w:rsidRDefault="00EF7147" w:rsidP="00612EE5">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3DAF96CE" w14:textId="2902103A" w:rsidR="00EF7147" w:rsidRPr="00BE068B" w:rsidRDefault="00EF7147" w:rsidP="00612EE5">
            <w:pPr>
              <w:keepNext/>
              <w:spacing w:after="0" w:line="259" w:lineRule="auto"/>
              <w:outlineLvl w:val="7"/>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0F6224DA" w14:textId="77777777" w:rsidR="00612EE5" w:rsidRPr="00BE068B" w:rsidRDefault="00612EE5" w:rsidP="00612EE5">
            <w:pPr>
              <w:spacing w:after="0"/>
              <w:rPr>
                <w:rFonts w:ascii="Gill Sans MT" w:hAnsi="Gill Sans MT"/>
              </w:rPr>
            </w:pPr>
            <w:r w:rsidRPr="00BE068B">
              <w:rPr>
                <w:rFonts w:ascii="Gill Sans MT" w:hAnsi="Gill Sans MT"/>
              </w:rPr>
              <w:t>1= Economic resources</w:t>
            </w:r>
          </w:p>
          <w:p w14:paraId="432C73A5" w14:textId="3A950166" w:rsidR="00612EE5" w:rsidRPr="00BE068B" w:rsidRDefault="00612EE5" w:rsidP="00612EE5">
            <w:pPr>
              <w:spacing w:after="0"/>
              <w:rPr>
                <w:rFonts w:ascii="Gill Sans MT" w:hAnsi="Gill Sans MT"/>
              </w:rPr>
            </w:pPr>
            <w:r w:rsidRPr="00BE068B">
              <w:rPr>
                <w:rFonts w:ascii="Gill Sans MT" w:hAnsi="Gill Sans MT"/>
              </w:rPr>
              <w:t>2- Natural re</w:t>
            </w:r>
            <w:r w:rsidR="00C50005" w:rsidRPr="00BE068B">
              <w:rPr>
                <w:rFonts w:ascii="Gill Sans MT" w:hAnsi="Gill Sans MT"/>
              </w:rPr>
              <w:t>s</w:t>
            </w:r>
            <w:r w:rsidRPr="00BE068B">
              <w:rPr>
                <w:rFonts w:ascii="Gill Sans MT" w:hAnsi="Gill Sans MT"/>
              </w:rPr>
              <w:t>ource</w:t>
            </w:r>
            <w:r w:rsidR="00C50005" w:rsidRPr="00BE068B">
              <w:rPr>
                <w:rFonts w:ascii="Gill Sans MT" w:hAnsi="Gill Sans MT"/>
              </w:rPr>
              <w:t>s</w:t>
            </w:r>
          </w:p>
          <w:p w14:paraId="1B5D607A" w14:textId="77777777" w:rsidR="00612EE5" w:rsidRPr="00BE068B" w:rsidRDefault="00612EE5" w:rsidP="00612EE5">
            <w:pPr>
              <w:spacing w:after="0"/>
              <w:rPr>
                <w:rFonts w:ascii="Gill Sans MT" w:hAnsi="Gill Sans MT"/>
              </w:rPr>
            </w:pPr>
            <w:r w:rsidRPr="00BE068B">
              <w:rPr>
                <w:rFonts w:ascii="Gill Sans MT" w:hAnsi="Gill Sans MT"/>
              </w:rPr>
              <w:t>3- Family</w:t>
            </w:r>
          </w:p>
          <w:p w14:paraId="684AF27F" w14:textId="77777777" w:rsidR="00612EE5" w:rsidRPr="00BE068B" w:rsidRDefault="00612EE5" w:rsidP="00612EE5">
            <w:pPr>
              <w:spacing w:after="0"/>
              <w:rPr>
                <w:rFonts w:ascii="Gill Sans MT" w:hAnsi="Gill Sans MT"/>
              </w:rPr>
            </w:pPr>
            <w:r w:rsidRPr="00BE068B">
              <w:rPr>
                <w:rFonts w:ascii="Gill Sans MT" w:hAnsi="Gill Sans MT"/>
              </w:rPr>
              <w:t>4- School</w:t>
            </w:r>
          </w:p>
          <w:p w14:paraId="1E45EB99" w14:textId="77777777" w:rsidR="00612EE5" w:rsidRPr="00BE068B" w:rsidRDefault="00612EE5" w:rsidP="00612EE5">
            <w:pPr>
              <w:spacing w:after="0"/>
              <w:rPr>
                <w:rFonts w:ascii="Gill Sans MT" w:hAnsi="Gill Sans MT"/>
              </w:rPr>
            </w:pPr>
            <w:r w:rsidRPr="00BE068B">
              <w:rPr>
                <w:rFonts w:ascii="Gill Sans MT" w:hAnsi="Gill Sans MT"/>
              </w:rPr>
              <w:t>5- Employment</w:t>
            </w:r>
          </w:p>
          <w:p w14:paraId="7B6C10EA" w14:textId="77777777" w:rsidR="00612EE5" w:rsidRPr="00BE068B" w:rsidRDefault="00612EE5" w:rsidP="00612EE5">
            <w:pPr>
              <w:spacing w:after="0"/>
              <w:rPr>
                <w:rFonts w:ascii="Gill Sans MT" w:hAnsi="Gill Sans MT"/>
              </w:rPr>
            </w:pPr>
            <w:r w:rsidRPr="00BE068B">
              <w:rPr>
                <w:rFonts w:ascii="Gill Sans MT" w:hAnsi="Gill Sans MT"/>
              </w:rPr>
              <w:t>6= Land</w:t>
            </w:r>
          </w:p>
          <w:p w14:paraId="7BD1D405" w14:textId="77777777" w:rsidR="00612EE5" w:rsidRPr="00BE068B" w:rsidRDefault="00612EE5" w:rsidP="00612EE5">
            <w:pPr>
              <w:spacing w:after="0"/>
              <w:rPr>
                <w:rFonts w:ascii="Gill Sans MT" w:hAnsi="Gill Sans MT"/>
              </w:rPr>
            </w:pPr>
            <w:r w:rsidRPr="00BE068B">
              <w:rPr>
                <w:rFonts w:ascii="Gill Sans MT" w:hAnsi="Gill Sans MT"/>
              </w:rPr>
              <w:t>7= Other (specify)</w:t>
            </w:r>
          </w:p>
          <w:p w14:paraId="3BBFBD20" w14:textId="77777777" w:rsidR="00612EE5" w:rsidRPr="00BE068B" w:rsidRDefault="00612EE5" w:rsidP="00612EE5">
            <w:pPr>
              <w:spacing w:after="0"/>
              <w:rPr>
                <w:rFonts w:ascii="Gill Sans MT" w:hAnsi="Gill Sans MT"/>
              </w:rPr>
            </w:pPr>
            <w:r w:rsidRPr="00BE068B">
              <w:rPr>
                <w:rFonts w:ascii="Gill Sans MT" w:hAnsi="Gill Sans MT"/>
              </w:rPr>
              <w:t>888=Don’t know</w:t>
            </w:r>
          </w:p>
          <w:p w14:paraId="14393ED8" w14:textId="45C75176" w:rsidR="00612EE5" w:rsidRPr="00BE068B" w:rsidRDefault="00612EE5" w:rsidP="00612EE5">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67CBADDE"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B83395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B10</w:t>
            </w:r>
            <w:r w:rsidR="00A478EB" w:rsidRPr="00BE068B">
              <w:rPr>
                <w:rFonts w:ascii="Gill Sans MT" w:hAnsi="Gill Sans MT"/>
                <w:w w:val="105"/>
              </w:rPr>
              <w:t>. How many years have you lived in this village/locality?(</w:t>
            </w:r>
            <w:proofErr w:type="spellStart"/>
            <w:r w:rsidR="00A478EB" w:rsidRPr="00BE068B">
              <w:rPr>
                <w:rFonts w:ascii="Gill Sans MT" w:hAnsi="Gill Sans MT"/>
                <w:b/>
                <w:w w:val="105"/>
              </w:rPr>
              <w:t>yrs_live</w:t>
            </w:r>
            <w:proofErr w:type="spellEnd"/>
            <w:r w:rsidR="00A478EB" w:rsidRPr="00BE068B">
              <w:rPr>
                <w:rFonts w:ascii="Gill Sans MT" w:hAnsi="Gill Sans MT"/>
                <w:w w:val="105"/>
              </w:rPr>
              <w:t>)</w:t>
            </w:r>
          </w:p>
          <w:p w14:paraId="143BFCDA" w14:textId="35AF2E80" w:rsidR="00A478EB" w:rsidRPr="00BE068B" w:rsidRDefault="00A478EB" w:rsidP="001512DD">
            <w:pPr>
              <w:spacing w:after="0"/>
              <w:rPr>
                <w:rFonts w:ascii="Gill Sans MT" w:hAnsi="Gill Sans MT"/>
                <w:w w:val="105"/>
              </w:rPr>
            </w:pP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53B1" w:rsidRPr="00BE068B" w14:paraId="5D595A5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BDA158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B11</w:t>
            </w:r>
            <w:r w:rsidR="00A478EB" w:rsidRPr="00BE068B">
              <w:rPr>
                <w:rFonts w:ascii="Gill Sans MT" w:hAnsi="Gill Sans MT"/>
                <w:w w:val="105"/>
              </w:rPr>
              <w:t>. How many years has the household head live</w:t>
            </w:r>
            <w:r w:rsidR="000B0A99" w:rsidRPr="00BE068B">
              <w:rPr>
                <w:rFonts w:ascii="Gill Sans MT" w:hAnsi="Gill Sans MT"/>
                <w:w w:val="105"/>
              </w:rPr>
              <w:t>d</w:t>
            </w:r>
            <w:r w:rsidR="00A478EB" w:rsidRPr="00BE068B">
              <w:rPr>
                <w:rFonts w:ascii="Gill Sans MT" w:hAnsi="Gill Sans MT"/>
                <w:w w:val="105"/>
              </w:rPr>
              <w:t xml:space="preserve"> in this village/locality? (</w:t>
            </w:r>
            <w:proofErr w:type="spellStart"/>
            <w:r w:rsidR="00A478EB" w:rsidRPr="00BE068B">
              <w:rPr>
                <w:rFonts w:ascii="Gill Sans MT" w:hAnsi="Gill Sans MT"/>
                <w:b/>
                <w:w w:val="105"/>
              </w:rPr>
              <w:t>yrs_live_head</w:t>
            </w:r>
            <w:proofErr w:type="spellEnd"/>
            <w:r w:rsidR="00A478EB" w:rsidRPr="00BE068B">
              <w:rPr>
                <w:rFonts w:ascii="Gill Sans MT" w:hAnsi="Gill Sans MT"/>
                <w:w w:val="105"/>
              </w:rPr>
              <w:t>)</w:t>
            </w:r>
          </w:p>
          <w:p w14:paraId="4878F439" w14:textId="073376CD" w:rsidR="00A478EB" w:rsidRPr="00BE068B" w:rsidRDefault="00A478EB" w:rsidP="001512DD">
            <w:pPr>
              <w:spacing w:after="0"/>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000427DF" w:rsidRPr="00BE068B">
              <w:rPr>
                <w:rFonts w:ascii="Gill Sans MT" w:hAnsi="Gill Sans MT"/>
                <w:i/>
                <w:w w:val="105"/>
              </w:rPr>
              <w:t>1 and B9</w:t>
            </w:r>
            <w:r w:rsidRPr="00BE068B">
              <w:rPr>
                <w:rFonts w:ascii="Gill Sans MT" w:hAnsi="Gill Sans MT"/>
                <w:i/>
                <w:w w:val="105"/>
              </w:rPr>
              <w:t xml:space="preserve"> </w:t>
            </w:r>
            <w:r w:rsidRPr="00BE068B">
              <w:rPr>
                <w:rFonts w:ascii="Gill Sans MT" w:hAnsi="Gill Sans MT"/>
                <w:w w:val="105"/>
              </w:rPr>
              <w:t>≠</w:t>
            </w:r>
            <w:r w:rsidRPr="00BE068B">
              <w:rPr>
                <w:rFonts w:ascii="Gill Sans MT" w:hAnsi="Gill Sans MT"/>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478EB" w:rsidRPr="00BE068B" w14:paraId="33E87848"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64B0A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7F1284E" w14:textId="6E6347EE" w:rsidR="00A478EB" w:rsidRPr="00BE068B" w:rsidRDefault="000427DF" w:rsidP="001512DD">
            <w:pPr>
              <w:spacing w:after="0"/>
              <w:rPr>
                <w:rFonts w:ascii="Gill Sans MT" w:eastAsia="Calibri" w:hAnsi="Gill Sans MT" w:cs="Times New Roman"/>
                <w:w w:val="105"/>
              </w:rPr>
            </w:pPr>
            <w:r w:rsidRPr="00BE068B">
              <w:rPr>
                <w:rFonts w:ascii="Gill Sans MT" w:hAnsi="Gill Sans MT"/>
                <w:w w:val="105"/>
              </w:rPr>
              <w:t>B12</w:t>
            </w:r>
            <w:r w:rsidR="00A478EB" w:rsidRPr="00BE068B">
              <w:rPr>
                <w:rFonts w:ascii="Gill Sans MT" w:hAnsi="Gill Sans MT"/>
                <w:w w:val="105"/>
              </w:rPr>
              <w:t xml:space="preserve">. Are you considered a local or non-local by </w:t>
            </w:r>
            <w:r w:rsidR="00A478EB" w:rsidRPr="00BE068B">
              <w:rPr>
                <w:rFonts w:ascii="Gill Sans MT" w:hAnsi="Gill Sans MT"/>
                <w:w w:val="105"/>
              </w:rPr>
              <w:lastRenderedPageBreak/>
              <w:t>others in this village? (</w:t>
            </w:r>
            <w:proofErr w:type="spellStart"/>
            <w:r w:rsidR="00A478EB" w:rsidRPr="00BE068B">
              <w:rPr>
                <w:rFonts w:ascii="Gill Sans MT" w:hAnsi="Gill Sans MT"/>
                <w:b/>
                <w:w w:val="105"/>
              </w:rPr>
              <w:t>local_no</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BE068B" w:rsidRDefault="00A478EB" w:rsidP="001512DD">
            <w:pPr>
              <w:spacing w:after="0"/>
              <w:rPr>
                <w:rFonts w:ascii="Gill Sans MT" w:hAnsi="Gill Sans MT"/>
              </w:rPr>
            </w:pPr>
            <w:r w:rsidRPr="00BE068B">
              <w:rPr>
                <w:rFonts w:ascii="Gill Sans MT" w:hAnsi="Gill Sans MT"/>
              </w:rPr>
              <w:lastRenderedPageBreak/>
              <w:t>1=Local</w:t>
            </w:r>
          </w:p>
          <w:p w14:paraId="65B67985" w14:textId="6394C17D" w:rsidR="00A478EB" w:rsidRPr="00BE068B" w:rsidRDefault="00A478EB" w:rsidP="001512DD">
            <w:pPr>
              <w:spacing w:after="0"/>
              <w:rPr>
                <w:rFonts w:ascii="Gill Sans MT" w:hAnsi="Gill Sans MT"/>
              </w:rPr>
            </w:pPr>
            <w:r w:rsidRPr="00BE068B">
              <w:rPr>
                <w:rFonts w:ascii="Gill Sans MT" w:hAnsi="Gill Sans MT"/>
              </w:rPr>
              <w:lastRenderedPageBreak/>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478EB" w:rsidRPr="00BE068B" w14:paraId="4259D1F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F879C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E6F562D" w14:textId="071F7D2A"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B13</w:t>
            </w:r>
            <w:r w:rsidR="00A478EB" w:rsidRPr="00BE068B">
              <w:rPr>
                <w:rFonts w:ascii="Gill Sans MT" w:hAnsi="Gill Sans MT"/>
                <w:w w:val="105"/>
              </w:rPr>
              <w:t xml:space="preserve">. Is the </w:t>
            </w:r>
            <w:r w:rsidR="000360B1" w:rsidRPr="00BE068B">
              <w:rPr>
                <w:rFonts w:ascii="Gill Sans MT" w:hAnsi="Gill Sans MT"/>
                <w:w w:val="105"/>
              </w:rPr>
              <w:t xml:space="preserve">household </w:t>
            </w:r>
            <w:r w:rsidR="00A478EB" w:rsidRPr="00BE068B">
              <w:rPr>
                <w:rFonts w:ascii="Gill Sans MT" w:hAnsi="Gill Sans MT"/>
                <w:w w:val="105"/>
              </w:rPr>
              <w:t>head considered a local or non-local by others in this village? (</w:t>
            </w:r>
            <w:proofErr w:type="spellStart"/>
            <w:r w:rsidR="00A478EB" w:rsidRPr="00BE068B">
              <w:rPr>
                <w:rFonts w:ascii="Gill Sans MT" w:hAnsi="Gill Sans MT"/>
                <w:b/>
                <w:w w:val="105"/>
              </w:rPr>
              <w:t>local_no_head</w:t>
            </w:r>
            <w:proofErr w:type="spellEnd"/>
            <w:r w:rsidR="00A478EB" w:rsidRPr="00BE068B">
              <w:rPr>
                <w:rFonts w:ascii="Gill Sans MT" w:hAnsi="Gill Sans MT"/>
                <w:w w:val="105"/>
              </w:rPr>
              <w:t>)</w:t>
            </w:r>
          </w:p>
          <w:p w14:paraId="609E1682" w14:textId="1049FC67" w:rsidR="00A478EB" w:rsidRPr="00BE068B" w:rsidRDefault="00A478EB" w:rsidP="001512DD">
            <w:pPr>
              <w:spacing w:after="0"/>
              <w:rPr>
                <w:rFonts w:ascii="Gill Sans MT" w:eastAsia="Calibri" w:hAnsi="Gill Sans MT" w:cs="Times New Roman"/>
                <w:w w:val="105"/>
              </w:rPr>
            </w:pPr>
            <w:r w:rsidRPr="00BE068B">
              <w:rPr>
                <w:rFonts w:ascii="Gill Sans MT" w:hAnsi="Gill Sans MT"/>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BE068B" w:rsidRDefault="00A478EB" w:rsidP="001512DD">
            <w:pPr>
              <w:spacing w:after="0"/>
              <w:rPr>
                <w:rFonts w:ascii="Gill Sans MT" w:hAnsi="Gill Sans MT"/>
              </w:rPr>
            </w:pPr>
            <w:r w:rsidRPr="00BE068B">
              <w:rPr>
                <w:rFonts w:ascii="Gill Sans MT" w:hAnsi="Gill Sans MT"/>
              </w:rPr>
              <w:t>1=Local</w:t>
            </w:r>
          </w:p>
          <w:p w14:paraId="416466D8" w14:textId="77777777" w:rsidR="00A478EB" w:rsidRPr="00BE068B" w:rsidRDefault="00A478EB" w:rsidP="001512DD">
            <w:pPr>
              <w:spacing w:after="0"/>
              <w:rPr>
                <w:rFonts w:ascii="Gill Sans MT" w:hAnsi="Gill Sans MT"/>
              </w:rPr>
            </w:pPr>
            <w:r w:rsidRPr="00BE068B">
              <w:rPr>
                <w:rFonts w:ascii="Gill Sans MT" w:hAnsi="Gill Sans MT"/>
              </w:rPr>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F66D36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7C3B331A"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C77F705" w14:textId="3C18C11F"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 When you were married, which spouse moved to the other spouse's village? (</w:t>
            </w:r>
            <w:proofErr w:type="spellStart"/>
            <w:r w:rsidR="00A478EB" w:rsidRPr="00BE068B">
              <w:rPr>
                <w:rFonts w:ascii="Gill Sans MT" w:hAnsi="Gill Sans MT"/>
                <w:b/>
                <w:w w:val="105"/>
              </w:rPr>
              <w:t>spouse_move</w:t>
            </w:r>
            <w:proofErr w:type="spellEnd"/>
            <w:r w:rsidR="00A478EB" w:rsidRPr="00BE068B">
              <w:rPr>
                <w:rFonts w:ascii="Gill Sans MT" w:hAnsi="Gill Sans MT"/>
                <w:w w:val="105"/>
              </w:rPr>
              <w:t>)</w:t>
            </w:r>
          </w:p>
          <w:p w14:paraId="06247425" w14:textId="714C32C9" w:rsidR="00A478EB" w:rsidRPr="00BE068B" w:rsidRDefault="00A478EB"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BE068B" w:rsidRDefault="00A478EB" w:rsidP="001512DD">
            <w:pPr>
              <w:spacing w:after="0"/>
              <w:rPr>
                <w:rFonts w:ascii="Gill Sans MT" w:hAnsi="Gill Sans MT"/>
              </w:rPr>
            </w:pPr>
            <w:r w:rsidRPr="00BE068B">
              <w:rPr>
                <w:rFonts w:ascii="Gill Sans MT" w:hAnsi="Gill Sans MT"/>
              </w:rPr>
              <w:t>1=Wife moved to husband’s village</w:t>
            </w:r>
          </w:p>
          <w:p w14:paraId="6E02A625" w14:textId="0D768235" w:rsidR="00A478EB" w:rsidRPr="00BE068B" w:rsidRDefault="00A478EB" w:rsidP="001512DD">
            <w:pPr>
              <w:spacing w:after="0"/>
              <w:rPr>
                <w:rFonts w:ascii="Gill Sans MT" w:hAnsi="Gill Sans MT"/>
              </w:rPr>
            </w:pPr>
            <w:r w:rsidRPr="00BE068B">
              <w:rPr>
                <w:rFonts w:ascii="Gill Sans MT" w:hAnsi="Gill Sans MT"/>
              </w:rPr>
              <w:t>2=Husband moved to wife’s village</w:t>
            </w:r>
          </w:p>
          <w:p w14:paraId="76ACC902" w14:textId="120066D9" w:rsidR="00A478EB" w:rsidRPr="00BE068B" w:rsidRDefault="00A478EB" w:rsidP="001512DD">
            <w:pPr>
              <w:spacing w:after="0"/>
              <w:rPr>
                <w:rFonts w:ascii="Gill Sans MT" w:hAnsi="Gill Sans MT"/>
              </w:rPr>
            </w:pPr>
            <w:r w:rsidRPr="00BE068B">
              <w:rPr>
                <w:rFonts w:ascii="Gill Sans MT" w:hAnsi="Gill Sans MT"/>
              </w:rPr>
              <w:t>3=Husband and wife both moved to a new village</w:t>
            </w:r>
          </w:p>
          <w:p w14:paraId="5DA83D66" w14:textId="6D82502C" w:rsidR="00A478EB" w:rsidRPr="00BE068B" w:rsidRDefault="00A478EB" w:rsidP="001512DD">
            <w:pPr>
              <w:spacing w:after="0"/>
              <w:rPr>
                <w:rFonts w:ascii="Gill Sans MT" w:hAnsi="Gill Sans MT"/>
              </w:rPr>
            </w:pPr>
            <w:r w:rsidRPr="00BE068B">
              <w:rPr>
                <w:rFonts w:ascii="Gill Sans MT" w:hAnsi="Gill Sans MT"/>
              </w:rPr>
              <w:t>4=Husband moved to wife’s village for one year, then moved back to husband’s village together</w:t>
            </w:r>
          </w:p>
          <w:p w14:paraId="1A484CA5" w14:textId="3B4A9BD3" w:rsidR="00A478EB" w:rsidRPr="00BE068B" w:rsidRDefault="00A478EB" w:rsidP="001512DD">
            <w:pPr>
              <w:spacing w:after="0"/>
              <w:rPr>
                <w:rFonts w:ascii="Gill Sans MT" w:hAnsi="Gill Sans MT"/>
              </w:rPr>
            </w:pPr>
            <w:r w:rsidRPr="00BE068B">
              <w:rPr>
                <w:rFonts w:ascii="Gill Sans MT" w:hAnsi="Gill Sans MT"/>
              </w:rPr>
              <w:t>5=Husband and wife from same village, moved to a new home in that village</w:t>
            </w:r>
          </w:p>
          <w:p w14:paraId="62B12091" w14:textId="4EBA90AD" w:rsidR="00A478EB" w:rsidRPr="00BE068B" w:rsidRDefault="00A478EB" w:rsidP="001512DD">
            <w:pPr>
              <w:spacing w:after="0"/>
              <w:rPr>
                <w:rFonts w:ascii="Gill Sans MT" w:hAnsi="Gill Sans MT"/>
              </w:rPr>
            </w:pPr>
            <w:r w:rsidRPr="00BE068B">
              <w:rPr>
                <w:rFonts w:ascii="Gill Sans MT" w:hAnsi="Gill Sans MT"/>
              </w:rPr>
              <w:t>6=No one moved</w:t>
            </w:r>
            <w:r w:rsidR="00196EC9" w:rsidRPr="00BE068B">
              <w:rPr>
                <w:rFonts w:ascii="Gill Sans MT" w:hAnsi="Gill Sans MT"/>
              </w:rPr>
              <w:t xml:space="preserve">, live separately </w:t>
            </w:r>
          </w:p>
          <w:p w14:paraId="58AB0112" w14:textId="78F5789D" w:rsidR="00A478EB" w:rsidRPr="00BE068B" w:rsidRDefault="00A478EB" w:rsidP="001512DD">
            <w:pPr>
              <w:spacing w:after="0"/>
              <w:rPr>
                <w:rFonts w:ascii="Gill Sans MT" w:hAnsi="Gill Sans MT"/>
              </w:rPr>
            </w:pPr>
            <w:r w:rsidRPr="00BE068B">
              <w:rPr>
                <w:rFonts w:ascii="Gill Sans MT" w:hAnsi="Gill Sans MT"/>
              </w:rPr>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BAAAEC7"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6D1B789" w14:textId="77777777" w:rsidR="00A478EB" w:rsidRPr="00BE068B" w:rsidRDefault="00A478EB"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AAB6070" w14:textId="0B11EF8F" w:rsidR="00A478EB" w:rsidRPr="00BE068B" w:rsidRDefault="000427DF" w:rsidP="001512DD">
            <w:pPr>
              <w:kinsoku w:val="0"/>
              <w:overflowPunct w:val="0"/>
              <w:spacing w:afterLines="20" w:after="48" w:line="240" w:lineRule="auto"/>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b. If other, please specify.</w:t>
            </w:r>
          </w:p>
          <w:p w14:paraId="0633F2E5" w14:textId="0C2E28AD" w:rsidR="00A478EB"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B14</w:t>
            </w:r>
            <w:r w:rsidR="00A478EB" w:rsidRPr="00BE068B">
              <w:rPr>
                <w:rFonts w:ascii="Gill Sans MT" w:hAnsi="Gill Sans MT"/>
                <w:i/>
                <w:w w:val="105"/>
              </w:rPr>
              <w:t>=</w:t>
            </w:r>
            <w:r w:rsidRPr="00BE068B">
              <w:rPr>
                <w:rFonts w:ascii="Gill Sans MT" w:hAnsi="Gill Sans MT"/>
                <w:i/>
                <w:w w:val="105"/>
              </w:rPr>
              <w:t>9</w:t>
            </w:r>
            <w:r w:rsidR="00A478EB" w:rsidRPr="00BE068B">
              <w:rPr>
                <w:rFonts w:ascii="Gill Sans MT" w:hAnsi="Gill Sans MT"/>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BE068B" w:rsidRDefault="00A478EB"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A478EB" w:rsidRPr="00BE068B" w14:paraId="72B7CF6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FF418D3"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2" w:space="0" w:color="auto"/>
              <w:bottom w:val="single" w:sz="2" w:space="0" w:color="auto"/>
            </w:tcBorders>
          </w:tcPr>
          <w:p w14:paraId="66653B3D" w14:textId="04038611"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A478EB" w:rsidRPr="00BE068B">
              <w:rPr>
                <w:rFonts w:ascii="Gill Sans MT" w:hAnsi="Gill Sans MT"/>
                <w:w w:val="105"/>
              </w:rPr>
              <w:t xml:space="preserve">. Is the </w:t>
            </w:r>
            <w:r w:rsidR="00BE068B" w:rsidRPr="00BE068B">
              <w:rPr>
                <w:rFonts w:ascii="Gill Sans MT" w:hAnsi="Gill Sans MT"/>
                <w:w w:val="105"/>
              </w:rPr>
              <w:t xml:space="preserve">community </w:t>
            </w:r>
            <w:r w:rsidR="00A478EB" w:rsidRPr="00BE068B">
              <w:rPr>
                <w:rFonts w:ascii="Gill Sans MT" w:hAnsi="Gill Sans MT"/>
                <w:w w:val="105"/>
              </w:rPr>
              <w:t>land that your household farms passed down from the wife's family or the husband's family? (</w:t>
            </w:r>
            <w:proofErr w:type="spellStart"/>
            <w:proofErr w:type="gramStart"/>
            <w:r w:rsidR="00A478EB" w:rsidRPr="00BE068B">
              <w:rPr>
                <w:rFonts w:ascii="Gill Sans MT" w:hAnsi="Gill Sans MT"/>
                <w:b/>
                <w:w w:val="105"/>
              </w:rPr>
              <w:t>mat</w:t>
            </w:r>
            <w:proofErr w:type="gramEnd"/>
            <w:r w:rsidR="00A478EB" w:rsidRPr="00BE068B">
              <w:rPr>
                <w:rFonts w:ascii="Gill Sans MT" w:hAnsi="Gill Sans MT"/>
                <w:b/>
                <w:w w:val="105"/>
              </w:rPr>
              <w:t>_pat</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BE068B" w:rsidRDefault="00A478EB" w:rsidP="001512DD">
            <w:pPr>
              <w:spacing w:after="0"/>
              <w:rPr>
                <w:rFonts w:ascii="Gill Sans MT" w:hAnsi="Gill Sans MT"/>
              </w:rPr>
            </w:pPr>
            <w:r w:rsidRPr="00BE068B">
              <w:rPr>
                <w:rFonts w:ascii="Gill Sans MT" w:hAnsi="Gill Sans MT"/>
              </w:rPr>
              <w:t>1=Wife’s family</w:t>
            </w:r>
          </w:p>
          <w:p w14:paraId="611DF8C0" w14:textId="7224B13F" w:rsidR="00A478EB" w:rsidRPr="00BE068B" w:rsidRDefault="00A478EB" w:rsidP="001512DD">
            <w:pPr>
              <w:spacing w:after="0"/>
              <w:rPr>
                <w:rFonts w:ascii="Gill Sans MT" w:hAnsi="Gill Sans MT"/>
              </w:rPr>
            </w:pPr>
            <w:r w:rsidRPr="00BE068B">
              <w:rPr>
                <w:rFonts w:ascii="Gill Sans MT" w:hAnsi="Gill Sans MT"/>
              </w:rPr>
              <w:t>2=Husband’s family</w:t>
            </w:r>
          </w:p>
          <w:p w14:paraId="55DCCBAB" w14:textId="5E9B341A" w:rsidR="00A478EB" w:rsidRPr="00BE068B" w:rsidRDefault="00A478EB" w:rsidP="001512DD">
            <w:pPr>
              <w:spacing w:after="0" w:line="240" w:lineRule="auto"/>
              <w:contextualSpacing/>
              <w:rPr>
                <w:rFonts w:ascii="Gill Sans MT" w:eastAsia="Times New Roman" w:hAnsi="Gill Sans MT" w:cs="Times New Roman"/>
              </w:rPr>
            </w:pPr>
            <w:r w:rsidRPr="00BE068B">
              <w:rPr>
                <w:rFonts w:ascii="Gill Sans MT" w:hAnsi="Gill Sans MT"/>
              </w:rPr>
              <w:t>3=</w:t>
            </w:r>
            <w:r w:rsidRPr="00BE068B">
              <w:rPr>
                <w:rFonts w:ascii="Gill Sans MT" w:eastAsia="Times New Roman" w:hAnsi="Gill Sans MT" w:cs="Times New Roman"/>
              </w:rPr>
              <w:t xml:space="preserve"> Land was purchased by or given to the household</w:t>
            </w:r>
          </w:p>
          <w:p w14:paraId="240D76FD" w14:textId="77777777" w:rsidR="00A478EB" w:rsidRPr="00BE068B" w:rsidRDefault="00A478EB" w:rsidP="001512DD">
            <w:pPr>
              <w:spacing w:after="0"/>
              <w:rPr>
                <w:rFonts w:ascii="Gill Sans MT" w:hAnsi="Gill Sans MT"/>
              </w:rPr>
            </w:pPr>
            <w:r w:rsidRPr="00BE068B">
              <w:rPr>
                <w:rFonts w:ascii="Gill Sans MT" w:hAnsi="Gill Sans MT"/>
              </w:rPr>
              <w:t>97=Other, please specify</w:t>
            </w:r>
          </w:p>
          <w:p w14:paraId="5E2568DD" w14:textId="53B42AC8" w:rsidR="00BE53B1" w:rsidRPr="00BE068B" w:rsidRDefault="00BE53B1" w:rsidP="001512DD">
            <w:pPr>
              <w:spacing w:after="0"/>
              <w:rPr>
                <w:rFonts w:ascii="Gill Sans MT" w:hAnsi="Gill Sans MT"/>
              </w:rPr>
            </w:pPr>
            <w:r w:rsidRPr="00BE068B">
              <w:rPr>
                <w:rFonts w:ascii="Gill Sans MT" w:hAnsi="Gill Sans MT"/>
              </w:rPr>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267CFAA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7966FF"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1665CEAA" w14:textId="467D1200"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BE53B1" w:rsidRPr="00BE068B">
              <w:rPr>
                <w:rFonts w:ascii="Gill Sans MT" w:hAnsi="Gill Sans MT"/>
                <w:w w:val="105"/>
              </w:rPr>
              <w:t>b. If other, please specify.</w:t>
            </w:r>
          </w:p>
          <w:p w14:paraId="2143B029" w14:textId="55BAFBF4" w:rsidR="00BE53B1"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BE068B" w:rsidRDefault="00BE53B1"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E53B1" w:rsidRPr="00BE068B" w14:paraId="5FE81FC7"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B2FE033" w14:textId="77777777" w:rsidR="00BE53B1" w:rsidRPr="00BE068B" w:rsidRDefault="00BE53B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000000"/>
              <w:bottom w:val="single" w:sz="4" w:space="0" w:color="000000"/>
            </w:tcBorders>
          </w:tcPr>
          <w:p w14:paraId="3F0880BB" w14:textId="1CAFE902"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B16</w:t>
            </w:r>
            <w:r w:rsidR="00BE53B1" w:rsidRPr="00BE068B">
              <w:rPr>
                <w:rFonts w:ascii="Gill Sans MT" w:hAnsi="Gill Sans MT"/>
                <w:w w:val="105"/>
              </w:rPr>
              <w:t>. Did you work as hired labor (</w:t>
            </w:r>
            <w:proofErr w:type="spellStart"/>
            <w:r w:rsidR="00BE53B1" w:rsidRPr="00BE068B">
              <w:rPr>
                <w:rFonts w:ascii="Gill Sans MT" w:hAnsi="Gill Sans MT"/>
                <w:w w:val="105"/>
              </w:rPr>
              <w:t>ganyu</w:t>
            </w:r>
            <w:proofErr w:type="spellEnd"/>
            <w:r w:rsidR="00BE53B1" w:rsidRPr="00BE068B">
              <w:rPr>
                <w:rFonts w:ascii="Gill Sans MT" w:hAnsi="Gill Sans MT"/>
                <w:w w:val="105"/>
              </w:rPr>
              <w:t>) on someone else's land during the last agricultural season? (</w:t>
            </w:r>
            <w:r w:rsidR="00BE53B1" w:rsidRPr="00BE068B">
              <w:rPr>
                <w:rFonts w:ascii="Gill Sans MT" w:hAnsi="Gill Sans MT"/>
                <w:b/>
                <w:w w:val="105"/>
              </w:rPr>
              <w:t>hire</w:t>
            </w:r>
            <w:r w:rsidR="00BE53B1" w:rsidRPr="00BE068B">
              <w:rPr>
                <w:rFonts w:ascii="Gill Sans MT" w:hAnsi="Gill Sans MT"/>
                <w:w w:val="105"/>
              </w:rPr>
              <w:t>)</w:t>
            </w:r>
          </w:p>
          <w:p w14:paraId="26B8FAC4" w14:textId="0B8A1260" w:rsidR="00BE53B1" w:rsidRPr="00BE068B" w:rsidRDefault="00BE53B1" w:rsidP="001512DD">
            <w:pPr>
              <w:spacing w:after="0"/>
              <w:rPr>
                <w:rFonts w:ascii="Gill Sans MT" w:eastAsia="Calibri" w:hAnsi="Gill Sans MT" w:cs="Times New Roman"/>
                <w:w w:val="105"/>
              </w:rPr>
            </w:pPr>
            <w:r w:rsidRPr="00BE068B">
              <w:rPr>
                <w:rFonts w:ascii="Gill Sans MT" w:hAnsi="Gill Sans MT"/>
                <w:i/>
                <w:w w:val="105"/>
              </w:rPr>
              <w:t xml:space="preserve">If 0, 888, or 999, skip </w:t>
            </w:r>
            <w:r w:rsidR="000427DF" w:rsidRPr="00BE068B">
              <w:rPr>
                <w:rFonts w:ascii="Gill Sans MT" w:hAnsi="Gill Sans MT"/>
                <w:b/>
                <w:w w:val="105"/>
              </w:rPr>
              <w:t>B17</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BE068B" w:rsidRDefault="00BE53B1" w:rsidP="001512DD">
            <w:pPr>
              <w:spacing w:after="0"/>
              <w:rPr>
                <w:rFonts w:ascii="Gill Sans MT" w:hAnsi="Gill Sans MT"/>
              </w:rPr>
            </w:pPr>
            <w:r w:rsidRPr="00BE068B">
              <w:rPr>
                <w:rFonts w:ascii="Gill Sans MT" w:hAnsi="Gill Sans MT"/>
              </w:rPr>
              <w:t>1=No</w:t>
            </w:r>
          </w:p>
          <w:p w14:paraId="398D0EFB" w14:textId="77777777" w:rsidR="00BE53B1" w:rsidRPr="00BE068B" w:rsidRDefault="00BE53B1"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3849410" w14:textId="77777777" w:rsidR="00BE53B1" w:rsidRPr="00BE068B" w:rsidRDefault="00BE53B1" w:rsidP="001512DD">
            <w:pPr>
              <w:spacing w:after="0"/>
              <w:rPr>
                <w:rFonts w:ascii="Gill Sans MT" w:hAnsi="Gill Sans MT"/>
              </w:rPr>
            </w:pPr>
            <w:r w:rsidRPr="00BE068B">
              <w:rPr>
                <w:rFonts w:ascii="Gill Sans MT" w:hAnsi="Gill Sans MT"/>
              </w:rPr>
              <w:t>888=Don’t know</w:t>
            </w:r>
          </w:p>
          <w:p w14:paraId="403124B2" w14:textId="77777777" w:rsidR="00BE53B1" w:rsidRPr="00BE068B" w:rsidRDefault="00BE53B1"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BE068B" w:rsidRDefault="00BE53B1"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4B2A9AC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CC1BF2"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7436" w:type="dxa"/>
            <w:gridSpan w:val="5"/>
            <w:tcBorders>
              <w:top w:val="single" w:sz="4" w:space="0" w:color="000000"/>
              <w:left w:val="single" w:sz="4" w:space="0" w:color="000000"/>
              <w:bottom w:val="single" w:sz="4" w:space="0" w:color="000000"/>
            </w:tcBorders>
          </w:tcPr>
          <w:p w14:paraId="5858F2AC" w14:textId="1C474806"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B17</w:t>
            </w:r>
            <w:r w:rsidR="00BE53B1" w:rsidRPr="00BE068B">
              <w:rPr>
                <w:rFonts w:ascii="Gill Sans MT" w:hAnsi="Gill Sans MT"/>
                <w:w w:val="105"/>
              </w:rPr>
              <w:t xml:space="preserve">. How many total days did you do </w:t>
            </w:r>
            <w:proofErr w:type="spellStart"/>
            <w:r w:rsidR="00BE53B1" w:rsidRPr="00BE068B">
              <w:rPr>
                <w:rFonts w:ascii="Gill Sans MT" w:hAnsi="Gill Sans MT"/>
                <w:w w:val="105"/>
              </w:rPr>
              <w:t>ganyu</w:t>
            </w:r>
            <w:proofErr w:type="spellEnd"/>
            <w:r w:rsidR="00BE53B1" w:rsidRPr="00BE068B">
              <w:rPr>
                <w:rFonts w:ascii="Gill Sans MT" w:hAnsi="Gill Sans MT"/>
                <w:w w:val="105"/>
              </w:rPr>
              <w:t xml:space="preserve"> in the last agricultural season? (</w:t>
            </w:r>
            <w:proofErr w:type="spellStart"/>
            <w:r w:rsidR="00BE53B1" w:rsidRPr="00BE068B">
              <w:rPr>
                <w:rFonts w:ascii="Gill Sans MT" w:hAnsi="Gill Sans MT"/>
                <w:b/>
                <w:w w:val="105"/>
              </w:rPr>
              <w:t>hiredays</w:t>
            </w:r>
            <w:proofErr w:type="spellEnd"/>
            <w:r w:rsidR="00BE53B1" w:rsidRPr="00BE068B">
              <w:rPr>
                <w:rFonts w:ascii="Gill Sans MT" w:hAnsi="Gill Sans MT"/>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BE068B" w:rsidRDefault="00BE53B1" w:rsidP="001512DD">
            <w:pPr>
              <w:spacing w:afterLines="20" w:after="48" w:line="240" w:lineRule="auto"/>
              <w:contextualSpacing/>
              <w:rPr>
                <w:rFonts w:ascii="Gill Sans MT" w:hAnsi="Gill Sans MT"/>
                <w:i/>
              </w:rPr>
            </w:pPr>
            <w:r w:rsidRPr="00BE068B">
              <w:rPr>
                <w:rFonts w:ascii="Gill Sans MT" w:hAnsi="Gill Sans MT"/>
                <w:i/>
              </w:rPr>
              <w:t>(Integer)</w:t>
            </w:r>
          </w:p>
        </w:tc>
      </w:tr>
      <w:tr w:rsidR="003D65F2" w:rsidRPr="00BE068B" w14:paraId="362776CE"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012C341" w14:textId="77777777" w:rsidR="003D65F2" w:rsidRPr="00BE068B" w:rsidRDefault="003D65F2" w:rsidP="001512DD">
            <w:pPr>
              <w:kinsoku w:val="0"/>
              <w:overflowPunct w:val="0"/>
              <w:spacing w:afterLines="20" w:after="48" w:line="240" w:lineRule="auto"/>
              <w:ind w:left="119"/>
              <w:contextualSpacing/>
              <w:rPr>
                <w:rFonts w:ascii="Gill Sans MT" w:hAnsi="Gill Sans MT"/>
                <w:w w:val="105"/>
              </w:rPr>
            </w:pPr>
          </w:p>
        </w:tc>
        <w:tc>
          <w:tcPr>
            <w:tcW w:w="4500" w:type="dxa"/>
            <w:tcBorders>
              <w:top w:val="single" w:sz="4" w:space="0" w:color="000000"/>
              <w:left w:val="single" w:sz="4" w:space="0" w:color="000000"/>
              <w:bottom w:val="single" w:sz="4" w:space="0" w:color="000000"/>
            </w:tcBorders>
          </w:tcPr>
          <w:p w14:paraId="276B13D4"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How would you describe the economic status of your family?</w:t>
            </w:r>
          </w:p>
        </w:tc>
        <w:tc>
          <w:tcPr>
            <w:tcW w:w="2936" w:type="dxa"/>
            <w:gridSpan w:val="4"/>
            <w:tcBorders>
              <w:top w:val="single" w:sz="4" w:space="0" w:color="000000"/>
              <w:bottom w:val="single" w:sz="4" w:space="0" w:color="000000"/>
            </w:tcBorders>
          </w:tcPr>
          <w:p w14:paraId="51E47405"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1= In need</w:t>
            </w:r>
          </w:p>
          <w:p w14:paraId="3C1B3404" w14:textId="77777777" w:rsidR="00D70197" w:rsidRDefault="003D65F2" w:rsidP="00BE068B">
            <w:pPr>
              <w:pStyle w:val="CommentText"/>
              <w:rPr>
                <w:rFonts w:ascii="Gill Sans MT" w:hAnsi="Gill Sans MT"/>
              </w:rPr>
            </w:pPr>
            <w:r w:rsidRPr="00BE068B">
              <w:rPr>
                <w:rFonts w:ascii="Gill Sans MT" w:hAnsi="Gill Sans MT"/>
                <w:w w:val="105"/>
              </w:rPr>
              <w:t xml:space="preserve">2= </w:t>
            </w:r>
            <w:r w:rsidR="00BE068B" w:rsidRPr="00BE068B">
              <w:rPr>
                <w:rFonts w:ascii="Gill Sans MT" w:hAnsi="Gill Sans MT"/>
              </w:rPr>
              <w:t>Household livelihoods allow a basic existence for its members</w:t>
            </w:r>
          </w:p>
          <w:p w14:paraId="4BBD1F64" w14:textId="7AA752A5" w:rsidR="00BE068B" w:rsidRPr="00D70197" w:rsidRDefault="00BE068B" w:rsidP="00BE068B">
            <w:pPr>
              <w:pStyle w:val="CommentText"/>
              <w:rPr>
                <w:rFonts w:ascii="Gill Sans MT" w:hAnsi="Gill Sans MT"/>
              </w:rPr>
            </w:pPr>
            <w:r w:rsidRPr="00BE068B">
              <w:rPr>
                <w:rFonts w:ascii="Gill Sans MT" w:hAnsi="Gill Sans MT"/>
              </w:rPr>
              <w:t>3=Household livelihoods allow a comfortable existence for its members, without attaining the community wealthy status</w:t>
            </w:r>
            <w:r w:rsidRPr="00BE068B" w:rsidDel="00BE068B">
              <w:rPr>
                <w:rFonts w:ascii="Gill Sans MT" w:hAnsi="Gill Sans MT"/>
                <w:w w:val="105"/>
              </w:rPr>
              <w:t xml:space="preserve"> </w:t>
            </w:r>
          </w:p>
          <w:p w14:paraId="190BD15E" w14:textId="77777777" w:rsidR="003D65F2" w:rsidRPr="00BE068B" w:rsidRDefault="003D65F2" w:rsidP="00BE068B">
            <w:pPr>
              <w:pStyle w:val="CommentText"/>
              <w:rPr>
                <w:rFonts w:ascii="Gill Sans MT" w:hAnsi="Gill Sans MT"/>
                <w:w w:val="105"/>
              </w:rPr>
            </w:pPr>
            <w:r w:rsidRPr="00BE068B">
              <w:rPr>
                <w:rFonts w:ascii="Gill Sans MT" w:hAnsi="Gill Sans MT"/>
                <w:w w:val="105"/>
              </w:rPr>
              <w:t>4= Wealthy</w:t>
            </w:r>
          </w:p>
          <w:p w14:paraId="590CF4ED"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888= Don’t know</w:t>
            </w:r>
          </w:p>
          <w:p w14:paraId="3AD95ECB" w14:textId="34751C9B"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999= Prefer not to respond</w:t>
            </w:r>
          </w:p>
        </w:tc>
        <w:tc>
          <w:tcPr>
            <w:tcW w:w="2520" w:type="dxa"/>
            <w:gridSpan w:val="4"/>
            <w:tcBorders>
              <w:top w:val="single" w:sz="18" w:space="0" w:color="000000"/>
              <w:left w:val="single" w:sz="18" w:space="0" w:color="000000"/>
              <w:bottom w:val="single" w:sz="18" w:space="0" w:color="000000"/>
              <w:right w:val="single" w:sz="18" w:space="0" w:color="000000"/>
            </w:tcBorders>
          </w:tcPr>
          <w:p w14:paraId="401664D8" w14:textId="3D34436F" w:rsidR="003D65F2" w:rsidRPr="00BE068B" w:rsidRDefault="003D65F2" w:rsidP="001512DD">
            <w:pPr>
              <w:spacing w:afterLines="20" w:after="48" w:line="240" w:lineRule="auto"/>
              <w:contextualSpacing/>
              <w:rPr>
                <w:rFonts w:ascii="Gill Sans MT" w:hAnsi="Gill Sans MT"/>
                <w:i/>
              </w:rPr>
            </w:pPr>
            <w:r w:rsidRPr="00BE068B">
              <w:rPr>
                <w:rFonts w:ascii="Gill Sans MT" w:hAnsi="Gill Sans MT"/>
                <w:i/>
              </w:rPr>
              <w:t>(Code)</w:t>
            </w:r>
          </w:p>
        </w:tc>
      </w:tr>
    </w:tbl>
    <w:p w14:paraId="4074218C" w14:textId="611D19D6" w:rsidR="00B71EAD" w:rsidRPr="00BE068B" w:rsidRDefault="00B71EAD" w:rsidP="001512DD">
      <w:pPr>
        <w:spacing w:afterLines="20" w:after="48" w:line="240" w:lineRule="auto"/>
        <w:contextualSpacing/>
        <w:rPr>
          <w:rFonts w:ascii="Gill Sans MT" w:eastAsia="Times New Roman" w:hAnsi="Gill Sans MT" w:cs="Times New Roman"/>
          <w:b/>
          <w:bCs/>
        </w:rPr>
      </w:pPr>
    </w:p>
    <w:p w14:paraId="16D5453F" w14:textId="77777777" w:rsidR="00A667B3" w:rsidRPr="00BE068B" w:rsidRDefault="00A667B3" w:rsidP="001512DD">
      <w:pPr>
        <w:spacing w:afterLines="20" w:after="48" w:line="240" w:lineRule="auto"/>
        <w:contextualSpacing/>
        <w:rPr>
          <w:rFonts w:ascii="Gill Sans MT" w:eastAsia="Times New Roman" w:hAnsi="Gill Sans MT" w:cs="Times New Roman"/>
          <w:b/>
          <w:bCs/>
        </w:rPr>
        <w:sectPr w:rsidR="00A667B3" w:rsidRPr="00BE068B" w:rsidSect="00512DC2">
          <w:footerReference w:type="default" r:id="rId9"/>
          <w:pgSz w:w="12240" w:h="15840"/>
          <w:pgMar w:top="1440" w:right="1080" w:bottom="1440" w:left="1080" w:header="720" w:footer="720" w:gutter="0"/>
          <w:cols w:space="720"/>
          <w:docGrid w:linePitch="360"/>
        </w:sectPr>
      </w:pPr>
    </w:p>
    <w:p w14:paraId="4BD25746" w14:textId="77777777" w:rsidR="00137629" w:rsidRPr="00BE068B" w:rsidRDefault="00707954" w:rsidP="001512DD">
      <w:pPr>
        <w:spacing w:after="0" w:line="240" w:lineRule="auto"/>
        <w:contextualSpacing/>
        <w:rPr>
          <w:rFonts w:ascii="Gill Sans MT" w:hAnsi="Gill Sans MT"/>
          <w:b/>
        </w:rPr>
      </w:pPr>
      <w:r w:rsidRPr="00BE068B">
        <w:rPr>
          <w:rFonts w:ascii="Gill Sans MT" w:hAnsi="Gill Sans MT"/>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369"/>
        <w:gridCol w:w="1800"/>
        <w:gridCol w:w="1440"/>
        <w:gridCol w:w="1260"/>
        <w:gridCol w:w="1350"/>
        <w:gridCol w:w="1530"/>
        <w:gridCol w:w="1980"/>
      </w:tblGrid>
      <w:tr w:rsidR="000427DF" w:rsidRPr="00BE068B" w14:paraId="754C3BFD" w14:textId="77777777" w:rsidTr="00BE068B">
        <w:trPr>
          <w:trHeight w:val="20"/>
        </w:trPr>
        <w:tc>
          <w:tcPr>
            <w:tcW w:w="715" w:type="dxa"/>
          </w:tcPr>
          <w:p w14:paraId="3707C619" w14:textId="77777777" w:rsidR="000427DF" w:rsidRPr="00BE068B" w:rsidRDefault="000427DF" w:rsidP="001512DD">
            <w:pPr>
              <w:contextualSpacing/>
              <w:jc w:val="center"/>
              <w:rPr>
                <w:rFonts w:ascii="Gill Sans MT" w:hAnsi="Gill Sans MT"/>
              </w:rPr>
            </w:pPr>
          </w:p>
        </w:tc>
        <w:tc>
          <w:tcPr>
            <w:tcW w:w="3369" w:type="dxa"/>
          </w:tcPr>
          <w:p w14:paraId="40477CF5" w14:textId="6EBD76CA" w:rsidR="000427DF" w:rsidRPr="00BE068B" w:rsidRDefault="000427DF" w:rsidP="000427DF">
            <w:pPr>
              <w:contextualSpacing/>
              <w:jc w:val="center"/>
              <w:rPr>
                <w:rFonts w:ascii="Gill Sans MT" w:hAnsi="Gill Sans MT"/>
              </w:rPr>
            </w:pPr>
            <w:r w:rsidRPr="00BE068B">
              <w:rPr>
                <w:rFonts w:ascii="Gill Sans MT" w:hAnsi="Gill Sans MT"/>
              </w:rPr>
              <w:t>C.1</w:t>
            </w:r>
          </w:p>
        </w:tc>
        <w:tc>
          <w:tcPr>
            <w:tcW w:w="1800" w:type="dxa"/>
          </w:tcPr>
          <w:p w14:paraId="11918E9C" w14:textId="360FA7FF" w:rsidR="000427DF" w:rsidRPr="00BE068B" w:rsidRDefault="000427DF" w:rsidP="000427DF">
            <w:pPr>
              <w:contextualSpacing/>
              <w:jc w:val="center"/>
              <w:rPr>
                <w:rFonts w:ascii="Gill Sans MT" w:hAnsi="Gill Sans MT"/>
              </w:rPr>
            </w:pPr>
            <w:r w:rsidRPr="00BE068B">
              <w:rPr>
                <w:rFonts w:ascii="Gill Sans MT" w:hAnsi="Gill Sans MT"/>
              </w:rPr>
              <w:t>C.2</w:t>
            </w:r>
          </w:p>
        </w:tc>
        <w:tc>
          <w:tcPr>
            <w:tcW w:w="1440" w:type="dxa"/>
          </w:tcPr>
          <w:p w14:paraId="1818B4B7" w14:textId="4EF57861" w:rsidR="000427DF" w:rsidRPr="00BE068B" w:rsidRDefault="000427DF" w:rsidP="000427DF">
            <w:pPr>
              <w:contextualSpacing/>
              <w:jc w:val="center"/>
              <w:rPr>
                <w:rFonts w:ascii="Gill Sans MT" w:hAnsi="Gill Sans MT"/>
              </w:rPr>
            </w:pPr>
            <w:r w:rsidRPr="00BE068B">
              <w:rPr>
                <w:rFonts w:ascii="Gill Sans MT" w:hAnsi="Gill Sans MT"/>
              </w:rPr>
              <w:t>C.3</w:t>
            </w:r>
          </w:p>
        </w:tc>
        <w:tc>
          <w:tcPr>
            <w:tcW w:w="1260" w:type="dxa"/>
          </w:tcPr>
          <w:p w14:paraId="06D9933F" w14:textId="48028AB9" w:rsidR="000427DF" w:rsidRPr="00BE068B" w:rsidRDefault="000427DF" w:rsidP="000427DF">
            <w:pPr>
              <w:contextualSpacing/>
              <w:jc w:val="center"/>
              <w:rPr>
                <w:rFonts w:ascii="Gill Sans MT" w:hAnsi="Gill Sans MT"/>
              </w:rPr>
            </w:pPr>
            <w:r w:rsidRPr="00BE068B">
              <w:rPr>
                <w:rFonts w:ascii="Gill Sans MT" w:hAnsi="Gill Sans MT"/>
              </w:rPr>
              <w:t>C.4</w:t>
            </w:r>
          </w:p>
        </w:tc>
        <w:tc>
          <w:tcPr>
            <w:tcW w:w="1350" w:type="dxa"/>
          </w:tcPr>
          <w:p w14:paraId="63F2854B" w14:textId="2490BEA4" w:rsidR="000427DF" w:rsidRPr="00BE068B" w:rsidRDefault="000427DF" w:rsidP="000427DF">
            <w:pPr>
              <w:contextualSpacing/>
              <w:jc w:val="center"/>
              <w:rPr>
                <w:rFonts w:ascii="Gill Sans MT" w:hAnsi="Gill Sans MT"/>
              </w:rPr>
            </w:pPr>
            <w:r w:rsidRPr="00BE068B">
              <w:rPr>
                <w:rFonts w:ascii="Gill Sans MT" w:hAnsi="Gill Sans MT"/>
              </w:rPr>
              <w:t>C.5</w:t>
            </w:r>
          </w:p>
        </w:tc>
        <w:tc>
          <w:tcPr>
            <w:tcW w:w="1530" w:type="dxa"/>
          </w:tcPr>
          <w:p w14:paraId="69F06AEE" w14:textId="5596813D" w:rsidR="000427DF" w:rsidRPr="00BE068B" w:rsidRDefault="000427DF" w:rsidP="000427DF">
            <w:pPr>
              <w:contextualSpacing/>
              <w:jc w:val="center"/>
              <w:rPr>
                <w:rFonts w:ascii="Gill Sans MT" w:hAnsi="Gill Sans MT"/>
              </w:rPr>
            </w:pPr>
            <w:r w:rsidRPr="00BE068B">
              <w:rPr>
                <w:rFonts w:ascii="Gill Sans MT" w:hAnsi="Gill Sans MT"/>
              </w:rPr>
              <w:t>C.6</w:t>
            </w:r>
          </w:p>
        </w:tc>
        <w:tc>
          <w:tcPr>
            <w:tcW w:w="1980" w:type="dxa"/>
          </w:tcPr>
          <w:p w14:paraId="474320C0" w14:textId="40CDBA23" w:rsidR="000427DF" w:rsidRPr="00BE068B" w:rsidRDefault="000427DF" w:rsidP="000427DF">
            <w:pPr>
              <w:contextualSpacing/>
              <w:jc w:val="center"/>
              <w:rPr>
                <w:rFonts w:ascii="Gill Sans MT" w:hAnsi="Gill Sans MT"/>
              </w:rPr>
            </w:pPr>
            <w:r w:rsidRPr="00BE068B">
              <w:rPr>
                <w:rFonts w:ascii="Gill Sans MT" w:hAnsi="Gill Sans MT"/>
              </w:rPr>
              <w:t>C.7</w:t>
            </w:r>
          </w:p>
        </w:tc>
      </w:tr>
      <w:tr w:rsidR="000427DF" w:rsidRPr="00BE068B" w14:paraId="37E71548" w14:textId="77777777" w:rsidTr="00BE068B">
        <w:trPr>
          <w:trHeight w:val="20"/>
        </w:trPr>
        <w:tc>
          <w:tcPr>
            <w:tcW w:w="715" w:type="dxa"/>
          </w:tcPr>
          <w:p w14:paraId="3B2B6B6F" w14:textId="4AFC6FAE" w:rsidR="00E62CDC" w:rsidRPr="00BE068B" w:rsidRDefault="00E62CDC" w:rsidP="001512DD">
            <w:pPr>
              <w:contextualSpacing/>
              <w:jc w:val="center"/>
              <w:rPr>
                <w:rFonts w:ascii="Gill Sans MT" w:hAnsi="Gill Sans MT"/>
              </w:rPr>
            </w:pPr>
            <w:r w:rsidRPr="00BE068B">
              <w:rPr>
                <w:rFonts w:ascii="Gill Sans MT" w:hAnsi="Gill Sans MT"/>
              </w:rPr>
              <w:t>ID Code</w:t>
            </w:r>
          </w:p>
        </w:tc>
        <w:tc>
          <w:tcPr>
            <w:tcW w:w="3369" w:type="dxa"/>
          </w:tcPr>
          <w:p w14:paraId="7BD8F3A8" w14:textId="77777777" w:rsidR="00E62CDC" w:rsidRPr="00BE068B" w:rsidRDefault="00E62CDC"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60B6775C" w14:textId="77777777" w:rsidR="00E62CDC" w:rsidRPr="00BE068B" w:rsidRDefault="00E62CDC" w:rsidP="001512DD">
            <w:pPr>
              <w:contextualSpacing/>
              <w:jc w:val="center"/>
              <w:rPr>
                <w:ins w:id="0" w:author="Heather Huntington" w:date="2014-10-30T14:49:00Z"/>
                <w:rFonts w:ascii="Gill Sans MT" w:hAnsi="Gill Sans MT"/>
                <w:i/>
              </w:rPr>
            </w:pPr>
            <w:r w:rsidRPr="00BE068B">
              <w:rPr>
                <w:rFonts w:ascii="Gill Sans MT" w:hAnsi="Gill Sans MT"/>
                <w:i/>
              </w:rPr>
              <w:t>First, middle, last name</w:t>
            </w:r>
          </w:p>
          <w:p w14:paraId="530DE9CD" w14:textId="77777777" w:rsidR="007B7340" w:rsidRPr="00BE068B" w:rsidRDefault="007B7340" w:rsidP="001512DD">
            <w:pPr>
              <w:contextualSpacing/>
              <w:jc w:val="center"/>
              <w:rPr>
                <w:ins w:id="1" w:author="Heather Huntington" w:date="2014-10-30T14:49:00Z"/>
                <w:rFonts w:ascii="Gill Sans MT" w:hAnsi="Gill Sans MT"/>
                <w:i/>
              </w:rPr>
            </w:pPr>
          </w:p>
          <w:p w14:paraId="0BC55B9E" w14:textId="3888DC3F" w:rsidR="007B7340" w:rsidRPr="00BE068B" w:rsidRDefault="007B7340" w:rsidP="001512DD">
            <w:pPr>
              <w:contextualSpacing/>
              <w:jc w:val="center"/>
              <w:rPr>
                <w:rFonts w:ascii="Gill Sans MT" w:hAnsi="Gill Sans MT"/>
                <w:i/>
              </w:rPr>
            </w:pPr>
          </w:p>
        </w:tc>
        <w:tc>
          <w:tcPr>
            <w:tcW w:w="1800" w:type="dxa"/>
          </w:tcPr>
          <w:p w14:paraId="3D7D3CB0" w14:textId="5D510F46" w:rsidR="00E62CDC" w:rsidRPr="00BE068B" w:rsidRDefault="00E62CDC" w:rsidP="001512DD">
            <w:pPr>
              <w:contextualSpacing/>
              <w:jc w:val="center"/>
              <w:rPr>
                <w:rFonts w:ascii="Gill Sans MT" w:hAnsi="Gill Sans MT"/>
              </w:rPr>
            </w:pPr>
            <w:r w:rsidRPr="00BE068B">
              <w:rPr>
                <w:rFonts w:ascii="Gill Sans MT" w:hAnsi="Gill Sans MT"/>
              </w:rPr>
              <w:t>Gender?</w:t>
            </w:r>
          </w:p>
          <w:p w14:paraId="47EE698E" w14:textId="77777777" w:rsidR="00E62CDC" w:rsidRPr="00BE068B" w:rsidRDefault="00E62CDC" w:rsidP="001512DD">
            <w:pPr>
              <w:contextualSpacing/>
              <w:jc w:val="center"/>
              <w:rPr>
                <w:rFonts w:ascii="Gill Sans MT" w:hAnsi="Gill Sans MT"/>
              </w:rPr>
            </w:pPr>
          </w:p>
          <w:p w14:paraId="713B21C7" w14:textId="088DEDF4" w:rsidR="00E62CDC" w:rsidRPr="00BE068B" w:rsidRDefault="00E62CDC" w:rsidP="001512DD">
            <w:pPr>
              <w:contextualSpacing/>
              <w:jc w:val="center"/>
              <w:rPr>
                <w:rFonts w:ascii="Gill Sans MT" w:hAnsi="Gill Sans MT"/>
              </w:rPr>
            </w:pPr>
            <w:r w:rsidRPr="00BE068B">
              <w:rPr>
                <w:rFonts w:ascii="Gill Sans MT" w:eastAsiaTheme="minorEastAsia" w:hAnsi="Gill Sans MT"/>
                <w:lang w:eastAsia="zh-CN"/>
              </w:rPr>
              <w:t>1=Male</w:t>
            </w:r>
          </w:p>
          <w:p w14:paraId="48456748" w14:textId="77777777" w:rsidR="00E62CDC" w:rsidRPr="00BE068B" w:rsidRDefault="00E62CDC" w:rsidP="001512DD">
            <w:pPr>
              <w:contextualSpacing/>
              <w:jc w:val="center"/>
              <w:rPr>
                <w:ins w:id="2" w:author="Stickler, Mercedes M. (E3/LTRM)" w:date="2014-09-22T15:50:00Z"/>
                <w:rFonts w:ascii="Gill Sans MT" w:eastAsiaTheme="minorEastAsia" w:hAnsi="Gill Sans MT"/>
                <w:lang w:eastAsia="zh-CN"/>
              </w:rPr>
            </w:pPr>
            <w:r w:rsidRPr="00BE068B">
              <w:rPr>
                <w:rFonts w:ascii="Gill Sans MT" w:eastAsiaTheme="minorEastAsia" w:hAnsi="Gill Sans MT"/>
                <w:lang w:eastAsia="zh-CN"/>
              </w:rPr>
              <w:t>2=Female</w:t>
            </w:r>
          </w:p>
          <w:p w14:paraId="2D586B28" w14:textId="11A642B2" w:rsidR="00755280" w:rsidRPr="00BE068B" w:rsidRDefault="00755280" w:rsidP="001512DD">
            <w:pPr>
              <w:contextualSpacing/>
              <w:jc w:val="center"/>
              <w:rPr>
                <w:rFonts w:ascii="Gill Sans MT" w:hAnsi="Gill Sans MT"/>
              </w:rPr>
            </w:pPr>
            <w:r w:rsidRPr="00BE068B">
              <w:rPr>
                <w:rFonts w:ascii="Gill Sans MT" w:eastAsiaTheme="minorEastAsia" w:hAnsi="Gill Sans MT"/>
                <w:lang w:eastAsia="zh-CN"/>
              </w:rPr>
              <w:t>999=Prefer not to respond</w:t>
            </w:r>
          </w:p>
        </w:tc>
        <w:tc>
          <w:tcPr>
            <w:tcW w:w="1440" w:type="dxa"/>
          </w:tcPr>
          <w:p w14:paraId="5BC57947" w14:textId="09C3C673" w:rsidR="00E62CDC" w:rsidRPr="00BE068B" w:rsidRDefault="00E62CDC" w:rsidP="001512DD">
            <w:pPr>
              <w:contextualSpacing/>
              <w:jc w:val="center"/>
              <w:rPr>
                <w:rFonts w:ascii="Gill Sans MT" w:hAnsi="Gill Sans MT"/>
              </w:rPr>
            </w:pPr>
            <w:r w:rsidRPr="00BE068B">
              <w:rPr>
                <w:rFonts w:ascii="Gill Sans MT" w:hAnsi="Gill Sans MT"/>
              </w:rPr>
              <w:t>Age?</w:t>
            </w:r>
          </w:p>
          <w:p w14:paraId="34139E32" w14:textId="7818E90F" w:rsidR="00E62CDC" w:rsidRPr="00BE068B" w:rsidRDefault="00E62CDC" w:rsidP="001512DD">
            <w:pPr>
              <w:contextualSpacing/>
              <w:jc w:val="center"/>
              <w:rPr>
                <w:rFonts w:ascii="Gill Sans MT" w:hAnsi="Gill Sans MT"/>
                <w:i/>
              </w:rPr>
            </w:pPr>
            <w:r w:rsidRPr="00BE068B">
              <w:rPr>
                <w:rFonts w:ascii="Gill Sans MT" w:hAnsi="Gill Sans MT"/>
                <w:i/>
              </w:rPr>
              <w:t>For children under 1 year, write 0. If the respondent doesn’t know, write 888.</w:t>
            </w:r>
          </w:p>
        </w:tc>
        <w:tc>
          <w:tcPr>
            <w:tcW w:w="1260" w:type="dxa"/>
          </w:tcPr>
          <w:p w14:paraId="0CD4BC03" w14:textId="77777777" w:rsidR="00E62CDC" w:rsidRPr="00BE068B" w:rsidRDefault="00E62CDC" w:rsidP="001512DD">
            <w:pPr>
              <w:contextualSpacing/>
              <w:jc w:val="center"/>
              <w:rPr>
                <w:rFonts w:ascii="Gill Sans MT" w:hAnsi="Gill Sans MT"/>
              </w:rPr>
            </w:pPr>
            <w:r w:rsidRPr="00BE068B">
              <w:rPr>
                <w:rFonts w:ascii="Gill Sans MT" w:hAnsi="Gill Sans MT"/>
              </w:rPr>
              <w:t>Relationship to the head?</w:t>
            </w:r>
          </w:p>
          <w:p w14:paraId="0A141D7D" w14:textId="77777777" w:rsidR="000427DF" w:rsidRPr="00BE068B" w:rsidRDefault="000427DF" w:rsidP="001512DD">
            <w:pPr>
              <w:contextualSpacing/>
              <w:jc w:val="center"/>
              <w:rPr>
                <w:rFonts w:ascii="Gill Sans MT" w:hAnsi="Gill Sans MT"/>
                <w:i/>
              </w:rPr>
            </w:pPr>
          </w:p>
          <w:p w14:paraId="6FA8B4A2" w14:textId="5E58A739" w:rsidR="000427DF" w:rsidRPr="00BE068B" w:rsidRDefault="000427DF" w:rsidP="001512DD">
            <w:pPr>
              <w:contextualSpacing/>
              <w:jc w:val="center"/>
              <w:rPr>
                <w:rFonts w:ascii="Gill Sans MT" w:hAnsi="Gill Sans MT"/>
                <w:i/>
              </w:rPr>
            </w:pPr>
            <w:r w:rsidRPr="00BE068B">
              <w:rPr>
                <w:rFonts w:ascii="Gill Sans MT" w:hAnsi="Gill Sans MT"/>
                <w:i/>
              </w:rPr>
              <w:t>See code 101</w:t>
            </w:r>
          </w:p>
        </w:tc>
        <w:tc>
          <w:tcPr>
            <w:tcW w:w="1350" w:type="dxa"/>
          </w:tcPr>
          <w:p w14:paraId="4203EBC2" w14:textId="0936E2EC" w:rsidR="00C14ED2" w:rsidRPr="00BE068B" w:rsidRDefault="00C14ED2" w:rsidP="001512DD">
            <w:pPr>
              <w:contextualSpacing/>
              <w:jc w:val="center"/>
              <w:rPr>
                <w:rFonts w:ascii="Gill Sans MT" w:hAnsi="Gill Sans MT"/>
                <w:i/>
              </w:rPr>
            </w:pPr>
            <w:r w:rsidRPr="00BE068B">
              <w:rPr>
                <w:rFonts w:ascii="Gill Sans MT" w:hAnsi="Gill Sans MT"/>
                <w:i/>
              </w:rPr>
              <w:t>If age&gt;3</w:t>
            </w:r>
          </w:p>
          <w:p w14:paraId="0ACCE278" w14:textId="77777777" w:rsidR="00E62CDC" w:rsidRPr="00BE068B" w:rsidRDefault="00E62CDC" w:rsidP="001512DD">
            <w:pPr>
              <w:contextualSpacing/>
              <w:jc w:val="center"/>
              <w:rPr>
                <w:rFonts w:ascii="Gill Sans MT" w:hAnsi="Gill Sans MT"/>
              </w:rPr>
            </w:pPr>
            <w:r w:rsidRPr="00BE068B">
              <w:rPr>
                <w:rFonts w:ascii="Gill Sans MT" w:hAnsi="Gill Sans MT"/>
              </w:rPr>
              <w:t>Highest level of education?</w:t>
            </w:r>
          </w:p>
          <w:p w14:paraId="73E44F1D" w14:textId="77777777" w:rsidR="000427DF" w:rsidRPr="00BE068B" w:rsidRDefault="000427DF" w:rsidP="001512DD">
            <w:pPr>
              <w:contextualSpacing/>
              <w:jc w:val="center"/>
              <w:rPr>
                <w:rFonts w:ascii="Gill Sans MT" w:hAnsi="Gill Sans MT"/>
              </w:rPr>
            </w:pPr>
          </w:p>
          <w:p w14:paraId="3626AE34" w14:textId="72B48B83" w:rsidR="000427DF" w:rsidRPr="00BE068B" w:rsidRDefault="000427DF" w:rsidP="001512DD">
            <w:pPr>
              <w:contextualSpacing/>
              <w:jc w:val="center"/>
              <w:rPr>
                <w:rFonts w:ascii="Gill Sans MT" w:hAnsi="Gill Sans MT"/>
                <w:i/>
              </w:rPr>
            </w:pPr>
            <w:r w:rsidRPr="00BE068B">
              <w:rPr>
                <w:rFonts w:ascii="Gill Sans MT" w:hAnsi="Gill Sans MT"/>
                <w:i/>
              </w:rPr>
              <w:t>See code 102</w:t>
            </w:r>
          </w:p>
        </w:tc>
        <w:tc>
          <w:tcPr>
            <w:tcW w:w="1530" w:type="dxa"/>
          </w:tcPr>
          <w:p w14:paraId="6D165855" w14:textId="421B8DEF"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3213D7CD" w14:textId="77777777" w:rsidR="00E62CDC" w:rsidRPr="00BE068B" w:rsidRDefault="00E62CDC" w:rsidP="001512DD">
            <w:pPr>
              <w:contextualSpacing/>
              <w:jc w:val="center"/>
              <w:rPr>
                <w:rFonts w:ascii="Gill Sans MT" w:hAnsi="Gill Sans MT"/>
              </w:rPr>
            </w:pPr>
            <w:r w:rsidRPr="00BE068B">
              <w:rPr>
                <w:rFonts w:ascii="Gill Sans MT" w:hAnsi="Gill Sans MT"/>
              </w:rPr>
              <w:t>Currently enrolled in school?</w:t>
            </w:r>
          </w:p>
          <w:p w14:paraId="4F0D8895" w14:textId="3ED1A4C0" w:rsidR="00E62CDC" w:rsidRPr="00BE068B" w:rsidRDefault="00C14ED2" w:rsidP="00C14ED2">
            <w:pPr>
              <w:contextualSpacing/>
              <w:jc w:val="center"/>
              <w:rPr>
                <w:rFonts w:ascii="Gill Sans MT" w:hAnsi="Gill Sans MT"/>
              </w:rPr>
            </w:pPr>
            <w:r w:rsidRPr="00BE068B">
              <w:rPr>
                <w:rFonts w:ascii="Gill Sans MT" w:hAnsi="Gill Sans MT"/>
              </w:rPr>
              <w:t>0</w:t>
            </w:r>
            <w:r w:rsidR="00E62CDC" w:rsidRPr="00BE068B">
              <w:rPr>
                <w:rFonts w:ascii="Gill Sans MT" w:hAnsi="Gill Sans MT"/>
              </w:rPr>
              <w:t>=No</w:t>
            </w:r>
          </w:p>
          <w:p w14:paraId="33197FE7" w14:textId="7656020B" w:rsidR="00E62CDC" w:rsidRPr="00BE068B" w:rsidRDefault="00C14ED2" w:rsidP="001512DD">
            <w:pPr>
              <w:contextualSpacing/>
              <w:jc w:val="center"/>
              <w:rPr>
                <w:rFonts w:ascii="Gill Sans MT" w:hAnsi="Gill Sans MT"/>
              </w:rPr>
            </w:pPr>
            <w:r w:rsidRPr="00BE068B">
              <w:rPr>
                <w:rFonts w:ascii="Gill Sans MT" w:hAnsi="Gill Sans MT"/>
              </w:rPr>
              <w:t>1</w:t>
            </w:r>
            <w:r w:rsidR="00E62CDC" w:rsidRPr="00BE068B">
              <w:rPr>
                <w:rFonts w:ascii="Gill Sans MT" w:hAnsi="Gill Sans MT"/>
              </w:rPr>
              <w:t>=Yes</w:t>
            </w:r>
          </w:p>
          <w:p w14:paraId="04F5C468" w14:textId="48A75C7E" w:rsidR="00C14ED2" w:rsidRPr="00BE068B" w:rsidRDefault="00C14ED2" w:rsidP="001512DD">
            <w:pPr>
              <w:contextualSpacing/>
              <w:jc w:val="center"/>
              <w:rPr>
                <w:rFonts w:ascii="Gill Sans MT" w:hAnsi="Gill Sans MT"/>
                <w:i/>
              </w:rPr>
            </w:pPr>
            <w:r w:rsidRPr="00BE068B">
              <w:rPr>
                <w:rFonts w:ascii="Gill Sans MT" w:hAnsi="Gill Sans MT"/>
                <w:i/>
              </w:rPr>
              <w:t xml:space="preserve">If 1, skip C7 </w:t>
            </w:r>
          </w:p>
        </w:tc>
        <w:tc>
          <w:tcPr>
            <w:tcW w:w="1980" w:type="dxa"/>
          </w:tcPr>
          <w:p w14:paraId="0FE0F5DF" w14:textId="26C222D2"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1098B6" w14:textId="64239DC3" w:rsidR="000427DF" w:rsidRPr="00BE068B" w:rsidRDefault="00E62CDC" w:rsidP="00C14ED2">
            <w:pPr>
              <w:contextualSpacing/>
              <w:jc w:val="center"/>
              <w:rPr>
                <w:rFonts w:ascii="Gill Sans MT" w:hAnsi="Gill Sans MT"/>
              </w:rPr>
            </w:pPr>
            <w:r w:rsidRPr="00BE068B">
              <w:rPr>
                <w:rFonts w:ascii="Gill Sans MT" w:hAnsi="Gill Sans MT"/>
              </w:rPr>
              <w:t>Why is the respondent not currently in school?</w:t>
            </w:r>
          </w:p>
          <w:p w14:paraId="66C91AEC" w14:textId="77777777" w:rsidR="000427DF" w:rsidRPr="00BE068B" w:rsidRDefault="000427DF" w:rsidP="001512DD">
            <w:pPr>
              <w:contextualSpacing/>
              <w:jc w:val="center"/>
              <w:rPr>
                <w:rFonts w:ascii="Gill Sans MT" w:hAnsi="Gill Sans MT"/>
                <w:i/>
              </w:rPr>
            </w:pPr>
            <w:r w:rsidRPr="00BE068B">
              <w:rPr>
                <w:rFonts w:ascii="Gill Sans MT" w:hAnsi="Gill Sans MT"/>
                <w:i/>
              </w:rPr>
              <w:t>See code 103</w:t>
            </w:r>
          </w:p>
          <w:p w14:paraId="56D57976" w14:textId="77777777" w:rsidR="000427DF" w:rsidRPr="00BE068B" w:rsidRDefault="000427DF" w:rsidP="001512DD">
            <w:pPr>
              <w:contextualSpacing/>
              <w:jc w:val="center"/>
              <w:rPr>
                <w:rFonts w:ascii="Gill Sans MT" w:hAnsi="Gill Sans MT"/>
                <w:i/>
              </w:rPr>
            </w:pPr>
            <w:r w:rsidRPr="00BE068B">
              <w:rPr>
                <w:rFonts w:ascii="Gill Sans MT" w:hAnsi="Gill Sans MT"/>
                <w:i/>
              </w:rPr>
              <w:t>Probe and code, select all that apply</w:t>
            </w:r>
          </w:p>
          <w:p w14:paraId="637C7025" w14:textId="3F2B016F" w:rsidR="00C14ED2" w:rsidRPr="00BE068B" w:rsidRDefault="00C14ED2" w:rsidP="001512DD">
            <w:pPr>
              <w:contextualSpacing/>
              <w:jc w:val="center"/>
              <w:rPr>
                <w:rFonts w:ascii="Gill Sans MT" w:hAnsi="Gill Sans MT"/>
                <w:i/>
              </w:rPr>
            </w:pPr>
            <w:r w:rsidRPr="00BE068B">
              <w:rPr>
                <w:rFonts w:ascii="Gill Sans MT" w:hAnsi="Gill Sans MT"/>
                <w:i/>
              </w:rPr>
              <w:t>Skip to C.13</w:t>
            </w:r>
          </w:p>
        </w:tc>
      </w:tr>
      <w:tr w:rsidR="000427DF" w:rsidRPr="00BE068B" w14:paraId="1CB94148" w14:textId="77777777" w:rsidTr="00BE068B">
        <w:trPr>
          <w:trHeight w:val="20"/>
        </w:trPr>
        <w:tc>
          <w:tcPr>
            <w:tcW w:w="715" w:type="dxa"/>
          </w:tcPr>
          <w:p w14:paraId="21ED2BE4" w14:textId="77777777" w:rsidR="008C2BC1" w:rsidRPr="00BE068B" w:rsidRDefault="008C2BC1" w:rsidP="001512DD">
            <w:pPr>
              <w:contextualSpacing/>
              <w:jc w:val="center"/>
              <w:rPr>
                <w:rFonts w:ascii="Gill Sans MT" w:hAnsi="Gill Sans MT"/>
              </w:rPr>
            </w:pPr>
          </w:p>
        </w:tc>
        <w:tc>
          <w:tcPr>
            <w:tcW w:w="3369" w:type="dxa"/>
          </w:tcPr>
          <w:p w14:paraId="22B99D00" w14:textId="77777777" w:rsidR="008C2BC1" w:rsidRPr="00BE068B" w:rsidRDefault="008C2BC1" w:rsidP="001512DD">
            <w:pPr>
              <w:contextualSpacing/>
              <w:jc w:val="center"/>
              <w:rPr>
                <w:rFonts w:ascii="Gill Sans MT" w:hAnsi="Gill Sans MT"/>
              </w:rPr>
            </w:pPr>
          </w:p>
        </w:tc>
        <w:tc>
          <w:tcPr>
            <w:tcW w:w="1800" w:type="dxa"/>
          </w:tcPr>
          <w:p w14:paraId="45C8D44E" w14:textId="77777777" w:rsidR="008C2BC1" w:rsidRPr="00BE068B" w:rsidRDefault="008C2BC1" w:rsidP="001512DD">
            <w:pPr>
              <w:contextualSpacing/>
              <w:jc w:val="center"/>
              <w:rPr>
                <w:rFonts w:ascii="Gill Sans MT" w:hAnsi="Gill Sans MT"/>
              </w:rPr>
            </w:pPr>
          </w:p>
        </w:tc>
        <w:tc>
          <w:tcPr>
            <w:tcW w:w="1440" w:type="dxa"/>
          </w:tcPr>
          <w:p w14:paraId="44857CDE" w14:textId="77777777" w:rsidR="008C2BC1" w:rsidRPr="00BE068B" w:rsidRDefault="008C2BC1" w:rsidP="001512DD">
            <w:pPr>
              <w:contextualSpacing/>
              <w:jc w:val="center"/>
              <w:rPr>
                <w:rFonts w:ascii="Gill Sans MT" w:hAnsi="Gill Sans MT"/>
              </w:rPr>
            </w:pPr>
          </w:p>
        </w:tc>
        <w:tc>
          <w:tcPr>
            <w:tcW w:w="1260" w:type="dxa"/>
          </w:tcPr>
          <w:p w14:paraId="501423E5" w14:textId="77777777" w:rsidR="008C2BC1" w:rsidRPr="00BE068B" w:rsidRDefault="008C2BC1" w:rsidP="001512DD">
            <w:pPr>
              <w:contextualSpacing/>
              <w:jc w:val="center"/>
              <w:rPr>
                <w:rFonts w:ascii="Gill Sans MT" w:hAnsi="Gill Sans MT"/>
              </w:rPr>
            </w:pPr>
          </w:p>
        </w:tc>
        <w:tc>
          <w:tcPr>
            <w:tcW w:w="1350" w:type="dxa"/>
          </w:tcPr>
          <w:p w14:paraId="2FB1DA77" w14:textId="77777777" w:rsidR="008C2BC1" w:rsidRPr="00BE068B" w:rsidRDefault="008C2BC1" w:rsidP="001512DD">
            <w:pPr>
              <w:contextualSpacing/>
              <w:jc w:val="center"/>
              <w:rPr>
                <w:rFonts w:ascii="Gill Sans MT" w:hAnsi="Gill Sans MT"/>
              </w:rPr>
            </w:pPr>
          </w:p>
        </w:tc>
        <w:tc>
          <w:tcPr>
            <w:tcW w:w="1530" w:type="dxa"/>
          </w:tcPr>
          <w:p w14:paraId="5516CBA4" w14:textId="77777777" w:rsidR="008C2BC1" w:rsidRPr="00BE068B" w:rsidRDefault="008C2BC1" w:rsidP="001512DD">
            <w:pPr>
              <w:contextualSpacing/>
              <w:jc w:val="center"/>
              <w:rPr>
                <w:rFonts w:ascii="Gill Sans MT" w:hAnsi="Gill Sans MT"/>
              </w:rPr>
            </w:pPr>
          </w:p>
        </w:tc>
        <w:tc>
          <w:tcPr>
            <w:tcW w:w="1980" w:type="dxa"/>
          </w:tcPr>
          <w:p w14:paraId="668F2632" w14:textId="77777777" w:rsidR="008C2BC1" w:rsidRPr="00BE068B" w:rsidRDefault="008C2BC1" w:rsidP="001512DD">
            <w:pPr>
              <w:contextualSpacing/>
              <w:jc w:val="center"/>
              <w:rPr>
                <w:rFonts w:ascii="Gill Sans MT" w:hAnsi="Gill Sans MT"/>
              </w:rPr>
            </w:pPr>
          </w:p>
        </w:tc>
      </w:tr>
      <w:tr w:rsidR="000427DF" w:rsidRPr="00BE068B" w14:paraId="51B91415" w14:textId="77777777" w:rsidTr="00BE068B">
        <w:trPr>
          <w:trHeight w:val="20"/>
        </w:trPr>
        <w:tc>
          <w:tcPr>
            <w:tcW w:w="715" w:type="dxa"/>
          </w:tcPr>
          <w:p w14:paraId="3E613D3D" w14:textId="6811C6B4" w:rsidR="00A667B3" w:rsidRPr="00BE068B" w:rsidRDefault="00E62CDC" w:rsidP="001512DD">
            <w:pPr>
              <w:contextualSpacing/>
              <w:jc w:val="center"/>
              <w:rPr>
                <w:rFonts w:ascii="Gill Sans MT" w:hAnsi="Gill Sans MT"/>
              </w:rPr>
            </w:pPr>
            <w:r w:rsidRPr="00BE068B">
              <w:rPr>
                <w:rFonts w:ascii="Gill Sans MT" w:hAnsi="Gill Sans MT"/>
              </w:rPr>
              <w:t>1</w:t>
            </w:r>
          </w:p>
        </w:tc>
        <w:tc>
          <w:tcPr>
            <w:tcW w:w="3369" w:type="dxa"/>
          </w:tcPr>
          <w:p w14:paraId="337728A6" w14:textId="77777777" w:rsidR="00A667B3" w:rsidRPr="00BE068B" w:rsidRDefault="00A667B3" w:rsidP="001512DD">
            <w:pPr>
              <w:contextualSpacing/>
              <w:jc w:val="center"/>
              <w:rPr>
                <w:rFonts w:ascii="Gill Sans MT" w:hAnsi="Gill Sans MT"/>
              </w:rPr>
            </w:pPr>
          </w:p>
        </w:tc>
        <w:tc>
          <w:tcPr>
            <w:tcW w:w="1800" w:type="dxa"/>
          </w:tcPr>
          <w:p w14:paraId="7D5F39D3" w14:textId="77777777" w:rsidR="00A667B3" w:rsidRPr="00BE068B" w:rsidRDefault="00A667B3" w:rsidP="001512DD">
            <w:pPr>
              <w:contextualSpacing/>
              <w:jc w:val="center"/>
              <w:rPr>
                <w:rFonts w:ascii="Gill Sans MT" w:hAnsi="Gill Sans MT"/>
              </w:rPr>
            </w:pPr>
          </w:p>
        </w:tc>
        <w:tc>
          <w:tcPr>
            <w:tcW w:w="1440" w:type="dxa"/>
          </w:tcPr>
          <w:p w14:paraId="493A4578" w14:textId="77777777" w:rsidR="00A667B3" w:rsidRPr="00BE068B" w:rsidRDefault="00A667B3" w:rsidP="001512DD">
            <w:pPr>
              <w:contextualSpacing/>
              <w:jc w:val="center"/>
              <w:rPr>
                <w:rFonts w:ascii="Gill Sans MT" w:hAnsi="Gill Sans MT"/>
              </w:rPr>
            </w:pPr>
          </w:p>
        </w:tc>
        <w:tc>
          <w:tcPr>
            <w:tcW w:w="1260" w:type="dxa"/>
          </w:tcPr>
          <w:p w14:paraId="5B87E322" w14:textId="77777777" w:rsidR="00A667B3" w:rsidRPr="00BE068B" w:rsidRDefault="00A667B3" w:rsidP="001512DD">
            <w:pPr>
              <w:contextualSpacing/>
              <w:jc w:val="center"/>
              <w:rPr>
                <w:rFonts w:ascii="Gill Sans MT" w:hAnsi="Gill Sans MT"/>
              </w:rPr>
            </w:pPr>
          </w:p>
        </w:tc>
        <w:tc>
          <w:tcPr>
            <w:tcW w:w="1350" w:type="dxa"/>
          </w:tcPr>
          <w:p w14:paraId="072187B1" w14:textId="77777777" w:rsidR="00A667B3" w:rsidRPr="00BE068B" w:rsidRDefault="00A667B3" w:rsidP="001512DD">
            <w:pPr>
              <w:contextualSpacing/>
              <w:jc w:val="center"/>
              <w:rPr>
                <w:rFonts w:ascii="Gill Sans MT" w:hAnsi="Gill Sans MT"/>
              </w:rPr>
            </w:pPr>
          </w:p>
        </w:tc>
        <w:tc>
          <w:tcPr>
            <w:tcW w:w="1530" w:type="dxa"/>
          </w:tcPr>
          <w:p w14:paraId="2C5F39D7" w14:textId="77777777" w:rsidR="00A667B3" w:rsidRPr="00BE068B" w:rsidRDefault="00A667B3" w:rsidP="001512DD">
            <w:pPr>
              <w:contextualSpacing/>
              <w:jc w:val="center"/>
              <w:rPr>
                <w:rFonts w:ascii="Gill Sans MT" w:hAnsi="Gill Sans MT"/>
              </w:rPr>
            </w:pPr>
          </w:p>
        </w:tc>
        <w:tc>
          <w:tcPr>
            <w:tcW w:w="1980" w:type="dxa"/>
          </w:tcPr>
          <w:p w14:paraId="5C3AAAD8" w14:textId="77777777" w:rsidR="00A667B3" w:rsidRPr="00BE068B" w:rsidRDefault="00A667B3" w:rsidP="001512DD">
            <w:pPr>
              <w:contextualSpacing/>
              <w:jc w:val="center"/>
              <w:rPr>
                <w:rFonts w:ascii="Gill Sans MT" w:hAnsi="Gill Sans MT"/>
              </w:rPr>
            </w:pPr>
          </w:p>
        </w:tc>
      </w:tr>
      <w:tr w:rsidR="000427DF" w:rsidRPr="00BE068B" w14:paraId="2D0F38CB" w14:textId="77777777" w:rsidTr="00BE068B">
        <w:trPr>
          <w:trHeight w:val="20"/>
        </w:trPr>
        <w:tc>
          <w:tcPr>
            <w:tcW w:w="715" w:type="dxa"/>
          </w:tcPr>
          <w:p w14:paraId="44444DE2" w14:textId="0D00E86C" w:rsidR="00A667B3" w:rsidRPr="00BE068B" w:rsidRDefault="00E62CDC" w:rsidP="001512DD">
            <w:pPr>
              <w:contextualSpacing/>
              <w:jc w:val="center"/>
              <w:rPr>
                <w:rFonts w:ascii="Gill Sans MT" w:hAnsi="Gill Sans MT"/>
              </w:rPr>
            </w:pPr>
            <w:r w:rsidRPr="00BE068B">
              <w:rPr>
                <w:rFonts w:ascii="Gill Sans MT" w:hAnsi="Gill Sans MT"/>
              </w:rPr>
              <w:t>2</w:t>
            </w:r>
          </w:p>
        </w:tc>
        <w:tc>
          <w:tcPr>
            <w:tcW w:w="3369" w:type="dxa"/>
          </w:tcPr>
          <w:p w14:paraId="0B6CB24B" w14:textId="77777777" w:rsidR="00A667B3" w:rsidRPr="00BE068B" w:rsidRDefault="00A667B3" w:rsidP="001512DD">
            <w:pPr>
              <w:contextualSpacing/>
              <w:jc w:val="center"/>
              <w:rPr>
                <w:rFonts w:ascii="Gill Sans MT" w:hAnsi="Gill Sans MT"/>
              </w:rPr>
            </w:pPr>
          </w:p>
        </w:tc>
        <w:tc>
          <w:tcPr>
            <w:tcW w:w="1800" w:type="dxa"/>
          </w:tcPr>
          <w:p w14:paraId="64009CE5" w14:textId="77777777" w:rsidR="00A667B3" w:rsidRPr="00BE068B" w:rsidRDefault="00A667B3" w:rsidP="001512DD">
            <w:pPr>
              <w:contextualSpacing/>
              <w:jc w:val="center"/>
              <w:rPr>
                <w:rFonts w:ascii="Gill Sans MT" w:hAnsi="Gill Sans MT"/>
              </w:rPr>
            </w:pPr>
          </w:p>
        </w:tc>
        <w:tc>
          <w:tcPr>
            <w:tcW w:w="1440" w:type="dxa"/>
          </w:tcPr>
          <w:p w14:paraId="068FD922" w14:textId="77777777" w:rsidR="00A667B3" w:rsidRPr="00BE068B" w:rsidRDefault="00A667B3" w:rsidP="001512DD">
            <w:pPr>
              <w:contextualSpacing/>
              <w:jc w:val="center"/>
              <w:rPr>
                <w:rFonts w:ascii="Gill Sans MT" w:hAnsi="Gill Sans MT"/>
              </w:rPr>
            </w:pPr>
          </w:p>
        </w:tc>
        <w:tc>
          <w:tcPr>
            <w:tcW w:w="1260" w:type="dxa"/>
          </w:tcPr>
          <w:p w14:paraId="57899BF5" w14:textId="77777777" w:rsidR="00A667B3" w:rsidRPr="00BE068B" w:rsidRDefault="00A667B3" w:rsidP="001512DD">
            <w:pPr>
              <w:contextualSpacing/>
              <w:jc w:val="center"/>
              <w:rPr>
                <w:rFonts w:ascii="Gill Sans MT" w:hAnsi="Gill Sans MT"/>
              </w:rPr>
            </w:pPr>
          </w:p>
        </w:tc>
        <w:tc>
          <w:tcPr>
            <w:tcW w:w="1350" w:type="dxa"/>
          </w:tcPr>
          <w:p w14:paraId="5530DF18" w14:textId="77777777" w:rsidR="00A667B3" w:rsidRPr="00BE068B" w:rsidRDefault="00A667B3" w:rsidP="001512DD">
            <w:pPr>
              <w:contextualSpacing/>
              <w:jc w:val="center"/>
              <w:rPr>
                <w:rFonts w:ascii="Gill Sans MT" w:hAnsi="Gill Sans MT"/>
              </w:rPr>
            </w:pPr>
          </w:p>
        </w:tc>
        <w:tc>
          <w:tcPr>
            <w:tcW w:w="1530" w:type="dxa"/>
          </w:tcPr>
          <w:p w14:paraId="4EEB746F" w14:textId="77777777" w:rsidR="00A667B3" w:rsidRPr="00BE068B" w:rsidRDefault="00A667B3" w:rsidP="001512DD">
            <w:pPr>
              <w:contextualSpacing/>
              <w:jc w:val="center"/>
              <w:rPr>
                <w:rFonts w:ascii="Gill Sans MT" w:hAnsi="Gill Sans MT"/>
              </w:rPr>
            </w:pPr>
          </w:p>
        </w:tc>
        <w:tc>
          <w:tcPr>
            <w:tcW w:w="1980" w:type="dxa"/>
          </w:tcPr>
          <w:p w14:paraId="39DEA290" w14:textId="77777777" w:rsidR="00A667B3" w:rsidRPr="00BE068B" w:rsidRDefault="00A667B3" w:rsidP="001512DD">
            <w:pPr>
              <w:contextualSpacing/>
              <w:jc w:val="center"/>
              <w:rPr>
                <w:rFonts w:ascii="Gill Sans MT" w:hAnsi="Gill Sans MT"/>
              </w:rPr>
            </w:pPr>
          </w:p>
        </w:tc>
      </w:tr>
      <w:tr w:rsidR="000427DF" w:rsidRPr="00BE068B" w14:paraId="44DDFBAE" w14:textId="77777777" w:rsidTr="00BE068B">
        <w:trPr>
          <w:trHeight w:val="20"/>
        </w:trPr>
        <w:tc>
          <w:tcPr>
            <w:tcW w:w="715" w:type="dxa"/>
          </w:tcPr>
          <w:p w14:paraId="207730DA" w14:textId="76E12277" w:rsidR="00A667B3" w:rsidRPr="00BE068B" w:rsidRDefault="00E62CDC" w:rsidP="001512DD">
            <w:pPr>
              <w:contextualSpacing/>
              <w:jc w:val="center"/>
              <w:rPr>
                <w:rFonts w:ascii="Gill Sans MT" w:hAnsi="Gill Sans MT"/>
              </w:rPr>
            </w:pPr>
            <w:r w:rsidRPr="00BE068B">
              <w:rPr>
                <w:rFonts w:ascii="Gill Sans MT" w:hAnsi="Gill Sans MT"/>
              </w:rPr>
              <w:t>3</w:t>
            </w:r>
          </w:p>
        </w:tc>
        <w:tc>
          <w:tcPr>
            <w:tcW w:w="3369" w:type="dxa"/>
          </w:tcPr>
          <w:p w14:paraId="1799F197" w14:textId="77777777" w:rsidR="00A667B3" w:rsidRPr="00BE068B" w:rsidRDefault="00A667B3" w:rsidP="001512DD">
            <w:pPr>
              <w:contextualSpacing/>
              <w:jc w:val="center"/>
              <w:rPr>
                <w:rFonts w:ascii="Gill Sans MT" w:hAnsi="Gill Sans MT"/>
              </w:rPr>
            </w:pPr>
          </w:p>
        </w:tc>
        <w:tc>
          <w:tcPr>
            <w:tcW w:w="1800" w:type="dxa"/>
          </w:tcPr>
          <w:p w14:paraId="07D5F1E5" w14:textId="77777777" w:rsidR="00A667B3" w:rsidRPr="00BE068B" w:rsidRDefault="00A667B3" w:rsidP="001512DD">
            <w:pPr>
              <w:contextualSpacing/>
              <w:jc w:val="center"/>
              <w:rPr>
                <w:rFonts w:ascii="Gill Sans MT" w:hAnsi="Gill Sans MT"/>
              </w:rPr>
            </w:pPr>
          </w:p>
        </w:tc>
        <w:tc>
          <w:tcPr>
            <w:tcW w:w="1440" w:type="dxa"/>
          </w:tcPr>
          <w:p w14:paraId="35AD8EF8" w14:textId="77777777" w:rsidR="00A667B3" w:rsidRPr="00BE068B" w:rsidRDefault="00A667B3" w:rsidP="001512DD">
            <w:pPr>
              <w:contextualSpacing/>
              <w:jc w:val="center"/>
              <w:rPr>
                <w:rFonts w:ascii="Gill Sans MT" w:hAnsi="Gill Sans MT"/>
              </w:rPr>
            </w:pPr>
          </w:p>
        </w:tc>
        <w:tc>
          <w:tcPr>
            <w:tcW w:w="1260" w:type="dxa"/>
          </w:tcPr>
          <w:p w14:paraId="5E52A372" w14:textId="77777777" w:rsidR="00A667B3" w:rsidRPr="00BE068B" w:rsidRDefault="00A667B3" w:rsidP="001512DD">
            <w:pPr>
              <w:contextualSpacing/>
              <w:jc w:val="center"/>
              <w:rPr>
                <w:rFonts w:ascii="Gill Sans MT" w:hAnsi="Gill Sans MT"/>
              </w:rPr>
            </w:pPr>
          </w:p>
        </w:tc>
        <w:tc>
          <w:tcPr>
            <w:tcW w:w="1350" w:type="dxa"/>
          </w:tcPr>
          <w:p w14:paraId="23554713" w14:textId="77777777" w:rsidR="00A667B3" w:rsidRPr="00BE068B" w:rsidRDefault="00A667B3" w:rsidP="001512DD">
            <w:pPr>
              <w:contextualSpacing/>
              <w:jc w:val="center"/>
              <w:rPr>
                <w:rFonts w:ascii="Gill Sans MT" w:hAnsi="Gill Sans MT"/>
              </w:rPr>
            </w:pPr>
          </w:p>
        </w:tc>
        <w:tc>
          <w:tcPr>
            <w:tcW w:w="1530" w:type="dxa"/>
          </w:tcPr>
          <w:p w14:paraId="199464A5" w14:textId="77777777" w:rsidR="00A667B3" w:rsidRPr="00BE068B" w:rsidRDefault="00A667B3" w:rsidP="001512DD">
            <w:pPr>
              <w:contextualSpacing/>
              <w:jc w:val="center"/>
              <w:rPr>
                <w:rFonts w:ascii="Gill Sans MT" w:hAnsi="Gill Sans MT"/>
              </w:rPr>
            </w:pPr>
          </w:p>
        </w:tc>
        <w:tc>
          <w:tcPr>
            <w:tcW w:w="1980" w:type="dxa"/>
          </w:tcPr>
          <w:p w14:paraId="6CE5BF04" w14:textId="77777777" w:rsidR="00A667B3" w:rsidRPr="00BE068B" w:rsidRDefault="00A667B3" w:rsidP="001512DD">
            <w:pPr>
              <w:contextualSpacing/>
              <w:jc w:val="center"/>
              <w:rPr>
                <w:rFonts w:ascii="Gill Sans MT" w:hAnsi="Gill Sans MT"/>
              </w:rPr>
            </w:pPr>
          </w:p>
        </w:tc>
      </w:tr>
      <w:tr w:rsidR="000427DF" w:rsidRPr="00BE068B" w14:paraId="0B55F667" w14:textId="77777777" w:rsidTr="00BE068B">
        <w:trPr>
          <w:trHeight w:val="20"/>
        </w:trPr>
        <w:tc>
          <w:tcPr>
            <w:tcW w:w="715" w:type="dxa"/>
          </w:tcPr>
          <w:p w14:paraId="130D2C8A" w14:textId="35F42804" w:rsidR="00A667B3" w:rsidRPr="00BE068B" w:rsidRDefault="00E62CDC" w:rsidP="001512DD">
            <w:pPr>
              <w:contextualSpacing/>
              <w:jc w:val="center"/>
              <w:rPr>
                <w:rFonts w:ascii="Gill Sans MT" w:hAnsi="Gill Sans MT"/>
              </w:rPr>
            </w:pPr>
            <w:r w:rsidRPr="00BE068B">
              <w:rPr>
                <w:rFonts w:ascii="Gill Sans MT" w:hAnsi="Gill Sans MT"/>
              </w:rPr>
              <w:t>4</w:t>
            </w:r>
          </w:p>
        </w:tc>
        <w:tc>
          <w:tcPr>
            <w:tcW w:w="3369" w:type="dxa"/>
          </w:tcPr>
          <w:p w14:paraId="7B7253F1" w14:textId="77777777" w:rsidR="00A667B3" w:rsidRPr="00BE068B" w:rsidRDefault="00A667B3" w:rsidP="001512DD">
            <w:pPr>
              <w:contextualSpacing/>
              <w:jc w:val="center"/>
              <w:rPr>
                <w:rFonts w:ascii="Gill Sans MT" w:hAnsi="Gill Sans MT"/>
              </w:rPr>
            </w:pPr>
          </w:p>
        </w:tc>
        <w:tc>
          <w:tcPr>
            <w:tcW w:w="1800" w:type="dxa"/>
          </w:tcPr>
          <w:p w14:paraId="6C0B2C06" w14:textId="77777777" w:rsidR="00A667B3" w:rsidRPr="00BE068B" w:rsidRDefault="00A667B3" w:rsidP="001512DD">
            <w:pPr>
              <w:contextualSpacing/>
              <w:jc w:val="center"/>
              <w:rPr>
                <w:rFonts w:ascii="Gill Sans MT" w:hAnsi="Gill Sans MT"/>
              </w:rPr>
            </w:pPr>
          </w:p>
        </w:tc>
        <w:tc>
          <w:tcPr>
            <w:tcW w:w="1440" w:type="dxa"/>
          </w:tcPr>
          <w:p w14:paraId="03A4DC8B" w14:textId="77777777" w:rsidR="00A667B3" w:rsidRPr="00BE068B" w:rsidRDefault="00A667B3" w:rsidP="001512DD">
            <w:pPr>
              <w:contextualSpacing/>
              <w:jc w:val="center"/>
              <w:rPr>
                <w:rFonts w:ascii="Gill Sans MT" w:hAnsi="Gill Sans MT"/>
              </w:rPr>
            </w:pPr>
          </w:p>
        </w:tc>
        <w:tc>
          <w:tcPr>
            <w:tcW w:w="1260" w:type="dxa"/>
          </w:tcPr>
          <w:p w14:paraId="66AD656F" w14:textId="77777777" w:rsidR="00A667B3" w:rsidRPr="00BE068B" w:rsidRDefault="00A667B3" w:rsidP="001512DD">
            <w:pPr>
              <w:contextualSpacing/>
              <w:jc w:val="center"/>
              <w:rPr>
                <w:rFonts w:ascii="Gill Sans MT" w:hAnsi="Gill Sans MT"/>
              </w:rPr>
            </w:pPr>
          </w:p>
        </w:tc>
        <w:tc>
          <w:tcPr>
            <w:tcW w:w="1350" w:type="dxa"/>
          </w:tcPr>
          <w:p w14:paraId="25194238" w14:textId="77777777" w:rsidR="00A667B3" w:rsidRPr="00BE068B" w:rsidRDefault="00A667B3" w:rsidP="001512DD">
            <w:pPr>
              <w:contextualSpacing/>
              <w:jc w:val="center"/>
              <w:rPr>
                <w:rFonts w:ascii="Gill Sans MT" w:hAnsi="Gill Sans MT"/>
              </w:rPr>
            </w:pPr>
          </w:p>
        </w:tc>
        <w:tc>
          <w:tcPr>
            <w:tcW w:w="1530" w:type="dxa"/>
          </w:tcPr>
          <w:p w14:paraId="550E3197" w14:textId="77777777" w:rsidR="00A667B3" w:rsidRPr="00BE068B" w:rsidRDefault="00A667B3" w:rsidP="001512DD">
            <w:pPr>
              <w:contextualSpacing/>
              <w:jc w:val="center"/>
              <w:rPr>
                <w:rFonts w:ascii="Gill Sans MT" w:hAnsi="Gill Sans MT"/>
              </w:rPr>
            </w:pPr>
          </w:p>
        </w:tc>
        <w:tc>
          <w:tcPr>
            <w:tcW w:w="1980" w:type="dxa"/>
          </w:tcPr>
          <w:p w14:paraId="1C914021" w14:textId="77777777" w:rsidR="00A667B3" w:rsidRPr="00BE068B" w:rsidRDefault="00A667B3" w:rsidP="001512DD">
            <w:pPr>
              <w:contextualSpacing/>
              <w:jc w:val="center"/>
              <w:rPr>
                <w:rFonts w:ascii="Gill Sans MT" w:hAnsi="Gill Sans MT"/>
              </w:rPr>
            </w:pPr>
          </w:p>
        </w:tc>
      </w:tr>
      <w:tr w:rsidR="000427DF" w:rsidRPr="00BE068B" w14:paraId="4ECA4B61" w14:textId="77777777" w:rsidTr="00BE068B">
        <w:trPr>
          <w:trHeight w:val="20"/>
        </w:trPr>
        <w:tc>
          <w:tcPr>
            <w:tcW w:w="715" w:type="dxa"/>
          </w:tcPr>
          <w:p w14:paraId="7BDA7AAC" w14:textId="72AFF3CC" w:rsidR="00A667B3" w:rsidRPr="00BE068B" w:rsidRDefault="00E62CDC" w:rsidP="001512DD">
            <w:pPr>
              <w:contextualSpacing/>
              <w:jc w:val="center"/>
              <w:rPr>
                <w:rFonts w:ascii="Gill Sans MT" w:hAnsi="Gill Sans MT"/>
              </w:rPr>
            </w:pPr>
            <w:r w:rsidRPr="00BE068B">
              <w:rPr>
                <w:rFonts w:ascii="Gill Sans MT" w:hAnsi="Gill Sans MT"/>
              </w:rPr>
              <w:t>5</w:t>
            </w:r>
          </w:p>
        </w:tc>
        <w:tc>
          <w:tcPr>
            <w:tcW w:w="3369" w:type="dxa"/>
          </w:tcPr>
          <w:p w14:paraId="07A10D9A" w14:textId="77777777" w:rsidR="00A667B3" w:rsidRPr="00BE068B" w:rsidRDefault="00A667B3" w:rsidP="001512DD">
            <w:pPr>
              <w:contextualSpacing/>
              <w:jc w:val="center"/>
              <w:rPr>
                <w:rFonts w:ascii="Gill Sans MT" w:hAnsi="Gill Sans MT"/>
              </w:rPr>
            </w:pPr>
          </w:p>
        </w:tc>
        <w:tc>
          <w:tcPr>
            <w:tcW w:w="1800" w:type="dxa"/>
          </w:tcPr>
          <w:p w14:paraId="48937CD3" w14:textId="77777777" w:rsidR="00A667B3" w:rsidRPr="00BE068B" w:rsidRDefault="00A667B3" w:rsidP="001512DD">
            <w:pPr>
              <w:contextualSpacing/>
              <w:jc w:val="center"/>
              <w:rPr>
                <w:rFonts w:ascii="Gill Sans MT" w:hAnsi="Gill Sans MT"/>
              </w:rPr>
            </w:pPr>
          </w:p>
        </w:tc>
        <w:tc>
          <w:tcPr>
            <w:tcW w:w="1440" w:type="dxa"/>
          </w:tcPr>
          <w:p w14:paraId="5D28871D" w14:textId="77777777" w:rsidR="00A667B3" w:rsidRPr="00BE068B" w:rsidRDefault="00A667B3" w:rsidP="001512DD">
            <w:pPr>
              <w:contextualSpacing/>
              <w:jc w:val="center"/>
              <w:rPr>
                <w:rFonts w:ascii="Gill Sans MT" w:hAnsi="Gill Sans MT"/>
              </w:rPr>
            </w:pPr>
          </w:p>
        </w:tc>
        <w:tc>
          <w:tcPr>
            <w:tcW w:w="1260" w:type="dxa"/>
          </w:tcPr>
          <w:p w14:paraId="76D442EA" w14:textId="77777777" w:rsidR="00A667B3" w:rsidRPr="00BE068B" w:rsidRDefault="00A667B3" w:rsidP="001512DD">
            <w:pPr>
              <w:contextualSpacing/>
              <w:jc w:val="center"/>
              <w:rPr>
                <w:rFonts w:ascii="Gill Sans MT" w:hAnsi="Gill Sans MT"/>
              </w:rPr>
            </w:pPr>
          </w:p>
        </w:tc>
        <w:tc>
          <w:tcPr>
            <w:tcW w:w="1350" w:type="dxa"/>
          </w:tcPr>
          <w:p w14:paraId="481813FA" w14:textId="77777777" w:rsidR="00A667B3" w:rsidRPr="00BE068B" w:rsidRDefault="00A667B3" w:rsidP="001512DD">
            <w:pPr>
              <w:contextualSpacing/>
              <w:jc w:val="center"/>
              <w:rPr>
                <w:rFonts w:ascii="Gill Sans MT" w:hAnsi="Gill Sans MT"/>
              </w:rPr>
            </w:pPr>
          </w:p>
        </w:tc>
        <w:tc>
          <w:tcPr>
            <w:tcW w:w="1530" w:type="dxa"/>
          </w:tcPr>
          <w:p w14:paraId="5EC33928" w14:textId="77777777" w:rsidR="00A667B3" w:rsidRPr="00BE068B" w:rsidRDefault="00A667B3" w:rsidP="001512DD">
            <w:pPr>
              <w:contextualSpacing/>
              <w:jc w:val="center"/>
              <w:rPr>
                <w:rFonts w:ascii="Gill Sans MT" w:hAnsi="Gill Sans MT"/>
              </w:rPr>
            </w:pPr>
          </w:p>
        </w:tc>
        <w:tc>
          <w:tcPr>
            <w:tcW w:w="1980" w:type="dxa"/>
          </w:tcPr>
          <w:p w14:paraId="02749D7C" w14:textId="77777777" w:rsidR="00A667B3" w:rsidRPr="00BE068B" w:rsidRDefault="00A667B3" w:rsidP="001512DD">
            <w:pPr>
              <w:contextualSpacing/>
              <w:jc w:val="center"/>
              <w:rPr>
                <w:rFonts w:ascii="Gill Sans MT" w:hAnsi="Gill Sans MT"/>
              </w:rPr>
            </w:pPr>
          </w:p>
        </w:tc>
      </w:tr>
      <w:tr w:rsidR="000427DF" w:rsidRPr="00BE068B" w14:paraId="4D42E3B8" w14:textId="77777777" w:rsidTr="00BE068B">
        <w:trPr>
          <w:trHeight w:val="20"/>
        </w:trPr>
        <w:tc>
          <w:tcPr>
            <w:tcW w:w="715" w:type="dxa"/>
          </w:tcPr>
          <w:p w14:paraId="41BA9DF5" w14:textId="6328CAD9" w:rsidR="00A667B3" w:rsidRPr="00BE068B" w:rsidRDefault="00E62CDC" w:rsidP="001512DD">
            <w:pPr>
              <w:contextualSpacing/>
              <w:jc w:val="center"/>
              <w:rPr>
                <w:rFonts w:ascii="Gill Sans MT" w:hAnsi="Gill Sans MT"/>
              </w:rPr>
            </w:pPr>
            <w:r w:rsidRPr="00BE068B">
              <w:rPr>
                <w:rFonts w:ascii="Gill Sans MT" w:hAnsi="Gill Sans MT"/>
              </w:rPr>
              <w:t>6</w:t>
            </w:r>
          </w:p>
        </w:tc>
        <w:tc>
          <w:tcPr>
            <w:tcW w:w="3369" w:type="dxa"/>
          </w:tcPr>
          <w:p w14:paraId="2F4AA90E" w14:textId="77777777" w:rsidR="00A667B3" w:rsidRPr="00BE068B" w:rsidRDefault="00A667B3" w:rsidP="001512DD">
            <w:pPr>
              <w:contextualSpacing/>
              <w:jc w:val="center"/>
              <w:rPr>
                <w:rFonts w:ascii="Gill Sans MT" w:hAnsi="Gill Sans MT"/>
              </w:rPr>
            </w:pPr>
          </w:p>
        </w:tc>
        <w:tc>
          <w:tcPr>
            <w:tcW w:w="1800" w:type="dxa"/>
          </w:tcPr>
          <w:p w14:paraId="5E444AE3" w14:textId="77777777" w:rsidR="00A667B3" w:rsidRPr="00BE068B" w:rsidRDefault="00A667B3" w:rsidP="001512DD">
            <w:pPr>
              <w:contextualSpacing/>
              <w:jc w:val="center"/>
              <w:rPr>
                <w:rFonts w:ascii="Gill Sans MT" w:hAnsi="Gill Sans MT"/>
              </w:rPr>
            </w:pPr>
          </w:p>
        </w:tc>
        <w:tc>
          <w:tcPr>
            <w:tcW w:w="1440" w:type="dxa"/>
          </w:tcPr>
          <w:p w14:paraId="7CF9C745" w14:textId="77777777" w:rsidR="00A667B3" w:rsidRPr="00BE068B" w:rsidRDefault="00A667B3" w:rsidP="001512DD">
            <w:pPr>
              <w:contextualSpacing/>
              <w:jc w:val="center"/>
              <w:rPr>
                <w:rFonts w:ascii="Gill Sans MT" w:hAnsi="Gill Sans MT"/>
              </w:rPr>
            </w:pPr>
          </w:p>
        </w:tc>
        <w:tc>
          <w:tcPr>
            <w:tcW w:w="1260" w:type="dxa"/>
          </w:tcPr>
          <w:p w14:paraId="155E95FC" w14:textId="77777777" w:rsidR="00A667B3" w:rsidRPr="00BE068B" w:rsidRDefault="00A667B3" w:rsidP="001512DD">
            <w:pPr>
              <w:contextualSpacing/>
              <w:jc w:val="center"/>
              <w:rPr>
                <w:rFonts w:ascii="Gill Sans MT" w:hAnsi="Gill Sans MT"/>
              </w:rPr>
            </w:pPr>
          </w:p>
        </w:tc>
        <w:tc>
          <w:tcPr>
            <w:tcW w:w="1350" w:type="dxa"/>
          </w:tcPr>
          <w:p w14:paraId="68AC9805" w14:textId="77777777" w:rsidR="00A667B3" w:rsidRPr="00BE068B" w:rsidRDefault="00A667B3" w:rsidP="001512DD">
            <w:pPr>
              <w:contextualSpacing/>
              <w:jc w:val="center"/>
              <w:rPr>
                <w:rFonts w:ascii="Gill Sans MT" w:hAnsi="Gill Sans MT"/>
              </w:rPr>
            </w:pPr>
          </w:p>
        </w:tc>
        <w:tc>
          <w:tcPr>
            <w:tcW w:w="1530" w:type="dxa"/>
          </w:tcPr>
          <w:p w14:paraId="4050EFDA" w14:textId="77777777" w:rsidR="00A667B3" w:rsidRPr="00BE068B" w:rsidRDefault="00A667B3" w:rsidP="001512DD">
            <w:pPr>
              <w:contextualSpacing/>
              <w:jc w:val="center"/>
              <w:rPr>
                <w:rFonts w:ascii="Gill Sans MT" w:hAnsi="Gill Sans MT"/>
              </w:rPr>
            </w:pPr>
          </w:p>
        </w:tc>
        <w:tc>
          <w:tcPr>
            <w:tcW w:w="1980" w:type="dxa"/>
          </w:tcPr>
          <w:p w14:paraId="7C0E5795" w14:textId="77777777" w:rsidR="00A667B3" w:rsidRPr="00BE068B" w:rsidRDefault="00A667B3" w:rsidP="001512DD">
            <w:pPr>
              <w:contextualSpacing/>
              <w:jc w:val="center"/>
              <w:rPr>
                <w:rFonts w:ascii="Gill Sans MT" w:hAnsi="Gill Sans MT"/>
              </w:rPr>
            </w:pPr>
          </w:p>
        </w:tc>
      </w:tr>
      <w:tr w:rsidR="000427DF" w:rsidRPr="00BE068B" w14:paraId="586B439B" w14:textId="77777777" w:rsidTr="00BE068B">
        <w:trPr>
          <w:trHeight w:val="20"/>
        </w:trPr>
        <w:tc>
          <w:tcPr>
            <w:tcW w:w="715" w:type="dxa"/>
          </w:tcPr>
          <w:p w14:paraId="3C028C5A" w14:textId="2EFADCD8" w:rsidR="00A667B3" w:rsidRPr="00BE068B" w:rsidRDefault="00E62CDC" w:rsidP="001512DD">
            <w:pPr>
              <w:contextualSpacing/>
              <w:jc w:val="center"/>
              <w:rPr>
                <w:rFonts w:ascii="Gill Sans MT" w:hAnsi="Gill Sans MT"/>
              </w:rPr>
            </w:pPr>
            <w:r w:rsidRPr="00BE068B">
              <w:rPr>
                <w:rFonts w:ascii="Gill Sans MT" w:hAnsi="Gill Sans MT"/>
              </w:rPr>
              <w:t>7</w:t>
            </w:r>
          </w:p>
        </w:tc>
        <w:tc>
          <w:tcPr>
            <w:tcW w:w="3369" w:type="dxa"/>
          </w:tcPr>
          <w:p w14:paraId="48CF32E9" w14:textId="77777777" w:rsidR="00A667B3" w:rsidRPr="00BE068B" w:rsidRDefault="00A667B3" w:rsidP="001512DD">
            <w:pPr>
              <w:contextualSpacing/>
              <w:jc w:val="center"/>
              <w:rPr>
                <w:rFonts w:ascii="Gill Sans MT" w:hAnsi="Gill Sans MT"/>
              </w:rPr>
            </w:pPr>
          </w:p>
        </w:tc>
        <w:tc>
          <w:tcPr>
            <w:tcW w:w="1800" w:type="dxa"/>
          </w:tcPr>
          <w:p w14:paraId="4FE0E2CB" w14:textId="77777777" w:rsidR="00A667B3" w:rsidRPr="00BE068B" w:rsidRDefault="00A667B3" w:rsidP="001512DD">
            <w:pPr>
              <w:contextualSpacing/>
              <w:jc w:val="center"/>
              <w:rPr>
                <w:rFonts w:ascii="Gill Sans MT" w:hAnsi="Gill Sans MT"/>
              </w:rPr>
            </w:pPr>
          </w:p>
        </w:tc>
        <w:tc>
          <w:tcPr>
            <w:tcW w:w="1440" w:type="dxa"/>
          </w:tcPr>
          <w:p w14:paraId="016970E6" w14:textId="77777777" w:rsidR="00A667B3" w:rsidRPr="00BE068B" w:rsidRDefault="00A667B3" w:rsidP="001512DD">
            <w:pPr>
              <w:contextualSpacing/>
              <w:jc w:val="center"/>
              <w:rPr>
                <w:rFonts w:ascii="Gill Sans MT" w:hAnsi="Gill Sans MT"/>
              </w:rPr>
            </w:pPr>
          </w:p>
        </w:tc>
        <w:tc>
          <w:tcPr>
            <w:tcW w:w="1260" w:type="dxa"/>
          </w:tcPr>
          <w:p w14:paraId="451CD14A" w14:textId="77777777" w:rsidR="00A667B3" w:rsidRPr="00BE068B" w:rsidRDefault="00A667B3" w:rsidP="001512DD">
            <w:pPr>
              <w:contextualSpacing/>
              <w:jc w:val="center"/>
              <w:rPr>
                <w:rFonts w:ascii="Gill Sans MT" w:hAnsi="Gill Sans MT"/>
              </w:rPr>
            </w:pPr>
          </w:p>
        </w:tc>
        <w:tc>
          <w:tcPr>
            <w:tcW w:w="1350" w:type="dxa"/>
          </w:tcPr>
          <w:p w14:paraId="7D95E463" w14:textId="77777777" w:rsidR="00A667B3" w:rsidRPr="00BE068B" w:rsidRDefault="00A667B3" w:rsidP="001512DD">
            <w:pPr>
              <w:contextualSpacing/>
              <w:jc w:val="center"/>
              <w:rPr>
                <w:rFonts w:ascii="Gill Sans MT" w:hAnsi="Gill Sans MT"/>
              </w:rPr>
            </w:pPr>
          </w:p>
        </w:tc>
        <w:tc>
          <w:tcPr>
            <w:tcW w:w="1530" w:type="dxa"/>
          </w:tcPr>
          <w:p w14:paraId="7A67B3D4" w14:textId="77777777" w:rsidR="00A667B3" w:rsidRPr="00BE068B" w:rsidRDefault="00A667B3" w:rsidP="001512DD">
            <w:pPr>
              <w:contextualSpacing/>
              <w:jc w:val="center"/>
              <w:rPr>
                <w:rFonts w:ascii="Gill Sans MT" w:hAnsi="Gill Sans MT"/>
              </w:rPr>
            </w:pPr>
          </w:p>
        </w:tc>
        <w:tc>
          <w:tcPr>
            <w:tcW w:w="1980" w:type="dxa"/>
          </w:tcPr>
          <w:p w14:paraId="776AD49B" w14:textId="77777777" w:rsidR="00A667B3" w:rsidRPr="00BE068B" w:rsidRDefault="00A667B3" w:rsidP="001512DD">
            <w:pPr>
              <w:contextualSpacing/>
              <w:jc w:val="center"/>
              <w:rPr>
                <w:rFonts w:ascii="Gill Sans MT" w:hAnsi="Gill Sans MT"/>
              </w:rPr>
            </w:pPr>
          </w:p>
        </w:tc>
      </w:tr>
      <w:tr w:rsidR="000427DF" w:rsidRPr="00BE068B" w14:paraId="19E68591" w14:textId="77777777" w:rsidTr="00BE068B">
        <w:trPr>
          <w:trHeight w:val="20"/>
        </w:trPr>
        <w:tc>
          <w:tcPr>
            <w:tcW w:w="715" w:type="dxa"/>
          </w:tcPr>
          <w:p w14:paraId="260D708B" w14:textId="68F72787" w:rsidR="00A667B3" w:rsidRPr="00BE068B" w:rsidRDefault="00E62CDC" w:rsidP="001512DD">
            <w:pPr>
              <w:contextualSpacing/>
              <w:jc w:val="center"/>
              <w:rPr>
                <w:rFonts w:ascii="Gill Sans MT" w:hAnsi="Gill Sans MT"/>
              </w:rPr>
            </w:pPr>
            <w:r w:rsidRPr="00BE068B">
              <w:rPr>
                <w:rFonts w:ascii="Gill Sans MT" w:hAnsi="Gill Sans MT"/>
              </w:rPr>
              <w:t>8</w:t>
            </w:r>
          </w:p>
        </w:tc>
        <w:tc>
          <w:tcPr>
            <w:tcW w:w="3369" w:type="dxa"/>
          </w:tcPr>
          <w:p w14:paraId="6CA3592A" w14:textId="77777777" w:rsidR="00A667B3" w:rsidRPr="00BE068B" w:rsidRDefault="00A667B3" w:rsidP="001512DD">
            <w:pPr>
              <w:contextualSpacing/>
              <w:jc w:val="center"/>
              <w:rPr>
                <w:rFonts w:ascii="Gill Sans MT" w:hAnsi="Gill Sans MT"/>
              </w:rPr>
            </w:pPr>
          </w:p>
        </w:tc>
        <w:tc>
          <w:tcPr>
            <w:tcW w:w="1800" w:type="dxa"/>
          </w:tcPr>
          <w:p w14:paraId="51A083D6" w14:textId="77777777" w:rsidR="00A667B3" w:rsidRPr="00BE068B" w:rsidRDefault="00A667B3" w:rsidP="001512DD">
            <w:pPr>
              <w:contextualSpacing/>
              <w:jc w:val="center"/>
              <w:rPr>
                <w:rFonts w:ascii="Gill Sans MT" w:hAnsi="Gill Sans MT"/>
              </w:rPr>
            </w:pPr>
          </w:p>
        </w:tc>
        <w:tc>
          <w:tcPr>
            <w:tcW w:w="1440" w:type="dxa"/>
          </w:tcPr>
          <w:p w14:paraId="15EE9205" w14:textId="77777777" w:rsidR="00A667B3" w:rsidRPr="00BE068B" w:rsidRDefault="00A667B3" w:rsidP="001512DD">
            <w:pPr>
              <w:contextualSpacing/>
              <w:jc w:val="center"/>
              <w:rPr>
                <w:rFonts w:ascii="Gill Sans MT" w:hAnsi="Gill Sans MT"/>
              </w:rPr>
            </w:pPr>
          </w:p>
        </w:tc>
        <w:tc>
          <w:tcPr>
            <w:tcW w:w="1260" w:type="dxa"/>
          </w:tcPr>
          <w:p w14:paraId="7C648528" w14:textId="77777777" w:rsidR="00A667B3" w:rsidRPr="00BE068B" w:rsidRDefault="00A667B3" w:rsidP="001512DD">
            <w:pPr>
              <w:contextualSpacing/>
              <w:jc w:val="center"/>
              <w:rPr>
                <w:rFonts w:ascii="Gill Sans MT" w:hAnsi="Gill Sans MT"/>
              </w:rPr>
            </w:pPr>
          </w:p>
        </w:tc>
        <w:tc>
          <w:tcPr>
            <w:tcW w:w="1350" w:type="dxa"/>
          </w:tcPr>
          <w:p w14:paraId="37554A57" w14:textId="77777777" w:rsidR="00A667B3" w:rsidRPr="00BE068B" w:rsidRDefault="00A667B3" w:rsidP="001512DD">
            <w:pPr>
              <w:contextualSpacing/>
              <w:jc w:val="center"/>
              <w:rPr>
                <w:rFonts w:ascii="Gill Sans MT" w:hAnsi="Gill Sans MT"/>
              </w:rPr>
            </w:pPr>
          </w:p>
        </w:tc>
        <w:tc>
          <w:tcPr>
            <w:tcW w:w="1530" w:type="dxa"/>
          </w:tcPr>
          <w:p w14:paraId="5E11BA5B" w14:textId="77777777" w:rsidR="00A667B3" w:rsidRPr="00BE068B" w:rsidRDefault="00A667B3" w:rsidP="001512DD">
            <w:pPr>
              <w:contextualSpacing/>
              <w:jc w:val="center"/>
              <w:rPr>
                <w:rFonts w:ascii="Gill Sans MT" w:hAnsi="Gill Sans MT"/>
              </w:rPr>
            </w:pPr>
          </w:p>
        </w:tc>
        <w:tc>
          <w:tcPr>
            <w:tcW w:w="1980" w:type="dxa"/>
          </w:tcPr>
          <w:p w14:paraId="69270B39" w14:textId="77777777" w:rsidR="00A667B3" w:rsidRPr="00BE068B" w:rsidRDefault="00A667B3" w:rsidP="001512DD">
            <w:pPr>
              <w:contextualSpacing/>
              <w:jc w:val="center"/>
              <w:rPr>
                <w:rFonts w:ascii="Gill Sans MT" w:hAnsi="Gill Sans MT"/>
              </w:rPr>
            </w:pPr>
          </w:p>
        </w:tc>
      </w:tr>
      <w:tr w:rsidR="000427DF" w:rsidRPr="00BE068B" w14:paraId="528E6F9D" w14:textId="77777777" w:rsidTr="00BE068B">
        <w:trPr>
          <w:trHeight w:val="20"/>
        </w:trPr>
        <w:tc>
          <w:tcPr>
            <w:tcW w:w="715" w:type="dxa"/>
          </w:tcPr>
          <w:p w14:paraId="3B9EC8D1" w14:textId="6CB456CF" w:rsidR="00A667B3" w:rsidRPr="00BE068B" w:rsidRDefault="00E62CDC" w:rsidP="001512DD">
            <w:pPr>
              <w:contextualSpacing/>
              <w:jc w:val="center"/>
              <w:rPr>
                <w:rFonts w:ascii="Gill Sans MT" w:hAnsi="Gill Sans MT"/>
              </w:rPr>
            </w:pPr>
            <w:r w:rsidRPr="00BE068B">
              <w:rPr>
                <w:rFonts w:ascii="Gill Sans MT" w:hAnsi="Gill Sans MT"/>
              </w:rPr>
              <w:t>9</w:t>
            </w:r>
          </w:p>
        </w:tc>
        <w:tc>
          <w:tcPr>
            <w:tcW w:w="3369" w:type="dxa"/>
          </w:tcPr>
          <w:p w14:paraId="558ADC28" w14:textId="77777777" w:rsidR="00A667B3" w:rsidRPr="00BE068B" w:rsidRDefault="00A667B3" w:rsidP="001512DD">
            <w:pPr>
              <w:contextualSpacing/>
              <w:jc w:val="center"/>
              <w:rPr>
                <w:rFonts w:ascii="Gill Sans MT" w:hAnsi="Gill Sans MT"/>
              </w:rPr>
            </w:pPr>
          </w:p>
        </w:tc>
        <w:tc>
          <w:tcPr>
            <w:tcW w:w="1800" w:type="dxa"/>
          </w:tcPr>
          <w:p w14:paraId="4B2CC964" w14:textId="77777777" w:rsidR="00A667B3" w:rsidRPr="00BE068B" w:rsidRDefault="00A667B3" w:rsidP="001512DD">
            <w:pPr>
              <w:contextualSpacing/>
              <w:jc w:val="center"/>
              <w:rPr>
                <w:rFonts w:ascii="Gill Sans MT" w:hAnsi="Gill Sans MT"/>
              </w:rPr>
            </w:pPr>
          </w:p>
        </w:tc>
        <w:tc>
          <w:tcPr>
            <w:tcW w:w="1440" w:type="dxa"/>
          </w:tcPr>
          <w:p w14:paraId="1036D986" w14:textId="77777777" w:rsidR="00A667B3" w:rsidRPr="00BE068B" w:rsidRDefault="00A667B3" w:rsidP="001512DD">
            <w:pPr>
              <w:contextualSpacing/>
              <w:jc w:val="center"/>
              <w:rPr>
                <w:rFonts w:ascii="Gill Sans MT" w:hAnsi="Gill Sans MT"/>
              </w:rPr>
            </w:pPr>
          </w:p>
        </w:tc>
        <w:tc>
          <w:tcPr>
            <w:tcW w:w="1260" w:type="dxa"/>
          </w:tcPr>
          <w:p w14:paraId="23439524" w14:textId="77777777" w:rsidR="00A667B3" w:rsidRPr="00BE068B" w:rsidRDefault="00A667B3" w:rsidP="001512DD">
            <w:pPr>
              <w:contextualSpacing/>
              <w:jc w:val="center"/>
              <w:rPr>
                <w:rFonts w:ascii="Gill Sans MT" w:hAnsi="Gill Sans MT"/>
              </w:rPr>
            </w:pPr>
          </w:p>
        </w:tc>
        <w:tc>
          <w:tcPr>
            <w:tcW w:w="1350" w:type="dxa"/>
          </w:tcPr>
          <w:p w14:paraId="72BD470A" w14:textId="77777777" w:rsidR="00A667B3" w:rsidRPr="00BE068B" w:rsidRDefault="00A667B3" w:rsidP="001512DD">
            <w:pPr>
              <w:contextualSpacing/>
              <w:jc w:val="center"/>
              <w:rPr>
                <w:rFonts w:ascii="Gill Sans MT" w:hAnsi="Gill Sans MT"/>
              </w:rPr>
            </w:pPr>
          </w:p>
        </w:tc>
        <w:tc>
          <w:tcPr>
            <w:tcW w:w="1530" w:type="dxa"/>
          </w:tcPr>
          <w:p w14:paraId="625B36FA" w14:textId="77777777" w:rsidR="00A667B3" w:rsidRPr="00BE068B" w:rsidRDefault="00A667B3" w:rsidP="001512DD">
            <w:pPr>
              <w:contextualSpacing/>
              <w:jc w:val="center"/>
              <w:rPr>
                <w:rFonts w:ascii="Gill Sans MT" w:hAnsi="Gill Sans MT"/>
              </w:rPr>
            </w:pPr>
          </w:p>
        </w:tc>
        <w:tc>
          <w:tcPr>
            <w:tcW w:w="1980" w:type="dxa"/>
          </w:tcPr>
          <w:p w14:paraId="605907D5" w14:textId="77777777" w:rsidR="00A667B3" w:rsidRPr="00BE068B" w:rsidRDefault="00A667B3" w:rsidP="001512DD">
            <w:pPr>
              <w:contextualSpacing/>
              <w:jc w:val="center"/>
              <w:rPr>
                <w:rFonts w:ascii="Gill Sans MT" w:hAnsi="Gill Sans MT"/>
              </w:rPr>
            </w:pPr>
          </w:p>
        </w:tc>
      </w:tr>
      <w:tr w:rsidR="000427DF" w:rsidRPr="00BE068B" w14:paraId="42646B5E" w14:textId="77777777" w:rsidTr="00BE068B">
        <w:trPr>
          <w:trHeight w:val="20"/>
        </w:trPr>
        <w:tc>
          <w:tcPr>
            <w:tcW w:w="715" w:type="dxa"/>
          </w:tcPr>
          <w:p w14:paraId="3D5CAFD4" w14:textId="5D732B33" w:rsidR="00A667B3" w:rsidRPr="00BE068B" w:rsidRDefault="00E62CDC" w:rsidP="001512DD">
            <w:pPr>
              <w:contextualSpacing/>
              <w:jc w:val="center"/>
              <w:rPr>
                <w:rFonts w:ascii="Gill Sans MT" w:hAnsi="Gill Sans MT"/>
              </w:rPr>
            </w:pPr>
            <w:r w:rsidRPr="00BE068B">
              <w:rPr>
                <w:rFonts w:ascii="Gill Sans MT" w:hAnsi="Gill Sans MT"/>
              </w:rPr>
              <w:t>10</w:t>
            </w:r>
          </w:p>
        </w:tc>
        <w:tc>
          <w:tcPr>
            <w:tcW w:w="3369" w:type="dxa"/>
          </w:tcPr>
          <w:p w14:paraId="27D23108" w14:textId="77777777" w:rsidR="00A667B3" w:rsidRPr="00BE068B" w:rsidRDefault="00A667B3" w:rsidP="001512DD">
            <w:pPr>
              <w:contextualSpacing/>
              <w:jc w:val="center"/>
              <w:rPr>
                <w:rFonts w:ascii="Gill Sans MT" w:hAnsi="Gill Sans MT"/>
              </w:rPr>
            </w:pPr>
          </w:p>
        </w:tc>
        <w:tc>
          <w:tcPr>
            <w:tcW w:w="1800" w:type="dxa"/>
          </w:tcPr>
          <w:p w14:paraId="45AFD1A7" w14:textId="77777777" w:rsidR="00A667B3" w:rsidRPr="00BE068B" w:rsidRDefault="00A667B3" w:rsidP="001512DD">
            <w:pPr>
              <w:contextualSpacing/>
              <w:jc w:val="center"/>
              <w:rPr>
                <w:rFonts w:ascii="Gill Sans MT" w:hAnsi="Gill Sans MT"/>
              </w:rPr>
            </w:pPr>
          </w:p>
        </w:tc>
        <w:tc>
          <w:tcPr>
            <w:tcW w:w="1440" w:type="dxa"/>
          </w:tcPr>
          <w:p w14:paraId="050AD408" w14:textId="77777777" w:rsidR="00A667B3" w:rsidRPr="00BE068B" w:rsidRDefault="00A667B3" w:rsidP="001512DD">
            <w:pPr>
              <w:contextualSpacing/>
              <w:jc w:val="center"/>
              <w:rPr>
                <w:rFonts w:ascii="Gill Sans MT" w:hAnsi="Gill Sans MT"/>
              </w:rPr>
            </w:pPr>
          </w:p>
        </w:tc>
        <w:tc>
          <w:tcPr>
            <w:tcW w:w="1260" w:type="dxa"/>
          </w:tcPr>
          <w:p w14:paraId="0B74DAA7" w14:textId="77777777" w:rsidR="00A667B3" w:rsidRPr="00BE068B" w:rsidRDefault="00A667B3" w:rsidP="001512DD">
            <w:pPr>
              <w:contextualSpacing/>
              <w:jc w:val="center"/>
              <w:rPr>
                <w:rFonts w:ascii="Gill Sans MT" w:hAnsi="Gill Sans MT"/>
              </w:rPr>
            </w:pPr>
          </w:p>
        </w:tc>
        <w:tc>
          <w:tcPr>
            <w:tcW w:w="1350" w:type="dxa"/>
          </w:tcPr>
          <w:p w14:paraId="1CF4DE6F" w14:textId="77777777" w:rsidR="00A667B3" w:rsidRPr="00BE068B" w:rsidRDefault="00A667B3" w:rsidP="001512DD">
            <w:pPr>
              <w:contextualSpacing/>
              <w:jc w:val="center"/>
              <w:rPr>
                <w:rFonts w:ascii="Gill Sans MT" w:hAnsi="Gill Sans MT"/>
              </w:rPr>
            </w:pPr>
          </w:p>
        </w:tc>
        <w:tc>
          <w:tcPr>
            <w:tcW w:w="1530" w:type="dxa"/>
          </w:tcPr>
          <w:p w14:paraId="790610C7" w14:textId="77777777" w:rsidR="00A667B3" w:rsidRPr="00BE068B" w:rsidRDefault="00A667B3" w:rsidP="001512DD">
            <w:pPr>
              <w:contextualSpacing/>
              <w:jc w:val="center"/>
              <w:rPr>
                <w:rFonts w:ascii="Gill Sans MT" w:hAnsi="Gill Sans MT"/>
              </w:rPr>
            </w:pPr>
          </w:p>
        </w:tc>
        <w:tc>
          <w:tcPr>
            <w:tcW w:w="1980" w:type="dxa"/>
          </w:tcPr>
          <w:p w14:paraId="78BE94EE" w14:textId="77777777" w:rsidR="00A667B3" w:rsidRPr="00BE068B" w:rsidRDefault="00A667B3" w:rsidP="001512DD">
            <w:pPr>
              <w:contextualSpacing/>
              <w:jc w:val="center"/>
              <w:rPr>
                <w:rFonts w:ascii="Gill Sans MT" w:hAnsi="Gill Sans MT"/>
              </w:rPr>
            </w:pPr>
          </w:p>
        </w:tc>
      </w:tr>
    </w:tbl>
    <w:p w14:paraId="5F6AFEC8" w14:textId="77777777" w:rsidR="00137629" w:rsidRPr="00BE068B" w:rsidRDefault="00137629" w:rsidP="001512DD">
      <w:pPr>
        <w:spacing w:after="0" w:line="240" w:lineRule="auto"/>
        <w:contextualSpacing/>
        <w:rPr>
          <w:rFonts w:ascii="Gill Sans MT" w:hAnsi="Gill Sans MT"/>
        </w:rPr>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BE068B" w14:paraId="7D2CCF2E" w14:textId="77777777" w:rsidTr="000427DF">
        <w:trPr>
          <w:trHeight w:val="135"/>
        </w:trPr>
        <w:tc>
          <w:tcPr>
            <w:tcW w:w="4316" w:type="dxa"/>
          </w:tcPr>
          <w:p w14:paraId="17D39A1B" w14:textId="60A33D23"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101 - </w:t>
            </w:r>
            <w:r w:rsidR="00E62CDC" w:rsidRPr="00BE068B">
              <w:rPr>
                <w:rFonts w:ascii="Gill Sans MT" w:hAnsi="Gill Sans MT"/>
                <w:b/>
                <w:sz w:val="20"/>
              </w:rPr>
              <w:t>Relationship to head</w:t>
            </w:r>
          </w:p>
        </w:tc>
        <w:tc>
          <w:tcPr>
            <w:tcW w:w="4317" w:type="dxa"/>
          </w:tcPr>
          <w:p w14:paraId="2BCBC24B" w14:textId="67A87824"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102- </w:t>
            </w:r>
            <w:r w:rsidR="00E62CDC" w:rsidRPr="00BE068B">
              <w:rPr>
                <w:rFonts w:ascii="Gill Sans MT" w:hAnsi="Gill Sans MT"/>
                <w:b/>
                <w:sz w:val="20"/>
              </w:rPr>
              <w:t>Level of education</w:t>
            </w:r>
          </w:p>
        </w:tc>
        <w:tc>
          <w:tcPr>
            <w:tcW w:w="4317" w:type="dxa"/>
          </w:tcPr>
          <w:p w14:paraId="1309E1EC" w14:textId="34C4676C"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103- </w:t>
            </w:r>
            <w:r w:rsidR="00E62CDC" w:rsidRPr="00BE068B">
              <w:rPr>
                <w:rFonts w:ascii="Gill Sans MT" w:hAnsi="Gill Sans MT"/>
                <w:b/>
                <w:sz w:val="20"/>
              </w:rPr>
              <w:t>Not currently in school</w:t>
            </w:r>
          </w:p>
        </w:tc>
      </w:tr>
      <w:tr w:rsidR="00E62CDC" w:rsidRPr="00BE068B" w14:paraId="728C6529" w14:textId="77777777" w:rsidTr="000427DF">
        <w:trPr>
          <w:trHeight w:val="135"/>
        </w:trPr>
        <w:tc>
          <w:tcPr>
            <w:tcW w:w="4316" w:type="dxa"/>
          </w:tcPr>
          <w:p w14:paraId="2B6EEF0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1=Head</w:t>
            </w:r>
          </w:p>
          <w:p w14:paraId="59D43C8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2=Spouse/consensual partner</w:t>
            </w:r>
          </w:p>
          <w:p w14:paraId="3E23CDB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3=Son/daughter</w:t>
            </w:r>
          </w:p>
          <w:p w14:paraId="7E9856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4=Spouse of son/daughter</w:t>
            </w:r>
          </w:p>
          <w:p w14:paraId="354D78B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5=Grandchild</w:t>
            </w:r>
          </w:p>
          <w:p w14:paraId="781C811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6=Brother/sister</w:t>
            </w:r>
          </w:p>
          <w:p w14:paraId="7891E25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7=Brother/sister in-law</w:t>
            </w:r>
          </w:p>
          <w:p w14:paraId="0FA5156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8=Spouse of brother/sister</w:t>
            </w:r>
          </w:p>
          <w:p w14:paraId="4B33A6C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9=Parent</w:t>
            </w:r>
          </w:p>
          <w:p w14:paraId="1791F24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10=Spouse's parent</w:t>
            </w:r>
          </w:p>
          <w:p w14:paraId="5507E99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11=Uncle/aunt</w:t>
            </w:r>
          </w:p>
          <w:p w14:paraId="2B999D0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12=Cousin</w:t>
            </w:r>
          </w:p>
          <w:p w14:paraId="3F2AC8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13=Nephew/niece</w:t>
            </w:r>
          </w:p>
          <w:p w14:paraId="676CDCB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14=Stepchild</w:t>
            </w:r>
          </w:p>
          <w:p w14:paraId="565C0D4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15=Other relative</w:t>
            </w:r>
          </w:p>
          <w:p w14:paraId="2477455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16=Not related</w:t>
            </w:r>
          </w:p>
          <w:p w14:paraId="161AFB85" w14:textId="0EAC43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c>
          <w:tcPr>
            <w:tcW w:w="4317" w:type="dxa"/>
          </w:tcPr>
          <w:p w14:paraId="60209C1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1=None</w:t>
            </w:r>
          </w:p>
          <w:p w14:paraId="5E11FD51"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2=Grade 1/Sub-standard A</w:t>
            </w:r>
          </w:p>
          <w:p w14:paraId="7330052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3=Grade 1/Sub-standard B</w:t>
            </w:r>
          </w:p>
          <w:p w14:paraId="1441DB1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4=Grade 2/Standard 1</w:t>
            </w:r>
          </w:p>
          <w:p w14:paraId="3D7EF75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5=Grade 3/Standard 2</w:t>
            </w:r>
          </w:p>
          <w:p w14:paraId="4AE4AE3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6=Grade 4/Standard 3</w:t>
            </w:r>
          </w:p>
          <w:p w14:paraId="41FC180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7=Grade 5/Standard 4</w:t>
            </w:r>
          </w:p>
          <w:p w14:paraId="7F325FD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8=Grade 6/Standard 5</w:t>
            </w:r>
          </w:p>
          <w:p w14:paraId="4A92B34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9=Grade 7/Standard 6</w:t>
            </w:r>
          </w:p>
          <w:p w14:paraId="78F3DF3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10=Grade 8/Form 1</w:t>
            </w:r>
          </w:p>
          <w:p w14:paraId="3EC62A1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11=Grade 9/Form 2</w:t>
            </w:r>
          </w:p>
          <w:p w14:paraId="5348FBA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12=Grade 10/Form 3</w:t>
            </w:r>
          </w:p>
          <w:p w14:paraId="31EA62C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13=Grade 11/Form 4</w:t>
            </w:r>
          </w:p>
          <w:p w14:paraId="07DD0A0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14=Grade 12/Form 5</w:t>
            </w:r>
          </w:p>
          <w:p w14:paraId="45D545F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15=Post-secondary</w:t>
            </w:r>
          </w:p>
          <w:p w14:paraId="21E9F5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888=Don’t know</w:t>
            </w:r>
          </w:p>
          <w:p w14:paraId="242FCED9" w14:textId="27861C4C"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999=Preferred not to answer</w:t>
            </w:r>
          </w:p>
        </w:tc>
        <w:tc>
          <w:tcPr>
            <w:tcW w:w="4317" w:type="dxa"/>
          </w:tcPr>
          <w:p w14:paraId="256CB1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1=Cannot afford school fees</w:t>
            </w:r>
          </w:p>
          <w:p w14:paraId="55EC6F6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2=Needed for domestic duties</w:t>
            </w:r>
          </w:p>
          <w:p w14:paraId="30C4299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3=Needed for farming</w:t>
            </w:r>
          </w:p>
          <w:p w14:paraId="6A7B0CB9" w14:textId="2E7DF2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4=Working for other household</w:t>
            </w:r>
          </w:p>
          <w:p w14:paraId="0DA3FF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6=Education is not necessary/no point</w:t>
            </w:r>
          </w:p>
          <w:p w14:paraId="678ED49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7=Completed their education</w:t>
            </w:r>
          </w:p>
          <w:p w14:paraId="6D7E193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8=Too old to attend school</w:t>
            </w:r>
          </w:p>
          <w:p w14:paraId="199B337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9=School is too far away</w:t>
            </w:r>
          </w:p>
          <w:p w14:paraId="721160A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10=School closed temporarily</w:t>
            </w:r>
          </w:p>
          <w:p w14:paraId="1FB692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11=School closed permanently</w:t>
            </w:r>
          </w:p>
          <w:p w14:paraId="3A20428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12=The teacher is absent at the school</w:t>
            </w:r>
          </w:p>
          <w:p w14:paraId="02A5D83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13=Too sick to attend school</w:t>
            </w:r>
          </w:p>
          <w:p w14:paraId="2F648A4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 xml:space="preserve">14=Someone else in the household is sick, so cannot attend </w:t>
            </w:r>
          </w:p>
          <w:p w14:paraId="3F1986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15=No transport</w:t>
            </w:r>
          </w:p>
          <w:p w14:paraId="341DB3ED" w14:textId="514AFDDA"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r>
    </w:tbl>
    <w:p w14:paraId="69CF9156" w14:textId="18AB3968" w:rsidR="00BE53B1" w:rsidRPr="00BE068B" w:rsidRDefault="00BE53B1" w:rsidP="001512DD">
      <w:pPr>
        <w:spacing w:after="0"/>
        <w:rPr>
          <w:rFonts w:ascii="Gill Sans MT" w:eastAsia="Times New Roman" w:hAnsi="Gill Sans MT"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BE068B" w14:paraId="6EB2CC51" w14:textId="77777777" w:rsidTr="0093061D">
        <w:trPr>
          <w:trHeight w:val="20"/>
        </w:trPr>
        <w:tc>
          <w:tcPr>
            <w:tcW w:w="715" w:type="dxa"/>
          </w:tcPr>
          <w:p w14:paraId="7CF107D5" w14:textId="77777777" w:rsidR="00C14ED2" w:rsidRPr="00BE068B" w:rsidRDefault="00C14ED2" w:rsidP="001512DD">
            <w:pPr>
              <w:contextualSpacing/>
              <w:jc w:val="center"/>
              <w:rPr>
                <w:rFonts w:ascii="Gill Sans MT" w:hAnsi="Gill Sans MT"/>
              </w:rPr>
            </w:pPr>
          </w:p>
        </w:tc>
        <w:tc>
          <w:tcPr>
            <w:tcW w:w="2165" w:type="dxa"/>
          </w:tcPr>
          <w:p w14:paraId="45C67469" w14:textId="60FF5052" w:rsidR="00C14ED2" w:rsidRPr="00BE068B" w:rsidRDefault="00C14ED2" w:rsidP="001512DD">
            <w:pPr>
              <w:contextualSpacing/>
              <w:jc w:val="center"/>
              <w:rPr>
                <w:rFonts w:ascii="Gill Sans MT" w:hAnsi="Gill Sans MT"/>
              </w:rPr>
            </w:pPr>
            <w:r w:rsidRPr="00BE068B">
              <w:rPr>
                <w:rFonts w:ascii="Gill Sans MT" w:hAnsi="Gill Sans MT"/>
              </w:rPr>
              <w:t>C.8</w:t>
            </w:r>
          </w:p>
        </w:tc>
        <w:tc>
          <w:tcPr>
            <w:tcW w:w="1800" w:type="dxa"/>
          </w:tcPr>
          <w:p w14:paraId="696CA7B3" w14:textId="6BEF7072" w:rsidR="00C14ED2" w:rsidRPr="00BE068B" w:rsidRDefault="00C14ED2" w:rsidP="002A6145">
            <w:pPr>
              <w:contextualSpacing/>
              <w:jc w:val="center"/>
              <w:rPr>
                <w:rFonts w:ascii="Gill Sans MT" w:hAnsi="Gill Sans MT"/>
              </w:rPr>
            </w:pPr>
            <w:r w:rsidRPr="00BE068B">
              <w:rPr>
                <w:rFonts w:ascii="Gill Sans MT" w:hAnsi="Gill Sans MT"/>
              </w:rPr>
              <w:t>C.9</w:t>
            </w:r>
          </w:p>
        </w:tc>
        <w:tc>
          <w:tcPr>
            <w:tcW w:w="2520" w:type="dxa"/>
          </w:tcPr>
          <w:p w14:paraId="086A69C7" w14:textId="0A522F29" w:rsidR="00C14ED2" w:rsidRPr="00BE068B" w:rsidRDefault="00C14ED2" w:rsidP="001512DD">
            <w:pPr>
              <w:contextualSpacing/>
              <w:jc w:val="center"/>
              <w:rPr>
                <w:rFonts w:ascii="Gill Sans MT" w:hAnsi="Gill Sans MT"/>
              </w:rPr>
            </w:pPr>
            <w:r w:rsidRPr="00BE068B">
              <w:rPr>
                <w:rFonts w:ascii="Gill Sans MT" w:hAnsi="Gill Sans MT"/>
              </w:rPr>
              <w:t>C.10</w:t>
            </w:r>
          </w:p>
        </w:tc>
        <w:tc>
          <w:tcPr>
            <w:tcW w:w="1294" w:type="dxa"/>
          </w:tcPr>
          <w:p w14:paraId="7568B269" w14:textId="0DE7E60E" w:rsidR="00C14ED2" w:rsidRPr="00BE068B" w:rsidRDefault="00C14ED2" w:rsidP="001512DD">
            <w:pPr>
              <w:contextualSpacing/>
              <w:jc w:val="center"/>
              <w:rPr>
                <w:rFonts w:ascii="Gill Sans MT" w:hAnsi="Gill Sans MT"/>
              </w:rPr>
            </w:pPr>
            <w:r w:rsidRPr="00BE068B">
              <w:rPr>
                <w:rFonts w:ascii="Gill Sans MT" w:hAnsi="Gill Sans MT"/>
              </w:rPr>
              <w:t>C.11</w:t>
            </w:r>
          </w:p>
        </w:tc>
        <w:tc>
          <w:tcPr>
            <w:tcW w:w="1170" w:type="dxa"/>
          </w:tcPr>
          <w:p w14:paraId="4C914C0C" w14:textId="38A8231D" w:rsidR="00C14ED2" w:rsidRPr="00BE068B" w:rsidRDefault="00C14ED2" w:rsidP="001512DD">
            <w:pPr>
              <w:contextualSpacing/>
              <w:jc w:val="center"/>
              <w:rPr>
                <w:rFonts w:ascii="Gill Sans MT" w:hAnsi="Gill Sans MT"/>
              </w:rPr>
            </w:pPr>
            <w:r w:rsidRPr="00BE068B">
              <w:rPr>
                <w:rFonts w:ascii="Gill Sans MT" w:hAnsi="Gill Sans MT"/>
              </w:rPr>
              <w:t>C.11b</w:t>
            </w:r>
          </w:p>
        </w:tc>
        <w:tc>
          <w:tcPr>
            <w:tcW w:w="2216" w:type="dxa"/>
          </w:tcPr>
          <w:p w14:paraId="7D1F4365" w14:textId="249CEE39" w:rsidR="00C14ED2" w:rsidRPr="00BE068B" w:rsidRDefault="00C14ED2" w:rsidP="001512DD">
            <w:pPr>
              <w:contextualSpacing/>
              <w:jc w:val="center"/>
              <w:rPr>
                <w:rFonts w:ascii="Gill Sans MT" w:hAnsi="Gill Sans MT"/>
              </w:rPr>
            </w:pPr>
            <w:r w:rsidRPr="00BE068B">
              <w:rPr>
                <w:rFonts w:ascii="Gill Sans MT" w:hAnsi="Gill Sans MT"/>
              </w:rPr>
              <w:t>C.12</w:t>
            </w:r>
          </w:p>
        </w:tc>
        <w:tc>
          <w:tcPr>
            <w:tcW w:w="1744" w:type="dxa"/>
          </w:tcPr>
          <w:p w14:paraId="33696E22" w14:textId="336BD78D" w:rsidR="00C14ED2" w:rsidRPr="00BE068B" w:rsidRDefault="00C14ED2" w:rsidP="001512DD">
            <w:pPr>
              <w:contextualSpacing/>
              <w:jc w:val="center"/>
              <w:rPr>
                <w:rFonts w:ascii="Gill Sans MT" w:hAnsi="Gill Sans MT"/>
              </w:rPr>
            </w:pPr>
            <w:r w:rsidRPr="00BE068B">
              <w:rPr>
                <w:rFonts w:ascii="Gill Sans MT" w:hAnsi="Gill Sans MT"/>
              </w:rPr>
              <w:t>C.13</w:t>
            </w:r>
          </w:p>
        </w:tc>
      </w:tr>
      <w:tr w:rsidR="0022680E" w:rsidRPr="00BE068B" w14:paraId="18454888" w14:textId="77777777" w:rsidTr="0093061D">
        <w:trPr>
          <w:trHeight w:val="20"/>
        </w:trPr>
        <w:tc>
          <w:tcPr>
            <w:tcW w:w="715" w:type="dxa"/>
          </w:tcPr>
          <w:p w14:paraId="6A4EF0FE" w14:textId="77777777" w:rsidR="00D21542" w:rsidRPr="00BE068B" w:rsidRDefault="00D21542" w:rsidP="001512DD">
            <w:pPr>
              <w:contextualSpacing/>
              <w:jc w:val="center"/>
              <w:rPr>
                <w:rFonts w:ascii="Gill Sans MT" w:hAnsi="Gill Sans MT"/>
              </w:rPr>
            </w:pPr>
            <w:r w:rsidRPr="00BE068B">
              <w:rPr>
                <w:rFonts w:ascii="Gill Sans MT" w:hAnsi="Gill Sans MT"/>
              </w:rPr>
              <w:lastRenderedPageBreak/>
              <w:t>ID Code</w:t>
            </w:r>
          </w:p>
        </w:tc>
        <w:tc>
          <w:tcPr>
            <w:tcW w:w="2165" w:type="dxa"/>
          </w:tcPr>
          <w:p w14:paraId="71803AC7" w14:textId="77777777" w:rsidR="00D21542" w:rsidRPr="00BE068B" w:rsidRDefault="00D21542"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5F5BE3D2" w14:textId="77777777" w:rsidR="00D21542" w:rsidRPr="00BE068B" w:rsidRDefault="00D21542" w:rsidP="001512DD">
            <w:pPr>
              <w:contextualSpacing/>
              <w:jc w:val="center"/>
              <w:rPr>
                <w:rFonts w:ascii="Gill Sans MT" w:hAnsi="Gill Sans MT"/>
                <w:i/>
              </w:rPr>
            </w:pPr>
            <w:r w:rsidRPr="00BE068B">
              <w:rPr>
                <w:rFonts w:ascii="Gill Sans MT" w:hAnsi="Gill Sans MT"/>
                <w:i/>
              </w:rPr>
              <w:t>First, middle, last name</w:t>
            </w:r>
          </w:p>
        </w:tc>
        <w:tc>
          <w:tcPr>
            <w:tcW w:w="1800" w:type="dxa"/>
          </w:tcPr>
          <w:p w14:paraId="126A0F78" w14:textId="29E78D50"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E4BE996" w14:textId="77777777" w:rsidR="00D21542" w:rsidRPr="00BE068B" w:rsidRDefault="00D21542" w:rsidP="00C14ED2">
            <w:pPr>
              <w:contextualSpacing/>
              <w:rPr>
                <w:rFonts w:ascii="Gill Sans MT" w:hAnsi="Gill Sans MT"/>
              </w:rPr>
            </w:pPr>
            <w:r w:rsidRPr="00BE068B">
              <w:rPr>
                <w:rFonts w:ascii="Gill Sans MT" w:hAnsi="Gill Sans MT"/>
              </w:rPr>
              <w:t xml:space="preserve">What age did </w:t>
            </w:r>
            <w:r w:rsidR="002A6145" w:rsidRPr="00BE068B">
              <w:rPr>
                <w:rFonts w:ascii="Gill Sans MT" w:hAnsi="Gill Sans MT"/>
              </w:rPr>
              <w:t xml:space="preserve">[NAME] </w:t>
            </w:r>
            <w:r w:rsidRPr="00BE068B">
              <w:rPr>
                <w:rFonts w:ascii="Gill Sans MT" w:hAnsi="Gill Sans MT"/>
              </w:rPr>
              <w:t>first enroll in school/educational facility?</w:t>
            </w:r>
          </w:p>
          <w:p w14:paraId="614CDCDB" w14:textId="77777777" w:rsidR="007B7340" w:rsidRPr="00BE068B" w:rsidRDefault="007B7340" w:rsidP="00C14ED2">
            <w:pPr>
              <w:contextualSpacing/>
              <w:rPr>
                <w:rFonts w:ascii="Gill Sans MT" w:hAnsi="Gill Sans MT"/>
              </w:rPr>
            </w:pPr>
          </w:p>
          <w:p w14:paraId="759A0177" w14:textId="75762EA1" w:rsidR="007B7340" w:rsidRPr="00BE068B" w:rsidRDefault="007B7340" w:rsidP="00C14ED2">
            <w:pPr>
              <w:contextualSpacing/>
              <w:rPr>
                <w:rFonts w:ascii="Gill Sans MT" w:hAnsi="Gill Sans MT"/>
              </w:rPr>
            </w:pPr>
          </w:p>
        </w:tc>
        <w:tc>
          <w:tcPr>
            <w:tcW w:w="2520" w:type="dxa"/>
          </w:tcPr>
          <w:p w14:paraId="275C01BF" w14:textId="339C3C9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F98A68" w14:textId="5906F4EA" w:rsidR="008C2BC1" w:rsidRPr="00BE068B" w:rsidRDefault="002A6145" w:rsidP="00C14ED2">
            <w:pPr>
              <w:contextualSpacing/>
              <w:rPr>
                <w:rFonts w:ascii="Gill Sans MT" w:hAnsi="Gill Sans MT"/>
              </w:rPr>
            </w:pPr>
            <w:r w:rsidRPr="00BE068B">
              <w:rPr>
                <w:rFonts w:ascii="Gill Sans MT" w:hAnsi="Gill Sans MT"/>
              </w:rPr>
              <w:t xml:space="preserve">Was [NAME]  </w:t>
            </w:r>
            <w:r w:rsidR="008C2BC1" w:rsidRPr="00BE068B">
              <w:rPr>
                <w:rFonts w:ascii="Gill Sans MT" w:hAnsi="Gill Sans MT"/>
              </w:rPr>
              <w:t xml:space="preserve"> absent from school for any period(s) of time during the term in the last twelve months?</w:t>
            </w:r>
          </w:p>
          <w:p w14:paraId="525A0E3E" w14:textId="0BD0F9C3"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63E13ABC" w14:textId="4C0110E4"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529732CF"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5C771557" w14:textId="77777777" w:rsidR="008C2BC1" w:rsidRPr="00BE068B" w:rsidRDefault="008C2BC1" w:rsidP="00C14ED2">
            <w:pPr>
              <w:contextualSpacing/>
              <w:rPr>
                <w:rFonts w:ascii="Gill Sans MT" w:hAnsi="Gill Sans MT"/>
              </w:rPr>
            </w:pPr>
            <w:r w:rsidRPr="00BE068B">
              <w:rPr>
                <w:rFonts w:ascii="Gill Sans MT" w:hAnsi="Gill Sans MT"/>
              </w:rPr>
              <w:t>999=Prefer not to respond</w:t>
            </w:r>
          </w:p>
          <w:p w14:paraId="4C804D25" w14:textId="404DE77F" w:rsidR="00C14ED2" w:rsidRPr="00BE068B" w:rsidRDefault="00C14ED2" w:rsidP="00C14ED2">
            <w:pPr>
              <w:contextualSpacing/>
              <w:rPr>
                <w:rFonts w:ascii="Gill Sans MT" w:hAnsi="Gill Sans MT"/>
                <w:i/>
              </w:rPr>
            </w:pPr>
            <w:r w:rsidRPr="00BE068B">
              <w:rPr>
                <w:rFonts w:ascii="Gill Sans MT" w:hAnsi="Gill Sans MT"/>
                <w:i/>
              </w:rPr>
              <w:t>If C10=0, skip to C13</w:t>
            </w:r>
          </w:p>
        </w:tc>
        <w:tc>
          <w:tcPr>
            <w:tcW w:w="1294" w:type="dxa"/>
          </w:tcPr>
          <w:p w14:paraId="60B93F43" w14:textId="77777777" w:rsidR="00D21542" w:rsidRPr="00BE068B" w:rsidRDefault="008C2BC1" w:rsidP="00C14ED2">
            <w:pPr>
              <w:contextualSpacing/>
              <w:rPr>
                <w:rFonts w:ascii="Gill Sans MT" w:hAnsi="Gill Sans MT"/>
              </w:rPr>
            </w:pPr>
            <w:r w:rsidRPr="00BE068B">
              <w:rPr>
                <w:rFonts w:ascii="Gill Sans MT" w:hAnsi="Gill Sans MT"/>
              </w:rPr>
              <w:t>What was the main reason for the absence(s) from school?</w:t>
            </w:r>
          </w:p>
          <w:p w14:paraId="711C68B1" w14:textId="3DBCCAED" w:rsidR="0093061D" w:rsidRPr="00BE068B" w:rsidRDefault="0093061D" w:rsidP="00C14ED2">
            <w:pPr>
              <w:contextualSpacing/>
              <w:rPr>
                <w:rFonts w:ascii="Gill Sans MT" w:hAnsi="Gill Sans MT"/>
                <w:i/>
              </w:rPr>
            </w:pPr>
            <w:r w:rsidRPr="00BE068B">
              <w:rPr>
                <w:rFonts w:ascii="Gill Sans MT" w:hAnsi="Gill Sans MT"/>
                <w:i/>
              </w:rPr>
              <w:t xml:space="preserve">See code 104. Probe and code, select all that apply </w:t>
            </w:r>
          </w:p>
        </w:tc>
        <w:tc>
          <w:tcPr>
            <w:tcW w:w="1170" w:type="dxa"/>
          </w:tcPr>
          <w:p w14:paraId="69E94FD9" w14:textId="0A0A16F7" w:rsidR="00D21542" w:rsidRPr="00BE068B" w:rsidRDefault="008C2BC1" w:rsidP="00C14ED2">
            <w:pPr>
              <w:contextualSpacing/>
              <w:rPr>
                <w:rFonts w:ascii="Gill Sans MT" w:hAnsi="Gill Sans MT"/>
              </w:rPr>
            </w:pPr>
            <w:r w:rsidRPr="00BE068B">
              <w:rPr>
                <w:rFonts w:ascii="Gill Sans MT" w:hAnsi="Gill Sans MT"/>
              </w:rPr>
              <w:t>If other, please specify.</w:t>
            </w:r>
          </w:p>
        </w:tc>
        <w:tc>
          <w:tcPr>
            <w:tcW w:w="2216" w:type="dxa"/>
          </w:tcPr>
          <w:p w14:paraId="401FB0DC" w14:textId="0A3B781D" w:rsidR="00D21542" w:rsidRPr="00BE068B" w:rsidRDefault="008C2BC1" w:rsidP="00C14ED2">
            <w:pPr>
              <w:contextualSpacing/>
              <w:rPr>
                <w:rFonts w:ascii="Gill Sans MT" w:hAnsi="Gill Sans MT"/>
              </w:rPr>
            </w:pPr>
            <w:r w:rsidRPr="00BE068B">
              <w:rPr>
                <w:rFonts w:ascii="Gill Sans MT" w:hAnsi="Gill Sans MT"/>
              </w:rPr>
              <w:t xml:space="preserve">Roughly, how many days did </w:t>
            </w:r>
            <w:r w:rsidR="002A6145" w:rsidRPr="00BE068B">
              <w:rPr>
                <w:rFonts w:ascii="Gill Sans MT" w:hAnsi="Gill Sans MT"/>
              </w:rPr>
              <w:t xml:space="preserve">[NAME] </w:t>
            </w:r>
            <w:r w:rsidRPr="00BE068B">
              <w:rPr>
                <w:rFonts w:ascii="Gill Sans MT" w:hAnsi="Gill Sans MT"/>
              </w:rPr>
              <w:t>miss from school in the past 12 months?</w:t>
            </w:r>
          </w:p>
          <w:p w14:paraId="73C201DF" w14:textId="77777777" w:rsidR="008C2BC1" w:rsidRPr="00BE068B" w:rsidRDefault="008C2BC1" w:rsidP="00C14ED2">
            <w:pPr>
              <w:contextualSpacing/>
              <w:rPr>
                <w:rFonts w:ascii="Gill Sans MT" w:hAnsi="Gill Sans MT"/>
                <w:i/>
              </w:rPr>
            </w:pPr>
            <w:r w:rsidRPr="00BE068B">
              <w:rPr>
                <w:rFonts w:ascii="Gill Sans MT" w:hAnsi="Gill Sans MT"/>
                <w:i/>
              </w:rPr>
              <w:t>1 week=5 school days</w:t>
            </w:r>
          </w:p>
          <w:p w14:paraId="3BA47A93" w14:textId="77777777" w:rsidR="008C2BC1" w:rsidRPr="00BE068B" w:rsidRDefault="008C2BC1" w:rsidP="00C14ED2">
            <w:pPr>
              <w:contextualSpacing/>
              <w:rPr>
                <w:rFonts w:ascii="Gill Sans MT" w:hAnsi="Gill Sans MT"/>
                <w:i/>
              </w:rPr>
            </w:pPr>
            <w:r w:rsidRPr="00BE068B">
              <w:rPr>
                <w:rFonts w:ascii="Gill Sans MT" w:hAnsi="Gill Sans MT"/>
                <w:i/>
              </w:rPr>
              <w:t>1 month=22 school days</w:t>
            </w:r>
          </w:p>
          <w:p w14:paraId="199EC1DD" w14:textId="69B181F9" w:rsidR="008C2BC1" w:rsidRPr="00BE068B" w:rsidRDefault="008C2BC1" w:rsidP="00C14ED2">
            <w:pPr>
              <w:contextualSpacing/>
              <w:rPr>
                <w:rFonts w:ascii="Gill Sans MT" w:hAnsi="Gill Sans MT"/>
                <w:i/>
              </w:rPr>
            </w:pPr>
            <w:r w:rsidRPr="00BE068B">
              <w:rPr>
                <w:rFonts w:ascii="Gill Sans MT" w:hAnsi="Gill Sans MT"/>
                <w:i/>
              </w:rPr>
              <w:t>1 year=198 school days</w:t>
            </w:r>
          </w:p>
        </w:tc>
        <w:tc>
          <w:tcPr>
            <w:tcW w:w="1744" w:type="dxa"/>
          </w:tcPr>
          <w:p w14:paraId="267FAD7E" w14:textId="42F325C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4650986E" w14:textId="67C1ECF4" w:rsidR="00D21542" w:rsidRPr="00BE068B" w:rsidRDefault="008C2BC1" w:rsidP="00C14ED2">
            <w:pPr>
              <w:contextualSpacing/>
              <w:rPr>
                <w:rFonts w:ascii="Gill Sans MT" w:hAnsi="Gill Sans MT"/>
              </w:rPr>
            </w:pPr>
            <w:r w:rsidRPr="00BE068B">
              <w:rPr>
                <w:rFonts w:ascii="Gill Sans MT" w:hAnsi="Gill Sans MT"/>
              </w:rPr>
              <w:t xml:space="preserve">Can </w:t>
            </w:r>
            <w:r w:rsidR="002A6145" w:rsidRPr="00BE068B">
              <w:rPr>
                <w:rFonts w:ascii="Gill Sans MT" w:hAnsi="Gill Sans MT"/>
              </w:rPr>
              <w:t xml:space="preserve">[NAME] </w:t>
            </w:r>
            <w:r w:rsidRPr="00BE068B">
              <w:rPr>
                <w:rFonts w:ascii="Gill Sans MT" w:hAnsi="Gill Sans MT"/>
              </w:rPr>
              <w:t>write a simple letter of several sentences in English?</w:t>
            </w:r>
          </w:p>
          <w:p w14:paraId="1CF49479" w14:textId="77777777" w:rsidR="008C2BC1" w:rsidRPr="00BE068B" w:rsidRDefault="008C2BC1" w:rsidP="00C14ED2">
            <w:pPr>
              <w:contextualSpacing/>
              <w:rPr>
                <w:rFonts w:ascii="Gill Sans MT" w:hAnsi="Gill Sans MT"/>
              </w:rPr>
            </w:pPr>
          </w:p>
          <w:p w14:paraId="312D46BB" w14:textId="0946D84F"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30FF496E" w14:textId="6F313D22"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4CB0BE1A"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7A7FEA1D" w14:textId="3379CDAD" w:rsidR="008C2BC1" w:rsidRPr="00BE068B" w:rsidRDefault="008C2BC1" w:rsidP="00C14ED2">
            <w:pPr>
              <w:contextualSpacing/>
              <w:rPr>
                <w:rFonts w:ascii="Gill Sans MT" w:hAnsi="Gill Sans MT"/>
              </w:rPr>
            </w:pPr>
            <w:r w:rsidRPr="00BE068B">
              <w:rPr>
                <w:rFonts w:ascii="Gill Sans MT" w:hAnsi="Gill Sans MT"/>
              </w:rPr>
              <w:t>999=Prefer not to respond</w:t>
            </w:r>
          </w:p>
        </w:tc>
      </w:tr>
      <w:tr w:rsidR="008C2BC1" w:rsidRPr="00BE068B" w14:paraId="657EA884" w14:textId="77777777" w:rsidTr="0093061D">
        <w:trPr>
          <w:trHeight w:val="20"/>
        </w:trPr>
        <w:tc>
          <w:tcPr>
            <w:tcW w:w="715" w:type="dxa"/>
          </w:tcPr>
          <w:p w14:paraId="3C2505B4" w14:textId="2FFF2169" w:rsidR="008C2BC1" w:rsidRPr="00BE068B" w:rsidRDefault="008C2BC1" w:rsidP="001512DD">
            <w:pPr>
              <w:contextualSpacing/>
              <w:jc w:val="center"/>
              <w:rPr>
                <w:rFonts w:ascii="Gill Sans MT" w:hAnsi="Gill Sans MT"/>
              </w:rPr>
            </w:pPr>
          </w:p>
        </w:tc>
        <w:tc>
          <w:tcPr>
            <w:tcW w:w="2165" w:type="dxa"/>
          </w:tcPr>
          <w:p w14:paraId="7358A0EE" w14:textId="77777777" w:rsidR="008C2BC1" w:rsidRPr="00BE068B" w:rsidRDefault="008C2BC1" w:rsidP="001512DD">
            <w:pPr>
              <w:contextualSpacing/>
              <w:jc w:val="center"/>
              <w:rPr>
                <w:rFonts w:ascii="Gill Sans MT" w:hAnsi="Gill Sans MT"/>
              </w:rPr>
            </w:pPr>
          </w:p>
        </w:tc>
        <w:tc>
          <w:tcPr>
            <w:tcW w:w="1800" w:type="dxa"/>
          </w:tcPr>
          <w:p w14:paraId="2A22C2CC" w14:textId="77777777" w:rsidR="008C2BC1" w:rsidRPr="00BE068B" w:rsidRDefault="008C2BC1" w:rsidP="001512DD">
            <w:pPr>
              <w:contextualSpacing/>
              <w:jc w:val="center"/>
              <w:rPr>
                <w:rFonts w:ascii="Gill Sans MT" w:hAnsi="Gill Sans MT"/>
              </w:rPr>
            </w:pPr>
          </w:p>
        </w:tc>
        <w:tc>
          <w:tcPr>
            <w:tcW w:w="2520" w:type="dxa"/>
          </w:tcPr>
          <w:p w14:paraId="1297DB29" w14:textId="77777777" w:rsidR="008C2BC1" w:rsidRPr="00BE068B" w:rsidRDefault="008C2BC1" w:rsidP="001512DD">
            <w:pPr>
              <w:contextualSpacing/>
              <w:jc w:val="center"/>
              <w:rPr>
                <w:rFonts w:ascii="Gill Sans MT" w:hAnsi="Gill Sans MT"/>
              </w:rPr>
            </w:pPr>
          </w:p>
        </w:tc>
        <w:tc>
          <w:tcPr>
            <w:tcW w:w="1294" w:type="dxa"/>
          </w:tcPr>
          <w:p w14:paraId="66BF7F92" w14:textId="77777777" w:rsidR="008C2BC1" w:rsidRPr="00BE068B" w:rsidRDefault="008C2BC1" w:rsidP="001512DD">
            <w:pPr>
              <w:contextualSpacing/>
              <w:jc w:val="center"/>
              <w:rPr>
                <w:rFonts w:ascii="Gill Sans MT" w:hAnsi="Gill Sans MT"/>
              </w:rPr>
            </w:pPr>
          </w:p>
        </w:tc>
        <w:tc>
          <w:tcPr>
            <w:tcW w:w="1170" w:type="dxa"/>
          </w:tcPr>
          <w:p w14:paraId="5B8DEF69" w14:textId="77777777" w:rsidR="008C2BC1" w:rsidRPr="00BE068B" w:rsidRDefault="008C2BC1" w:rsidP="001512DD">
            <w:pPr>
              <w:contextualSpacing/>
              <w:jc w:val="center"/>
              <w:rPr>
                <w:rFonts w:ascii="Gill Sans MT" w:hAnsi="Gill Sans MT"/>
              </w:rPr>
            </w:pPr>
          </w:p>
        </w:tc>
        <w:tc>
          <w:tcPr>
            <w:tcW w:w="2216" w:type="dxa"/>
          </w:tcPr>
          <w:p w14:paraId="6F267425" w14:textId="77777777" w:rsidR="008C2BC1" w:rsidRPr="00BE068B" w:rsidRDefault="008C2BC1" w:rsidP="001512DD">
            <w:pPr>
              <w:contextualSpacing/>
              <w:jc w:val="center"/>
              <w:rPr>
                <w:rFonts w:ascii="Gill Sans MT" w:hAnsi="Gill Sans MT"/>
              </w:rPr>
            </w:pPr>
          </w:p>
        </w:tc>
        <w:tc>
          <w:tcPr>
            <w:tcW w:w="1744" w:type="dxa"/>
          </w:tcPr>
          <w:p w14:paraId="3142A9F3" w14:textId="77777777" w:rsidR="008C2BC1" w:rsidRPr="00BE068B" w:rsidRDefault="008C2BC1" w:rsidP="001512DD">
            <w:pPr>
              <w:contextualSpacing/>
              <w:jc w:val="center"/>
              <w:rPr>
                <w:rFonts w:ascii="Gill Sans MT" w:hAnsi="Gill Sans MT"/>
              </w:rPr>
            </w:pPr>
          </w:p>
        </w:tc>
      </w:tr>
      <w:tr w:rsidR="0022680E" w:rsidRPr="00BE068B" w14:paraId="299BF1B0" w14:textId="77777777" w:rsidTr="0093061D">
        <w:trPr>
          <w:trHeight w:val="20"/>
        </w:trPr>
        <w:tc>
          <w:tcPr>
            <w:tcW w:w="715" w:type="dxa"/>
          </w:tcPr>
          <w:p w14:paraId="34FC55C2" w14:textId="77777777" w:rsidR="00D21542" w:rsidRPr="00BE068B" w:rsidRDefault="00D21542" w:rsidP="001512DD">
            <w:pPr>
              <w:contextualSpacing/>
              <w:jc w:val="center"/>
              <w:rPr>
                <w:rFonts w:ascii="Gill Sans MT" w:hAnsi="Gill Sans MT"/>
              </w:rPr>
            </w:pPr>
            <w:r w:rsidRPr="00BE068B">
              <w:rPr>
                <w:rFonts w:ascii="Gill Sans MT" w:hAnsi="Gill Sans MT"/>
              </w:rPr>
              <w:t>1</w:t>
            </w:r>
          </w:p>
        </w:tc>
        <w:tc>
          <w:tcPr>
            <w:tcW w:w="2165" w:type="dxa"/>
          </w:tcPr>
          <w:p w14:paraId="4F72D0D6" w14:textId="77777777" w:rsidR="00D21542" w:rsidRPr="00BE068B" w:rsidRDefault="00D21542" w:rsidP="001512DD">
            <w:pPr>
              <w:contextualSpacing/>
              <w:jc w:val="center"/>
              <w:rPr>
                <w:rFonts w:ascii="Gill Sans MT" w:hAnsi="Gill Sans MT"/>
              </w:rPr>
            </w:pPr>
          </w:p>
        </w:tc>
        <w:tc>
          <w:tcPr>
            <w:tcW w:w="1800" w:type="dxa"/>
          </w:tcPr>
          <w:p w14:paraId="02C28806" w14:textId="77777777" w:rsidR="00D21542" w:rsidRPr="00BE068B" w:rsidRDefault="00D21542" w:rsidP="001512DD">
            <w:pPr>
              <w:contextualSpacing/>
              <w:jc w:val="center"/>
              <w:rPr>
                <w:rFonts w:ascii="Gill Sans MT" w:hAnsi="Gill Sans MT"/>
              </w:rPr>
            </w:pPr>
          </w:p>
        </w:tc>
        <w:tc>
          <w:tcPr>
            <w:tcW w:w="2520" w:type="dxa"/>
          </w:tcPr>
          <w:p w14:paraId="7BE8FF54" w14:textId="77777777" w:rsidR="00D21542" w:rsidRPr="00BE068B" w:rsidRDefault="00D21542" w:rsidP="001512DD">
            <w:pPr>
              <w:contextualSpacing/>
              <w:jc w:val="center"/>
              <w:rPr>
                <w:rFonts w:ascii="Gill Sans MT" w:hAnsi="Gill Sans MT"/>
              </w:rPr>
            </w:pPr>
          </w:p>
        </w:tc>
        <w:tc>
          <w:tcPr>
            <w:tcW w:w="1294" w:type="dxa"/>
          </w:tcPr>
          <w:p w14:paraId="34983FB7" w14:textId="77777777" w:rsidR="00D21542" w:rsidRPr="00BE068B" w:rsidRDefault="00D21542" w:rsidP="001512DD">
            <w:pPr>
              <w:contextualSpacing/>
              <w:jc w:val="center"/>
              <w:rPr>
                <w:rFonts w:ascii="Gill Sans MT" w:hAnsi="Gill Sans MT"/>
              </w:rPr>
            </w:pPr>
          </w:p>
        </w:tc>
        <w:tc>
          <w:tcPr>
            <w:tcW w:w="1170" w:type="dxa"/>
          </w:tcPr>
          <w:p w14:paraId="4FD1262C" w14:textId="77777777" w:rsidR="00D21542" w:rsidRPr="00BE068B" w:rsidRDefault="00D21542" w:rsidP="001512DD">
            <w:pPr>
              <w:contextualSpacing/>
              <w:jc w:val="center"/>
              <w:rPr>
                <w:rFonts w:ascii="Gill Sans MT" w:hAnsi="Gill Sans MT"/>
              </w:rPr>
            </w:pPr>
          </w:p>
        </w:tc>
        <w:tc>
          <w:tcPr>
            <w:tcW w:w="2216" w:type="dxa"/>
          </w:tcPr>
          <w:p w14:paraId="25B245E5" w14:textId="77777777" w:rsidR="00D21542" w:rsidRPr="00BE068B" w:rsidRDefault="00D21542" w:rsidP="001512DD">
            <w:pPr>
              <w:contextualSpacing/>
              <w:jc w:val="center"/>
              <w:rPr>
                <w:rFonts w:ascii="Gill Sans MT" w:hAnsi="Gill Sans MT"/>
              </w:rPr>
            </w:pPr>
          </w:p>
        </w:tc>
        <w:tc>
          <w:tcPr>
            <w:tcW w:w="1744" w:type="dxa"/>
          </w:tcPr>
          <w:p w14:paraId="433028D9" w14:textId="77777777" w:rsidR="00D21542" w:rsidRPr="00BE068B" w:rsidRDefault="00D21542" w:rsidP="001512DD">
            <w:pPr>
              <w:contextualSpacing/>
              <w:jc w:val="center"/>
              <w:rPr>
                <w:rFonts w:ascii="Gill Sans MT" w:hAnsi="Gill Sans MT"/>
              </w:rPr>
            </w:pPr>
          </w:p>
        </w:tc>
      </w:tr>
      <w:tr w:rsidR="0022680E" w:rsidRPr="00BE068B" w14:paraId="611AD0BF" w14:textId="77777777" w:rsidTr="0093061D">
        <w:trPr>
          <w:trHeight w:val="20"/>
        </w:trPr>
        <w:tc>
          <w:tcPr>
            <w:tcW w:w="715" w:type="dxa"/>
          </w:tcPr>
          <w:p w14:paraId="5E93B325" w14:textId="77777777" w:rsidR="00D21542" w:rsidRPr="00BE068B" w:rsidRDefault="00D21542" w:rsidP="001512DD">
            <w:pPr>
              <w:contextualSpacing/>
              <w:jc w:val="center"/>
              <w:rPr>
                <w:rFonts w:ascii="Gill Sans MT" w:hAnsi="Gill Sans MT"/>
              </w:rPr>
            </w:pPr>
            <w:r w:rsidRPr="00BE068B">
              <w:rPr>
                <w:rFonts w:ascii="Gill Sans MT" w:hAnsi="Gill Sans MT"/>
              </w:rPr>
              <w:t>2</w:t>
            </w:r>
          </w:p>
        </w:tc>
        <w:tc>
          <w:tcPr>
            <w:tcW w:w="2165" w:type="dxa"/>
          </w:tcPr>
          <w:p w14:paraId="634C73D9" w14:textId="77777777" w:rsidR="00D21542" w:rsidRPr="00BE068B" w:rsidRDefault="00D21542" w:rsidP="001512DD">
            <w:pPr>
              <w:contextualSpacing/>
              <w:jc w:val="center"/>
              <w:rPr>
                <w:rFonts w:ascii="Gill Sans MT" w:hAnsi="Gill Sans MT"/>
              </w:rPr>
            </w:pPr>
          </w:p>
        </w:tc>
        <w:tc>
          <w:tcPr>
            <w:tcW w:w="1800" w:type="dxa"/>
          </w:tcPr>
          <w:p w14:paraId="07052AC5" w14:textId="77777777" w:rsidR="00D21542" w:rsidRPr="00BE068B" w:rsidRDefault="00D21542" w:rsidP="001512DD">
            <w:pPr>
              <w:contextualSpacing/>
              <w:jc w:val="center"/>
              <w:rPr>
                <w:rFonts w:ascii="Gill Sans MT" w:hAnsi="Gill Sans MT"/>
              </w:rPr>
            </w:pPr>
          </w:p>
        </w:tc>
        <w:tc>
          <w:tcPr>
            <w:tcW w:w="2520" w:type="dxa"/>
          </w:tcPr>
          <w:p w14:paraId="6C46805C" w14:textId="77777777" w:rsidR="00D21542" w:rsidRPr="00BE068B" w:rsidRDefault="00D21542" w:rsidP="001512DD">
            <w:pPr>
              <w:contextualSpacing/>
              <w:jc w:val="center"/>
              <w:rPr>
                <w:rFonts w:ascii="Gill Sans MT" w:hAnsi="Gill Sans MT"/>
              </w:rPr>
            </w:pPr>
          </w:p>
        </w:tc>
        <w:tc>
          <w:tcPr>
            <w:tcW w:w="1294" w:type="dxa"/>
          </w:tcPr>
          <w:p w14:paraId="67B73D7C" w14:textId="77777777" w:rsidR="00D21542" w:rsidRPr="00BE068B" w:rsidRDefault="00D21542" w:rsidP="001512DD">
            <w:pPr>
              <w:contextualSpacing/>
              <w:jc w:val="center"/>
              <w:rPr>
                <w:rFonts w:ascii="Gill Sans MT" w:hAnsi="Gill Sans MT"/>
              </w:rPr>
            </w:pPr>
          </w:p>
        </w:tc>
        <w:tc>
          <w:tcPr>
            <w:tcW w:w="1170" w:type="dxa"/>
          </w:tcPr>
          <w:p w14:paraId="7BBEA5D2" w14:textId="77777777" w:rsidR="00D21542" w:rsidRPr="00BE068B" w:rsidRDefault="00D21542" w:rsidP="001512DD">
            <w:pPr>
              <w:contextualSpacing/>
              <w:jc w:val="center"/>
              <w:rPr>
                <w:rFonts w:ascii="Gill Sans MT" w:hAnsi="Gill Sans MT"/>
              </w:rPr>
            </w:pPr>
          </w:p>
        </w:tc>
        <w:tc>
          <w:tcPr>
            <w:tcW w:w="2216" w:type="dxa"/>
          </w:tcPr>
          <w:p w14:paraId="5BEC5915" w14:textId="77777777" w:rsidR="00D21542" w:rsidRPr="00BE068B" w:rsidRDefault="00D21542" w:rsidP="001512DD">
            <w:pPr>
              <w:contextualSpacing/>
              <w:jc w:val="center"/>
              <w:rPr>
                <w:rFonts w:ascii="Gill Sans MT" w:hAnsi="Gill Sans MT"/>
              </w:rPr>
            </w:pPr>
          </w:p>
        </w:tc>
        <w:tc>
          <w:tcPr>
            <w:tcW w:w="1744" w:type="dxa"/>
          </w:tcPr>
          <w:p w14:paraId="152254C5" w14:textId="77777777" w:rsidR="00D21542" w:rsidRPr="00BE068B" w:rsidRDefault="00D21542" w:rsidP="001512DD">
            <w:pPr>
              <w:contextualSpacing/>
              <w:jc w:val="center"/>
              <w:rPr>
                <w:rFonts w:ascii="Gill Sans MT" w:hAnsi="Gill Sans MT"/>
              </w:rPr>
            </w:pPr>
          </w:p>
        </w:tc>
      </w:tr>
      <w:tr w:rsidR="008C2BC1" w:rsidRPr="00BE068B" w14:paraId="29F33C3B" w14:textId="77777777" w:rsidTr="0093061D">
        <w:trPr>
          <w:trHeight w:val="20"/>
        </w:trPr>
        <w:tc>
          <w:tcPr>
            <w:tcW w:w="715" w:type="dxa"/>
          </w:tcPr>
          <w:p w14:paraId="5CC71EA7" w14:textId="77777777" w:rsidR="00D21542" w:rsidRPr="00BE068B" w:rsidRDefault="00D21542" w:rsidP="001512DD">
            <w:pPr>
              <w:contextualSpacing/>
              <w:jc w:val="center"/>
              <w:rPr>
                <w:rFonts w:ascii="Gill Sans MT" w:hAnsi="Gill Sans MT"/>
              </w:rPr>
            </w:pPr>
            <w:r w:rsidRPr="00BE068B">
              <w:rPr>
                <w:rFonts w:ascii="Gill Sans MT" w:hAnsi="Gill Sans MT"/>
              </w:rPr>
              <w:t>3</w:t>
            </w:r>
          </w:p>
        </w:tc>
        <w:tc>
          <w:tcPr>
            <w:tcW w:w="2165" w:type="dxa"/>
          </w:tcPr>
          <w:p w14:paraId="5DEFE2C1" w14:textId="77777777" w:rsidR="00D21542" w:rsidRPr="00BE068B" w:rsidRDefault="00D21542" w:rsidP="001512DD">
            <w:pPr>
              <w:contextualSpacing/>
              <w:jc w:val="center"/>
              <w:rPr>
                <w:rFonts w:ascii="Gill Sans MT" w:hAnsi="Gill Sans MT"/>
              </w:rPr>
            </w:pPr>
          </w:p>
        </w:tc>
        <w:tc>
          <w:tcPr>
            <w:tcW w:w="1800" w:type="dxa"/>
          </w:tcPr>
          <w:p w14:paraId="56DAEA24" w14:textId="77777777" w:rsidR="00D21542" w:rsidRPr="00BE068B" w:rsidRDefault="00D21542" w:rsidP="001512DD">
            <w:pPr>
              <w:contextualSpacing/>
              <w:jc w:val="center"/>
              <w:rPr>
                <w:rFonts w:ascii="Gill Sans MT" w:hAnsi="Gill Sans MT"/>
              </w:rPr>
            </w:pPr>
          </w:p>
        </w:tc>
        <w:tc>
          <w:tcPr>
            <w:tcW w:w="2520" w:type="dxa"/>
          </w:tcPr>
          <w:p w14:paraId="275553BA" w14:textId="77777777" w:rsidR="00D21542" w:rsidRPr="00BE068B" w:rsidRDefault="00D21542" w:rsidP="001512DD">
            <w:pPr>
              <w:contextualSpacing/>
              <w:jc w:val="center"/>
              <w:rPr>
                <w:rFonts w:ascii="Gill Sans MT" w:hAnsi="Gill Sans MT"/>
              </w:rPr>
            </w:pPr>
          </w:p>
        </w:tc>
        <w:tc>
          <w:tcPr>
            <w:tcW w:w="1294" w:type="dxa"/>
          </w:tcPr>
          <w:p w14:paraId="0F79C896" w14:textId="77777777" w:rsidR="00D21542" w:rsidRPr="00BE068B" w:rsidRDefault="00D21542" w:rsidP="001512DD">
            <w:pPr>
              <w:contextualSpacing/>
              <w:jc w:val="center"/>
              <w:rPr>
                <w:rFonts w:ascii="Gill Sans MT" w:hAnsi="Gill Sans MT"/>
              </w:rPr>
            </w:pPr>
          </w:p>
        </w:tc>
        <w:tc>
          <w:tcPr>
            <w:tcW w:w="1170" w:type="dxa"/>
          </w:tcPr>
          <w:p w14:paraId="4E10D6F1" w14:textId="77777777" w:rsidR="00D21542" w:rsidRPr="00BE068B" w:rsidRDefault="00D21542" w:rsidP="001512DD">
            <w:pPr>
              <w:contextualSpacing/>
              <w:jc w:val="center"/>
              <w:rPr>
                <w:rFonts w:ascii="Gill Sans MT" w:hAnsi="Gill Sans MT"/>
              </w:rPr>
            </w:pPr>
          </w:p>
        </w:tc>
        <w:tc>
          <w:tcPr>
            <w:tcW w:w="2216" w:type="dxa"/>
          </w:tcPr>
          <w:p w14:paraId="7712BB15" w14:textId="77777777" w:rsidR="00D21542" w:rsidRPr="00BE068B" w:rsidRDefault="00D21542" w:rsidP="001512DD">
            <w:pPr>
              <w:contextualSpacing/>
              <w:jc w:val="center"/>
              <w:rPr>
                <w:rFonts w:ascii="Gill Sans MT" w:hAnsi="Gill Sans MT"/>
              </w:rPr>
            </w:pPr>
          </w:p>
        </w:tc>
        <w:tc>
          <w:tcPr>
            <w:tcW w:w="1744" w:type="dxa"/>
          </w:tcPr>
          <w:p w14:paraId="24A0052C" w14:textId="77777777" w:rsidR="00D21542" w:rsidRPr="00BE068B" w:rsidRDefault="00D21542" w:rsidP="001512DD">
            <w:pPr>
              <w:contextualSpacing/>
              <w:jc w:val="center"/>
              <w:rPr>
                <w:rFonts w:ascii="Gill Sans MT" w:hAnsi="Gill Sans MT"/>
              </w:rPr>
            </w:pPr>
          </w:p>
        </w:tc>
      </w:tr>
      <w:tr w:rsidR="008C2BC1" w:rsidRPr="00BE068B" w14:paraId="01D0F6EF" w14:textId="77777777" w:rsidTr="0093061D">
        <w:trPr>
          <w:trHeight w:val="20"/>
        </w:trPr>
        <w:tc>
          <w:tcPr>
            <w:tcW w:w="715" w:type="dxa"/>
          </w:tcPr>
          <w:p w14:paraId="735A75B4" w14:textId="77777777" w:rsidR="00D21542" w:rsidRPr="00BE068B" w:rsidRDefault="00D21542" w:rsidP="001512DD">
            <w:pPr>
              <w:contextualSpacing/>
              <w:jc w:val="center"/>
              <w:rPr>
                <w:rFonts w:ascii="Gill Sans MT" w:hAnsi="Gill Sans MT"/>
              </w:rPr>
            </w:pPr>
            <w:r w:rsidRPr="00BE068B">
              <w:rPr>
                <w:rFonts w:ascii="Gill Sans MT" w:hAnsi="Gill Sans MT"/>
              </w:rPr>
              <w:t>4</w:t>
            </w:r>
          </w:p>
        </w:tc>
        <w:tc>
          <w:tcPr>
            <w:tcW w:w="2165" w:type="dxa"/>
          </w:tcPr>
          <w:p w14:paraId="70626529" w14:textId="77777777" w:rsidR="00D21542" w:rsidRPr="00BE068B" w:rsidRDefault="00D21542" w:rsidP="001512DD">
            <w:pPr>
              <w:contextualSpacing/>
              <w:jc w:val="center"/>
              <w:rPr>
                <w:rFonts w:ascii="Gill Sans MT" w:hAnsi="Gill Sans MT"/>
              </w:rPr>
            </w:pPr>
          </w:p>
        </w:tc>
        <w:tc>
          <w:tcPr>
            <w:tcW w:w="1800" w:type="dxa"/>
          </w:tcPr>
          <w:p w14:paraId="09CFCFF5" w14:textId="77777777" w:rsidR="00D21542" w:rsidRPr="00BE068B" w:rsidRDefault="00D21542" w:rsidP="001512DD">
            <w:pPr>
              <w:contextualSpacing/>
              <w:jc w:val="center"/>
              <w:rPr>
                <w:rFonts w:ascii="Gill Sans MT" w:hAnsi="Gill Sans MT"/>
              </w:rPr>
            </w:pPr>
          </w:p>
        </w:tc>
        <w:tc>
          <w:tcPr>
            <w:tcW w:w="2520" w:type="dxa"/>
          </w:tcPr>
          <w:p w14:paraId="04699970" w14:textId="77777777" w:rsidR="00D21542" w:rsidRPr="00BE068B" w:rsidRDefault="00D21542" w:rsidP="001512DD">
            <w:pPr>
              <w:contextualSpacing/>
              <w:jc w:val="center"/>
              <w:rPr>
                <w:rFonts w:ascii="Gill Sans MT" w:hAnsi="Gill Sans MT"/>
              </w:rPr>
            </w:pPr>
          </w:p>
        </w:tc>
        <w:tc>
          <w:tcPr>
            <w:tcW w:w="1294" w:type="dxa"/>
          </w:tcPr>
          <w:p w14:paraId="62301056" w14:textId="77777777" w:rsidR="00D21542" w:rsidRPr="00BE068B" w:rsidRDefault="00D21542" w:rsidP="001512DD">
            <w:pPr>
              <w:contextualSpacing/>
              <w:jc w:val="center"/>
              <w:rPr>
                <w:rFonts w:ascii="Gill Sans MT" w:hAnsi="Gill Sans MT"/>
              </w:rPr>
            </w:pPr>
          </w:p>
        </w:tc>
        <w:tc>
          <w:tcPr>
            <w:tcW w:w="1170" w:type="dxa"/>
          </w:tcPr>
          <w:p w14:paraId="68EFAB5A" w14:textId="77777777" w:rsidR="00D21542" w:rsidRPr="00BE068B" w:rsidRDefault="00D21542" w:rsidP="001512DD">
            <w:pPr>
              <w:contextualSpacing/>
              <w:jc w:val="center"/>
              <w:rPr>
                <w:rFonts w:ascii="Gill Sans MT" w:hAnsi="Gill Sans MT"/>
              </w:rPr>
            </w:pPr>
          </w:p>
        </w:tc>
        <w:tc>
          <w:tcPr>
            <w:tcW w:w="2216" w:type="dxa"/>
          </w:tcPr>
          <w:p w14:paraId="4D8D7C0D" w14:textId="77777777" w:rsidR="00D21542" w:rsidRPr="00BE068B" w:rsidRDefault="00D21542" w:rsidP="001512DD">
            <w:pPr>
              <w:contextualSpacing/>
              <w:jc w:val="center"/>
              <w:rPr>
                <w:rFonts w:ascii="Gill Sans MT" w:hAnsi="Gill Sans MT"/>
              </w:rPr>
            </w:pPr>
          </w:p>
        </w:tc>
        <w:tc>
          <w:tcPr>
            <w:tcW w:w="1744" w:type="dxa"/>
          </w:tcPr>
          <w:p w14:paraId="47DCEF31" w14:textId="77777777" w:rsidR="00D21542" w:rsidRPr="00BE068B" w:rsidRDefault="00D21542" w:rsidP="001512DD">
            <w:pPr>
              <w:contextualSpacing/>
              <w:jc w:val="center"/>
              <w:rPr>
                <w:rFonts w:ascii="Gill Sans MT" w:hAnsi="Gill Sans MT"/>
              </w:rPr>
            </w:pPr>
          </w:p>
        </w:tc>
      </w:tr>
      <w:tr w:rsidR="008C2BC1" w:rsidRPr="00BE068B" w14:paraId="55BE3D2C" w14:textId="77777777" w:rsidTr="0093061D">
        <w:trPr>
          <w:trHeight w:val="20"/>
        </w:trPr>
        <w:tc>
          <w:tcPr>
            <w:tcW w:w="715" w:type="dxa"/>
          </w:tcPr>
          <w:p w14:paraId="489DD0EB" w14:textId="77777777" w:rsidR="00D21542" w:rsidRPr="00BE068B" w:rsidRDefault="00D21542" w:rsidP="001512DD">
            <w:pPr>
              <w:contextualSpacing/>
              <w:jc w:val="center"/>
              <w:rPr>
                <w:rFonts w:ascii="Gill Sans MT" w:hAnsi="Gill Sans MT"/>
              </w:rPr>
            </w:pPr>
            <w:r w:rsidRPr="00BE068B">
              <w:rPr>
                <w:rFonts w:ascii="Gill Sans MT" w:hAnsi="Gill Sans MT"/>
              </w:rPr>
              <w:t>5</w:t>
            </w:r>
          </w:p>
        </w:tc>
        <w:tc>
          <w:tcPr>
            <w:tcW w:w="2165" w:type="dxa"/>
          </w:tcPr>
          <w:p w14:paraId="696493A6" w14:textId="77777777" w:rsidR="00D21542" w:rsidRPr="00BE068B" w:rsidRDefault="00D21542" w:rsidP="001512DD">
            <w:pPr>
              <w:contextualSpacing/>
              <w:jc w:val="center"/>
              <w:rPr>
                <w:rFonts w:ascii="Gill Sans MT" w:hAnsi="Gill Sans MT"/>
              </w:rPr>
            </w:pPr>
          </w:p>
        </w:tc>
        <w:tc>
          <w:tcPr>
            <w:tcW w:w="1800" w:type="dxa"/>
          </w:tcPr>
          <w:p w14:paraId="528134B3" w14:textId="77777777" w:rsidR="00D21542" w:rsidRPr="00BE068B" w:rsidRDefault="00D21542" w:rsidP="001512DD">
            <w:pPr>
              <w:contextualSpacing/>
              <w:jc w:val="center"/>
              <w:rPr>
                <w:rFonts w:ascii="Gill Sans MT" w:hAnsi="Gill Sans MT"/>
              </w:rPr>
            </w:pPr>
          </w:p>
        </w:tc>
        <w:tc>
          <w:tcPr>
            <w:tcW w:w="2520" w:type="dxa"/>
          </w:tcPr>
          <w:p w14:paraId="41CF985C" w14:textId="77777777" w:rsidR="00D21542" w:rsidRPr="00BE068B" w:rsidRDefault="00D21542" w:rsidP="001512DD">
            <w:pPr>
              <w:contextualSpacing/>
              <w:jc w:val="center"/>
              <w:rPr>
                <w:rFonts w:ascii="Gill Sans MT" w:hAnsi="Gill Sans MT"/>
              </w:rPr>
            </w:pPr>
          </w:p>
        </w:tc>
        <w:tc>
          <w:tcPr>
            <w:tcW w:w="1294" w:type="dxa"/>
          </w:tcPr>
          <w:p w14:paraId="5414D963" w14:textId="77777777" w:rsidR="00D21542" w:rsidRPr="00BE068B" w:rsidRDefault="00D21542" w:rsidP="001512DD">
            <w:pPr>
              <w:contextualSpacing/>
              <w:jc w:val="center"/>
              <w:rPr>
                <w:rFonts w:ascii="Gill Sans MT" w:hAnsi="Gill Sans MT"/>
              </w:rPr>
            </w:pPr>
          </w:p>
        </w:tc>
        <w:tc>
          <w:tcPr>
            <w:tcW w:w="1170" w:type="dxa"/>
          </w:tcPr>
          <w:p w14:paraId="3EE48E3F" w14:textId="77777777" w:rsidR="00D21542" w:rsidRPr="00BE068B" w:rsidRDefault="00D21542" w:rsidP="001512DD">
            <w:pPr>
              <w:contextualSpacing/>
              <w:jc w:val="center"/>
              <w:rPr>
                <w:rFonts w:ascii="Gill Sans MT" w:hAnsi="Gill Sans MT"/>
              </w:rPr>
            </w:pPr>
          </w:p>
        </w:tc>
        <w:tc>
          <w:tcPr>
            <w:tcW w:w="2216" w:type="dxa"/>
          </w:tcPr>
          <w:p w14:paraId="6131D436" w14:textId="77777777" w:rsidR="00D21542" w:rsidRPr="00BE068B" w:rsidRDefault="00D21542" w:rsidP="001512DD">
            <w:pPr>
              <w:contextualSpacing/>
              <w:jc w:val="center"/>
              <w:rPr>
                <w:rFonts w:ascii="Gill Sans MT" w:hAnsi="Gill Sans MT"/>
              </w:rPr>
            </w:pPr>
          </w:p>
        </w:tc>
        <w:tc>
          <w:tcPr>
            <w:tcW w:w="1744" w:type="dxa"/>
          </w:tcPr>
          <w:p w14:paraId="4FA706D7" w14:textId="77777777" w:rsidR="00D21542" w:rsidRPr="00BE068B" w:rsidRDefault="00D21542" w:rsidP="001512DD">
            <w:pPr>
              <w:contextualSpacing/>
              <w:jc w:val="center"/>
              <w:rPr>
                <w:rFonts w:ascii="Gill Sans MT" w:hAnsi="Gill Sans MT"/>
              </w:rPr>
            </w:pPr>
          </w:p>
        </w:tc>
      </w:tr>
      <w:tr w:rsidR="008C2BC1" w:rsidRPr="00BE068B" w14:paraId="6A1CB066" w14:textId="77777777" w:rsidTr="0093061D">
        <w:trPr>
          <w:trHeight w:val="20"/>
        </w:trPr>
        <w:tc>
          <w:tcPr>
            <w:tcW w:w="715" w:type="dxa"/>
          </w:tcPr>
          <w:p w14:paraId="7E3D9D5E" w14:textId="77777777" w:rsidR="00D21542" w:rsidRPr="00BE068B" w:rsidRDefault="00D21542" w:rsidP="001512DD">
            <w:pPr>
              <w:contextualSpacing/>
              <w:jc w:val="center"/>
              <w:rPr>
                <w:rFonts w:ascii="Gill Sans MT" w:hAnsi="Gill Sans MT"/>
              </w:rPr>
            </w:pPr>
            <w:r w:rsidRPr="00BE068B">
              <w:rPr>
                <w:rFonts w:ascii="Gill Sans MT" w:hAnsi="Gill Sans MT"/>
              </w:rPr>
              <w:t>6</w:t>
            </w:r>
          </w:p>
        </w:tc>
        <w:tc>
          <w:tcPr>
            <w:tcW w:w="2165" w:type="dxa"/>
          </w:tcPr>
          <w:p w14:paraId="1CCB1DEE" w14:textId="77777777" w:rsidR="00D21542" w:rsidRPr="00BE068B" w:rsidRDefault="00D21542" w:rsidP="001512DD">
            <w:pPr>
              <w:contextualSpacing/>
              <w:jc w:val="center"/>
              <w:rPr>
                <w:rFonts w:ascii="Gill Sans MT" w:hAnsi="Gill Sans MT"/>
              </w:rPr>
            </w:pPr>
          </w:p>
        </w:tc>
        <w:tc>
          <w:tcPr>
            <w:tcW w:w="1800" w:type="dxa"/>
          </w:tcPr>
          <w:p w14:paraId="3747F3D3" w14:textId="77777777" w:rsidR="00D21542" w:rsidRPr="00BE068B" w:rsidRDefault="00D21542" w:rsidP="001512DD">
            <w:pPr>
              <w:contextualSpacing/>
              <w:jc w:val="center"/>
              <w:rPr>
                <w:rFonts w:ascii="Gill Sans MT" w:hAnsi="Gill Sans MT"/>
              </w:rPr>
            </w:pPr>
          </w:p>
        </w:tc>
        <w:tc>
          <w:tcPr>
            <w:tcW w:w="2520" w:type="dxa"/>
          </w:tcPr>
          <w:p w14:paraId="5E61C09D" w14:textId="77777777" w:rsidR="00D21542" w:rsidRPr="00BE068B" w:rsidRDefault="00D21542" w:rsidP="001512DD">
            <w:pPr>
              <w:contextualSpacing/>
              <w:jc w:val="center"/>
              <w:rPr>
                <w:rFonts w:ascii="Gill Sans MT" w:hAnsi="Gill Sans MT"/>
              </w:rPr>
            </w:pPr>
          </w:p>
        </w:tc>
        <w:tc>
          <w:tcPr>
            <w:tcW w:w="1294" w:type="dxa"/>
          </w:tcPr>
          <w:p w14:paraId="67273481" w14:textId="77777777" w:rsidR="00D21542" w:rsidRPr="00BE068B" w:rsidRDefault="00D21542" w:rsidP="001512DD">
            <w:pPr>
              <w:contextualSpacing/>
              <w:jc w:val="center"/>
              <w:rPr>
                <w:rFonts w:ascii="Gill Sans MT" w:hAnsi="Gill Sans MT"/>
              </w:rPr>
            </w:pPr>
          </w:p>
        </w:tc>
        <w:tc>
          <w:tcPr>
            <w:tcW w:w="1170" w:type="dxa"/>
          </w:tcPr>
          <w:p w14:paraId="66162129" w14:textId="77777777" w:rsidR="00D21542" w:rsidRPr="00BE068B" w:rsidRDefault="00D21542" w:rsidP="001512DD">
            <w:pPr>
              <w:contextualSpacing/>
              <w:jc w:val="center"/>
              <w:rPr>
                <w:rFonts w:ascii="Gill Sans MT" w:hAnsi="Gill Sans MT"/>
              </w:rPr>
            </w:pPr>
          </w:p>
        </w:tc>
        <w:tc>
          <w:tcPr>
            <w:tcW w:w="2216" w:type="dxa"/>
          </w:tcPr>
          <w:p w14:paraId="7A031C19" w14:textId="77777777" w:rsidR="00D21542" w:rsidRPr="00BE068B" w:rsidRDefault="00D21542" w:rsidP="001512DD">
            <w:pPr>
              <w:contextualSpacing/>
              <w:jc w:val="center"/>
              <w:rPr>
                <w:rFonts w:ascii="Gill Sans MT" w:hAnsi="Gill Sans MT"/>
              </w:rPr>
            </w:pPr>
          </w:p>
        </w:tc>
        <w:tc>
          <w:tcPr>
            <w:tcW w:w="1744" w:type="dxa"/>
          </w:tcPr>
          <w:p w14:paraId="6459F519" w14:textId="77777777" w:rsidR="00D21542" w:rsidRPr="00BE068B" w:rsidRDefault="00D21542" w:rsidP="001512DD">
            <w:pPr>
              <w:contextualSpacing/>
              <w:jc w:val="center"/>
              <w:rPr>
                <w:rFonts w:ascii="Gill Sans MT" w:hAnsi="Gill Sans MT"/>
              </w:rPr>
            </w:pPr>
          </w:p>
        </w:tc>
      </w:tr>
      <w:tr w:rsidR="0022680E" w:rsidRPr="00BE068B" w14:paraId="0777A56E" w14:textId="77777777" w:rsidTr="0093061D">
        <w:trPr>
          <w:trHeight w:val="20"/>
        </w:trPr>
        <w:tc>
          <w:tcPr>
            <w:tcW w:w="715" w:type="dxa"/>
          </w:tcPr>
          <w:p w14:paraId="69A81D9B" w14:textId="77777777" w:rsidR="00D21542" w:rsidRPr="00BE068B" w:rsidRDefault="00D21542" w:rsidP="001512DD">
            <w:pPr>
              <w:contextualSpacing/>
              <w:jc w:val="center"/>
              <w:rPr>
                <w:rFonts w:ascii="Gill Sans MT" w:hAnsi="Gill Sans MT"/>
              </w:rPr>
            </w:pPr>
            <w:r w:rsidRPr="00BE068B">
              <w:rPr>
                <w:rFonts w:ascii="Gill Sans MT" w:hAnsi="Gill Sans MT"/>
              </w:rPr>
              <w:t>7</w:t>
            </w:r>
          </w:p>
        </w:tc>
        <w:tc>
          <w:tcPr>
            <w:tcW w:w="2165" w:type="dxa"/>
          </w:tcPr>
          <w:p w14:paraId="7184BA5E" w14:textId="77777777" w:rsidR="00D21542" w:rsidRPr="00BE068B" w:rsidRDefault="00D21542" w:rsidP="001512DD">
            <w:pPr>
              <w:contextualSpacing/>
              <w:jc w:val="center"/>
              <w:rPr>
                <w:rFonts w:ascii="Gill Sans MT" w:hAnsi="Gill Sans MT"/>
              </w:rPr>
            </w:pPr>
          </w:p>
        </w:tc>
        <w:tc>
          <w:tcPr>
            <w:tcW w:w="1800" w:type="dxa"/>
          </w:tcPr>
          <w:p w14:paraId="0BEE9A0B" w14:textId="77777777" w:rsidR="00D21542" w:rsidRPr="00BE068B" w:rsidRDefault="00D21542" w:rsidP="001512DD">
            <w:pPr>
              <w:contextualSpacing/>
              <w:jc w:val="center"/>
              <w:rPr>
                <w:rFonts w:ascii="Gill Sans MT" w:hAnsi="Gill Sans MT"/>
              </w:rPr>
            </w:pPr>
          </w:p>
        </w:tc>
        <w:tc>
          <w:tcPr>
            <w:tcW w:w="2520" w:type="dxa"/>
          </w:tcPr>
          <w:p w14:paraId="5B984F11" w14:textId="77777777" w:rsidR="00D21542" w:rsidRPr="00BE068B" w:rsidRDefault="00D21542" w:rsidP="001512DD">
            <w:pPr>
              <w:contextualSpacing/>
              <w:jc w:val="center"/>
              <w:rPr>
                <w:rFonts w:ascii="Gill Sans MT" w:hAnsi="Gill Sans MT"/>
              </w:rPr>
            </w:pPr>
          </w:p>
        </w:tc>
        <w:tc>
          <w:tcPr>
            <w:tcW w:w="1294" w:type="dxa"/>
          </w:tcPr>
          <w:p w14:paraId="7D1E2C6B" w14:textId="77777777" w:rsidR="00D21542" w:rsidRPr="00BE068B" w:rsidRDefault="00D21542" w:rsidP="001512DD">
            <w:pPr>
              <w:contextualSpacing/>
              <w:jc w:val="center"/>
              <w:rPr>
                <w:rFonts w:ascii="Gill Sans MT" w:hAnsi="Gill Sans MT"/>
              </w:rPr>
            </w:pPr>
          </w:p>
        </w:tc>
        <w:tc>
          <w:tcPr>
            <w:tcW w:w="1170" w:type="dxa"/>
          </w:tcPr>
          <w:p w14:paraId="099AFEA2" w14:textId="77777777" w:rsidR="00D21542" w:rsidRPr="00BE068B" w:rsidRDefault="00D21542" w:rsidP="001512DD">
            <w:pPr>
              <w:contextualSpacing/>
              <w:jc w:val="center"/>
              <w:rPr>
                <w:rFonts w:ascii="Gill Sans MT" w:hAnsi="Gill Sans MT"/>
              </w:rPr>
            </w:pPr>
          </w:p>
        </w:tc>
        <w:tc>
          <w:tcPr>
            <w:tcW w:w="2216" w:type="dxa"/>
          </w:tcPr>
          <w:p w14:paraId="1A2746C6" w14:textId="77777777" w:rsidR="00D21542" w:rsidRPr="00BE068B" w:rsidRDefault="00D21542" w:rsidP="001512DD">
            <w:pPr>
              <w:contextualSpacing/>
              <w:jc w:val="center"/>
              <w:rPr>
                <w:rFonts w:ascii="Gill Sans MT" w:hAnsi="Gill Sans MT"/>
              </w:rPr>
            </w:pPr>
          </w:p>
        </w:tc>
        <w:tc>
          <w:tcPr>
            <w:tcW w:w="1744" w:type="dxa"/>
          </w:tcPr>
          <w:p w14:paraId="6FD2DD10" w14:textId="77777777" w:rsidR="00D21542" w:rsidRPr="00BE068B" w:rsidRDefault="00D21542" w:rsidP="001512DD">
            <w:pPr>
              <w:contextualSpacing/>
              <w:jc w:val="center"/>
              <w:rPr>
                <w:rFonts w:ascii="Gill Sans MT" w:hAnsi="Gill Sans MT"/>
              </w:rPr>
            </w:pPr>
          </w:p>
        </w:tc>
      </w:tr>
      <w:tr w:rsidR="0022680E" w:rsidRPr="00BE068B" w14:paraId="16AB864E" w14:textId="77777777" w:rsidTr="0093061D">
        <w:trPr>
          <w:trHeight w:val="20"/>
        </w:trPr>
        <w:tc>
          <w:tcPr>
            <w:tcW w:w="715" w:type="dxa"/>
          </w:tcPr>
          <w:p w14:paraId="14120EC2" w14:textId="77777777" w:rsidR="00D21542" w:rsidRPr="00BE068B" w:rsidRDefault="00D21542" w:rsidP="001512DD">
            <w:pPr>
              <w:contextualSpacing/>
              <w:jc w:val="center"/>
              <w:rPr>
                <w:rFonts w:ascii="Gill Sans MT" w:hAnsi="Gill Sans MT"/>
              </w:rPr>
            </w:pPr>
            <w:r w:rsidRPr="00BE068B">
              <w:rPr>
                <w:rFonts w:ascii="Gill Sans MT" w:hAnsi="Gill Sans MT"/>
              </w:rPr>
              <w:t>8</w:t>
            </w:r>
          </w:p>
        </w:tc>
        <w:tc>
          <w:tcPr>
            <w:tcW w:w="2165" w:type="dxa"/>
          </w:tcPr>
          <w:p w14:paraId="13CCD8E2" w14:textId="77777777" w:rsidR="00D21542" w:rsidRPr="00BE068B" w:rsidRDefault="00D21542" w:rsidP="001512DD">
            <w:pPr>
              <w:contextualSpacing/>
              <w:jc w:val="center"/>
              <w:rPr>
                <w:rFonts w:ascii="Gill Sans MT" w:hAnsi="Gill Sans MT"/>
              </w:rPr>
            </w:pPr>
          </w:p>
        </w:tc>
        <w:tc>
          <w:tcPr>
            <w:tcW w:w="1800" w:type="dxa"/>
          </w:tcPr>
          <w:p w14:paraId="34A9169E" w14:textId="77777777" w:rsidR="00D21542" w:rsidRPr="00BE068B" w:rsidRDefault="00D21542" w:rsidP="001512DD">
            <w:pPr>
              <w:contextualSpacing/>
              <w:jc w:val="center"/>
              <w:rPr>
                <w:rFonts w:ascii="Gill Sans MT" w:hAnsi="Gill Sans MT"/>
              </w:rPr>
            </w:pPr>
          </w:p>
        </w:tc>
        <w:tc>
          <w:tcPr>
            <w:tcW w:w="2520" w:type="dxa"/>
          </w:tcPr>
          <w:p w14:paraId="55D56DEF" w14:textId="77777777" w:rsidR="00D21542" w:rsidRPr="00BE068B" w:rsidRDefault="00D21542" w:rsidP="001512DD">
            <w:pPr>
              <w:contextualSpacing/>
              <w:jc w:val="center"/>
              <w:rPr>
                <w:rFonts w:ascii="Gill Sans MT" w:hAnsi="Gill Sans MT"/>
              </w:rPr>
            </w:pPr>
          </w:p>
        </w:tc>
        <w:tc>
          <w:tcPr>
            <w:tcW w:w="1294" w:type="dxa"/>
          </w:tcPr>
          <w:p w14:paraId="77E74F0D" w14:textId="77777777" w:rsidR="00D21542" w:rsidRPr="00BE068B" w:rsidRDefault="00D21542" w:rsidP="001512DD">
            <w:pPr>
              <w:contextualSpacing/>
              <w:jc w:val="center"/>
              <w:rPr>
                <w:rFonts w:ascii="Gill Sans MT" w:hAnsi="Gill Sans MT"/>
              </w:rPr>
            </w:pPr>
          </w:p>
        </w:tc>
        <w:tc>
          <w:tcPr>
            <w:tcW w:w="1170" w:type="dxa"/>
          </w:tcPr>
          <w:p w14:paraId="7FD08EC5" w14:textId="77777777" w:rsidR="00D21542" w:rsidRPr="00BE068B" w:rsidRDefault="00D21542" w:rsidP="001512DD">
            <w:pPr>
              <w:contextualSpacing/>
              <w:jc w:val="center"/>
              <w:rPr>
                <w:rFonts w:ascii="Gill Sans MT" w:hAnsi="Gill Sans MT"/>
              </w:rPr>
            </w:pPr>
          </w:p>
        </w:tc>
        <w:tc>
          <w:tcPr>
            <w:tcW w:w="2216" w:type="dxa"/>
          </w:tcPr>
          <w:p w14:paraId="7F020EE1" w14:textId="77777777" w:rsidR="00D21542" w:rsidRPr="00BE068B" w:rsidRDefault="00D21542" w:rsidP="001512DD">
            <w:pPr>
              <w:contextualSpacing/>
              <w:jc w:val="center"/>
              <w:rPr>
                <w:rFonts w:ascii="Gill Sans MT" w:hAnsi="Gill Sans MT"/>
              </w:rPr>
            </w:pPr>
          </w:p>
        </w:tc>
        <w:tc>
          <w:tcPr>
            <w:tcW w:w="1744" w:type="dxa"/>
          </w:tcPr>
          <w:p w14:paraId="0D01BC90" w14:textId="77777777" w:rsidR="00D21542" w:rsidRPr="00BE068B" w:rsidRDefault="00D21542" w:rsidP="001512DD">
            <w:pPr>
              <w:contextualSpacing/>
              <w:jc w:val="center"/>
              <w:rPr>
                <w:rFonts w:ascii="Gill Sans MT" w:hAnsi="Gill Sans MT"/>
              </w:rPr>
            </w:pPr>
          </w:p>
        </w:tc>
      </w:tr>
      <w:tr w:rsidR="0022680E" w:rsidRPr="00BE068B" w14:paraId="1447B690" w14:textId="77777777" w:rsidTr="0093061D">
        <w:trPr>
          <w:trHeight w:val="20"/>
        </w:trPr>
        <w:tc>
          <w:tcPr>
            <w:tcW w:w="715" w:type="dxa"/>
          </w:tcPr>
          <w:p w14:paraId="4D4C1555" w14:textId="77777777" w:rsidR="00D21542" w:rsidRPr="00BE068B" w:rsidRDefault="00D21542" w:rsidP="001512DD">
            <w:pPr>
              <w:contextualSpacing/>
              <w:jc w:val="center"/>
              <w:rPr>
                <w:rFonts w:ascii="Gill Sans MT" w:hAnsi="Gill Sans MT"/>
              </w:rPr>
            </w:pPr>
            <w:r w:rsidRPr="00BE068B">
              <w:rPr>
                <w:rFonts w:ascii="Gill Sans MT" w:hAnsi="Gill Sans MT"/>
              </w:rPr>
              <w:t>9</w:t>
            </w:r>
          </w:p>
        </w:tc>
        <w:tc>
          <w:tcPr>
            <w:tcW w:w="2165" w:type="dxa"/>
          </w:tcPr>
          <w:p w14:paraId="7ADB4427" w14:textId="77777777" w:rsidR="00D21542" w:rsidRPr="00BE068B" w:rsidRDefault="00D21542" w:rsidP="001512DD">
            <w:pPr>
              <w:contextualSpacing/>
              <w:jc w:val="center"/>
              <w:rPr>
                <w:rFonts w:ascii="Gill Sans MT" w:hAnsi="Gill Sans MT"/>
              </w:rPr>
            </w:pPr>
          </w:p>
        </w:tc>
        <w:tc>
          <w:tcPr>
            <w:tcW w:w="1800" w:type="dxa"/>
          </w:tcPr>
          <w:p w14:paraId="48D28A0C" w14:textId="77777777" w:rsidR="00D21542" w:rsidRPr="00BE068B" w:rsidRDefault="00D21542" w:rsidP="001512DD">
            <w:pPr>
              <w:contextualSpacing/>
              <w:jc w:val="center"/>
              <w:rPr>
                <w:rFonts w:ascii="Gill Sans MT" w:hAnsi="Gill Sans MT"/>
              </w:rPr>
            </w:pPr>
          </w:p>
        </w:tc>
        <w:tc>
          <w:tcPr>
            <w:tcW w:w="2520" w:type="dxa"/>
          </w:tcPr>
          <w:p w14:paraId="5006CE31" w14:textId="77777777" w:rsidR="00D21542" w:rsidRPr="00BE068B" w:rsidRDefault="00D21542" w:rsidP="001512DD">
            <w:pPr>
              <w:contextualSpacing/>
              <w:jc w:val="center"/>
              <w:rPr>
                <w:rFonts w:ascii="Gill Sans MT" w:hAnsi="Gill Sans MT"/>
              </w:rPr>
            </w:pPr>
          </w:p>
        </w:tc>
        <w:tc>
          <w:tcPr>
            <w:tcW w:w="1294" w:type="dxa"/>
          </w:tcPr>
          <w:p w14:paraId="302113DB" w14:textId="77777777" w:rsidR="00D21542" w:rsidRPr="00BE068B" w:rsidRDefault="00D21542" w:rsidP="001512DD">
            <w:pPr>
              <w:contextualSpacing/>
              <w:jc w:val="center"/>
              <w:rPr>
                <w:rFonts w:ascii="Gill Sans MT" w:hAnsi="Gill Sans MT"/>
              </w:rPr>
            </w:pPr>
          </w:p>
        </w:tc>
        <w:tc>
          <w:tcPr>
            <w:tcW w:w="1170" w:type="dxa"/>
          </w:tcPr>
          <w:p w14:paraId="00037B2D" w14:textId="77777777" w:rsidR="00D21542" w:rsidRPr="00BE068B" w:rsidRDefault="00D21542" w:rsidP="001512DD">
            <w:pPr>
              <w:contextualSpacing/>
              <w:jc w:val="center"/>
              <w:rPr>
                <w:rFonts w:ascii="Gill Sans MT" w:hAnsi="Gill Sans MT"/>
              </w:rPr>
            </w:pPr>
          </w:p>
        </w:tc>
        <w:tc>
          <w:tcPr>
            <w:tcW w:w="2216" w:type="dxa"/>
          </w:tcPr>
          <w:p w14:paraId="20990CD2" w14:textId="77777777" w:rsidR="00D21542" w:rsidRPr="00BE068B" w:rsidRDefault="00D21542" w:rsidP="001512DD">
            <w:pPr>
              <w:contextualSpacing/>
              <w:jc w:val="center"/>
              <w:rPr>
                <w:rFonts w:ascii="Gill Sans MT" w:hAnsi="Gill Sans MT"/>
              </w:rPr>
            </w:pPr>
          </w:p>
        </w:tc>
        <w:tc>
          <w:tcPr>
            <w:tcW w:w="1744" w:type="dxa"/>
          </w:tcPr>
          <w:p w14:paraId="2A8D92DB" w14:textId="77777777" w:rsidR="00D21542" w:rsidRPr="00BE068B" w:rsidRDefault="00D21542" w:rsidP="001512DD">
            <w:pPr>
              <w:contextualSpacing/>
              <w:jc w:val="center"/>
              <w:rPr>
                <w:rFonts w:ascii="Gill Sans MT" w:hAnsi="Gill Sans MT"/>
              </w:rPr>
            </w:pPr>
          </w:p>
        </w:tc>
      </w:tr>
      <w:tr w:rsidR="0022680E" w:rsidRPr="00BE068B" w14:paraId="0B95E623" w14:textId="77777777" w:rsidTr="0093061D">
        <w:trPr>
          <w:trHeight w:val="20"/>
        </w:trPr>
        <w:tc>
          <w:tcPr>
            <w:tcW w:w="715" w:type="dxa"/>
          </w:tcPr>
          <w:p w14:paraId="1E3369B9" w14:textId="77777777" w:rsidR="00D21542" w:rsidRPr="00BE068B" w:rsidRDefault="00D21542" w:rsidP="001512DD">
            <w:pPr>
              <w:contextualSpacing/>
              <w:jc w:val="center"/>
              <w:rPr>
                <w:rFonts w:ascii="Gill Sans MT" w:hAnsi="Gill Sans MT"/>
              </w:rPr>
            </w:pPr>
            <w:r w:rsidRPr="00BE068B">
              <w:rPr>
                <w:rFonts w:ascii="Gill Sans MT" w:hAnsi="Gill Sans MT"/>
              </w:rPr>
              <w:t>10</w:t>
            </w:r>
          </w:p>
        </w:tc>
        <w:tc>
          <w:tcPr>
            <w:tcW w:w="2165" w:type="dxa"/>
          </w:tcPr>
          <w:p w14:paraId="356BB144" w14:textId="77777777" w:rsidR="00D21542" w:rsidRPr="00BE068B" w:rsidRDefault="00D21542" w:rsidP="001512DD">
            <w:pPr>
              <w:contextualSpacing/>
              <w:jc w:val="center"/>
              <w:rPr>
                <w:rFonts w:ascii="Gill Sans MT" w:hAnsi="Gill Sans MT"/>
              </w:rPr>
            </w:pPr>
          </w:p>
        </w:tc>
        <w:tc>
          <w:tcPr>
            <w:tcW w:w="1800" w:type="dxa"/>
          </w:tcPr>
          <w:p w14:paraId="7F7C51BB" w14:textId="77777777" w:rsidR="00D21542" w:rsidRPr="00BE068B" w:rsidRDefault="00D21542" w:rsidP="001512DD">
            <w:pPr>
              <w:contextualSpacing/>
              <w:jc w:val="center"/>
              <w:rPr>
                <w:rFonts w:ascii="Gill Sans MT" w:hAnsi="Gill Sans MT"/>
              </w:rPr>
            </w:pPr>
          </w:p>
        </w:tc>
        <w:tc>
          <w:tcPr>
            <w:tcW w:w="2520" w:type="dxa"/>
          </w:tcPr>
          <w:p w14:paraId="5F587B27" w14:textId="77777777" w:rsidR="00D21542" w:rsidRPr="00BE068B" w:rsidRDefault="00D21542" w:rsidP="001512DD">
            <w:pPr>
              <w:contextualSpacing/>
              <w:jc w:val="center"/>
              <w:rPr>
                <w:rFonts w:ascii="Gill Sans MT" w:hAnsi="Gill Sans MT"/>
              </w:rPr>
            </w:pPr>
          </w:p>
        </w:tc>
        <w:tc>
          <w:tcPr>
            <w:tcW w:w="1294" w:type="dxa"/>
          </w:tcPr>
          <w:p w14:paraId="607969B2" w14:textId="77777777" w:rsidR="00D21542" w:rsidRPr="00BE068B" w:rsidRDefault="00D21542" w:rsidP="001512DD">
            <w:pPr>
              <w:contextualSpacing/>
              <w:jc w:val="center"/>
              <w:rPr>
                <w:rFonts w:ascii="Gill Sans MT" w:hAnsi="Gill Sans MT"/>
              </w:rPr>
            </w:pPr>
          </w:p>
        </w:tc>
        <w:tc>
          <w:tcPr>
            <w:tcW w:w="1170" w:type="dxa"/>
          </w:tcPr>
          <w:p w14:paraId="2CD8CC66" w14:textId="77777777" w:rsidR="00D21542" w:rsidRPr="00BE068B" w:rsidRDefault="00D21542" w:rsidP="001512DD">
            <w:pPr>
              <w:contextualSpacing/>
              <w:jc w:val="center"/>
              <w:rPr>
                <w:rFonts w:ascii="Gill Sans MT" w:hAnsi="Gill Sans MT"/>
              </w:rPr>
            </w:pPr>
          </w:p>
        </w:tc>
        <w:tc>
          <w:tcPr>
            <w:tcW w:w="2216" w:type="dxa"/>
          </w:tcPr>
          <w:p w14:paraId="14262CC4" w14:textId="77777777" w:rsidR="00D21542" w:rsidRPr="00BE068B" w:rsidRDefault="00D21542" w:rsidP="001512DD">
            <w:pPr>
              <w:contextualSpacing/>
              <w:jc w:val="center"/>
              <w:rPr>
                <w:rFonts w:ascii="Gill Sans MT" w:hAnsi="Gill Sans MT"/>
              </w:rPr>
            </w:pPr>
          </w:p>
        </w:tc>
        <w:tc>
          <w:tcPr>
            <w:tcW w:w="1744" w:type="dxa"/>
          </w:tcPr>
          <w:p w14:paraId="1790082A" w14:textId="77777777" w:rsidR="00D21542" w:rsidRPr="00BE068B" w:rsidRDefault="00D21542" w:rsidP="001512DD">
            <w:pPr>
              <w:contextualSpacing/>
              <w:jc w:val="center"/>
              <w:rPr>
                <w:rFonts w:ascii="Gill Sans MT" w:hAnsi="Gill Sans MT"/>
              </w:rPr>
            </w:pPr>
          </w:p>
        </w:tc>
      </w:tr>
    </w:tbl>
    <w:p w14:paraId="10AA8D02" w14:textId="77777777" w:rsidR="00D21542" w:rsidRPr="00BE068B" w:rsidRDefault="00D21542" w:rsidP="001512DD">
      <w:pPr>
        <w:spacing w:after="0" w:line="240" w:lineRule="auto"/>
        <w:contextualSpacing/>
        <w:rPr>
          <w:rFonts w:ascii="Gill Sans MT" w:hAnsi="Gill Sans MT"/>
        </w:rPr>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BE068B" w14:paraId="792A89CC" w14:textId="77777777" w:rsidTr="00CD018F">
        <w:trPr>
          <w:trHeight w:val="135"/>
        </w:trPr>
        <w:tc>
          <w:tcPr>
            <w:tcW w:w="12235" w:type="dxa"/>
            <w:gridSpan w:val="2"/>
          </w:tcPr>
          <w:p w14:paraId="79F0335B" w14:textId="0083F0CB" w:rsidR="0022680E" w:rsidRPr="00BE068B" w:rsidRDefault="0093061D" w:rsidP="001512DD">
            <w:pPr>
              <w:contextualSpacing/>
              <w:rPr>
                <w:rFonts w:ascii="Gill Sans MT" w:hAnsi="Gill Sans MT"/>
                <w:b/>
              </w:rPr>
            </w:pPr>
            <w:r w:rsidRPr="00BE068B">
              <w:rPr>
                <w:rFonts w:ascii="Gill Sans MT" w:hAnsi="Gill Sans MT"/>
                <w:b/>
              </w:rPr>
              <w:t xml:space="preserve">104 - </w:t>
            </w:r>
            <w:r w:rsidR="0022680E" w:rsidRPr="00BE068B">
              <w:rPr>
                <w:rFonts w:ascii="Gill Sans MT" w:hAnsi="Gill Sans MT"/>
                <w:b/>
              </w:rPr>
              <w:t>Absence(s) from school</w:t>
            </w:r>
          </w:p>
        </w:tc>
      </w:tr>
      <w:tr w:rsidR="0022680E" w:rsidRPr="00BE068B" w14:paraId="7900D644" w14:textId="77777777" w:rsidTr="00CD018F">
        <w:trPr>
          <w:trHeight w:val="135"/>
        </w:trPr>
        <w:tc>
          <w:tcPr>
            <w:tcW w:w="6117" w:type="dxa"/>
          </w:tcPr>
          <w:p w14:paraId="1051F39F" w14:textId="3CE3E500" w:rsidR="0022680E" w:rsidRPr="00BE068B" w:rsidRDefault="0022680E" w:rsidP="00537F5E">
            <w:pPr>
              <w:rPr>
                <w:rFonts w:ascii="Gill Sans MT" w:hAnsi="Gill Sans MT"/>
                <w:sz w:val="20"/>
              </w:rPr>
            </w:pPr>
            <w:r w:rsidRPr="00BE068B">
              <w:rPr>
                <w:rFonts w:ascii="Gill Sans MT" w:hAnsi="Gill Sans MT"/>
                <w:sz w:val="20"/>
              </w:rPr>
              <w:t>1=Cannot afford school fees</w:t>
            </w:r>
          </w:p>
          <w:p w14:paraId="32FBCA91" w14:textId="056B93D3" w:rsidR="0022680E" w:rsidRPr="00BE068B" w:rsidRDefault="0022680E" w:rsidP="00537F5E">
            <w:pPr>
              <w:rPr>
                <w:rFonts w:ascii="Gill Sans MT" w:hAnsi="Gill Sans MT"/>
                <w:sz w:val="20"/>
              </w:rPr>
            </w:pPr>
            <w:r w:rsidRPr="00BE068B">
              <w:rPr>
                <w:rFonts w:ascii="Gill Sans MT" w:hAnsi="Gill Sans MT"/>
                <w:sz w:val="20"/>
              </w:rPr>
              <w:t>2=Needed for domestic duties</w:t>
            </w:r>
            <w:r w:rsidR="00D36AAA" w:rsidRPr="00BE068B">
              <w:rPr>
                <w:rFonts w:ascii="Gill Sans MT" w:hAnsi="Gill Sans MT"/>
                <w:sz w:val="20"/>
              </w:rPr>
              <w:t>/looking after children or other family members</w:t>
            </w:r>
          </w:p>
          <w:p w14:paraId="0096F22C" w14:textId="38768901" w:rsidR="0022680E" w:rsidRPr="00BE068B" w:rsidRDefault="0022680E" w:rsidP="00537F5E">
            <w:pPr>
              <w:rPr>
                <w:rFonts w:ascii="Gill Sans MT" w:hAnsi="Gill Sans MT"/>
                <w:sz w:val="20"/>
              </w:rPr>
            </w:pPr>
            <w:r w:rsidRPr="00BE068B">
              <w:rPr>
                <w:rFonts w:ascii="Gill Sans MT" w:hAnsi="Gill Sans MT"/>
                <w:sz w:val="20"/>
              </w:rPr>
              <w:t>3=Needed for herding</w:t>
            </w:r>
          </w:p>
          <w:p w14:paraId="17B604D4" w14:textId="77777777" w:rsidR="0022680E" w:rsidRPr="00BE068B" w:rsidRDefault="0022680E" w:rsidP="00537F5E">
            <w:pPr>
              <w:rPr>
                <w:rFonts w:ascii="Gill Sans MT" w:hAnsi="Gill Sans MT"/>
                <w:sz w:val="20"/>
              </w:rPr>
            </w:pPr>
            <w:r w:rsidRPr="00BE068B">
              <w:rPr>
                <w:rFonts w:ascii="Gill Sans MT" w:hAnsi="Gill Sans MT"/>
                <w:sz w:val="20"/>
              </w:rPr>
              <w:t>4=Needed for farming</w:t>
            </w:r>
          </w:p>
          <w:p w14:paraId="39D53F20" w14:textId="6CCD36A3" w:rsidR="0022680E" w:rsidRPr="00BE068B" w:rsidRDefault="0022680E" w:rsidP="00537F5E">
            <w:pPr>
              <w:rPr>
                <w:rFonts w:ascii="Gill Sans MT" w:hAnsi="Gill Sans MT"/>
                <w:sz w:val="20"/>
              </w:rPr>
            </w:pPr>
            <w:r w:rsidRPr="00BE068B">
              <w:rPr>
                <w:rFonts w:ascii="Gill Sans MT" w:hAnsi="Gill Sans MT"/>
                <w:sz w:val="20"/>
              </w:rPr>
              <w:t>5=Working for other household</w:t>
            </w:r>
          </w:p>
          <w:p w14:paraId="44E390DB" w14:textId="453439E1" w:rsidR="0022680E" w:rsidRPr="00BE068B" w:rsidRDefault="0022680E" w:rsidP="00537F5E">
            <w:pPr>
              <w:rPr>
                <w:rFonts w:ascii="Gill Sans MT" w:hAnsi="Gill Sans MT"/>
                <w:sz w:val="20"/>
              </w:rPr>
            </w:pPr>
            <w:r w:rsidRPr="00BE068B">
              <w:rPr>
                <w:rFonts w:ascii="Gill Sans MT" w:hAnsi="Gill Sans MT"/>
                <w:sz w:val="20"/>
              </w:rPr>
              <w:t>6=Education is not necessary/no point</w:t>
            </w:r>
          </w:p>
          <w:p w14:paraId="69390BE1" w14:textId="4D05EBD4" w:rsidR="0022680E" w:rsidRPr="00BE068B" w:rsidRDefault="0022680E" w:rsidP="00537F5E">
            <w:pPr>
              <w:rPr>
                <w:rFonts w:ascii="Gill Sans MT" w:hAnsi="Gill Sans MT"/>
                <w:sz w:val="20"/>
              </w:rPr>
            </w:pPr>
            <w:r w:rsidRPr="00BE068B">
              <w:rPr>
                <w:rFonts w:ascii="Gill Sans MT" w:hAnsi="Gill Sans MT"/>
                <w:sz w:val="20"/>
              </w:rPr>
              <w:t>7=Completed their education</w:t>
            </w:r>
          </w:p>
          <w:p w14:paraId="52391062" w14:textId="77777777" w:rsidR="0022680E" w:rsidRPr="00BE068B" w:rsidRDefault="0022680E" w:rsidP="00537F5E">
            <w:pPr>
              <w:rPr>
                <w:rFonts w:ascii="Gill Sans MT" w:hAnsi="Gill Sans MT"/>
                <w:sz w:val="20"/>
              </w:rPr>
            </w:pPr>
            <w:r w:rsidRPr="00BE068B">
              <w:rPr>
                <w:rFonts w:ascii="Gill Sans MT" w:hAnsi="Gill Sans MT"/>
                <w:sz w:val="20"/>
              </w:rPr>
              <w:t>8=Too old to attend school</w:t>
            </w:r>
          </w:p>
        </w:tc>
        <w:tc>
          <w:tcPr>
            <w:tcW w:w="6118" w:type="dxa"/>
          </w:tcPr>
          <w:p w14:paraId="58C93DE8" w14:textId="46C36CFD" w:rsidR="0022680E" w:rsidRPr="00BE068B" w:rsidRDefault="0022680E" w:rsidP="00537F5E">
            <w:pPr>
              <w:rPr>
                <w:rFonts w:ascii="Gill Sans MT" w:hAnsi="Gill Sans MT"/>
                <w:sz w:val="20"/>
              </w:rPr>
            </w:pPr>
            <w:r w:rsidRPr="00BE068B">
              <w:rPr>
                <w:rFonts w:ascii="Gill Sans MT" w:hAnsi="Gill Sans MT"/>
                <w:sz w:val="20"/>
              </w:rPr>
              <w:t>9=School is too far away</w:t>
            </w:r>
          </w:p>
          <w:p w14:paraId="3B58C134" w14:textId="609157D6" w:rsidR="0022680E" w:rsidRPr="00BE068B" w:rsidRDefault="0022680E" w:rsidP="00537F5E">
            <w:pPr>
              <w:rPr>
                <w:rFonts w:ascii="Gill Sans MT" w:hAnsi="Gill Sans MT"/>
                <w:sz w:val="20"/>
              </w:rPr>
            </w:pPr>
            <w:r w:rsidRPr="00BE068B">
              <w:rPr>
                <w:rFonts w:ascii="Gill Sans MT" w:hAnsi="Gill Sans MT"/>
                <w:sz w:val="20"/>
              </w:rPr>
              <w:t>10=School closed temporarily</w:t>
            </w:r>
          </w:p>
          <w:p w14:paraId="56F8AC26" w14:textId="2E35EDB9" w:rsidR="0022680E" w:rsidRPr="00BE068B" w:rsidRDefault="0022680E" w:rsidP="00537F5E">
            <w:pPr>
              <w:rPr>
                <w:rFonts w:ascii="Gill Sans MT" w:hAnsi="Gill Sans MT"/>
                <w:sz w:val="20"/>
              </w:rPr>
            </w:pPr>
            <w:r w:rsidRPr="00BE068B">
              <w:rPr>
                <w:rFonts w:ascii="Gill Sans MT" w:hAnsi="Gill Sans MT"/>
                <w:sz w:val="20"/>
              </w:rPr>
              <w:t>11=School closed permanently</w:t>
            </w:r>
          </w:p>
          <w:p w14:paraId="1CF119DB" w14:textId="6994FE0A" w:rsidR="0022680E" w:rsidRPr="00BE068B" w:rsidRDefault="0022680E" w:rsidP="00537F5E">
            <w:pPr>
              <w:rPr>
                <w:rFonts w:ascii="Gill Sans MT" w:hAnsi="Gill Sans MT"/>
                <w:sz w:val="20"/>
              </w:rPr>
            </w:pPr>
            <w:r w:rsidRPr="00BE068B">
              <w:rPr>
                <w:rFonts w:ascii="Gill Sans MT" w:hAnsi="Gill Sans MT"/>
                <w:sz w:val="20"/>
              </w:rPr>
              <w:t>12=The teacher is absent at the school</w:t>
            </w:r>
          </w:p>
          <w:p w14:paraId="6879972F" w14:textId="79E1418C" w:rsidR="0022680E" w:rsidRPr="00BE068B" w:rsidRDefault="0022680E" w:rsidP="00537F5E">
            <w:pPr>
              <w:rPr>
                <w:rFonts w:ascii="Gill Sans MT" w:hAnsi="Gill Sans MT"/>
                <w:sz w:val="20"/>
              </w:rPr>
            </w:pPr>
            <w:r w:rsidRPr="00BE068B">
              <w:rPr>
                <w:rFonts w:ascii="Gill Sans MT" w:hAnsi="Gill Sans MT"/>
                <w:sz w:val="20"/>
              </w:rPr>
              <w:t>13=Too sick to attend school</w:t>
            </w:r>
          </w:p>
          <w:p w14:paraId="1BA9E1DC" w14:textId="7C82F203" w:rsidR="0022680E" w:rsidRPr="00BE068B" w:rsidRDefault="0022680E" w:rsidP="00537F5E">
            <w:pPr>
              <w:rPr>
                <w:rFonts w:ascii="Gill Sans MT" w:hAnsi="Gill Sans MT"/>
                <w:sz w:val="20"/>
              </w:rPr>
            </w:pPr>
            <w:r w:rsidRPr="00BE068B">
              <w:rPr>
                <w:rFonts w:ascii="Gill Sans MT" w:hAnsi="Gill Sans MT"/>
                <w:sz w:val="20"/>
              </w:rPr>
              <w:t xml:space="preserve">14=Someone else in the household is sick, so cannot attend </w:t>
            </w:r>
          </w:p>
          <w:p w14:paraId="5F4A6B18" w14:textId="62A003FA" w:rsidR="0022680E" w:rsidRPr="00BE068B" w:rsidRDefault="0022680E" w:rsidP="00537F5E">
            <w:pPr>
              <w:rPr>
                <w:rFonts w:ascii="Gill Sans MT" w:hAnsi="Gill Sans MT"/>
                <w:sz w:val="20"/>
              </w:rPr>
            </w:pPr>
            <w:r w:rsidRPr="00BE068B">
              <w:rPr>
                <w:rFonts w:ascii="Gill Sans MT" w:hAnsi="Gill Sans MT"/>
                <w:sz w:val="20"/>
              </w:rPr>
              <w:t>15=No transport</w:t>
            </w:r>
          </w:p>
          <w:p w14:paraId="51834301" w14:textId="13FEF396" w:rsidR="0022680E" w:rsidRPr="00BE068B" w:rsidRDefault="0022680E" w:rsidP="00537F5E">
            <w:pPr>
              <w:rPr>
                <w:rFonts w:ascii="Gill Sans MT" w:hAnsi="Gill Sans MT"/>
                <w:sz w:val="20"/>
              </w:rPr>
            </w:pPr>
            <w:r w:rsidRPr="00BE068B">
              <w:rPr>
                <w:rFonts w:ascii="Gill Sans MT" w:hAnsi="Gill Sans MT"/>
                <w:sz w:val="20"/>
              </w:rPr>
              <w:t>97=Other, please specify</w:t>
            </w:r>
          </w:p>
        </w:tc>
      </w:tr>
    </w:tbl>
    <w:p w14:paraId="1E5AC70D" w14:textId="77777777" w:rsidR="00A667B3" w:rsidRPr="00BE068B" w:rsidRDefault="00A667B3" w:rsidP="001512DD">
      <w:pPr>
        <w:spacing w:after="0" w:line="240" w:lineRule="auto"/>
        <w:contextualSpacing/>
        <w:rPr>
          <w:rFonts w:ascii="Gill Sans MT" w:hAnsi="Gill Sans MT"/>
        </w:rPr>
        <w:sectPr w:rsidR="00A667B3" w:rsidRPr="00BE068B" w:rsidSect="0093061D">
          <w:pgSz w:w="15840" w:h="12240" w:orient="landscape"/>
          <w:pgMar w:top="1080" w:right="1440" w:bottom="1080" w:left="1440" w:header="720" w:footer="720" w:gutter="0"/>
          <w:cols w:space="720"/>
          <w:docGrid w:linePitch="360"/>
        </w:sectPr>
      </w:pPr>
    </w:p>
    <w:p w14:paraId="30138192" w14:textId="01999410" w:rsidR="00BE068B" w:rsidRPr="00BE068B" w:rsidRDefault="00BE068B" w:rsidP="00BE068B">
      <w:pPr>
        <w:rPr>
          <w:rFonts w:ascii="Gill Sans MT" w:hAnsi="Gill Sans MT"/>
          <w:b/>
          <w:color w:val="000000" w:themeColor="text1"/>
        </w:rPr>
      </w:pPr>
      <w:r w:rsidRPr="00BE068B">
        <w:rPr>
          <w:rFonts w:ascii="Gill Sans MT" w:hAnsi="Gill Sans MT"/>
          <w:b/>
          <w:color w:val="000000" w:themeColor="text1"/>
        </w:rPr>
        <w:lastRenderedPageBreak/>
        <w:t xml:space="preserve">FOREST CONDITION </w:t>
      </w:r>
    </w:p>
    <w:p w14:paraId="173EF1B2" w14:textId="448EA9C3" w:rsidR="00BE068B" w:rsidRPr="00BE068B" w:rsidRDefault="00BE5610" w:rsidP="00BE068B">
      <w:pPr>
        <w:spacing w:after="0" w:line="240" w:lineRule="auto"/>
        <w:contextualSpacing/>
        <w:rPr>
          <w:rFonts w:ascii="Gill Sans MT" w:hAnsi="Gill Sans MT"/>
          <w:b/>
        </w:rPr>
      </w:pPr>
      <w:r w:rsidRPr="00BE068B">
        <w:rPr>
          <w:rFonts w:ascii="Gill Sans MT" w:eastAsia="Calibri" w:hAnsi="Gill Sans MT" w:cs="Times New Roman"/>
        </w:rPr>
        <w:t xml:space="preserve">I would like to ask questions about </w:t>
      </w:r>
      <w:commentRangeStart w:id="3"/>
      <w:r w:rsidRPr="00BE068B">
        <w:rPr>
          <w:rFonts w:ascii="Gill Sans MT" w:eastAsia="Calibri" w:hAnsi="Gill Sans MT" w:cs="Times New Roman"/>
        </w:rPr>
        <w:t xml:space="preserve">the </w:t>
      </w:r>
      <w:commentRangeStart w:id="4"/>
      <w:commentRangeStart w:id="5"/>
      <w:r w:rsidRPr="00BE068B">
        <w:rPr>
          <w:rFonts w:ascii="Gill Sans MT" w:eastAsia="Calibri" w:hAnsi="Gill Sans MT" w:cs="Times New Roman"/>
        </w:rPr>
        <w:t xml:space="preserve">conditions </w:t>
      </w:r>
      <w:commentRangeEnd w:id="4"/>
      <w:r w:rsidRPr="00BE068B">
        <w:rPr>
          <w:rStyle w:val="CommentReference"/>
          <w:rFonts w:ascii="Gill Sans MT" w:hAnsi="Gill Sans MT"/>
        </w:rPr>
        <w:commentReference w:id="4"/>
      </w:r>
      <w:commentRangeEnd w:id="5"/>
      <w:r w:rsidR="00E35B17" w:rsidRPr="00BE068B">
        <w:rPr>
          <w:rStyle w:val="CommentReference"/>
          <w:rFonts w:ascii="Gill Sans MT" w:hAnsi="Gill Sans MT"/>
        </w:rPr>
        <w:commentReference w:id="5"/>
      </w:r>
      <w:r w:rsidRPr="00BE068B">
        <w:rPr>
          <w:rFonts w:ascii="Gill Sans MT" w:eastAsia="Calibri" w:hAnsi="Gill Sans MT" w:cs="Times New Roman"/>
        </w:rPr>
        <w:t xml:space="preserve">and </w:t>
      </w:r>
      <w:commentRangeEnd w:id="3"/>
      <w:r w:rsidR="00672FD9" w:rsidRPr="00BE068B">
        <w:rPr>
          <w:rStyle w:val="CommentReference"/>
          <w:rFonts w:ascii="Gill Sans MT" w:hAnsi="Gill Sans MT"/>
        </w:rPr>
        <w:commentReference w:id="3"/>
      </w:r>
      <w:r w:rsidRPr="00BE068B">
        <w:rPr>
          <w:rFonts w:ascii="Gill Sans MT" w:eastAsia="Calibri" w:hAnsi="Gill Sans MT" w:cs="Times New Roman"/>
        </w:rPr>
        <w:t>access to each of these forests. Let’s start with the largest forest</w:t>
      </w:r>
      <w:r w:rsidR="00943A99" w:rsidRPr="00BE068B">
        <w:rPr>
          <w:rFonts w:ascii="Gill Sans MT" w:hAnsi="Gill Sans MT"/>
          <w:b/>
        </w:rPr>
        <w:tab/>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BE068B" w:rsidRPr="00BE068B" w14:paraId="6FA12DDC" w14:textId="77777777" w:rsidTr="00BE068B">
        <w:trPr>
          <w:trHeight w:val="20"/>
        </w:trPr>
        <w:tc>
          <w:tcPr>
            <w:tcW w:w="714" w:type="dxa"/>
          </w:tcPr>
          <w:p w14:paraId="64CAED3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57FB2F9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5A5EBC0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E.20</w:t>
            </w:r>
          </w:p>
        </w:tc>
        <w:tc>
          <w:tcPr>
            <w:tcW w:w="1980" w:type="dxa"/>
          </w:tcPr>
          <w:p w14:paraId="7F604D8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E.21</w:t>
            </w:r>
          </w:p>
        </w:tc>
        <w:tc>
          <w:tcPr>
            <w:tcW w:w="1710" w:type="dxa"/>
          </w:tcPr>
          <w:p w14:paraId="2C8A3C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E.23</w:t>
            </w:r>
          </w:p>
        </w:tc>
        <w:tc>
          <w:tcPr>
            <w:tcW w:w="1350" w:type="dxa"/>
          </w:tcPr>
          <w:p w14:paraId="4E3E323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E.24</w:t>
            </w:r>
          </w:p>
        </w:tc>
        <w:tc>
          <w:tcPr>
            <w:tcW w:w="1890" w:type="dxa"/>
          </w:tcPr>
          <w:p w14:paraId="431A30EA"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E.25</w:t>
            </w:r>
          </w:p>
        </w:tc>
        <w:tc>
          <w:tcPr>
            <w:tcW w:w="1890" w:type="dxa"/>
          </w:tcPr>
          <w:p w14:paraId="5ED36A4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tc>
      </w:tr>
      <w:tr w:rsidR="00BE068B" w:rsidRPr="00BE068B" w14:paraId="13022D9E" w14:textId="77777777" w:rsidTr="00BE068B">
        <w:trPr>
          <w:trHeight w:val="20"/>
        </w:trPr>
        <w:tc>
          <w:tcPr>
            <w:tcW w:w="714" w:type="dxa"/>
          </w:tcPr>
          <w:p w14:paraId="15694B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Forest</w:t>
            </w:r>
          </w:p>
          <w:p w14:paraId="038B13B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roofErr w:type="gramStart"/>
            <w:r w:rsidRPr="00BE068B">
              <w:rPr>
                <w:rFonts w:ascii="Gill Sans MT" w:hAnsi="Gill Sans MT" w:cs="Times New Roman"/>
                <w:b/>
              </w:rPr>
              <w:t>code</w:t>
            </w:r>
            <w:proofErr w:type="gramEnd"/>
          </w:p>
        </w:tc>
        <w:tc>
          <w:tcPr>
            <w:tcW w:w="906" w:type="dxa"/>
          </w:tcPr>
          <w:p w14:paraId="097EF6B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Name of the forest</w:t>
            </w:r>
          </w:p>
        </w:tc>
        <w:tc>
          <w:tcPr>
            <w:tcW w:w="1530" w:type="dxa"/>
          </w:tcPr>
          <w:p w14:paraId="66CCAC8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commentRangeStart w:id="6"/>
            <w:commentRangeStart w:id="7"/>
            <w:r w:rsidRPr="00BE068B">
              <w:rPr>
                <w:rFonts w:ascii="Gill Sans MT" w:eastAsia="SimSun" w:hAnsi="Gill Sans MT" w:cs="Times New Roman"/>
              </w:rPr>
              <w:t>In your view, how do you describe the overall condition of this forest?</w:t>
            </w:r>
            <w:commentRangeEnd w:id="6"/>
            <w:r w:rsidRPr="00BE068B">
              <w:rPr>
                <w:rStyle w:val="CommentReference"/>
                <w:rFonts w:ascii="Gill Sans MT" w:hAnsi="Gill Sans MT"/>
                <w:sz w:val="22"/>
                <w:szCs w:val="22"/>
              </w:rPr>
              <w:commentReference w:id="6"/>
            </w:r>
            <w:commentRangeEnd w:id="7"/>
            <w:r w:rsidRPr="00BE068B">
              <w:rPr>
                <w:rStyle w:val="CommentReference"/>
                <w:rFonts w:ascii="Gill Sans MT" w:hAnsi="Gill Sans MT"/>
                <w:sz w:val="22"/>
                <w:szCs w:val="22"/>
              </w:rPr>
              <w:commentReference w:id="7"/>
            </w:r>
          </w:p>
          <w:p w14:paraId="550327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750D95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1=Very Good</w:t>
            </w:r>
          </w:p>
          <w:p w14:paraId="25362C2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2=Good </w:t>
            </w:r>
          </w:p>
          <w:p w14:paraId="2A48D2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3=Neutral</w:t>
            </w:r>
          </w:p>
          <w:p w14:paraId="46CE94C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4=Bad</w:t>
            </w:r>
          </w:p>
          <w:p w14:paraId="7E2E28A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5=Very Bad</w:t>
            </w:r>
          </w:p>
        </w:tc>
        <w:tc>
          <w:tcPr>
            <w:tcW w:w="1980" w:type="dxa"/>
          </w:tcPr>
          <w:p w14:paraId="4BDA556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own view, compared to 5 years ago, has the overall condition of the forest worsened or improved?</w:t>
            </w:r>
          </w:p>
          <w:p w14:paraId="120B15E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E531AD3"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1=Significantly worse</w:t>
            </w:r>
          </w:p>
          <w:p w14:paraId="6538F26F"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2=A little worse</w:t>
            </w:r>
          </w:p>
          <w:p w14:paraId="54B967BC"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3=Remained the same</w:t>
            </w:r>
          </w:p>
          <w:p w14:paraId="67CD883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4=Improved a little</w:t>
            </w:r>
          </w:p>
          <w:p w14:paraId="52EF758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5=Significantly improved</w:t>
            </w:r>
          </w:p>
          <w:p w14:paraId="477D9E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i/>
              </w:rPr>
              <w:t>If 2, skip to E23</w:t>
            </w:r>
          </w:p>
        </w:tc>
        <w:tc>
          <w:tcPr>
            <w:tcW w:w="1710" w:type="dxa"/>
          </w:tcPr>
          <w:p w14:paraId="393D47BD"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 xml:space="preserve">During the last 5 years, has there been any change to the size/area of the forest? </w:t>
            </w:r>
          </w:p>
          <w:p w14:paraId="7EF5DEE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3975E59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7AF5B462"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3F160E5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C30C119"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p w14:paraId="056CBD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7A8839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56CD92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27742D4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PROBE AND CODE</w:t>
            </w:r>
          </w:p>
          <w:p w14:paraId="2EFA11E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A8D903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c>
          <w:tcPr>
            <w:tcW w:w="1890" w:type="dxa"/>
          </w:tcPr>
          <w:p w14:paraId="33E2DB9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During the last 5 years, has there been any change in the thickness/amount of trees in the forest?</w:t>
            </w:r>
          </w:p>
          <w:p w14:paraId="210ECD2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FE12BD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0C5B5BF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27E4583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7E1A14D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99F7A6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tc>
        <w:tc>
          <w:tcPr>
            <w:tcW w:w="1890" w:type="dxa"/>
          </w:tcPr>
          <w:p w14:paraId="06271DF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25B5DCE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CE7948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PROBE AND CODE </w:t>
            </w:r>
          </w:p>
          <w:p w14:paraId="6B3900D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04E2FC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r>
      <w:tr w:rsidR="00BE068B" w:rsidRPr="00BE068B" w14:paraId="562618CE" w14:textId="77777777" w:rsidTr="00BE068B">
        <w:trPr>
          <w:trHeight w:val="20"/>
        </w:trPr>
        <w:tc>
          <w:tcPr>
            <w:tcW w:w="714" w:type="dxa"/>
          </w:tcPr>
          <w:p w14:paraId="559CAF4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76FE4A4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14748B2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60BB06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97A8F8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DE1AF9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61959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35854E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9EA916A" w14:textId="77777777" w:rsidTr="00BE068B">
        <w:trPr>
          <w:trHeight w:val="20"/>
        </w:trPr>
        <w:tc>
          <w:tcPr>
            <w:tcW w:w="714" w:type="dxa"/>
          </w:tcPr>
          <w:p w14:paraId="0E92780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1</w:t>
            </w:r>
          </w:p>
        </w:tc>
        <w:tc>
          <w:tcPr>
            <w:tcW w:w="906" w:type="dxa"/>
          </w:tcPr>
          <w:p w14:paraId="241321D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0D0646F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44DE4AD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EEA591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1F68EE0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177F284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0439011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81FB0CC" w14:textId="77777777" w:rsidTr="00BE068B">
        <w:trPr>
          <w:trHeight w:val="20"/>
        </w:trPr>
        <w:tc>
          <w:tcPr>
            <w:tcW w:w="714" w:type="dxa"/>
          </w:tcPr>
          <w:p w14:paraId="56D957B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2</w:t>
            </w:r>
          </w:p>
        </w:tc>
        <w:tc>
          <w:tcPr>
            <w:tcW w:w="906" w:type="dxa"/>
          </w:tcPr>
          <w:p w14:paraId="6B07CB6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2512C47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C0732D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B362B6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82B412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6FDE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4A63A8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7993542F" w14:textId="77777777" w:rsidTr="00BE068B">
        <w:trPr>
          <w:trHeight w:val="20"/>
        </w:trPr>
        <w:tc>
          <w:tcPr>
            <w:tcW w:w="714" w:type="dxa"/>
          </w:tcPr>
          <w:p w14:paraId="12CE499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3</w:t>
            </w:r>
          </w:p>
        </w:tc>
        <w:tc>
          <w:tcPr>
            <w:tcW w:w="906" w:type="dxa"/>
          </w:tcPr>
          <w:p w14:paraId="0EEA0AA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43A6CE7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714B1DA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69BE07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A3981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4B184C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4A0AF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bl>
    <w:tbl>
      <w:tblPr>
        <w:tblStyle w:val="TableGrid"/>
        <w:tblpPr w:leftFromText="180" w:rightFromText="180" w:vertAnchor="text" w:horzAnchor="page" w:tblpX="1549" w:tblpY="281"/>
        <w:tblW w:w="13176" w:type="dxa"/>
        <w:tblLook w:val="04A0" w:firstRow="1" w:lastRow="0" w:firstColumn="1" w:lastColumn="0" w:noHBand="0" w:noVBand="1"/>
      </w:tblPr>
      <w:tblGrid>
        <w:gridCol w:w="3294"/>
        <w:gridCol w:w="3294"/>
        <w:gridCol w:w="3294"/>
        <w:gridCol w:w="3294"/>
      </w:tblGrid>
      <w:tr w:rsidR="00BE068B" w:rsidRPr="00BE068B" w14:paraId="1203F0E2" w14:textId="77777777" w:rsidTr="00BE068B">
        <w:tc>
          <w:tcPr>
            <w:tcW w:w="6588" w:type="dxa"/>
            <w:gridSpan w:val="2"/>
          </w:tcPr>
          <w:p w14:paraId="50696A77"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105- Reasons for increase area/increase thickness</w:t>
            </w:r>
          </w:p>
        </w:tc>
        <w:tc>
          <w:tcPr>
            <w:tcW w:w="6588" w:type="dxa"/>
            <w:gridSpan w:val="2"/>
          </w:tcPr>
          <w:p w14:paraId="772643CC"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 xml:space="preserve">106- Reasons for decrease area/ decrease thickness </w:t>
            </w:r>
          </w:p>
        </w:tc>
      </w:tr>
      <w:tr w:rsidR="00BE068B" w:rsidRPr="00BE068B" w14:paraId="02FA8AE7" w14:textId="77777777" w:rsidTr="00BE068B">
        <w:trPr>
          <w:trHeight w:val="2827"/>
        </w:trPr>
        <w:tc>
          <w:tcPr>
            <w:tcW w:w="3294" w:type="dxa"/>
          </w:tcPr>
          <w:p w14:paraId="3C3CC6A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land left to regenerate</w:t>
            </w:r>
          </w:p>
          <w:p w14:paraId="029E93A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planting trees</w:t>
            </w:r>
          </w:p>
          <w:p w14:paraId="1892EE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 conservational activities/sustainable harvest practices</w:t>
            </w:r>
          </w:p>
          <w:p w14:paraId="57D9F148"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4= reduced use from large-scale commercial users </w:t>
            </w:r>
          </w:p>
          <w:p w14:paraId="5F0A309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 reduced local/small scale commercial use </w:t>
            </w:r>
          </w:p>
        </w:tc>
        <w:tc>
          <w:tcPr>
            <w:tcW w:w="3294" w:type="dxa"/>
          </w:tcPr>
          <w:p w14:paraId="24F818F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6=climate change (increase rainfall, change in temp)</w:t>
            </w:r>
          </w:p>
          <w:p w14:paraId="5CE236A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7=reduced roads/transport to the area</w:t>
            </w:r>
          </w:p>
          <w:p w14:paraId="6D56D790"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8=reduced charcoal production</w:t>
            </w:r>
          </w:p>
          <w:p w14:paraId="3798B30A"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9=reduced timber harvesting </w:t>
            </w:r>
          </w:p>
          <w:p w14:paraId="781946B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10=Reduced fires</w:t>
            </w:r>
          </w:p>
          <w:p w14:paraId="7CBA001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11=People from outside restricting access</w:t>
            </w:r>
          </w:p>
          <w:p w14:paraId="06A356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12=State or local authorities restricting access</w:t>
            </w:r>
          </w:p>
          <w:p w14:paraId="433FA0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13=Customary/community restrictions on access </w:t>
            </w:r>
          </w:p>
          <w:p w14:paraId="7AEB0D3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14=Some other restriction in access, specify </w:t>
            </w:r>
          </w:p>
          <w:p w14:paraId="26664382" w14:textId="77777777" w:rsidR="00BE068B" w:rsidRPr="00BE068B" w:rsidRDefault="00BE068B" w:rsidP="00BE068B">
            <w:pPr>
              <w:rPr>
                <w:rFonts w:ascii="Gill Sans MT" w:hAnsi="Gill Sans MT"/>
                <w:sz w:val="18"/>
                <w:szCs w:val="18"/>
              </w:rPr>
            </w:pPr>
          </w:p>
          <w:p w14:paraId="3C388DF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specify </w:t>
            </w:r>
          </w:p>
        </w:tc>
        <w:tc>
          <w:tcPr>
            <w:tcW w:w="3294" w:type="dxa"/>
          </w:tcPr>
          <w:p w14:paraId="60AA4DD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small-scale clearing for agriculture</w:t>
            </w:r>
          </w:p>
          <w:p w14:paraId="0078EB2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2= large-scale projects (plantations, new settlements, mining, </w:t>
            </w:r>
            <w:proofErr w:type="spellStart"/>
            <w:r w:rsidRPr="00BE068B">
              <w:rPr>
                <w:rFonts w:ascii="Gill Sans MT" w:hAnsi="Gill Sans MT"/>
                <w:sz w:val="18"/>
                <w:szCs w:val="18"/>
              </w:rPr>
              <w:t>etc</w:t>
            </w:r>
            <w:proofErr w:type="spellEnd"/>
            <w:r w:rsidRPr="00BE068B">
              <w:rPr>
                <w:rFonts w:ascii="Gill Sans MT" w:hAnsi="Gill Sans MT"/>
                <w:sz w:val="18"/>
                <w:szCs w:val="18"/>
              </w:rPr>
              <w:t>)</w:t>
            </w:r>
          </w:p>
          <w:p w14:paraId="39E2EE6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w:t>
            </w:r>
            <w:proofErr w:type="gramStart"/>
            <w:r w:rsidRPr="00BE068B">
              <w:rPr>
                <w:rFonts w:ascii="Gill Sans MT" w:hAnsi="Gill Sans MT"/>
                <w:sz w:val="18"/>
                <w:szCs w:val="18"/>
              </w:rPr>
              <w:t>increased  charcoal</w:t>
            </w:r>
            <w:proofErr w:type="gramEnd"/>
            <w:r w:rsidRPr="00BE068B">
              <w:rPr>
                <w:rFonts w:ascii="Gill Sans MT" w:hAnsi="Gill Sans MT"/>
                <w:sz w:val="18"/>
                <w:szCs w:val="18"/>
              </w:rPr>
              <w:t xml:space="preserve"> production</w:t>
            </w:r>
          </w:p>
          <w:p w14:paraId="51E16D3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4=increase timber harvesting</w:t>
            </w:r>
          </w:p>
          <w:p w14:paraId="5028B7D1"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5=</w:t>
            </w:r>
            <w:proofErr w:type="gramStart"/>
            <w:r w:rsidRPr="00BE068B">
              <w:rPr>
                <w:rFonts w:ascii="Gill Sans MT" w:hAnsi="Gill Sans MT"/>
                <w:sz w:val="18"/>
                <w:szCs w:val="18"/>
              </w:rPr>
              <w:t>increase  brick</w:t>
            </w:r>
            <w:proofErr w:type="gramEnd"/>
            <w:r w:rsidRPr="00BE068B">
              <w:rPr>
                <w:rFonts w:ascii="Gill Sans MT" w:hAnsi="Gill Sans MT"/>
                <w:sz w:val="18"/>
                <w:szCs w:val="18"/>
              </w:rPr>
              <w:t xml:space="preserve"> burning </w:t>
            </w:r>
          </w:p>
          <w:p w14:paraId="4520B4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 poor harvesting practices</w:t>
            </w:r>
          </w:p>
          <w:p w14:paraId="12A747F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7= bush burning </w:t>
            </w:r>
          </w:p>
          <w:p w14:paraId="3681676A" w14:textId="77777777" w:rsidR="00BE068B" w:rsidRPr="00BE068B" w:rsidRDefault="00BE068B" w:rsidP="00BE068B">
            <w:pPr>
              <w:rPr>
                <w:rFonts w:ascii="Gill Sans MT" w:hAnsi="Gill Sans MT"/>
                <w:sz w:val="18"/>
                <w:szCs w:val="18"/>
              </w:rPr>
            </w:pPr>
          </w:p>
        </w:tc>
        <w:tc>
          <w:tcPr>
            <w:tcW w:w="3294" w:type="dxa"/>
          </w:tcPr>
          <w:p w14:paraId="1D69115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 natural disasters or pest</w:t>
            </w:r>
          </w:p>
          <w:p w14:paraId="62CA390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reason, </w:t>
            </w:r>
            <w:proofErr w:type="gramStart"/>
            <w:r w:rsidRPr="00BE068B">
              <w:rPr>
                <w:rFonts w:ascii="Gill Sans MT" w:hAnsi="Gill Sans MT"/>
                <w:sz w:val="18"/>
                <w:szCs w:val="18"/>
              </w:rPr>
              <w:t xml:space="preserve">specify  </w:t>
            </w:r>
            <w:proofErr w:type="gramEnd"/>
          </w:p>
        </w:tc>
      </w:tr>
    </w:tbl>
    <w:p w14:paraId="66BAF71A" w14:textId="01EAFAD4" w:rsidR="00657266" w:rsidRPr="00BE068B" w:rsidRDefault="00BE068B" w:rsidP="00657266">
      <w:pPr>
        <w:spacing w:after="0" w:line="240" w:lineRule="auto"/>
        <w:contextualSpacing/>
        <w:rPr>
          <w:rFonts w:ascii="Gill Sans MT" w:hAnsi="Gill Sans MT"/>
          <w:b/>
        </w:rPr>
      </w:pPr>
      <w:r w:rsidRPr="00BE068B">
        <w:rPr>
          <w:rFonts w:ascii="Gill Sans MT" w:hAnsi="Gill Sans MT"/>
          <w:b/>
        </w:rPr>
        <w:br w:type="page"/>
      </w:r>
      <w:r w:rsidR="00657266" w:rsidRPr="00BE068B">
        <w:rPr>
          <w:rFonts w:ascii="Gill Sans MT" w:hAnsi="Gill Sans MT"/>
          <w:b/>
        </w:rPr>
        <w:lastRenderedPageBreak/>
        <w:t>SECTION D: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BE068B" w14:paraId="49EA3E81" w14:textId="77777777" w:rsidTr="00657266">
        <w:trPr>
          <w:trHeight w:val="20"/>
          <w:jc w:val="center"/>
        </w:trPr>
        <w:tc>
          <w:tcPr>
            <w:tcW w:w="714" w:type="dxa"/>
          </w:tcPr>
          <w:p w14:paraId="6787423C" w14:textId="77777777" w:rsidR="0093061D" w:rsidRPr="00BE068B" w:rsidRDefault="0093061D" w:rsidP="00F71CC4">
            <w:pPr>
              <w:contextualSpacing/>
              <w:jc w:val="center"/>
              <w:rPr>
                <w:rFonts w:ascii="Gill Sans MT" w:hAnsi="Gill Sans MT"/>
                <w:b/>
              </w:rPr>
            </w:pPr>
          </w:p>
        </w:tc>
        <w:tc>
          <w:tcPr>
            <w:tcW w:w="1081" w:type="dxa"/>
          </w:tcPr>
          <w:p w14:paraId="4B04E2CB" w14:textId="77777777" w:rsidR="0093061D" w:rsidRPr="00BE068B" w:rsidRDefault="0093061D" w:rsidP="00F71CC4">
            <w:pPr>
              <w:contextualSpacing/>
              <w:jc w:val="center"/>
              <w:rPr>
                <w:rFonts w:ascii="Gill Sans MT" w:hAnsi="Gill Sans MT"/>
              </w:rPr>
            </w:pPr>
          </w:p>
        </w:tc>
        <w:tc>
          <w:tcPr>
            <w:tcW w:w="1533" w:type="dxa"/>
          </w:tcPr>
          <w:p w14:paraId="157D6E46" w14:textId="06139633" w:rsidR="0093061D" w:rsidRPr="00BE068B" w:rsidRDefault="00657266" w:rsidP="00BE5610">
            <w:pPr>
              <w:contextualSpacing/>
              <w:rPr>
                <w:rFonts w:ascii="Gill Sans MT" w:eastAsia="Calibri" w:hAnsi="Gill Sans MT" w:cs="Arial"/>
              </w:rPr>
            </w:pPr>
            <w:r w:rsidRPr="00BE068B">
              <w:rPr>
                <w:rFonts w:ascii="Gill Sans MT" w:eastAsia="Calibri" w:hAnsi="Gill Sans MT" w:cs="Arial"/>
              </w:rPr>
              <w:t xml:space="preserve">D.12 </w:t>
            </w:r>
          </w:p>
        </w:tc>
        <w:tc>
          <w:tcPr>
            <w:tcW w:w="1440" w:type="dxa"/>
          </w:tcPr>
          <w:p w14:paraId="07FC35D2" w14:textId="3875C525" w:rsidR="0093061D" w:rsidRPr="00BE068B" w:rsidRDefault="00657266" w:rsidP="00BE5610">
            <w:pPr>
              <w:ind w:left="-26" w:firstLine="26"/>
              <w:contextualSpacing/>
              <w:rPr>
                <w:rFonts w:ascii="Gill Sans MT" w:eastAsia="Calibri" w:hAnsi="Gill Sans MT" w:cs="Times New Roman"/>
              </w:rPr>
            </w:pPr>
            <w:r w:rsidRPr="00BE068B">
              <w:rPr>
                <w:rFonts w:ascii="Gill Sans MT" w:eastAsia="Calibri" w:hAnsi="Gill Sans MT" w:cs="Times New Roman"/>
              </w:rPr>
              <w:t>D.13</w:t>
            </w:r>
          </w:p>
        </w:tc>
        <w:tc>
          <w:tcPr>
            <w:tcW w:w="1080" w:type="dxa"/>
          </w:tcPr>
          <w:p w14:paraId="71A96A37" w14:textId="1918F323"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D.14</w:t>
            </w:r>
          </w:p>
        </w:tc>
        <w:tc>
          <w:tcPr>
            <w:tcW w:w="1396" w:type="dxa"/>
          </w:tcPr>
          <w:p w14:paraId="0B5CB147" w14:textId="6D343F42"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D.15</w:t>
            </w:r>
          </w:p>
        </w:tc>
        <w:tc>
          <w:tcPr>
            <w:tcW w:w="1440" w:type="dxa"/>
          </w:tcPr>
          <w:p w14:paraId="7E09967A" w14:textId="086BB400"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D.16</w:t>
            </w:r>
          </w:p>
        </w:tc>
        <w:tc>
          <w:tcPr>
            <w:tcW w:w="1080" w:type="dxa"/>
          </w:tcPr>
          <w:p w14:paraId="50DED489" w14:textId="26E52291" w:rsidR="0093061D" w:rsidRPr="00BE068B" w:rsidRDefault="00657266" w:rsidP="0093061D">
            <w:pPr>
              <w:ind w:left="39" w:hanging="39"/>
              <w:contextualSpacing/>
              <w:rPr>
                <w:rFonts w:ascii="Gill Sans MT" w:eastAsia="Calibri" w:hAnsi="Gill Sans MT" w:cs="Times New Roman"/>
              </w:rPr>
            </w:pPr>
            <w:r w:rsidRPr="00BE068B">
              <w:rPr>
                <w:rFonts w:ascii="Gill Sans MT" w:eastAsia="Calibri" w:hAnsi="Gill Sans MT" w:cs="Times New Roman"/>
              </w:rPr>
              <w:t>D.17</w:t>
            </w:r>
          </w:p>
        </w:tc>
        <w:tc>
          <w:tcPr>
            <w:tcW w:w="1800" w:type="dxa"/>
          </w:tcPr>
          <w:p w14:paraId="0F8C5C52" w14:textId="3F6BE1DA"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D.18</w:t>
            </w:r>
          </w:p>
        </w:tc>
      </w:tr>
      <w:tr w:rsidR="0093061D" w:rsidRPr="00BE068B" w14:paraId="51D7DE9A" w14:textId="3ECC77BD" w:rsidTr="00657266">
        <w:trPr>
          <w:trHeight w:val="20"/>
          <w:jc w:val="center"/>
        </w:trPr>
        <w:tc>
          <w:tcPr>
            <w:tcW w:w="714" w:type="dxa"/>
          </w:tcPr>
          <w:p w14:paraId="11F98ED6" w14:textId="77777777" w:rsidR="0093061D" w:rsidRPr="00BE068B" w:rsidRDefault="0093061D" w:rsidP="00F71CC4">
            <w:pPr>
              <w:contextualSpacing/>
              <w:jc w:val="center"/>
              <w:rPr>
                <w:rFonts w:ascii="Gill Sans MT" w:hAnsi="Gill Sans MT"/>
                <w:b/>
              </w:rPr>
            </w:pPr>
            <w:r w:rsidRPr="00BE068B">
              <w:rPr>
                <w:rFonts w:ascii="Gill Sans MT" w:hAnsi="Gill Sans MT"/>
                <w:b/>
              </w:rPr>
              <w:t>Forest</w:t>
            </w:r>
          </w:p>
          <w:p w14:paraId="2DE96928" w14:textId="77777777" w:rsidR="0093061D" w:rsidRPr="00BE068B" w:rsidRDefault="0093061D" w:rsidP="00F71CC4">
            <w:pPr>
              <w:contextualSpacing/>
              <w:jc w:val="center"/>
              <w:rPr>
                <w:rFonts w:ascii="Gill Sans MT" w:hAnsi="Gill Sans MT"/>
                <w:b/>
              </w:rPr>
            </w:pPr>
            <w:r w:rsidRPr="00BE068B">
              <w:rPr>
                <w:rFonts w:ascii="Gill Sans MT" w:hAnsi="Gill Sans MT"/>
                <w:b/>
              </w:rPr>
              <w:t>code</w:t>
            </w:r>
          </w:p>
        </w:tc>
        <w:tc>
          <w:tcPr>
            <w:tcW w:w="1081" w:type="dxa"/>
          </w:tcPr>
          <w:p w14:paraId="6E73ECF5" w14:textId="77777777" w:rsidR="0093061D" w:rsidRPr="00BE068B" w:rsidRDefault="0093061D" w:rsidP="00F71CC4">
            <w:pPr>
              <w:contextualSpacing/>
              <w:jc w:val="center"/>
              <w:rPr>
                <w:rFonts w:ascii="Gill Sans MT" w:hAnsi="Gill Sans MT"/>
              </w:rPr>
            </w:pPr>
            <w:r w:rsidRPr="00BE068B">
              <w:rPr>
                <w:rFonts w:ascii="Gill Sans MT" w:hAnsi="Gill Sans MT"/>
              </w:rPr>
              <w:t>Name of the forest</w:t>
            </w:r>
          </w:p>
        </w:tc>
        <w:tc>
          <w:tcPr>
            <w:tcW w:w="1533" w:type="dxa"/>
          </w:tcPr>
          <w:p w14:paraId="668B0AA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How often do you see people from your community here cutting more log/wood than they need and letting it rot/spoiled?</w:t>
            </w:r>
          </w:p>
          <w:p w14:paraId="7F247D1C" w14:textId="77777777" w:rsidR="0093061D" w:rsidRPr="00BE068B" w:rsidRDefault="0093061D" w:rsidP="00BE5610">
            <w:pPr>
              <w:contextualSpacing/>
              <w:rPr>
                <w:rFonts w:ascii="Gill Sans MT" w:eastAsia="Calibri" w:hAnsi="Gill Sans MT" w:cs="Arial"/>
              </w:rPr>
            </w:pPr>
          </w:p>
          <w:p w14:paraId="52B55C0D"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1=Always</w:t>
            </w:r>
          </w:p>
          <w:p w14:paraId="10E9B20F"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2=Frequently</w:t>
            </w:r>
          </w:p>
          <w:p w14:paraId="217CFD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3=Sometimes</w:t>
            </w:r>
          </w:p>
          <w:p w14:paraId="5304EF8E"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4=Rarely</w:t>
            </w:r>
          </w:p>
          <w:p w14:paraId="33C55330" w14:textId="2754020F" w:rsidR="0093061D" w:rsidRPr="00BE068B" w:rsidRDefault="0093061D" w:rsidP="00BE5610">
            <w:pPr>
              <w:contextualSpacing/>
              <w:rPr>
                <w:rFonts w:ascii="Gill Sans MT" w:hAnsi="Gill Sans MT"/>
              </w:rPr>
            </w:pPr>
            <w:r w:rsidRPr="00BE068B">
              <w:rPr>
                <w:rFonts w:ascii="Gill Sans MT" w:eastAsia="Calibri" w:hAnsi="Gill Sans MT" w:cs="Arial"/>
              </w:rPr>
              <w:t>5=Never</w:t>
            </w:r>
          </w:p>
        </w:tc>
        <w:tc>
          <w:tcPr>
            <w:tcW w:w="1440" w:type="dxa"/>
          </w:tcPr>
          <w:p w14:paraId="103C5E9A" w14:textId="77777777" w:rsidR="0093061D" w:rsidRPr="00BE068B" w:rsidRDefault="0093061D" w:rsidP="00BE5610">
            <w:pPr>
              <w:ind w:left="-26" w:firstLine="26"/>
              <w:contextualSpacing/>
              <w:rPr>
                <w:rFonts w:ascii="Gill Sans MT" w:eastAsia="Calibri" w:hAnsi="Gill Sans MT" w:cs="Times New Roman"/>
              </w:rPr>
            </w:pPr>
            <w:r w:rsidRPr="00BE068B">
              <w:rPr>
                <w:rFonts w:ascii="Gill Sans MT" w:eastAsia="Calibri" w:hAnsi="Gill Sans MT" w:cs="Times New Roman"/>
              </w:rPr>
              <w:t>Are there some kinds of trees that you used to see here 5 years ago that you no longer see?</w:t>
            </w:r>
          </w:p>
          <w:p w14:paraId="7705FEE0" w14:textId="77777777" w:rsidR="0093061D" w:rsidRPr="00BE068B" w:rsidRDefault="0093061D" w:rsidP="00BE5610">
            <w:pPr>
              <w:contextualSpacing/>
              <w:rPr>
                <w:rFonts w:ascii="Gill Sans MT" w:eastAsia="Calibri" w:hAnsi="Gill Sans MT" w:cs="Times New Roman"/>
              </w:rPr>
            </w:pPr>
          </w:p>
          <w:p w14:paraId="3C0FDBC6" w14:textId="2B1AD91D"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476F1345" w14:textId="0E046B94"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B431DD4" w14:textId="77777777" w:rsidR="0093061D" w:rsidRPr="00BE068B" w:rsidRDefault="0093061D" w:rsidP="00BE5610">
            <w:pPr>
              <w:rPr>
                <w:rFonts w:ascii="Gill Sans MT" w:hAnsi="Gill Sans MT"/>
              </w:rPr>
            </w:pPr>
            <w:r w:rsidRPr="00BE068B">
              <w:rPr>
                <w:rFonts w:ascii="Gill Sans MT" w:hAnsi="Gill Sans MT"/>
              </w:rPr>
              <w:t>888=Don’t know</w:t>
            </w:r>
          </w:p>
          <w:p w14:paraId="44855421" w14:textId="28DC06BD"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080" w:type="dxa"/>
          </w:tcPr>
          <w:p w14:paraId="13DAEC47" w14:textId="0D5BA142" w:rsidR="0093061D" w:rsidRPr="00BE068B" w:rsidRDefault="0093061D" w:rsidP="00BE5610">
            <w:pPr>
              <w:contextualSpacing/>
              <w:rPr>
                <w:rFonts w:ascii="Gill Sans MT" w:hAnsi="Gill Sans MT"/>
              </w:rPr>
            </w:pPr>
            <w:r w:rsidRPr="00BE068B">
              <w:rPr>
                <w:rFonts w:ascii="Gill Sans MT" w:eastAsia="Calibri" w:hAnsi="Gill Sans MT" w:cs="Times New Roman"/>
              </w:rPr>
              <w:t>If yes, can you list these types of trees?</w:t>
            </w:r>
          </w:p>
        </w:tc>
        <w:tc>
          <w:tcPr>
            <w:tcW w:w="1396" w:type="dxa"/>
          </w:tcPr>
          <w:p w14:paraId="240D1AF7"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some types of trees that you see in this forest that you did not see 5 years ago?</w:t>
            </w:r>
          </w:p>
          <w:p w14:paraId="25D04A54" w14:textId="77777777" w:rsidR="0093061D" w:rsidRPr="00BE068B" w:rsidRDefault="0093061D" w:rsidP="00BE5610">
            <w:pPr>
              <w:contextualSpacing/>
              <w:rPr>
                <w:rFonts w:ascii="Gill Sans MT" w:eastAsia="Calibri" w:hAnsi="Gill Sans MT" w:cs="Times New Roman"/>
              </w:rPr>
            </w:pPr>
          </w:p>
          <w:p w14:paraId="42C02EC4" w14:textId="77777777" w:rsidR="0093061D" w:rsidRPr="00BE068B" w:rsidRDefault="0093061D" w:rsidP="00BE5610">
            <w:pPr>
              <w:contextualSpacing/>
              <w:rPr>
                <w:rFonts w:ascii="Gill Sans MT" w:eastAsia="Calibri" w:hAnsi="Gill Sans MT" w:cs="Times New Roman"/>
              </w:rPr>
            </w:pPr>
          </w:p>
          <w:p w14:paraId="61CEDC29" w14:textId="6938A0E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57E0EB42" w14:textId="2DD08778"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6AAE1F10" w14:textId="77777777" w:rsidR="0093061D" w:rsidRPr="00BE068B" w:rsidRDefault="0093061D" w:rsidP="00BE5610">
            <w:pPr>
              <w:rPr>
                <w:rFonts w:ascii="Gill Sans MT" w:hAnsi="Gill Sans MT"/>
              </w:rPr>
            </w:pPr>
            <w:r w:rsidRPr="00BE068B">
              <w:rPr>
                <w:rFonts w:ascii="Gill Sans MT" w:hAnsi="Gill Sans MT"/>
              </w:rPr>
              <w:t>888=Don’t know</w:t>
            </w:r>
          </w:p>
          <w:p w14:paraId="6F90B641" w14:textId="34EA8BB8"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440" w:type="dxa"/>
          </w:tcPr>
          <w:p w14:paraId="6F6FC158"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new types of trees that are growing?</w:t>
            </w:r>
          </w:p>
          <w:p w14:paraId="2D5951BE" w14:textId="77777777" w:rsidR="0093061D" w:rsidRPr="00BE068B" w:rsidRDefault="0093061D" w:rsidP="00BE5610">
            <w:pPr>
              <w:contextualSpacing/>
              <w:rPr>
                <w:rFonts w:ascii="Gill Sans MT" w:eastAsia="Calibri" w:hAnsi="Gill Sans MT" w:cs="Times New Roman"/>
              </w:rPr>
            </w:pPr>
          </w:p>
          <w:p w14:paraId="56A1BAC4" w14:textId="77777777" w:rsidR="0093061D" w:rsidRPr="00BE068B" w:rsidRDefault="0093061D" w:rsidP="00BE5610">
            <w:pPr>
              <w:contextualSpacing/>
              <w:rPr>
                <w:rFonts w:ascii="Gill Sans MT" w:eastAsia="Calibri" w:hAnsi="Gill Sans MT" w:cs="Times New Roman"/>
              </w:rPr>
            </w:pPr>
          </w:p>
          <w:p w14:paraId="1586DBC1" w14:textId="2A32210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71A939D3" w14:textId="16D88989"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41C5522" w14:textId="77777777" w:rsidR="0093061D" w:rsidRPr="00BE068B" w:rsidRDefault="0093061D" w:rsidP="00BE5610">
            <w:pPr>
              <w:rPr>
                <w:rFonts w:ascii="Gill Sans MT" w:hAnsi="Gill Sans MT"/>
              </w:rPr>
            </w:pPr>
            <w:r w:rsidRPr="00BE068B">
              <w:rPr>
                <w:rFonts w:ascii="Gill Sans MT" w:hAnsi="Gill Sans MT"/>
              </w:rPr>
              <w:t>888=Don’t know</w:t>
            </w:r>
          </w:p>
          <w:p w14:paraId="11992604" w14:textId="77777777" w:rsidR="0093061D" w:rsidRPr="00BE068B" w:rsidRDefault="0093061D" w:rsidP="00BE5610">
            <w:pPr>
              <w:contextualSpacing/>
              <w:rPr>
                <w:rFonts w:ascii="Gill Sans MT" w:hAnsi="Gill Sans MT"/>
              </w:rPr>
            </w:pPr>
            <w:r w:rsidRPr="00BE068B">
              <w:rPr>
                <w:rFonts w:ascii="Gill Sans MT" w:hAnsi="Gill Sans MT"/>
              </w:rPr>
              <w:t>999=Prefer not to respond</w:t>
            </w:r>
          </w:p>
          <w:p w14:paraId="00CFCC94" w14:textId="76CFF02A" w:rsidR="00657266" w:rsidRPr="00BE068B" w:rsidRDefault="00657266" w:rsidP="00BE5610">
            <w:pPr>
              <w:contextualSpacing/>
              <w:rPr>
                <w:rFonts w:ascii="Gill Sans MT" w:hAnsi="Gill Sans MT"/>
                <w:i/>
              </w:rPr>
            </w:pPr>
            <w:r w:rsidRPr="00BE068B">
              <w:rPr>
                <w:rFonts w:ascii="Gill Sans MT" w:hAnsi="Gill Sans MT"/>
                <w:i/>
              </w:rPr>
              <w:t>If 0, skip D.17</w:t>
            </w:r>
          </w:p>
        </w:tc>
        <w:tc>
          <w:tcPr>
            <w:tcW w:w="1080" w:type="dxa"/>
          </w:tcPr>
          <w:p w14:paraId="3EE7F2C0" w14:textId="5B10D887" w:rsidR="0093061D" w:rsidRPr="00BE068B" w:rsidRDefault="0093061D" w:rsidP="0093061D">
            <w:pPr>
              <w:ind w:left="39" w:hanging="39"/>
              <w:contextualSpacing/>
              <w:rPr>
                <w:rFonts w:ascii="Gill Sans MT" w:hAnsi="Gill Sans MT"/>
              </w:rPr>
            </w:pPr>
            <w:r w:rsidRPr="00BE068B">
              <w:rPr>
                <w:rFonts w:ascii="Gill Sans MT" w:eastAsia="Calibri" w:hAnsi="Gill Sans MT" w:cs="Times New Roman"/>
              </w:rPr>
              <w:t>If yes, can you list these types of trees?</w:t>
            </w:r>
          </w:p>
        </w:tc>
        <w:tc>
          <w:tcPr>
            <w:tcW w:w="1800" w:type="dxa"/>
          </w:tcPr>
          <w:p w14:paraId="6C2292E9"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In your view, during the past 5 years, have the number of wildlife in this forest….?</w:t>
            </w:r>
          </w:p>
          <w:p w14:paraId="056AE69D" w14:textId="77777777" w:rsidR="0093061D" w:rsidRPr="00BE068B" w:rsidRDefault="0093061D" w:rsidP="00BE5610">
            <w:pPr>
              <w:contextualSpacing/>
              <w:rPr>
                <w:rFonts w:ascii="Gill Sans MT" w:eastAsia="Calibri" w:hAnsi="Gill Sans MT" w:cs="Times New Roman"/>
              </w:rPr>
            </w:pPr>
          </w:p>
          <w:p w14:paraId="711DD32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1=Increased greatly</w:t>
            </w:r>
          </w:p>
          <w:p w14:paraId="203A48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2=Increased slightly</w:t>
            </w:r>
          </w:p>
          <w:p w14:paraId="770B6F33"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3=Stayed the same</w:t>
            </w:r>
          </w:p>
          <w:p w14:paraId="0CB5FAF4" w14:textId="77777777" w:rsidR="0093061D" w:rsidRPr="00BE068B" w:rsidRDefault="0093061D" w:rsidP="00BE5610">
            <w:pPr>
              <w:contextualSpacing/>
              <w:rPr>
                <w:rFonts w:ascii="Gill Sans MT" w:hAnsi="Gill Sans MT"/>
              </w:rPr>
            </w:pPr>
            <w:r w:rsidRPr="00BE068B">
              <w:rPr>
                <w:rFonts w:ascii="Gill Sans MT" w:hAnsi="Gill Sans MT"/>
              </w:rPr>
              <w:t>4=Decreased slightly</w:t>
            </w:r>
          </w:p>
          <w:p w14:paraId="5FA980F1" w14:textId="3C692D32" w:rsidR="0093061D" w:rsidRPr="00BE068B" w:rsidRDefault="0093061D" w:rsidP="00BE5610">
            <w:pPr>
              <w:contextualSpacing/>
              <w:rPr>
                <w:rFonts w:ascii="Gill Sans MT" w:hAnsi="Gill Sans MT"/>
              </w:rPr>
            </w:pPr>
            <w:r w:rsidRPr="00BE068B">
              <w:rPr>
                <w:rFonts w:ascii="Gill Sans MT" w:hAnsi="Gill Sans MT"/>
              </w:rPr>
              <w:t>5=Decreased greatly</w:t>
            </w:r>
          </w:p>
        </w:tc>
      </w:tr>
      <w:tr w:rsidR="0093061D" w:rsidRPr="00BE068B" w14:paraId="39BE12CD" w14:textId="2D4A5F8B" w:rsidTr="00657266">
        <w:trPr>
          <w:trHeight w:val="20"/>
          <w:jc w:val="center"/>
        </w:trPr>
        <w:tc>
          <w:tcPr>
            <w:tcW w:w="714" w:type="dxa"/>
          </w:tcPr>
          <w:p w14:paraId="61838852" w14:textId="77777777" w:rsidR="0093061D" w:rsidRPr="00BE068B" w:rsidRDefault="0093061D" w:rsidP="00F71CC4">
            <w:pPr>
              <w:contextualSpacing/>
              <w:jc w:val="center"/>
              <w:rPr>
                <w:rFonts w:ascii="Gill Sans MT" w:hAnsi="Gill Sans MT"/>
                <w:b/>
              </w:rPr>
            </w:pPr>
          </w:p>
        </w:tc>
        <w:tc>
          <w:tcPr>
            <w:tcW w:w="1081" w:type="dxa"/>
          </w:tcPr>
          <w:p w14:paraId="0E118B7B" w14:textId="77777777" w:rsidR="0093061D" w:rsidRPr="00BE068B" w:rsidRDefault="0093061D" w:rsidP="00F71CC4">
            <w:pPr>
              <w:contextualSpacing/>
              <w:jc w:val="center"/>
              <w:rPr>
                <w:rFonts w:ascii="Gill Sans MT" w:hAnsi="Gill Sans MT"/>
              </w:rPr>
            </w:pPr>
          </w:p>
        </w:tc>
        <w:tc>
          <w:tcPr>
            <w:tcW w:w="1533" w:type="dxa"/>
          </w:tcPr>
          <w:p w14:paraId="5220B16B" w14:textId="77777777" w:rsidR="0093061D" w:rsidRPr="00BE068B" w:rsidRDefault="0093061D" w:rsidP="00F71CC4">
            <w:pPr>
              <w:contextualSpacing/>
              <w:jc w:val="center"/>
              <w:rPr>
                <w:rFonts w:ascii="Gill Sans MT" w:hAnsi="Gill Sans MT"/>
              </w:rPr>
            </w:pPr>
          </w:p>
        </w:tc>
        <w:tc>
          <w:tcPr>
            <w:tcW w:w="1440" w:type="dxa"/>
          </w:tcPr>
          <w:p w14:paraId="4B433781" w14:textId="77777777" w:rsidR="0093061D" w:rsidRPr="00BE068B" w:rsidRDefault="0093061D" w:rsidP="00F71CC4">
            <w:pPr>
              <w:contextualSpacing/>
              <w:jc w:val="center"/>
              <w:rPr>
                <w:rFonts w:ascii="Gill Sans MT" w:hAnsi="Gill Sans MT"/>
              </w:rPr>
            </w:pPr>
          </w:p>
        </w:tc>
        <w:tc>
          <w:tcPr>
            <w:tcW w:w="1080" w:type="dxa"/>
          </w:tcPr>
          <w:p w14:paraId="6CB51D56" w14:textId="77777777" w:rsidR="0093061D" w:rsidRPr="00BE068B" w:rsidRDefault="0093061D" w:rsidP="00F71CC4">
            <w:pPr>
              <w:contextualSpacing/>
              <w:jc w:val="center"/>
              <w:rPr>
                <w:rFonts w:ascii="Gill Sans MT" w:hAnsi="Gill Sans MT"/>
              </w:rPr>
            </w:pPr>
          </w:p>
        </w:tc>
        <w:tc>
          <w:tcPr>
            <w:tcW w:w="1396" w:type="dxa"/>
          </w:tcPr>
          <w:p w14:paraId="7B336566" w14:textId="77777777" w:rsidR="0093061D" w:rsidRPr="00BE068B" w:rsidRDefault="0093061D" w:rsidP="00F71CC4">
            <w:pPr>
              <w:contextualSpacing/>
              <w:jc w:val="center"/>
              <w:rPr>
                <w:rFonts w:ascii="Gill Sans MT" w:hAnsi="Gill Sans MT"/>
              </w:rPr>
            </w:pPr>
          </w:p>
        </w:tc>
        <w:tc>
          <w:tcPr>
            <w:tcW w:w="1440" w:type="dxa"/>
          </w:tcPr>
          <w:p w14:paraId="7DC5EF50" w14:textId="77777777" w:rsidR="0093061D" w:rsidRPr="00BE068B" w:rsidRDefault="0093061D" w:rsidP="00F71CC4">
            <w:pPr>
              <w:contextualSpacing/>
              <w:jc w:val="center"/>
              <w:rPr>
                <w:rFonts w:ascii="Gill Sans MT" w:hAnsi="Gill Sans MT"/>
              </w:rPr>
            </w:pPr>
          </w:p>
        </w:tc>
        <w:tc>
          <w:tcPr>
            <w:tcW w:w="1080" w:type="dxa"/>
          </w:tcPr>
          <w:p w14:paraId="2D7ADA9B" w14:textId="77777777" w:rsidR="0093061D" w:rsidRPr="00BE068B" w:rsidRDefault="0093061D" w:rsidP="00F71CC4">
            <w:pPr>
              <w:contextualSpacing/>
              <w:jc w:val="center"/>
              <w:rPr>
                <w:rFonts w:ascii="Gill Sans MT" w:hAnsi="Gill Sans MT"/>
              </w:rPr>
            </w:pPr>
          </w:p>
        </w:tc>
        <w:tc>
          <w:tcPr>
            <w:tcW w:w="1800" w:type="dxa"/>
          </w:tcPr>
          <w:p w14:paraId="5D21409A" w14:textId="77777777" w:rsidR="0093061D" w:rsidRPr="00BE068B" w:rsidRDefault="0093061D" w:rsidP="00F71CC4">
            <w:pPr>
              <w:contextualSpacing/>
              <w:jc w:val="center"/>
              <w:rPr>
                <w:rFonts w:ascii="Gill Sans MT" w:hAnsi="Gill Sans MT"/>
              </w:rPr>
            </w:pPr>
          </w:p>
        </w:tc>
      </w:tr>
      <w:tr w:rsidR="0093061D" w:rsidRPr="00BE068B" w14:paraId="497255B4" w14:textId="2D18BE32" w:rsidTr="00657266">
        <w:trPr>
          <w:trHeight w:val="20"/>
          <w:jc w:val="center"/>
        </w:trPr>
        <w:tc>
          <w:tcPr>
            <w:tcW w:w="714" w:type="dxa"/>
          </w:tcPr>
          <w:p w14:paraId="4BE41B56" w14:textId="77777777" w:rsidR="0093061D" w:rsidRPr="00BE068B" w:rsidRDefault="0093061D" w:rsidP="00F71CC4">
            <w:pPr>
              <w:contextualSpacing/>
              <w:jc w:val="center"/>
              <w:rPr>
                <w:rFonts w:ascii="Gill Sans MT" w:hAnsi="Gill Sans MT"/>
                <w:b/>
              </w:rPr>
            </w:pPr>
            <w:r w:rsidRPr="00BE068B">
              <w:rPr>
                <w:rFonts w:ascii="Gill Sans MT" w:hAnsi="Gill Sans MT"/>
                <w:b/>
              </w:rPr>
              <w:t>1</w:t>
            </w:r>
          </w:p>
        </w:tc>
        <w:tc>
          <w:tcPr>
            <w:tcW w:w="1081" w:type="dxa"/>
          </w:tcPr>
          <w:p w14:paraId="08F99C6B" w14:textId="77777777" w:rsidR="0093061D" w:rsidRPr="00BE068B" w:rsidRDefault="0093061D" w:rsidP="00F71CC4">
            <w:pPr>
              <w:contextualSpacing/>
              <w:jc w:val="center"/>
              <w:rPr>
                <w:rFonts w:ascii="Gill Sans MT" w:hAnsi="Gill Sans MT"/>
              </w:rPr>
            </w:pPr>
          </w:p>
        </w:tc>
        <w:tc>
          <w:tcPr>
            <w:tcW w:w="1533" w:type="dxa"/>
          </w:tcPr>
          <w:p w14:paraId="6AF2771B" w14:textId="77777777" w:rsidR="0093061D" w:rsidRPr="00BE068B" w:rsidRDefault="0093061D" w:rsidP="00F71CC4">
            <w:pPr>
              <w:contextualSpacing/>
              <w:jc w:val="center"/>
              <w:rPr>
                <w:rFonts w:ascii="Gill Sans MT" w:hAnsi="Gill Sans MT"/>
              </w:rPr>
            </w:pPr>
          </w:p>
        </w:tc>
        <w:tc>
          <w:tcPr>
            <w:tcW w:w="1440" w:type="dxa"/>
          </w:tcPr>
          <w:p w14:paraId="72D03686" w14:textId="77777777" w:rsidR="0093061D" w:rsidRPr="00BE068B" w:rsidRDefault="0093061D" w:rsidP="00F71CC4">
            <w:pPr>
              <w:contextualSpacing/>
              <w:jc w:val="center"/>
              <w:rPr>
                <w:rFonts w:ascii="Gill Sans MT" w:hAnsi="Gill Sans MT"/>
              </w:rPr>
            </w:pPr>
          </w:p>
        </w:tc>
        <w:tc>
          <w:tcPr>
            <w:tcW w:w="1080" w:type="dxa"/>
          </w:tcPr>
          <w:p w14:paraId="38C8AC4A" w14:textId="77777777" w:rsidR="0093061D" w:rsidRPr="00BE068B" w:rsidRDefault="0093061D" w:rsidP="00F71CC4">
            <w:pPr>
              <w:contextualSpacing/>
              <w:jc w:val="center"/>
              <w:rPr>
                <w:rFonts w:ascii="Gill Sans MT" w:hAnsi="Gill Sans MT"/>
              </w:rPr>
            </w:pPr>
          </w:p>
        </w:tc>
        <w:tc>
          <w:tcPr>
            <w:tcW w:w="1396" w:type="dxa"/>
          </w:tcPr>
          <w:p w14:paraId="0586653C" w14:textId="77777777" w:rsidR="0093061D" w:rsidRPr="00BE068B" w:rsidRDefault="0093061D" w:rsidP="00F71CC4">
            <w:pPr>
              <w:contextualSpacing/>
              <w:jc w:val="center"/>
              <w:rPr>
                <w:rFonts w:ascii="Gill Sans MT" w:hAnsi="Gill Sans MT"/>
              </w:rPr>
            </w:pPr>
          </w:p>
        </w:tc>
        <w:tc>
          <w:tcPr>
            <w:tcW w:w="1440" w:type="dxa"/>
          </w:tcPr>
          <w:p w14:paraId="0FE653D1" w14:textId="77777777" w:rsidR="0093061D" w:rsidRPr="00BE068B" w:rsidRDefault="0093061D" w:rsidP="00F71CC4">
            <w:pPr>
              <w:contextualSpacing/>
              <w:jc w:val="center"/>
              <w:rPr>
                <w:rFonts w:ascii="Gill Sans MT" w:hAnsi="Gill Sans MT"/>
              </w:rPr>
            </w:pPr>
          </w:p>
        </w:tc>
        <w:tc>
          <w:tcPr>
            <w:tcW w:w="1080" w:type="dxa"/>
          </w:tcPr>
          <w:p w14:paraId="122A2211" w14:textId="77777777" w:rsidR="0093061D" w:rsidRPr="00BE068B" w:rsidRDefault="0093061D" w:rsidP="00F71CC4">
            <w:pPr>
              <w:contextualSpacing/>
              <w:jc w:val="center"/>
              <w:rPr>
                <w:rFonts w:ascii="Gill Sans MT" w:hAnsi="Gill Sans MT"/>
              </w:rPr>
            </w:pPr>
          </w:p>
        </w:tc>
        <w:tc>
          <w:tcPr>
            <w:tcW w:w="1800" w:type="dxa"/>
          </w:tcPr>
          <w:p w14:paraId="75698EEF" w14:textId="77777777" w:rsidR="0093061D" w:rsidRPr="00BE068B" w:rsidRDefault="0093061D" w:rsidP="00F71CC4">
            <w:pPr>
              <w:contextualSpacing/>
              <w:jc w:val="center"/>
              <w:rPr>
                <w:rFonts w:ascii="Gill Sans MT" w:hAnsi="Gill Sans MT"/>
              </w:rPr>
            </w:pPr>
          </w:p>
        </w:tc>
      </w:tr>
      <w:tr w:rsidR="0093061D" w:rsidRPr="00BE068B" w14:paraId="6DC571B5" w14:textId="3580EDAB" w:rsidTr="00657266">
        <w:trPr>
          <w:trHeight w:val="20"/>
          <w:jc w:val="center"/>
        </w:trPr>
        <w:tc>
          <w:tcPr>
            <w:tcW w:w="714" w:type="dxa"/>
          </w:tcPr>
          <w:p w14:paraId="424EC6D0" w14:textId="77777777" w:rsidR="0093061D" w:rsidRPr="00BE068B" w:rsidRDefault="0093061D" w:rsidP="00F71CC4">
            <w:pPr>
              <w:contextualSpacing/>
              <w:jc w:val="center"/>
              <w:rPr>
                <w:rFonts w:ascii="Gill Sans MT" w:hAnsi="Gill Sans MT"/>
                <w:b/>
              </w:rPr>
            </w:pPr>
            <w:r w:rsidRPr="00BE068B">
              <w:rPr>
                <w:rFonts w:ascii="Gill Sans MT" w:hAnsi="Gill Sans MT"/>
                <w:b/>
              </w:rPr>
              <w:t>2</w:t>
            </w:r>
          </w:p>
        </w:tc>
        <w:tc>
          <w:tcPr>
            <w:tcW w:w="1081" w:type="dxa"/>
          </w:tcPr>
          <w:p w14:paraId="632DED08" w14:textId="77777777" w:rsidR="0093061D" w:rsidRPr="00BE068B" w:rsidRDefault="0093061D" w:rsidP="00F71CC4">
            <w:pPr>
              <w:contextualSpacing/>
              <w:jc w:val="center"/>
              <w:rPr>
                <w:rFonts w:ascii="Gill Sans MT" w:hAnsi="Gill Sans MT"/>
              </w:rPr>
            </w:pPr>
          </w:p>
        </w:tc>
        <w:tc>
          <w:tcPr>
            <w:tcW w:w="1533" w:type="dxa"/>
          </w:tcPr>
          <w:p w14:paraId="73EB3314" w14:textId="77777777" w:rsidR="0093061D" w:rsidRPr="00BE068B" w:rsidRDefault="0093061D" w:rsidP="00F71CC4">
            <w:pPr>
              <w:contextualSpacing/>
              <w:jc w:val="center"/>
              <w:rPr>
                <w:rFonts w:ascii="Gill Sans MT" w:hAnsi="Gill Sans MT"/>
              </w:rPr>
            </w:pPr>
          </w:p>
        </w:tc>
        <w:tc>
          <w:tcPr>
            <w:tcW w:w="1440" w:type="dxa"/>
          </w:tcPr>
          <w:p w14:paraId="21138B0A" w14:textId="77777777" w:rsidR="0093061D" w:rsidRPr="00BE068B" w:rsidRDefault="0093061D" w:rsidP="00F71CC4">
            <w:pPr>
              <w:contextualSpacing/>
              <w:jc w:val="center"/>
              <w:rPr>
                <w:rFonts w:ascii="Gill Sans MT" w:hAnsi="Gill Sans MT"/>
              </w:rPr>
            </w:pPr>
          </w:p>
        </w:tc>
        <w:tc>
          <w:tcPr>
            <w:tcW w:w="1080" w:type="dxa"/>
          </w:tcPr>
          <w:p w14:paraId="05C9D361" w14:textId="77777777" w:rsidR="0093061D" w:rsidRPr="00BE068B" w:rsidRDefault="0093061D" w:rsidP="00F71CC4">
            <w:pPr>
              <w:contextualSpacing/>
              <w:jc w:val="center"/>
              <w:rPr>
                <w:rFonts w:ascii="Gill Sans MT" w:hAnsi="Gill Sans MT"/>
              </w:rPr>
            </w:pPr>
          </w:p>
        </w:tc>
        <w:tc>
          <w:tcPr>
            <w:tcW w:w="1396" w:type="dxa"/>
          </w:tcPr>
          <w:p w14:paraId="2ABEF46D" w14:textId="77777777" w:rsidR="0093061D" w:rsidRPr="00BE068B" w:rsidRDefault="0093061D" w:rsidP="00F71CC4">
            <w:pPr>
              <w:contextualSpacing/>
              <w:jc w:val="center"/>
              <w:rPr>
                <w:rFonts w:ascii="Gill Sans MT" w:hAnsi="Gill Sans MT"/>
              </w:rPr>
            </w:pPr>
          </w:p>
        </w:tc>
        <w:tc>
          <w:tcPr>
            <w:tcW w:w="1440" w:type="dxa"/>
          </w:tcPr>
          <w:p w14:paraId="7AB3B84F" w14:textId="77777777" w:rsidR="0093061D" w:rsidRPr="00BE068B" w:rsidRDefault="0093061D" w:rsidP="00F71CC4">
            <w:pPr>
              <w:contextualSpacing/>
              <w:jc w:val="center"/>
              <w:rPr>
                <w:rFonts w:ascii="Gill Sans MT" w:hAnsi="Gill Sans MT"/>
              </w:rPr>
            </w:pPr>
          </w:p>
        </w:tc>
        <w:tc>
          <w:tcPr>
            <w:tcW w:w="1080" w:type="dxa"/>
          </w:tcPr>
          <w:p w14:paraId="5BB2B02D" w14:textId="77777777" w:rsidR="0093061D" w:rsidRPr="00BE068B" w:rsidRDefault="0093061D" w:rsidP="00F71CC4">
            <w:pPr>
              <w:contextualSpacing/>
              <w:jc w:val="center"/>
              <w:rPr>
                <w:rFonts w:ascii="Gill Sans MT" w:hAnsi="Gill Sans MT"/>
              </w:rPr>
            </w:pPr>
          </w:p>
        </w:tc>
        <w:tc>
          <w:tcPr>
            <w:tcW w:w="1800" w:type="dxa"/>
          </w:tcPr>
          <w:p w14:paraId="711D8363" w14:textId="77777777" w:rsidR="0093061D" w:rsidRPr="00BE068B" w:rsidRDefault="0093061D" w:rsidP="00F71CC4">
            <w:pPr>
              <w:contextualSpacing/>
              <w:jc w:val="center"/>
              <w:rPr>
                <w:rFonts w:ascii="Gill Sans MT" w:hAnsi="Gill Sans MT"/>
              </w:rPr>
            </w:pPr>
          </w:p>
        </w:tc>
      </w:tr>
      <w:tr w:rsidR="0093061D" w:rsidRPr="00BE068B" w14:paraId="749728A7" w14:textId="4EA02A0A" w:rsidTr="00657266">
        <w:trPr>
          <w:trHeight w:val="20"/>
          <w:jc w:val="center"/>
        </w:trPr>
        <w:tc>
          <w:tcPr>
            <w:tcW w:w="714" w:type="dxa"/>
          </w:tcPr>
          <w:p w14:paraId="4AA8174D" w14:textId="77777777" w:rsidR="0093061D" w:rsidRPr="00BE068B" w:rsidRDefault="0093061D" w:rsidP="00F71CC4">
            <w:pPr>
              <w:contextualSpacing/>
              <w:jc w:val="center"/>
              <w:rPr>
                <w:rFonts w:ascii="Gill Sans MT" w:hAnsi="Gill Sans MT"/>
                <w:b/>
              </w:rPr>
            </w:pPr>
            <w:r w:rsidRPr="00BE068B">
              <w:rPr>
                <w:rFonts w:ascii="Gill Sans MT" w:hAnsi="Gill Sans MT"/>
                <w:b/>
              </w:rPr>
              <w:t>3</w:t>
            </w:r>
          </w:p>
        </w:tc>
        <w:tc>
          <w:tcPr>
            <w:tcW w:w="1081" w:type="dxa"/>
          </w:tcPr>
          <w:p w14:paraId="2D92CA34" w14:textId="77777777" w:rsidR="0093061D" w:rsidRPr="00BE068B" w:rsidRDefault="0093061D" w:rsidP="00F71CC4">
            <w:pPr>
              <w:contextualSpacing/>
              <w:jc w:val="center"/>
              <w:rPr>
                <w:rFonts w:ascii="Gill Sans MT" w:hAnsi="Gill Sans MT"/>
              </w:rPr>
            </w:pPr>
          </w:p>
        </w:tc>
        <w:tc>
          <w:tcPr>
            <w:tcW w:w="1533" w:type="dxa"/>
          </w:tcPr>
          <w:p w14:paraId="7363EF93" w14:textId="77777777" w:rsidR="0093061D" w:rsidRPr="00BE068B" w:rsidRDefault="0093061D" w:rsidP="00F71CC4">
            <w:pPr>
              <w:contextualSpacing/>
              <w:jc w:val="center"/>
              <w:rPr>
                <w:rFonts w:ascii="Gill Sans MT" w:hAnsi="Gill Sans MT"/>
              </w:rPr>
            </w:pPr>
          </w:p>
        </w:tc>
        <w:tc>
          <w:tcPr>
            <w:tcW w:w="1440" w:type="dxa"/>
          </w:tcPr>
          <w:p w14:paraId="5BEACD91" w14:textId="77777777" w:rsidR="0093061D" w:rsidRPr="00BE068B" w:rsidRDefault="0093061D" w:rsidP="00F71CC4">
            <w:pPr>
              <w:contextualSpacing/>
              <w:jc w:val="center"/>
              <w:rPr>
                <w:rFonts w:ascii="Gill Sans MT" w:hAnsi="Gill Sans MT"/>
              </w:rPr>
            </w:pPr>
          </w:p>
        </w:tc>
        <w:tc>
          <w:tcPr>
            <w:tcW w:w="1080" w:type="dxa"/>
          </w:tcPr>
          <w:p w14:paraId="59DD148F" w14:textId="77777777" w:rsidR="0093061D" w:rsidRPr="00BE068B" w:rsidRDefault="0093061D" w:rsidP="00F71CC4">
            <w:pPr>
              <w:contextualSpacing/>
              <w:jc w:val="center"/>
              <w:rPr>
                <w:rFonts w:ascii="Gill Sans MT" w:hAnsi="Gill Sans MT"/>
              </w:rPr>
            </w:pPr>
          </w:p>
        </w:tc>
        <w:tc>
          <w:tcPr>
            <w:tcW w:w="1396" w:type="dxa"/>
          </w:tcPr>
          <w:p w14:paraId="116A8679" w14:textId="77777777" w:rsidR="0093061D" w:rsidRPr="00BE068B" w:rsidRDefault="0093061D" w:rsidP="00F71CC4">
            <w:pPr>
              <w:contextualSpacing/>
              <w:jc w:val="center"/>
              <w:rPr>
                <w:rFonts w:ascii="Gill Sans MT" w:hAnsi="Gill Sans MT"/>
              </w:rPr>
            </w:pPr>
          </w:p>
        </w:tc>
        <w:tc>
          <w:tcPr>
            <w:tcW w:w="1440" w:type="dxa"/>
          </w:tcPr>
          <w:p w14:paraId="3EB57F3D" w14:textId="77777777" w:rsidR="0093061D" w:rsidRPr="00BE068B" w:rsidRDefault="0093061D" w:rsidP="00F71CC4">
            <w:pPr>
              <w:contextualSpacing/>
              <w:jc w:val="center"/>
              <w:rPr>
                <w:rFonts w:ascii="Gill Sans MT" w:hAnsi="Gill Sans MT"/>
              </w:rPr>
            </w:pPr>
          </w:p>
        </w:tc>
        <w:tc>
          <w:tcPr>
            <w:tcW w:w="1080" w:type="dxa"/>
          </w:tcPr>
          <w:p w14:paraId="53DF123D" w14:textId="77777777" w:rsidR="0093061D" w:rsidRPr="00BE068B" w:rsidRDefault="0093061D" w:rsidP="00F71CC4">
            <w:pPr>
              <w:contextualSpacing/>
              <w:jc w:val="center"/>
              <w:rPr>
                <w:rFonts w:ascii="Gill Sans MT" w:hAnsi="Gill Sans MT"/>
              </w:rPr>
            </w:pPr>
          </w:p>
        </w:tc>
        <w:tc>
          <w:tcPr>
            <w:tcW w:w="1800" w:type="dxa"/>
          </w:tcPr>
          <w:p w14:paraId="2FCB8826" w14:textId="77777777" w:rsidR="0093061D" w:rsidRPr="00BE068B" w:rsidRDefault="0093061D" w:rsidP="00F71CC4">
            <w:pPr>
              <w:contextualSpacing/>
              <w:jc w:val="center"/>
              <w:rPr>
                <w:rFonts w:ascii="Gill Sans MT" w:hAnsi="Gill Sans MT"/>
              </w:rPr>
            </w:pPr>
          </w:p>
        </w:tc>
      </w:tr>
      <w:tr w:rsidR="0093061D" w:rsidRPr="00BE068B" w14:paraId="181CC05D" w14:textId="35B30311" w:rsidTr="00657266">
        <w:trPr>
          <w:trHeight w:val="20"/>
          <w:jc w:val="center"/>
        </w:trPr>
        <w:tc>
          <w:tcPr>
            <w:tcW w:w="714" w:type="dxa"/>
          </w:tcPr>
          <w:p w14:paraId="65FF8401" w14:textId="77777777" w:rsidR="0093061D" w:rsidRPr="00BE068B" w:rsidRDefault="0093061D" w:rsidP="00F71CC4">
            <w:pPr>
              <w:contextualSpacing/>
              <w:jc w:val="center"/>
              <w:rPr>
                <w:rFonts w:ascii="Gill Sans MT" w:hAnsi="Gill Sans MT"/>
                <w:b/>
              </w:rPr>
            </w:pPr>
            <w:r w:rsidRPr="00BE068B">
              <w:rPr>
                <w:rFonts w:ascii="Gill Sans MT" w:hAnsi="Gill Sans MT"/>
                <w:b/>
              </w:rPr>
              <w:t>4</w:t>
            </w:r>
          </w:p>
        </w:tc>
        <w:tc>
          <w:tcPr>
            <w:tcW w:w="1081" w:type="dxa"/>
          </w:tcPr>
          <w:p w14:paraId="16780597" w14:textId="77777777" w:rsidR="0093061D" w:rsidRPr="00BE068B" w:rsidRDefault="0093061D" w:rsidP="00F71CC4">
            <w:pPr>
              <w:contextualSpacing/>
              <w:jc w:val="center"/>
              <w:rPr>
                <w:rFonts w:ascii="Gill Sans MT" w:hAnsi="Gill Sans MT"/>
              </w:rPr>
            </w:pPr>
          </w:p>
        </w:tc>
        <w:tc>
          <w:tcPr>
            <w:tcW w:w="1533" w:type="dxa"/>
          </w:tcPr>
          <w:p w14:paraId="157B2290" w14:textId="77777777" w:rsidR="0093061D" w:rsidRPr="00BE068B" w:rsidRDefault="0093061D" w:rsidP="00F71CC4">
            <w:pPr>
              <w:contextualSpacing/>
              <w:jc w:val="center"/>
              <w:rPr>
                <w:rFonts w:ascii="Gill Sans MT" w:hAnsi="Gill Sans MT"/>
              </w:rPr>
            </w:pPr>
          </w:p>
        </w:tc>
        <w:tc>
          <w:tcPr>
            <w:tcW w:w="1440" w:type="dxa"/>
          </w:tcPr>
          <w:p w14:paraId="2FE9A456" w14:textId="77777777" w:rsidR="0093061D" w:rsidRPr="00BE068B" w:rsidRDefault="0093061D" w:rsidP="00F71CC4">
            <w:pPr>
              <w:contextualSpacing/>
              <w:jc w:val="center"/>
              <w:rPr>
                <w:rFonts w:ascii="Gill Sans MT" w:hAnsi="Gill Sans MT"/>
              </w:rPr>
            </w:pPr>
          </w:p>
        </w:tc>
        <w:tc>
          <w:tcPr>
            <w:tcW w:w="1080" w:type="dxa"/>
          </w:tcPr>
          <w:p w14:paraId="31524FA9" w14:textId="77777777" w:rsidR="0093061D" w:rsidRPr="00BE068B" w:rsidRDefault="0093061D" w:rsidP="00F71CC4">
            <w:pPr>
              <w:contextualSpacing/>
              <w:jc w:val="center"/>
              <w:rPr>
                <w:rFonts w:ascii="Gill Sans MT" w:hAnsi="Gill Sans MT"/>
              </w:rPr>
            </w:pPr>
          </w:p>
        </w:tc>
        <w:tc>
          <w:tcPr>
            <w:tcW w:w="1396" w:type="dxa"/>
          </w:tcPr>
          <w:p w14:paraId="3DC6C6C2" w14:textId="77777777" w:rsidR="0093061D" w:rsidRPr="00BE068B" w:rsidRDefault="0093061D" w:rsidP="00F71CC4">
            <w:pPr>
              <w:contextualSpacing/>
              <w:jc w:val="center"/>
              <w:rPr>
                <w:rFonts w:ascii="Gill Sans MT" w:hAnsi="Gill Sans MT"/>
              </w:rPr>
            </w:pPr>
          </w:p>
        </w:tc>
        <w:tc>
          <w:tcPr>
            <w:tcW w:w="1440" w:type="dxa"/>
          </w:tcPr>
          <w:p w14:paraId="0DC3DB71" w14:textId="77777777" w:rsidR="0093061D" w:rsidRPr="00BE068B" w:rsidRDefault="0093061D" w:rsidP="00F71CC4">
            <w:pPr>
              <w:contextualSpacing/>
              <w:jc w:val="center"/>
              <w:rPr>
                <w:rFonts w:ascii="Gill Sans MT" w:hAnsi="Gill Sans MT"/>
              </w:rPr>
            </w:pPr>
          </w:p>
        </w:tc>
        <w:tc>
          <w:tcPr>
            <w:tcW w:w="1080" w:type="dxa"/>
          </w:tcPr>
          <w:p w14:paraId="2DC64529" w14:textId="77777777" w:rsidR="0093061D" w:rsidRPr="00BE068B" w:rsidRDefault="0093061D" w:rsidP="00F71CC4">
            <w:pPr>
              <w:contextualSpacing/>
              <w:jc w:val="center"/>
              <w:rPr>
                <w:rFonts w:ascii="Gill Sans MT" w:hAnsi="Gill Sans MT"/>
              </w:rPr>
            </w:pPr>
          </w:p>
        </w:tc>
        <w:tc>
          <w:tcPr>
            <w:tcW w:w="1800" w:type="dxa"/>
          </w:tcPr>
          <w:p w14:paraId="2A57F7D5" w14:textId="77777777" w:rsidR="0093061D" w:rsidRPr="00BE068B" w:rsidRDefault="0093061D" w:rsidP="00F71CC4">
            <w:pPr>
              <w:contextualSpacing/>
              <w:jc w:val="center"/>
              <w:rPr>
                <w:rFonts w:ascii="Gill Sans MT" w:hAnsi="Gill Sans MT"/>
              </w:rPr>
            </w:pPr>
          </w:p>
        </w:tc>
      </w:tr>
      <w:tr w:rsidR="0093061D" w:rsidRPr="00BE068B" w14:paraId="51AED0BB" w14:textId="72D28754" w:rsidTr="00657266">
        <w:trPr>
          <w:trHeight w:val="20"/>
          <w:jc w:val="center"/>
        </w:trPr>
        <w:tc>
          <w:tcPr>
            <w:tcW w:w="714" w:type="dxa"/>
          </w:tcPr>
          <w:p w14:paraId="220C7997" w14:textId="77777777" w:rsidR="0093061D" w:rsidRPr="00BE068B" w:rsidRDefault="0093061D" w:rsidP="00F71CC4">
            <w:pPr>
              <w:contextualSpacing/>
              <w:jc w:val="center"/>
              <w:rPr>
                <w:rFonts w:ascii="Gill Sans MT" w:hAnsi="Gill Sans MT"/>
                <w:b/>
              </w:rPr>
            </w:pPr>
            <w:r w:rsidRPr="00BE068B">
              <w:rPr>
                <w:rFonts w:ascii="Gill Sans MT" w:hAnsi="Gill Sans MT"/>
                <w:b/>
              </w:rPr>
              <w:t>5</w:t>
            </w:r>
          </w:p>
        </w:tc>
        <w:tc>
          <w:tcPr>
            <w:tcW w:w="1081" w:type="dxa"/>
          </w:tcPr>
          <w:p w14:paraId="53A16C79" w14:textId="77777777" w:rsidR="0093061D" w:rsidRPr="00BE068B" w:rsidRDefault="0093061D" w:rsidP="00F71CC4">
            <w:pPr>
              <w:contextualSpacing/>
              <w:jc w:val="center"/>
              <w:rPr>
                <w:rFonts w:ascii="Gill Sans MT" w:hAnsi="Gill Sans MT"/>
              </w:rPr>
            </w:pPr>
          </w:p>
        </w:tc>
        <w:tc>
          <w:tcPr>
            <w:tcW w:w="1533" w:type="dxa"/>
          </w:tcPr>
          <w:p w14:paraId="72CB36E5" w14:textId="77777777" w:rsidR="0093061D" w:rsidRPr="00BE068B" w:rsidRDefault="0093061D" w:rsidP="00F71CC4">
            <w:pPr>
              <w:contextualSpacing/>
              <w:jc w:val="center"/>
              <w:rPr>
                <w:rFonts w:ascii="Gill Sans MT" w:hAnsi="Gill Sans MT"/>
              </w:rPr>
            </w:pPr>
          </w:p>
        </w:tc>
        <w:tc>
          <w:tcPr>
            <w:tcW w:w="1440" w:type="dxa"/>
          </w:tcPr>
          <w:p w14:paraId="7905E054" w14:textId="77777777" w:rsidR="0093061D" w:rsidRPr="00BE068B" w:rsidRDefault="0093061D" w:rsidP="00F71CC4">
            <w:pPr>
              <w:contextualSpacing/>
              <w:jc w:val="center"/>
              <w:rPr>
                <w:rFonts w:ascii="Gill Sans MT" w:hAnsi="Gill Sans MT"/>
              </w:rPr>
            </w:pPr>
          </w:p>
        </w:tc>
        <w:tc>
          <w:tcPr>
            <w:tcW w:w="1080" w:type="dxa"/>
          </w:tcPr>
          <w:p w14:paraId="717C0181" w14:textId="77777777" w:rsidR="0093061D" w:rsidRPr="00BE068B" w:rsidRDefault="0093061D" w:rsidP="00F71CC4">
            <w:pPr>
              <w:contextualSpacing/>
              <w:jc w:val="center"/>
              <w:rPr>
                <w:rFonts w:ascii="Gill Sans MT" w:hAnsi="Gill Sans MT"/>
              </w:rPr>
            </w:pPr>
          </w:p>
        </w:tc>
        <w:tc>
          <w:tcPr>
            <w:tcW w:w="1396" w:type="dxa"/>
          </w:tcPr>
          <w:p w14:paraId="3D52AFF8" w14:textId="77777777" w:rsidR="0093061D" w:rsidRPr="00BE068B" w:rsidRDefault="0093061D" w:rsidP="00F71CC4">
            <w:pPr>
              <w:contextualSpacing/>
              <w:jc w:val="center"/>
              <w:rPr>
                <w:rFonts w:ascii="Gill Sans MT" w:hAnsi="Gill Sans MT"/>
              </w:rPr>
            </w:pPr>
          </w:p>
        </w:tc>
        <w:tc>
          <w:tcPr>
            <w:tcW w:w="1440" w:type="dxa"/>
          </w:tcPr>
          <w:p w14:paraId="28358B8C" w14:textId="77777777" w:rsidR="0093061D" w:rsidRPr="00BE068B" w:rsidRDefault="0093061D" w:rsidP="00F71CC4">
            <w:pPr>
              <w:contextualSpacing/>
              <w:jc w:val="center"/>
              <w:rPr>
                <w:rFonts w:ascii="Gill Sans MT" w:hAnsi="Gill Sans MT"/>
              </w:rPr>
            </w:pPr>
          </w:p>
        </w:tc>
        <w:tc>
          <w:tcPr>
            <w:tcW w:w="1080" w:type="dxa"/>
          </w:tcPr>
          <w:p w14:paraId="29373428" w14:textId="77777777" w:rsidR="0093061D" w:rsidRPr="00BE068B" w:rsidRDefault="0093061D" w:rsidP="00F71CC4">
            <w:pPr>
              <w:contextualSpacing/>
              <w:jc w:val="center"/>
              <w:rPr>
                <w:rFonts w:ascii="Gill Sans MT" w:hAnsi="Gill Sans MT"/>
              </w:rPr>
            </w:pPr>
          </w:p>
        </w:tc>
        <w:tc>
          <w:tcPr>
            <w:tcW w:w="1800" w:type="dxa"/>
          </w:tcPr>
          <w:p w14:paraId="45D8A225" w14:textId="77777777" w:rsidR="0093061D" w:rsidRPr="00BE068B" w:rsidRDefault="0093061D" w:rsidP="00F71CC4">
            <w:pPr>
              <w:contextualSpacing/>
              <w:jc w:val="center"/>
              <w:rPr>
                <w:rFonts w:ascii="Gill Sans MT" w:hAnsi="Gill Sans MT"/>
              </w:rPr>
            </w:pPr>
          </w:p>
        </w:tc>
      </w:tr>
    </w:tbl>
    <w:p w14:paraId="1B5B2079" w14:textId="77777777" w:rsidR="006A5FEF" w:rsidRPr="00BE068B" w:rsidRDefault="006A5FEF" w:rsidP="001512DD">
      <w:pPr>
        <w:spacing w:after="0" w:line="240" w:lineRule="auto"/>
        <w:contextualSpacing/>
        <w:rPr>
          <w:rFonts w:ascii="Gill Sans MT" w:hAnsi="Gill Sans MT"/>
        </w:rPr>
      </w:pPr>
    </w:p>
    <w:p w14:paraId="55B7AC6B" w14:textId="0244F933" w:rsidR="00F71CC4" w:rsidRPr="00BE068B" w:rsidRDefault="00F71CC4">
      <w:pPr>
        <w:rPr>
          <w:rFonts w:ascii="Gill Sans MT" w:hAnsi="Gill Sans MT"/>
        </w:rPr>
      </w:pPr>
      <w:r w:rsidRPr="00BE068B">
        <w:rPr>
          <w:rFonts w:ascii="Gill Sans MT" w:hAnsi="Gill Sans MT"/>
        </w:rPr>
        <w:br w:type="page"/>
      </w:r>
    </w:p>
    <w:p w14:paraId="700E80C4" w14:textId="70868CAB" w:rsidR="00657266" w:rsidRPr="00BE068B" w:rsidRDefault="00657266" w:rsidP="00657266">
      <w:pPr>
        <w:spacing w:after="0" w:line="240" w:lineRule="auto"/>
        <w:contextualSpacing/>
        <w:rPr>
          <w:rFonts w:ascii="Gill Sans MT" w:hAnsi="Gill Sans MT"/>
          <w:b/>
        </w:rPr>
      </w:pPr>
      <w:r w:rsidRPr="00BE068B">
        <w:rPr>
          <w:rFonts w:ascii="Gill Sans MT" w:hAnsi="Gill Sans MT"/>
          <w:b/>
        </w:rPr>
        <w:lastRenderedPageBreak/>
        <w:t>SECTION D: FOREST CONSERVATION AND RESOURCE VALUATION</w:t>
      </w:r>
    </w:p>
    <w:tbl>
      <w:tblPr>
        <w:tblStyle w:val="TableGrid"/>
        <w:tblW w:w="13567" w:type="dxa"/>
        <w:jc w:val="center"/>
        <w:tblInd w:w="-539" w:type="dxa"/>
        <w:tblLayout w:type="fixed"/>
        <w:tblCellMar>
          <w:left w:w="29" w:type="dxa"/>
          <w:right w:w="29" w:type="dxa"/>
        </w:tblCellMar>
        <w:tblLook w:val="04A0" w:firstRow="1" w:lastRow="0" w:firstColumn="1" w:lastColumn="0" w:noHBand="0" w:noVBand="1"/>
      </w:tblPr>
      <w:tblGrid>
        <w:gridCol w:w="843"/>
        <w:gridCol w:w="917"/>
        <w:gridCol w:w="1514"/>
        <w:gridCol w:w="1080"/>
        <w:gridCol w:w="1530"/>
        <w:gridCol w:w="1170"/>
        <w:gridCol w:w="1440"/>
        <w:gridCol w:w="1890"/>
        <w:gridCol w:w="1080"/>
        <w:gridCol w:w="900"/>
        <w:gridCol w:w="1203"/>
      </w:tblGrid>
      <w:tr w:rsidR="00297833" w:rsidRPr="00BE068B" w14:paraId="381A27E5" w14:textId="77777777" w:rsidTr="00297833">
        <w:trPr>
          <w:trHeight w:val="20"/>
          <w:jc w:val="center"/>
        </w:trPr>
        <w:tc>
          <w:tcPr>
            <w:tcW w:w="843" w:type="dxa"/>
          </w:tcPr>
          <w:p w14:paraId="6A41780B" w14:textId="77777777" w:rsidR="00257924" w:rsidRPr="00BE068B" w:rsidRDefault="00257924" w:rsidP="00F71CC4">
            <w:pPr>
              <w:contextualSpacing/>
              <w:jc w:val="center"/>
              <w:rPr>
                <w:rFonts w:ascii="Gill Sans MT" w:hAnsi="Gill Sans MT"/>
                <w:b/>
              </w:rPr>
            </w:pPr>
          </w:p>
        </w:tc>
        <w:tc>
          <w:tcPr>
            <w:tcW w:w="917" w:type="dxa"/>
          </w:tcPr>
          <w:p w14:paraId="6CA7386D" w14:textId="77777777" w:rsidR="00257924" w:rsidRPr="00BE068B" w:rsidRDefault="00257924" w:rsidP="00657266">
            <w:pPr>
              <w:contextualSpacing/>
              <w:rPr>
                <w:rFonts w:ascii="Gill Sans MT" w:hAnsi="Gill Sans MT"/>
              </w:rPr>
            </w:pPr>
          </w:p>
        </w:tc>
        <w:tc>
          <w:tcPr>
            <w:tcW w:w="1514" w:type="dxa"/>
          </w:tcPr>
          <w:p w14:paraId="662CA628" w14:textId="3A730B3B"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D.19</w:t>
            </w:r>
          </w:p>
        </w:tc>
        <w:tc>
          <w:tcPr>
            <w:tcW w:w="1080" w:type="dxa"/>
          </w:tcPr>
          <w:p w14:paraId="59EF3069" w14:textId="6A829A51"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D.20</w:t>
            </w:r>
          </w:p>
        </w:tc>
        <w:tc>
          <w:tcPr>
            <w:tcW w:w="1530" w:type="dxa"/>
          </w:tcPr>
          <w:p w14:paraId="48210ADB" w14:textId="2F6704F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D.21</w:t>
            </w:r>
          </w:p>
        </w:tc>
        <w:tc>
          <w:tcPr>
            <w:tcW w:w="1170" w:type="dxa"/>
          </w:tcPr>
          <w:p w14:paraId="36AA3DD0" w14:textId="1E376FD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D.22</w:t>
            </w:r>
          </w:p>
        </w:tc>
        <w:tc>
          <w:tcPr>
            <w:tcW w:w="1440" w:type="dxa"/>
          </w:tcPr>
          <w:p w14:paraId="3C122EA0" w14:textId="4FCB918E"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D.23</w:t>
            </w:r>
          </w:p>
        </w:tc>
        <w:tc>
          <w:tcPr>
            <w:tcW w:w="1890" w:type="dxa"/>
          </w:tcPr>
          <w:p w14:paraId="209396B4" w14:textId="4F9BE2BB"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D.24</w:t>
            </w:r>
          </w:p>
        </w:tc>
        <w:tc>
          <w:tcPr>
            <w:tcW w:w="1080" w:type="dxa"/>
          </w:tcPr>
          <w:p w14:paraId="5909446A" w14:textId="2A55FA39"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D.25</w:t>
            </w:r>
          </w:p>
        </w:tc>
        <w:tc>
          <w:tcPr>
            <w:tcW w:w="900" w:type="dxa"/>
          </w:tcPr>
          <w:p w14:paraId="6601654C" w14:textId="77777777" w:rsidR="00257924" w:rsidRPr="00BE068B" w:rsidRDefault="00257924" w:rsidP="00657266">
            <w:pPr>
              <w:ind w:left="-26" w:right="60" w:firstLine="26"/>
              <w:contextualSpacing/>
              <w:rPr>
                <w:rFonts w:ascii="Gill Sans MT" w:eastAsia="Calibri" w:hAnsi="Gill Sans MT" w:cs="Arial"/>
              </w:rPr>
            </w:pPr>
          </w:p>
        </w:tc>
        <w:tc>
          <w:tcPr>
            <w:tcW w:w="1203" w:type="dxa"/>
          </w:tcPr>
          <w:p w14:paraId="53928C38" w14:textId="2A3FA09D"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D.26</w:t>
            </w:r>
          </w:p>
        </w:tc>
      </w:tr>
      <w:tr w:rsidR="00297833" w:rsidRPr="00BE068B" w14:paraId="2C658184" w14:textId="006CBE40" w:rsidTr="00297833">
        <w:trPr>
          <w:trHeight w:val="20"/>
          <w:jc w:val="center"/>
        </w:trPr>
        <w:tc>
          <w:tcPr>
            <w:tcW w:w="843" w:type="dxa"/>
          </w:tcPr>
          <w:p w14:paraId="6F7AE82F" w14:textId="77777777" w:rsidR="00257924" w:rsidRPr="00BE068B" w:rsidRDefault="00257924" w:rsidP="00F71CC4">
            <w:pPr>
              <w:contextualSpacing/>
              <w:jc w:val="center"/>
              <w:rPr>
                <w:rFonts w:ascii="Gill Sans MT" w:hAnsi="Gill Sans MT"/>
                <w:b/>
              </w:rPr>
            </w:pPr>
            <w:r w:rsidRPr="00BE068B">
              <w:rPr>
                <w:rFonts w:ascii="Gill Sans MT" w:hAnsi="Gill Sans MT"/>
                <w:b/>
              </w:rPr>
              <w:t>Forest</w:t>
            </w:r>
          </w:p>
          <w:p w14:paraId="592A4C3B" w14:textId="77777777" w:rsidR="00257924" w:rsidRPr="00BE068B" w:rsidRDefault="00257924" w:rsidP="00F71CC4">
            <w:pPr>
              <w:contextualSpacing/>
              <w:jc w:val="center"/>
              <w:rPr>
                <w:rFonts w:ascii="Gill Sans MT" w:hAnsi="Gill Sans MT"/>
                <w:b/>
              </w:rPr>
            </w:pPr>
            <w:r w:rsidRPr="00BE068B">
              <w:rPr>
                <w:rFonts w:ascii="Gill Sans MT" w:hAnsi="Gill Sans MT"/>
                <w:b/>
              </w:rPr>
              <w:t>code</w:t>
            </w:r>
          </w:p>
        </w:tc>
        <w:tc>
          <w:tcPr>
            <w:tcW w:w="917" w:type="dxa"/>
          </w:tcPr>
          <w:p w14:paraId="46BB68B2" w14:textId="77777777" w:rsidR="00257924" w:rsidRPr="00BE068B" w:rsidRDefault="00257924" w:rsidP="00657266">
            <w:pPr>
              <w:contextualSpacing/>
              <w:rPr>
                <w:rFonts w:ascii="Gill Sans MT" w:hAnsi="Gill Sans MT"/>
              </w:rPr>
            </w:pPr>
            <w:r w:rsidRPr="00BE068B">
              <w:rPr>
                <w:rFonts w:ascii="Gill Sans MT" w:hAnsi="Gill Sans MT"/>
              </w:rPr>
              <w:t>Name of the forest</w:t>
            </w:r>
          </w:p>
        </w:tc>
        <w:tc>
          <w:tcPr>
            <w:tcW w:w="1514" w:type="dxa"/>
          </w:tcPr>
          <w:p w14:paraId="602D966E"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Are there some kinds of animals that you see in this forest that you did not see 5 years ago?</w:t>
            </w:r>
          </w:p>
          <w:p w14:paraId="4FF0EC9A"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0=No</w:t>
            </w:r>
          </w:p>
          <w:p w14:paraId="7CFC39B7"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1=Yes</w:t>
            </w:r>
          </w:p>
          <w:p w14:paraId="3CD2A1B2" w14:textId="733F2B33" w:rsidR="00257924" w:rsidRPr="00BE068B" w:rsidRDefault="00257924" w:rsidP="00657266">
            <w:pPr>
              <w:contextualSpacing/>
              <w:rPr>
                <w:rFonts w:ascii="Gill Sans MT" w:hAnsi="Gill Sans MT"/>
                <w:i/>
              </w:rPr>
            </w:pPr>
            <w:r w:rsidRPr="00BE068B">
              <w:rPr>
                <w:rFonts w:ascii="Gill Sans MT" w:eastAsia="Calibri" w:hAnsi="Gill Sans MT" w:cs="Times New Roman"/>
                <w:i/>
              </w:rPr>
              <w:t xml:space="preserve">If 0, skip </w:t>
            </w:r>
          </w:p>
        </w:tc>
        <w:tc>
          <w:tcPr>
            <w:tcW w:w="1080" w:type="dxa"/>
          </w:tcPr>
          <w:p w14:paraId="5DF48D8D" w14:textId="327FA313" w:rsidR="00257924" w:rsidRPr="00BE068B" w:rsidRDefault="00257924" w:rsidP="00657266">
            <w:pPr>
              <w:contextualSpacing/>
              <w:rPr>
                <w:rFonts w:ascii="Gill Sans MT" w:hAnsi="Gill Sans MT"/>
              </w:rPr>
            </w:pPr>
            <w:r w:rsidRPr="00BE068B">
              <w:rPr>
                <w:rFonts w:ascii="Gill Sans MT" w:eastAsia="Calibri" w:hAnsi="Gill Sans MT" w:cs="Times New Roman"/>
              </w:rPr>
              <w:t>If yes, can you list these types of animals?</w:t>
            </w:r>
          </w:p>
        </w:tc>
        <w:tc>
          <w:tcPr>
            <w:tcW w:w="1530" w:type="dxa"/>
          </w:tcPr>
          <w:p w14:paraId="4B2DD390" w14:textId="10EFF242" w:rsidR="00257924" w:rsidRPr="00BE068B" w:rsidRDefault="00257924" w:rsidP="00657266">
            <w:pPr>
              <w:contextualSpacing/>
              <w:rPr>
                <w:rFonts w:ascii="Gill Sans MT" w:hAnsi="Gill Sans MT"/>
              </w:rPr>
            </w:pPr>
            <w:r w:rsidRPr="00BE068B">
              <w:rPr>
                <w:rFonts w:ascii="Gill Sans MT" w:eastAsia="Calibri" w:hAnsi="Gill Sans MT" w:cs="Arial"/>
              </w:rPr>
              <w:t>How many km is it from your home to the edge of the forest/wooded area?</w:t>
            </w:r>
          </w:p>
        </w:tc>
        <w:tc>
          <w:tcPr>
            <w:tcW w:w="1170" w:type="dxa"/>
          </w:tcPr>
          <w:p w14:paraId="5C22111B"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How does your HH access this forest?</w:t>
            </w:r>
          </w:p>
          <w:p w14:paraId="208E50A3" w14:textId="77777777" w:rsidR="00257924" w:rsidRPr="00BE068B" w:rsidRDefault="00257924" w:rsidP="00657266">
            <w:pPr>
              <w:contextualSpacing/>
              <w:rPr>
                <w:rFonts w:ascii="Gill Sans MT" w:eastAsia="Calibri" w:hAnsi="Gill Sans MT" w:cs="Arial"/>
              </w:rPr>
            </w:pPr>
          </w:p>
          <w:p w14:paraId="6E41F5A6"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1=Walk</w:t>
            </w:r>
          </w:p>
          <w:p w14:paraId="50174CE1"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2=Bike</w:t>
            </w:r>
          </w:p>
          <w:p w14:paraId="381A0C9C" w14:textId="7208902F" w:rsidR="00257924" w:rsidRPr="00BE068B" w:rsidRDefault="00257924" w:rsidP="00657266">
            <w:pPr>
              <w:contextualSpacing/>
              <w:rPr>
                <w:rFonts w:ascii="Gill Sans MT" w:hAnsi="Gill Sans MT"/>
              </w:rPr>
            </w:pPr>
            <w:r w:rsidRPr="00BE068B">
              <w:rPr>
                <w:rFonts w:ascii="Gill Sans MT" w:eastAsia="Calibri" w:hAnsi="Gill Sans MT" w:cs="Arial"/>
              </w:rPr>
              <w:t>3=Car</w:t>
            </w:r>
          </w:p>
        </w:tc>
        <w:tc>
          <w:tcPr>
            <w:tcW w:w="1440" w:type="dxa"/>
          </w:tcPr>
          <w:p w14:paraId="661FF172" w14:textId="0BF847A7" w:rsidR="00257924" w:rsidRPr="00BE068B" w:rsidRDefault="00257924" w:rsidP="00657266">
            <w:pPr>
              <w:contextualSpacing/>
              <w:rPr>
                <w:rFonts w:ascii="Gill Sans MT" w:hAnsi="Gill Sans MT"/>
              </w:rPr>
            </w:pPr>
            <w:r w:rsidRPr="00BE068B">
              <w:rPr>
                <w:rFonts w:ascii="Gill Sans MT" w:eastAsia="Calibri" w:hAnsi="Gill Sans MT" w:cs="Arial"/>
              </w:rPr>
              <w:t>How long (minutes/hours) does it take your HH to access this forest?</w:t>
            </w:r>
          </w:p>
        </w:tc>
        <w:tc>
          <w:tcPr>
            <w:tcW w:w="1890" w:type="dxa"/>
          </w:tcPr>
          <w:p w14:paraId="457FD9AD"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Have there been any restrictions on your HH’s access to this forest?</w:t>
            </w:r>
          </w:p>
          <w:p w14:paraId="54CEA547" w14:textId="77777777" w:rsidR="00257924" w:rsidRPr="00BE068B" w:rsidRDefault="00257924" w:rsidP="00657266">
            <w:pPr>
              <w:contextualSpacing/>
              <w:rPr>
                <w:rFonts w:ascii="Gill Sans MT" w:eastAsia="Calibri" w:hAnsi="Gill Sans MT" w:cs="Times New Roman"/>
              </w:rPr>
            </w:pPr>
          </w:p>
          <w:p w14:paraId="16A7700F" w14:textId="6F5B2ABF" w:rsidR="00257924" w:rsidRPr="00BE068B" w:rsidRDefault="00257924" w:rsidP="00657266">
            <w:pPr>
              <w:rPr>
                <w:rFonts w:ascii="Gill Sans MT" w:hAnsi="Gill Sans MT"/>
              </w:rPr>
            </w:pPr>
            <w:r w:rsidRPr="00BE068B">
              <w:rPr>
                <w:rFonts w:ascii="Gill Sans MT" w:hAnsi="Gill Sans MT"/>
              </w:rPr>
              <w:t>0=No</w:t>
            </w:r>
          </w:p>
          <w:p w14:paraId="3082AC11" w14:textId="366FD243" w:rsidR="00257924" w:rsidRPr="00BE068B" w:rsidRDefault="00257924" w:rsidP="00657266">
            <w:pPr>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26BFEFF6" w14:textId="0EF9ADB0" w:rsidR="00257924" w:rsidRPr="00BE068B" w:rsidRDefault="00257924" w:rsidP="00657266">
            <w:pPr>
              <w:contextualSpacing/>
              <w:rPr>
                <w:rFonts w:ascii="Gill Sans MT" w:hAnsi="Gill Sans MT"/>
                <w:i/>
              </w:rPr>
            </w:pPr>
            <w:r w:rsidRPr="00BE068B">
              <w:rPr>
                <w:rFonts w:ascii="Gill Sans MT" w:hAnsi="Gill Sans MT"/>
                <w:i/>
              </w:rPr>
              <w:t>If 0, skip to D.27</w:t>
            </w:r>
          </w:p>
        </w:tc>
        <w:tc>
          <w:tcPr>
            <w:tcW w:w="1080" w:type="dxa"/>
          </w:tcPr>
          <w:p w14:paraId="20174391" w14:textId="77777777" w:rsidR="00257924" w:rsidRDefault="00257924" w:rsidP="00657266">
            <w:pPr>
              <w:contextualSpacing/>
              <w:rPr>
                <w:rFonts w:ascii="Gill Sans MT" w:eastAsia="Calibri" w:hAnsi="Gill Sans MT" w:cs="Arial"/>
              </w:rPr>
            </w:pPr>
            <w:r w:rsidRPr="00BE068B">
              <w:rPr>
                <w:rFonts w:ascii="Gill Sans MT" w:eastAsia="Calibri" w:hAnsi="Gill Sans MT" w:cs="Arial"/>
              </w:rPr>
              <w:t>By whom?</w:t>
            </w:r>
          </w:p>
          <w:p w14:paraId="3787CBBF" w14:textId="77777777" w:rsidR="00257924" w:rsidRDefault="00257924" w:rsidP="00657266">
            <w:pPr>
              <w:contextualSpacing/>
              <w:rPr>
                <w:rFonts w:ascii="Gill Sans MT" w:eastAsia="Calibri" w:hAnsi="Gill Sans MT" w:cs="Arial"/>
              </w:rPr>
            </w:pPr>
          </w:p>
          <w:p w14:paraId="6F5A8521" w14:textId="666344F9" w:rsidR="00257924" w:rsidRPr="00BE068B" w:rsidRDefault="00257924" w:rsidP="00657266">
            <w:pPr>
              <w:contextualSpacing/>
              <w:rPr>
                <w:rFonts w:ascii="Gill Sans MT" w:eastAsia="Calibri" w:hAnsi="Gill Sans MT" w:cs="Arial"/>
              </w:rPr>
            </w:pPr>
          </w:p>
        </w:tc>
        <w:tc>
          <w:tcPr>
            <w:tcW w:w="900" w:type="dxa"/>
          </w:tcPr>
          <w:p w14:paraId="0B0FE4FD" w14:textId="0318E25C"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 xml:space="preserve">For what reason? </w:t>
            </w:r>
            <w:ins w:id="8" w:author="McGee, Heather" w:date="2014-09-10T13:50:00Z">
              <w:r w:rsidRPr="00BE068B">
                <w:rPr>
                  <w:rFonts w:ascii="Gill Sans MT" w:eastAsia="Calibri" w:hAnsi="Gill Sans MT" w:cs="Arial"/>
                </w:rPr>
                <w:t xml:space="preserve"> </w:t>
              </w:r>
            </w:ins>
          </w:p>
        </w:tc>
        <w:tc>
          <w:tcPr>
            <w:tcW w:w="1203" w:type="dxa"/>
          </w:tcPr>
          <w:p w14:paraId="66CB525F" w14:textId="0959F574" w:rsidR="00257924" w:rsidRPr="00BE068B" w:rsidRDefault="00257924" w:rsidP="00657266">
            <w:pPr>
              <w:ind w:left="-26" w:right="60" w:firstLine="26"/>
              <w:contextualSpacing/>
              <w:rPr>
                <w:rFonts w:ascii="Gill Sans MT" w:eastAsia="Calibri" w:hAnsi="Gill Sans MT" w:cs="Arial"/>
              </w:rPr>
            </w:pPr>
            <w:r>
              <w:rPr>
                <w:rFonts w:ascii="Gill Sans MT" w:hAnsi="Gill Sans MT"/>
                <w:sz w:val="20"/>
                <w:szCs w:val="20"/>
              </w:rPr>
              <w:t>If yes, h</w:t>
            </w:r>
            <w:r w:rsidRPr="00BE068B">
              <w:rPr>
                <w:rFonts w:ascii="Gill Sans MT" w:hAnsi="Gill Sans MT"/>
                <w:sz w:val="20"/>
                <w:szCs w:val="20"/>
              </w:rPr>
              <w:t xml:space="preserve">as your HH compensated </w:t>
            </w:r>
            <w:proofErr w:type="gramStart"/>
            <w:r w:rsidRPr="00BE068B">
              <w:rPr>
                <w:rFonts w:ascii="Gill Sans MT" w:hAnsi="Gill Sans MT"/>
                <w:sz w:val="20"/>
                <w:szCs w:val="20"/>
              </w:rPr>
              <w:t xml:space="preserve">by </w:t>
            </w:r>
            <w:ins w:id="9" w:author="Stephanie Fenner" w:date="2014-11-04T15:00:00Z">
              <w:r w:rsidRPr="00BE068B">
                <w:rPr>
                  <w:rFonts w:ascii="Gill Sans MT" w:hAnsi="Gill Sans MT"/>
                  <w:sz w:val="20"/>
                  <w:szCs w:val="20"/>
                </w:rPr>
                <w:t xml:space="preserve"> </w:t>
              </w:r>
            </w:ins>
            <w:r w:rsidRPr="00BE068B">
              <w:rPr>
                <w:rFonts w:ascii="Gill Sans MT" w:hAnsi="Gill Sans MT"/>
                <w:sz w:val="20"/>
                <w:szCs w:val="20"/>
              </w:rPr>
              <w:t>harvesting</w:t>
            </w:r>
            <w:proofErr w:type="gramEnd"/>
            <w:r w:rsidRPr="00BE068B">
              <w:rPr>
                <w:rFonts w:ascii="Gill Sans MT" w:hAnsi="Gill Sans MT"/>
                <w:sz w:val="20"/>
                <w:szCs w:val="20"/>
              </w:rPr>
              <w:t xml:space="preserve"> forest </w:t>
            </w:r>
            <w:r w:rsidRPr="00BE068B">
              <w:rPr>
                <w:rFonts w:ascii="Gill Sans MT" w:hAnsi="Gill Sans MT" w:cs="TimesNewRomanPSMT"/>
                <w:sz w:val="20"/>
                <w:szCs w:val="20"/>
              </w:rPr>
              <w:t>products from other communal or government forests?</w:t>
            </w:r>
          </w:p>
        </w:tc>
      </w:tr>
      <w:tr w:rsidR="00297833" w:rsidRPr="00BE068B" w14:paraId="3852333C" w14:textId="2123FE66" w:rsidTr="00297833">
        <w:trPr>
          <w:trHeight w:val="20"/>
          <w:jc w:val="center"/>
        </w:trPr>
        <w:tc>
          <w:tcPr>
            <w:tcW w:w="843" w:type="dxa"/>
          </w:tcPr>
          <w:p w14:paraId="4D2673ED" w14:textId="68B1A656" w:rsidR="00257924" w:rsidRPr="00BE068B" w:rsidRDefault="00257924" w:rsidP="00F71CC4">
            <w:pPr>
              <w:contextualSpacing/>
              <w:jc w:val="center"/>
              <w:rPr>
                <w:rFonts w:ascii="Gill Sans MT" w:hAnsi="Gill Sans MT"/>
                <w:b/>
              </w:rPr>
            </w:pPr>
          </w:p>
        </w:tc>
        <w:tc>
          <w:tcPr>
            <w:tcW w:w="917" w:type="dxa"/>
          </w:tcPr>
          <w:p w14:paraId="573A362B" w14:textId="77777777" w:rsidR="00257924" w:rsidRPr="00BE068B" w:rsidRDefault="00257924" w:rsidP="00F71CC4">
            <w:pPr>
              <w:contextualSpacing/>
              <w:jc w:val="center"/>
              <w:rPr>
                <w:rFonts w:ascii="Gill Sans MT" w:hAnsi="Gill Sans MT"/>
              </w:rPr>
            </w:pPr>
          </w:p>
        </w:tc>
        <w:tc>
          <w:tcPr>
            <w:tcW w:w="1514" w:type="dxa"/>
          </w:tcPr>
          <w:p w14:paraId="1F8B8300" w14:textId="77777777" w:rsidR="00257924" w:rsidRPr="00BE068B" w:rsidRDefault="00257924" w:rsidP="00F71CC4">
            <w:pPr>
              <w:contextualSpacing/>
              <w:jc w:val="center"/>
              <w:rPr>
                <w:rFonts w:ascii="Gill Sans MT" w:hAnsi="Gill Sans MT"/>
              </w:rPr>
            </w:pPr>
          </w:p>
        </w:tc>
        <w:tc>
          <w:tcPr>
            <w:tcW w:w="1080" w:type="dxa"/>
          </w:tcPr>
          <w:p w14:paraId="462D6560" w14:textId="77777777" w:rsidR="00257924" w:rsidRPr="00BE068B" w:rsidRDefault="00257924" w:rsidP="00F71CC4">
            <w:pPr>
              <w:contextualSpacing/>
              <w:jc w:val="center"/>
              <w:rPr>
                <w:rFonts w:ascii="Gill Sans MT" w:hAnsi="Gill Sans MT"/>
              </w:rPr>
            </w:pPr>
          </w:p>
        </w:tc>
        <w:tc>
          <w:tcPr>
            <w:tcW w:w="1530" w:type="dxa"/>
          </w:tcPr>
          <w:p w14:paraId="5696ED90" w14:textId="77777777" w:rsidR="00257924" w:rsidRPr="00BE068B" w:rsidRDefault="00257924" w:rsidP="00F71CC4">
            <w:pPr>
              <w:contextualSpacing/>
              <w:jc w:val="center"/>
              <w:rPr>
                <w:rFonts w:ascii="Gill Sans MT" w:hAnsi="Gill Sans MT"/>
              </w:rPr>
            </w:pPr>
          </w:p>
        </w:tc>
        <w:tc>
          <w:tcPr>
            <w:tcW w:w="1170" w:type="dxa"/>
          </w:tcPr>
          <w:p w14:paraId="77249768" w14:textId="77777777" w:rsidR="00257924" w:rsidRPr="00BE068B" w:rsidRDefault="00257924" w:rsidP="00F71CC4">
            <w:pPr>
              <w:contextualSpacing/>
              <w:jc w:val="center"/>
              <w:rPr>
                <w:rFonts w:ascii="Gill Sans MT" w:hAnsi="Gill Sans MT"/>
              </w:rPr>
            </w:pPr>
          </w:p>
        </w:tc>
        <w:tc>
          <w:tcPr>
            <w:tcW w:w="1440" w:type="dxa"/>
          </w:tcPr>
          <w:p w14:paraId="51D178C6" w14:textId="77777777" w:rsidR="00257924" w:rsidRPr="00BE068B" w:rsidRDefault="00257924" w:rsidP="00657266">
            <w:pPr>
              <w:ind w:left="-95" w:firstLine="95"/>
              <w:contextualSpacing/>
              <w:jc w:val="center"/>
              <w:rPr>
                <w:rFonts w:ascii="Gill Sans MT" w:hAnsi="Gill Sans MT"/>
              </w:rPr>
            </w:pPr>
          </w:p>
        </w:tc>
        <w:tc>
          <w:tcPr>
            <w:tcW w:w="1890" w:type="dxa"/>
          </w:tcPr>
          <w:p w14:paraId="6C1337D7" w14:textId="77777777" w:rsidR="00257924" w:rsidRPr="00BE068B" w:rsidRDefault="00257924" w:rsidP="00F71CC4">
            <w:pPr>
              <w:contextualSpacing/>
              <w:jc w:val="center"/>
              <w:rPr>
                <w:rFonts w:ascii="Gill Sans MT" w:hAnsi="Gill Sans MT"/>
              </w:rPr>
            </w:pPr>
          </w:p>
        </w:tc>
        <w:tc>
          <w:tcPr>
            <w:tcW w:w="1080" w:type="dxa"/>
          </w:tcPr>
          <w:p w14:paraId="149B0513" w14:textId="77777777" w:rsidR="00257924" w:rsidRPr="00BE068B" w:rsidRDefault="00257924" w:rsidP="00F71CC4">
            <w:pPr>
              <w:contextualSpacing/>
              <w:jc w:val="center"/>
              <w:rPr>
                <w:rFonts w:ascii="Gill Sans MT" w:hAnsi="Gill Sans MT"/>
              </w:rPr>
            </w:pPr>
          </w:p>
        </w:tc>
        <w:tc>
          <w:tcPr>
            <w:tcW w:w="900" w:type="dxa"/>
          </w:tcPr>
          <w:p w14:paraId="07330DC9" w14:textId="77777777" w:rsidR="00257924" w:rsidRPr="00BE068B" w:rsidRDefault="00257924" w:rsidP="00F71CC4">
            <w:pPr>
              <w:contextualSpacing/>
              <w:jc w:val="center"/>
              <w:rPr>
                <w:rFonts w:ascii="Gill Sans MT" w:hAnsi="Gill Sans MT"/>
              </w:rPr>
            </w:pPr>
          </w:p>
        </w:tc>
        <w:tc>
          <w:tcPr>
            <w:tcW w:w="1203" w:type="dxa"/>
          </w:tcPr>
          <w:p w14:paraId="7CE365F8" w14:textId="7BD0755B" w:rsidR="00257924" w:rsidRPr="00BE068B" w:rsidRDefault="00257924" w:rsidP="00F71CC4">
            <w:pPr>
              <w:contextualSpacing/>
              <w:jc w:val="center"/>
              <w:rPr>
                <w:rFonts w:ascii="Gill Sans MT" w:hAnsi="Gill Sans MT"/>
              </w:rPr>
            </w:pPr>
          </w:p>
        </w:tc>
      </w:tr>
      <w:tr w:rsidR="00297833" w:rsidRPr="00BE068B" w14:paraId="326D4B77" w14:textId="3ACBCFE8" w:rsidTr="00297833">
        <w:trPr>
          <w:trHeight w:val="20"/>
          <w:jc w:val="center"/>
        </w:trPr>
        <w:tc>
          <w:tcPr>
            <w:tcW w:w="843" w:type="dxa"/>
          </w:tcPr>
          <w:p w14:paraId="44844FA6" w14:textId="77777777" w:rsidR="00257924" w:rsidRPr="00BE068B" w:rsidRDefault="00257924" w:rsidP="00F71CC4">
            <w:pPr>
              <w:contextualSpacing/>
              <w:jc w:val="center"/>
              <w:rPr>
                <w:rFonts w:ascii="Gill Sans MT" w:hAnsi="Gill Sans MT"/>
                <w:b/>
              </w:rPr>
            </w:pPr>
            <w:r w:rsidRPr="00BE068B">
              <w:rPr>
                <w:rFonts w:ascii="Gill Sans MT" w:hAnsi="Gill Sans MT"/>
                <w:b/>
              </w:rPr>
              <w:t>1</w:t>
            </w:r>
          </w:p>
        </w:tc>
        <w:tc>
          <w:tcPr>
            <w:tcW w:w="917" w:type="dxa"/>
          </w:tcPr>
          <w:p w14:paraId="22F07EC1" w14:textId="77777777" w:rsidR="00257924" w:rsidRPr="00BE068B" w:rsidRDefault="00257924" w:rsidP="00F71CC4">
            <w:pPr>
              <w:contextualSpacing/>
              <w:jc w:val="center"/>
              <w:rPr>
                <w:rFonts w:ascii="Gill Sans MT" w:hAnsi="Gill Sans MT"/>
              </w:rPr>
            </w:pPr>
          </w:p>
        </w:tc>
        <w:tc>
          <w:tcPr>
            <w:tcW w:w="1514" w:type="dxa"/>
          </w:tcPr>
          <w:p w14:paraId="12B0E4FA" w14:textId="77777777" w:rsidR="00257924" w:rsidRPr="00BE068B" w:rsidRDefault="00257924" w:rsidP="00F71CC4">
            <w:pPr>
              <w:contextualSpacing/>
              <w:jc w:val="center"/>
              <w:rPr>
                <w:rFonts w:ascii="Gill Sans MT" w:hAnsi="Gill Sans MT"/>
              </w:rPr>
            </w:pPr>
          </w:p>
        </w:tc>
        <w:tc>
          <w:tcPr>
            <w:tcW w:w="1080" w:type="dxa"/>
          </w:tcPr>
          <w:p w14:paraId="274D009F" w14:textId="77777777" w:rsidR="00257924" w:rsidRPr="00BE068B" w:rsidRDefault="00257924" w:rsidP="00F71CC4">
            <w:pPr>
              <w:contextualSpacing/>
              <w:jc w:val="center"/>
              <w:rPr>
                <w:rFonts w:ascii="Gill Sans MT" w:hAnsi="Gill Sans MT"/>
              </w:rPr>
            </w:pPr>
          </w:p>
        </w:tc>
        <w:tc>
          <w:tcPr>
            <w:tcW w:w="1530" w:type="dxa"/>
          </w:tcPr>
          <w:p w14:paraId="501D9745" w14:textId="77777777" w:rsidR="00257924" w:rsidRPr="00BE068B" w:rsidRDefault="00257924" w:rsidP="00F71CC4">
            <w:pPr>
              <w:contextualSpacing/>
              <w:jc w:val="center"/>
              <w:rPr>
                <w:rFonts w:ascii="Gill Sans MT" w:hAnsi="Gill Sans MT"/>
              </w:rPr>
            </w:pPr>
          </w:p>
        </w:tc>
        <w:tc>
          <w:tcPr>
            <w:tcW w:w="1170" w:type="dxa"/>
          </w:tcPr>
          <w:p w14:paraId="1A412529" w14:textId="77777777" w:rsidR="00257924" w:rsidRPr="00BE068B" w:rsidRDefault="00257924" w:rsidP="00F71CC4">
            <w:pPr>
              <w:contextualSpacing/>
              <w:jc w:val="center"/>
              <w:rPr>
                <w:rFonts w:ascii="Gill Sans MT" w:hAnsi="Gill Sans MT"/>
              </w:rPr>
            </w:pPr>
          </w:p>
        </w:tc>
        <w:tc>
          <w:tcPr>
            <w:tcW w:w="1440" w:type="dxa"/>
          </w:tcPr>
          <w:p w14:paraId="503B495F" w14:textId="77777777" w:rsidR="00257924" w:rsidRPr="00BE068B" w:rsidRDefault="00257924" w:rsidP="00F71CC4">
            <w:pPr>
              <w:contextualSpacing/>
              <w:jc w:val="center"/>
              <w:rPr>
                <w:rFonts w:ascii="Gill Sans MT" w:hAnsi="Gill Sans MT"/>
              </w:rPr>
            </w:pPr>
          </w:p>
        </w:tc>
        <w:tc>
          <w:tcPr>
            <w:tcW w:w="1890" w:type="dxa"/>
          </w:tcPr>
          <w:p w14:paraId="0D7A9330" w14:textId="77777777" w:rsidR="00257924" w:rsidRPr="00BE068B" w:rsidRDefault="00257924" w:rsidP="00F71CC4">
            <w:pPr>
              <w:contextualSpacing/>
              <w:jc w:val="center"/>
              <w:rPr>
                <w:rFonts w:ascii="Gill Sans MT" w:hAnsi="Gill Sans MT"/>
              </w:rPr>
            </w:pPr>
          </w:p>
        </w:tc>
        <w:tc>
          <w:tcPr>
            <w:tcW w:w="1080" w:type="dxa"/>
          </w:tcPr>
          <w:p w14:paraId="1C300A0C" w14:textId="77777777" w:rsidR="00257924" w:rsidRPr="00BE068B" w:rsidRDefault="00257924" w:rsidP="00F71CC4">
            <w:pPr>
              <w:contextualSpacing/>
              <w:jc w:val="center"/>
              <w:rPr>
                <w:rFonts w:ascii="Gill Sans MT" w:hAnsi="Gill Sans MT"/>
              </w:rPr>
            </w:pPr>
          </w:p>
        </w:tc>
        <w:tc>
          <w:tcPr>
            <w:tcW w:w="900" w:type="dxa"/>
          </w:tcPr>
          <w:p w14:paraId="613D4526" w14:textId="77777777" w:rsidR="00257924" w:rsidRPr="00BE068B" w:rsidRDefault="00257924" w:rsidP="00F71CC4">
            <w:pPr>
              <w:contextualSpacing/>
              <w:jc w:val="center"/>
              <w:rPr>
                <w:rFonts w:ascii="Gill Sans MT" w:hAnsi="Gill Sans MT"/>
              </w:rPr>
            </w:pPr>
          </w:p>
        </w:tc>
        <w:tc>
          <w:tcPr>
            <w:tcW w:w="1203" w:type="dxa"/>
          </w:tcPr>
          <w:p w14:paraId="37F3D804" w14:textId="4CA496E2" w:rsidR="00257924" w:rsidRPr="00BE068B" w:rsidRDefault="00257924" w:rsidP="00F71CC4">
            <w:pPr>
              <w:contextualSpacing/>
              <w:jc w:val="center"/>
              <w:rPr>
                <w:rFonts w:ascii="Gill Sans MT" w:hAnsi="Gill Sans MT"/>
              </w:rPr>
            </w:pPr>
          </w:p>
        </w:tc>
      </w:tr>
      <w:tr w:rsidR="00297833" w:rsidRPr="00BE068B" w14:paraId="6F45C2AC" w14:textId="20B2D80A" w:rsidTr="00297833">
        <w:trPr>
          <w:trHeight w:val="20"/>
          <w:jc w:val="center"/>
        </w:trPr>
        <w:tc>
          <w:tcPr>
            <w:tcW w:w="843" w:type="dxa"/>
          </w:tcPr>
          <w:p w14:paraId="25F4E275" w14:textId="77777777" w:rsidR="00257924" w:rsidRPr="00BE068B" w:rsidRDefault="00257924" w:rsidP="00F71CC4">
            <w:pPr>
              <w:contextualSpacing/>
              <w:jc w:val="center"/>
              <w:rPr>
                <w:rFonts w:ascii="Gill Sans MT" w:hAnsi="Gill Sans MT"/>
                <w:b/>
              </w:rPr>
            </w:pPr>
            <w:r w:rsidRPr="00BE068B">
              <w:rPr>
                <w:rFonts w:ascii="Gill Sans MT" w:hAnsi="Gill Sans MT"/>
                <w:b/>
              </w:rPr>
              <w:t>2</w:t>
            </w:r>
          </w:p>
        </w:tc>
        <w:tc>
          <w:tcPr>
            <w:tcW w:w="917" w:type="dxa"/>
          </w:tcPr>
          <w:p w14:paraId="3EA06E42" w14:textId="77777777" w:rsidR="00257924" w:rsidRPr="00BE068B" w:rsidRDefault="00257924" w:rsidP="00F71CC4">
            <w:pPr>
              <w:contextualSpacing/>
              <w:jc w:val="center"/>
              <w:rPr>
                <w:rFonts w:ascii="Gill Sans MT" w:hAnsi="Gill Sans MT"/>
              </w:rPr>
            </w:pPr>
          </w:p>
        </w:tc>
        <w:tc>
          <w:tcPr>
            <w:tcW w:w="1514" w:type="dxa"/>
          </w:tcPr>
          <w:p w14:paraId="20F18333" w14:textId="77777777" w:rsidR="00257924" w:rsidRPr="00BE068B" w:rsidRDefault="00257924" w:rsidP="00F71CC4">
            <w:pPr>
              <w:contextualSpacing/>
              <w:jc w:val="center"/>
              <w:rPr>
                <w:rFonts w:ascii="Gill Sans MT" w:hAnsi="Gill Sans MT"/>
              </w:rPr>
            </w:pPr>
          </w:p>
        </w:tc>
        <w:tc>
          <w:tcPr>
            <w:tcW w:w="1080" w:type="dxa"/>
          </w:tcPr>
          <w:p w14:paraId="6C43112B" w14:textId="77777777" w:rsidR="00257924" w:rsidRPr="00BE068B" w:rsidRDefault="00257924" w:rsidP="00F71CC4">
            <w:pPr>
              <w:contextualSpacing/>
              <w:jc w:val="center"/>
              <w:rPr>
                <w:rFonts w:ascii="Gill Sans MT" w:hAnsi="Gill Sans MT"/>
              </w:rPr>
            </w:pPr>
          </w:p>
        </w:tc>
        <w:tc>
          <w:tcPr>
            <w:tcW w:w="1530" w:type="dxa"/>
          </w:tcPr>
          <w:p w14:paraId="63F69010" w14:textId="77777777" w:rsidR="00257924" w:rsidRPr="00BE068B" w:rsidRDefault="00257924" w:rsidP="00F71CC4">
            <w:pPr>
              <w:contextualSpacing/>
              <w:jc w:val="center"/>
              <w:rPr>
                <w:rFonts w:ascii="Gill Sans MT" w:hAnsi="Gill Sans MT"/>
              </w:rPr>
            </w:pPr>
          </w:p>
        </w:tc>
        <w:tc>
          <w:tcPr>
            <w:tcW w:w="1170" w:type="dxa"/>
          </w:tcPr>
          <w:p w14:paraId="05018FF5" w14:textId="77777777" w:rsidR="00257924" w:rsidRPr="00BE068B" w:rsidRDefault="00257924" w:rsidP="00F71CC4">
            <w:pPr>
              <w:contextualSpacing/>
              <w:jc w:val="center"/>
              <w:rPr>
                <w:rFonts w:ascii="Gill Sans MT" w:hAnsi="Gill Sans MT"/>
              </w:rPr>
            </w:pPr>
          </w:p>
        </w:tc>
        <w:tc>
          <w:tcPr>
            <w:tcW w:w="1440" w:type="dxa"/>
          </w:tcPr>
          <w:p w14:paraId="27FC4AD3" w14:textId="77777777" w:rsidR="00257924" w:rsidRPr="00BE068B" w:rsidRDefault="00257924" w:rsidP="00F71CC4">
            <w:pPr>
              <w:contextualSpacing/>
              <w:jc w:val="center"/>
              <w:rPr>
                <w:rFonts w:ascii="Gill Sans MT" w:hAnsi="Gill Sans MT"/>
              </w:rPr>
            </w:pPr>
          </w:p>
        </w:tc>
        <w:tc>
          <w:tcPr>
            <w:tcW w:w="1890" w:type="dxa"/>
          </w:tcPr>
          <w:p w14:paraId="14CF498F" w14:textId="77777777" w:rsidR="00257924" w:rsidRPr="00BE068B" w:rsidRDefault="00257924" w:rsidP="00F71CC4">
            <w:pPr>
              <w:contextualSpacing/>
              <w:jc w:val="center"/>
              <w:rPr>
                <w:rFonts w:ascii="Gill Sans MT" w:hAnsi="Gill Sans MT"/>
              </w:rPr>
            </w:pPr>
          </w:p>
        </w:tc>
        <w:tc>
          <w:tcPr>
            <w:tcW w:w="1080" w:type="dxa"/>
          </w:tcPr>
          <w:p w14:paraId="284A7F0D" w14:textId="77777777" w:rsidR="00257924" w:rsidRPr="00BE068B" w:rsidRDefault="00257924" w:rsidP="00F71CC4">
            <w:pPr>
              <w:contextualSpacing/>
              <w:jc w:val="center"/>
              <w:rPr>
                <w:rFonts w:ascii="Gill Sans MT" w:hAnsi="Gill Sans MT"/>
              </w:rPr>
            </w:pPr>
          </w:p>
        </w:tc>
        <w:tc>
          <w:tcPr>
            <w:tcW w:w="900" w:type="dxa"/>
          </w:tcPr>
          <w:p w14:paraId="455BCBE7" w14:textId="77777777" w:rsidR="00257924" w:rsidRPr="00BE068B" w:rsidRDefault="00257924" w:rsidP="00F71CC4">
            <w:pPr>
              <w:contextualSpacing/>
              <w:jc w:val="center"/>
              <w:rPr>
                <w:rFonts w:ascii="Gill Sans MT" w:hAnsi="Gill Sans MT"/>
              </w:rPr>
            </w:pPr>
          </w:p>
        </w:tc>
        <w:tc>
          <w:tcPr>
            <w:tcW w:w="1203" w:type="dxa"/>
          </w:tcPr>
          <w:p w14:paraId="0816AF29" w14:textId="0692B5F9" w:rsidR="00257924" w:rsidRPr="00BE068B" w:rsidRDefault="00257924" w:rsidP="00F71CC4">
            <w:pPr>
              <w:contextualSpacing/>
              <w:jc w:val="center"/>
              <w:rPr>
                <w:rFonts w:ascii="Gill Sans MT" w:hAnsi="Gill Sans MT"/>
              </w:rPr>
            </w:pPr>
          </w:p>
        </w:tc>
      </w:tr>
      <w:tr w:rsidR="00297833" w:rsidRPr="00BE068B" w14:paraId="549DA057" w14:textId="694A5BDC" w:rsidTr="00297833">
        <w:trPr>
          <w:trHeight w:val="20"/>
          <w:jc w:val="center"/>
        </w:trPr>
        <w:tc>
          <w:tcPr>
            <w:tcW w:w="843" w:type="dxa"/>
          </w:tcPr>
          <w:p w14:paraId="624A2483" w14:textId="77777777" w:rsidR="00257924" w:rsidRPr="00BE068B" w:rsidRDefault="00257924" w:rsidP="00F71CC4">
            <w:pPr>
              <w:contextualSpacing/>
              <w:jc w:val="center"/>
              <w:rPr>
                <w:rFonts w:ascii="Gill Sans MT" w:hAnsi="Gill Sans MT"/>
                <w:b/>
              </w:rPr>
            </w:pPr>
            <w:r w:rsidRPr="00BE068B">
              <w:rPr>
                <w:rFonts w:ascii="Gill Sans MT" w:hAnsi="Gill Sans MT"/>
                <w:b/>
              </w:rPr>
              <w:t>3</w:t>
            </w:r>
          </w:p>
        </w:tc>
        <w:tc>
          <w:tcPr>
            <w:tcW w:w="917" w:type="dxa"/>
          </w:tcPr>
          <w:p w14:paraId="5167A24F" w14:textId="77777777" w:rsidR="00257924" w:rsidRPr="00BE068B" w:rsidRDefault="00257924" w:rsidP="00F71CC4">
            <w:pPr>
              <w:contextualSpacing/>
              <w:jc w:val="center"/>
              <w:rPr>
                <w:rFonts w:ascii="Gill Sans MT" w:hAnsi="Gill Sans MT"/>
              </w:rPr>
            </w:pPr>
          </w:p>
        </w:tc>
        <w:tc>
          <w:tcPr>
            <w:tcW w:w="1514" w:type="dxa"/>
          </w:tcPr>
          <w:p w14:paraId="7409EBD8" w14:textId="77777777" w:rsidR="00257924" w:rsidRPr="00BE068B" w:rsidRDefault="00257924" w:rsidP="00F71CC4">
            <w:pPr>
              <w:contextualSpacing/>
              <w:jc w:val="center"/>
              <w:rPr>
                <w:rFonts w:ascii="Gill Sans MT" w:hAnsi="Gill Sans MT"/>
              </w:rPr>
            </w:pPr>
          </w:p>
        </w:tc>
        <w:tc>
          <w:tcPr>
            <w:tcW w:w="1080" w:type="dxa"/>
          </w:tcPr>
          <w:p w14:paraId="3BA9AA7D" w14:textId="77777777" w:rsidR="00257924" w:rsidRPr="00BE068B" w:rsidRDefault="00257924" w:rsidP="00F71CC4">
            <w:pPr>
              <w:contextualSpacing/>
              <w:jc w:val="center"/>
              <w:rPr>
                <w:rFonts w:ascii="Gill Sans MT" w:hAnsi="Gill Sans MT"/>
              </w:rPr>
            </w:pPr>
          </w:p>
        </w:tc>
        <w:tc>
          <w:tcPr>
            <w:tcW w:w="1530" w:type="dxa"/>
          </w:tcPr>
          <w:p w14:paraId="76FE6256" w14:textId="77777777" w:rsidR="00257924" w:rsidRPr="00BE068B" w:rsidRDefault="00257924" w:rsidP="00F71CC4">
            <w:pPr>
              <w:contextualSpacing/>
              <w:jc w:val="center"/>
              <w:rPr>
                <w:rFonts w:ascii="Gill Sans MT" w:hAnsi="Gill Sans MT"/>
              </w:rPr>
            </w:pPr>
          </w:p>
        </w:tc>
        <w:tc>
          <w:tcPr>
            <w:tcW w:w="1170" w:type="dxa"/>
          </w:tcPr>
          <w:p w14:paraId="180F70C9" w14:textId="77777777" w:rsidR="00257924" w:rsidRPr="00BE068B" w:rsidRDefault="00257924" w:rsidP="00F71CC4">
            <w:pPr>
              <w:contextualSpacing/>
              <w:jc w:val="center"/>
              <w:rPr>
                <w:rFonts w:ascii="Gill Sans MT" w:hAnsi="Gill Sans MT"/>
              </w:rPr>
            </w:pPr>
          </w:p>
        </w:tc>
        <w:tc>
          <w:tcPr>
            <w:tcW w:w="1440" w:type="dxa"/>
          </w:tcPr>
          <w:p w14:paraId="23668618" w14:textId="77777777" w:rsidR="00257924" w:rsidRPr="00BE068B" w:rsidRDefault="00257924" w:rsidP="00F71CC4">
            <w:pPr>
              <w:contextualSpacing/>
              <w:jc w:val="center"/>
              <w:rPr>
                <w:rFonts w:ascii="Gill Sans MT" w:hAnsi="Gill Sans MT"/>
              </w:rPr>
            </w:pPr>
          </w:p>
        </w:tc>
        <w:tc>
          <w:tcPr>
            <w:tcW w:w="1890" w:type="dxa"/>
          </w:tcPr>
          <w:p w14:paraId="2F330D9A" w14:textId="77777777" w:rsidR="00257924" w:rsidRPr="00BE068B" w:rsidRDefault="00257924" w:rsidP="00F71CC4">
            <w:pPr>
              <w:contextualSpacing/>
              <w:jc w:val="center"/>
              <w:rPr>
                <w:rFonts w:ascii="Gill Sans MT" w:hAnsi="Gill Sans MT"/>
              </w:rPr>
            </w:pPr>
          </w:p>
        </w:tc>
        <w:tc>
          <w:tcPr>
            <w:tcW w:w="1080" w:type="dxa"/>
          </w:tcPr>
          <w:p w14:paraId="00DDE919" w14:textId="77777777" w:rsidR="00257924" w:rsidRPr="00BE068B" w:rsidRDefault="00257924" w:rsidP="00F71CC4">
            <w:pPr>
              <w:contextualSpacing/>
              <w:jc w:val="center"/>
              <w:rPr>
                <w:rFonts w:ascii="Gill Sans MT" w:hAnsi="Gill Sans MT"/>
              </w:rPr>
            </w:pPr>
          </w:p>
        </w:tc>
        <w:tc>
          <w:tcPr>
            <w:tcW w:w="900" w:type="dxa"/>
          </w:tcPr>
          <w:p w14:paraId="342C175C" w14:textId="77777777" w:rsidR="00257924" w:rsidRPr="00BE068B" w:rsidRDefault="00257924" w:rsidP="00F71CC4">
            <w:pPr>
              <w:contextualSpacing/>
              <w:jc w:val="center"/>
              <w:rPr>
                <w:rFonts w:ascii="Gill Sans MT" w:hAnsi="Gill Sans MT"/>
              </w:rPr>
            </w:pPr>
          </w:p>
        </w:tc>
        <w:tc>
          <w:tcPr>
            <w:tcW w:w="1203" w:type="dxa"/>
          </w:tcPr>
          <w:p w14:paraId="64B2E7F4" w14:textId="6DAA2A77" w:rsidR="00257924" w:rsidRPr="00BE068B" w:rsidRDefault="00257924" w:rsidP="00F71CC4">
            <w:pPr>
              <w:contextualSpacing/>
              <w:jc w:val="center"/>
              <w:rPr>
                <w:rFonts w:ascii="Gill Sans MT" w:hAnsi="Gill Sans MT"/>
              </w:rPr>
            </w:pPr>
          </w:p>
        </w:tc>
      </w:tr>
    </w:tbl>
    <w:p w14:paraId="2B18BF98" w14:textId="77777777" w:rsidR="006A5FEF" w:rsidRPr="00BE068B" w:rsidRDefault="006A5FEF" w:rsidP="001512DD">
      <w:pPr>
        <w:spacing w:after="0" w:line="240" w:lineRule="auto"/>
        <w:contextualSpacing/>
        <w:rPr>
          <w:rFonts w:ascii="Gill Sans MT" w:hAnsi="Gill Sans MT"/>
        </w:rPr>
      </w:pPr>
    </w:p>
    <w:tbl>
      <w:tblPr>
        <w:tblStyle w:val="TableGrid"/>
        <w:tblW w:w="12600" w:type="dxa"/>
        <w:tblInd w:w="209" w:type="dxa"/>
        <w:tblLayout w:type="fixed"/>
        <w:tblCellMar>
          <w:left w:w="29" w:type="dxa"/>
          <w:right w:w="29" w:type="dxa"/>
        </w:tblCellMar>
        <w:tblLook w:val="04A0" w:firstRow="1" w:lastRow="0" w:firstColumn="1" w:lastColumn="0" w:noHBand="0" w:noVBand="1"/>
      </w:tblPr>
      <w:tblGrid>
        <w:gridCol w:w="720"/>
        <w:gridCol w:w="990"/>
        <w:gridCol w:w="2250"/>
        <w:gridCol w:w="1710"/>
        <w:gridCol w:w="2340"/>
        <w:gridCol w:w="450"/>
        <w:gridCol w:w="2250"/>
        <w:gridCol w:w="1890"/>
      </w:tblGrid>
      <w:tr w:rsidR="004A7491" w:rsidRPr="00BE068B" w14:paraId="2CEE507E" w14:textId="77777777" w:rsidTr="004A7491">
        <w:trPr>
          <w:trHeight w:val="20"/>
        </w:trPr>
        <w:tc>
          <w:tcPr>
            <w:tcW w:w="720" w:type="dxa"/>
          </w:tcPr>
          <w:p w14:paraId="4FDB3CB3" w14:textId="77777777" w:rsidR="00CE542E" w:rsidRPr="00BE068B" w:rsidRDefault="00CE542E" w:rsidP="00B30EB2">
            <w:pPr>
              <w:contextualSpacing/>
              <w:jc w:val="center"/>
              <w:rPr>
                <w:rFonts w:ascii="Gill Sans MT" w:hAnsi="Gill Sans MT"/>
                <w:b/>
                <w:sz w:val="20"/>
                <w:szCs w:val="20"/>
              </w:rPr>
            </w:pPr>
          </w:p>
        </w:tc>
        <w:tc>
          <w:tcPr>
            <w:tcW w:w="990" w:type="dxa"/>
          </w:tcPr>
          <w:p w14:paraId="28B485C1" w14:textId="77777777" w:rsidR="00CE542E" w:rsidRPr="00BE068B" w:rsidRDefault="00CE542E" w:rsidP="00B30EB2">
            <w:pPr>
              <w:contextualSpacing/>
              <w:jc w:val="center"/>
              <w:rPr>
                <w:rFonts w:ascii="Gill Sans MT" w:hAnsi="Gill Sans MT"/>
                <w:sz w:val="20"/>
                <w:szCs w:val="20"/>
              </w:rPr>
            </w:pPr>
          </w:p>
        </w:tc>
        <w:tc>
          <w:tcPr>
            <w:tcW w:w="2250" w:type="dxa"/>
          </w:tcPr>
          <w:p w14:paraId="307C1814" w14:textId="4D92C864"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D.27</w:t>
            </w:r>
          </w:p>
        </w:tc>
        <w:tc>
          <w:tcPr>
            <w:tcW w:w="1710" w:type="dxa"/>
          </w:tcPr>
          <w:p w14:paraId="23B47E60" w14:textId="131E7D45"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D.28</w:t>
            </w:r>
          </w:p>
        </w:tc>
        <w:tc>
          <w:tcPr>
            <w:tcW w:w="2340" w:type="dxa"/>
          </w:tcPr>
          <w:p w14:paraId="5E60EACF" w14:textId="13B88AD9"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D.29</w:t>
            </w:r>
          </w:p>
        </w:tc>
        <w:tc>
          <w:tcPr>
            <w:tcW w:w="2700" w:type="dxa"/>
            <w:gridSpan w:val="2"/>
          </w:tcPr>
          <w:p w14:paraId="471D0168" w14:textId="29B364F3"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D.30</w:t>
            </w:r>
          </w:p>
        </w:tc>
        <w:tc>
          <w:tcPr>
            <w:tcW w:w="1890" w:type="dxa"/>
          </w:tcPr>
          <w:p w14:paraId="3ECBD670" w14:textId="62348801"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26E13ABA" w14:textId="77777777" w:rsidTr="004A7491">
        <w:trPr>
          <w:trHeight w:val="20"/>
        </w:trPr>
        <w:tc>
          <w:tcPr>
            <w:tcW w:w="720" w:type="dxa"/>
          </w:tcPr>
          <w:p w14:paraId="7E1B69B0" w14:textId="77777777" w:rsidR="00AB041B" w:rsidRPr="00BE068B" w:rsidRDefault="00AB041B" w:rsidP="00B30EB2">
            <w:pPr>
              <w:contextualSpacing/>
              <w:jc w:val="center"/>
              <w:rPr>
                <w:rFonts w:ascii="Gill Sans MT" w:hAnsi="Gill Sans MT"/>
                <w:b/>
                <w:sz w:val="20"/>
                <w:szCs w:val="20"/>
              </w:rPr>
            </w:pPr>
            <w:r w:rsidRPr="00BE068B">
              <w:rPr>
                <w:rFonts w:ascii="Gill Sans MT" w:hAnsi="Gill Sans MT"/>
                <w:b/>
                <w:sz w:val="20"/>
                <w:szCs w:val="20"/>
              </w:rPr>
              <w:t>Forest</w:t>
            </w:r>
          </w:p>
          <w:p w14:paraId="7CB27FBE" w14:textId="77777777" w:rsidR="00AB041B" w:rsidRPr="00BE068B" w:rsidRDefault="00AB041B" w:rsidP="00B30EB2">
            <w:pPr>
              <w:contextualSpacing/>
              <w:jc w:val="center"/>
              <w:rPr>
                <w:rFonts w:ascii="Gill Sans MT" w:hAnsi="Gill Sans MT"/>
                <w:b/>
                <w:sz w:val="20"/>
                <w:szCs w:val="20"/>
              </w:rPr>
            </w:pPr>
            <w:r w:rsidRPr="00BE068B">
              <w:rPr>
                <w:rFonts w:ascii="Gill Sans MT" w:hAnsi="Gill Sans MT"/>
                <w:b/>
                <w:sz w:val="20"/>
                <w:szCs w:val="20"/>
              </w:rPr>
              <w:t>code</w:t>
            </w:r>
          </w:p>
        </w:tc>
        <w:tc>
          <w:tcPr>
            <w:tcW w:w="990" w:type="dxa"/>
          </w:tcPr>
          <w:p w14:paraId="66DB9122" w14:textId="77777777" w:rsidR="00AB041B" w:rsidRPr="00BE068B" w:rsidRDefault="00AB041B" w:rsidP="00CE542E">
            <w:pPr>
              <w:contextualSpacing/>
              <w:rPr>
                <w:rFonts w:ascii="Gill Sans MT" w:hAnsi="Gill Sans MT"/>
                <w:sz w:val="20"/>
                <w:szCs w:val="20"/>
              </w:rPr>
            </w:pPr>
            <w:r w:rsidRPr="00BE068B">
              <w:rPr>
                <w:rFonts w:ascii="Gill Sans MT" w:hAnsi="Gill Sans MT"/>
                <w:sz w:val="20"/>
                <w:szCs w:val="20"/>
              </w:rPr>
              <w:t>Name of the forest</w:t>
            </w:r>
          </w:p>
        </w:tc>
        <w:tc>
          <w:tcPr>
            <w:tcW w:w="2250" w:type="dxa"/>
          </w:tcPr>
          <w:p w14:paraId="11B6D6BC" w14:textId="77777777"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Do you need a permit to collect wood or non-wood forest products?</w:t>
            </w:r>
          </w:p>
          <w:p w14:paraId="558A3D7F" w14:textId="6DF09CC8"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1=Yes</w:t>
            </w:r>
          </w:p>
          <w:p w14:paraId="42BB9593" w14:textId="77777777"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2=Yes, for some products</w:t>
            </w:r>
          </w:p>
          <w:p w14:paraId="2FE9E7C9" w14:textId="7F7B1B3B"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3=No</w:t>
            </w:r>
          </w:p>
          <w:p w14:paraId="30D0AB22" w14:textId="6C96B91D"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888=Don’t know</w:t>
            </w:r>
          </w:p>
          <w:p w14:paraId="105BC1F6" w14:textId="4FE9C07C" w:rsidR="00AB041B" w:rsidRPr="00BE068B" w:rsidRDefault="00AB041B" w:rsidP="00CE542E">
            <w:pPr>
              <w:contextualSpacing/>
              <w:rPr>
                <w:rFonts w:ascii="Gill Sans MT" w:hAnsi="Gill Sans MT"/>
                <w:sz w:val="20"/>
                <w:szCs w:val="20"/>
              </w:rPr>
            </w:pPr>
          </w:p>
        </w:tc>
        <w:tc>
          <w:tcPr>
            <w:tcW w:w="1710" w:type="dxa"/>
          </w:tcPr>
          <w:p w14:paraId="2B2CB078" w14:textId="31D46BB9" w:rsidR="00AB041B" w:rsidRPr="00BE068B" w:rsidRDefault="00AB041B" w:rsidP="00CE542E">
            <w:pPr>
              <w:contextualSpacing/>
              <w:rPr>
                <w:rFonts w:ascii="Gill Sans MT" w:hAnsi="Gill Sans MT"/>
                <w:sz w:val="20"/>
                <w:szCs w:val="20"/>
              </w:rPr>
            </w:pPr>
            <w:r w:rsidRPr="00BE068B">
              <w:rPr>
                <w:rFonts w:ascii="Gill Sans MT" w:eastAsia="Calibri" w:hAnsi="Gill Sans MT" w:cs="Times New Roman"/>
                <w:sz w:val="20"/>
                <w:szCs w:val="20"/>
              </w:rPr>
              <w:t>In your opinion, is the permit granting process open and transparent?</w:t>
            </w:r>
          </w:p>
        </w:tc>
        <w:tc>
          <w:tcPr>
            <w:tcW w:w="2790" w:type="dxa"/>
            <w:gridSpan w:val="2"/>
          </w:tcPr>
          <w:p w14:paraId="6C7AA49D" w14:textId="13E8AFFE" w:rsidR="00AB041B" w:rsidRPr="00BE068B" w:rsidRDefault="00AB041B" w:rsidP="00CE542E">
            <w:pPr>
              <w:contextualSpacing/>
              <w:rPr>
                <w:rFonts w:ascii="Gill Sans MT" w:hAnsi="Gill Sans MT"/>
                <w:sz w:val="20"/>
                <w:szCs w:val="20"/>
              </w:rPr>
            </w:pPr>
            <w:r w:rsidRPr="00BE068B">
              <w:rPr>
                <w:rFonts w:ascii="Gill Sans MT" w:eastAsia="Calibri" w:hAnsi="Gill Sans MT" w:cs="Arial"/>
                <w:sz w:val="20"/>
                <w:szCs w:val="20"/>
              </w:rPr>
              <w:t xml:space="preserve">Are there now more/less different wood and non-wood forest products available in that forest/wooded area than 3 years ago? </w:t>
            </w:r>
          </w:p>
        </w:tc>
        <w:tc>
          <w:tcPr>
            <w:tcW w:w="2250" w:type="dxa"/>
          </w:tcPr>
          <w:p w14:paraId="5AF0D6EF" w14:textId="2D975787" w:rsidR="00672FD9" w:rsidRPr="00BE068B" w:rsidRDefault="00672FD9" w:rsidP="00672FD9">
            <w:pPr>
              <w:contextualSpacing/>
              <w:rPr>
                <w:rFonts w:ascii="Gill Sans MT" w:eastAsia="Calibri" w:hAnsi="Gill Sans MT" w:cs="Arial"/>
                <w:sz w:val="20"/>
                <w:szCs w:val="20"/>
              </w:rPr>
            </w:pPr>
            <w:r w:rsidRPr="00BE068B">
              <w:rPr>
                <w:rFonts w:ascii="Gill Sans MT" w:eastAsia="Calibri" w:hAnsi="Gill Sans MT" w:cs="Arial"/>
                <w:sz w:val="20"/>
                <w:szCs w:val="20"/>
              </w:rPr>
              <w:t>Did you open up</w:t>
            </w:r>
            <w:r w:rsidR="00AB041B" w:rsidRPr="00BE068B">
              <w:rPr>
                <w:rFonts w:ascii="Gill Sans MT" w:eastAsia="Calibri" w:hAnsi="Gill Sans MT" w:cs="Arial"/>
                <w:sz w:val="20"/>
                <w:szCs w:val="20"/>
              </w:rPr>
              <w:t xml:space="preserve"> new land </w:t>
            </w:r>
            <w:r w:rsidRPr="00BE068B">
              <w:rPr>
                <w:rFonts w:ascii="Gill Sans MT" w:eastAsia="Calibri" w:hAnsi="Gill Sans MT" w:cs="Arial"/>
                <w:sz w:val="20"/>
                <w:szCs w:val="20"/>
              </w:rPr>
              <w:t xml:space="preserve">on this forest in the past three years? </w:t>
            </w:r>
          </w:p>
          <w:p w14:paraId="6741CDEC" w14:textId="77777777" w:rsidR="00672FD9" w:rsidRPr="00BE068B" w:rsidRDefault="00672FD9" w:rsidP="00672FD9">
            <w:pPr>
              <w:contextualSpacing/>
              <w:rPr>
                <w:rFonts w:ascii="Gill Sans MT" w:eastAsia="Calibri" w:hAnsi="Gill Sans MT" w:cs="Arial"/>
                <w:sz w:val="20"/>
                <w:szCs w:val="20"/>
              </w:rPr>
            </w:pPr>
          </w:p>
          <w:p w14:paraId="7583877C" w14:textId="34E2657D" w:rsidR="00AB041B" w:rsidRPr="00BE068B" w:rsidRDefault="00AB041B" w:rsidP="004A7491">
            <w:pPr>
              <w:contextualSpacing/>
              <w:rPr>
                <w:rFonts w:ascii="Gill Sans MT" w:eastAsia="Calibri" w:hAnsi="Gill Sans MT" w:cs="Arial"/>
                <w:sz w:val="20"/>
                <w:szCs w:val="20"/>
              </w:rPr>
            </w:pPr>
          </w:p>
        </w:tc>
        <w:tc>
          <w:tcPr>
            <w:tcW w:w="1890" w:type="dxa"/>
          </w:tcPr>
          <w:p w14:paraId="3AB23A8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D.30, how much forest did you clear? </w:t>
            </w:r>
          </w:p>
          <w:p w14:paraId="627CAA3B" w14:textId="77777777" w:rsidR="004A7491" w:rsidRPr="00BE068B" w:rsidRDefault="004A7491" w:rsidP="004A7491">
            <w:pPr>
              <w:contextualSpacing/>
              <w:rPr>
                <w:rFonts w:ascii="Gill Sans MT" w:eastAsia="Calibri" w:hAnsi="Gill Sans MT" w:cs="Arial"/>
                <w:sz w:val="20"/>
                <w:szCs w:val="20"/>
              </w:rPr>
            </w:pPr>
          </w:p>
          <w:p w14:paraId="639B7B10"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Unit -  </w:t>
            </w:r>
          </w:p>
          <w:p w14:paraId="51F19037" w14:textId="41D8F35B" w:rsidR="005C2B03" w:rsidRPr="00BE068B" w:rsidRDefault="005C2B03" w:rsidP="004A7491">
            <w:pPr>
              <w:contextualSpacing/>
              <w:rPr>
                <w:rFonts w:ascii="Gill Sans MT" w:hAnsi="Gill Sans MT"/>
                <w:sz w:val="20"/>
                <w:szCs w:val="20"/>
              </w:rPr>
            </w:pPr>
          </w:p>
        </w:tc>
      </w:tr>
      <w:tr w:rsidR="004A7491" w:rsidRPr="00BE068B" w14:paraId="7FB37CA8" w14:textId="77777777" w:rsidTr="004A7491">
        <w:trPr>
          <w:trHeight w:val="20"/>
        </w:trPr>
        <w:tc>
          <w:tcPr>
            <w:tcW w:w="720" w:type="dxa"/>
          </w:tcPr>
          <w:p w14:paraId="2996B010" w14:textId="42700869" w:rsidR="00AB041B" w:rsidRPr="00BE068B" w:rsidRDefault="00AB041B" w:rsidP="00B30EB2">
            <w:pPr>
              <w:contextualSpacing/>
              <w:jc w:val="center"/>
              <w:rPr>
                <w:rFonts w:ascii="Gill Sans MT" w:hAnsi="Gill Sans MT"/>
                <w:b/>
              </w:rPr>
            </w:pPr>
          </w:p>
        </w:tc>
        <w:tc>
          <w:tcPr>
            <w:tcW w:w="990" w:type="dxa"/>
          </w:tcPr>
          <w:p w14:paraId="14ED1C06" w14:textId="77777777" w:rsidR="00AB041B" w:rsidRPr="00BE068B" w:rsidRDefault="00AB041B" w:rsidP="00B30EB2">
            <w:pPr>
              <w:contextualSpacing/>
              <w:jc w:val="center"/>
              <w:rPr>
                <w:rFonts w:ascii="Gill Sans MT" w:hAnsi="Gill Sans MT"/>
              </w:rPr>
            </w:pPr>
          </w:p>
        </w:tc>
        <w:tc>
          <w:tcPr>
            <w:tcW w:w="2250" w:type="dxa"/>
          </w:tcPr>
          <w:p w14:paraId="6758CD39" w14:textId="77777777" w:rsidR="00AB041B" w:rsidRPr="00BE068B" w:rsidRDefault="00AB041B" w:rsidP="00B30EB2">
            <w:pPr>
              <w:contextualSpacing/>
              <w:jc w:val="center"/>
              <w:rPr>
                <w:rFonts w:ascii="Gill Sans MT" w:hAnsi="Gill Sans MT"/>
              </w:rPr>
            </w:pPr>
          </w:p>
        </w:tc>
        <w:tc>
          <w:tcPr>
            <w:tcW w:w="1710" w:type="dxa"/>
          </w:tcPr>
          <w:p w14:paraId="54C5E2A4" w14:textId="77777777" w:rsidR="00AB041B" w:rsidRPr="00BE068B" w:rsidRDefault="00AB041B" w:rsidP="00B30EB2">
            <w:pPr>
              <w:contextualSpacing/>
              <w:jc w:val="center"/>
              <w:rPr>
                <w:rFonts w:ascii="Gill Sans MT" w:hAnsi="Gill Sans MT"/>
              </w:rPr>
            </w:pPr>
          </w:p>
        </w:tc>
        <w:tc>
          <w:tcPr>
            <w:tcW w:w="2790" w:type="dxa"/>
            <w:gridSpan w:val="2"/>
          </w:tcPr>
          <w:p w14:paraId="46948CBD" w14:textId="77777777" w:rsidR="00AB041B" w:rsidRPr="00BE068B" w:rsidRDefault="00AB041B" w:rsidP="00B30EB2">
            <w:pPr>
              <w:contextualSpacing/>
              <w:jc w:val="center"/>
              <w:rPr>
                <w:rFonts w:ascii="Gill Sans MT" w:hAnsi="Gill Sans MT"/>
              </w:rPr>
            </w:pPr>
          </w:p>
        </w:tc>
        <w:tc>
          <w:tcPr>
            <w:tcW w:w="2250" w:type="dxa"/>
          </w:tcPr>
          <w:p w14:paraId="4BE7FC5C" w14:textId="77777777" w:rsidR="00AB041B" w:rsidRPr="00BE068B" w:rsidRDefault="00AB041B" w:rsidP="00B30EB2">
            <w:pPr>
              <w:contextualSpacing/>
              <w:jc w:val="center"/>
              <w:rPr>
                <w:rFonts w:ascii="Gill Sans MT" w:hAnsi="Gill Sans MT"/>
              </w:rPr>
            </w:pPr>
          </w:p>
        </w:tc>
        <w:tc>
          <w:tcPr>
            <w:tcW w:w="1890" w:type="dxa"/>
          </w:tcPr>
          <w:p w14:paraId="1DC93D20" w14:textId="77777777" w:rsidR="00AB041B" w:rsidRPr="00BE068B" w:rsidRDefault="00AB041B" w:rsidP="00B30EB2">
            <w:pPr>
              <w:contextualSpacing/>
              <w:jc w:val="center"/>
              <w:rPr>
                <w:rFonts w:ascii="Gill Sans MT" w:hAnsi="Gill Sans MT"/>
              </w:rPr>
            </w:pPr>
          </w:p>
        </w:tc>
      </w:tr>
      <w:tr w:rsidR="004A7491" w:rsidRPr="00BE068B" w14:paraId="376F45EE" w14:textId="77777777" w:rsidTr="004A7491">
        <w:trPr>
          <w:trHeight w:val="20"/>
        </w:trPr>
        <w:tc>
          <w:tcPr>
            <w:tcW w:w="720" w:type="dxa"/>
          </w:tcPr>
          <w:p w14:paraId="23C243BA" w14:textId="77777777" w:rsidR="00AB041B" w:rsidRPr="00BE068B" w:rsidRDefault="00AB041B" w:rsidP="00B30EB2">
            <w:pPr>
              <w:contextualSpacing/>
              <w:jc w:val="center"/>
              <w:rPr>
                <w:rFonts w:ascii="Gill Sans MT" w:hAnsi="Gill Sans MT"/>
                <w:b/>
              </w:rPr>
            </w:pPr>
            <w:r w:rsidRPr="00BE068B">
              <w:rPr>
                <w:rFonts w:ascii="Gill Sans MT" w:hAnsi="Gill Sans MT"/>
                <w:b/>
              </w:rPr>
              <w:t>1</w:t>
            </w:r>
          </w:p>
        </w:tc>
        <w:tc>
          <w:tcPr>
            <w:tcW w:w="990" w:type="dxa"/>
          </w:tcPr>
          <w:p w14:paraId="6EACF26F" w14:textId="77777777" w:rsidR="00AB041B" w:rsidRPr="00BE068B" w:rsidRDefault="00AB041B" w:rsidP="00B30EB2">
            <w:pPr>
              <w:contextualSpacing/>
              <w:jc w:val="center"/>
              <w:rPr>
                <w:rFonts w:ascii="Gill Sans MT" w:hAnsi="Gill Sans MT"/>
              </w:rPr>
            </w:pPr>
          </w:p>
        </w:tc>
        <w:tc>
          <w:tcPr>
            <w:tcW w:w="2250" w:type="dxa"/>
          </w:tcPr>
          <w:p w14:paraId="7BDD918B" w14:textId="77777777" w:rsidR="00AB041B" w:rsidRPr="00BE068B" w:rsidRDefault="00AB041B" w:rsidP="00B30EB2">
            <w:pPr>
              <w:contextualSpacing/>
              <w:jc w:val="center"/>
              <w:rPr>
                <w:rFonts w:ascii="Gill Sans MT" w:hAnsi="Gill Sans MT"/>
              </w:rPr>
            </w:pPr>
          </w:p>
        </w:tc>
        <w:tc>
          <w:tcPr>
            <w:tcW w:w="1710" w:type="dxa"/>
          </w:tcPr>
          <w:p w14:paraId="7E258032" w14:textId="77777777" w:rsidR="00AB041B" w:rsidRPr="00BE068B" w:rsidRDefault="00AB041B" w:rsidP="00B30EB2">
            <w:pPr>
              <w:contextualSpacing/>
              <w:jc w:val="center"/>
              <w:rPr>
                <w:rFonts w:ascii="Gill Sans MT" w:hAnsi="Gill Sans MT"/>
              </w:rPr>
            </w:pPr>
          </w:p>
        </w:tc>
        <w:tc>
          <w:tcPr>
            <w:tcW w:w="2790" w:type="dxa"/>
            <w:gridSpan w:val="2"/>
          </w:tcPr>
          <w:p w14:paraId="7FB4045B" w14:textId="77777777" w:rsidR="00AB041B" w:rsidRPr="00BE068B" w:rsidRDefault="00AB041B" w:rsidP="00B30EB2">
            <w:pPr>
              <w:contextualSpacing/>
              <w:jc w:val="center"/>
              <w:rPr>
                <w:rFonts w:ascii="Gill Sans MT" w:hAnsi="Gill Sans MT"/>
              </w:rPr>
            </w:pPr>
          </w:p>
        </w:tc>
        <w:tc>
          <w:tcPr>
            <w:tcW w:w="2250" w:type="dxa"/>
          </w:tcPr>
          <w:p w14:paraId="3818238D" w14:textId="77777777" w:rsidR="00AB041B" w:rsidRPr="00BE068B" w:rsidRDefault="00AB041B" w:rsidP="00B30EB2">
            <w:pPr>
              <w:contextualSpacing/>
              <w:jc w:val="center"/>
              <w:rPr>
                <w:rFonts w:ascii="Gill Sans MT" w:hAnsi="Gill Sans MT"/>
              </w:rPr>
            </w:pPr>
          </w:p>
        </w:tc>
        <w:tc>
          <w:tcPr>
            <w:tcW w:w="1890" w:type="dxa"/>
          </w:tcPr>
          <w:p w14:paraId="1118A1E1" w14:textId="77777777" w:rsidR="00AB041B" w:rsidRPr="00BE068B" w:rsidRDefault="00AB041B" w:rsidP="00B30EB2">
            <w:pPr>
              <w:contextualSpacing/>
              <w:jc w:val="center"/>
              <w:rPr>
                <w:rFonts w:ascii="Gill Sans MT" w:hAnsi="Gill Sans MT"/>
              </w:rPr>
            </w:pPr>
          </w:p>
        </w:tc>
      </w:tr>
      <w:tr w:rsidR="004A7491" w:rsidRPr="00BE068B" w14:paraId="6E31F4FE" w14:textId="77777777" w:rsidTr="004A7491">
        <w:trPr>
          <w:trHeight w:val="20"/>
        </w:trPr>
        <w:tc>
          <w:tcPr>
            <w:tcW w:w="720" w:type="dxa"/>
          </w:tcPr>
          <w:p w14:paraId="42DA83EB" w14:textId="77777777" w:rsidR="00AB041B" w:rsidRPr="00BE068B" w:rsidRDefault="00AB041B" w:rsidP="00B30EB2">
            <w:pPr>
              <w:contextualSpacing/>
              <w:jc w:val="center"/>
              <w:rPr>
                <w:rFonts w:ascii="Gill Sans MT" w:hAnsi="Gill Sans MT"/>
                <w:b/>
              </w:rPr>
            </w:pPr>
            <w:r w:rsidRPr="00BE068B">
              <w:rPr>
                <w:rFonts w:ascii="Gill Sans MT" w:hAnsi="Gill Sans MT"/>
                <w:b/>
              </w:rPr>
              <w:t>2</w:t>
            </w:r>
          </w:p>
        </w:tc>
        <w:tc>
          <w:tcPr>
            <w:tcW w:w="990" w:type="dxa"/>
          </w:tcPr>
          <w:p w14:paraId="54039AA6" w14:textId="77777777" w:rsidR="00AB041B" w:rsidRPr="00BE068B" w:rsidRDefault="00AB041B" w:rsidP="00B30EB2">
            <w:pPr>
              <w:contextualSpacing/>
              <w:jc w:val="center"/>
              <w:rPr>
                <w:rFonts w:ascii="Gill Sans MT" w:hAnsi="Gill Sans MT"/>
              </w:rPr>
            </w:pPr>
          </w:p>
        </w:tc>
        <w:tc>
          <w:tcPr>
            <w:tcW w:w="2250" w:type="dxa"/>
          </w:tcPr>
          <w:p w14:paraId="2950A8B3" w14:textId="77777777" w:rsidR="00AB041B" w:rsidRPr="00BE068B" w:rsidRDefault="00AB041B" w:rsidP="00B30EB2">
            <w:pPr>
              <w:contextualSpacing/>
              <w:jc w:val="center"/>
              <w:rPr>
                <w:rFonts w:ascii="Gill Sans MT" w:hAnsi="Gill Sans MT"/>
              </w:rPr>
            </w:pPr>
          </w:p>
        </w:tc>
        <w:tc>
          <w:tcPr>
            <w:tcW w:w="1710" w:type="dxa"/>
          </w:tcPr>
          <w:p w14:paraId="16649F11" w14:textId="77777777" w:rsidR="00AB041B" w:rsidRPr="00BE068B" w:rsidRDefault="00AB041B" w:rsidP="00B30EB2">
            <w:pPr>
              <w:contextualSpacing/>
              <w:jc w:val="center"/>
              <w:rPr>
                <w:rFonts w:ascii="Gill Sans MT" w:hAnsi="Gill Sans MT"/>
              </w:rPr>
            </w:pPr>
          </w:p>
        </w:tc>
        <w:tc>
          <w:tcPr>
            <w:tcW w:w="2790" w:type="dxa"/>
            <w:gridSpan w:val="2"/>
          </w:tcPr>
          <w:p w14:paraId="2D36FFF5" w14:textId="77777777" w:rsidR="00AB041B" w:rsidRPr="00BE068B" w:rsidRDefault="00AB041B" w:rsidP="00B30EB2">
            <w:pPr>
              <w:contextualSpacing/>
              <w:jc w:val="center"/>
              <w:rPr>
                <w:rFonts w:ascii="Gill Sans MT" w:hAnsi="Gill Sans MT"/>
              </w:rPr>
            </w:pPr>
          </w:p>
        </w:tc>
        <w:tc>
          <w:tcPr>
            <w:tcW w:w="2250" w:type="dxa"/>
          </w:tcPr>
          <w:p w14:paraId="320616FF" w14:textId="77777777" w:rsidR="00AB041B" w:rsidRPr="00BE068B" w:rsidRDefault="00AB041B" w:rsidP="00B30EB2">
            <w:pPr>
              <w:contextualSpacing/>
              <w:jc w:val="center"/>
              <w:rPr>
                <w:rFonts w:ascii="Gill Sans MT" w:hAnsi="Gill Sans MT"/>
              </w:rPr>
            </w:pPr>
          </w:p>
        </w:tc>
        <w:tc>
          <w:tcPr>
            <w:tcW w:w="1890" w:type="dxa"/>
          </w:tcPr>
          <w:p w14:paraId="2EAD08EF" w14:textId="77777777" w:rsidR="00AB041B" w:rsidRPr="00BE068B" w:rsidRDefault="00AB041B" w:rsidP="00B30EB2">
            <w:pPr>
              <w:contextualSpacing/>
              <w:jc w:val="center"/>
              <w:rPr>
                <w:rFonts w:ascii="Gill Sans MT" w:hAnsi="Gill Sans MT"/>
              </w:rPr>
            </w:pPr>
          </w:p>
        </w:tc>
      </w:tr>
      <w:tr w:rsidR="004A7491" w:rsidRPr="00BE068B" w14:paraId="3AF00AEA" w14:textId="77777777" w:rsidTr="004A7491">
        <w:trPr>
          <w:trHeight w:val="20"/>
        </w:trPr>
        <w:tc>
          <w:tcPr>
            <w:tcW w:w="720" w:type="dxa"/>
          </w:tcPr>
          <w:p w14:paraId="0D909CE0" w14:textId="77777777" w:rsidR="00AB041B" w:rsidRPr="00BE068B" w:rsidRDefault="00AB041B" w:rsidP="00B30EB2">
            <w:pPr>
              <w:contextualSpacing/>
              <w:jc w:val="center"/>
              <w:rPr>
                <w:rFonts w:ascii="Gill Sans MT" w:hAnsi="Gill Sans MT"/>
                <w:b/>
              </w:rPr>
            </w:pPr>
            <w:r w:rsidRPr="00BE068B">
              <w:rPr>
                <w:rFonts w:ascii="Gill Sans MT" w:hAnsi="Gill Sans MT"/>
                <w:b/>
              </w:rPr>
              <w:t>3</w:t>
            </w:r>
          </w:p>
        </w:tc>
        <w:tc>
          <w:tcPr>
            <w:tcW w:w="990" w:type="dxa"/>
          </w:tcPr>
          <w:p w14:paraId="7FDF06BA" w14:textId="77777777" w:rsidR="00AB041B" w:rsidRPr="00BE068B" w:rsidRDefault="00AB041B" w:rsidP="00B30EB2">
            <w:pPr>
              <w:contextualSpacing/>
              <w:jc w:val="center"/>
              <w:rPr>
                <w:rFonts w:ascii="Gill Sans MT" w:hAnsi="Gill Sans MT"/>
              </w:rPr>
            </w:pPr>
          </w:p>
        </w:tc>
        <w:tc>
          <w:tcPr>
            <w:tcW w:w="2250" w:type="dxa"/>
          </w:tcPr>
          <w:p w14:paraId="2A12071B" w14:textId="77777777" w:rsidR="00AB041B" w:rsidRPr="00BE068B" w:rsidRDefault="00AB041B" w:rsidP="00B30EB2">
            <w:pPr>
              <w:contextualSpacing/>
              <w:jc w:val="center"/>
              <w:rPr>
                <w:rFonts w:ascii="Gill Sans MT" w:hAnsi="Gill Sans MT"/>
              </w:rPr>
            </w:pPr>
          </w:p>
        </w:tc>
        <w:tc>
          <w:tcPr>
            <w:tcW w:w="1710" w:type="dxa"/>
          </w:tcPr>
          <w:p w14:paraId="10A76244" w14:textId="77777777" w:rsidR="00AB041B" w:rsidRPr="00BE068B" w:rsidRDefault="00AB041B" w:rsidP="00B30EB2">
            <w:pPr>
              <w:contextualSpacing/>
              <w:jc w:val="center"/>
              <w:rPr>
                <w:rFonts w:ascii="Gill Sans MT" w:hAnsi="Gill Sans MT"/>
              </w:rPr>
            </w:pPr>
          </w:p>
        </w:tc>
        <w:tc>
          <w:tcPr>
            <w:tcW w:w="2790" w:type="dxa"/>
            <w:gridSpan w:val="2"/>
          </w:tcPr>
          <w:p w14:paraId="00717AD0" w14:textId="77777777" w:rsidR="00AB041B" w:rsidRPr="00BE068B" w:rsidRDefault="00AB041B" w:rsidP="00B30EB2">
            <w:pPr>
              <w:contextualSpacing/>
              <w:jc w:val="center"/>
              <w:rPr>
                <w:rFonts w:ascii="Gill Sans MT" w:hAnsi="Gill Sans MT"/>
              </w:rPr>
            </w:pPr>
          </w:p>
        </w:tc>
        <w:tc>
          <w:tcPr>
            <w:tcW w:w="2250" w:type="dxa"/>
          </w:tcPr>
          <w:p w14:paraId="1C812234" w14:textId="77777777" w:rsidR="00AB041B" w:rsidRPr="00BE068B" w:rsidRDefault="00AB041B" w:rsidP="00B30EB2">
            <w:pPr>
              <w:contextualSpacing/>
              <w:jc w:val="center"/>
              <w:rPr>
                <w:rFonts w:ascii="Gill Sans MT" w:hAnsi="Gill Sans MT"/>
              </w:rPr>
            </w:pPr>
          </w:p>
        </w:tc>
        <w:tc>
          <w:tcPr>
            <w:tcW w:w="1890" w:type="dxa"/>
          </w:tcPr>
          <w:p w14:paraId="2109F7EA" w14:textId="77777777" w:rsidR="00AB041B" w:rsidRPr="00BE068B" w:rsidRDefault="00AB041B" w:rsidP="00B30EB2">
            <w:pPr>
              <w:contextualSpacing/>
              <w:jc w:val="center"/>
              <w:rPr>
                <w:rFonts w:ascii="Gill Sans MT" w:hAnsi="Gill Sans MT"/>
              </w:rPr>
            </w:pPr>
          </w:p>
        </w:tc>
      </w:tr>
    </w:tbl>
    <w:p w14:paraId="294227CB" w14:textId="77777777" w:rsidR="006E365E" w:rsidRPr="00BE068B" w:rsidRDefault="006E365E">
      <w:pPr>
        <w:rPr>
          <w:rFonts w:ascii="Gill Sans MT" w:hAnsi="Gill Sans MT"/>
        </w:rPr>
        <w:sectPr w:rsidR="006E365E" w:rsidRPr="00BE068B" w:rsidSect="00A667B3">
          <w:pgSz w:w="15840" w:h="12240" w:orient="landscape"/>
          <w:pgMar w:top="1080" w:right="1440" w:bottom="1080" w:left="1440" w:header="720" w:footer="720" w:gutter="0"/>
          <w:cols w:space="720"/>
          <w:docGrid w:linePitch="360"/>
        </w:sectPr>
      </w:pPr>
    </w:p>
    <w:p w14:paraId="71A73923" w14:textId="1829E5DE" w:rsidR="00020B58" w:rsidRDefault="00020B58">
      <w:pPr>
        <w:rPr>
          <w:rFonts w:ascii="Gill Sans MT" w:hAnsi="Gill Sans MT"/>
        </w:rPr>
      </w:pPr>
    </w:p>
    <w:p w14:paraId="182758B5" w14:textId="77777777" w:rsidR="004A7491" w:rsidRDefault="004A7491">
      <w:pPr>
        <w:rPr>
          <w:rFonts w:ascii="Gill Sans MT" w:hAnsi="Gill Sans MT"/>
        </w:rPr>
      </w:pPr>
    </w:p>
    <w:p w14:paraId="5BF7C10E" w14:textId="77777777" w:rsidR="004A7491" w:rsidRDefault="004A7491">
      <w:pPr>
        <w:rPr>
          <w:rFonts w:ascii="Gill Sans MT" w:hAnsi="Gill Sans MT"/>
        </w:rPr>
      </w:pPr>
    </w:p>
    <w:p w14:paraId="4AB61339" w14:textId="77777777" w:rsidR="004A7491" w:rsidRDefault="004A7491">
      <w:pPr>
        <w:rPr>
          <w:rFonts w:ascii="Gill Sans MT" w:hAnsi="Gill Sans MT"/>
        </w:rPr>
      </w:pPr>
    </w:p>
    <w:p w14:paraId="460C4314" w14:textId="77777777" w:rsidR="004A7491" w:rsidRDefault="004A7491">
      <w:pPr>
        <w:rPr>
          <w:rFonts w:ascii="Gill Sans MT" w:hAnsi="Gill Sans MT"/>
        </w:rPr>
      </w:pPr>
    </w:p>
    <w:tbl>
      <w:tblPr>
        <w:tblStyle w:val="TableGrid"/>
        <w:tblW w:w="13500" w:type="dxa"/>
        <w:tblInd w:w="929" w:type="dxa"/>
        <w:tblLayout w:type="fixed"/>
        <w:tblCellMar>
          <w:left w:w="29" w:type="dxa"/>
          <w:right w:w="29" w:type="dxa"/>
        </w:tblCellMar>
        <w:tblLook w:val="04A0" w:firstRow="1" w:lastRow="0" w:firstColumn="1" w:lastColumn="0" w:noHBand="0" w:noVBand="1"/>
      </w:tblPr>
      <w:tblGrid>
        <w:gridCol w:w="990"/>
        <w:gridCol w:w="1025"/>
        <w:gridCol w:w="4050"/>
        <w:gridCol w:w="3385"/>
        <w:gridCol w:w="4050"/>
      </w:tblGrid>
      <w:tr w:rsidR="004A7491" w:rsidRPr="00BE068B" w14:paraId="1955F54A" w14:textId="77777777" w:rsidTr="004A7491">
        <w:trPr>
          <w:trHeight w:val="20"/>
        </w:trPr>
        <w:tc>
          <w:tcPr>
            <w:tcW w:w="990" w:type="dxa"/>
          </w:tcPr>
          <w:p w14:paraId="320898D3" w14:textId="77777777" w:rsidR="004A7491" w:rsidRPr="00BE068B" w:rsidRDefault="004A7491" w:rsidP="004A7491">
            <w:pPr>
              <w:contextualSpacing/>
              <w:jc w:val="center"/>
              <w:rPr>
                <w:rFonts w:ascii="Gill Sans MT" w:hAnsi="Gill Sans MT"/>
                <w:b/>
                <w:sz w:val="20"/>
                <w:szCs w:val="20"/>
              </w:rPr>
            </w:pPr>
          </w:p>
        </w:tc>
        <w:tc>
          <w:tcPr>
            <w:tcW w:w="1025" w:type="dxa"/>
          </w:tcPr>
          <w:p w14:paraId="0EDB9991" w14:textId="77777777" w:rsidR="004A7491" w:rsidRPr="00BE068B" w:rsidRDefault="004A7491" w:rsidP="004A7491">
            <w:pPr>
              <w:contextualSpacing/>
              <w:jc w:val="center"/>
              <w:rPr>
                <w:rFonts w:ascii="Gill Sans MT" w:hAnsi="Gill Sans MT"/>
                <w:sz w:val="20"/>
                <w:szCs w:val="20"/>
              </w:rPr>
            </w:pPr>
          </w:p>
        </w:tc>
        <w:tc>
          <w:tcPr>
            <w:tcW w:w="4050" w:type="dxa"/>
          </w:tcPr>
          <w:p w14:paraId="3C622E40" w14:textId="77777777" w:rsidR="004A7491" w:rsidRPr="00BE068B" w:rsidRDefault="004A7491" w:rsidP="004A7491">
            <w:pPr>
              <w:contextualSpacing/>
              <w:jc w:val="center"/>
              <w:rPr>
                <w:rFonts w:ascii="Gill Sans MT" w:eastAsia="Calibri" w:hAnsi="Gill Sans MT" w:cs="Arial"/>
                <w:sz w:val="20"/>
                <w:szCs w:val="20"/>
              </w:rPr>
            </w:pPr>
          </w:p>
        </w:tc>
        <w:tc>
          <w:tcPr>
            <w:tcW w:w="3385" w:type="dxa"/>
          </w:tcPr>
          <w:p w14:paraId="6E6B8A69" w14:textId="3C73AA89" w:rsidR="004A7491" w:rsidRPr="00BE068B" w:rsidRDefault="004A7491" w:rsidP="004A7491">
            <w:pPr>
              <w:contextualSpacing/>
              <w:jc w:val="center"/>
              <w:rPr>
                <w:rFonts w:ascii="Gill Sans MT" w:eastAsia="Calibri" w:hAnsi="Gill Sans MT" w:cs="Arial"/>
                <w:sz w:val="20"/>
                <w:szCs w:val="20"/>
              </w:rPr>
            </w:pPr>
          </w:p>
        </w:tc>
        <w:tc>
          <w:tcPr>
            <w:tcW w:w="4050" w:type="dxa"/>
          </w:tcPr>
          <w:p w14:paraId="5DC2E848" w14:textId="6AC04D8A" w:rsidR="004A7491" w:rsidRPr="00BE068B" w:rsidRDefault="004A7491" w:rsidP="004A7491">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1A88A228" w14:textId="77777777" w:rsidTr="004A7491">
        <w:trPr>
          <w:trHeight w:val="20"/>
        </w:trPr>
        <w:tc>
          <w:tcPr>
            <w:tcW w:w="990" w:type="dxa"/>
          </w:tcPr>
          <w:p w14:paraId="11AFD746"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Forest</w:t>
            </w:r>
          </w:p>
          <w:p w14:paraId="21E26588" w14:textId="77777777" w:rsidR="004A7491" w:rsidRPr="00BE068B" w:rsidRDefault="004A7491" w:rsidP="004A7491">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1025" w:type="dxa"/>
          </w:tcPr>
          <w:p w14:paraId="055DE8BA" w14:textId="77777777" w:rsidR="004A7491" w:rsidRPr="00BE068B" w:rsidRDefault="004A7491" w:rsidP="004A7491">
            <w:pPr>
              <w:contextualSpacing/>
              <w:rPr>
                <w:rFonts w:ascii="Gill Sans MT" w:hAnsi="Gill Sans MT"/>
                <w:sz w:val="20"/>
                <w:szCs w:val="20"/>
              </w:rPr>
            </w:pPr>
            <w:r w:rsidRPr="00BE068B">
              <w:rPr>
                <w:rFonts w:ascii="Gill Sans MT" w:hAnsi="Gill Sans MT"/>
                <w:sz w:val="20"/>
                <w:szCs w:val="20"/>
              </w:rPr>
              <w:t>Name of the forest</w:t>
            </w:r>
          </w:p>
        </w:tc>
        <w:tc>
          <w:tcPr>
            <w:tcW w:w="4050" w:type="dxa"/>
          </w:tcPr>
          <w:p w14:paraId="6FCB670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         If YES to D.30, did you apply for per</w:t>
            </w:r>
            <w:r>
              <w:rPr>
                <w:rFonts w:ascii="Gill Sans MT" w:eastAsia="Calibri" w:hAnsi="Gill Sans MT" w:cs="Arial"/>
                <w:sz w:val="20"/>
                <w:szCs w:val="20"/>
              </w:rPr>
              <w:t xml:space="preserve">mission to open up the new </w:t>
            </w:r>
            <w:r w:rsidRPr="00BE068B">
              <w:rPr>
                <w:rFonts w:ascii="Gill Sans MT" w:eastAsia="Calibri" w:hAnsi="Gill Sans MT" w:cs="Arial"/>
                <w:sz w:val="20"/>
                <w:szCs w:val="20"/>
              </w:rPr>
              <w:t>land?</w:t>
            </w:r>
          </w:p>
          <w:p w14:paraId="693D038F" w14:textId="77777777" w:rsidR="004A7491" w:rsidRPr="00BE068B" w:rsidRDefault="004A7491" w:rsidP="004A7491">
            <w:pPr>
              <w:contextualSpacing/>
              <w:rPr>
                <w:rFonts w:ascii="Gill Sans MT" w:eastAsia="Calibri" w:hAnsi="Gill Sans MT" w:cs="Arial"/>
                <w:sz w:val="20"/>
                <w:szCs w:val="20"/>
              </w:rPr>
            </w:pPr>
          </w:p>
          <w:p w14:paraId="64BE7AC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D31, from </w:t>
            </w:r>
            <w:proofErr w:type="gramStart"/>
            <w:r w:rsidRPr="00BE068B">
              <w:rPr>
                <w:rFonts w:ascii="Gill Sans MT" w:eastAsia="Calibri" w:hAnsi="Gill Sans MT" w:cs="Arial"/>
                <w:sz w:val="20"/>
                <w:szCs w:val="20"/>
              </w:rPr>
              <w:t>who</w:t>
            </w:r>
            <w:proofErr w:type="gramEnd"/>
            <w:r w:rsidRPr="00BE068B">
              <w:rPr>
                <w:rFonts w:ascii="Gill Sans MT" w:eastAsia="Calibri" w:hAnsi="Gill Sans MT" w:cs="Arial"/>
                <w:sz w:val="20"/>
                <w:szCs w:val="20"/>
              </w:rPr>
              <w:t xml:space="preserve">? </w:t>
            </w:r>
          </w:p>
          <w:p w14:paraId="7A7A4CA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1=Yes, from customary chief</w:t>
            </w:r>
          </w:p>
          <w:p w14:paraId="40DCCE95"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2=Yes, from state authority </w:t>
            </w:r>
          </w:p>
          <w:p w14:paraId="71EE1174"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3=Yes, from elsewhere</w:t>
            </w:r>
          </w:p>
          <w:p w14:paraId="55207B7C"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4=No, permission is usually not requested and land is opened up on informal basis</w:t>
            </w:r>
          </w:p>
          <w:p w14:paraId="5A2E370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97=Other</w:t>
            </w:r>
          </w:p>
          <w:p w14:paraId="7B9F6AD4" w14:textId="77777777" w:rsidR="004A7491" w:rsidRPr="00BE068B" w:rsidRDefault="004A7491" w:rsidP="004A7491">
            <w:pPr>
              <w:contextualSpacing/>
              <w:rPr>
                <w:rFonts w:ascii="Gill Sans MT" w:eastAsia="Calibri" w:hAnsi="Gill Sans MT" w:cs="Arial"/>
                <w:sz w:val="20"/>
                <w:szCs w:val="20"/>
              </w:rPr>
            </w:pPr>
          </w:p>
        </w:tc>
        <w:tc>
          <w:tcPr>
            <w:tcW w:w="3385" w:type="dxa"/>
          </w:tcPr>
          <w:p w14:paraId="245A86B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What was the land used for after clearing? </w:t>
            </w:r>
          </w:p>
          <w:p w14:paraId="3FF00EA6" w14:textId="77777777" w:rsidR="004A7491" w:rsidRPr="00BE068B" w:rsidRDefault="004A7491" w:rsidP="004A7491">
            <w:pPr>
              <w:rPr>
                <w:rFonts w:ascii="Gill Sans MT" w:hAnsi="Gill Sans MT" w:cs="Arial"/>
              </w:rPr>
            </w:pPr>
            <w:r w:rsidRPr="00BE068B">
              <w:rPr>
                <w:rFonts w:ascii="Gill Sans MT" w:hAnsi="Gill Sans MT" w:cs="Arial"/>
              </w:rPr>
              <w:t>1=Cropping</w:t>
            </w:r>
          </w:p>
          <w:p w14:paraId="776ED828" w14:textId="77777777" w:rsidR="004A7491" w:rsidRPr="00BE068B" w:rsidRDefault="004A7491" w:rsidP="004A7491">
            <w:pPr>
              <w:rPr>
                <w:rFonts w:ascii="Gill Sans MT" w:hAnsi="Gill Sans MT" w:cs="Arial"/>
              </w:rPr>
            </w:pPr>
            <w:r w:rsidRPr="00BE068B">
              <w:rPr>
                <w:rFonts w:ascii="Gill Sans MT" w:hAnsi="Gill Sans MT" w:cs="Arial"/>
              </w:rPr>
              <w:t>2=Tree plantation</w:t>
            </w:r>
          </w:p>
          <w:p w14:paraId="72677F46" w14:textId="77777777" w:rsidR="004A7491" w:rsidRPr="00BE068B" w:rsidRDefault="004A7491" w:rsidP="004A7491">
            <w:pPr>
              <w:rPr>
                <w:rFonts w:ascii="Gill Sans MT" w:hAnsi="Gill Sans MT" w:cs="Arial"/>
              </w:rPr>
            </w:pPr>
            <w:r w:rsidRPr="00BE068B">
              <w:rPr>
                <w:rFonts w:ascii="Gill Sans MT" w:hAnsi="Gill Sans MT" w:cs="Arial"/>
              </w:rPr>
              <w:t>3=Livestock</w:t>
            </w:r>
          </w:p>
          <w:p w14:paraId="078A8D4E" w14:textId="77777777" w:rsidR="004A7491" w:rsidRPr="00BE068B" w:rsidRDefault="004A7491" w:rsidP="004A7491">
            <w:pPr>
              <w:rPr>
                <w:rFonts w:ascii="Gill Sans MT" w:hAnsi="Gill Sans MT" w:cs="Arial"/>
              </w:rPr>
            </w:pPr>
            <w:r w:rsidRPr="00BE068B">
              <w:rPr>
                <w:rFonts w:ascii="Gill Sans MT" w:hAnsi="Gill Sans MT" w:cs="Arial"/>
              </w:rPr>
              <w:t>4=Infrastructure/settlements</w:t>
            </w:r>
          </w:p>
          <w:p w14:paraId="695B99F6" w14:textId="77777777" w:rsidR="004A7491" w:rsidRPr="00BE068B" w:rsidRDefault="004A7491" w:rsidP="004A7491">
            <w:pPr>
              <w:rPr>
                <w:rFonts w:ascii="Gill Sans MT" w:hAnsi="Gill Sans MT" w:cs="Arial"/>
              </w:rPr>
            </w:pPr>
            <w:r w:rsidRPr="00BE068B">
              <w:rPr>
                <w:rFonts w:ascii="Gill Sans MT" w:hAnsi="Gill Sans MT" w:cs="Arial"/>
              </w:rPr>
              <w:t>5=Producing ash for fertilizer</w:t>
            </w:r>
          </w:p>
          <w:p w14:paraId="7A2E6E25" w14:textId="77777777" w:rsidR="004A7491" w:rsidRPr="00BE068B" w:rsidRDefault="004A7491" w:rsidP="004A7491">
            <w:pPr>
              <w:rPr>
                <w:rFonts w:ascii="Gill Sans MT" w:hAnsi="Gill Sans MT" w:cs="Arial"/>
              </w:rPr>
            </w:pPr>
            <w:r w:rsidRPr="00BE068B">
              <w:rPr>
                <w:rFonts w:ascii="Gill Sans MT" w:hAnsi="Gill Sans MT" w:cs="Arial"/>
              </w:rPr>
              <w:t>6=Not used</w:t>
            </w:r>
          </w:p>
          <w:p w14:paraId="62448457" w14:textId="77777777" w:rsidR="004A7491" w:rsidRPr="00BE068B" w:rsidRDefault="004A7491" w:rsidP="004A7491">
            <w:pPr>
              <w:rPr>
                <w:rFonts w:ascii="Gill Sans MT" w:hAnsi="Gill Sans MT" w:cs="Arial"/>
              </w:rPr>
            </w:pPr>
            <w:r w:rsidRPr="00BE068B">
              <w:rPr>
                <w:rFonts w:ascii="Gill Sans MT" w:hAnsi="Gill Sans MT" w:cs="Arial"/>
              </w:rPr>
              <w:t>7=Left to regenerate (e.g. after charcoal production)</w:t>
            </w:r>
          </w:p>
          <w:p w14:paraId="7995E407" w14:textId="77777777" w:rsidR="004A7491" w:rsidRPr="00BE068B" w:rsidRDefault="004A7491" w:rsidP="004A7491">
            <w:pPr>
              <w:contextualSpacing/>
              <w:rPr>
                <w:rFonts w:ascii="Gill Sans MT" w:eastAsia="Calibri" w:hAnsi="Gill Sans MT" w:cs="Arial"/>
                <w:sz w:val="20"/>
                <w:szCs w:val="20"/>
              </w:rPr>
            </w:pPr>
            <w:r w:rsidRPr="00BE068B">
              <w:rPr>
                <w:rFonts w:ascii="Gill Sans MT" w:hAnsi="Gill Sans MT" w:cs="Arial"/>
              </w:rPr>
              <w:t>97=Other, specify</w:t>
            </w:r>
          </w:p>
          <w:p w14:paraId="43E3C39A" w14:textId="1D9516FB" w:rsidR="004A7491" w:rsidRPr="00BE068B" w:rsidRDefault="004A7491" w:rsidP="004A7491">
            <w:pPr>
              <w:contextualSpacing/>
              <w:rPr>
                <w:rFonts w:ascii="Gill Sans MT" w:eastAsia="Calibri" w:hAnsi="Gill Sans MT" w:cs="Arial"/>
                <w:sz w:val="20"/>
                <w:szCs w:val="20"/>
              </w:rPr>
            </w:pPr>
          </w:p>
        </w:tc>
        <w:tc>
          <w:tcPr>
            <w:tcW w:w="4050" w:type="dxa"/>
          </w:tcPr>
          <w:p w14:paraId="54BA743B" w14:textId="77777777" w:rsidR="004A7491" w:rsidRPr="00BE068B" w:rsidRDefault="004A7491" w:rsidP="004A7491">
            <w:pPr>
              <w:contextualSpacing/>
              <w:rPr>
                <w:rFonts w:ascii="Gill Sans MT" w:eastAsia="Calibri" w:hAnsi="Gill Sans MT" w:cs="Arial"/>
                <w:sz w:val="20"/>
                <w:szCs w:val="20"/>
              </w:rPr>
            </w:pPr>
          </w:p>
          <w:p w14:paraId="07CDA9B4" w14:textId="77777777" w:rsidR="004A7491" w:rsidRPr="004A7491" w:rsidRDefault="004A7491" w:rsidP="004A7491">
            <w:pPr>
              <w:contextualSpacing/>
              <w:rPr>
                <w:rFonts w:ascii="Gill Sans MT" w:eastAsia="Times New Roman" w:hAnsi="Gill Sans MT" w:cs="Times New Roman"/>
              </w:rPr>
            </w:pPr>
            <w:r w:rsidRPr="004A7491">
              <w:rPr>
                <w:rFonts w:ascii="Gill Sans MT" w:eastAsia="Times New Roman" w:hAnsi="Gill Sans MT" w:cs="Times New Roman"/>
              </w:rPr>
              <w:t>Why did you have to open up new land?</w:t>
            </w:r>
          </w:p>
          <w:tbl>
            <w:tblPr>
              <w:tblW w:w="4110" w:type="dxa"/>
              <w:tblLayout w:type="fixed"/>
              <w:tblLook w:val="04A0" w:firstRow="1" w:lastRow="0" w:firstColumn="1" w:lastColumn="0" w:noHBand="0" w:noVBand="1"/>
            </w:tblPr>
            <w:tblGrid>
              <w:gridCol w:w="4110"/>
            </w:tblGrid>
            <w:tr w:rsidR="004A7491" w:rsidRPr="004A7491" w14:paraId="69E27D5E" w14:textId="77777777" w:rsidTr="004A7491">
              <w:trPr>
                <w:trHeight w:val="300"/>
              </w:trPr>
              <w:tc>
                <w:tcPr>
                  <w:tcW w:w="4110" w:type="dxa"/>
                  <w:tcBorders>
                    <w:top w:val="nil"/>
                    <w:left w:val="nil"/>
                    <w:bottom w:val="nil"/>
                    <w:right w:val="nil"/>
                  </w:tcBorders>
                  <w:shd w:val="clear" w:color="auto" w:fill="auto"/>
                  <w:noWrap/>
                  <w:vAlign w:val="bottom"/>
                  <w:hideMark/>
                </w:tcPr>
                <w:p w14:paraId="77F4154F" w14:textId="612D98E9"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1=</w:t>
                  </w:r>
                  <w:r w:rsidRPr="004A7491">
                    <w:rPr>
                      <w:rFonts w:ascii="Gill Sans MT" w:eastAsia="Times New Roman" w:hAnsi="Gill Sans MT" w:cs="Times New Roman"/>
                      <w:lang w:val="en-ZW"/>
                    </w:rPr>
                    <w:t>Previous Land was small</w:t>
                  </w:r>
                </w:p>
              </w:tc>
            </w:tr>
            <w:tr w:rsidR="004A7491" w:rsidRPr="004A7491" w14:paraId="15976E44" w14:textId="77777777" w:rsidTr="004A7491">
              <w:trPr>
                <w:trHeight w:val="300"/>
              </w:trPr>
              <w:tc>
                <w:tcPr>
                  <w:tcW w:w="4110" w:type="dxa"/>
                  <w:tcBorders>
                    <w:top w:val="nil"/>
                    <w:left w:val="nil"/>
                    <w:bottom w:val="nil"/>
                    <w:right w:val="nil"/>
                  </w:tcBorders>
                  <w:shd w:val="clear" w:color="auto" w:fill="auto"/>
                  <w:noWrap/>
                  <w:vAlign w:val="bottom"/>
                  <w:hideMark/>
                </w:tcPr>
                <w:p w14:paraId="30F08126" w14:textId="2D5013A3"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2=</w:t>
                  </w:r>
                  <w:r w:rsidRPr="004A7491">
                    <w:rPr>
                      <w:rFonts w:ascii="Gill Sans MT" w:eastAsia="Times New Roman" w:hAnsi="Gill Sans MT" w:cs="Times New Roman"/>
                      <w:lang w:val="en-ZW"/>
                    </w:rPr>
                    <w:t>Previous land lost fertility</w:t>
                  </w:r>
                </w:p>
              </w:tc>
            </w:tr>
            <w:tr w:rsidR="004A7491" w:rsidRPr="004A7491" w14:paraId="2CB38D3A" w14:textId="77777777" w:rsidTr="004A7491">
              <w:trPr>
                <w:trHeight w:val="300"/>
              </w:trPr>
              <w:tc>
                <w:tcPr>
                  <w:tcW w:w="4110" w:type="dxa"/>
                  <w:tcBorders>
                    <w:top w:val="nil"/>
                    <w:left w:val="nil"/>
                    <w:bottom w:val="nil"/>
                    <w:right w:val="nil"/>
                  </w:tcBorders>
                  <w:shd w:val="clear" w:color="auto" w:fill="auto"/>
                  <w:noWrap/>
                  <w:vAlign w:val="bottom"/>
                  <w:hideMark/>
                </w:tcPr>
                <w:p w14:paraId="6D6DE9E9" w14:textId="740E2AC1"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3=</w:t>
                  </w:r>
                  <w:r w:rsidRPr="004A7491">
                    <w:rPr>
                      <w:rFonts w:ascii="Gill Sans MT" w:eastAsia="Times New Roman" w:hAnsi="Gill Sans MT" w:cs="Times New Roman"/>
                      <w:lang w:val="en-ZW"/>
                    </w:rPr>
                    <w:t>Wanted to have my own piece of land</w:t>
                  </w:r>
                </w:p>
              </w:tc>
            </w:tr>
            <w:tr w:rsidR="004A7491" w:rsidRPr="004A7491" w14:paraId="7C4A3914" w14:textId="77777777" w:rsidTr="004A7491">
              <w:trPr>
                <w:trHeight w:val="300"/>
              </w:trPr>
              <w:tc>
                <w:tcPr>
                  <w:tcW w:w="4110" w:type="dxa"/>
                  <w:tcBorders>
                    <w:top w:val="nil"/>
                    <w:left w:val="nil"/>
                    <w:bottom w:val="nil"/>
                    <w:right w:val="nil"/>
                  </w:tcBorders>
                  <w:shd w:val="clear" w:color="auto" w:fill="auto"/>
                  <w:noWrap/>
                  <w:vAlign w:val="bottom"/>
                  <w:hideMark/>
                </w:tcPr>
                <w:p w14:paraId="7F3DAE07" w14:textId="5E8B267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4=</w:t>
                  </w:r>
                  <w:r w:rsidRPr="004A7491">
                    <w:rPr>
                      <w:rFonts w:ascii="Gill Sans MT" w:eastAsia="Times New Roman" w:hAnsi="Gill Sans MT" w:cs="Times New Roman"/>
                      <w:lang w:val="en-ZW"/>
                    </w:rPr>
                    <w:t>Previous land was taken away</w:t>
                  </w:r>
                </w:p>
              </w:tc>
            </w:tr>
            <w:tr w:rsidR="004A7491" w:rsidRPr="004A7491" w14:paraId="35755BC3" w14:textId="77777777" w:rsidTr="004A7491">
              <w:trPr>
                <w:trHeight w:val="300"/>
              </w:trPr>
              <w:tc>
                <w:tcPr>
                  <w:tcW w:w="4110" w:type="dxa"/>
                  <w:tcBorders>
                    <w:top w:val="nil"/>
                    <w:left w:val="nil"/>
                    <w:bottom w:val="nil"/>
                    <w:right w:val="nil"/>
                  </w:tcBorders>
                  <w:shd w:val="clear" w:color="auto" w:fill="auto"/>
                  <w:noWrap/>
                  <w:vAlign w:val="bottom"/>
                  <w:hideMark/>
                </w:tcPr>
                <w:p w14:paraId="467C9BE4" w14:textId="1B4ED8D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5=</w:t>
                  </w:r>
                  <w:r w:rsidRPr="004A7491">
                    <w:rPr>
                      <w:rFonts w:ascii="Gill Sans MT" w:eastAsia="Times New Roman" w:hAnsi="Gill Sans MT" w:cs="Times New Roman"/>
                      <w:lang w:val="en-ZW"/>
                    </w:rPr>
                    <w:t>Wanted to be away from livestock</w:t>
                  </w:r>
                </w:p>
              </w:tc>
            </w:tr>
            <w:tr w:rsidR="004A7491" w:rsidRPr="004A7491" w14:paraId="37022954" w14:textId="77777777" w:rsidTr="004A7491">
              <w:trPr>
                <w:trHeight w:val="300"/>
              </w:trPr>
              <w:tc>
                <w:tcPr>
                  <w:tcW w:w="4110" w:type="dxa"/>
                  <w:tcBorders>
                    <w:top w:val="nil"/>
                    <w:left w:val="nil"/>
                    <w:bottom w:val="nil"/>
                    <w:right w:val="nil"/>
                  </w:tcBorders>
                  <w:shd w:val="clear" w:color="auto" w:fill="auto"/>
                  <w:noWrap/>
                  <w:vAlign w:val="bottom"/>
                  <w:hideMark/>
                </w:tcPr>
                <w:p w14:paraId="724E0AD3" w14:textId="3AE108B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6=</w:t>
                  </w:r>
                  <w:r w:rsidRPr="004A7491">
                    <w:rPr>
                      <w:rFonts w:ascii="Gill Sans MT" w:eastAsia="Times New Roman" w:hAnsi="Gill Sans MT" w:cs="Times New Roman"/>
                      <w:lang w:val="en-ZW"/>
                    </w:rPr>
                    <w:t>Wanted to be closer to forests</w:t>
                  </w:r>
                </w:p>
              </w:tc>
            </w:tr>
            <w:tr w:rsidR="004A7491" w:rsidRPr="004A7491" w14:paraId="18852607" w14:textId="77777777" w:rsidTr="004A7491">
              <w:trPr>
                <w:trHeight w:val="300"/>
              </w:trPr>
              <w:tc>
                <w:tcPr>
                  <w:tcW w:w="4110" w:type="dxa"/>
                  <w:tcBorders>
                    <w:top w:val="nil"/>
                    <w:left w:val="nil"/>
                    <w:bottom w:val="nil"/>
                    <w:right w:val="nil"/>
                  </w:tcBorders>
                  <w:shd w:val="clear" w:color="auto" w:fill="auto"/>
                  <w:noWrap/>
                  <w:vAlign w:val="bottom"/>
                </w:tcPr>
                <w:p w14:paraId="68F84BE9" w14:textId="661759AC"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7=</w:t>
                  </w:r>
                  <w:r w:rsidRPr="004A7491">
                    <w:rPr>
                      <w:rFonts w:ascii="Gill Sans MT" w:eastAsia="Times New Roman" w:hAnsi="Gill Sans MT" w:cs="Times New Roman"/>
                      <w:lang w:val="en-ZW"/>
                    </w:rPr>
                    <w:t>Shifted to this community recently</w:t>
                  </w:r>
                </w:p>
              </w:tc>
            </w:tr>
            <w:tr w:rsidR="004A7491" w:rsidRPr="004A7491" w14:paraId="642784D4" w14:textId="77777777" w:rsidTr="004A7491">
              <w:trPr>
                <w:trHeight w:val="300"/>
              </w:trPr>
              <w:tc>
                <w:tcPr>
                  <w:tcW w:w="4110" w:type="dxa"/>
                  <w:tcBorders>
                    <w:top w:val="nil"/>
                    <w:left w:val="nil"/>
                    <w:bottom w:val="nil"/>
                    <w:right w:val="nil"/>
                  </w:tcBorders>
                  <w:shd w:val="clear" w:color="auto" w:fill="auto"/>
                  <w:noWrap/>
                  <w:vAlign w:val="bottom"/>
                </w:tcPr>
                <w:p w14:paraId="4710A219" w14:textId="1196CC70"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8=</w:t>
                  </w:r>
                  <w:r w:rsidRPr="004A7491">
                    <w:rPr>
                      <w:rFonts w:ascii="Gill Sans MT" w:eastAsia="Times New Roman" w:hAnsi="Gill Sans MT" w:cs="Times New Roman"/>
                      <w:lang w:val="en-ZW"/>
                    </w:rPr>
                    <w:t>Running away from land disputes</w:t>
                  </w:r>
                </w:p>
              </w:tc>
            </w:tr>
            <w:tr w:rsidR="004A7491" w:rsidRPr="004A7491" w14:paraId="6676E00A" w14:textId="77777777" w:rsidTr="004A7491">
              <w:trPr>
                <w:trHeight w:val="300"/>
              </w:trPr>
              <w:tc>
                <w:tcPr>
                  <w:tcW w:w="4110" w:type="dxa"/>
                  <w:tcBorders>
                    <w:top w:val="nil"/>
                    <w:left w:val="nil"/>
                    <w:bottom w:val="nil"/>
                    <w:right w:val="nil"/>
                  </w:tcBorders>
                  <w:shd w:val="clear" w:color="auto" w:fill="auto"/>
                  <w:noWrap/>
                  <w:vAlign w:val="bottom"/>
                </w:tcPr>
                <w:p w14:paraId="5B1F9A7F" w14:textId="6089628E"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w:t>
                  </w:r>
                  <w:r w:rsidRPr="004A7491">
                    <w:rPr>
                      <w:rFonts w:ascii="Gill Sans MT" w:eastAsia="Times New Roman" w:hAnsi="Gill Sans MT" w:cs="Times New Roman"/>
                      <w:lang w:val="en-ZW"/>
                    </w:rPr>
                    <w:t>I was displaced</w:t>
                  </w:r>
                </w:p>
              </w:tc>
            </w:tr>
            <w:tr w:rsidR="004A7491" w:rsidRPr="004A7491" w14:paraId="676F268F" w14:textId="77777777" w:rsidTr="004A7491">
              <w:trPr>
                <w:trHeight w:val="300"/>
              </w:trPr>
              <w:tc>
                <w:tcPr>
                  <w:tcW w:w="4110" w:type="dxa"/>
                  <w:tcBorders>
                    <w:top w:val="nil"/>
                    <w:left w:val="nil"/>
                    <w:bottom w:val="nil"/>
                    <w:right w:val="nil"/>
                  </w:tcBorders>
                  <w:shd w:val="clear" w:color="auto" w:fill="auto"/>
                  <w:noWrap/>
                  <w:vAlign w:val="bottom"/>
                </w:tcPr>
                <w:p w14:paraId="797DBAAB" w14:textId="0028AA9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97=</w:t>
                  </w:r>
                  <w:r w:rsidRPr="004A7491">
                    <w:rPr>
                      <w:rFonts w:ascii="Gill Sans MT" w:eastAsia="Times New Roman" w:hAnsi="Gill Sans MT" w:cs="Times New Roman"/>
                      <w:lang w:val="en-ZW"/>
                    </w:rPr>
                    <w:t>Others</w:t>
                  </w:r>
                </w:p>
              </w:tc>
            </w:tr>
          </w:tbl>
          <w:p w14:paraId="6C0F1AEB" w14:textId="55A17C26" w:rsidR="004A7491" w:rsidRPr="00BE068B" w:rsidRDefault="004A7491" w:rsidP="004A7491">
            <w:pPr>
              <w:contextualSpacing/>
              <w:rPr>
                <w:rFonts w:ascii="Gill Sans MT" w:hAnsi="Gill Sans MT"/>
                <w:sz w:val="20"/>
                <w:szCs w:val="20"/>
              </w:rPr>
            </w:pPr>
          </w:p>
        </w:tc>
      </w:tr>
      <w:tr w:rsidR="004A7491" w:rsidRPr="00BE068B" w14:paraId="06E1B0F2" w14:textId="77777777" w:rsidTr="004A7491">
        <w:trPr>
          <w:trHeight w:val="20"/>
        </w:trPr>
        <w:tc>
          <w:tcPr>
            <w:tcW w:w="990" w:type="dxa"/>
          </w:tcPr>
          <w:p w14:paraId="06C1AAE2" w14:textId="77777777" w:rsidR="004A7491" w:rsidRPr="00BE068B" w:rsidRDefault="004A7491" w:rsidP="004A7491">
            <w:pPr>
              <w:contextualSpacing/>
              <w:jc w:val="center"/>
              <w:rPr>
                <w:rFonts w:ascii="Gill Sans MT" w:hAnsi="Gill Sans MT"/>
                <w:b/>
              </w:rPr>
            </w:pPr>
          </w:p>
        </w:tc>
        <w:tc>
          <w:tcPr>
            <w:tcW w:w="1025" w:type="dxa"/>
          </w:tcPr>
          <w:p w14:paraId="4EC5451E" w14:textId="77777777" w:rsidR="004A7491" w:rsidRPr="00BE068B" w:rsidRDefault="004A7491" w:rsidP="004A7491">
            <w:pPr>
              <w:contextualSpacing/>
              <w:jc w:val="center"/>
              <w:rPr>
                <w:rFonts w:ascii="Gill Sans MT" w:hAnsi="Gill Sans MT"/>
              </w:rPr>
            </w:pPr>
          </w:p>
        </w:tc>
        <w:tc>
          <w:tcPr>
            <w:tcW w:w="4050" w:type="dxa"/>
          </w:tcPr>
          <w:p w14:paraId="777E9B9A" w14:textId="77777777" w:rsidR="004A7491" w:rsidRPr="00BE068B" w:rsidRDefault="004A7491" w:rsidP="004A7491">
            <w:pPr>
              <w:contextualSpacing/>
              <w:jc w:val="center"/>
              <w:rPr>
                <w:rFonts w:ascii="Gill Sans MT" w:hAnsi="Gill Sans MT"/>
              </w:rPr>
            </w:pPr>
          </w:p>
        </w:tc>
        <w:tc>
          <w:tcPr>
            <w:tcW w:w="3385" w:type="dxa"/>
          </w:tcPr>
          <w:p w14:paraId="3DC6C97A" w14:textId="2DD24A71" w:rsidR="004A7491" w:rsidRPr="00BE068B" w:rsidRDefault="004A7491" w:rsidP="004A7491">
            <w:pPr>
              <w:contextualSpacing/>
              <w:jc w:val="center"/>
              <w:rPr>
                <w:rFonts w:ascii="Gill Sans MT" w:hAnsi="Gill Sans MT"/>
              </w:rPr>
            </w:pPr>
          </w:p>
        </w:tc>
        <w:tc>
          <w:tcPr>
            <w:tcW w:w="4050" w:type="dxa"/>
          </w:tcPr>
          <w:p w14:paraId="02A82009" w14:textId="13D3C204" w:rsidR="004A7491" w:rsidRPr="00BE068B" w:rsidRDefault="004A7491" w:rsidP="004A7491">
            <w:pPr>
              <w:contextualSpacing/>
              <w:jc w:val="center"/>
              <w:rPr>
                <w:rFonts w:ascii="Gill Sans MT" w:hAnsi="Gill Sans MT"/>
              </w:rPr>
            </w:pPr>
          </w:p>
        </w:tc>
      </w:tr>
      <w:tr w:rsidR="004A7491" w:rsidRPr="00BE068B" w14:paraId="64A59D16" w14:textId="77777777" w:rsidTr="004A7491">
        <w:trPr>
          <w:trHeight w:val="20"/>
        </w:trPr>
        <w:tc>
          <w:tcPr>
            <w:tcW w:w="990" w:type="dxa"/>
          </w:tcPr>
          <w:p w14:paraId="1B4DE5D2" w14:textId="77777777" w:rsidR="004A7491" w:rsidRPr="00BE068B" w:rsidRDefault="004A7491" w:rsidP="004A7491">
            <w:pPr>
              <w:contextualSpacing/>
              <w:jc w:val="center"/>
              <w:rPr>
                <w:rFonts w:ascii="Gill Sans MT" w:hAnsi="Gill Sans MT"/>
                <w:b/>
              </w:rPr>
            </w:pPr>
            <w:r w:rsidRPr="00BE068B">
              <w:rPr>
                <w:rFonts w:ascii="Gill Sans MT" w:hAnsi="Gill Sans MT"/>
                <w:b/>
              </w:rPr>
              <w:t>1</w:t>
            </w:r>
          </w:p>
        </w:tc>
        <w:tc>
          <w:tcPr>
            <w:tcW w:w="1025" w:type="dxa"/>
          </w:tcPr>
          <w:p w14:paraId="167672B6" w14:textId="77777777" w:rsidR="004A7491" w:rsidRPr="00BE068B" w:rsidRDefault="004A7491" w:rsidP="004A7491">
            <w:pPr>
              <w:contextualSpacing/>
              <w:jc w:val="center"/>
              <w:rPr>
                <w:rFonts w:ascii="Gill Sans MT" w:hAnsi="Gill Sans MT"/>
              </w:rPr>
            </w:pPr>
          </w:p>
        </w:tc>
        <w:tc>
          <w:tcPr>
            <w:tcW w:w="4050" w:type="dxa"/>
          </w:tcPr>
          <w:p w14:paraId="4072AC58" w14:textId="77777777" w:rsidR="004A7491" w:rsidRPr="00BE068B" w:rsidRDefault="004A7491" w:rsidP="004A7491">
            <w:pPr>
              <w:contextualSpacing/>
              <w:jc w:val="center"/>
              <w:rPr>
                <w:rFonts w:ascii="Gill Sans MT" w:hAnsi="Gill Sans MT"/>
              </w:rPr>
            </w:pPr>
          </w:p>
        </w:tc>
        <w:tc>
          <w:tcPr>
            <w:tcW w:w="3385" w:type="dxa"/>
          </w:tcPr>
          <w:p w14:paraId="4EB08406" w14:textId="4F2458E2" w:rsidR="004A7491" w:rsidRPr="00BE068B" w:rsidRDefault="004A7491" w:rsidP="004A7491">
            <w:pPr>
              <w:contextualSpacing/>
              <w:jc w:val="center"/>
              <w:rPr>
                <w:rFonts w:ascii="Gill Sans MT" w:hAnsi="Gill Sans MT"/>
              </w:rPr>
            </w:pPr>
          </w:p>
        </w:tc>
        <w:tc>
          <w:tcPr>
            <w:tcW w:w="4050" w:type="dxa"/>
          </w:tcPr>
          <w:p w14:paraId="323CE18D" w14:textId="0E2C25BD" w:rsidR="004A7491" w:rsidRPr="00BE068B" w:rsidRDefault="004A7491" w:rsidP="004A7491">
            <w:pPr>
              <w:contextualSpacing/>
              <w:jc w:val="center"/>
              <w:rPr>
                <w:rFonts w:ascii="Gill Sans MT" w:hAnsi="Gill Sans MT"/>
              </w:rPr>
            </w:pPr>
          </w:p>
        </w:tc>
      </w:tr>
      <w:tr w:rsidR="004A7491" w:rsidRPr="00BE068B" w14:paraId="387DDF45" w14:textId="77777777" w:rsidTr="004A7491">
        <w:trPr>
          <w:trHeight w:val="20"/>
        </w:trPr>
        <w:tc>
          <w:tcPr>
            <w:tcW w:w="990" w:type="dxa"/>
          </w:tcPr>
          <w:p w14:paraId="40883E0B" w14:textId="77777777" w:rsidR="004A7491" w:rsidRPr="00BE068B" w:rsidRDefault="004A7491" w:rsidP="004A7491">
            <w:pPr>
              <w:contextualSpacing/>
              <w:jc w:val="center"/>
              <w:rPr>
                <w:rFonts w:ascii="Gill Sans MT" w:hAnsi="Gill Sans MT"/>
                <w:b/>
              </w:rPr>
            </w:pPr>
            <w:r w:rsidRPr="00BE068B">
              <w:rPr>
                <w:rFonts w:ascii="Gill Sans MT" w:hAnsi="Gill Sans MT"/>
                <w:b/>
              </w:rPr>
              <w:t>2</w:t>
            </w:r>
          </w:p>
        </w:tc>
        <w:tc>
          <w:tcPr>
            <w:tcW w:w="1025" w:type="dxa"/>
          </w:tcPr>
          <w:p w14:paraId="45C0F8CC" w14:textId="77777777" w:rsidR="004A7491" w:rsidRPr="00BE068B" w:rsidRDefault="004A7491" w:rsidP="004A7491">
            <w:pPr>
              <w:contextualSpacing/>
              <w:jc w:val="center"/>
              <w:rPr>
                <w:rFonts w:ascii="Gill Sans MT" w:hAnsi="Gill Sans MT"/>
              </w:rPr>
            </w:pPr>
          </w:p>
        </w:tc>
        <w:tc>
          <w:tcPr>
            <w:tcW w:w="4050" w:type="dxa"/>
          </w:tcPr>
          <w:p w14:paraId="6860C358" w14:textId="77777777" w:rsidR="004A7491" w:rsidRPr="00BE068B" w:rsidRDefault="004A7491" w:rsidP="004A7491">
            <w:pPr>
              <w:contextualSpacing/>
              <w:jc w:val="center"/>
              <w:rPr>
                <w:rFonts w:ascii="Gill Sans MT" w:hAnsi="Gill Sans MT"/>
              </w:rPr>
            </w:pPr>
          </w:p>
        </w:tc>
        <w:tc>
          <w:tcPr>
            <w:tcW w:w="3385" w:type="dxa"/>
          </w:tcPr>
          <w:p w14:paraId="0FC3138D" w14:textId="0A4A886F" w:rsidR="004A7491" w:rsidRPr="00BE068B" w:rsidRDefault="004A7491" w:rsidP="004A7491">
            <w:pPr>
              <w:contextualSpacing/>
              <w:jc w:val="center"/>
              <w:rPr>
                <w:rFonts w:ascii="Gill Sans MT" w:hAnsi="Gill Sans MT"/>
              </w:rPr>
            </w:pPr>
          </w:p>
        </w:tc>
        <w:tc>
          <w:tcPr>
            <w:tcW w:w="4050" w:type="dxa"/>
          </w:tcPr>
          <w:p w14:paraId="494A0A67" w14:textId="64C5B524" w:rsidR="004A7491" w:rsidRPr="00BE068B" w:rsidRDefault="004A7491" w:rsidP="004A7491">
            <w:pPr>
              <w:contextualSpacing/>
              <w:jc w:val="center"/>
              <w:rPr>
                <w:rFonts w:ascii="Gill Sans MT" w:hAnsi="Gill Sans MT"/>
              </w:rPr>
            </w:pPr>
          </w:p>
        </w:tc>
      </w:tr>
      <w:tr w:rsidR="004A7491" w:rsidRPr="00BE068B" w14:paraId="1E2A9D10" w14:textId="77777777" w:rsidTr="004A7491">
        <w:trPr>
          <w:trHeight w:val="20"/>
        </w:trPr>
        <w:tc>
          <w:tcPr>
            <w:tcW w:w="990" w:type="dxa"/>
          </w:tcPr>
          <w:p w14:paraId="4FEB2957" w14:textId="77777777" w:rsidR="004A7491" w:rsidRPr="00BE068B" w:rsidRDefault="004A7491" w:rsidP="004A7491">
            <w:pPr>
              <w:contextualSpacing/>
              <w:jc w:val="center"/>
              <w:rPr>
                <w:rFonts w:ascii="Gill Sans MT" w:hAnsi="Gill Sans MT"/>
                <w:b/>
              </w:rPr>
            </w:pPr>
            <w:r w:rsidRPr="00BE068B">
              <w:rPr>
                <w:rFonts w:ascii="Gill Sans MT" w:hAnsi="Gill Sans MT"/>
                <w:b/>
              </w:rPr>
              <w:t>3</w:t>
            </w:r>
          </w:p>
        </w:tc>
        <w:tc>
          <w:tcPr>
            <w:tcW w:w="1025" w:type="dxa"/>
          </w:tcPr>
          <w:p w14:paraId="0B9DCF31" w14:textId="77777777" w:rsidR="004A7491" w:rsidRPr="00BE068B" w:rsidRDefault="004A7491" w:rsidP="004A7491">
            <w:pPr>
              <w:contextualSpacing/>
              <w:jc w:val="center"/>
              <w:rPr>
                <w:rFonts w:ascii="Gill Sans MT" w:hAnsi="Gill Sans MT"/>
              </w:rPr>
            </w:pPr>
          </w:p>
        </w:tc>
        <w:tc>
          <w:tcPr>
            <w:tcW w:w="4050" w:type="dxa"/>
          </w:tcPr>
          <w:p w14:paraId="333787BE" w14:textId="77777777" w:rsidR="004A7491" w:rsidRPr="00BE068B" w:rsidRDefault="004A7491" w:rsidP="004A7491">
            <w:pPr>
              <w:contextualSpacing/>
              <w:jc w:val="center"/>
              <w:rPr>
                <w:rFonts w:ascii="Gill Sans MT" w:hAnsi="Gill Sans MT"/>
              </w:rPr>
            </w:pPr>
          </w:p>
        </w:tc>
        <w:tc>
          <w:tcPr>
            <w:tcW w:w="3385" w:type="dxa"/>
          </w:tcPr>
          <w:p w14:paraId="10455ABE" w14:textId="6332E993" w:rsidR="004A7491" w:rsidRPr="00BE068B" w:rsidRDefault="004A7491" w:rsidP="004A7491">
            <w:pPr>
              <w:contextualSpacing/>
              <w:jc w:val="center"/>
              <w:rPr>
                <w:rFonts w:ascii="Gill Sans MT" w:hAnsi="Gill Sans MT"/>
              </w:rPr>
            </w:pPr>
          </w:p>
        </w:tc>
        <w:tc>
          <w:tcPr>
            <w:tcW w:w="4050" w:type="dxa"/>
          </w:tcPr>
          <w:p w14:paraId="211783DE" w14:textId="49D1CA29" w:rsidR="004A7491" w:rsidRPr="00BE068B" w:rsidRDefault="004A7491" w:rsidP="004A7491">
            <w:pPr>
              <w:contextualSpacing/>
              <w:jc w:val="center"/>
              <w:rPr>
                <w:rFonts w:ascii="Gill Sans MT" w:hAnsi="Gill Sans MT"/>
              </w:rPr>
            </w:pPr>
          </w:p>
        </w:tc>
      </w:tr>
    </w:tbl>
    <w:p w14:paraId="17830D96" w14:textId="77777777" w:rsidR="00474D3E" w:rsidRDefault="00474D3E">
      <w:pPr>
        <w:rPr>
          <w:rFonts w:ascii="Gill Sans MT" w:hAnsi="Gill Sans MT"/>
        </w:rPr>
      </w:pPr>
    </w:p>
    <w:p w14:paraId="26459708" w14:textId="56BFC7AD" w:rsidR="00474D3E" w:rsidRDefault="00474D3E">
      <w:pPr>
        <w:rPr>
          <w:rFonts w:ascii="Gill Sans MT" w:hAnsi="Gill Sans MT"/>
        </w:rPr>
      </w:pPr>
      <w:r>
        <w:rPr>
          <w:rFonts w:ascii="Gill Sans MT" w:hAnsi="Gill Sans MT"/>
        </w:rPr>
        <w:br w:type="page"/>
      </w:r>
    </w:p>
    <w:p w14:paraId="65617BA2"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 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551"/>
        <w:gridCol w:w="5142"/>
        <w:gridCol w:w="3687"/>
        <w:gridCol w:w="734"/>
      </w:tblGrid>
      <w:tr w:rsidR="00474D3E" w:rsidRPr="00F71A9A" w14:paraId="2D8E2888"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7D0E38B"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53B648B3"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elites from Lusaka 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 w</w:t>
            </w:r>
            <w:r>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130FE8E0"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46597C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287D05F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5F5B7A1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5367097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2E2D68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34D9B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1346801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12ACA011" w14:textId="77777777" w:rsidR="00474D3E" w:rsidRPr="00F71A9A" w:rsidRDefault="00474D3E" w:rsidP="00474D3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3855803"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5AAEFAEE"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41B5C126"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74BF9D2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elites from Lusaka 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w:t>
            </w:r>
            <w:r>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75FDC76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3D77E3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1D125FB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64EFF2B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43EFF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CFE04C"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DCAEF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131B82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4B73DD9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708764B"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249AC299"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05DD5495"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17027C9F"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customary forestland used by this village for investment purposes in the next 1-3 years without authorization from the community?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hchiefsell1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5573A4D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087DE7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076D6514"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ACB637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7B2C23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D17B7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27B5D8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51BED15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071C84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81D3C2F"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0A216E74"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0283428"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0165D4C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w:t>
            </w:r>
            <w:proofErr w:type="gramStart"/>
            <w:r w:rsidRPr="00F71A9A">
              <w:rPr>
                <w:rFonts w:ascii="Gill Sans MT" w:hAnsi="Gill Sans MT"/>
                <w:color w:val="000000"/>
                <w:sz w:val="20"/>
                <w:szCs w:val="20"/>
              </w:rPr>
              <w:t>is it that a chief will sell or give away the customary forestland used by this village for investment purposes</w:t>
            </w:r>
            <w:proofErr w:type="gramEnd"/>
            <w:r w:rsidRPr="00F71A9A">
              <w:rPr>
                <w:rFonts w:ascii="Gill Sans MT" w:hAnsi="Gill Sans MT"/>
                <w:color w:val="000000"/>
                <w:sz w:val="20"/>
                <w:szCs w:val="20"/>
              </w:rPr>
              <w:t xml:space="preserve"> more than 3 years into the future without authorization from the community?</w:t>
            </w:r>
            <w:r w:rsidRPr="00F71A9A">
              <w:rPr>
                <w:rFonts w:ascii="Gill Sans MT" w:hAnsi="Gill Sans MT"/>
                <w:sz w:val="20"/>
                <w:szCs w:val="20"/>
              </w:rPr>
              <w:t xml:space="preserve"> </w:t>
            </w:r>
            <w:r w:rsidRPr="00F71A9A">
              <w:rPr>
                <w:rFonts w:ascii="Gill Sans MT" w:hAnsi="Gill Sans MT"/>
                <w:b/>
                <w:sz w:val="20"/>
                <w:szCs w:val="20"/>
              </w:rPr>
              <w:t>(</w:t>
            </w:r>
            <w:proofErr w:type="gramStart"/>
            <w:r w:rsidRPr="00F71A9A">
              <w:rPr>
                <w:rFonts w:ascii="Gill Sans MT" w:hAnsi="Gill Sans MT"/>
                <w:b/>
                <w:color w:val="000000"/>
                <w:sz w:val="20"/>
                <w:szCs w:val="20"/>
              </w:rPr>
              <w:t>hchiefsell3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3AA170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E536ED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1CF4F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9175FC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20C199B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E333EE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F00DE9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F6802F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0445F1A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56C1E"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25C0ACBD"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D65953F"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6D1B92B0"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5D74D11"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3FB46B01" w14:textId="77777777" w:rsidR="00474D3E" w:rsidRPr="00BE068B" w:rsidRDefault="00474D3E" w:rsidP="00474D3E">
            <w:pPr>
              <w:spacing w:after="0"/>
              <w:rPr>
                <w:rFonts w:ascii="Gill Sans MT" w:hAnsi="Gill Sans MT"/>
              </w:rPr>
            </w:pPr>
            <w:r w:rsidRPr="00BE068B">
              <w:rPr>
                <w:rFonts w:ascii="Gill Sans MT" w:hAnsi="Gill Sans MT"/>
              </w:rPr>
              <w:t>0=No</w:t>
            </w:r>
          </w:p>
          <w:p w14:paraId="0779D970"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68974985"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0EEC5720"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1BD71801"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0726E5B3"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6BAFA859"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4CDA486E"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6D198597"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14D7863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7A46B09B"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04F22D70"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9C5D05E"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3D4DCEAA"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2B4473D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C1D2871"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05A56460" w14:textId="77777777" w:rsidR="00474D3E" w:rsidRPr="00BE068B" w:rsidRDefault="00474D3E" w:rsidP="00474D3E">
            <w:pPr>
              <w:spacing w:after="0"/>
              <w:rPr>
                <w:rFonts w:ascii="Gill Sans MT" w:hAnsi="Gill Sans MT"/>
              </w:rPr>
            </w:pPr>
          </w:p>
          <w:p w14:paraId="35086AF3"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1EFBCF5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5C136A" w14:textId="77777777" w:rsidR="00474D3E" w:rsidRDefault="00474D3E">
      <w:pPr>
        <w:rPr>
          <w:rFonts w:ascii="Gill Sans MT" w:hAnsi="Gill Sans MT"/>
        </w:rPr>
      </w:pPr>
    </w:p>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6E1DF5F0"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4F09CC2B"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45EA7FF6"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03BE140"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243D28C5" w14:textId="77777777" w:rsidR="00474D3E" w:rsidRPr="00BE068B" w:rsidRDefault="00474D3E" w:rsidP="00474D3E">
            <w:pPr>
              <w:spacing w:after="0"/>
              <w:rPr>
                <w:rFonts w:ascii="Gill Sans MT" w:hAnsi="Gill Sans MT"/>
              </w:rPr>
            </w:pPr>
            <w:r w:rsidRPr="00BE068B">
              <w:rPr>
                <w:rFonts w:ascii="Gill Sans MT" w:hAnsi="Gill Sans MT"/>
              </w:rPr>
              <w:t>0=No</w:t>
            </w:r>
          </w:p>
          <w:p w14:paraId="5951E335"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358659B2"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7E2BDBA6"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7396754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5E35823E"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0E70ED9A"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1D57F8B3"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2ECB701"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5E1EE4D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45D27F68"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376E8E6D"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275AB6AD"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58CCB186"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23DC55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6C8DED7"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1319D372" w14:textId="77777777" w:rsidR="00474D3E" w:rsidRPr="00BE068B" w:rsidRDefault="00474D3E" w:rsidP="00474D3E">
            <w:pPr>
              <w:spacing w:after="0"/>
              <w:rPr>
                <w:rFonts w:ascii="Gill Sans MT" w:hAnsi="Gill Sans MT"/>
              </w:rPr>
            </w:pPr>
          </w:p>
          <w:p w14:paraId="60D18146"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6059317F"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9ACE1F4" w14:textId="77777777" w:rsidR="00474D3E" w:rsidRDefault="00474D3E">
      <w:pPr>
        <w:rPr>
          <w:rFonts w:ascii="Gill Sans MT" w:hAnsi="Gill Sans MT"/>
        </w:rPr>
      </w:pPr>
    </w:p>
    <w:p w14:paraId="4A7B5F07" w14:textId="77777777" w:rsidR="00474D3E" w:rsidRDefault="00474D3E">
      <w:pPr>
        <w:rPr>
          <w:rFonts w:ascii="Gill Sans MT" w:hAnsi="Gill Sans MT"/>
        </w:rPr>
      </w:pPr>
    </w:p>
    <w:p w14:paraId="79F9627C" w14:textId="77777777" w:rsidR="00474D3E" w:rsidRDefault="00474D3E">
      <w:pPr>
        <w:rPr>
          <w:rFonts w:ascii="Gill Sans MT" w:hAnsi="Gill Sans MT"/>
        </w:rPr>
      </w:pPr>
    </w:p>
    <w:p w14:paraId="6F44322B" w14:textId="77777777" w:rsidR="00474D3E" w:rsidRDefault="00474D3E">
      <w:pPr>
        <w:rPr>
          <w:rFonts w:ascii="Gill Sans MT" w:hAnsi="Gill Sans MT"/>
        </w:rPr>
      </w:pPr>
    </w:p>
    <w:p w14:paraId="1864FDEF" w14:textId="77777777" w:rsidR="00474D3E" w:rsidRDefault="00474D3E">
      <w:pPr>
        <w:rPr>
          <w:rFonts w:ascii="Gill Sans MT" w:hAnsi="Gill Sans MT"/>
        </w:rPr>
      </w:pPr>
    </w:p>
    <w:p w14:paraId="3882DEDD" w14:textId="0FAC863A" w:rsidR="004A7491" w:rsidRDefault="004A7491">
      <w:pPr>
        <w:rPr>
          <w:rFonts w:ascii="Gill Sans MT" w:hAnsi="Gill Sans MT"/>
        </w:rPr>
      </w:pPr>
      <w:r>
        <w:rPr>
          <w:rFonts w:ascii="Gill Sans MT" w:hAnsi="Gill Sans MT"/>
        </w:rPr>
        <w:br w:type="page"/>
      </w:r>
    </w:p>
    <w:p w14:paraId="00AA120C" w14:textId="77777777" w:rsidR="00474D3E" w:rsidRDefault="00474D3E">
      <w:pPr>
        <w:rPr>
          <w:rFonts w:ascii="Gill Sans MT" w:hAnsi="Gill Sans MT"/>
        </w:rPr>
      </w:pPr>
    </w:p>
    <w:p w14:paraId="582E4D4A" w14:textId="4DF67546" w:rsidR="00CE542E" w:rsidRPr="00BE068B" w:rsidRDefault="006E721F" w:rsidP="001512DD">
      <w:pPr>
        <w:spacing w:after="0" w:line="240" w:lineRule="auto"/>
        <w:contextualSpacing/>
        <w:rPr>
          <w:rFonts w:ascii="Gill Sans MT" w:eastAsia="Calibri" w:hAnsi="Gill Sans MT" w:cs="TimesNewRomanPSMT"/>
        </w:rPr>
      </w:pPr>
      <w:r>
        <w:rPr>
          <w:rFonts w:ascii="Gill Sans MT" w:hAnsi="Gill Sans MT"/>
          <w:b/>
        </w:rPr>
        <w:t xml:space="preserve">FOREST PRODUCTS </w:t>
      </w:r>
    </w:p>
    <w:p w14:paraId="44A2C990" w14:textId="609AD283" w:rsidR="00020B58" w:rsidRPr="00BE068B" w:rsidRDefault="00020B58" w:rsidP="001512DD">
      <w:pPr>
        <w:spacing w:after="0" w:line="240" w:lineRule="auto"/>
        <w:contextualSpacing/>
        <w:rPr>
          <w:rFonts w:ascii="Gill Sans MT" w:eastAsia="Calibri" w:hAnsi="Gill Sans MT" w:cs="TimesNewRomanPSMT"/>
        </w:rPr>
      </w:pPr>
      <w:r w:rsidRPr="00BE068B">
        <w:rPr>
          <w:rFonts w:ascii="Gill Sans MT" w:eastAsia="Calibri" w:hAnsi="Gill Sans MT" w:cs="TimesNewRomanPSMT"/>
        </w:rPr>
        <w:t xml:space="preserve">We would like to ask you about wild products that members of your household </w:t>
      </w:r>
      <w:r w:rsidR="006E721F">
        <w:rPr>
          <w:rFonts w:ascii="Gill Sans MT" w:eastAsia="Calibri" w:hAnsi="Gill Sans MT" w:cs="TimesNewRomanPSMT"/>
        </w:rPr>
        <w:t xml:space="preserve">collect from the forests. </w:t>
      </w:r>
      <w:r w:rsidR="00FA5477" w:rsidRPr="00BE068B">
        <w:rPr>
          <w:rFonts w:ascii="Gill Sans MT" w:eastAsia="Calibri" w:hAnsi="Gill Sans MT" w:cs="TimesNewRomanPSMT"/>
        </w:rPr>
        <w:t xml:space="preserve"> </w:t>
      </w:r>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65"/>
        <w:gridCol w:w="2180"/>
        <w:gridCol w:w="2160"/>
        <w:gridCol w:w="1027"/>
        <w:gridCol w:w="760"/>
        <w:gridCol w:w="1415"/>
        <w:gridCol w:w="1096"/>
        <w:gridCol w:w="780"/>
        <w:gridCol w:w="1162"/>
        <w:gridCol w:w="1573"/>
      </w:tblGrid>
      <w:tr w:rsidR="001D470B" w:rsidRPr="00BE068B" w14:paraId="5D15891C" w14:textId="77777777" w:rsidTr="001D470B">
        <w:tc>
          <w:tcPr>
            <w:tcW w:w="468" w:type="dxa"/>
          </w:tcPr>
          <w:p w14:paraId="5F9E4EEC" w14:textId="77777777" w:rsidR="001D470B" w:rsidRPr="00BE068B" w:rsidRDefault="001D470B" w:rsidP="001D470B">
            <w:pPr>
              <w:rPr>
                <w:rFonts w:ascii="Gill Sans MT" w:hAnsi="Gill Sans MT"/>
                <w:b/>
                <w:sz w:val="20"/>
                <w:szCs w:val="20"/>
              </w:rPr>
            </w:pPr>
          </w:p>
        </w:tc>
        <w:tc>
          <w:tcPr>
            <w:tcW w:w="2204" w:type="dxa"/>
          </w:tcPr>
          <w:p w14:paraId="5746A579" w14:textId="77777777" w:rsidR="001D470B" w:rsidRPr="00BE068B" w:rsidRDefault="001D470B" w:rsidP="001D470B">
            <w:pPr>
              <w:rPr>
                <w:rFonts w:ascii="Gill Sans MT" w:hAnsi="Gill Sans MT"/>
                <w:b/>
                <w:sz w:val="20"/>
                <w:szCs w:val="20"/>
              </w:rPr>
            </w:pPr>
          </w:p>
        </w:tc>
        <w:tc>
          <w:tcPr>
            <w:tcW w:w="2192" w:type="dxa"/>
          </w:tcPr>
          <w:p w14:paraId="4C4708D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K.3 </w:t>
            </w:r>
          </w:p>
        </w:tc>
        <w:tc>
          <w:tcPr>
            <w:tcW w:w="974" w:type="dxa"/>
          </w:tcPr>
          <w:p w14:paraId="5C2A2F6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w:t>
            </w:r>
          </w:p>
        </w:tc>
        <w:tc>
          <w:tcPr>
            <w:tcW w:w="766" w:type="dxa"/>
          </w:tcPr>
          <w:p w14:paraId="5969C827"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K.4b</w:t>
            </w:r>
          </w:p>
        </w:tc>
        <w:tc>
          <w:tcPr>
            <w:tcW w:w="1433" w:type="dxa"/>
          </w:tcPr>
          <w:p w14:paraId="4A30676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K.5</w:t>
            </w:r>
          </w:p>
        </w:tc>
        <w:tc>
          <w:tcPr>
            <w:tcW w:w="1058" w:type="dxa"/>
          </w:tcPr>
          <w:p w14:paraId="3DFC594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K.6</w:t>
            </w:r>
          </w:p>
        </w:tc>
        <w:tc>
          <w:tcPr>
            <w:tcW w:w="783" w:type="dxa"/>
          </w:tcPr>
          <w:p w14:paraId="14F8BCE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K.7</w:t>
            </w:r>
          </w:p>
        </w:tc>
        <w:tc>
          <w:tcPr>
            <w:tcW w:w="1150" w:type="dxa"/>
          </w:tcPr>
          <w:p w14:paraId="2572A1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K.8</w:t>
            </w:r>
          </w:p>
        </w:tc>
        <w:tc>
          <w:tcPr>
            <w:tcW w:w="1590" w:type="dxa"/>
          </w:tcPr>
          <w:p w14:paraId="39BB2F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K.9</w:t>
            </w:r>
          </w:p>
        </w:tc>
      </w:tr>
      <w:tr w:rsidR="001D470B" w:rsidRPr="00BE068B" w14:paraId="3141A48B" w14:textId="77777777" w:rsidTr="001D470B">
        <w:tc>
          <w:tcPr>
            <w:tcW w:w="468" w:type="dxa"/>
          </w:tcPr>
          <w:p w14:paraId="1E39CE17" w14:textId="77777777" w:rsidR="001D470B" w:rsidRPr="00BE068B" w:rsidRDefault="001D470B" w:rsidP="001D470B">
            <w:pPr>
              <w:rPr>
                <w:rFonts w:ascii="Gill Sans MT" w:hAnsi="Gill Sans MT"/>
                <w:b/>
                <w:sz w:val="20"/>
                <w:szCs w:val="20"/>
              </w:rPr>
            </w:pPr>
          </w:p>
        </w:tc>
        <w:tc>
          <w:tcPr>
            <w:tcW w:w="2204" w:type="dxa"/>
          </w:tcPr>
          <w:p w14:paraId="2AA416C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2192" w:type="dxa"/>
          </w:tcPr>
          <w:p w14:paraId="740BBD7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In the last 12 months, has &lt;product&gt; contributed to your household income?</w:t>
            </w:r>
          </w:p>
          <w:p w14:paraId="017170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7FF57D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1=Yes</w:t>
            </w:r>
          </w:p>
          <w:p w14:paraId="19D9574E"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activity</w:t>
            </w:r>
          </w:p>
        </w:tc>
        <w:tc>
          <w:tcPr>
            <w:tcW w:w="974" w:type="dxa"/>
          </w:tcPr>
          <w:p w14:paraId="41F710F2" w14:textId="77777777" w:rsidR="001D470B" w:rsidRPr="00BE068B" w:rsidRDefault="001D470B" w:rsidP="001D470B">
            <w:pPr>
              <w:rPr>
                <w:rFonts w:ascii="Gill Sans MT" w:hAnsi="Gill Sans MT"/>
                <w:sz w:val="20"/>
                <w:szCs w:val="20"/>
              </w:rPr>
            </w:pPr>
            <w:r>
              <w:rPr>
                <w:rFonts w:ascii="Gill Sans MT" w:hAnsi="Gill Sans MT"/>
                <w:sz w:val="20"/>
                <w:szCs w:val="20"/>
              </w:rPr>
              <w:t>On average, w</w:t>
            </w:r>
            <w:r w:rsidRPr="00BE068B">
              <w:rPr>
                <w:rFonts w:ascii="Gill Sans MT" w:hAnsi="Gill Sans MT"/>
                <w:sz w:val="20"/>
                <w:szCs w:val="20"/>
              </w:rPr>
              <w:t>hat quantity do you collect</w:t>
            </w:r>
            <w:r>
              <w:rPr>
                <w:rFonts w:ascii="Gill Sans MT" w:hAnsi="Gill Sans MT"/>
                <w:sz w:val="20"/>
                <w:szCs w:val="20"/>
              </w:rPr>
              <w:t xml:space="preserve"> in a MONTH</w:t>
            </w:r>
            <w:r w:rsidRPr="00BE068B">
              <w:rPr>
                <w:rFonts w:ascii="Gill Sans MT" w:hAnsi="Gill Sans MT"/>
                <w:sz w:val="20"/>
                <w:szCs w:val="20"/>
              </w:rPr>
              <w:t xml:space="preserve">? </w:t>
            </w:r>
          </w:p>
        </w:tc>
        <w:tc>
          <w:tcPr>
            <w:tcW w:w="766" w:type="dxa"/>
          </w:tcPr>
          <w:p w14:paraId="3E51E3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1433" w:type="dxa"/>
          </w:tcPr>
          <w:p w14:paraId="66A247BA" w14:textId="77777777" w:rsidR="001D470B" w:rsidRPr="00BE068B" w:rsidRDefault="001D470B" w:rsidP="001D470B">
            <w:pPr>
              <w:rPr>
                <w:rFonts w:ascii="Gill Sans MT" w:hAnsi="Gill Sans MT"/>
                <w:sz w:val="20"/>
                <w:szCs w:val="20"/>
              </w:rPr>
            </w:pPr>
            <w:r>
              <w:rPr>
                <w:rFonts w:ascii="Gill Sans MT" w:hAnsi="Gill Sans MT"/>
                <w:sz w:val="20"/>
                <w:szCs w:val="20"/>
              </w:rPr>
              <w:t>Is this product</w:t>
            </w:r>
            <w:r w:rsidRPr="00BE068B">
              <w:rPr>
                <w:rFonts w:ascii="Gill Sans MT" w:hAnsi="Gill Sans MT"/>
                <w:sz w:val="20"/>
                <w:szCs w:val="20"/>
              </w:rPr>
              <w:t xml:space="preserve"> sold?</w:t>
            </w:r>
          </w:p>
          <w:p w14:paraId="7AA686B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618B9D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1=Yes</w:t>
            </w:r>
          </w:p>
          <w:p w14:paraId="4431DB00"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1058" w:type="dxa"/>
          </w:tcPr>
          <w:p w14:paraId="47AB6FCF"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Where is &lt;product&gt; sold?</w:t>
            </w:r>
          </w:p>
        </w:tc>
        <w:tc>
          <w:tcPr>
            <w:tcW w:w="783" w:type="dxa"/>
          </w:tcPr>
          <w:p w14:paraId="16ED25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is the price per unit sold? </w:t>
            </w:r>
          </w:p>
        </w:tc>
        <w:tc>
          <w:tcPr>
            <w:tcW w:w="1150" w:type="dxa"/>
          </w:tcPr>
          <w:p w14:paraId="22CE108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is your total income from selling  &lt;product&gt;?</w:t>
            </w:r>
          </w:p>
        </w:tc>
        <w:tc>
          <w:tcPr>
            <w:tcW w:w="1590" w:type="dxa"/>
          </w:tcPr>
          <w:p w14:paraId="565C62A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Which household member </w:t>
            </w:r>
            <w:r>
              <w:rPr>
                <w:rFonts w:ascii="Gill Sans MT" w:hAnsi="Gill Sans MT"/>
                <w:sz w:val="20"/>
                <w:szCs w:val="20"/>
              </w:rPr>
              <w:t>collects the product?</w:t>
            </w:r>
          </w:p>
        </w:tc>
      </w:tr>
      <w:tr w:rsidR="001D470B" w:rsidRPr="00BE068B" w14:paraId="3001056C" w14:textId="77777777" w:rsidTr="001D470B">
        <w:tc>
          <w:tcPr>
            <w:tcW w:w="468" w:type="dxa"/>
          </w:tcPr>
          <w:p w14:paraId="3E523659"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204" w:type="dxa"/>
          </w:tcPr>
          <w:p w14:paraId="72FBC39A" w14:textId="77777777" w:rsidR="001D470B" w:rsidRPr="00BE068B" w:rsidRDefault="001D470B" w:rsidP="001D470B">
            <w:pPr>
              <w:rPr>
                <w:rFonts w:ascii="Gill Sans MT" w:hAnsi="Gill Sans MT"/>
              </w:rPr>
            </w:pPr>
            <w:r>
              <w:rPr>
                <w:rFonts w:ascii="Gill Sans MT" w:hAnsi="Gill Sans MT"/>
              </w:rPr>
              <w:t>Timber</w:t>
            </w:r>
          </w:p>
        </w:tc>
        <w:tc>
          <w:tcPr>
            <w:tcW w:w="2192" w:type="dxa"/>
          </w:tcPr>
          <w:p w14:paraId="3F8BF1E4" w14:textId="77777777" w:rsidR="001D470B" w:rsidRPr="00BE068B" w:rsidRDefault="001D470B" w:rsidP="001D470B">
            <w:pPr>
              <w:rPr>
                <w:rFonts w:ascii="Gill Sans MT" w:hAnsi="Gill Sans MT"/>
              </w:rPr>
            </w:pPr>
          </w:p>
        </w:tc>
        <w:tc>
          <w:tcPr>
            <w:tcW w:w="974" w:type="dxa"/>
          </w:tcPr>
          <w:p w14:paraId="76CB96E9" w14:textId="77777777" w:rsidR="001D470B" w:rsidRPr="00BE068B" w:rsidRDefault="001D470B" w:rsidP="001D470B">
            <w:pPr>
              <w:rPr>
                <w:rFonts w:ascii="Gill Sans MT" w:hAnsi="Gill Sans MT"/>
              </w:rPr>
            </w:pPr>
          </w:p>
        </w:tc>
        <w:tc>
          <w:tcPr>
            <w:tcW w:w="766" w:type="dxa"/>
          </w:tcPr>
          <w:p w14:paraId="7B6955BD" w14:textId="77777777" w:rsidR="001D470B" w:rsidRPr="00BE068B" w:rsidRDefault="001D470B" w:rsidP="001D470B">
            <w:pPr>
              <w:rPr>
                <w:rFonts w:ascii="Gill Sans MT" w:hAnsi="Gill Sans MT"/>
              </w:rPr>
            </w:pPr>
          </w:p>
        </w:tc>
        <w:tc>
          <w:tcPr>
            <w:tcW w:w="1433" w:type="dxa"/>
          </w:tcPr>
          <w:p w14:paraId="130B1F7C" w14:textId="77777777" w:rsidR="001D470B" w:rsidRPr="00BE068B" w:rsidRDefault="001D470B" w:rsidP="001D470B">
            <w:pPr>
              <w:rPr>
                <w:rFonts w:ascii="Gill Sans MT" w:hAnsi="Gill Sans MT"/>
              </w:rPr>
            </w:pPr>
          </w:p>
        </w:tc>
        <w:tc>
          <w:tcPr>
            <w:tcW w:w="1058" w:type="dxa"/>
          </w:tcPr>
          <w:p w14:paraId="2CC39A36" w14:textId="77777777" w:rsidR="001D470B" w:rsidRPr="00BE068B" w:rsidRDefault="001D470B" w:rsidP="001D470B">
            <w:pPr>
              <w:rPr>
                <w:rFonts w:ascii="Gill Sans MT" w:hAnsi="Gill Sans MT"/>
              </w:rPr>
            </w:pPr>
          </w:p>
        </w:tc>
        <w:tc>
          <w:tcPr>
            <w:tcW w:w="783" w:type="dxa"/>
          </w:tcPr>
          <w:p w14:paraId="66FFCC00" w14:textId="77777777" w:rsidR="001D470B" w:rsidRPr="00BE068B" w:rsidRDefault="001D470B" w:rsidP="001D470B">
            <w:pPr>
              <w:rPr>
                <w:rFonts w:ascii="Gill Sans MT" w:hAnsi="Gill Sans MT"/>
              </w:rPr>
            </w:pPr>
          </w:p>
        </w:tc>
        <w:tc>
          <w:tcPr>
            <w:tcW w:w="1150" w:type="dxa"/>
          </w:tcPr>
          <w:p w14:paraId="7E4219A7" w14:textId="77777777" w:rsidR="001D470B" w:rsidRPr="00BE068B" w:rsidRDefault="001D470B" w:rsidP="001D470B">
            <w:pPr>
              <w:rPr>
                <w:rFonts w:ascii="Gill Sans MT" w:hAnsi="Gill Sans MT"/>
              </w:rPr>
            </w:pPr>
          </w:p>
        </w:tc>
        <w:tc>
          <w:tcPr>
            <w:tcW w:w="1590" w:type="dxa"/>
          </w:tcPr>
          <w:p w14:paraId="48DF0CF6" w14:textId="77777777" w:rsidR="001D470B" w:rsidRPr="00BE068B" w:rsidRDefault="001D470B" w:rsidP="001D470B">
            <w:pPr>
              <w:rPr>
                <w:rFonts w:ascii="Gill Sans MT" w:hAnsi="Gill Sans MT"/>
              </w:rPr>
            </w:pPr>
          </w:p>
        </w:tc>
      </w:tr>
      <w:tr w:rsidR="001D470B" w:rsidRPr="00BE068B" w14:paraId="43E0AC98" w14:textId="77777777" w:rsidTr="001D470B">
        <w:tc>
          <w:tcPr>
            <w:tcW w:w="468" w:type="dxa"/>
          </w:tcPr>
          <w:p w14:paraId="3239C1B9"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204" w:type="dxa"/>
          </w:tcPr>
          <w:p w14:paraId="6CC9A69A" w14:textId="77777777" w:rsidR="001D470B" w:rsidRPr="00BE068B" w:rsidRDefault="001D470B" w:rsidP="001D470B">
            <w:pPr>
              <w:rPr>
                <w:rFonts w:ascii="Gill Sans MT" w:hAnsi="Gill Sans MT"/>
              </w:rPr>
            </w:pPr>
            <w:r w:rsidRPr="00BE068B">
              <w:rPr>
                <w:rFonts w:ascii="Gill Sans MT" w:hAnsi="Gill Sans MT"/>
              </w:rPr>
              <w:t>Fuel wood</w:t>
            </w:r>
          </w:p>
        </w:tc>
        <w:tc>
          <w:tcPr>
            <w:tcW w:w="2192" w:type="dxa"/>
          </w:tcPr>
          <w:p w14:paraId="0F095E54" w14:textId="77777777" w:rsidR="001D470B" w:rsidRPr="00BE068B" w:rsidRDefault="001D470B" w:rsidP="001D470B">
            <w:pPr>
              <w:rPr>
                <w:rFonts w:ascii="Gill Sans MT" w:hAnsi="Gill Sans MT"/>
              </w:rPr>
            </w:pPr>
          </w:p>
        </w:tc>
        <w:tc>
          <w:tcPr>
            <w:tcW w:w="974" w:type="dxa"/>
          </w:tcPr>
          <w:p w14:paraId="75748412" w14:textId="77777777" w:rsidR="001D470B" w:rsidRPr="00BE068B" w:rsidRDefault="001D470B" w:rsidP="001D470B">
            <w:pPr>
              <w:rPr>
                <w:rFonts w:ascii="Gill Sans MT" w:hAnsi="Gill Sans MT"/>
              </w:rPr>
            </w:pPr>
          </w:p>
        </w:tc>
        <w:tc>
          <w:tcPr>
            <w:tcW w:w="766" w:type="dxa"/>
          </w:tcPr>
          <w:p w14:paraId="11FB924A" w14:textId="77777777" w:rsidR="001D470B" w:rsidRPr="00BE068B" w:rsidRDefault="001D470B" w:rsidP="001D470B">
            <w:pPr>
              <w:rPr>
                <w:rFonts w:ascii="Gill Sans MT" w:hAnsi="Gill Sans MT"/>
              </w:rPr>
            </w:pPr>
          </w:p>
        </w:tc>
        <w:tc>
          <w:tcPr>
            <w:tcW w:w="1433" w:type="dxa"/>
          </w:tcPr>
          <w:p w14:paraId="7B27DC26" w14:textId="77777777" w:rsidR="001D470B" w:rsidRPr="00BE068B" w:rsidRDefault="001D470B" w:rsidP="001D470B">
            <w:pPr>
              <w:rPr>
                <w:rFonts w:ascii="Gill Sans MT" w:hAnsi="Gill Sans MT"/>
              </w:rPr>
            </w:pPr>
          </w:p>
        </w:tc>
        <w:tc>
          <w:tcPr>
            <w:tcW w:w="1058" w:type="dxa"/>
          </w:tcPr>
          <w:p w14:paraId="433591A5" w14:textId="77777777" w:rsidR="001D470B" w:rsidRPr="00BE068B" w:rsidRDefault="001D470B" w:rsidP="001D470B">
            <w:pPr>
              <w:rPr>
                <w:rFonts w:ascii="Gill Sans MT" w:hAnsi="Gill Sans MT"/>
              </w:rPr>
            </w:pPr>
          </w:p>
        </w:tc>
        <w:tc>
          <w:tcPr>
            <w:tcW w:w="783" w:type="dxa"/>
          </w:tcPr>
          <w:p w14:paraId="792139E2" w14:textId="77777777" w:rsidR="001D470B" w:rsidRPr="00BE068B" w:rsidRDefault="001D470B" w:rsidP="001D470B">
            <w:pPr>
              <w:rPr>
                <w:rFonts w:ascii="Gill Sans MT" w:hAnsi="Gill Sans MT"/>
              </w:rPr>
            </w:pPr>
          </w:p>
        </w:tc>
        <w:tc>
          <w:tcPr>
            <w:tcW w:w="1150" w:type="dxa"/>
          </w:tcPr>
          <w:p w14:paraId="0AB6963B" w14:textId="77777777" w:rsidR="001D470B" w:rsidRPr="00BE068B" w:rsidRDefault="001D470B" w:rsidP="001D470B">
            <w:pPr>
              <w:rPr>
                <w:rFonts w:ascii="Gill Sans MT" w:hAnsi="Gill Sans MT"/>
              </w:rPr>
            </w:pPr>
          </w:p>
        </w:tc>
        <w:tc>
          <w:tcPr>
            <w:tcW w:w="1590" w:type="dxa"/>
          </w:tcPr>
          <w:p w14:paraId="19AE041E" w14:textId="77777777" w:rsidR="001D470B" w:rsidRPr="00BE068B" w:rsidRDefault="001D470B" w:rsidP="001D470B">
            <w:pPr>
              <w:rPr>
                <w:rFonts w:ascii="Gill Sans MT" w:hAnsi="Gill Sans MT"/>
              </w:rPr>
            </w:pPr>
          </w:p>
        </w:tc>
      </w:tr>
      <w:tr w:rsidR="001D470B" w:rsidRPr="00BE068B" w14:paraId="7B7C1C8E" w14:textId="77777777" w:rsidTr="001D470B">
        <w:tc>
          <w:tcPr>
            <w:tcW w:w="468" w:type="dxa"/>
          </w:tcPr>
          <w:p w14:paraId="1D4A17D1"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204" w:type="dxa"/>
          </w:tcPr>
          <w:p w14:paraId="3E80632D" w14:textId="77777777" w:rsidR="001D470B" w:rsidRPr="00BE068B" w:rsidRDefault="001D470B" w:rsidP="001D470B">
            <w:pPr>
              <w:rPr>
                <w:rFonts w:ascii="Gill Sans MT" w:hAnsi="Gill Sans MT"/>
              </w:rPr>
            </w:pPr>
            <w:r w:rsidRPr="00BE068B">
              <w:rPr>
                <w:rFonts w:ascii="Gill Sans MT" w:hAnsi="Gill Sans MT"/>
              </w:rPr>
              <w:t>Charcoal</w:t>
            </w:r>
          </w:p>
        </w:tc>
        <w:tc>
          <w:tcPr>
            <w:tcW w:w="2192" w:type="dxa"/>
          </w:tcPr>
          <w:p w14:paraId="5E697C4E" w14:textId="77777777" w:rsidR="001D470B" w:rsidRPr="00BE068B" w:rsidRDefault="001D470B" w:rsidP="001D470B">
            <w:pPr>
              <w:rPr>
                <w:rFonts w:ascii="Gill Sans MT" w:hAnsi="Gill Sans MT"/>
              </w:rPr>
            </w:pPr>
          </w:p>
        </w:tc>
        <w:tc>
          <w:tcPr>
            <w:tcW w:w="974" w:type="dxa"/>
          </w:tcPr>
          <w:p w14:paraId="0FD296B4" w14:textId="77777777" w:rsidR="001D470B" w:rsidRPr="00BE068B" w:rsidRDefault="001D470B" w:rsidP="001D470B">
            <w:pPr>
              <w:rPr>
                <w:rFonts w:ascii="Gill Sans MT" w:hAnsi="Gill Sans MT"/>
              </w:rPr>
            </w:pPr>
          </w:p>
        </w:tc>
        <w:tc>
          <w:tcPr>
            <w:tcW w:w="766" w:type="dxa"/>
          </w:tcPr>
          <w:p w14:paraId="1CEC2D1E" w14:textId="77777777" w:rsidR="001D470B" w:rsidRPr="00BE068B" w:rsidRDefault="001D470B" w:rsidP="001D470B">
            <w:pPr>
              <w:rPr>
                <w:rFonts w:ascii="Gill Sans MT" w:hAnsi="Gill Sans MT"/>
              </w:rPr>
            </w:pPr>
          </w:p>
        </w:tc>
        <w:tc>
          <w:tcPr>
            <w:tcW w:w="1433" w:type="dxa"/>
          </w:tcPr>
          <w:p w14:paraId="2B8B9471" w14:textId="77777777" w:rsidR="001D470B" w:rsidRPr="00BE068B" w:rsidRDefault="001D470B" w:rsidP="001D470B">
            <w:pPr>
              <w:rPr>
                <w:rFonts w:ascii="Gill Sans MT" w:hAnsi="Gill Sans MT"/>
              </w:rPr>
            </w:pPr>
          </w:p>
        </w:tc>
        <w:tc>
          <w:tcPr>
            <w:tcW w:w="1058" w:type="dxa"/>
          </w:tcPr>
          <w:p w14:paraId="24CA83E7" w14:textId="77777777" w:rsidR="001D470B" w:rsidRPr="00BE068B" w:rsidRDefault="001D470B" w:rsidP="001D470B">
            <w:pPr>
              <w:rPr>
                <w:rFonts w:ascii="Gill Sans MT" w:hAnsi="Gill Sans MT"/>
              </w:rPr>
            </w:pPr>
          </w:p>
        </w:tc>
        <w:tc>
          <w:tcPr>
            <w:tcW w:w="783" w:type="dxa"/>
          </w:tcPr>
          <w:p w14:paraId="0832E806" w14:textId="77777777" w:rsidR="001D470B" w:rsidRPr="00BE068B" w:rsidRDefault="001D470B" w:rsidP="001D470B">
            <w:pPr>
              <w:rPr>
                <w:rFonts w:ascii="Gill Sans MT" w:hAnsi="Gill Sans MT"/>
              </w:rPr>
            </w:pPr>
          </w:p>
        </w:tc>
        <w:tc>
          <w:tcPr>
            <w:tcW w:w="1150" w:type="dxa"/>
          </w:tcPr>
          <w:p w14:paraId="23FBDD03" w14:textId="77777777" w:rsidR="001D470B" w:rsidRPr="00BE068B" w:rsidRDefault="001D470B" w:rsidP="001D470B">
            <w:pPr>
              <w:rPr>
                <w:rFonts w:ascii="Gill Sans MT" w:hAnsi="Gill Sans MT"/>
              </w:rPr>
            </w:pPr>
          </w:p>
        </w:tc>
        <w:tc>
          <w:tcPr>
            <w:tcW w:w="1590" w:type="dxa"/>
          </w:tcPr>
          <w:p w14:paraId="105A83B9" w14:textId="77777777" w:rsidR="001D470B" w:rsidRPr="00BE068B" w:rsidRDefault="001D470B" w:rsidP="001D470B">
            <w:pPr>
              <w:rPr>
                <w:rFonts w:ascii="Gill Sans MT" w:hAnsi="Gill Sans MT"/>
              </w:rPr>
            </w:pPr>
          </w:p>
        </w:tc>
      </w:tr>
      <w:tr w:rsidR="001D470B" w:rsidRPr="00BE068B" w14:paraId="46A02A22" w14:textId="77777777" w:rsidTr="001D470B">
        <w:tc>
          <w:tcPr>
            <w:tcW w:w="468" w:type="dxa"/>
          </w:tcPr>
          <w:p w14:paraId="6360774F"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204" w:type="dxa"/>
          </w:tcPr>
          <w:p w14:paraId="06CDF821"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2192" w:type="dxa"/>
          </w:tcPr>
          <w:p w14:paraId="26B4C914" w14:textId="77777777" w:rsidR="001D470B" w:rsidRPr="00BE068B" w:rsidRDefault="001D470B" w:rsidP="001D470B">
            <w:pPr>
              <w:rPr>
                <w:rFonts w:ascii="Gill Sans MT" w:hAnsi="Gill Sans MT"/>
              </w:rPr>
            </w:pPr>
          </w:p>
        </w:tc>
        <w:tc>
          <w:tcPr>
            <w:tcW w:w="974" w:type="dxa"/>
          </w:tcPr>
          <w:p w14:paraId="0092DBDC" w14:textId="77777777" w:rsidR="001D470B" w:rsidRPr="00BE068B" w:rsidRDefault="001D470B" w:rsidP="001D470B">
            <w:pPr>
              <w:rPr>
                <w:rFonts w:ascii="Gill Sans MT" w:hAnsi="Gill Sans MT"/>
              </w:rPr>
            </w:pPr>
          </w:p>
        </w:tc>
        <w:tc>
          <w:tcPr>
            <w:tcW w:w="766" w:type="dxa"/>
          </w:tcPr>
          <w:p w14:paraId="1D09475D" w14:textId="77777777" w:rsidR="001D470B" w:rsidRPr="00BE068B" w:rsidRDefault="001D470B" w:rsidP="001D470B">
            <w:pPr>
              <w:rPr>
                <w:rFonts w:ascii="Gill Sans MT" w:hAnsi="Gill Sans MT"/>
              </w:rPr>
            </w:pPr>
          </w:p>
        </w:tc>
        <w:tc>
          <w:tcPr>
            <w:tcW w:w="1433" w:type="dxa"/>
          </w:tcPr>
          <w:p w14:paraId="0803765C" w14:textId="77777777" w:rsidR="001D470B" w:rsidRPr="00BE068B" w:rsidRDefault="001D470B" w:rsidP="001D470B">
            <w:pPr>
              <w:rPr>
                <w:rFonts w:ascii="Gill Sans MT" w:hAnsi="Gill Sans MT"/>
              </w:rPr>
            </w:pPr>
          </w:p>
        </w:tc>
        <w:tc>
          <w:tcPr>
            <w:tcW w:w="1058" w:type="dxa"/>
          </w:tcPr>
          <w:p w14:paraId="07E04F8D" w14:textId="77777777" w:rsidR="001D470B" w:rsidRPr="00BE068B" w:rsidRDefault="001D470B" w:rsidP="001D470B">
            <w:pPr>
              <w:rPr>
                <w:rFonts w:ascii="Gill Sans MT" w:hAnsi="Gill Sans MT"/>
              </w:rPr>
            </w:pPr>
          </w:p>
        </w:tc>
        <w:tc>
          <w:tcPr>
            <w:tcW w:w="783" w:type="dxa"/>
          </w:tcPr>
          <w:p w14:paraId="43587ED2" w14:textId="77777777" w:rsidR="001D470B" w:rsidRPr="00BE068B" w:rsidRDefault="001D470B" w:rsidP="001D470B">
            <w:pPr>
              <w:rPr>
                <w:rFonts w:ascii="Gill Sans MT" w:hAnsi="Gill Sans MT"/>
              </w:rPr>
            </w:pPr>
          </w:p>
        </w:tc>
        <w:tc>
          <w:tcPr>
            <w:tcW w:w="1150" w:type="dxa"/>
          </w:tcPr>
          <w:p w14:paraId="35060F06" w14:textId="77777777" w:rsidR="001D470B" w:rsidRPr="00BE068B" w:rsidRDefault="001D470B" w:rsidP="001D470B">
            <w:pPr>
              <w:rPr>
                <w:rFonts w:ascii="Gill Sans MT" w:hAnsi="Gill Sans MT"/>
              </w:rPr>
            </w:pPr>
          </w:p>
        </w:tc>
        <w:tc>
          <w:tcPr>
            <w:tcW w:w="1590" w:type="dxa"/>
          </w:tcPr>
          <w:p w14:paraId="447B3B56" w14:textId="77777777" w:rsidR="001D470B" w:rsidRPr="00BE068B" w:rsidRDefault="001D470B" w:rsidP="001D470B">
            <w:pPr>
              <w:rPr>
                <w:rFonts w:ascii="Gill Sans MT" w:hAnsi="Gill Sans MT"/>
              </w:rPr>
            </w:pPr>
          </w:p>
        </w:tc>
      </w:tr>
      <w:tr w:rsidR="001D470B" w:rsidRPr="00BE068B" w14:paraId="2B3EAF23" w14:textId="77777777" w:rsidTr="001D470B">
        <w:tc>
          <w:tcPr>
            <w:tcW w:w="468" w:type="dxa"/>
          </w:tcPr>
          <w:p w14:paraId="097D36AB"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204" w:type="dxa"/>
          </w:tcPr>
          <w:p w14:paraId="23A6E935" w14:textId="77777777" w:rsidR="001D470B" w:rsidRPr="00BE068B" w:rsidRDefault="001D470B" w:rsidP="001D470B">
            <w:pPr>
              <w:rPr>
                <w:rFonts w:ascii="Gill Sans MT" w:hAnsi="Gill Sans MT"/>
              </w:rPr>
            </w:pPr>
            <w:r w:rsidRPr="00BE068B">
              <w:rPr>
                <w:rFonts w:ascii="Gill Sans MT" w:hAnsi="Gill Sans MT"/>
              </w:rPr>
              <w:t>Wood for poles</w:t>
            </w:r>
          </w:p>
        </w:tc>
        <w:tc>
          <w:tcPr>
            <w:tcW w:w="2192" w:type="dxa"/>
          </w:tcPr>
          <w:p w14:paraId="554D5ABD" w14:textId="77777777" w:rsidR="001D470B" w:rsidRPr="00BE068B" w:rsidRDefault="001D470B" w:rsidP="001D470B">
            <w:pPr>
              <w:rPr>
                <w:rFonts w:ascii="Gill Sans MT" w:hAnsi="Gill Sans MT"/>
              </w:rPr>
            </w:pPr>
          </w:p>
        </w:tc>
        <w:tc>
          <w:tcPr>
            <w:tcW w:w="974" w:type="dxa"/>
          </w:tcPr>
          <w:p w14:paraId="139EDF40" w14:textId="77777777" w:rsidR="001D470B" w:rsidRPr="00BE068B" w:rsidRDefault="001D470B" w:rsidP="001D470B">
            <w:pPr>
              <w:rPr>
                <w:rFonts w:ascii="Gill Sans MT" w:hAnsi="Gill Sans MT"/>
              </w:rPr>
            </w:pPr>
          </w:p>
        </w:tc>
        <w:tc>
          <w:tcPr>
            <w:tcW w:w="766" w:type="dxa"/>
          </w:tcPr>
          <w:p w14:paraId="50E764E1" w14:textId="77777777" w:rsidR="001D470B" w:rsidRPr="00BE068B" w:rsidRDefault="001D470B" w:rsidP="001D470B">
            <w:pPr>
              <w:rPr>
                <w:rFonts w:ascii="Gill Sans MT" w:hAnsi="Gill Sans MT"/>
              </w:rPr>
            </w:pPr>
          </w:p>
        </w:tc>
        <w:tc>
          <w:tcPr>
            <w:tcW w:w="1433" w:type="dxa"/>
          </w:tcPr>
          <w:p w14:paraId="5815E248" w14:textId="77777777" w:rsidR="001D470B" w:rsidRPr="00BE068B" w:rsidRDefault="001D470B" w:rsidP="001D470B">
            <w:pPr>
              <w:rPr>
                <w:rFonts w:ascii="Gill Sans MT" w:hAnsi="Gill Sans MT"/>
              </w:rPr>
            </w:pPr>
          </w:p>
        </w:tc>
        <w:tc>
          <w:tcPr>
            <w:tcW w:w="1058" w:type="dxa"/>
          </w:tcPr>
          <w:p w14:paraId="5A96B620" w14:textId="77777777" w:rsidR="001D470B" w:rsidRPr="00BE068B" w:rsidRDefault="001D470B" w:rsidP="001D470B">
            <w:pPr>
              <w:rPr>
                <w:rFonts w:ascii="Gill Sans MT" w:hAnsi="Gill Sans MT"/>
              </w:rPr>
            </w:pPr>
          </w:p>
        </w:tc>
        <w:tc>
          <w:tcPr>
            <w:tcW w:w="783" w:type="dxa"/>
          </w:tcPr>
          <w:p w14:paraId="62D5DEE3" w14:textId="77777777" w:rsidR="001D470B" w:rsidRPr="00BE068B" w:rsidRDefault="001D470B" w:rsidP="001D470B">
            <w:pPr>
              <w:rPr>
                <w:rFonts w:ascii="Gill Sans MT" w:hAnsi="Gill Sans MT"/>
              </w:rPr>
            </w:pPr>
          </w:p>
        </w:tc>
        <w:tc>
          <w:tcPr>
            <w:tcW w:w="1150" w:type="dxa"/>
          </w:tcPr>
          <w:p w14:paraId="41D48E92" w14:textId="77777777" w:rsidR="001D470B" w:rsidRPr="00BE068B" w:rsidRDefault="001D470B" w:rsidP="001D470B">
            <w:pPr>
              <w:rPr>
                <w:rFonts w:ascii="Gill Sans MT" w:hAnsi="Gill Sans MT"/>
              </w:rPr>
            </w:pPr>
          </w:p>
        </w:tc>
        <w:tc>
          <w:tcPr>
            <w:tcW w:w="1590" w:type="dxa"/>
          </w:tcPr>
          <w:p w14:paraId="126E444B" w14:textId="77777777" w:rsidR="001D470B" w:rsidRPr="00BE068B" w:rsidRDefault="001D470B" w:rsidP="001D470B">
            <w:pPr>
              <w:rPr>
                <w:rFonts w:ascii="Gill Sans MT" w:hAnsi="Gill Sans MT"/>
              </w:rPr>
            </w:pPr>
          </w:p>
        </w:tc>
      </w:tr>
      <w:tr w:rsidR="001D470B" w:rsidRPr="00BE068B" w14:paraId="5FBCCB00" w14:textId="77777777" w:rsidTr="001D470B">
        <w:trPr>
          <w:trHeight w:val="179"/>
        </w:trPr>
        <w:tc>
          <w:tcPr>
            <w:tcW w:w="468" w:type="dxa"/>
          </w:tcPr>
          <w:p w14:paraId="1ED1ACE8"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204" w:type="dxa"/>
          </w:tcPr>
          <w:p w14:paraId="6CE2F5E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2192" w:type="dxa"/>
          </w:tcPr>
          <w:p w14:paraId="5A018766" w14:textId="77777777" w:rsidR="001D470B" w:rsidRPr="00BE068B" w:rsidRDefault="001D470B" w:rsidP="001D470B">
            <w:pPr>
              <w:rPr>
                <w:rFonts w:ascii="Gill Sans MT" w:hAnsi="Gill Sans MT"/>
              </w:rPr>
            </w:pPr>
          </w:p>
        </w:tc>
        <w:tc>
          <w:tcPr>
            <w:tcW w:w="974" w:type="dxa"/>
          </w:tcPr>
          <w:p w14:paraId="07B4291A" w14:textId="77777777" w:rsidR="001D470B" w:rsidRPr="00BE068B" w:rsidRDefault="001D470B" w:rsidP="001D470B">
            <w:pPr>
              <w:rPr>
                <w:rFonts w:ascii="Gill Sans MT" w:hAnsi="Gill Sans MT"/>
              </w:rPr>
            </w:pPr>
          </w:p>
        </w:tc>
        <w:tc>
          <w:tcPr>
            <w:tcW w:w="766" w:type="dxa"/>
          </w:tcPr>
          <w:p w14:paraId="25998424" w14:textId="77777777" w:rsidR="001D470B" w:rsidRPr="00BE068B" w:rsidRDefault="001D470B" w:rsidP="001D470B">
            <w:pPr>
              <w:rPr>
                <w:rFonts w:ascii="Gill Sans MT" w:hAnsi="Gill Sans MT"/>
              </w:rPr>
            </w:pPr>
          </w:p>
        </w:tc>
        <w:tc>
          <w:tcPr>
            <w:tcW w:w="1433" w:type="dxa"/>
          </w:tcPr>
          <w:p w14:paraId="0D6F2DAD" w14:textId="77777777" w:rsidR="001D470B" w:rsidRPr="00BE068B" w:rsidRDefault="001D470B" w:rsidP="001D470B">
            <w:pPr>
              <w:rPr>
                <w:rFonts w:ascii="Gill Sans MT" w:hAnsi="Gill Sans MT"/>
              </w:rPr>
            </w:pPr>
          </w:p>
        </w:tc>
        <w:tc>
          <w:tcPr>
            <w:tcW w:w="1058" w:type="dxa"/>
          </w:tcPr>
          <w:p w14:paraId="7D37FC18" w14:textId="77777777" w:rsidR="001D470B" w:rsidRPr="00BE068B" w:rsidRDefault="001D470B" w:rsidP="001D470B">
            <w:pPr>
              <w:rPr>
                <w:rFonts w:ascii="Gill Sans MT" w:hAnsi="Gill Sans MT"/>
              </w:rPr>
            </w:pPr>
          </w:p>
        </w:tc>
        <w:tc>
          <w:tcPr>
            <w:tcW w:w="783" w:type="dxa"/>
          </w:tcPr>
          <w:p w14:paraId="67CF1209" w14:textId="77777777" w:rsidR="001D470B" w:rsidRPr="00BE068B" w:rsidRDefault="001D470B" w:rsidP="001D470B">
            <w:pPr>
              <w:rPr>
                <w:rFonts w:ascii="Gill Sans MT" w:hAnsi="Gill Sans MT"/>
              </w:rPr>
            </w:pPr>
          </w:p>
        </w:tc>
        <w:tc>
          <w:tcPr>
            <w:tcW w:w="1150" w:type="dxa"/>
          </w:tcPr>
          <w:p w14:paraId="0DF3E413" w14:textId="77777777" w:rsidR="001D470B" w:rsidRPr="00BE068B" w:rsidRDefault="001D470B" w:rsidP="001D470B">
            <w:pPr>
              <w:rPr>
                <w:rFonts w:ascii="Gill Sans MT" w:hAnsi="Gill Sans MT"/>
              </w:rPr>
            </w:pPr>
          </w:p>
        </w:tc>
        <w:tc>
          <w:tcPr>
            <w:tcW w:w="1590" w:type="dxa"/>
          </w:tcPr>
          <w:p w14:paraId="60816998" w14:textId="77777777" w:rsidR="001D470B" w:rsidRPr="00BE068B" w:rsidRDefault="001D470B" w:rsidP="001D470B">
            <w:pPr>
              <w:rPr>
                <w:rFonts w:ascii="Gill Sans MT" w:hAnsi="Gill Sans MT"/>
              </w:rPr>
            </w:pPr>
          </w:p>
        </w:tc>
      </w:tr>
      <w:tr w:rsidR="001D470B" w:rsidRPr="00BE068B" w14:paraId="2C0427D1" w14:textId="77777777" w:rsidTr="001D470B">
        <w:tc>
          <w:tcPr>
            <w:tcW w:w="468" w:type="dxa"/>
          </w:tcPr>
          <w:p w14:paraId="68C4B695"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204" w:type="dxa"/>
          </w:tcPr>
          <w:p w14:paraId="5D9D6E6F" w14:textId="77777777" w:rsidR="001D470B" w:rsidRPr="00BE068B" w:rsidRDefault="001D470B" w:rsidP="001D470B">
            <w:pPr>
              <w:rPr>
                <w:rFonts w:ascii="Gill Sans MT" w:hAnsi="Gill Sans MT"/>
              </w:rPr>
            </w:pPr>
            <w:r w:rsidRPr="00BE068B">
              <w:rPr>
                <w:rFonts w:ascii="Gill Sans MT" w:hAnsi="Gill Sans MT"/>
              </w:rPr>
              <w:t>Mushrooms</w:t>
            </w:r>
          </w:p>
        </w:tc>
        <w:tc>
          <w:tcPr>
            <w:tcW w:w="2192" w:type="dxa"/>
          </w:tcPr>
          <w:p w14:paraId="7BA27F46" w14:textId="77777777" w:rsidR="001D470B" w:rsidRPr="00BE068B" w:rsidRDefault="001D470B" w:rsidP="001D470B">
            <w:pPr>
              <w:rPr>
                <w:rFonts w:ascii="Gill Sans MT" w:hAnsi="Gill Sans MT"/>
              </w:rPr>
            </w:pPr>
          </w:p>
        </w:tc>
        <w:tc>
          <w:tcPr>
            <w:tcW w:w="974" w:type="dxa"/>
          </w:tcPr>
          <w:p w14:paraId="23F9904D" w14:textId="77777777" w:rsidR="001D470B" w:rsidRPr="00BE068B" w:rsidRDefault="001D470B" w:rsidP="001D470B">
            <w:pPr>
              <w:rPr>
                <w:rFonts w:ascii="Gill Sans MT" w:hAnsi="Gill Sans MT"/>
              </w:rPr>
            </w:pPr>
          </w:p>
        </w:tc>
        <w:tc>
          <w:tcPr>
            <w:tcW w:w="766" w:type="dxa"/>
          </w:tcPr>
          <w:p w14:paraId="382194CB" w14:textId="77777777" w:rsidR="001D470B" w:rsidRPr="00BE068B" w:rsidRDefault="001D470B" w:rsidP="001D470B">
            <w:pPr>
              <w:rPr>
                <w:rFonts w:ascii="Gill Sans MT" w:hAnsi="Gill Sans MT"/>
              </w:rPr>
            </w:pPr>
          </w:p>
        </w:tc>
        <w:tc>
          <w:tcPr>
            <w:tcW w:w="1433" w:type="dxa"/>
          </w:tcPr>
          <w:p w14:paraId="7B55F9C6" w14:textId="77777777" w:rsidR="001D470B" w:rsidRPr="00BE068B" w:rsidRDefault="001D470B" w:rsidP="001D470B">
            <w:pPr>
              <w:rPr>
                <w:rFonts w:ascii="Gill Sans MT" w:hAnsi="Gill Sans MT"/>
              </w:rPr>
            </w:pPr>
          </w:p>
        </w:tc>
        <w:tc>
          <w:tcPr>
            <w:tcW w:w="1058" w:type="dxa"/>
          </w:tcPr>
          <w:p w14:paraId="2C5C0C74" w14:textId="77777777" w:rsidR="001D470B" w:rsidRPr="00BE068B" w:rsidRDefault="001D470B" w:rsidP="001D470B">
            <w:pPr>
              <w:rPr>
                <w:rFonts w:ascii="Gill Sans MT" w:hAnsi="Gill Sans MT"/>
              </w:rPr>
            </w:pPr>
          </w:p>
        </w:tc>
        <w:tc>
          <w:tcPr>
            <w:tcW w:w="783" w:type="dxa"/>
          </w:tcPr>
          <w:p w14:paraId="62568ACA" w14:textId="77777777" w:rsidR="001D470B" w:rsidRPr="00BE068B" w:rsidRDefault="001D470B" w:rsidP="001D470B">
            <w:pPr>
              <w:rPr>
                <w:rFonts w:ascii="Gill Sans MT" w:hAnsi="Gill Sans MT"/>
              </w:rPr>
            </w:pPr>
          </w:p>
        </w:tc>
        <w:tc>
          <w:tcPr>
            <w:tcW w:w="1150" w:type="dxa"/>
          </w:tcPr>
          <w:p w14:paraId="2D17609E" w14:textId="77777777" w:rsidR="001D470B" w:rsidRPr="00BE068B" w:rsidRDefault="001D470B" w:rsidP="001D470B">
            <w:pPr>
              <w:rPr>
                <w:rFonts w:ascii="Gill Sans MT" w:hAnsi="Gill Sans MT"/>
              </w:rPr>
            </w:pPr>
          </w:p>
        </w:tc>
        <w:tc>
          <w:tcPr>
            <w:tcW w:w="1590" w:type="dxa"/>
          </w:tcPr>
          <w:p w14:paraId="74E26330" w14:textId="77777777" w:rsidR="001D470B" w:rsidRPr="00BE068B" w:rsidRDefault="001D470B" w:rsidP="001D470B">
            <w:pPr>
              <w:rPr>
                <w:rFonts w:ascii="Gill Sans MT" w:hAnsi="Gill Sans MT"/>
              </w:rPr>
            </w:pPr>
          </w:p>
        </w:tc>
      </w:tr>
      <w:tr w:rsidR="001D470B" w:rsidRPr="00BE068B" w14:paraId="05116091" w14:textId="77777777" w:rsidTr="001D470B">
        <w:tc>
          <w:tcPr>
            <w:tcW w:w="468" w:type="dxa"/>
          </w:tcPr>
          <w:p w14:paraId="36784EAC"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204" w:type="dxa"/>
          </w:tcPr>
          <w:p w14:paraId="406EFCD8" w14:textId="77777777" w:rsidR="001D470B" w:rsidRPr="00BE068B" w:rsidRDefault="001D470B" w:rsidP="001D470B">
            <w:pPr>
              <w:rPr>
                <w:rFonts w:ascii="Gill Sans MT" w:hAnsi="Gill Sans MT"/>
              </w:rPr>
            </w:pPr>
            <w:r w:rsidRPr="00BE068B">
              <w:rPr>
                <w:rFonts w:ascii="Gill Sans MT" w:hAnsi="Gill Sans MT"/>
              </w:rPr>
              <w:t>Fodder</w:t>
            </w:r>
          </w:p>
        </w:tc>
        <w:tc>
          <w:tcPr>
            <w:tcW w:w="2192" w:type="dxa"/>
          </w:tcPr>
          <w:p w14:paraId="7CE6B492" w14:textId="77777777" w:rsidR="001D470B" w:rsidRPr="00BE068B" w:rsidRDefault="001D470B" w:rsidP="001D470B">
            <w:pPr>
              <w:rPr>
                <w:rFonts w:ascii="Gill Sans MT" w:hAnsi="Gill Sans MT"/>
              </w:rPr>
            </w:pPr>
          </w:p>
        </w:tc>
        <w:tc>
          <w:tcPr>
            <w:tcW w:w="974" w:type="dxa"/>
          </w:tcPr>
          <w:p w14:paraId="39AA3788" w14:textId="77777777" w:rsidR="001D470B" w:rsidRPr="00BE068B" w:rsidRDefault="001D470B" w:rsidP="001D470B">
            <w:pPr>
              <w:rPr>
                <w:rFonts w:ascii="Gill Sans MT" w:hAnsi="Gill Sans MT"/>
              </w:rPr>
            </w:pPr>
          </w:p>
        </w:tc>
        <w:tc>
          <w:tcPr>
            <w:tcW w:w="766" w:type="dxa"/>
          </w:tcPr>
          <w:p w14:paraId="522124DC" w14:textId="77777777" w:rsidR="001D470B" w:rsidRPr="00BE068B" w:rsidRDefault="001D470B" w:rsidP="001D470B">
            <w:pPr>
              <w:rPr>
                <w:rFonts w:ascii="Gill Sans MT" w:hAnsi="Gill Sans MT"/>
              </w:rPr>
            </w:pPr>
          </w:p>
        </w:tc>
        <w:tc>
          <w:tcPr>
            <w:tcW w:w="1433" w:type="dxa"/>
          </w:tcPr>
          <w:p w14:paraId="5C8FFE90" w14:textId="77777777" w:rsidR="001D470B" w:rsidRPr="00BE068B" w:rsidRDefault="001D470B" w:rsidP="001D470B">
            <w:pPr>
              <w:rPr>
                <w:rFonts w:ascii="Gill Sans MT" w:hAnsi="Gill Sans MT"/>
              </w:rPr>
            </w:pPr>
          </w:p>
        </w:tc>
        <w:tc>
          <w:tcPr>
            <w:tcW w:w="1058" w:type="dxa"/>
          </w:tcPr>
          <w:p w14:paraId="1B25B0B5" w14:textId="77777777" w:rsidR="001D470B" w:rsidRPr="00BE068B" w:rsidRDefault="001D470B" w:rsidP="001D470B">
            <w:pPr>
              <w:rPr>
                <w:rFonts w:ascii="Gill Sans MT" w:hAnsi="Gill Sans MT"/>
              </w:rPr>
            </w:pPr>
          </w:p>
        </w:tc>
        <w:tc>
          <w:tcPr>
            <w:tcW w:w="783" w:type="dxa"/>
          </w:tcPr>
          <w:p w14:paraId="0FF8D3CB" w14:textId="77777777" w:rsidR="001D470B" w:rsidRPr="00BE068B" w:rsidRDefault="001D470B" w:rsidP="001D470B">
            <w:pPr>
              <w:rPr>
                <w:rFonts w:ascii="Gill Sans MT" w:hAnsi="Gill Sans MT"/>
              </w:rPr>
            </w:pPr>
          </w:p>
        </w:tc>
        <w:tc>
          <w:tcPr>
            <w:tcW w:w="1150" w:type="dxa"/>
          </w:tcPr>
          <w:p w14:paraId="57E1C386" w14:textId="77777777" w:rsidR="001D470B" w:rsidRPr="00BE068B" w:rsidRDefault="001D470B" w:rsidP="001D470B">
            <w:pPr>
              <w:rPr>
                <w:rFonts w:ascii="Gill Sans MT" w:hAnsi="Gill Sans MT"/>
              </w:rPr>
            </w:pPr>
          </w:p>
        </w:tc>
        <w:tc>
          <w:tcPr>
            <w:tcW w:w="1590" w:type="dxa"/>
          </w:tcPr>
          <w:p w14:paraId="0B16CF0A" w14:textId="77777777" w:rsidR="001D470B" w:rsidRPr="00BE068B" w:rsidRDefault="001D470B" w:rsidP="001D470B">
            <w:pPr>
              <w:rPr>
                <w:rFonts w:ascii="Gill Sans MT" w:hAnsi="Gill Sans MT"/>
              </w:rPr>
            </w:pPr>
          </w:p>
        </w:tc>
      </w:tr>
      <w:tr w:rsidR="001D470B" w:rsidRPr="00BE068B" w14:paraId="21CA9312" w14:textId="77777777" w:rsidTr="001D470B">
        <w:tc>
          <w:tcPr>
            <w:tcW w:w="468" w:type="dxa"/>
          </w:tcPr>
          <w:p w14:paraId="06B25B6B"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204" w:type="dxa"/>
          </w:tcPr>
          <w:p w14:paraId="0369C8F4" w14:textId="77777777" w:rsidR="001D470B" w:rsidRPr="00BE068B" w:rsidRDefault="001D470B" w:rsidP="001D470B">
            <w:pPr>
              <w:rPr>
                <w:rFonts w:ascii="Gill Sans MT" w:hAnsi="Gill Sans MT"/>
              </w:rPr>
            </w:pPr>
            <w:r w:rsidRPr="00BE068B">
              <w:rPr>
                <w:rFonts w:ascii="Gill Sans MT" w:hAnsi="Gill Sans MT"/>
              </w:rPr>
              <w:t>Rattan</w:t>
            </w:r>
          </w:p>
        </w:tc>
        <w:tc>
          <w:tcPr>
            <w:tcW w:w="2192" w:type="dxa"/>
          </w:tcPr>
          <w:p w14:paraId="0C4EEB25" w14:textId="77777777" w:rsidR="001D470B" w:rsidRPr="00BE068B" w:rsidRDefault="001D470B" w:rsidP="001D470B">
            <w:pPr>
              <w:rPr>
                <w:rFonts w:ascii="Gill Sans MT" w:hAnsi="Gill Sans MT"/>
              </w:rPr>
            </w:pPr>
          </w:p>
        </w:tc>
        <w:tc>
          <w:tcPr>
            <w:tcW w:w="974" w:type="dxa"/>
          </w:tcPr>
          <w:p w14:paraId="4A9FAE40" w14:textId="77777777" w:rsidR="001D470B" w:rsidRPr="00BE068B" w:rsidRDefault="001D470B" w:rsidP="001D470B">
            <w:pPr>
              <w:rPr>
                <w:rFonts w:ascii="Gill Sans MT" w:hAnsi="Gill Sans MT"/>
              </w:rPr>
            </w:pPr>
          </w:p>
        </w:tc>
        <w:tc>
          <w:tcPr>
            <w:tcW w:w="766" w:type="dxa"/>
          </w:tcPr>
          <w:p w14:paraId="6AECB5D9" w14:textId="77777777" w:rsidR="001D470B" w:rsidRPr="00BE068B" w:rsidRDefault="001D470B" w:rsidP="001D470B">
            <w:pPr>
              <w:rPr>
                <w:rFonts w:ascii="Gill Sans MT" w:hAnsi="Gill Sans MT"/>
              </w:rPr>
            </w:pPr>
          </w:p>
        </w:tc>
        <w:tc>
          <w:tcPr>
            <w:tcW w:w="1433" w:type="dxa"/>
          </w:tcPr>
          <w:p w14:paraId="1609358E" w14:textId="77777777" w:rsidR="001D470B" w:rsidRPr="00BE068B" w:rsidRDefault="001D470B" w:rsidP="001D470B">
            <w:pPr>
              <w:rPr>
                <w:rFonts w:ascii="Gill Sans MT" w:hAnsi="Gill Sans MT"/>
              </w:rPr>
            </w:pPr>
          </w:p>
        </w:tc>
        <w:tc>
          <w:tcPr>
            <w:tcW w:w="1058" w:type="dxa"/>
          </w:tcPr>
          <w:p w14:paraId="7A583577" w14:textId="77777777" w:rsidR="001D470B" w:rsidRPr="00BE068B" w:rsidRDefault="001D470B" w:rsidP="001D470B">
            <w:pPr>
              <w:rPr>
                <w:rFonts w:ascii="Gill Sans MT" w:hAnsi="Gill Sans MT"/>
              </w:rPr>
            </w:pPr>
          </w:p>
        </w:tc>
        <w:tc>
          <w:tcPr>
            <w:tcW w:w="783" w:type="dxa"/>
          </w:tcPr>
          <w:p w14:paraId="25080EDE" w14:textId="77777777" w:rsidR="001D470B" w:rsidRPr="00BE068B" w:rsidRDefault="001D470B" w:rsidP="001D470B">
            <w:pPr>
              <w:rPr>
                <w:rFonts w:ascii="Gill Sans MT" w:hAnsi="Gill Sans MT"/>
              </w:rPr>
            </w:pPr>
          </w:p>
        </w:tc>
        <w:tc>
          <w:tcPr>
            <w:tcW w:w="1150" w:type="dxa"/>
          </w:tcPr>
          <w:p w14:paraId="412F1F35" w14:textId="77777777" w:rsidR="001D470B" w:rsidRPr="00BE068B" w:rsidRDefault="001D470B" w:rsidP="001D470B">
            <w:pPr>
              <w:rPr>
                <w:rFonts w:ascii="Gill Sans MT" w:hAnsi="Gill Sans MT"/>
              </w:rPr>
            </w:pPr>
          </w:p>
        </w:tc>
        <w:tc>
          <w:tcPr>
            <w:tcW w:w="1590" w:type="dxa"/>
          </w:tcPr>
          <w:p w14:paraId="47CD15CF" w14:textId="77777777" w:rsidR="001D470B" w:rsidRPr="00BE068B" w:rsidRDefault="001D470B" w:rsidP="001D470B">
            <w:pPr>
              <w:rPr>
                <w:rFonts w:ascii="Gill Sans MT" w:hAnsi="Gill Sans MT"/>
              </w:rPr>
            </w:pPr>
          </w:p>
        </w:tc>
      </w:tr>
      <w:tr w:rsidR="001D470B" w:rsidRPr="00BE068B" w14:paraId="155DB6C1" w14:textId="77777777" w:rsidTr="001D470B">
        <w:tc>
          <w:tcPr>
            <w:tcW w:w="468" w:type="dxa"/>
          </w:tcPr>
          <w:p w14:paraId="7378F074"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204" w:type="dxa"/>
          </w:tcPr>
          <w:p w14:paraId="01AD86F5" w14:textId="77777777" w:rsidR="001D470B" w:rsidRPr="00BE068B" w:rsidRDefault="001D470B" w:rsidP="001D470B">
            <w:pPr>
              <w:rPr>
                <w:rFonts w:ascii="Gill Sans MT" w:hAnsi="Gill Sans MT"/>
              </w:rPr>
            </w:pPr>
            <w:r w:rsidRPr="00BE068B">
              <w:rPr>
                <w:rFonts w:ascii="Gill Sans MT" w:hAnsi="Gill Sans MT"/>
              </w:rPr>
              <w:t>Plant medicines</w:t>
            </w:r>
          </w:p>
        </w:tc>
        <w:tc>
          <w:tcPr>
            <w:tcW w:w="2192" w:type="dxa"/>
          </w:tcPr>
          <w:p w14:paraId="791F1F5F" w14:textId="77777777" w:rsidR="001D470B" w:rsidRPr="00BE068B" w:rsidRDefault="001D470B" w:rsidP="001D470B">
            <w:pPr>
              <w:rPr>
                <w:rFonts w:ascii="Gill Sans MT" w:hAnsi="Gill Sans MT"/>
              </w:rPr>
            </w:pPr>
          </w:p>
        </w:tc>
        <w:tc>
          <w:tcPr>
            <w:tcW w:w="974" w:type="dxa"/>
          </w:tcPr>
          <w:p w14:paraId="3A036C76" w14:textId="77777777" w:rsidR="001D470B" w:rsidRPr="00BE068B" w:rsidRDefault="001D470B" w:rsidP="001D470B">
            <w:pPr>
              <w:rPr>
                <w:rFonts w:ascii="Gill Sans MT" w:hAnsi="Gill Sans MT"/>
              </w:rPr>
            </w:pPr>
          </w:p>
        </w:tc>
        <w:tc>
          <w:tcPr>
            <w:tcW w:w="766" w:type="dxa"/>
          </w:tcPr>
          <w:p w14:paraId="3064B978" w14:textId="77777777" w:rsidR="001D470B" w:rsidRPr="00BE068B" w:rsidRDefault="001D470B" w:rsidP="001D470B">
            <w:pPr>
              <w:rPr>
                <w:rFonts w:ascii="Gill Sans MT" w:hAnsi="Gill Sans MT"/>
              </w:rPr>
            </w:pPr>
          </w:p>
        </w:tc>
        <w:tc>
          <w:tcPr>
            <w:tcW w:w="1433" w:type="dxa"/>
          </w:tcPr>
          <w:p w14:paraId="232BF8D4" w14:textId="77777777" w:rsidR="001D470B" w:rsidRPr="00BE068B" w:rsidRDefault="001D470B" w:rsidP="001D470B">
            <w:pPr>
              <w:rPr>
                <w:rFonts w:ascii="Gill Sans MT" w:hAnsi="Gill Sans MT"/>
              </w:rPr>
            </w:pPr>
          </w:p>
        </w:tc>
        <w:tc>
          <w:tcPr>
            <w:tcW w:w="1058" w:type="dxa"/>
          </w:tcPr>
          <w:p w14:paraId="68F59463" w14:textId="77777777" w:rsidR="001D470B" w:rsidRPr="00BE068B" w:rsidRDefault="001D470B" w:rsidP="001D470B">
            <w:pPr>
              <w:rPr>
                <w:rFonts w:ascii="Gill Sans MT" w:hAnsi="Gill Sans MT"/>
              </w:rPr>
            </w:pPr>
          </w:p>
        </w:tc>
        <w:tc>
          <w:tcPr>
            <w:tcW w:w="783" w:type="dxa"/>
          </w:tcPr>
          <w:p w14:paraId="304A7CB9" w14:textId="77777777" w:rsidR="001D470B" w:rsidRPr="00BE068B" w:rsidRDefault="001D470B" w:rsidP="001D470B">
            <w:pPr>
              <w:rPr>
                <w:rFonts w:ascii="Gill Sans MT" w:hAnsi="Gill Sans MT"/>
              </w:rPr>
            </w:pPr>
          </w:p>
        </w:tc>
        <w:tc>
          <w:tcPr>
            <w:tcW w:w="1150" w:type="dxa"/>
          </w:tcPr>
          <w:p w14:paraId="349F881E" w14:textId="77777777" w:rsidR="001D470B" w:rsidRPr="00BE068B" w:rsidRDefault="001D470B" w:rsidP="001D470B">
            <w:pPr>
              <w:rPr>
                <w:rFonts w:ascii="Gill Sans MT" w:hAnsi="Gill Sans MT"/>
              </w:rPr>
            </w:pPr>
          </w:p>
        </w:tc>
        <w:tc>
          <w:tcPr>
            <w:tcW w:w="1590" w:type="dxa"/>
          </w:tcPr>
          <w:p w14:paraId="6735C89A" w14:textId="77777777" w:rsidR="001D470B" w:rsidRPr="00BE068B" w:rsidRDefault="001D470B" w:rsidP="001D470B">
            <w:pPr>
              <w:rPr>
                <w:rFonts w:ascii="Gill Sans MT" w:hAnsi="Gill Sans MT"/>
              </w:rPr>
            </w:pPr>
          </w:p>
        </w:tc>
      </w:tr>
      <w:tr w:rsidR="001D470B" w:rsidRPr="00BE068B" w14:paraId="07569801" w14:textId="77777777" w:rsidTr="001D470B">
        <w:tc>
          <w:tcPr>
            <w:tcW w:w="468" w:type="dxa"/>
          </w:tcPr>
          <w:p w14:paraId="4738D8CA"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204" w:type="dxa"/>
          </w:tcPr>
          <w:p w14:paraId="6AE18C94" w14:textId="77777777" w:rsidR="001D470B" w:rsidRPr="00BE068B" w:rsidRDefault="001D470B" w:rsidP="001D470B">
            <w:pPr>
              <w:rPr>
                <w:rFonts w:ascii="Gill Sans MT" w:hAnsi="Gill Sans MT"/>
              </w:rPr>
            </w:pPr>
            <w:r w:rsidRPr="00BE068B">
              <w:rPr>
                <w:rFonts w:ascii="Gill Sans MT" w:hAnsi="Gill Sans MT"/>
              </w:rPr>
              <w:t>Herbs and spices</w:t>
            </w:r>
          </w:p>
        </w:tc>
        <w:tc>
          <w:tcPr>
            <w:tcW w:w="2192" w:type="dxa"/>
          </w:tcPr>
          <w:p w14:paraId="69DB09BE" w14:textId="77777777" w:rsidR="001D470B" w:rsidRPr="00BE068B" w:rsidRDefault="001D470B" w:rsidP="001D470B">
            <w:pPr>
              <w:rPr>
                <w:rFonts w:ascii="Gill Sans MT" w:hAnsi="Gill Sans MT"/>
              </w:rPr>
            </w:pPr>
          </w:p>
        </w:tc>
        <w:tc>
          <w:tcPr>
            <w:tcW w:w="974" w:type="dxa"/>
          </w:tcPr>
          <w:p w14:paraId="1311A128" w14:textId="77777777" w:rsidR="001D470B" w:rsidRPr="00BE068B" w:rsidRDefault="001D470B" w:rsidP="001D470B">
            <w:pPr>
              <w:rPr>
                <w:rFonts w:ascii="Gill Sans MT" w:hAnsi="Gill Sans MT"/>
              </w:rPr>
            </w:pPr>
          </w:p>
        </w:tc>
        <w:tc>
          <w:tcPr>
            <w:tcW w:w="766" w:type="dxa"/>
          </w:tcPr>
          <w:p w14:paraId="26603AEC" w14:textId="77777777" w:rsidR="001D470B" w:rsidRPr="00BE068B" w:rsidRDefault="001D470B" w:rsidP="001D470B">
            <w:pPr>
              <w:rPr>
                <w:rFonts w:ascii="Gill Sans MT" w:hAnsi="Gill Sans MT"/>
              </w:rPr>
            </w:pPr>
          </w:p>
        </w:tc>
        <w:tc>
          <w:tcPr>
            <w:tcW w:w="1433" w:type="dxa"/>
          </w:tcPr>
          <w:p w14:paraId="54C13CD6" w14:textId="77777777" w:rsidR="001D470B" w:rsidRPr="00BE068B" w:rsidRDefault="001D470B" w:rsidP="001D470B">
            <w:pPr>
              <w:rPr>
                <w:rFonts w:ascii="Gill Sans MT" w:hAnsi="Gill Sans MT"/>
              </w:rPr>
            </w:pPr>
          </w:p>
        </w:tc>
        <w:tc>
          <w:tcPr>
            <w:tcW w:w="1058" w:type="dxa"/>
          </w:tcPr>
          <w:p w14:paraId="1447B410" w14:textId="77777777" w:rsidR="001D470B" w:rsidRPr="00BE068B" w:rsidRDefault="001D470B" w:rsidP="001D470B">
            <w:pPr>
              <w:rPr>
                <w:rFonts w:ascii="Gill Sans MT" w:hAnsi="Gill Sans MT"/>
              </w:rPr>
            </w:pPr>
          </w:p>
        </w:tc>
        <w:tc>
          <w:tcPr>
            <w:tcW w:w="783" w:type="dxa"/>
          </w:tcPr>
          <w:p w14:paraId="1DD386E2" w14:textId="77777777" w:rsidR="001D470B" w:rsidRPr="00BE068B" w:rsidRDefault="001D470B" w:rsidP="001D470B">
            <w:pPr>
              <w:rPr>
                <w:rFonts w:ascii="Gill Sans MT" w:hAnsi="Gill Sans MT"/>
              </w:rPr>
            </w:pPr>
          </w:p>
        </w:tc>
        <w:tc>
          <w:tcPr>
            <w:tcW w:w="1150" w:type="dxa"/>
          </w:tcPr>
          <w:p w14:paraId="56EA4100" w14:textId="77777777" w:rsidR="001D470B" w:rsidRPr="00BE068B" w:rsidRDefault="001D470B" w:rsidP="001D470B">
            <w:pPr>
              <w:rPr>
                <w:rFonts w:ascii="Gill Sans MT" w:hAnsi="Gill Sans MT"/>
              </w:rPr>
            </w:pPr>
          </w:p>
        </w:tc>
        <w:tc>
          <w:tcPr>
            <w:tcW w:w="1590" w:type="dxa"/>
          </w:tcPr>
          <w:p w14:paraId="73CC7FFA" w14:textId="77777777" w:rsidR="001D470B" w:rsidRPr="00BE068B" w:rsidRDefault="001D470B" w:rsidP="001D470B">
            <w:pPr>
              <w:rPr>
                <w:rFonts w:ascii="Gill Sans MT" w:hAnsi="Gill Sans MT"/>
              </w:rPr>
            </w:pPr>
          </w:p>
        </w:tc>
      </w:tr>
      <w:tr w:rsidR="001D470B" w:rsidRPr="00BE068B" w14:paraId="76BFCAD8" w14:textId="77777777" w:rsidTr="001D470B">
        <w:tc>
          <w:tcPr>
            <w:tcW w:w="468" w:type="dxa"/>
          </w:tcPr>
          <w:p w14:paraId="20120D58"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204" w:type="dxa"/>
          </w:tcPr>
          <w:p w14:paraId="6F96BE89" w14:textId="77777777" w:rsidR="001D470B" w:rsidRPr="00BE068B" w:rsidRDefault="001D470B" w:rsidP="001D470B">
            <w:pPr>
              <w:rPr>
                <w:rFonts w:ascii="Gill Sans MT" w:hAnsi="Gill Sans MT"/>
              </w:rPr>
            </w:pPr>
            <w:r w:rsidRPr="00BE068B">
              <w:rPr>
                <w:rFonts w:ascii="Gill Sans MT" w:hAnsi="Gill Sans MT"/>
              </w:rPr>
              <w:t>Dying/tanning</w:t>
            </w:r>
          </w:p>
        </w:tc>
        <w:tc>
          <w:tcPr>
            <w:tcW w:w="2192" w:type="dxa"/>
          </w:tcPr>
          <w:p w14:paraId="0518783F" w14:textId="77777777" w:rsidR="001D470B" w:rsidRPr="00BE068B" w:rsidRDefault="001D470B" w:rsidP="001D470B">
            <w:pPr>
              <w:rPr>
                <w:rFonts w:ascii="Gill Sans MT" w:hAnsi="Gill Sans MT"/>
              </w:rPr>
            </w:pPr>
          </w:p>
        </w:tc>
        <w:tc>
          <w:tcPr>
            <w:tcW w:w="974" w:type="dxa"/>
          </w:tcPr>
          <w:p w14:paraId="16C9C0B6" w14:textId="77777777" w:rsidR="001D470B" w:rsidRPr="00BE068B" w:rsidRDefault="001D470B" w:rsidP="001D470B">
            <w:pPr>
              <w:rPr>
                <w:rFonts w:ascii="Gill Sans MT" w:hAnsi="Gill Sans MT"/>
              </w:rPr>
            </w:pPr>
          </w:p>
        </w:tc>
        <w:tc>
          <w:tcPr>
            <w:tcW w:w="766" w:type="dxa"/>
          </w:tcPr>
          <w:p w14:paraId="54F2C5F5" w14:textId="77777777" w:rsidR="001D470B" w:rsidRPr="00BE068B" w:rsidRDefault="001D470B" w:rsidP="001D470B">
            <w:pPr>
              <w:rPr>
                <w:rFonts w:ascii="Gill Sans MT" w:hAnsi="Gill Sans MT"/>
              </w:rPr>
            </w:pPr>
          </w:p>
        </w:tc>
        <w:tc>
          <w:tcPr>
            <w:tcW w:w="1433" w:type="dxa"/>
          </w:tcPr>
          <w:p w14:paraId="00A1188E" w14:textId="77777777" w:rsidR="001D470B" w:rsidRPr="00BE068B" w:rsidRDefault="001D470B" w:rsidP="001D470B">
            <w:pPr>
              <w:rPr>
                <w:rFonts w:ascii="Gill Sans MT" w:hAnsi="Gill Sans MT"/>
              </w:rPr>
            </w:pPr>
          </w:p>
        </w:tc>
        <w:tc>
          <w:tcPr>
            <w:tcW w:w="1058" w:type="dxa"/>
          </w:tcPr>
          <w:p w14:paraId="3F37BD2D" w14:textId="77777777" w:rsidR="001D470B" w:rsidRPr="00BE068B" w:rsidRDefault="001D470B" w:rsidP="001D470B">
            <w:pPr>
              <w:rPr>
                <w:rFonts w:ascii="Gill Sans MT" w:hAnsi="Gill Sans MT"/>
              </w:rPr>
            </w:pPr>
          </w:p>
        </w:tc>
        <w:tc>
          <w:tcPr>
            <w:tcW w:w="783" w:type="dxa"/>
          </w:tcPr>
          <w:p w14:paraId="58614D06" w14:textId="77777777" w:rsidR="001D470B" w:rsidRPr="00BE068B" w:rsidRDefault="001D470B" w:rsidP="001D470B">
            <w:pPr>
              <w:rPr>
                <w:rFonts w:ascii="Gill Sans MT" w:hAnsi="Gill Sans MT"/>
              </w:rPr>
            </w:pPr>
          </w:p>
        </w:tc>
        <w:tc>
          <w:tcPr>
            <w:tcW w:w="1150" w:type="dxa"/>
          </w:tcPr>
          <w:p w14:paraId="27D4D724" w14:textId="77777777" w:rsidR="001D470B" w:rsidRPr="00BE068B" w:rsidRDefault="001D470B" w:rsidP="001D470B">
            <w:pPr>
              <w:rPr>
                <w:rFonts w:ascii="Gill Sans MT" w:hAnsi="Gill Sans MT"/>
              </w:rPr>
            </w:pPr>
          </w:p>
        </w:tc>
        <w:tc>
          <w:tcPr>
            <w:tcW w:w="1590" w:type="dxa"/>
          </w:tcPr>
          <w:p w14:paraId="2B4E5280" w14:textId="77777777" w:rsidR="001D470B" w:rsidRPr="00BE068B" w:rsidRDefault="001D470B" w:rsidP="001D470B">
            <w:pPr>
              <w:rPr>
                <w:rFonts w:ascii="Gill Sans MT" w:hAnsi="Gill Sans MT"/>
              </w:rPr>
            </w:pPr>
          </w:p>
        </w:tc>
      </w:tr>
      <w:tr w:rsidR="001D470B" w:rsidRPr="00BE068B" w14:paraId="5AF4EB84" w14:textId="77777777" w:rsidTr="001D470B">
        <w:tc>
          <w:tcPr>
            <w:tcW w:w="468" w:type="dxa"/>
          </w:tcPr>
          <w:p w14:paraId="36D5B236"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204" w:type="dxa"/>
          </w:tcPr>
          <w:p w14:paraId="3F229144"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2192" w:type="dxa"/>
          </w:tcPr>
          <w:p w14:paraId="2C2BBAC4" w14:textId="77777777" w:rsidR="001D470B" w:rsidRPr="00BE068B" w:rsidRDefault="001D470B" w:rsidP="001D470B">
            <w:pPr>
              <w:rPr>
                <w:rFonts w:ascii="Gill Sans MT" w:hAnsi="Gill Sans MT"/>
              </w:rPr>
            </w:pPr>
          </w:p>
        </w:tc>
        <w:tc>
          <w:tcPr>
            <w:tcW w:w="974" w:type="dxa"/>
          </w:tcPr>
          <w:p w14:paraId="24A8BB9C" w14:textId="77777777" w:rsidR="001D470B" w:rsidRPr="00BE068B" w:rsidRDefault="001D470B" w:rsidP="001D470B">
            <w:pPr>
              <w:rPr>
                <w:rFonts w:ascii="Gill Sans MT" w:hAnsi="Gill Sans MT"/>
              </w:rPr>
            </w:pPr>
          </w:p>
        </w:tc>
        <w:tc>
          <w:tcPr>
            <w:tcW w:w="766" w:type="dxa"/>
          </w:tcPr>
          <w:p w14:paraId="7832114E" w14:textId="77777777" w:rsidR="001D470B" w:rsidRPr="00BE068B" w:rsidRDefault="001D470B" w:rsidP="001D470B">
            <w:pPr>
              <w:rPr>
                <w:rFonts w:ascii="Gill Sans MT" w:hAnsi="Gill Sans MT"/>
              </w:rPr>
            </w:pPr>
          </w:p>
        </w:tc>
        <w:tc>
          <w:tcPr>
            <w:tcW w:w="1433" w:type="dxa"/>
          </w:tcPr>
          <w:p w14:paraId="33CEE209" w14:textId="77777777" w:rsidR="001D470B" w:rsidRPr="00BE068B" w:rsidRDefault="001D470B" w:rsidP="001D470B">
            <w:pPr>
              <w:rPr>
                <w:rFonts w:ascii="Gill Sans MT" w:hAnsi="Gill Sans MT"/>
              </w:rPr>
            </w:pPr>
          </w:p>
        </w:tc>
        <w:tc>
          <w:tcPr>
            <w:tcW w:w="1058" w:type="dxa"/>
          </w:tcPr>
          <w:p w14:paraId="22C2411F" w14:textId="77777777" w:rsidR="001D470B" w:rsidRPr="00BE068B" w:rsidRDefault="001D470B" w:rsidP="001D470B">
            <w:pPr>
              <w:rPr>
                <w:rFonts w:ascii="Gill Sans MT" w:hAnsi="Gill Sans MT"/>
              </w:rPr>
            </w:pPr>
          </w:p>
        </w:tc>
        <w:tc>
          <w:tcPr>
            <w:tcW w:w="783" w:type="dxa"/>
          </w:tcPr>
          <w:p w14:paraId="1149118A" w14:textId="77777777" w:rsidR="001D470B" w:rsidRPr="00BE068B" w:rsidRDefault="001D470B" w:rsidP="001D470B">
            <w:pPr>
              <w:rPr>
                <w:rFonts w:ascii="Gill Sans MT" w:hAnsi="Gill Sans MT"/>
              </w:rPr>
            </w:pPr>
          </w:p>
        </w:tc>
        <w:tc>
          <w:tcPr>
            <w:tcW w:w="1150" w:type="dxa"/>
          </w:tcPr>
          <w:p w14:paraId="3B32955A" w14:textId="77777777" w:rsidR="001D470B" w:rsidRPr="00BE068B" w:rsidRDefault="001D470B" w:rsidP="001D470B">
            <w:pPr>
              <w:rPr>
                <w:rFonts w:ascii="Gill Sans MT" w:hAnsi="Gill Sans MT"/>
              </w:rPr>
            </w:pPr>
          </w:p>
        </w:tc>
        <w:tc>
          <w:tcPr>
            <w:tcW w:w="1590" w:type="dxa"/>
          </w:tcPr>
          <w:p w14:paraId="1E987CB5" w14:textId="77777777" w:rsidR="001D470B" w:rsidRPr="00BE068B" w:rsidRDefault="001D470B" w:rsidP="001D470B">
            <w:pPr>
              <w:rPr>
                <w:rFonts w:ascii="Gill Sans MT" w:hAnsi="Gill Sans MT"/>
              </w:rPr>
            </w:pPr>
          </w:p>
        </w:tc>
      </w:tr>
      <w:tr w:rsidR="001D470B" w:rsidRPr="00BE068B" w14:paraId="261FC84C" w14:textId="77777777" w:rsidTr="001D470B">
        <w:tc>
          <w:tcPr>
            <w:tcW w:w="468" w:type="dxa"/>
          </w:tcPr>
          <w:p w14:paraId="00FC16E6"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204" w:type="dxa"/>
          </w:tcPr>
          <w:p w14:paraId="62073744"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2192" w:type="dxa"/>
          </w:tcPr>
          <w:p w14:paraId="49E01102" w14:textId="77777777" w:rsidR="001D470B" w:rsidRPr="00BE068B" w:rsidRDefault="001D470B" w:rsidP="001D470B">
            <w:pPr>
              <w:rPr>
                <w:rFonts w:ascii="Gill Sans MT" w:hAnsi="Gill Sans MT"/>
              </w:rPr>
            </w:pPr>
          </w:p>
        </w:tc>
        <w:tc>
          <w:tcPr>
            <w:tcW w:w="974" w:type="dxa"/>
          </w:tcPr>
          <w:p w14:paraId="33F94ED9" w14:textId="77777777" w:rsidR="001D470B" w:rsidRPr="00BE068B" w:rsidRDefault="001D470B" w:rsidP="001D470B">
            <w:pPr>
              <w:rPr>
                <w:rFonts w:ascii="Gill Sans MT" w:hAnsi="Gill Sans MT"/>
              </w:rPr>
            </w:pPr>
          </w:p>
        </w:tc>
        <w:tc>
          <w:tcPr>
            <w:tcW w:w="766" w:type="dxa"/>
          </w:tcPr>
          <w:p w14:paraId="7E529B7E" w14:textId="77777777" w:rsidR="001D470B" w:rsidRPr="00BE068B" w:rsidRDefault="001D470B" w:rsidP="001D470B">
            <w:pPr>
              <w:rPr>
                <w:rFonts w:ascii="Gill Sans MT" w:hAnsi="Gill Sans MT"/>
              </w:rPr>
            </w:pPr>
          </w:p>
        </w:tc>
        <w:tc>
          <w:tcPr>
            <w:tcW w:w="1433" w:type="dxa"/>
          </w:tcPr>
          <w:p w14:paraId="4224279C" w14:textId="77777777" w:rsidR="001D470B" w:rsidRPr="00BE068B" w:rsidRDefault="001D470B" w:rsidP="001D470B">
            <w:pPr>
              <w:rPr>
                <w:rFonts w:ascii="Gill Sans MT" w:hAnsi="Gill Sans MT"/>
              </w:rPr>
            </w:pPr>
          </w:p>
        </w:tc>
        <w:tc>
          <w:tcPr>
            <w:tcW w:w="1058" w:type="dxa"/>
          </w:tcPr>
          <w:p w14:paraId="001068D0" w14:textId="77777777" w:rsidR="001D470B" w:rsidRPr="00BE068B" w:rsidRDefault="001D470B" w:rsidP="001D470B">
            <w:pPr>
              <w:rPr>
                <w:rFonts w:ascii="Gill Sans MT" w:hAnsi="Gill Sans MT"/>
              </w:rPr>
            </w:pPr>
          </w:p>
        </w:tc>
        <w:tc>
          <w:tcPr>
            <w:tcW w:w="783" w:type="dxa"/>
          </w:tcPr>
          <w:p w14:paraId="10919E93" w14:textId="77777777" w:rsidR="001D470B" w:rsidRPr="00BE068B" w:rsidRDefault="001D470B" w:rsidP="001D470B">
            <w:pPr>
              <w:rPr>
                <w:rFonts w:ascii="Gill Sans MT" w:hAnsi="Gill Sans MT"/>
              </w:rPr>
            </w:pPr>
          </w:p>
        </w:tc>
        <w:tc>
          <w:tcPr>
            <w:tcW w:w="1150" w:type="dxa"/>
          </w:tcPr>
          <w:p w14:paraId="3D7D2AEC" w14:textId="77777777" w:rsidR="001D470B" w:rsidRPr="00BE068B" w:rsidRDefault="001D470B" w:rsidP="001D470B">
            <w:pPr>
              <w:rPr>
                <w:rFonts w:ascii="Gill Sans MT" w:hAnsi="Gill Sans MT"/>
              </w:rPr>
            </w:pPr>
          </w:p>
        </w:tc>
        <w:tc>
          <w:tcPr>
            <w:tcW w:w="1590" w:type="dxa"/>
          </w:tcPr>
          <w:p w14:paraId="05E465BD" w14:textId="77777777" w:rsidR="001D470B" w:rsidRPr="00BE068B" w:rsidRDefault="001D470B" w:rsidP="001D470B">
            <w:pPr>
              <w:rPr>
                <w:rFonts w:ascii="Gill Sans MT" w:hAnsi="Gill Sans MT"/>
              </w:rPr>
            </w:pPr>
          </w:p>
        </w:tc>
      </w:tr>
      <w:tr w:rsidR="001D470B" w:rsidRPr="00BE068B" w14:paraId="3BBEB210" w14:textId="77777777" w:rsidTr="001D470B">
        <w:tc>
          <w:tcPr>
            <w:tcW w:w="468" w:type="dxa"/>
          </w:tcPr>
          <w:p w14:paraId="2C53CDC6"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204" w:type="dxa"/>
          </w:tcPr>
          <w:p w14:paraId="2609E751"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2192" w:type="dxa"/>
          </w:tcPr>
          <w:p w14:paraId="64FBE5B7" w14:textId="77777777" w:rsidR="001D470B" w:rsidRPr="00BE068B" w:rsidRDefault="001D470B" w:rsidP="001D470B">
            <w:pPr>
              <w:rPr>
                <w:rFonts w:ascii="Gill Sans MT" w:hAnsi="Gill Sans MT"/>
              </w:rPr>
            </w:pPr>
          </w:p>
        </w:tc>
        <w:tc>
          <w:tcPr>
            <w:tcW w:w="974" w:type="dxa"/>
          </w:tcPr>
          <w:p w14:paraId="2EA88EC6" w14:textId="77777777" w:rsidR="001D470B" w:rsidRPr="00BE068B" w:rsidRDefault="001D470B" w:rsidP="001D470B">
            <w:pPr>
              <w:rPr>
                <w:rFonts w:ascii="Gill Sans MT" w:hAnsi="Gill Sans MT"/>
              </w:rPr>
            </w:pPr>
          </w:p>
        </w:tc>
        <w:tc>
          <w:tcPr>
            <w:tcW w:w="766" w:type="dxa"/>
          </w:tcPr>
          <w:p w14:paraId="137A0DFC" w14:textId="77777777" w:rsidR="001D470B" w:rsidRPr="00BE068B" w:rsidRDefault="001D470B" w:rsidP="001D470B">
            <w:pPr>
              <w:rPr>
                <w:rFonts w:ascii="Gill Sans MT" w:hAnsi="Gill Sans MT"/>
              </w:rPr>
            </w:pPr>
          </w:p>
        </w:tc>
        <w:tc>
          <w:tcPr>
            <w:tcW w:w="1433" w:type="dxa"/>
          </w:tcPr>
          <w:p w14:paraId="4C773E09" w14:textId="77777777" w:rsidR="001D470B" w:rsidRPr="00BE068B" w:rsidRDefault="001D470B" w:rsidP="001D470B">
            <w:pPr>
              <w:rPr>
                <w:rFonts w:ascii="Gill Sans MT" w:hAnsi="Gill Sans MT"/>
              </w:rPr>
            </w:pPr>
          </w:p>
        </w:tc>
        <w:tc>
          <w:tcPr>
            <w:tcW w:w="1058" w:type="dxa"/>
          </w:tcPr>
          <w:p w14:paraId="1593AFAC" w14:textId="77777777" w:rsidR="001D470B" w:rsidRPr="00BE068B" w:rsidRDefault="001D470B" w:rsidP="001D470B">
            <w:pPr>
              <w:rPr>
                <w:rFonts w:ascii="Gill Sans MT" w:hAnsi="Gill Sans MT"/>
              </w:rPr>
            </w:pPr>
          </w:p>
        </w:tc>
        <w:tc>
          <w:tcPr>
            <w:tcW w:w="783" w:type="dxa"/>
          </w:tcPr>
          <w:p w14:paraId="5DC70923" w14:textId="77777777" w:rsidR="001D470B" w:rsidRPr="00BE068B" w:rsidRDefault="001D470B" w:rsidP="001D470B">
            <w:pPr>
              <w:rPr>
                <w:rFonts w:ascii="Gill Sans MT" w:hAnsi="Gill Sans MT"/>
              </w:rPr>
            </w:pPr>
          </w:p>
        </w:tc>
        <w:tc>
          <w:tcPr>
            <w:tcW w:w="1150" w:type="dxa"/>
          </w:tcPr>
          <w:p w14:paraId="37B671A3" w14:textId="77777777" w:rsidR="001D470B" w:rsidRPr="00BE068B" w:rsidRDefault="001D470B" w:rsidP="001D470B">
            <w:pPr>
              <w:rPr>
                <w:rFonts w:ascii="Gill Sans MT" w:hAnsi="Gill Sans MT"/>
              </w:rPr>
            </w:pPr>
          </w:p>
        </w:tc>
        <w:tc>
          <w:tcPr>
            <w:tcW w:w="1590" w:type="dxa"/>
          </w:tcPr>
          <w:p w14:paraId="6D323F99" w14:textId="77777777" w:rsidR="001D470B" w:rsidRPr="00BE068B" w:rsidRDefault="001D470B" w:rsidP="001D470B">
            <w:pPr>
              <w:rPr>
                <w:rFonts w:ascii="Gill Sans MT" w:hAnsi="Gill Sans MT"/>
              </w:rPr>
            </w:pPr>
          </w:p>
        </w:tc>
      </w:tr>
      <w:tr w:rsidR="001D470B" w:rsidRPr="00BE068B" w14:paraId="6928CC1B" w14:textId="77777777" w:rsidTr="001D470B">
        <w:tc>
          <w:tcPr>
            <w:tcW w:w="468" w:type="dxa"/>
          </w:tcPr>
          <w:p w14:paraId="1DC1F5CB"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204" w:type="dxa"/>
          </w:tcPr>
          <w:p w14:paraId="34FF2864"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2192" w:type="dxa"/>
          </w:tcPr>
          <w:p w14:paraId="3BBD4E48" w14:textId="77777777" w:rsidR="001D470B" w:rsidRPr="00BE068B" w:rsidRDefault="001D470B" w:rsidP="001D470B">
            <w:pPr>
              <w:rPr>
                <w:rFonts w:ascii="Gill Sans MT" w:hAnsi="Gill Sans MT"/>
              </w:rPr>
            </w:pPr>
          </w:p>
        </w:tc>
        <w:tc>
          <w:tcPr>
            <w:tcW w:w="974" w:type="dxa"/>
          </w:tcPr>
          <w:p w14:paraId="687104B5" w14:textId="77777777" w:rsidR="001D470B" w:rsidRPr="00BE068B" w:rsidRDefault="001D470B" w:rsidP="001D470B">
            <w:pPr>
              <w:rPr>
                <w:rFonts w:ascii="Gill Sans MT" w:hAnsi="Gill Sans MT"/>
              </w:rPr>
            </w:pPr>
          </w:p>
        </w:tc>
        <w:tc>
          <w:tcPr>
            <w:tcW w:w="766" w:type="dxa"/>
          </w:tcPr>
          <w:p w14:paraId="52CE8AD0" w14:textId="77777777" w:rsidR="001D470B" w:rsidRPr="00BE068B" w:rsidRDefault="001D470B" w:rsidP="001D470B">
            <w:pPr>
              <w:rPr>
                <w:rFonts w:ascii="Gill Sans MT" w:hAnsi="Gill Sans MT"/>
              </w:rPr>
            </w:pPr>
          </w:p>
        </w:tc>
        <w:tc>
          <w:tcPr>
            <w:tcW w:w="1433" w:type="dxa"/>
          </w:tcPr>
          <w:p w14:paraId="58B03F74" w14:textId="77777777" w:rsidR="001D470B" w:rsidRPr="00BE068B" w:rsidRDefault="001D470B" w:rsidP="001D470B">
            <w:pPr>
              <w:rPr>
                <w:rFonts w:ascii="Gill Sans MT" w:hAnsi="Gill Sans MT"/>
              </w:rPr>
            </w:pPr>
          </w:p>
        </w:tc>
        <w:tc>
          <w:tcPr>
            <w:tcW w:w="1058" w:type="dxa"/>
          </w:tcPr>
          <w:p w14:paraId="7C7F2293" w14:textId="77777777" w:rsidR="001D470B" w:rsidRPr="00BE068B" w:rsidRDefault="001D470B" w:rsidP="001D470B">
            <w:pPr>
              <w:rPr>
                <w:rFonts w:ascii="Gill Sans MT" w:hAnsi="Gill Sans MT"/>
              </w:rPr>
            </w:pPr>
          </w:p>
        </w:tc>
        <w:tc>
          <w:tcPr>
            <w:tcW w:w="783" w:type="dxa"/>
          </w:tcPr>
          <w:p w14:paraId="345E4EA6" w14:textId="77777777" w:rsidR="001D470B" w:rsidRPr="00BE068B" w:rsidRDefault="001D470B" w:rsidP="001D470B">
            <w:pPr>
              <w:rPr>
                <w:rFonts w:ascii="Gill Sans MT" w:hAnsi="Gill Sans MT"/>
              </w:rPr>
            </w:pPr>
          </w:p>
        </w:tc>
        <w:tc>
          <w:tcPr>
            <w:tcW w:w="1150" w:type="dxa"/>
          </w:tcPr>
          <w:p w14:paraId="20FC09DA" w14:textId="77777777" w:rsidR="001D470B" w:rsidRPr="00BE068B" w:rsidRDefault="001D470B" w:rsidP="001D470B">
            <w:pPr>
              <w:rPr>
                <w:rFonts w:ascii="Gill Sans MT" w:hAnsi="Gill Sans MT"/>
              </w:rPr>
            </w:pPr>
          </w:p>
        </w:tc>
        <w:tc>
          <w:tcPr>
            <w:tcW w:w="1590" w:type="dxa"/>
          </w:tcPr>
          <w:p w14:paraId="0012B7FB" w14:textId="77777777" w:rsidR="001D470B" w:rsidRPr="00BE068B" w:rsidRDefault="001D470B" w:rsidP="001D470B">
            <w:pPr>
              <w:rPr>
                <w:rFonts w:ascii="Gill Sans MT" w:hAnsi="Gill Sans MT"/>
              </w:rPr>
            </w:pPr>
          </w:p>
        </w:tc>
      </w:tr>
      <w:tr w:rsidR="001D470B" w:rsidRPr="00BE068B" w14:paraId="49BA0434" w14:textId="77777777" w:rsidTr="001D470B">
        <w:tc>
          <w:tcPr>
            <w:tcW w:w="468" w:type="dxa"/>
          </w:tcPr>
          <w:p w14:paraId="5D2B234A"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204" w:type="dxa"/>
          </w:tcPr>
          <w:p w14:paraId="5AF5C28B"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2192" w:type="dxa"/>
          </w:tcPr>
          <w:p w14:paraId="21354795" w14:textId="77777777" w:rsidR="001D470B" w:rsidRPr="00BE068B" w:rsidRDefault="001D470B" w:rsidP="001D470B">
            <w:pPr>
              <w:rPr>
                <w:rFonts w:ascii="Gill Sans MT" w:hAnsi="Gill Sans MT"/>
              </w:rPr>
            </w:pPr>
          </w:p>
        </w:tc>
        <w:tc>
          <w:tcPr>
            <w:tcW w:w="974" w:type="dxa"/>
          </w:tcPr>
          <w:p w14:paraId="1407E6FD" w14:textId="77777777" w:rsidR="001D470B" w:rsidRPr="00BE068B" w:rsidRDefault="001D470B" w:rsidP="001D470B">
            <w:pPr>
              <w:rPr>
                <w:rFonts w:ascii="Gill Sans MT" w:hAnsi="Gill Sans MT"/>
              </w:rPr>
            </w:pPr>
          </w:p>
        </w:tc>
        <w:tc>
          <w:tcPr>
            <w:tcW w:w="766" w:type="dxa"/>
          </w:tcPr>
          <w:p w14:paraId="0E3532CF" w14:textId="77777777" w:rsidR="001D470B" w:rsidRPr="00BE068B" w:rsidRDefault="001D470B" w:rsidP="001D470B">
            <w:pPr>
              <w:rPr>
                <w:rFonts w:ascii="Gill Sans MT" w:hAnsi="Gill Sans MT"/>
              </w:rPr>
            </w:pPr>
          </w:p>
        </w:tc>
        <w:tc>
          <w:tcPr>
            <w:tcW w:w="1433" w:type="dxa"/>
          </w:tcPr>
          <w:p w14:paraId="29EAD9D6" w14:textId="77777777" w:rsidR="001D470B" w:rsidRPr="00BE068B" w:rsidRDefault="001D470B" w:rsidP="001D470B">
            <w:pPr>
              <w:rPr>
                <w:rFonts w:ascii="Gill Sans MT" w:hAnsi="Gill Sans MT"/>
              </w:rPr>
            </w:pPr>
          </w:p>
        </w:tc>
        <w:tc>
          <w:tcPr>
            <w:tcW w:w="1058" w:type="dxa"/>
          </w:tcPr>
          <w:p w14:paraId="31B3A7C8" w14:textId="77777777" w:rsidR="001D470B" w:rsidRPr="00BE068B" w:rsidRDefault="001D470B" w:rsidP="001D470B">
            <w:pPr>
              <w:rPr>
                <w:rFonts w:ascii="Gill Sans MT" w:hAnsi="Gill Sans MT"/>
              </w:rPr>
            </w:pPr>
          </w:p>
        </w:tc>
        <w:tc>
          <w:tcPr>
            <w:tcW w:w="783" w:type="dxa"/>
          </w:tcPr>
          <w:p w14:paraId="5438709B" w14:textId="77777777" w:rsidR="001D470B" w:rsidRPr="00BE068B" w:rsidRDefault="001D470B" w:rsidP="001D470B">
            <w:pPr>
              <w:rPr>
                <w:rFonts w:ascii="Gill Sans MT" w:hAnsi="Gill Sans MT"/>
              </w:rPr>
            </w:pPr>
          </w:p>
        </w:tc>
        <w:tc>
          <w:tcPr>
            <w:tcW w:w="1150" w:type="dxa"/>
          </w:tcPr>
          <w:p w14:paraId="1444D90E" w14:textId="77777777" w:rsidR="001D470B" w:rsidRPr="00BE068B" w:rsidRDefault="001D470B" w:rsidP="001D470B">
            <w:pPr>
              <w:rPr>
                <w:rFonts w:ascii="Gill Sans MT" w:hAnsi="Gill Sans MT"/>
              </w:rPr>
            </w:pPr>
          </w:p>
        </w:tc>
        <w:tc>
          <w:tcPr>
            <w:tcW w:w="1590" w:type="dxa"/>
          </w:tcPr>
          <w:p w14:paraId="3047B365" w14:textId="77777777" w:rsidR="001D470B" w:rsidRPr="00BE068B" w:rsidRDefault="001D470B" w:rsidP="001D470B">
            <w:pPr>
              <w:rPr>
                <w:rFonts w:ascii="Gill Sans MT" w:hAnsi="Gill Sans MT"/>
              </w:rPr>
            </w:pPr>
          </w:p>
        </w:tc>
      </w:tr>
      <w:tr w:rsidR="001D470B" w:rsidRPr="00BE068B" w14:paraId="5638C901" w14:textId="77777777" w:rsidTr="001D470B">
        <w:tc>
          <w:tcPr>
            <w:tcW w:w="468" w:type="dxa"/>
          </w:tcPr>
          <w:p w14:paraId="004028EB"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204" w:type="dxa"/>
          </w:tcPr>
          <w:p w14:paraId="386E73AC" w14:textId="77777777" w:rsidR="001D470B" w:rsidRPr="00BE068B" w:rsidRDefault="001D470B" w:rsidP="001D470B">
            <w:pPr>
              <w:rPr>
                <w:rFonts w:ascii="Gill Sans MT" w:hAnsi="Gill Sans MT"/>
              </w:rPr>
            </w:pPr>
            <w:r w:rsidRPr="00BE068B">
              <w:rPr>
                <w:rFonts w:ascii="Gill Sans MT" w:hAnsi="Gill Sans MT"/>
              </w:rPr>
              <w:t>Caterpillar</w:t>
            </w:r>
          </w:p>
        </w:tc>
        <w:tc>
          <w:tcPr>
            <w:tcW w:w="2192" w:type="dxa"/>
          </w:tcPr>
          <w:p w14:paraId="00585F16" w14:textId="77777777" w:rsidR="001D470B" w:rsidRPr="00BE068B" w:rsidRDefault="001D470B" w:rsidP="001D470B">
            <w:pPr>
              <w:rPr>
                <w:rFonts w:ascii="Gill Sans MT" w:hAnsi="Gill Sans MT"/>
              </w:rPr>
            </w:pPr>
          </w:p>
        </w:tc>
        <w:tc>
          <w:tcPr>
            <w:tcW w:w="974" w:type="dxa"/>
          </w:tcPr>
          <w:p w14:paraId="5944896F" w14:textId="77777777" w:rsidR="001D470B" w:rsidRPr="00BE068B" w:rsidRDefault="001D470B" w:rsidP="001D470B">
            <w:pPr>
              <w:rPr>
                <w:rFonts w:ascii="Gill Sans MT" w:hAnsi="Gill Sans MT"/>
              </w:rPr>
            </w:pPr>
          </w:p>
        </w:tc>
        <w:tc>
          <w:tcPr>
            <w:tcW w:w="766" w:type="dxa"/>
          </w:tcPr>
          <w:p w14:paraId="35595B3E" w14:textId="77777777" w:rsidR="001D470B" w:rsidRPr="00BE068B" w:rsidRDefault="001D470B" w:rsidP="001D470B">
            <w:pPr>
              <w:rPr>
                <w:rFonts w:ascii="Gill Sans MT" w:hAnsi="Gill Sans MT"/>
              </w:rPr>
            </w:pPr>
          </w:p>
        </w:tc>
        <w:tc>
          <w:tcPr>
            <w:tcW w:w="1433" w:type="dxa"/>
          </w:tcPr>
          <w:p w14:paraId="400E1B50" w14:textId="77777777" w:rsidR="001D470B" w:rsidRPr="00BE068B" w:rsidRDefault="001D470B" w:rsidP="001D470B">
            <w:pPr>
              <w:rPr>
                <w:rFonts w:ascii="Gill Sans MT" w:hAnsi="Gill Sans MT"/>
              </w:rPr>
            </w:pPr>
          </w:p>
        </w:tc>
        <w:tc>
          <w:tcPr>
            <w:tcW w:w="1058" w:type="dxa"/>
          </w:tcPr>
          <w:p w14:paraId="783A91F8" w14:textId="77777777" w:rsidR="001D470B" w:rsidRPr="00BE068B" w:rsidRDefault="001D470B" w:rsidP="001D470B">
            <w:pPr>
              <w:rPr>
                <w:rFonts w:ascii="Gill Sans MT" w:hAnsi="Gill Sans MT"/>
              </w:rPr>
            </w:pPr>
          </w:p>
        </w:tc>
        <w:tc>
          <w:tcPr>
            <w:tcW w:w="783" w:type="dxa"/>
          </w:tcPr>
          <w:p w14:paraId="79FEC2FD" w14:textId="77777777" w:rsidR="001D470B" w:rsidRPr="00BE068B" w:rsidRDefault="001D470B" w:rsidP="001D470B">
            <w:pPr>
              <w:rPr>
                <w:rFonts w:ascii="Gill Sans MT" w:hAnsi="Gill Sans MT"/>
              </w:rPr>
            </w:pPr>
          </w:p>
        </w:tc>
        <w:tc>
          <w:tcPr>
            <w:tcW w:w="1150" w:type="dxa"/>
          </w:tcPr>
          <w:p w14:paraId="3D8B5354" w14:textId="77777777" w:rsidR="001D470B" w:rsidRPr="00BE068B" w:rsidRDefault="001D470B" w:rsidP="001D470B">
            <w:pPr>
              <w:rPr>
                <w:rFonts w:ascii="Gill Sans MT" w:hAnsi="Gill Sans MT"/>
              </w:rPr>
            </w:pPr>
          </w:p>
        </w:tc>
        <w:tc>
          <w:tcPr>
            <w:tcW w:w="1590" w:type="dxa"/>
          </w:tcPr>
          <w:p w14:paraId="25089B41" w14:textId="77777777" w:rsidR="001D470B" w:rsidRPr="00BE068B" w:rsidRDefault="001D470B" w:rsidP="001D470B">
            <w:pPr>
              <w:rPr>
                <w:rFonts w:ascii="Gill Sans MT" w:hAnsi="Gill Sans MT"/>
              </w:rPr>
            </w:pPr>
          </w:p>
        </w:tc>
      </w:tr>
      <w:tr w:rsidR="001D470B" w:rsidRPr="00BE068B" w14:paraId="59E83CEC" w14:textId="77777777" w:rsidTr="001D470B">
        <w:tc>
          <w:tcPr>
            <w:tcW w:w="468" w:type="dxa"/>
          </w:tcPr>
          <w:p w14:paraId="5B8414A3"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204" w:type="dxa"/>
          </w:tcPr>
          <w:p w14:paraId="751892E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2192" w:type="dxa"/>
          </w:tcPr>
          <w:p w14:paraId="4AC93C2E" w14:textId="77777777" w:rsidR="001D470B" w:rsidRPr="00BE068B" w:rsidRDefault="001D470B" w:rsidP="001D470B">
            <w:pPr>
              <w:rPr>
                <w:rFonts w:ascii="Gill Sans MT" w:hAnsi="Gill Sans MT"/>
              </w:rPr>
            </w:pPr>
          </w:p>
        </w:tc>
        <w:tc>
          <w:tcPr>
            <w:tcW w:w="974" w:type="dxa"/>
          </w:tcPr>
          <w:p w14:paraId="25167F76" w14:textId="77777777" w:rsidR="001D470B" w:rsidRPr="00BE068B" w:rsidRDefault="001D470B" w:rsidP="001D470B">
            <w:pPr>
              <w:rPr>
                <w:rFonts w:ascii="Gill Sans MT" w:hAnsi="Gill Sans MT"/>
              </w:rPr>
            </w:pPr>
          </w:p>
        </w:tc>
        <w:tc>
          <w:tcPr>
            <w:tcW w:w="766" w:type="dxa"/>
          </w:tcPr>
          <w:p w14:paraId="6B24A808" w14:textId="77777777" w:rsidR="001D470B" w:rsidRPr="00BE068B" w:rsidRDefault="001D470B" w:rsidP="001D470B">
            <w:pPr>
              <w:rPr>
                <w:rFonts w:ascii="Gill Sans MT" w:hAnsi="Gill Sans MT"/>
              </w:rPr>
            </w:pPr>
          </w:p>
        </w:tc>
        <w:tc>
          <w:tcPr>
            <w:tcW w:w="1433" w:type="dxa"/>
          </w:tcPr>
          <w:p w14:paraId="784F36C2" w14:textId="77777777" w:rsidR="001D470B" w:rsidRPr="00BE068B" w:rsidRDefault="001D470B" w:rsidP="001D470B">
            <w:pPr>
              <w:rPr>
                <w:rFonts w:ascii="Gill Sans MT" w:hAnsi="Gill Sans MT"/>
              </w:rPr>
            </w:pPr>
          </w:p>
        </w:tc>
        <w:tc>
          <w:tcPr>
            <w:tcW w:w="1058" w:type="dxa"/>
          </w:tcPr>
          <w:p w14:paraId="11F4BA6C" w14:textId="77777777" w:rsidR="001D470B" w:rsidRPr="00BE068B" w:rsidRDefault="001D470B" w:rsidP="001D470B">
            <w:pPr>
              <w:rPr>
                <w:rFonts w:ascii="Gill Sans MT" w:hAnsi="Gill Sans MT"/>
              </w:rPr>
            </w:pPr>
          </w:p>
        </w:tc>
        <w:tc>
          <w:tcPr>
            <w:tcW w:w="783" w:type="dxa"/>
          </w:tcPr>
          <w:p w14:paraId="74A08424" w14:textId="77777777" w:rsidR="001D470B" w:rsidRPr="00BE068B" w:rsidRDefault="001D470B" w:rsidP="001D470B">
            <w:pPr>
              <w:rPr>
                <w:rFonts w:ascii="Gill Sans MT" w:hAnsi="Gill Sans MT"/>
              </w:rPr>
            </w:pPr>
          </w:p>
        </w:tc>
        <w:tc>
          <w:tcPr>
            <w:tcW w:w="1150" w:type="dxa"/>
          </w:tcPr>
          <w:p w14:paraId="4CFA6126" w14:textId="77777777" w:rsidR="001D470B" w:rsidRPr="00BE068B" w:rsidRDefault="001D470B" w:rsidP="001D470B">
            <w:pPr>
              <w:rPr>
                <w:rFonts w:ascii="Gill Sans MT" w:hAnsi="Gill Sans MT"/>
              </w:rPr>
            </w:pPr>
          </w:p>
        </w:tc>
        <w:tc>
          <w:tcPr>
            <w:tcW w:w="1590" w:type="dxa"/>
          </w:tcPr>
          <w:p w14:paraId="3C6DC340" w14:textId="77777777" w:rsidR="001D470B" w:rsidRPr="00BE068B" w:rsidRDefault="001D470B" w:rsidP="001D470B">
            <w:pPr>
              <w:rPr>
                <w:rFonts w:ascii="Gill Sans MT" w:hAnsi="Gill Sans MT"/>
              </w:rPr>
            </w:pPr>
          </w:p>
        </w:tc>
      </w:tr>
    </w:tbl>
    <w:p w14:paraId="3D761F4C"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1D470B" w:rsidRPr="00BE068B" w14:paraId="2D440638" w14:textId="77777777" w:rsidTr="001D470B">
        <w:tc>
          <w:tcPr>
            <w:tcW w:w="468" w:type="dxa"/>
          </w:tcPr>
          <w:p w14:paraId="779B8038" w14:textId="77777777" w:rsidR="001D470B" w:rsidRPr="00BE068B" w:rsidRDefault="001D470B" w:rsidP="001D470B">
            <w:pPr>
              <w:rPr>
                <w:rFonts w:ascii="Gill Sans MT" w:hAnsi="Gill Sans MT"/>
                <w:b/>
                <w:sz w:val="20"/>
                <w:szCs w:val="20"/>
              </w:rPr>
            </w:pPr>
          </w:p>
        </w:tc>
        <w:tc>
          <w:tcPr>
            <w:tcW w:w="2361" w:type="dxa"/>
          </w:tcPr>
          <w:p w14:paraId="2392EDD7" w14:textId="77777777" w:rsidR="001D470B" w:rsidRPr="00BE068B" w:rsidRDefault="001D470B" w:rsidP="001D470B">
            <w:pPr>
              <w:rPr>
                <w:rFonts w:ascii="Gill Sans MT" w:hAnsi="Gill Sans MT"/>
                <w:b/>
                <w:sz w:val="20"/>
                <w:szCs w:val="20"/>
              </w:rPr>
            </w:pPr>
          </w:p>
        </w:tc>
        <w:tc>
          <w:tcPr>
            <w:tcW w:w="1791" w:type="dxa"/>
          </w:tcPr>
          <w:p w14:paraId="56BB109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K.10</w:t>
            </w:r>
          </w:p>
        </w:tc>
        <w:tc>
          <w:tcPr>
            <w:tcW w:w="990" w:type="dxa"/>
          </w:tcPr>
          <w:p w14:paraId="6177851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w:t>
            </w:r>
          </w:p>
        </w:tc>
        <w:tc>
          <w:tcPr>
            <w:tcW w:w="810" w:type="dxa"/>
          </w:tcPr>
          <w:p w14:paraId="413A555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K.11b</w:t>
            </w:r>
          </w:p>
        </w:tc>
        <w:tc>
          <w:tcPr>
            <w:tcW w:w="2346" w:type="dxa"/>
          </w:tcPr>
          <w:p w14:paraId="75E9DAF3"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K.12a</w:t>
            </w:r>
          </w:p>
        </w:tc>
        <w:tc>
          <w:tcPr>
            <w:tcW w:w="1350" w:type="dxa"/>
          </w:tcPr>
          <w:p w14:paraId="27819A6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K.12b</w:t>
            </w:r>
          </w:p>
        </w:tc>
        <w:tc>
          <w:tcPr>
            <w:tcW w:w="1170" w:type="dxa"/>
          </w:tcPr>
          <w:p w14:paraId="320C700D"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K.12c</w:t>
            </w:r>
          </w:p>
        </w:tc>
        <w:tc>
          <w:tcPr>
            <w:tcW w:w="1710" w:type="dxa"/>
          </w:tcPr>
          <w:p w14:paraId="223383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K.13</w:t>
            </w:r>
          </w:p>
        </w:tc>
      </w:tr>
      <w:tr w:rsidR="001D470B" w:rsidRPr="00BE068B" w14:paraId="2EC73F7B" w14:textId="77777777" w:rsidTr="001D470B">
        <w:tc>
          <w:tcPr>
            <w:tcW w:w="468" w:type="dxa"/>
          </w:tcPr>
          <w:p w14:paraId="25AF4DFD" w14:textId="77777777" w:rsidR="001D470B" w:rsidRPr="00BE068B" w:rsidRDefault="001D470B" w:rsidP="001D470B">
            <w:pPr>
              <w:rPr>
                <w:rFonts w:ascii="Gill Sans MT" w:hAnsi="Gill Sans MT"/>
                <w:b/>
                <w:sz w:val="20"/>
                <w:szCs w:val="20"/>
              </w:rPr>
            </w:pPr>
          </w:p>
        </w:tc>
        <w:tc>
          <w:tcPr>
            <w:tcW w:w="2361" w:type="dxa"/>
          </w:tcPr>
          <w:p w14:paraId="514FACDD"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791" w:type="dxa"/>
          </w:tcPr>
          <w:p w14:paraId="78A77ED6" w14:textId="77777777" w:rsidR="001D470B" w:rsidRPr="00BE068B" w:rsidRDefault="001D470B" w:rsidP="001D470B">
            <w:pPr>
              <w:rPr>
                <w:rFonts w:ascii="Gill Sans MT" w:hAnsi="Gill Sans MT"/>
                <w:i/>
                <w:sz w:val="20"/>
                <w:szCs w:val="20"/>
              </w:rPr>
            </w:pPr>
            <w:r w:rsidRPr="00BE068B">
              <w:rPr>
                <w:rFonts w:ascii="Gill Sans MT" w:hAnsi="Gill Sans MT"/>
                <w:sz w:val="20"/>
                <w:szCs w:val="20"/>
              </w:rPr>
              <w:t xml:space="preserve">Please rank the top three most important products for the household’s own consumption </w:t>
            </w:r>
          </w:p>
        </w:tc>
        <w:tc>
          <w:tcPr>
            <w:tcW w:w="990" w:type="dxa"/>
          </w:tcPr>
          <w:p w14:paraId="4CB9CE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quantity do you collect</w:t>
            </w:r>
            <w:r>
              <w:rPr>
                <w:rFonts w:ascii="Gill Sans MT" w:hAnsi="Gill Sans MT"/>
                <w:sz w:val="20"/>
                <w:szCs w:val="20"/>
              </w:rPr>
              <w:t xml:space="preserve"> over the course of a MONTH</w:t>
            </w:r>
            <w:r w:rsidRPr="00BE068B">
              <w:rPr>
                <w:rFonts w:ascii="Gill Sans MT" w:hAnsi="Gill Sans MT"/>
                <w:sz w:val="20"/>
                <w:szCs w:val="20"/>
              </w:rPr>
              <w:t xml:space="preserve">? </w:t>
            </w:r>
          </w:p>
        </w:tc>
        <w:tc>
          <w:tcPr>
            <w:tcW w:w="810" w:type="dxa"/>
          </w:tcPr>
          <w:p w14:paraId="0F3F807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2346" w:type="dxa"/>
          </w:tcPr>
          <w:p w14:paraId="122F2D1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are the main species you harvest (per product) </w:t>
            </w:r>
          </w:p>
          <w:p w14:paraId="36E1B47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List from the most important to the lease important</w:t>
            </w:r>
          </w:p>
          <w:p w14:paraId="0BD5A675"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1</w:t>
            </w:r>
          </w:p>
        </w:tc>
        <w:tc>
          <w:tcPr>
            <w:tcW w:w="1350" w:type="dxa"/>
          </w:tcPr>
          <w:p w14:paraId="1E5F8CD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2</w:t>
            </w:r>
          </w:p>
        </w:tc>
        <w:tc>
          <w:tcPr>
            <w:tcW w:w="1170" w:type="dxa"/>
          </w:tcPr>
          <w:p w14:paraId="52AA6EF1"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 xml:space="preserve">Species 3 </w:t>
            </w:r>
          </w:p>
        </w:tc>
        <w:tc>
          <w:tcPr>
            <w:tcW w:w="1710" w:type="dxa"/>
          </w:tcPr>
          <w:p w14:paraId="6F6EE9C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Has the availability of &lt;product&gt; changed over the past 5 years?</w:t>
            </w:r>
          </w:p>
          <w:p w14:paraId="0D0BED36"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1= Increase</w:t>
            </w:r>
          </w:p>
          <w:p w14:paraId="1D97E9CA"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2= No change</w:t>
            </w:r>
          </w:p>
          <w:p w14:paraId="67F0B48F"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3=Decline</w:t>
            </w:r>
          </w:p>
          <w:p w14:paraId="184BCB69"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888= Do not know</w:t>
            </w:r>
          </w:p>
        </w:tc>
      </w:tr>
      <w:tr w:rsidR="001D470B" w:rsidRPr="00BE068B" w14:paraId="64345196" w14:textId="77777777" w:rsidTr="001D470B">
        <w:tc>
          <w:tcPr>
            <w:tcW w:w="468" w:type="dxa"/>
          </w:tcPr>
          <w:p w14:paraId="2CDB1E5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6D279C1C" w14:textId="77777777" w:rsidR="001D470B" w:rsidRPr="00BE068B" w:rsidRDefault="001D470B" w:rsidP="001D470B">
            <w:pPr>
              <w:rPr>
                <w:rFonts w:ascii="Gill Sans MT" w:hAnsi="Gill Sans MT"/>
              </w:rPr>
            </w:pPr>
            <w:r>
              <w:rPr>
                <w:rFonts w:ascii="Gill Sans MT" w:hAnsi="Gill Sans MT"/>
              </w:rPr>
              <w:t>Timber</w:t>
            </w:r>
          </w:p>
        </w:tc>
        <w:tc>
          <w:tcPr>
            <w:tcW w:w="1791" w:type="dxa"/>
          </w:tcPr>
          <w:p w14:paraId="239CDA55" w14:textId="77777777" w:rsidR="001D470B" w:rsidRPr="00BE068B" w:rsidRDefault="001D470B" w:rsidP="001D470B">
            <w:pPr>
              <w:rPr>
                <w:rFonts w:ascii="Gill Sans MT" w:hAnsi="Gill Sans MT"/>
              </w:rPr>
            </w:pPr>
          </w:p>
        </w:tc>
        <w:tc>
          <w:tcPr>
            <w:tcW w:w="990" w:type="dxa"/>
          </w:tcPr>
          <w:p w14:paraId="5370A19B" w14:textId="77777777" w:rsidR="001D470B" w:rsidRPr="00BE068B" w:rsidRDefault="001D470B" w:rsidP="001D470B">
            <w:pPr>
              <w:rPr>
                <w:rFonts w:ascii="Gill Sans MT" w:hAnsi="Gill Sans MT"/>
              </w:rPr>
            </w:pPr>
          </w:p>
        </w:tc>
        <w:tc>
          <w:tcPr>
            <w:tcW w:w="810" w:type="dxa"/>
          </w:tcPr>
          <w:p w14:paraId="22F49007" w14:textId="77777777" w:rsidR="001D470B" w:rsidRPr="00BE068B" w:rsidRDefault="001D470B" w:rsidP="001D470B">
            <w:pPr>
              <w:rPr>
                <w:rFonts w:ascii="Gill Sans MT" w:hAnsi="Gill Sans MT"/>
              </w:rPr>
            </w:pPr>
          </w:p>
        </w:tc>
        <w:tc>
          <w:tcPr>
            <w:tcW w:w="2346" w:type="dxa"/>
          </w:tcPr>
          <w:p w14:paraId="1B46126B" w14:textId="77777777" w:rsidR="001D470B" w:rsidRPr="00BE068B" w:rsidRDefault="001D470B" w:rsidP="001D470B">
            <w:pPr>
              <w:rPr>
                <w:rFonts w:ascii="Gill Sans MT" w:hAnsi="Gill Sans MT"/>
              </w:rPr>
            </w:pPr>
          </w:p>
        </w:tc>
        <w:tc>
          <w:tcPr>
            <w:tcW w:w="1350" w:type="dxa"/>
          </w:tcPr>
          <w:p w14:paraId="6A3D5D59" w14:textId="77777777" w:rsidR="001D470B" w:rsidRPr="00BE068B" w:rsidRDefault="001D470B" w:rsidP="001D470B">
            <w:pPr>
              <w:rPr>
                <w:rFonts w:ascii="Gill Sans MT" w:hAnsi="Gill Sans MT"/>
              </w:rPr>
            </w:pPr>
          </w:p>
        </w:tc>
        <w:tc>
          <w:tcPr>
            <w:tcW w:w="1170" w:type="dxa"/>
          </w:tcPr>
          <w:p w14:paraId="4F330E4D" w14:textId="77777777" w:rsidR="001D470B" w:rsidRPr="00BE068B" w:rsidRDefault="001D470B" w:rsidP="001D470B">
            <w:pPr>
              <w:rPr>
                <w:rFonts w:ascii="Gill Sans MT" w:hAnsi="Gill Sans MT"/>
              </w:rPr>
            </w:pPr>
          </w:p>
        </w:tc>
        <w:tc>
          <w:tcPr>
            <w:tcW w:w="1710" w:type="dxa"/>
          </w:tcPr>
          <w:p w14:paraId="74B87A2F" w14:textId="77777777" w:rsidR="001D470B" w:rsidRPr="00BE068B" w:rsidRDefault="001D470B" w:rsidP="001D470B">
            <w:pPr>
              <w:rPr>
                <w:rFonts w:ascii="Gill Sans MT" w:hAnsi="Gill Sans MT"/>
              </w:rPr>
            </w:pPr>
          </w:p>
        </w:tc>
      </w:tr>
      <w:tr w:rsidR="001D470B" w:rsidRPr="00BE068B" w14:paraId="0CC85194" w14:textId="77777777" w:rsidTr="001D470B">
        <w:tc>
          <w:tcPr>
            <w:tcW w:w="468" w:type="dxa"/>
          </w:tcPr>
          <w:p w14:paraId="462AD2B7"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3E28D8B" w14:textId="77777777" w:rsidR="001D470B" w:rsidRPr="00BE068B" w:rsidRDefault="001D470B" w:rsidP="001D470B">
            <w:pPr>
              <w:rPr>
                <w:rFonts w:ascii="Gill Sans MT" w:hAnsi="Gill Sans MT"/>
              </w:rPr>
            </w:pPr>
            <w:r w:rsidRPr="00BE068B">
              <w:rPr>
                <w:rFonts w:ascii="Gill Sans MT" w:hAnsi="Gill Sans MT"/>
              </w:rPr>
              <w:t>Fuel wood</w:t>
            </w:r>
          </w:p>
        </w:tc>
        <w:tc>
          <w:tcPr>
            <w:tcW w:w="1791" w:type="dxa"/>
          </w:tcPr>
          <w:p w14:paraId="555D103F" w14:textId="77777777" w:rsidR="001D470B" w:rsidRPr="00BE068B" w:rsidRDefault="001D470B" w:rsidP="001D470B">
            <w:pPr>
              <w:rPr>
                <w:rFonts w:ascii="Gill Sans MT" w:hAnsi="Gill Sans MT"/>
              </w:rPr>
            </w:pPr>
          </w:p>
        </w:tc>
        <w:tc>
          <w:tcPr>
            <w:tcW w:w="990" w:type="dxa"/>
          </w:tcPr>
          <w:p w14:paraId="6E451960" w14:textId="77777777" w:rsidR="001D470B" w:rsidRPr="00BE068B" w:rsidRDefault="001D470B" w:rsidP="001D470B">
            <w:pPr>
              <w:rPr>
                <w:rFonts w:ascii="Gill Sans MT" w:hAnsi="Gill Sans MT"/>
              </w:rPr>
            </w:pPr>
          </w:p>
        </w:tc>
        <w:tc>
          <w:tcPr>
            <w:tcW w:w="810" w:type="dxa"/>
          </w:tcPr>
          <w:p w14:paraId="6BEB6591" w14:textId="77777777" w:rsidR="001D470B" w:rsidRPr="00BE068B" w:rsidRDefault="001D470B" w:rsidP="001D470B">
            <w:pPr>
              <w:rPr>
                <w:rFonts w:ascii="Gill Sans MT" w:hAnsi="Gill Sans MT"/>
              </w:rPr>
            </w:pPr>
          </w:p>
        </w:tc>
        <w:tc>
          <w:tcPr>
            <w:tcW w:w="2346" w:type="dxa"/>
          </w:tcPr>
          <w:p w14:paraId="40A468E2" w14:textId="77777777" w:rsidR="001D470B" w:rsidRPr="00BE068B" w:rsidRDefault="001D470B" w:rsidP="001D470B">
            <w:pPr>
              <w:rPr>
                <w:rFonts w:ascii="Gill Sans MT" w:hAnsi="Gill Sans MT"/>
              </w:rPr>
            </w:pPr>
          </w:p>
        </w:tc>
        <w:tc>
          <w:tcPr>
            <w:tcW w:w="1350" w:type="dxa"/>
          </w:tcPr>
          <w:p w14:paraId="7E586DA8" w14:textId="77777777" w:rsidR="001D470B" w:rsidRPr="00BE068B" w:rsidRDefault="001D470B" w:rsidP="001D470B">
            <w:pPr>
              <w:rPr>
                <w:rFonts w:ascii="Gill Sans MT" w:hAnsi="Gill Sans MT"/>
              </w:rPr>
            </w:pPr>
          </w:p>
        </w:tc>
        <w:tc>
          <w:tcPr>
            <w:tcW w:w="1170" w:type="dxa"/>
          </w:tcPr>
          <w:p w14:paraId="2173B1C8" w14:textId="77777777" w:rsidR="001D470B" w:rsidRPr="00BE068B" w:rsidRDefault="001D470B" w:rsidP="001D470B">
            <w:pPr>
              <w:rPr>
                <w:rFonts w:ascii="Gill Sans MT" w:hAnsi="Gill Sans MT"/>
              </w:rPr>
            </w:pPr>
          </w:p>
        </w:tc>
        <w:tc>
          <w:tcPr>
            <w:tcW w:w="1710" w:type="dxa"/>
          </w:tcPr>
          <w:p w14:paraId="6E7800EC" w14:textId="77777777" w:rsidR="001D470B" w:rsidRPr="00BE068B" w:rsidRDefault="001D470B" w:rsidP="001D470B">
            <w:pPr>
              <w:rPr>
                <w:rFonts w:ascii="Gill Sans MT" w:hAnsi="Gill Sans MT"/>
              </w:rPr>
            </w:pPr>
          </w:p>
        </w:tc>
      </w:tr>
      <w:tr w:rsidR="001D470B" w:rsidRPr="00BE068B" w14:paraId="374FF737" w14:textId="77777777" w:rsidTr="001D470B">
        <w:tc>
          <w:tcPr>
            <w:tcW w:w="468" w:type="dxa"/>
          </w:tcPr>
          <w:p w14:paraId="7BEE475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7F33FE17" w14:textId="77777777" w:rsidR="001D470B" w:rsidRPr="00BE068B" w:rsidRDefault="001D470B" w:rsidP="001D470B">
            <w:pPr>
              <w:rPr>
                <w:rFonts w:ascii="Gill Sans MT" w:hAnsi="Gill Sans MT"/>
              </w:rPr>
            </w:pPr>
            <w:r w:rsidRPr="00BE068B">
              <w:rPr>
                <w:rFonts w:ascii="Gill Sans MT" w:hAnsi="Gill Sans MT"/>
              </w:rPr>
              <w:t>Charcoal</w:t>
            </w:r>
          </w:p>
        </w:tc>
        <w:tc>
          <w:tcPr>
            <w:tcW w:w="1791" w:type="dxa"/>
          </w:tcPr>
          <w:p w14:paraId="08A7B3C4" w14:textId="77777777" w:rsidR="001D470B" w:rsidRPr="00BE068B" w:rsidRDefault="001D470B" w:rsidP="001D470B">
            <w:pPr>
              <w:rPr>
                <w:rFonts w:ascii="Gill Sans MT" w:hAnsi="Gill Sans MT"/>
              </w:rPr>
            </w:pPr>
          </w:p>
        </w:tc>
        <w:tc>
          <w:tcPr>
            <w:tcW w:w="990" w:type="dxa"/>
          </w:tcPr>
          <w:p w14:paraId="24A81FFA" w14:textId="77777777" w:rsidR="001D470B" w:rsidRPr="00BE068B" w:rsidRDefault="001D470B" w:rsidP="001D470B">
            <w:pPr>
              <w:rPr>
                <w:rFonts w:ascii="Gill Sans MT" w:hAnsi="Gill Sans MT"/>
              </w:rPr>
            </w:pPr>
          </w:p>
        </w:tc>
        <w:tc>
          <w:tcPr>
            <w:tcW w:w="810" w:type="dxa"/>
          </w:tcPr>
          <w:p w14:paraId="60DF6F05" w14:textId="77777777" w:rsidR="001D470B" w:rsidRPr="00BE068B" w:rsidRDefault="001D470B" w:rsidP="001D470B">
            <w:pPr>
              <w:rPr>
                <w:rFonts w:ascii="Gill Sans MT" w:hAnsi="Gill Sans MT"/>
              </w:rPr>
            </w:pPr>
          </w:p>
        </w:tc>
        <w:tc>
          <w:tcPr>
            <w:tcW w:w="2346" w:type="dxa"/>
          </w:tcPr>
          <w:p w14:paraId="76B2EB4E" w14:textId="77777777" w:rsidR="001D470B" w:rsidRPr="00BE068B" w:rsidRDefault="001D470B" w:rsidP="001D470B">
            <w:pPr>
              <w:rPr>
                <w:rFonts w:ascii="Gill Sans MT" w:hAnsi="Gill Sans MT"/>
              </w:rPr>
            </w:pPr>
          </w:p>
        </w:tc>
        <w:tc>
          <w:tcPr>
            <w:tcW w:w="1350" w:type="dxa"/>
          </w:tcPr>
          <w:p w14:paraId="48F9FD08" w14:textId="77777777" w:rsidR="001D470B" w:rsidRPr="00BE068B" w:rsidRDefault="001D470B" w:rsidP="001D470B">
            <w:pPr>
              <w:rPr>
                <w:rFonts w:ascii="Gill Sans MT" w:hAnsi="Gill Sans MT"/>
              </w:rPr>
            </w:pPr>
          </w:p>
        </w:tc>
        <w:tc>
          <w:tcPr>
            <w:tcW w:w="1170" w:type="dxa"/>
          </w:tcPr>
          <w:p w14:paraId="396CF2C0" w14:textId="77777777" w:rsidR="001D470B" w:rsidRPr="00BE068B" w:rsidRDefault="001D470B" w:rsidP="001D470B">
            <w:pPr>
              <w:rPr>
                <w:rFonts w:ascii="Gill Sans MT" w:hAnsi="Gill Sans MT"/>
              </w:rPr>
            </w:pPr>
          </w:p>
        </w:tc>
        <w:tc>
          <w:tcPr>
            <w:tcW w:w="1710" w:type="dxa"/>
          </w:tcPr>
          <w:p w14:paraId="23A9773C" w14:textId="77777777" w:rsidR="001D470B" w:rsidRPr="00BE068B" w:rsidRDefault="001D470B" w:rsidP="001D470B">
            <w:pPr>
              <w:rPr>
                <w:rFonts w:ascii="Gill Sans MT" w:hAnsi="Gill Sans MT"/>
              </w:rPr>
            </w:pPr>
          </w:p>
        </w:tc>
      </w:tr>
      <w:tr w:rsidR="001D470B" w:rsidRPr="00BE068B" w14:paraId="1BD6B8A6" w14:textId="77777777" w:rsidTr="001D470B">
        <w:tc>
          <w:tcPr>
            <w:tcW w:w="468" w:type="dxa"/>
          </w:tcPr>
          <w:p w14:paraId="11CBB839"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4F6721D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791" w:type="dxa"/>
          </w:tcPr>
          <w:p w14:paraId="428B4692" w14:textId="77777777" w:rsidR="001D470B" w:rsidRPr="00BE068B" w:rsidRDefault="001D470B" w:rsidP="001D470B">
            <w:pPr>
              <w:rPr>
                <w:rFonts w:ascii="Gill Sans MT" w:hAnsi="Gill Sans MT"/>
              </w:rPr>
            </w:pPr>
          </w:p>
        </w:tc>
        <w:tc>
          <w:tcPr>
            <w:tcW w:w="990" w:type="dxa"/>
          </w:tcPr>
          <w:p w14:paraId="741F31B7" w14:textId="77777777" w:rsidR="001D470B" w:rsidRPr="00BE068B" w:rsidRDefault="001D470B" w:rsidP="001D470B">
            <w:pPr>
              <w:rPr>
                <w:rFonts w:ascii="Gill Sans MT" w:hAnsi="Gill Sans MT"/>
              </w:rPr>
            </w:pPr>
          </w:p>
        </w:tc>
        <w:tc>
          <w:tcPr>
            <w:tcW w:w="810" w:type="dxa"/>
          </w:tcPr>
          <w:p w14:paraId="6BC34226" w14:textId="77777777" w:rsidR="001D470B" w:rsidRPr="00BE068B" w:rsidRDefault="001D470B" w:rsidP="001D470B">
            <w:pPr>
              <w:rPr>
                <w:rFonts w:ascii="Gill Sans MT" w:hAnsi="Gill Sans MT"/>
              </w:rPr>
            </w:pPr>
          </w:p>
        </w:tc>
        <w:tc>
          <w:tcPr>
            <w:tcW w:w="2346" w:type="dxa"/>
          </w:tcPr>
          <w:p w14:paraId="3CCD91A2" w14:textId="77777777" w:rsidR="001D470B" w:rsidRPr="00BE068B" w:rsidRDefault="001D470B" w:rsidP="001D470B">
            <w:pPr>
              <w:rPr>
                <w:rFonts w:ascii="Gill Sans MT" w:hAnsi="Gill Sans MT"/>
              </w:rPr>
            </w:pPr>
          </w:p>
        </w:tc>
        <w:tc>
          <w:tcPr>
            <w:tcW w:w="1350" w:type="dxa"/>
          </w:tcPr>
          <w:p w14:paraId="3558C7FF" w14:textId="77777777" w:rsidR="001D470B" w:rsidRPr="00BE068B" w:rsidRDefault="001D470B" w:rsidP="001D470B">
            <w:pPr>
              <w:rPr>
                <w:rFonts w:ascii="Gill Sans MT" w:hAnsi="Gill Sans MT"/>
              </w:rPr>
            </w:pPr>
          </w:p>
        </w:tc>
        <w:tc>
          <w:tcPr>
            <w:tcW w:w="1170" w:type="dxa"/>
          </w:tcPr>
          <w:p w14:paraId="29FD5ACE" w14:textId="77777777" w:rsidR="001D470B" w:rsidRPr="00BE068B" w:rsidRDefault="001D470B" w:rsidP="001D470B">
            <w:pPr>
              <w:rPr>
                <w:rFonts w:ascii="Gill Sans MT" w:hAnsi="Gill Sans MT"/>
              </w:rPr>
            </w:pPr>
          </w:p>
        </w:tc>
        <w:tc>
          <w:tcPr>
            <w:tcW w:w="1710" w:type="dxa"/>
          </w:tcPr>
          <w:p w14:paraId="77914A27" w14:textId="77777777" w:rsidR="001D470B" w:rsidRPr="00BE068B" w:rsidRDefault="001D470B" w:rsidP="001D470B">
            <w:pPr>
              <w:rPr>
                <w:rFonts w:ascii="Gill Sans MT" w:hAnsi="Gill Sans MT"/>
              </w:rPr>
            </w:pPr>
          </w:p>
        </w:tc>
      </w:tr>
      <w:tr w:rsidR="001D470B" w:rsidRPr="00BE068B" w14:paraId="2668E9A9" w14:textId="77777777" w:rsidTr="001D470B">
        <w:tc>
          <w:tcPr>
            <w:tcW w:w="468" w:type="dxa"/>
          </w:tcPr>
          <w:p w14:paraId="17768329"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389280FB" w14:textId="77777777" w:rsidR="001D470B" w:rsidRPr="00BE068B" w:rsidRDefault="001D470B" w:rsidP="001D470B">
            <w:pPr>
              <w:rPr>
                <w:rFonts w:ascii="Gill Sans MT" w:hAnsi="Gill Sans MT"/>
              </w:rPr>
            </w:pPr>
            <w:r w:rsidRPr="00BE068B">
              <w:rPr>
                <w:rFonts w:ascii="Gill Sans MT" w:hAnsi="Gill Sans MT"/>
              </w:rPr>
              <w:t>Wood for poles</w:t>
            </w:r>
          </w:p>
        </w:tc>
        <w:tc>
          <w:tcPr>
            <w:tcW w:w="1791" w:type="dxa"/>
          </w:tcPr>
          <w:p w14:paraId="676AE2CA" w14:textId="77777777" w:rsidR="001D470B" w:rsidRPr="00BE068B" w:rsidRDefault="001D470B" w:rsidP="001D470B">
            <w:pPr>
              <w:rPr>
                <w:rFonts w:ascii="Gill Sans MT" w:hAnsi="Gill Sans MT"/>
              </w:rPr>
            </w:pPr>
          </w:p>
        </w:tc>
        <w:tc>
          <w:tcPr>
            <w:tcW w:w="990" w:type="dxa"/>
          </w:tcPr>
          <w:p w14:paraId="0A8B55C6" w14:textId="77777777" w:rsidR="001D470B" w:rsidRPr="00BE068B" w:rsidRDefault="001D470B" w:rsidP="001D470B">
            <w:pPr>
              <w:rPr>
                <w:rFonts w:ascii="Gill Sans MT" w:hAnsi="Gill Sans MT"/>
              </w:rPr>
            </w:pPr>
          </w:p>
        </w:tc>
        <w:tc>
          <w:tcPr>
            <w:tcW w:w="810" w:type="dxa"/>
          </w:tcPr>
          <w:p w14:paraId="1E66401C" w14:textId="77777777" w:rsidR="001D470B" w:rsidRPr="00BE068B" w:rsidRDefault="001D470B" w:rsidP="001D470B">
            <w:pPr>
              <w:rPr>
                <w:rFonts w:ascii="Gill Sans MT" w:hAnsi="Gill Sans MT"/>
              </w:rPr>
            </w:pPr>
          </w:p>
        </w:tc>
        <w:tc>
          <w:tcPr>
            <w:tcW w:w="2346" w:type="dxa"/>
          </w:tcPr>
          <w:p w14:paraId="53B627F8" w14:textId="77777777" w:rsidR="001D470B" w:rsidRPr="00BE068B" w:rsidRDefault="001D470B" w:rsidP="001D470B">
            <w:pPr>
              <w:rPr>
                <w:rFonts w:ascii="Gill Sans MT" w:hAnsi="Gill Sans MT"/>
              </w:rPr>
            </w:pPr>
          </w:p>
        </w:tc>
        <w:tc>
          <w:tcPr>
            <w:tcW w:w="1350" w:type="dxa"/>
          </w:tcPr>
          <w:p w14:paraId="0E283EF9" w14:textId="77777777" w:rsidR="001D470B" w:rsidRPr="00BE068B" w:rsidRDefault="001D470B" w:rsidP="001D470B">
            <w:pPr>
              <w:rPr>
                <w:rFonts w:ascii="Gill Sans MT" w:hAnsi="Gill Sans MT"/>
              </w:rPr>
            </w:pPr>
          </w:p>
        </w:tc>
        <w:tc>
          <w:tcPr>
            <w:tcW w:w="1170" w:type="dxa"/>
          </w:tcPr>
          <w:p w14:paraId="39047CD2" w14:textId="77777777" w:rsidR="001D470B" w:rsidRPr="00BE068B" w:rsidRDefault="001D470B" w:rsidP="001D470B">
            <w:pPr>
              <w:rPr>
                <w:rFonts w:ascii="Gill Sans MT" w:hAnsi="Gill Sans MT"/>
              </w:rPr>
            </w:pPr>
          </w:p>
        </w:tc>
        <w:tc>
          <w:tcPr>
            <w:tcW w:w="1710" w:type="dxa"/>
          </w:tcPr>
          <w:p w14:paraId="7C355E20" w14:textId="77777777" w:rsidR="001D470B" w:rsidRPr="00BE068B" w:rsidRDefault="001D470B" w:rsidP="001D470B">
            <w:pPr>
              <w:rPr>
                <w:rFonts w:ascii="Gill Sans MT" w:hAnsi="Gill Sans MT"/>
              </w:rPr>
            </w:pPr>
          </w:p>
        </w:tc>
      </w:tr>
      <w:tr w:rsidR="001D470B" w:rsidRPr="00BE068B" w14:paraId="57231538" w14:textId="77777777" w:rsidTr="001D470B">
        <w:trPr>
          <w:trHeight w:val="179"/>
        </w:trPr>
        <w:tc>
          <w:tcPr>
            <w:tcW w:w="468" w:type="dxa"/>
          </w:tcPr>
          <w:p w14:paraId="21D8D1F0"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15FA99F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791" w:type="dxa"/>
          </w:tcPr>
          <w:p w14:paraId="49F2426C" w14:textId="77777777" w:rsidR="001D470B" w:rsidRPr="00BE068B" w:rsidRDefault="001D470B" w:rsidP="001D470B">
            <w:pPr>
              <w:rPr>
                <w:rFonts w:ascii="Gill Sans MT" w:hAnsi="Gill Sans MT"/>
              </w:rPr>
            </w:pPr>
          </w:p>
        </w:tc>
        <w:tc>
          <w:tcPr>
            <w:tcW w:w="990" w:type="dxa"/>
          </w:tcPr>
          <w:p w14:paraId="6DEAF5F5" w14:textId="77777777" w:rsidR="001D470B" w:rsidRPr="00BE068B" w:rsidRDefault="001D470B" w:rsidP="001D470B">
            <w:pPr>
              <w:rPr>
                <w:rFonts w:ascii="Gill Sans MT" w:hAnsi="Gill Sans MT"/>
              </w:rPr>
            </w:pPr>
          </w:p>
        </w:tc>
        <w:tc>
          <w:tcPr>
            <w:tcW w:w="810" w:type="dxa"/>
          </w:tcPr>
          <w:p w14:paraId="69EAB834" w14:textId="77777777" w:rsidR="001D470B" w:rsidRPr="00BE068B" w:rsidRDefault="001D470B" w:rsidP="001D470B">
            <w:pPr>
              <w:rPr>
                <w:rFonts w:ascii="Gill Sans MT" w:hAnsi="Gill Sans MT"/>
              </w:rPr>
            </w:pPr>
          </w:p>
        </w:tc>
        <w:tc>
          <w:tcPr>
            <w:tcW w:w="2346" w:type="dxa"/>
          </w:tcPr>
          <w:p w14:paraId="6CA99B00" w14:textId="77777777" w:rsidR="001D470B" w:rsidRPr="00BE068B" w:rsidRDefault="001D470B" w:rsidP="001D470B">
            <w:pPr>
              <w:rPr>
                <w:rFonts w:ascii="Gill Sans MT" w:hAnsi="Gill Sans MT"/>
              </w:rPr>
            </w:pPr>
          </w:p>
        </w:tc>
        <w:tc>
          <w:tcPr>
            <w:tcW w:w="1350" w:type="dxa"/>
          </w:tcPr>
          <w:p w14:paraId="41AC2F5C" w14:textId="77777777" w:rsidR="001D470B" w:rsidRPr="00BE068B" w:rsidRDefault="001D470B" w:rsidP="001D470B">
            <w:pPr>
              <w:rPr>
                <w:rFonts w:ascii="Gill Sans MT" w:hAnsi="Gill Sans MT"/>
              </w:rPr>
            </w:pPr>
          </w:p>
        </w:tc>
        <w:tc>
          <w:tcPr>
            <w:tcW w:w="1170" w:type="dxa"/>
          </w:tcPr>
          <w:p w14:paraId="05A1A6AE" w14:textId="77777777" w:rsidR="001D470B" w:rsidRPr="00BE068B" w:rsidRDefault="001D470B" w:rsidP="001D470B">
            <w:pPr>
              <w:rPr>
                <w:rFonts w:ascii="Gill Sans MT" w:hAnsi="Gill Sans MT"/>
              </w:rPr>
            </w:pPr>
          </w:p>
        </w:tc>
        <w:tc>
          <w:tcPr>
            <w:tcW w:w="1710" w:type="dxa"/>
          </w:tcPr>
          <w:p w14:paraId="258414EA" w14:textId="77777777" w:rsidR="001D470B" w:rsidRPr="00BE068B" w:rsidRDefault="001D470B" w:rsidP="001D470B">
            <w:pPr>
              <w:rPr>
                <w:rFonts w:ascii="Gill Sans MT" w:hAnsi="Gill Sans MT"/>
              </w:rPr>
            </w:pPr>
          </w:p>
        </w:tc>
      </w:tr>
      <w:tr w:rsidR="001D470B" w:rsidRPr="00BE068B" w14:paraId="5BD841A9" w14:textId="77777777" w:rsidTr="001D470B">
        <w:tc>
          <w:tcPr>
            <w:tcW w:w="468" w:type="dxa"/>
          </w:tcPr>
          <w:p w14:paraId="77F1F8BB"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18E013A6" w14:textId="77777777" w:rsidR="001D470B" w:rsidRPr="00BE068B" w:rsidRDefault="001D470B" w:rsidP="001D470B">
            <w:pPr>
              <w:rPr>
                <w:rFonts w:ascii="Gill Sans MT" w:hAnsi="Gill Sans MT"/>
              </w:rPr>
            </w:pPr>
            <w:r w:rsidRPr="00BE068B">
              <w:rPr>
                <w:rFonts w:ascii="Gill Sans MT" w:hAnsi="Gill Sans MT"/>
              </w:rPr>
              <w:t>Mushrooms</w:t>
            </w:r>
          </w:p>
        </w:tc>
        <w:tc>
          <w:tcPr>
            <w:tcW w:w="1791" w:type="dxa"/>
          </w:tcPr>
          <w:p w14:paraId="675E8891" w14:textId="77777777" w:rsidR="001D470B" w:rsidRPr="00BE068B" w:rsidRDefault="001D470B" w:rsidP="001D470B">
            <w:pPr>
              <w:rPr>
                <w:rFonts w:ascii="Gill Sans MT" w:hAnsi="Gill Sans MT"/>
              </w:rPr>
            </w:pPr>
          </w:p>
        </w:tc>
        <w:tc>
          <w:tcPr>
            <w:tcW w:w="990" w:type="dxa"/>
          </w:tcPr>
          <w:p w14:paraId="30AA0489" w14:textId="77777777" w:rsidR="001D470B" w:rsidRPr="00BE068B" w:rsidRDefault="001D470B" w:rsidP="001D470B">
            <w:pPr>
              <w:rPr>
                <w:rFonts w:ascii="Gill Sans MT" w:hAnsi="Gill Sans MT"/>
              </w:rPr>
            </w:pPr>
          </w:p>
        </w:tc>
        <w:tc>
          <w:tcPr>
            <w:tcW w:w="810" w:type="dxa"/>
          </w:tcPr>
          <w:p w14:paraId="057CB7CA" w14:textId="77777777" w:rsidR="001D470B" w:rsidRPr="00BE068B" w:rsidRDefault="001D470B" w:rsidP="001D470B">
            <w:pPr>
              <w:rPr>
                <w:rFonts w:ascii="Gill Sans MT" w:hAnsi="Gill Sans MT"/>
              </w:rPr>
            </w:pPr>
          </w:p>
        </w:tc>
        <w:tc>
          <w:tcPr>
            <w:tcW w:w="2346" w:type="dxa"/>
          </w:tcPr>
          <w:p w14:paraId="1CA386D1" w14:textId="77777777" w:rsidR="001D470B" w:rsidRPr="00BE068B" w:rsidRDefault="001D470B" w:rsidP="001D470B">
            <w:pPr>
              <w:rPr>
                <w:rFonts w:ascii="Gill Sans MT" w:hAnsi="Gill Sans MT"/>
              </w:rPr>
            </w:pPr>
          </w:p>
        </w:tc>
        <w:tc>
          <w:tcPr>
            <w:tcW w:w="1350" w:type="dxa"/>
          </w:tcPr>
          <w:p w14:paraId="4877CFE0" w14:textId="77777777" w:rsidR="001D470B" w:rsidRPr="00BE068B" w:rsidRDefault="001D470B" w:rsidP="001D470B">
            <w:pPr>
              <w:rPr>
                <w:rFonts w:ascii="Gill Sans MT" w:hAnsi="Gill Sans MT"/>
              </w:rPr>
            </w:pPr>
          </w:p>
        </w:tc>
        <w:tc>
          <w:tcPr>
            <w:tcW w:w="1170" w:type="dxa"/>
          </w:tcPr>
          <w:p w14:paraId="376E96F2" w14:textId="77777777" w:rsidR="001D470B" w:rsidRPr="00BE068B" w:rsidRDefault="001D470B" w:rsidP="001D470B">
            <w:pPr>
              <w:rPr>
                <w:rFonts w:ascii="Gill Sans MT" w:hAnsi="Gill Sans MT"/>
              </w:rPr>
            </w:pPr>
          </w:p>
        </w:tc>
        <w:tc>
          <w:tcPr>
            <w:tcW w:w="1710" w:type="dxa"/>
          </w:tcPr>
          <w:p w14:paraId="28A1A233" w14:textId="77777777" w:rsidR="001D470B" w:rsidRPr="00BE068B" w:rsidRDefault="001D470B" w:rsidP="001D470B">
            <w:pPr>
              <w:rPr>
                <w:rFonts w:ascii="Gill Sans MT" w:hAnsi="Gill Sans MT"/>
              </w:rPr>
            </w:pPr>
          </w:p>
        </w:tc>
      </w:tr>
      <w:tr w:rsidR="001D470B" w:rsidRPr="00BE068B" w14:paraId="66BB66F7" w14:textId="77777777" w:rsidTr="001D470B">
        <w:tc>
          <w:tcPr>
            <w:tcW w:w="468" w:type="dxa"/>
          </w:tcPr>
          <w:p w14:paraId="125BE702"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6AB9FFCE" w14:textId="77777777" w:rsidR="001D470B" w:rsidRPr="00BE068B" w:rsidRDefault="001D470B" w:rsidP="001D470B">
            <w:pPr>
              <w:rPr>
                <w:rFonts w:ascii="Gill Sans MT" w:hAnsi="Gill Sans MT"/>
              </w:rPr>
            </w:pPr>
            <w:r w:rsidRPr="00BE068B">
              <w:rPr>
                <w:rFonts w:ascii="Gill Sans MT" w:hAnsi="Gill Sans MT"/>
              </w:rPr>
              <w:t>Fodder</w:t>
            </w:r>
          </w:p>
        </w:tc>
        <w:tc>
          <w:tcPr>
            <w:tcW w:w="1791" w:type="dxa"/>
          </w:tcPr>
          <w:p w14:paraId="7C9777FF" w14:textId="77777777" w:rsidR="001D470B" w:rsidRPr="00BE068B" w:rsidRDefault="001D470B" w:rsidP="001D470B">
            <w:pPr>
              <w:rPr>
                <w:rFonts w:ascii="Gill Sans MT" w:hAnsi="Gill Sans MT"/>
              </w:rPr>
            </w:pPr>
          </w:p>
        </w:tc>
        <w:tc>
          <w:tcPr>
            <w:tcW w:w="990" w:type="dxa"/>
          </w:tcPr>
          <w:p w14:paraId="59E35CA2" w14:textId="77777777" w:rsidR="001D470B" w:rsidRPr="00BE068B" w:rsidRDefault="001D470B" w:rsidP="001D470B">
            <w:pPr>
              <w:rPr>
                <w:rFonts w:ascii="Gill Sans MT" w:hAnsi="Gill Sans MT"/>
              </w:rPr>
            </w:pPr>
          </w:p>
        </w:tc>
        <w:tc>
          <w:tcPr>
            <w:tcW w:w="810" w:type="dxa"/>
          </w:tcPr>
          <w:p w14:paraId="02659B61" w14:textId="77777777" w:rsidR="001D470B" w:rsidRPr="00BE068B" w:rsidRDefault="001D470B" w:rsidP="001D470B">
            <w:pPr>
              <w:rPr>
                <w:rFonts w:ascii="Gill Sans MT" w:hAnsi="Gill Sans MT"/>
              </w:rPr>
            </w:pPr>
          </w:p>
        </w:tc>
        <w:tc>
          <w:tcPr>
            <w:tcW w:w="2346" w:type="dxa"/>
          </w:tcPr>
          <w:p w14:paraId="0F069AA1" w14:textId="77777777" w:rsidR="001D470B" w:rsidRPr="00BE068B" w:rsidRDefault="001D470B" w:rsidP="001D470B">
            <w:pPr>
              <w:rPr>
                <w:rFonts w:ascii="Gill Sans MT" w:hAnsi="Gill Sans MT"/>
              </w:rPr>
            </w:pPr>
          </w:p>
        </w:tc>
        <w:tc>
          <w:tcPr>
            <w:tcW w:w="1350" w:type="dxa"/>
          </w:tcPr>
          <w:p w14:paraId="0B66C36C" w14:textId="77777777" w:rsidR="001D470B" w:rsidRPr="00BE068B" w:rsidRDefault="001D470B" w:rsidP="001D470B">
            <w:pPr>
              <w:rPr>
                <w:rFonts w:ascii="Gill Sans MT" w:hAnsi="Gill Sans MT"/>
              </w:rPr>
            </w:pPr>
          </w:p>
        </w:tc>
        <w:tc>
          <w:tcPr>
            <w:tcW w:w="1170" w:type="dxa"/>
          </w:tcPr>
          <w:p w14:paraId="0063C1CE" w14:textId="77777777" w:rsidR="001D470B" w:rsidRPr="00BE068B" w:rsidRDefault="001D470B" w:rsidP="001D470B">
            <w:pPr>
              <w:rPr>
                <w:rFonts w:ascii="Gill Sans MT" w:hAnsi="Gill Sans MT"/>
              </w:rPr>
            </w:pPr>
          </w:p>
        </w:tc>
        <w:tc>
          <w:tcPr>
            <w:tcW w:w="1710" w:type="dxa"/>
          </w:tcPr>
          <w:p w14:paraId="0E0EBED3" w14:textId="77777777" w:rsidR="001D470B" w:rsidRPr="00BE068B" w:rsidRDefault="001D470B" w:rsidP="001D470B">
            <w:pPr>
              <w:rPr>
                <w:rFonts w:ascii="Gill Sans MT" w:hAnsi="Gill Sans MT"/>
              </w:rPr>
            </w:pPr>
          </w:p>
        </w:tc>
      </w:tr>
      <w:tr w:rsidR="001D470B" w:rsidRPr="00BE068B" w14:paraId="6124F92C" w14:textId="77777777" w:rsidTr="001D470B">
        <w:tc>
          <w:tcPr>
            <w:tcW w:w="468" w:type="dxa"/>
          </w:tcPr>
          <w:p w14:paraId="3E69F06C"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0139315C" w14:textId="77777777" w:rsidR="001D470B" w:rsidRPr="00BE068B" w:rsidRDefault="001D470B" w:rsidP="001D470B">
            <w:pPr>
              <w:rPr>
                <w:rFonts w:ascii="Gill Sans MT" w:hAnsi="Gill Sans MT"/>
              </w:rPr>
            </w:pPr>
            <w:r w:rsidRPr="00BE068B">
              <w:rPr>
                <w:rFonts w:ascii="Gill Sans MT" w:hAnsi="Gill Sans MT"/>
              </w:rPr>
              <w:t>Rattan</w:t>
            </w:r>
          </w:p>
        </w:tc>
        <w:tc>
          <w:tcPr>
            <w:tcW w:w="1791" w:type="dxa"/>
          </w:tcPr>
          <w:p w14:paraId="0A274CE6" w14:textId="77777777" w:rsidR="001D470B" w:rsidRPr="00BE068B" w:rsidRDefault="001D470B" w:rsidP="001D470B">
            <w:pPr>
              <w:rPr>
                <w:rFonts w:ascii="Gill Sans MT" w:hAnsi="Gill Sans MT"/>
              </w:rPr>
            </w:pPr>
          </w:p>
        </w:tc>
        <w:tc>
          <w:tcPr>
            <w:tcW w:w="990" w:type="dxa"/>
          </w:tcPr>
          <w:p w14:paraId="20BDC90F" w14:textId="77777777" w:rsidR="001D470B" w:rsidRPr="00BE068B" w:rsidRDefault="001D470B" w:rsidP="001D470B">
            <w:pPr>
              <w:rPr>
                <w:rFonts w:ascii="Gill Sans MT" w:hAnsi="Gill Sans MT"/>
              </w:rPr>
            </w:pPr>
          </w:p>
        </w:tc>
        <w:tc>
          <w:tcPr>
            <w:tcW w:w="810" w:type="dxa"/>
          </w:tcPr>
          <w:p w14:paraId="2BD6F797" w14:textId="77777777" w:rsidR="001D470B" w:rsidRPr="00BE068B" w:rsidRDefault="001D470B" w:rsidP="001D470B">
            <w:pPr>
              <w:rPr>
                <w:rFonts w:ascii="Gill Sans MT" w:hAnsi="Gill Sans MT"/>
              </w:rPr>
            </w:pPr>
          </w:p>
        </w:tc>
        <w:tc>
          <w:tcPr>
            <w:tcW w:w="2346" w:type="dxa"/>
          </w:tcPr>
          <w:p w14:paraId="70E52159" w14:textId="77777777" w:rsidR="001D470B" w:rsidRPr="00BE068B" w:rsidRDefault="001D470B" w:rsidP="001D470B">
            <w:pPr>
              <w:rPr>
                <w:rFonts w:ascii="Gill Sans MT" w:hAnsi="Gill Sans MT"/>
              </w:rPr>
            </w:pPr>
          </w:p>
        </w:tc>
        <w:tc>
          <w:tcPr>
            <w:tcW w:w="1350" w:type="dxa"/>
          </w:tcPr>
          <w:p w14:paraId="213D5273" w14:textId="77777777" w:rsidR="001D470B" w:rsidRPr="00BE068B" w:rsidRDefault="001D470B" w:rsidP="001D470B">
            <w:pPr>
              <w:rPr>
                <w:rFonts w:ascii="Gill Sans MT" w:hAnsi="Gill Sans MT"/>
              </w:rPr>
            </w:pPr>
          </w:p>
        </w:tc>
        <w:tc>
          <w:tcPr>
            <w:tcW w:w="1170" w:type="dxa"/>
          </w:tcPr>
          <w:p w14:paraId="4890D26E" w14:textId="77777777" w:rsidR="001D470B" w:rsidRPr="00BE068B" w:rsidRDefault="001D470B" w:rsidP="001D470B">
            <w:pPr>
              <w:rPr>
                <w:rFonts w:ascii="Gill Sans MT" w:hAnsi="Gill Sans MT"/>
              </w:rPr>
            </w:pPr>
          </w:p>
        </w:tc>
        <w:tc>
          <w:tcPr>
            <w:tcW w:w="1710" w:type="dxa"/>
          </w:tcPr>
          <w:p w14:paraId="76E598D4" w14:textId="77777777" w:rsidR="001D470B" w:rsidRPr="00BE068B" w:rsidRDefault="001D470B" w:rsidP="001D470B">
            <w:pPr>
              <w:rPr>
                <w:rFonts w:ascii="Gill Sans MT" w:hAnsi="Gill Sans MT"/>
              </w:rPr>
            </w:pPr>
          </w:p>
        </w:tc>
      </w:tr>
      <w:tr w:rsidR="001D470B" w:rsidRPr="00BE068B" w14:paraId="18160C31" w14:textId="77777777" w:rsidTr="001D470B">
        <w:tc>
          <w:tcPr>
            <w:tcW w:w="468" w:type="dxa"/>
          </w:tcPr>
          <w:p w14:paraId="6277E613"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2CC23F9E" w14:textId="77777777" w:rsidR="001D470B" w:rsidRPr="00BE068B" w:rsidRDefault="001D470B" w:rsidP="001D470B">
            <w:pPr>
              <w:rPr>
                <w:rFonts w:ascii="Gill Sans MT" w:hAnsi="Gill Sans MT"/>
              </w:rPr>
            </w:pPr>
            <w:r w:rsidRPr="00BE068B">
              <w:rPr>
                <w:rFonts w:ascii="Gill Sans MT" w:hAnsi="Gill Sans MT"/>
              </w:rPr>
              <w:t>Plant medicines</w:t>
            </w:r>
          </w:p>
        </w:tc>
        <w:tc>
          <w:tcPr>
            <w:tcW w:w="1791" w:type="dxa"/>
          </w:tcPr>
          <w:p w14:paraId="330F6CA3" w14:textId="77777777" w:rsidR="001D470B" w:rsidRPr="00BE068B" w:rsidRDefault="001D470B" w:rsidP="001D470B">
            <w:pPr>
              <w:rPr>
                <w:rFonts w:ascii="Gill Sans MT" w:hAnsi="Gill Sans MT"/>
              </w:rPr>
            </w:pPr>
          </w:p>
        </w:tc>
        <w:tc>
          <w:tcPr>
            <w:tcW w:w="990" w:type="dxa"/>
          </w:tcPr>
          <w:p w14:paraId="71C773B1" w14:textId="77777777" w:rsidR="001D470B" w:rsidRPr="00BE068B" w:rsidRDefault="001D470B" w:rsidP="001D470B">
            <w:pPr>
              <w:rPr>
                <w:rFonts w:ascii="Gill Sans MT" w:hAnsi="Gill Sans MT"/>
              </w:rPr>
            </w:pPr>
          </w:p>
        </w:tc>
        <w:tc>
          <w:tcPr>
            <w:tcW w:w="810" w:type="dxa"/>
          </w:tcPr>
          <w:p w14:paraId="0BAE3C46" w14:textId="77777777" w:rsidR="001D470B" w:rsidRPr="00BE068B" w:rsidRDefault="001D470B" w:rsidP="001D470B">
            <w:pPr>
              <w:rPr>
                <w:rFonts w:ascii="Gill Sans MT" w:hAnsi="Gill Sans MT"/>
              </w:rPr>
            </w:pPr>
          </w:p>
        </w:tc>
        <w:tc>
          <w:tcPr>
            <w:tcW w:w="2346" w:type="dxa"/>
          </w:tcPr>
          <w:p w14:paraId="364AFD5B" w14:textId="77777777" w:rsidR="001D470B" w:rsidRPr="00BE068B" w:rsidRDefault="001D470B" w:rsidP="001D470B">
            <w:pPr>
              <w:rPr>
                <w:rFonts w:ascii="Gill Sans MT" w:hAnsi="Gill Sans MT"/>
              </w:rPr>
            </w:pPr>
          </w:p>
        </w:tc>
        <w:tc>
          <w:tcPr>
            <w:tcW w:w="1350" w:type="dxa"/>
          </w:tcPr>
          <w:p w14:paraId="75E6612D" w14:textId="77777777" w:rsidR="001D470B" w:rsidRPr="00BE068B" w:rsidRDefault="001D470B" w:rsidP="001D470B">
            <w:pPr>
              <w:rPr>
                <w:rFonts w:ascii="Gill Sans MT" w:hAnsi="Gill Sans MT"/>
              </w:rPr>
            </w:pPr>
          </w:p>
        </w:tc>
        <w:tc>
          <w:tcPr>
            <w:tcW w:w="1170" w:type="dxa"/>
          </w:tcPr>
          <w:p w14:paraId="222AE260" w14:textId="77777777" w:rsidR="001D470B" w:rsidRPr="00BE068B" w:rsidRDefault="001D470B" w:rsidP="001D470B">
            <w:pPr>
              <w:rPr>
                <w:rFonts w:ascii="Gill Sans MT" w:hAnsi="Gill Sans MT"/>
              </w:rPr>
            </w:pPr>
          </w:p>
        </w:tc>
        <w:tc>
          <w:tcPr>
            <w:tcW w:w="1710" w:type="dxa"/>
          </w:tcPr>
          <w:p w14:paraId="623B4D6C" w14:textId="77777777" w:rsidR="001D470B" w:rsidRPr="00BE068B" w:rsidRDefault="001D470B" w:rsidP="001D470B">
            <w:pPr>
              <w:rPr>
                <w:rFonts w:ascii="Gill Sans MT" w:hAnsi="Gill Sans MT"/>
              </w:rPr>
            </w:pPr>
          </w:p>
        </w:tc>
      </w:tr>
      <w:tr w:rsidR="001D470B" w:rsidRPr="00BE068B" w14:paraId="1DFE1D76" w14:textId="77777777" w:rsidTr="001D470B">
        <w:tc>
          <w:tcPr>
            <w:tcW w:w="468" w:type="dxa"/>
          </w:tcPr>
          <w:p w14:paraId="20DE731E"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10F30C09" w14:textId="77777777" w:rsidR="001D470B" w:rsidRPr="00BE068B" w:rsidRDefault="001D470B" w:rsidP="001D470B">
            <w:pPr>
              <w:rPr>
                <w:rFonts w:ascii="Gill Sans MT" w:hAnsi="Gill Sans MT"/>
              </w:rPr>
            </w:pPr>
            <w:r w:rsidRPr="00BE068B">
              <w:rPr>
                <w:rFonts w:ascii="Gill Sans MT" w:hAnsi="Gill Sans MT"/>
              </w:rPr>
              <w:t>Herbs and spices</w:t>
            </w:r>
          </w:p>
        </w:tc>
        <w:tc>
          <w:tcPr>
            <w:tcW w:w="1791" w:type="dxa"/>
          </w:tcPr>
          <w:p w14:paraId="57216958" w14:textId="77777777" w:rsidR="001D470B" w:rsidRPr="00BE068B" w:rsidRDefault="001D470B" w:rsidP="001D470B">
            <w:pPr>
              <w:rPr>
                <w:rFonts w:ascii="Gill Sans MT" w:hAnsi="Gill Sans MT"/>
              </w:rPr>
            </w:pPr>
          </w:p>
        </w:tc>
        <w:tc>
          <w:tcPr>
            <w:tcW w:w="990" w:type="dxa"/>
          </w:tcPr>
          <w:p w14:paraId="37D33806" w14:textId="77777777" w:rsidR="001D470B" w:rsidRPr="00BE068B" w:rsidRDefault="001D470B" w:rsidP="001D470B">
            <w:pPr>
              <w:rPr>
                <w:rFonts w:ascii="Gill Sans MT" w:hAnsi="Gill Sans MT"/>
              </w:rPr>
            </w:pPr>
          </w:p>
        </w:tc>
        <w:tc>
          <w:tcPr>
            <w:tcW w:w="810" w:type="dxa"/>
          </w:tcPr>
          <w:p w14:paraId="3D191CF7" w14:textId="77777777" w:rsidR="001D470B" w:rsidRPr="00BE068B" w:rsidRDefault="001D470B" w:rsidP="001D470B">
            <w:pPr>
              <w:rPr>
                <w:rFonts w:ascii="Gill Sans MT" w:hAnsi="Gill Sans MT"/>
              </w:rPr>
            </w:pPr>
          </w:p>
        </w:tc>
        <w:tc>
          <w:tcPr>
            <w:tcW w:w="2346" w:type="dxa"/>
          </w:tcPr>
          <w:p w14:paraId="077900F5" w14:textId="77777777" w:rsidR="001D470B" w:rsidRPr="00BE068B" w:rsidRDefault="001D470B" w:rsidP="001D470B">
            <w:pPr>
              <w:rPr>
                <w:rFonts w:ascii="Gill Sans MT" w:hAnsi="Gill Sans MT"/>
              </w:rPr>
            </w:pPr>
          </w:p>
        </w:tc>
        <w:tc>
          <w:tcPr>
            <w:tcW w:w="1350" w:type="dxa"/>
          </w:tcPr>
          <w:p w14:paraId="48266695" w14:textId="77777777" w:rsidR="001D470B" w:rsidRPr="00BE068B" w:rsidRDefault="001D470B" w:rsidP="001D470B">
            <w:pPr>
              <w:rPr>
                <w:rFonts w:ascii="Gill Sans MT" w:hAnsi="Gill Sans MT"/>
              </w:rPr>
            </w:pPr>
          </w:p>
        </w:tc>
        <w:tc>
          <w:tcPr>
            <w:tcW w:w="1170" w:type="dxa"/>
          </w:tcPr>
          <w:p w14:paraId="043A4916" w14:textId="77777777" w:rsidR="001D470B" w:rsidRPr="00BE068B" w:rsidRDefault="001D470B" w:rsidP="001D470B">
            <w:pPr>
              <w:rPr>
                <w:rFonts w:ascii="Gill Sans MT" w:hAnsi="Gill Sans MT"/>
              </w:rPr>
            </w:pPr>
          </w:p>
        </w:tc>
        <w:tc>
          <w:tcPr>
            <w:tcW w:w="1710" w:type="dxa"/>
          </w:tcPr>
          <w:p w14:paraId="4B127422" w14:textId="77777777" w:rsidR="001D470B" w:rsidRPr="00BE068B" w:rsidRDefault="001D470B" w:rsidP="001D470B">
            <w:pPr>
              <w:rPr>
                <w:rFonts w:ascii="Gill Sans MT" w:hAnsi="Gill Sans MT"/>
              </w:rPr>
            </w:pPr>
          </w:p>
        </w:tc>
      </w:tr>
      <w:tr w:rsidR="001D470B" w:rsidRPr="00BE068B" w14:paraId="6777A187" w14:textId="77777777" w:rsidTr="001D470B">
        <w:tc>
          <w:tcPr>
            <w:tcW w:w="468" w:type="dxa"/>
          </w:tcPr>
          <w:p w14:paraId="38BCFAEE"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44F345BE" w14:textId="77777777" w:rsidR="001D470B" w:rsidRPr="00BE068B" w:rsidRDefault="001D470B" w:rsidP="001D470B">
            <w:pPr>
              <w:rPr>
                <w:rFonts w:ascii="Gill Sans MT" w:hAnsi="Gill Sans MT"/>
              </w:rPr>
            </w:pPr>
            <w:r w:rsidRPr="00BE068B">
              <w:rPr>
                <w:rFonts w:ascii="Gill Sans MT" w:hAnsi="Gill Sans MT"/>
              </w:rPr>
              <w:t>Dying/tanning</w:t>
            </w:r>
          </w:p>
        </w:tc>
        <w:tc>
          <w:tcPr>
            <w:tcW w:w="1791" w:type="dxa"/>
          </w:tcPr>
          <w:p w14:paraId="43C7563A" w14:textId="77777777" w:rsidR="001D470B" w:rsidRPr="00BE068B" w:rsidRDefault="001D470B" w:rsidP="001D470B">
            <w:pPr>
              <w:rPr>
                <w:rFonts w:ascii="Gill Sans MT" w:hAnsi="Gill Sans MT"/>
              </w:rPr>
            </w:pPr>
          </w:p>
        </w:tc>
        <w:tc>
          <w:tcPr>
            <w:tcW w:w="990" w:type="dxa"/>
          </w:tcPr>
          <w:p w14:paraId="5143BE7E" w14:textId="77777777" w:rsidR="001D470B" w:rsidRPr="00BE068B" w:rsidRDefault="001D470B" w:rsidP="001D470B">
            <w:pPr>
              <w:rPr>
                <w:rFonts w:ascii="Gill Sans MT" w:hAnsi="Gill Sans MT"/>
              </w:rPr>
            </w:pPr>
          </w:p>
        </w:tc>
        <w:tc>
          <w:tcPr>
            <w:tcW w:w="810" w:type="dxa"/>
          </w:tcPr>
          <w:p w14:paraId="2EEFD64B" w14:textId="77777777" w:rsidR="001D470B" w:rsidRPr="00BE068B" w:rsidRDefault="001D470B" w:rsidP="001D470B">
            <w:pPr>
              <w:rPr>
                <w:rFonts w:ascii="Gill Sans MT" w:hAnsi="Gill Sans MT"/>
              </w:rPr>
            </w:pPr>
          </w:p>
        </w:tc>
        <w:tc>
          <w:tcPr>
            <w:tcW w:w="2346" w:type="dxa"/>
          </w:tcPr>
          <w:p w14:paraId="41FCD203" w14:textId="77777777" w:rsidR="001D470B" w:rsidRPr="00BE068B" w:rsidRDefault="001D470B" w:rsidP="001D470B">
            <w:pPr>
              <w:rPr>
                <w:rFonts w:ascii="Gill Sans MT" w:hAnsi="Gill Sans MT"/>
              </w:rPr>
            </w:pPr>
          </w:p>
        </w:tc>
        <w:tc>
          <w:tcPr>
            <w:tcW w:w="1350" w:type="dxa"/>
          </w:tcPr>
          <w:p w14:paraId="1B11A3F8" w14:textId="77777777" w:rsidR="001D470B" w:rsidRPr="00BE068B" w:rsidRDefault="001D470B" w:rsidP="001D470B">
            <w:pPr>
              <w:rPr>
                <w:rFonts w:ascii="Gill Sans MT" w:hAnsi="Gill Sans MT"/>
              </w:rPr>
            </w:pPr>
          </w:p>
        </w:tc>
        <w:tc>
          <w:tcPr>
            <w:tcW w:w="1170" w:type="dxa"/>
          </w:tcPr>
          <w:p w14:paraId="0ECC23A2" w14:textId="77777777" w:rsidR="001D470B" w:rsidRPr="00BE068B" w:rsidRDefault="001D470B" w:rsidP="001D470B">
            <w:pPr>
              <w:rPr>
                <w:rFonts w:ascii="Gill Sans MT" w:hAnsi="Gill Sans MT"/>
              </w:rPr>
            </w:pPr>
          </w:p>
        </w:tc>
        <w:tc>
          <w:tcPr>
            <w:tcW w:w="1710" w:type="dxa"/>
          </w:tcPr>
          <w:p w14:paraId="487FBCB7" w14:textId="77777777" w:rsidR="001D470B" w:rsidRPr="00BE068B" w:rsidRDefault="001D470B" w:rsidP="001D470B">
            <w:pPr>
              <w:rPr>
                <w:rFonts w:ascii="Gill Sans MT" w:hAnsi="Gill Sans MT"/>
              </w:rPr>
            </w:pPr>
          </w:p>
        </w:tc>
      </w:tr>
      <w:tr w:rsidR="001D470B" w:rsidRPr="00BE068B" w14:paraId="60F9B8B7" w14:textId="77777777" w:rsidTr="001D470B">
        <w:tc>
          <w:tcPr>
            <w:tcW w:w="468" w:type="dxa"/>
          </w:tcPr>
          <w:p w14:paraId="737CAB34"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10C0F111"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791" w:type="dxa"/>
          </w:tcPr>
          <w:p w14:paraId="54ECC05D" w14:textId="77777777" w:rsidR="001D470B" w:rsidRPr="00BE068B" w:rsidRDefault="001D470B" w:rsidP="001D470B">
            <w:pPr>
              <w:rPr>
                <w:rFonts w:ascii="Gill Sans MT" w:hAnsi="Gill Sans MT"/>
              </w:rPr>
            </w:pPr>
          </w:p>
        </w:tc>
        <w:tc>
          <w:tcPr>
            <w:tcW w:w="990" w:type="dxa"/>
          </w:tcPr>
          <w:p w14:paraId="199C898D" w14:textId="77777777" w:rsidR="001D470B" w:rsidRPr="00BE068B" w:rsidRDefault="001D470B" w:rsidP="001D470B">
            <w:pPr>
              <w:rPr>
                <w:rFonts w:ascii="Gill Sans MT" w:hAnsi="Gill Sans MT"/>
              </w:rPr>
            </w:pPr>
          </w:p>
        </w:tc>
        <w:tc>
          <w:tcPr>
            <w:tcW w:w="810" w:type="dxa"/>
          </w:tcPr>
          <w:p w14:paraId="2555B0EE" w14:textId="77777777" w:rsidR="001D470B" w:rsidRPr="00BE068B" w:rsidRDefault="001D470B" w:rsidP="001D470B">
            <w:pPr>
              <w:rPr>
                <w:rFonts w:ascii="Gill Sans MT" w:hAnsi="Gill Sans MT"/>
              </w:rPr>
            </w:pPr>
          </w:p>
        </w:tc>
        <w:tc>
          <w:tcPr>
            <w:tcW w:w="2346" w:type="dxa"/>
          </w:tcPr>
          <w:p w14:paraId="6371519B" w14:textId="77777777" w:rsidR="001D470B" w:rsidRPr="00BE068B" w:rsidRDefault="001D470B" w:rsidP="001D470B">
            <w:pPr>
              <w:rPr>
                <w:rFonts w:ascii="Gill Sans MT" w:hAnsi="Gill Sans MT"/>
              </w:rPr>
            </w:pPr>
          </w:p>
        </w:tc>
        <w:tc>
          <w:tcPr>
            <w:tcW w:w="1350" w:type="dxa"/>
          </w:tcPr>
          <w:p w14:paraId="0D549B87" w14:textId="77777777" w:rsidR="001D470B" w:rsidRPr="00BE068B" w:rsidRDefault="001D470B" w:rsidP="001D470B">
            <w:pPr>
              <w:rPr>
                <w:rFonts w:ascii="Gill Sans MT" w:hAnsi="Gill Sans MT"/>
              </w:rPr>
            </w:pPr>
          </w:p>
        </w:tc>
        <w:tc>
          <w:tcPr>
            <w:tcW w:w="1170" w:type="dxa"/>
          </w:tcPr>
          <w:p w14:paraId="01DF32F5" w14:textId="77777777" w:rsidR="001D470B" w:rsidRPr="00BE068B" w:rsidRDefault="001D470B" w:rsidP="001D470B">
            <w:pPr>
              <w:rPr>
                <w:rFonts w:ascii="Gill Sans MT" w:hAnsi="Gill Sans MT"/>
              </w:rPr>
            </w:pPr>
          </w:p>
        </w:tc>
        <w:tc>
          <w:tcPr>
            <w:tcW w:w="1710" w:type="dxa"/>
          </w:tcPr>
          <w:p w14:paraId="6AB29B39" w14:textId="77777777" w:rsidR="001D470B" w:rsidRPr="00BE068B" w:rsidRDefault="001D470B" w:rsidP="001D470B">
            <w:pPr>
              <w:rPr>
                <w:rFonts w:ascii="Gill Sans MT" w:hAnsi="Gill Sans MT"/>
              </w:rPr>
            </w:pPr>
          </w:p>
        </w:tc>
      </w:tr>
      <w:tr w:rsidR="001D470B" w:rsidRPr="00BE068B" w14:paraId="316F498A" w14:textId="77777777" w:rsidTr="001D470B">
        <w:tc>
          <w:tcPr>
            <w:tcW w:w="468" w:type="dxa"/>
          </w:tcPr>
          <w:p w14:paraId="6730419C"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4151E48C"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791" w:type="dxa"/>
          </w:tcPr>
          <w:p w14:paraId="7DB9B7C1" w14:textId="77777777" w:rsidR="001D470B" w:rsidRPr="00BE068B" w:rsidRDefault="001D470B" w:rsidP="001D470B">
            <w:pPr>
              <w:rPr>
                <w:rFonts w:ascii="Gill Sans MT" w:hAnsi="Gill Sans MT"/>
              </w:rPr>
            </w:pPr>
          </w:p>
        </w:tc>
        <w:tc>
          <w:tcPr>
            <w:tcW w:w="990" w:type="dxa"/>
          </w:tcPr>
          <w:p w14:paraId="58CB72B4" w14:textId="77777777" w:rsidR="001D470B" w:rsidRPr="00BE068B" w:rsidRDefault="001D470B" w:rsidP="001D470B">
            <w:pPr>
              <w:rPr>
                <w:rFonts w:ascii="Gill Sans MT" w:hAnsi="Gill Sans MT"/>
              </w:rPr>
            </w:pPr>
          </w:p>
        </w:tc>
        <w:tc>
          <w:tcPr>
            <w:tcW w:w="810" w:type="dxa"/>
          </w:tcPr>
          <w:p w14:paraId="0FFC4C85" w14:textId="77777777" w:rsidR="001D470B" w:rsidRPr="00BE068B" w:rsidRDefault="001D470B" w:rsidP="001D470B">
            <w:pPr>
              <w:rPr>
                <w:rFonts w:ascii="Gill Sans MT" w:hAnsi="Gill Sans MT"/>
              </w:rPr>
            </w:pPr>
          </w:p>
        </w:tc>
        <w:tc>
          <w:tcPr>
            <w:tcW w:w="2346" w:type="dxa"/>
          </w:tcPr>
          <w:p w14:paraId="5D1037B9" w14:textId="77777777" w:rsidR="001D470B" w:rsidRPr="00BE068B" w:rsidRDefault="001D470B" w:rsidP="001D470B">
            <w:pPr>
              <w:rPr>
                <w:rFonts w:ascii="Gill Sans MT" w:hAnsi="Gill Sans MT"/>
              </w:rPr>
            </w:pPr>
          </w:p>
        </w:tc>
        <w:tc>
          <w:tcPr>
            <w:tcW w:w="1350" w:type="dxa"/>
          </w:tcPr>
          <w:p w14:paraId="523690E4" w14:textId="77777777" w:rsidR="001D470B" w:rsidRPr="00BE068B" w:rsidRDefault="001D470B" w:rsidP="001D470B">
            <w:pPr>
              <w:rPr>
                <w:rFonts w:ascii="Gill Sans MT" w:hAnsi="Gill Sans MT"/>
              </w:rPr>
            </w:pPr>
          </w:p>
        </w:tc>
        <w:tc>
          <w:tcPr>
            <w:tcW w:w="1170" w:type="dxa"/>
          </w:tcPr>
          <w:p w14:paraId="12616F1F" w14:textId="77777777" w:rsidR="001D470B" w:rsidRPr="00BE068B" w:rsidRDefault="001D470B" w:rsidP="001D470B">
            <w:pPr>
              <w:rPr>
                <w:rFonts w:ascii="Gill Sans MT" w:hAnsi="Gill Sans MT"/>
              </w:rPr>
            </w:pPr>
          </w:p>
        </w:tc>
        <w:tc>
          <w:tcPr>
            <w:tcW w:w="1710" w:type="dxa"/>
          </w:tcPr>
          <w:p w14:paraId="3EF0A824" w14:textId="77777777" w:rsidR="001D470B" w:rsidRPr="00BE068B" w:rsidRDefault="001D470B" w:rsidP="001D470B">
            <w:pPr>
              <w:rPr>
                <w:rFonts w:ascii="Gill Sans MT" w:hAnsi="Gill Sans MT"/>
              </w:rPr>
            </w:pPr>
          </w:p>
        </w:tc>
      </w:tr>
      <w:tr w:rsidR="001D470B" w:rsidRPr="00BE068B" w14:paraId="38259D70" w14:textId="77777777" w:rsidTr="001D470B">
        <w:tc>
          <w:tcPr>
            <w:tcW w:w="468" w:type="dxa"/>
          </w:tcPr>
          <w:p w14:paraId="15651285"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6184348F"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791" w:type="dxa"/>
          </w:tcPr>
          <w:p w14:paraId="27E12D4A" w14:textId="77777777" w:rsidR="001D470B" w:rsidRPr="00BE068B" w:rsidRDefault="001D470B" w:rsidP="001D470B">
            <w:pPr>
              <w:rPr>
                <w:rFonts w:ascii="Gill Sans MT" w:hAnsi="Gill Sans MT"/>
              </w:rPr>
            </w:pPr>
          </w:p>
        </w:tc>
        <w:tc>
          <w:tcPr>
            <w:tcW w:w="990" w:type="dxa"/>
          </w:tcPr>
          <w:p w14:paraId="04933379" w14:textId="77777777" w:rsidR="001D470B" w:rsidRPr="00BE068B" w:rsidRDefault="001D470B" w:rsidP="001D470B">
            <w:pPr>
              <w:rPr>
                <w:rFonts w:ascii="Gill Sans MT" w:hAnsi="Gill Sans MT"/>
              </w:rPr>
            </w:pPr>
          </w:p>
        </w:tc>
        <w:tc>
          <w:tcPr>
            <w:tcW w:w="810" w:type="dxa"/>
          </w:tcPr>
          <w:p w14:paraId="1E2A564B" w14:textId="77777777" w:rsidR="001D470B" w:rsidRPr="00BE068B" w:rsidRDefault="001D470B" w:rsidP="001D470B">
            <w:pPr>
              <w:rPr>
                <w:rFonts w:ascii="Gill Sans MT" w:hAnsi="Gill Sans MT"/>
              </w:rPr>
            </w:pPr>
          </w:p>
        </w:tc>
        <w:tc>
          <w:tcPr>
            <w:tcW w:w="2346" w:type="dxa"/>
          </w:tcPr>
          <w:p w14:paraId="593D2A99" w14:textId="77777777" w:rsidR="001D470B" w:rsidRPr="00BE068B" w:rsidRDefault="001D470B" w:rsidP="001D470B">
            <w:pPr>
              <w:rPr>
                <w:rFonts w:ascii="Gill Sans MT" w:hAnsi="Gill Sans MT"/>
              </w:rPr>
            </w:pPr>
          </w:p>
        </w:tc>
        <w:tc>
          <w:tcPr>
            <w:tcW w:w="1350" w:type="dxa"/>
          </w:tcPr>
          <w:p w14:paraId="1A9827FF" w14:textId="77777777" w:rsidR="001D470B" w:rsidRPr="00BE068B" w:rsidRDefault="001D470B" w:rsidP="001D470B">
            <w:pPr>
              <w:rPr>
                <w:rFonts w:ascii="Gill Sans MT" w:hAnsi="Gill Sans MT"/>
              </w:rPr>
            </w:pPr>
          </w:p>
        </w:tc>
        <w:tc>
          <w:tcPr>
            <w:tcW w:w="1170" w:type="dxa"/>
          </w:tcPr>
          <w:p w14:paraId="5A431124" w14:textId="77777777" w:rsidR="001D470B" w:rsidRPr="00BE068B" w:rsidRDefault="001D470B" w:rsidP="001D470B">
            <w:pPr>
              <w:rPr>
                <w:rFonts w:ascii="Gill Sans MT" w:hAnsi="Gill Sans MT"/>
              </w:rPr>
            </w:pPr>
          </w:p>
        </w:tc>
        <w:tc>
          <w:tcPr>
            <w:tcW w:w="1710" w:type="dxa"/>
          </w:tcPr>
          <w:p w14:paraId="59F5720F" w14:textId="77777777" w:rsidR="001D470B" w:rsidRPr="00BE068B" w:rsidRDefault="001D470B" w:rsidP="001D470B">
            <w:pPr>
              <w:rPr>
                <w:rFonts w:ascii="Gill Sans MT" w:hAnsi="Gill Sans MT"/>
              </w:rPr>
            </w:pPr>
          </w:p>
        </w:tc>
      </w:tr>
      <w:tr w:rsidR="001D470B" w:rsidRPr="00BE068B" w14:paraId="4A95B955" w14:textId="77777777" w:rsidTr="001D470B">
        <w:tc>
          <w:tcPr>
            <w:tcW w:w="468" w:type="dxa"/>
          </w:tcPr>
          <w:p w14:paraId="1615B26C"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596A9FD1"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791" w:type="dxa"/>
          </w:tcPr>
          <w:p w14:paraId="6A81F2CF" w14:textId="77777777" w:rsidR="001D470B" w:rsidRPr="00BE068B" w:rsidRDefault="001D470B" w:rsidP="001D470B">
            <w:pPr>
              <w:rPr>
                <w:rFonts w:ascii="Gill Sans MT" w:hAnsi="Gill Sans MT"/>
              </w:rPr>
            </w:pPr>
          </w:p>
        </w:tc>
        <w:tc>
          <w:tcPr>
            <w:tcW w:w="990" w:type="dxa"/>
          </w:tcPr>
          <w:p w14:paraId="164CDFE5" w14:textId="77777777" w:rsidR="001D470B" w:rsidRPr="00BE068B" w:rsidRDefault="001D470B" w:rsidP="001D470B">
            <w:pPr>
              <w:rPr>
                <w:rFonts w:ascii="Gill Sans MT" w:hAnsi="Gill Sans MT"/>
              </w:rPr>
            </w:pPr>
          </w:p>
        </w:tc>
        <w:tc>
          <w:tcPr>
            <w:tcW w:w="810" w:type="dxa"/>
          </w:tcPr>
          <w:p w14:paraId="1E360EDD" w14:textId="77777777" w:rsidR="001D470B" w:rsidRPr="00BE068B" w:rsidRDefault="001D470B" w:rsidP="001D470B">
            <w:pPr>
              <w:rPr>
                <w:rFonts w:ascii="Gill Sans MT" w:hAnsi="Gill Sans MT"/>
              </w:rPr>
            </w:pPr>
          </w:p>
        </w:tc>
        <w:tc>
          <w:tcPr>
            <w:tcW w:w="2346" w:type="dxa"/>
          </w:tcPr>
          <w:p w14:paraId="1AE4F061" w14:textId="77777777" w:rsidR="001D470B" w:rsidRPr="00BE068B" w:rsidRDefault="001D470B" w:rsidP="001D470B">
            <w:pPr>
              <w:rPr>
                <w:rFonts w:ascii="Gill Sans MT" w:hAnsi="Gill Sans MT"/>
              </w:rPr>
            </w:pPr>
          </w:p>
        </w:tc>
        <w:tc>
          <w:tcPr>
            <w:tcW w:w="1350" w:type="dxa"/>
          </w:tcPr>
          <w:p w14:paraId="5BE686A3" w14:textId="77777777" w:rsidR="001D470B" w:rsidRPr="00BE068B" w:rsidRDefault="001D470B" w:rsidP="001D470B">
            <w:pPr>
              <w:rPr>
                <w:rFonts w:ascii="Gill Sans MT" w:hAnsi="Gill Sans MT"/>
              </w:rPr>
            </w:pPr>
          </w:p>
        </w:tc>
        <w:tc>
          <w:tcPr>
            <w:tcW w:w="1170" w:type="dxa"/>
          </w:tcPr>
          <w:p w14:paraId="35C80D68" w14:textId="77777777" w:rsidR="001D470B" w:rsidRPr="00BE068B" w:rsidRDefault="001D470B" w:rsidP="001D470B">
            <w:pPr>
              <w:rPr>
                <w:rFonts w:ascii="Gill Sans MT" w:hAnsi="Gill Sans MT"/>
              </w:rPr>
            </w:pPr>
          </w:p>
        </w:tc>
        <w:tc>
          <w:tcPr>
            <w:tcW w:w="1710" w:type="dxa"/>
          </w:tcPr>
          <w:p w14:paraId="56B721BA" w14:textId="77777777" w:rsidR="001D470B" w:rsidRPr="00BE068B" w:rsidRDefault="001D470B" w:rsidP="001D470B">
            <w:pPr>
              <w:rPr>
                <w:rFonts w:ascii="Gill Sans MT" w:hAnsi="Gill Sans MT"/>
              </w:rPr>
            </w:pPr>
          </w:p>
        </w:tc>
      </w:tr>
      <w:tr w:rsidR="001D470B" w:rsidRPr="00BE068B" w14:paraId="665B5637" w14:textId="77777777" w:rsidTr="001D470B">
        <w:tc>
          <w:tcPr>
            <w:tcW w:w="468" w:type="dxa"/>
          </w:tcPr>
          <w:p w14:paraId="6CF3C6C5"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1D6C0D"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791" w:type="dxa"/>
          </w:tcPr>
          <w:p w14:paraId="06C70B90" w14:textId="77777777" w:rsidR="001D470B" w:rsidRPr="00BE068B" w:rsidRDefault="001D470B" w:rsidP="001D470B">
            <w:pPr>
              <w:rPr>
                <w:rFonts w:ascii="Gill Sans MT" w:hAnsi="Gill Sans MT"/>
              </w:rPr>
            </w:pPr>
          </w:p>
        </w:tc>
        <w:tc>
          <w:tcPr>
            <w:tcW w:w="990" w:type="dxa"/>
          </w:tcPr>
          <w:p w14:paraId="1D1348D0" w14:textId="77777777" w:rsidR="001D470B" w:rsidRPr="00BE068B" w:rsidRDefault="001D470B" w:rsidP="001D470B">
            <w:pPr>
              <w:rPr>
                <w:rFonts w:ascii="Gill Sans MT" w:hAnsi="Gill Sans MT"/>
              </w:rPr>
            </w:pPr>
          </w:p>
        </w:tc>
        <w:tc>
          <w:tcPr>
            <w:tcW w:w="810" w:type="dxa"/>
          </w:tcPr>
          <w:p w14:paraId="07DD2191" w14:textId="77777777" w:rsidR="001D470B" w:rsidRPr="00BE068B" w:rsidRDefault="001D470B" w:rsidP="001D470B">
            <w:pPr>
              <w:rPr>
                <w:rFonts w:ascii="Gill Sans MT" w:hAnsi="Gill Sans MT"/>
              </w:rPr>
            </w:pPr>
          </w:p>
        </w:tc>
        <w:tc>
          <w:tcPr>
            <w:tcW w:w="2346" w:type="dxa"/>
          </w:tcPr>
          <w:p w14:paraId="495D6E86" w14:textId="77777777" w:rsidR="001D470B" w:rsidRPr="00BE068B" w:rsidRDefault="001D470B" w:rsidP="001D470B">
            <w:pPr>
              <w:rPr>
                <w:rFonts w:ascii="Gill Sans MT" w:hAnsi="Gill Sans MT"/>
              </w:rPr>
            </w:pPr>
          </w:p>
        </w:tc>
        <w:tc>
          <w:tcPr>
            <w:tcW w:w="1350" w:type="dxa"/>
          </w:tcPr>
          <w:p w14:paraId="2065E306" w14:textId="77777777" w:rsidR="001D470B" w:rsidRPr="00BE068B" w:rsidRDefault="001D470B" w:rsidP="001D470B">
            <w:pPr>
              <w:rPr>
                <w:rFonts w:ascii="Gill Sans MT" w:hAnsi="Gill Sans MT"/>
              </w:rPr>
            </w:pPr>
          </w:p>
        </w:tc>
        <w:tc>
          <w:tcPr>
            <w:tcW w:w="1170" w:type="dxa"/>
          </w:tcPr>
          <w:p w14:paraId="7FC31692" w14:textId="77777777" w:rsidR="001D470B" w:rsidRPr="00BE068B" w:rsidRDefault="001D470B" w:rsidP="001D470B">
            <w:pPr>
              <w:rPr>
                <w:rFonts w:ascii="Gill Sans MT" w:hAnsi="Gill Sans MT"/>
              </w:rPr>
            </w:pPr>
          </w:p>
        </w:tc>
        <w:tc>
          <w:tcPr>
            <w:tcW w:w="1710" w:type="dxa"/>
          </w:tcPr>
          <w:p w14:paraId="7A45E47C" w14:textId="77777777" w:rsidR="001D470B" w:rsidRPr="00BE068B" w:rsidRDefault="001D470B" w:rsidP="001D470B">
            <w:pPr>
              <w:rPr>
                <w:rFonts w:ascii="Gill Sans MT" w:hAnsi="Gill Sans MT"/>
              </w:rPr>
            </w:pPr>
          </w:p>
        </w:tc>
      </w:tr>
      <w:tr w:rsidR="001D470B" w:rsidRPr="00BE068B" w14:paraId="19F2B301" w14:textId="77777777" w:rsidTr="001D470B">
        <w:tc>
          <w:tcPr>
            <w:tcW w:w="468" w:type="dxa"/>
          </w:tcPr>
          <w:p w14:paraId="59076ED8"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0D343FC5" w14:textId="77777777" w:rsidR="001D470B" w:rsidRPr="00BE068B" w:rsidRDefault="001D470B" w:rsidP="001D470B">
            <w:pPr>
              <w:rPr>
                <w:rFonts w:ascii="Gill Sans MT" w:hAnsi="Gill Sans MT"/>
              </w:rPr>
            </w:pPr>
            <w:r w:rsidRPr="00BE068B">
              <w:rPr>
                <w:rFonts w:ascii="Gill Sans MT" w:hAnsi="Gill Sans MT"/>
              </w:rPr>
              <w:t>Caterpillar</w:t>
            </w:r>
          </w:p>
        </w:tc>
        <w:tc>
          <w:tcPr>
            <w:tcW w:w="1791" w:type="dxa"/>
          </w:tcPr>
          <w:p w14:paraId="287F203D" w14:textId="77777777" w:rsidR="001D470B" w:rsidRPr="00BE068B" w:rsidRDefault="001D470B" w:rsidP="001D470B">
            <w:pPr>
              <w:rPr>
                <w:rFonts w:ascii="Gill Sans MT" w:hAnsi="Gill Sans MT"/>
              </w:rPr>
            </w:pPr>
          </w:p>
        </w:tc>
        <w:tc>
          <w:tcPr>
            <w:tcW w:w="990" w:type="dxa"/>
          </w:tcPr>
          <w:p w14:paraId="30049C6D" w14:textId="77777777" w:rsidR="001D470B" w:rsidRPr="00BE068B" w:rsidRDefault="001D470B" w:rsidP="001D470B">
            <w:pPr>
              <w:rPr>
                <w:rFonts w:ascii="Gill Sans MT" w:hAnsi="Gill Sans MT"/>
              </w:rPr>
            </w:pPr>
          </w:p>
        </w:tc>
        <w:tc>
          <w:tcPr>
            <w:tcW w:w="810" w:type="dxa"/>
          </w:tcPr>
          <w:p w14:paraId="3BF1DA63" w14:textId="77777777" w:rsidR="001D470B" w:rsidRPr="00BE068B" w:rsidRDefault="001D470B" w:rsidP="001D470B">
            <w:pPr>
              <w:rPr>
                <w:rFonts w:ascii="Gill Sans MT" w:hAnsi="Gill Sans MT"/>
              </w:rPr>
            </w:pPr>
          </w:p>
        </w:tc>
        <w:tc>
          <w:tcPr>
            <w:tcW w:w="2346" w:type="dxa"/>
          </w:tcPr>
          <w:p w14:paraId="4853EB2B" w14:textId="77777777" w:rsidR="001D470B" w:rsidRPr="00BE068B" w:rsidRDefault="001D470B" w:rsidP="001D470B">
            <w:pPr>
              <w:rPr>
                <w:rFonts w:ascii="Gill Sans MT" w:hAnsi="Gill Sans MT"/>
              </w:rPr>
            </w:pPr>
          </w:p>
        </w:tc>
        <w:tc>
          <w:tcPr>
            <w:tcW w:w="1350" w:type="dxa"/>
          </w:tcPr>
          <w:p w14:paraId="5671BD57" w14:textId="77777777" w:rsidR="001D470B" w:rsidRPr="00BE068B" w:rsidRDefault="001D470B" w:rsidP="001D470B">
            <w:pPr>
              <w:rPr>
                <w:rFonts w:ascii="Gill Sans MT" w:hAnsi="Gill Sans MT"/>
              </w:rPr>
            </w:pPr>
          </w:p>
        </w:tc>
        <w:tc>
          <w:tcPr>
            <w:tcW w:w="1170" w:type="dxa"/>
          </w:tcPr>
          <w:p w14:paraId="6479A1F2" w14:textId="77777777" w:rsidR="001D470B" w:rsidRPr="00BE068B" w:rsidRDefault="001D470B" w:rsidP="001D470B">
            <w:pPr>
              <w:rPr>
                <w:rFonts w:ascii="Gill Sans MT" w:hAnsi="Gill Sans MT"/>
              </w:rPr>
            </w:pPr>
          </w:p>
        </w:tc>
        <w:tc>
          <w:tcPr>
            <w:tcW w:w="1710" w:type="dxa"/>
          </w:tcPr>
          <w:p w14:paraId="2946BDF9" w14:textId="77777777" w:rsidR="001D470B" w:rsidRPr="00BE068B" w:rsidRDefault="001D470B" w:rsidP="001D470B">
            <w:pPr>
              <w:rPr>
                <w:rFonts w:ascii="Gill Sans MT" w:hAnsi="Gill Sans MT"/>
              </w:rPr>
            </w:pPr>
          </w:p>
        </w:tc>
      </w:tr>
      <w:tr w:rsidR="001D470B" w:rsidRPr="00BE068B" w14:paraId="448EFF84" w14:textId="77777777" w:rsidTr="001D470B">
        <w:tc>
          <w:tcPr>
            <w:tcW w:w="468" w:type="dxa"/>
          </w:tcPr>
          <w:p w14:paraId="0EC9F406"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74A348A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791" w:type="dxa"/>
          </w:tcPr>
          <w:p w14:paraId="3727B4B1" w14:textId="77777777" w:rsidR="001D470B" w:rsidRPr="00BE068B" w:rsidRDefault="001D470B" w:rsidP="001D470B">
            <w:pPr>
              <w:rPr>
                <w:rFonts w:ascii="Gill Sans MT" w:hAnsi="Gill Sans MT"/>
              </w:rPr>
            </w:pPr>
          </w:p>
        </w:tc>
        <w:tc>
          <w:tcPr>
            <w:tcW w:w="990" w:type="dxa"/>
          </w:tcPr>
          <w:p w14:paraId="094BCBC9" w14:textId="77777777" w:rsidR="001D470B" w:rsidRPr="00BE068B" w:rsidRDefault="001D470B" w:rsidP="001D470B">
            <w:pPr>
              <w:rPr>
                <w:rFonts w:ascii="Gill Sans MT" w:hAnsi="Gill Sans MT"/>
              </w:rPr>
            </w:pPr>
          </w:p>
        </w:tc>
        <w:tc>
          <w:tcPr>
            <w:tcW w:w="810" w:type="dxa"/>
          </w:tcPr>
          <w:p w14:paraId="3BD59D8F" w14:textId="77777777" w:rsidR="001D470B" w:rsidRPr="00BE068B" w:rsidRDefault="001D470B" w:rsidP="001D470B">
            <w:pPr>
              <w:rPr>
                <w:rFonts w:ascii="Gill Sans MT" w:hAnsi="Gill Sans MT"/>
              </w:rPr>
            </w:pPr>
          </w:p>
        </w:tc>
        <w:tc>
          <w:tcPr>
            <w:tcW w:w="2346" w:type="dxa"/>
          </w:tcPr>
          <w:p w14:paraId="0D0A51FE" w14:textId="77777777" w:rsidR="001D470B" w:rsidRPr="00BE068B" w:rsidRDefault="001D470B" w:rsidP="001D470B">
            <w:pPr>
              <w:rPr>
                <w:rFonts w:ascii="Gill Sans MT" w:hAnsi="Gill Sans MT"/>
              </w:rPr>
            </w:pPr>
          </w:p>
        </w:tc>
        <w:tc>
          <w:tcPr>
            <w:tcW w:w="1350" w:type="dxa"/>
          </w:tcPr>
          <w:p w14:paraId="5FF824FC" w14:textId="77777777" w:rsidR="001D470B" w:rsidRPr="00BE068B" w:rsidRDefault="001D470B" w:rsidP="001D470B">
            <w:pPr>
              <w:rPr>
                <w:rFonts w:ascii="Gill Sans MT" w:hAnsi="Gill Sans MT"/>
              </w:rPr>
            </w:pPr>
          </w:p>
        </w:tc>
        <w:tc>
          <w:tcPr>
            <w:tcW w:w="1170" w:type="dxa"/>
          </w:tcPr>
          <w:p w14:paraId="4DAFBBBA" w14:textId="77777777" w:rsidR="001D470B" w:rsidRPr="00BE068B" w:rsidRDefault="001D470B" w:rsidP="001D470B">
            <w:pPr>
              <w:rPr>
                <w:rFonts w:ascii="Gill Sans MT" w:hAnsi="Gill Sans MT"/>
              </w:rPr>
            </w:pPr>
          </w:p>
        </w:tc>
        <w:tc>
          <w:tcPr>
            <w:tcW w:w="1710" w:type="dxa"/>
          </w:tcPr>
          <w:p w14:paraId="69C1A2CA" w14:textId="77777777" w:rsidR="001D470B" w:rsidRPr="00BE068B" w:rsidRDefault="001D470B" w:rsidP="001D470B">
            <w:pPr>
              <w:rPr>
                <w:rFonts w:ascii="Gill Sans MT" w:hAnsi="Gill Sans MT"/>
              </w:rPr>
            </w:pPr>
          </w:p>
        </w:tc>
      </w:tr>
    </w:tbl>
    <w:p w14:paraId="3CED4684" w14:textId="77777777" w:rsidR="001D470B" w:rsidRPr="00BE068B" w:rsidRDefault="001D470B" w:rsidP="001D470B">
      <w:pPr>
        <w:rPr>
          <w:rFonts w:ascii="Gill Sans MT" w:hAnsi="Gill Sans MT"/>
        </w:rPr>
      </w:pPr>
    </w:p>
    <w:p w14:paraId="75B70E71"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3428" w:type="dxa"/>
        <w:tblLayout w:type="fixed"/>
        <w:tblLook w:val="04A0" w:firstRow="1" w:lastRow="0" w:firstColumn="1" w:lastColumn="0" w:noHBand="0" w:noVBand="1"/>
      </w:tblPr>
      <w:tblGrid>
        <w:gridCol w:w="468"/>
        <w:gridCol w:w="2361"/>
        <w:gridCol w:w="1692"/>
        <w:gridCol w:w="2346"/>
        <w:gridCol w:w="2346"/>
        <w:gridCol w:w="4215"/>
      </w:tblGrid>
      <w:tr w:rsidR="001D470B" w:rsidRPr="00BE068B" w14:paraId="388CE029" w14:textId="77777777" w:rsidTr="001D470B">
        <w:tc>
          <w:tcPr>
            <w:tcW w:w="468" w:type="dxa"/>
          </w:tcPr>
          <w:p w14:paraId="0AB1F2C0" w14:textId="77777777" w:rsidR="001D470B" w:rsidRPr="00BE068B" w:rsidRDefault="001D470B" w:rsidP="001D470B">
            <w:pPr>
              <w:rPr>
                <w:rFonts w:ascii="Gill Sans MT" w:hAnsi="Gill Sans MT"/>
                <w:b/>
                <w:sz w:val="20"/>
                <w:szCs w:val="20"/>
              </w:rPr>
            </w:pPr>
          </w:p>
        </w:tc>
        <w:tc>
          <w:tcPr>
            <w:tcW w:w="2361" w:type="dxa"/>
          </w:tcPr>
          <w:p w14:paraId="67BA603A" w14:textId="77777777" w:rsidR="001D470B" w:rsidRPr="00BE068B" w:rsidRDefault="001D470B" w:rsidP="001D470B">
            <w:pPr>
              <w:rPr>
                <w:rFonts w:ascii="Gill Sans MT" w:hAnsi="Gill Sans MT"/>
                <w:b/>
                <w:sz w:val="20"/>
                <w:szCs w:val="20"/>
              </w:rPr>
            </w:pPr>
          </w:p>
        </w:tc>
        <w:tc>
          <w:tcPr>
            <w:tcW w:w="1692" w:type="dxa"/>
          </w:tcPr>
          <w:p w14:paraId="740A7EE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K.16</w:t>
            </w:r>
          </w:p>
        </w:tc>
        <w:tc>
          <w:tcPr>
            <w:tcW w:w="2346" w:type="dxa"/>
          </w:tcPr>
          <w:p w14:paraId="51B3BB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K.17</w:t>
            </w:r>
          </w:p>
        </w:tc>
        <w:tc>
          <w:tcPr>
            <w:tcW w:w="2346" w:type="dxa"/>
          </w:tcPr>
          <w:p w14:paraId="6FB54F3D" w14:textId="06109DA1" w:rsidR="001D470B" w:rsidRPr="00BE068B" w:rsidRDefault="001D470B" w:rsidP="001D470B">
            <w:pPr>
              <w:rPr>
                <w:rFonts w:ascii="Gill Sans MT" w:hAnsi="Gill Sans MT"/>
                <w:sz w:val="20"/>
                <w:szCs w:val="20"/>
              </w:rPr>
            </w:pPr>
            <w:r w:rsidRPr="00BE068B">
              <w:rPr>
                <w:rFonts w:ascii="Gill Sans MT" w:hAnsi="Gill Sans MT"/>
                <w:sz w:val="20"/>
                <w:szCs w:val="20"/>
              </w:rPr>
              <w:t>K.18</w:t>
            </w:r>
          </w:p>
        </w:tc>
        <w:tc>
          <w:tcPr>
            <w:tcW w:w="4215" w:type="dxa"/>
            <w:vMerge w:val="restart"/>
          </w:tcPr>
          <w:p w14:paraId="6AEC47FA" w14:textId="29AF0F38" w:rsidR="001D470B" w:rsidRDefault="001D470B" w:rsidP="001D470B">
            <w:pPr>
              <w:rPr>
                <w:rFonts w:ascii="Gill Sans MT" w:hAnsi="Gill Sans MT"/>
                <w:sz w:val="20"/>
                <w:szCs w:val="20"/>
              </w:rPr>
            </w:pPr>
            <w:r w:rsidRPr="00BE068B">
              <w:rPr>
                <w:rFonts w:ascii="Gill Sans MT" w:hAnsi="Gill Sans MT"/>
              </w:rPr>
              <w:t>Response to decline - 125</w:t>
            </w:r>
          </w:p>
          <w:p w14:paraId="05922D32" w14:textId="77777777" w:rsidR="001D470B" w:rsidRDefault="001D470B" w:rsidP="001D470B">
            <w:pPr>
              <w:rPr>
                <w:rFonts w:ascii="Gill Sans MT" w:hAnsi="Gill Sans MT"/>
                <w:sz w:val="20"/>
                <w:szCs w:val="20"/>
              </w:rPr>
            </w:pPr>
          </w:p>
          <w:p w14:paraId="1C51BB66" w14:textId="77777777" w:rsidR="001D470B" w:rsidRPr="00BE068B" w:rsidRDefault="001D470B" w:rsidP="001D470B">
            <w:pPr>
              <w:rPr>
                <w:rFonts w:ascii="Gill Sans MT" w:hAnsi="Gill Sans MT"/>
              </w:rPr>
            </w:pPr>
            <w:r w:rsidRPr="00BE068B">
              <w:rPr>
                <w:rFonts w:ascii="Gill Sans MT" w:hAnsi="Gill Sans MT"/>
                <w:sz w:val="20"/>
                <w:szCs w:val="20"/>
              </w:rPr>
              <w:t xml:space="preserve"> </w:t>
            </w:r>
            <w:r w:rsidRPr="00BE068B">
              <w:rPr>
                <w:rFonts w:ascii="Gill Sans MT" w:hAnsi="Gill Sans MT"/>
              </w:rPr>
              <w:t>1=It did not influence the harvest of forest products</w:t>
            </w:r>
          </w:p>
          <w:p w14:paraId="068F0516" w14:textId="77777777" w:rsidR="001D470B" w:rsidRPr="00BE068B" w:rsidRDefault="001D470B" w:rsidP="001D470B">
            <w:pPr>
              <w:rPr>
                <w:rFonts w:ascii="Gill Sans MT" w:hAnsi="Gill Sans MT"/>
              </w:rPr>
            </w:pPr>
            <w:r w:rsidRPr="00BE068B">
              <w:rPr>
                <w:rFonts w:ascii="Gill Sans MT" w:hAnsi="Gill Sans MT"/>
              </w:rPr>
              <w:t>2=Increase collection time (including travelling to areas further away)</w:t>
            </w:r>
          </w:p>
          <w:p w14:paraId="37C2C5FB" w14:textId="77777777" w:rsidR="001D470B" w:rsidRPr="00BE068B" w:rsidRDefault="001D470B" w:rsidP="001D470B">
            <w:pPr>
              <w:rPr>
                <w:rFonts w:ascii="Gill Sans MT" w:hAnsi="Gill Sans MT"/>
              </w:rPr>
            </w:pPr>
            <w:r w:rsidRPr="00BE068B">
              <w:rPr>
                <w:rFonts w:ascii="Gill Sans MT" w:hAnsi="Gill Sans MT"/>
              </w:rPr>
              <w:t>3=Buy the product from other suppliers</w:t>
            </w:r>
          </w:p>
          <w:p w14:paraId="4631EF5F" w14:textId="77777777" w:rsidR="001D470B" w:rsidRPr="00BE068B" w:rsidRDefault="001D470B" w:rsidP="001D470B">
            <w:pPr>
              <w:rPr>
                <w:rFonts w:ascii="Gill Sans MT" w:hAnsi="Gill Sans MT"/>
              </w:rPr>
            </w:pPr>
            <w:r w:rsidRPr="00BE068B">
              <w:rPr>
                <w:rFonts w:ascii="Gill Sans MT" w:hAnsi="Gill Sans MT"/>
              </w:rPr>
              <w:t>4=Reduce harvesting of the product</w:t>
            </w:r>
          </w:p>
          <w:p w14:paraId="04B8EA67" w14:textId="77777777" w:rsidR="001D470B" w:rsidRPr="00BE068B" w:rsidRDefault="001D470B" w:rsidP="001D470B">
            <w:pPr>
              <w:rPr>
                <w:rFonts w:ascii="Gill Sans MT" w:hAnsi="Gill Sans MT"/>
              </w:rPr>
            </w:pPr>
            <w:r w:rsidRPr="00BE068B">
              <w:rPr>
                <w:rFonts w:ascii="Gill Sans MT" w:hAnsi="Gill Sans MT"/>
              </w:rPr>
              <w:t>5=Stop harvesting of the product</w:t>
            </w:r>
          </w:p>
          <w:p w14:paraId="4505318E" w14:textId="77777777" w:rsidR="001D470B" w:rsidRPr="00BE068B" w:rsidRDefault="001D470B" w:rsidP="001D470B">
            <w:pPr>
              <w:rPr>
                <w:rFonts w:ascii="Gill Sans MT" w:hAnsi="Gill Sans MT"/>
              </w:rPr>
            </w:pPr>
            <w:r w:rsidRPr="00BE068B">
              <w:rPr>
                <w:rFonts w:ascii="Gill Sans MT" w:hAnsi="Gill Sans MT"/>
              </w:rPr>
              <w:t>6=Substitute with other type of forest products</w:t>
            </w:r>
          </w:p>
          <w:p w14:paraId="734B0101" w14:textId="77777777" w:rsidR="001D470B" w:rsidRPr="00BE068B" w:rsidRDefault="001D470B" w:rsidP="001D470B">
            <w:pPr>
              <w:rPr>
                <w:rFonts w:ascii="Gill Sans MT" w:hAnsi="Gill Sans MT"/>
              </w:rPr>
            </w:pPr>
            <w:r w:rsidRPr="00BE068B">
              <w:rPr>
                <w:rFonts w:ascii="Gill Sans MT" w:hAnsi="Gill Sans MT"/>
              </w:rPr>
              <w:t>7=Substitute with agricultural products</w:t>
            </w:r>
          </w:p>
          <w:p w14:paraId="1F727D33" w14:textId="77777777" w:rsidR="001D470B" w:rsidRPr="00BE068B" w:rsidRDefault="001D470B" w:rsidP="001D470B">
            <w:pPr>
              <w:rPr>
                <w:rFonts w:ascii="Gill Sans MT" w:hAnsi="Gill Sans MT"/>
              </w:rPr>
            </w:pPr>
            <w:r w:rsidRPr="00BE068B">
              <w:rPr>
                <w:rFonts w:ascii="Gill Sans MT" w:hAnsi="Gill Sans MT"/>
              </w:rPr>
              <w:t>8=Conserving standing trees</w:t>
            </w:r>
          </w:p>
          <w:p w14:paraId="0639CE7E" w14:textId="77777777" w:rsidR="001D470B" w:rsidRPr="00BE068B" w:rsidRDefault="001D470B" w:rsidP="001D470B">
            <w:pPr>
              <w:rPr>
                <w:rFonts w:ascii="Gill Sans MT" w:hAnsi="Gill Sans MT"/>
              </w:rPr>
            </w:pPr>
            <w:r w:rsidRPr="00BE068B">
              <w:rPr>
                <w:rFonts w:ascii="Gill Sans MT" w:hAnsi="Gill Sans MT"/>
              </w:rPr>
              <w:t>9=Planting trees</w:t>
            </w:r>
          </w:p>
          <w:p w14:paraId="7737F3B2" w14:textId="72B37DC1" w:rsidR="001D470B" w:rsidRPr="00BE068B" w:rsidRDefault="001D470B" w:rsidP="001D470B">
            <w:pPr>
              <w:rPr>
                <w:rFonts w:ascii="Gill Sans MT" w:hAnsi="Gill Sans MT"/>
                <w:sz w:val="20"/>
                <w:szCs w:val="20"/>
              </w:rPr>
            </w:pPr>
            <w:r w:rsidRPr="00BE068B">
              <w:rPr>
                <w:rFonts w:ascii="Gill Sans MT" w:hAnsi="Gill Sans MT"/>
              </w:rPr>
              <w:t>10=Restricting access/use of forest</w:t>
            </w:r>
          </w:p>
        </w:tc>
      </w:tr>
      <w:tr w:rsidR="001D470B" w:rsidRPr="00BE068B" w14:paraId="0C6AF418" w14:textId="77777777" w:rsidTr="001D470B">
        <w:tc>
          <w:tcPr>
            <w:tcW w:w="468" w:type="dxa"/>
          </w:tcPr>
          <w:p w14:paraId="0F805F56" w14:textId="77777777" w:rsidR="001D470B" w:rsidRPr="00BE068B" w:rsidRDefault="001D470B" w:rsidP="001D470B">
            <w:pPr>
              <w:rPr>
                <w:rFonts w:ascii="Gill Sans MT" w:hAnsi="Gill Sans MT"/>
                <w:b/>
                <w:sz w:val="20"/>
                <w:szCs w:val="20"/>
              </w:rPr>
            </w:pPr>
          </w:p>
        </w:tc>
        <w:tc>
          <w:tcPr>
            <w:tcW w:w="2361" w:type="dxa"/>
          </w:tcPr>
          <w:p w14:paraId="4AD622E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692" w:type="dxa"/>
          </w:tcPr>
          <w:p w14:paraId="1407099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have you done in response to the decline in availability of &lt;product&gt;?</w:t>
            </w:r>
          </w:p>
          <w:p w14:paraId="6D0876E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See code 125</w:t>
            </w:r>
          </w:p>
          <w:p w14:paraId="78C605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Probe and code, Select all that apply</w:t>
            </w:r>
          </w:p>
        </w:tc>
        <w:tc>
          <w:tcPr>
            <w:tcW w:w="2346" w:type="dxa"/>
          </w:tcPr>
          <w:p w14:paraId="5FBFD06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Have you experienced any conflicts in relation to harvesting &lt;product&gt; in the last five years? </w:t>
            </w:r>
          </w:p>
          <w:p w14:paraId="5CA9E9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D7AA7F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1=Yes </w:t>
            </w:r>
          </w:p>
          <w:p w14:paraId="658AE1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2346" w:type="dxa"/>
          </w:tcPr>
          <w:p w14:paraId="0AE2616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type of conflict?</w:t>
            </w:r>
          </w:p>
          <w:p w14:paraId="29BFDC6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1=Conflict with FD</w:t>
            </w:r>
          </w:p>
          <w:p w14:paraId="40780E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2=Conflict with concessioners</w:t>
            </w:r>
          </w:p>
          <w:p w14:paraId="58E15EF5"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3=Land-use conflicts with community members</w:t>
            </w:r>
          </w:p>
          <w:p w14:paraId="5904B41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4=Land-use conflicts with neighboring communities</w:t>
            </w:r>
          </w:p>
          <w:p w14:paraId="247CF2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5=Conflicts with outsiders</w:t>
            </w:r>
          </w:p>
          <w:p w14:paraId="3AD317A3" w14:textId="68804683" w:rsidR="001D470B" w:rsidRPr="00BE068B" w:rsidRDefault="001D470B" w:rsidP="001D470B">
            <w:pPr>
              <w:rPr>
                <w:rFonts w:ascii="Gill Sans MT" w:hAnsi="Gill Sans MT"/>
                <w:sz w:val="20"/>
                <w:szCs w:val="20"/>
              </w:rPr>
            </w:pPr>
            <w:r w:rsidRPr="00BE068B">
              <w:rPr>
                <w:rFonts w:ascii="Gill Sans MT" w:hAnsi="Gill Sans MT"/>
                <w:sz w:val="20"/>
                <w:szCs w:val="20"/>
              </w:rPr>
              <w:t>97=Other, specify</w:t>
            </w:r>
          </w:p>
        </w:tc>
        <w:tc>
          <w:tcPr>
            <w:tcW w:w="4215" w:type="dxa"/>
            <w:vMerge/>
          </w:tcPr>
          <w:p w14:paraId="26EA7A84" w14:textId="5B3A0128" w:rsidR="001D470B" w:rsidRPr="00BE068B" w:rsidRDefault="001D470B" w:rsidP="001D470B">
            <w:pPr>
              <w:rPr>
                <w:rFonts w:ascii="Gill Sans MT" w:hAnsi="Gill Sans MT"/>
                <w:sz w:val="20"/>
                <w:szCs w:val="20"/>
              </w:rPr>
            </w:pPr>
          </w:p>
        </w:tc>
      </w:tr>
      <w:tr w:rsidR="001D470B" w:rsidRPr="00BE068B" w14:paraId="247017E4" w14:textId="77777777" w:rsidTr="001D470B">
        <w:tc>
          <w:tcPr>
            <w:tcW w:w="468" w:type="dxa"/>
          </w:tcPr>
          <w:p w14:paraId="7E2303E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20597DD3" w14:textId="77777777" w:rsidR="001D470B" w:rsidRPr="00BE068B" w:rsidRDefault="001D470B" w:rsidP="001D470B">
            <w:pPr>
              <w:rPr>
                <w:rFonts w:ascii="Gill Sans MT" w:hAnsi="Gill Sans MT"/>
              </w:rPr>
            </w:pPr>
            <w:r>
              <w:rPr>
                <w:rFonts w:ascii="Gill Sans MT" w:hAnsi="Gill Sans MT"/>
              </w:rPr>
              <w:t>Timber</w:t>
            </w:r>
          </w:p>
        </w:tc>
        <w:tc>
          <w:tcPr>
            <w:tcW w:w="1692" w:type="dxa"/>
          </w:tcPr>
          <w:p w14:paraId="243CD774" w14:textId="77777777" w:rsidR="001D470B" w:rsidRPr="00BE068B" w:rsidRDefault="001D470B" w:rsidP="001D470B">
            <w:pPr>
              <w:rPr>
                <w:rFonts w:ascii="Gill Sans MT" w:hAnsi="Gill Sans MT"/>
              </w:rPr>
            </w:pPr>
          </w:p>
        </w:tc>
        <w:tc>
          <w:tcPr>
            <w:tcW w:w="2346" w:type="dxa"/>
          </w:tcPr>
          <w:p w14:paraId="4D2241C6" w14:textId="77777777" w:rsidR="001D470B" w:rsidRPr="00BE068B" w:rsidRDefault="001D470B" w:rsidP="001D470B">
            <w:pPr>
              <w:rPr>
                <w:rFonts w:ascii="Gill Sans MT" w:hAnsi="Gill Sans MT"/>
              </w:rPr>
            </w:pPr>
          </w:p>
        </w:tc>
        <w:tc>
          <w:tcPr>
            <w:tcW w:w="2346" w:type="dxa"/>
          </w:tcPr>
          <w:p w14:paraId="2FB971D2" w14:textId="77777777" w:rsidR="001D470B" w:rsidRPr="00BE068B" w:rsidRDefault="001D470B" w:rsidP="001D470B">
            <w:pPr>
              <w:rPr>
                <w:rFonts w:ascii="Gill Sans MT" w:hAnsi="Gill Sans MT"/>
              </w:rPr>
            </w:pPr>
          </w:p>
        </w:tc>
        <w:tc>
          <w:tcPr>
            <w:tcW w:w="4215" w:type="dxa"/>
            <w:vMerge/>
          </w:tcPr>
          <w:p w14:paraId="36423175" w14:textId="4F3E9A7C" w:rsidR="001D470B" w:rsidRPr="00BE068B" w:rsidRDefault="001D470B" w:rsidP="001D470B">
            <w:pPr>
              <w:rPr>
                <w:rFonts w:ascii="Gill Sans MT" w:hAnsi="Gill Sans MT"/>
              </w:rPr>
            </w:pPr>
          </w:p>
        </w:tc>
      </w:tr>
      <w:tr w:rsidR="001D470B" w:rsidRPr="00BE068B" w14:paraId="0BDEA163" w14:textId="77777777" w:rsidTr="001D470B">
        <w:tc>
          <w:tcPr>
            <w:tcW w:w="468" w:type="dxa"/>
          </w:tcPr>
          <w:p w14:paraId="7B515D1E"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B6E3930" w14:textId="77777777" w:rsidR="001D470B" w:rsidRPr="00BE068B" w:rsidRDefault="001D470B" w:rsidP="001D470B">
            <w:pPr>
              <w:rPr>
                <w:rFonts w:ascii="Gill Sans MT" w:hAnsi="Gill Sans MT"/>
              </w:rPr>
            </w:pPr>
            <w:r w:rsidRPr="00BE068B">
              <w:rPr>
                <w:rFonts w:ascii="Gill Sans MT" w:hAnsi="Gill Sans MT"/>
              </w:rPr>
              <w:t>Fuel wood</w:t>
            </w:r>
          </w:p>
        </w:tc>
        <w:tc>
          <w:tcPr>
            <w:tcW w:w="1692" w:type="dxa"/>
          </w:tcPr>
          <w:p w14:paraId="4E94D8DA" w14:textId="77777777" w:rsidR="001D470B" w:rsidRPr="00BE068B" w:rsidRDefault="001D470B" w:rsidP="001D470B">
            <w:pPr>
              <w:rPr>
                <w:rFonts w:ascii="Gill Sans MT" w:hAnsi="Gill Sans MT"/>
              </w:rPr>
            </w:pPr>
          </w:p>
        </w:tc>
        <w:tc>
          <w:tcPr>
            <w:tcW w:w="2346" w:type="dxa"/>
          </w:tcPr>
          <w:p w14:paraId="3F500B1F" w14:textId="77777777" w:rsidR="001D470B" w:rsidRPr="00BE068B" w:rsidRDefault="001D470B" w:rsidP="001D470B">
            <w:pPr>
              <w:rPr>
                <w:rFonts w:ascii="Gill Sans MT" w:hAnsi="Gill Sans MT"/>
              </w:rPr>
            </w:pPr>
          </w:p>
        </w:tc>
        <w:tc>
          <w:tcPr>
            <w:tcW w:w="2346" w:type="dxa"/>
          </w:tcPr>
          <w:p w14:paraId="3D6FB165" w14:textId="77777777" w:rsidR="001D470B" w:rsidRPr="00BE068B" w:rsidRDefault="001D470B" w:rsidP="001D470B">
            <w:pPr>
              <w:rPr>
                <w:rFonts w:ascii="Gill Sans MT" w:hAnsi="Gill Sans MT"/>
              </w:rPr>
            </w:pPr>
          </w:p>
        </w:tc>
        <w:tc>
          <w:tcPr>
            <w:tcW w:w="4215" w:type="dxa"/>
            <w:vMerge/>
          </w:tcPr>
          <w:p w14:paraId="7CC77BA0" w14:textId="785058E8" w:rsidR="001D470B" w:rsidRPr="00BE068B" w:rsidRDefault="001D470B" w:rsidP="001D470B">
            <w:pPr>
              <w:rPr>
                <w:rFonts w:ascii="Gill Sans MT" w:hAnsi="Gill Sans MT"/>
              </w:rPr>
            </w:pPr>
          </w:p>
        </w:tc>
      </w:tr>
      <w:tr w:rsidR="001D470B" w:rsidRPr="00BE068B" w14:paraId="789883FB" w14:textId="77777777" w:rsidTr="001D470B">
        <w:tc>
          <w:tcPr>
            <w:tcW w:w="468" w:type="dxa"/>
          </w:tcPr>
          <w:p w14:paraId="76E21AF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5B318B49" w14:textId="77777777" w:rsidR="001D470B" w:rsidRPr="00BE068B" w:rsidRDefault="001D470B" w:rsidP="001D470B">
            <w:pPr>
              <w:rPr>
                <w:rFonts w:ascii="Gill Sans MT" w:hAnsi="Gill Sans MT"/>
              </w:rPr>
            </w:pPr>
            <w:r w:rsidRPr="00BE068B">
              <w:rPr>
                <w:rFonts w:ascii="Gill Sans MT" w:hAnsi="Gill Sans MT"/>
              </w:rPr>
              <w:t>Charcoal</w:t>
            </w:r>
          </w:p>
        </w:tc>
        <w:tc>
          <w:tcPr>
            <w:tcW w:w="1692" w:type="dxa"/>
          </w:tcPr>
          <w:p w14:paraId="16B95EA4" w14:textId="77777777" w:rsidR="001D470B" w:rsidRPr="00BE068B" w:rsidRDefault="001D470B" w:rsidP="001D470B">
            <w:pPr>
              <w:rPr>
                <w:rFonts w:ascii="Gill Sans MT" w:hAnsi="Gill Sans MT"/>
              </w:rPr>
            </w:pPr>
          </w:p>
        </w:tc>
        <w:tc>
          <w:tcPr>
            <w:tcW w:w="2346" w:type="dxa"/>
          </w:tcPr>
          <w:p w14:paraId="60707B5D" w14:textId="77777777" w:rsidR="001D470B" w:rsidRPr="00BE068B" w:rsidRDefault="001D470B" w:rsidP="001D470B">
            <w:pPr>
              <w:rPr>
                <w:rFonts w:ascii="Gill Sans MT" w:hAnsi="Gill Sans MT"/>
              </w:rPr>
            </w:pPr>
          </w:p>
        </w:tc>
        <w:tc>
          <w:tcPr>
            <w:tcW w:w="2346" w:type="dxa"/>
          </w:tcPr>
          <w:p w14:paraId="5C88BE49" w14:textId="77777777" w:rsidR="001D470B" w:rsidRPr="00BE068B" w:rsidRDefault="001D470B" w:rsidP="001D470B">
            <w:pPr>
              <w:rPr>
                <w:rFonts w:ascii="Gill Sans MT" w:hAnsi="Gill Sans MT"/>
              </w:rPr>
            </w:pPr>
          </w:p>
        </w:tc>
        <w:tc>
          <w:tcPr>
            <w:tcW w:w="4215" w:type="dxa"/>
            <w:vMerge/>
          </w:tcPr>
          <w:p w14:paraId="56398B0E" w14:textId="00F545F0" w:rsidR="001D470B" w:rsidRPr="00BE068B" w:rsidRDefault="001D470B" w:rsidP="001D470B">
            <w:pPr>
              <w:rPr>
                <w:rFonts w:ascii="Gill Sans MT" w:hAnsi="Gill Sans MT"/>
              </w:rPr>
            </w:pPr>
          </w:p>
        </w:tc>
      </w:tr>
      <w:tr w:rsidR="001D470B" w:rsidRPr="00BE068B" w14:paraId="4403ED48" w14:textId="77777777" w:rsidTr="001D470B">
        <w:tc>
          <w:tcPr>
            <w:tcW w:w="468" w:type="dxa"/>
          </w:tcPr>
          <w:p w14:paraId="0E0C239B"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02BEA8A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692" w:type="dxa"/>
          </w:tcPr>
          <w:p w14:paraId="6759FDF7" w14:textId="77777777" w:rsidR="001D470B" w:rsidRPr="00BE068B" w:rsidRDefault="001D470B" w:rsidP="001D470B">
            <w:pPr>
              <w:rPr>
                <w:rFonts w:ascii="Gill Sans MT" w:hAnsi="Gill Sans MT"/>
              </w:rPr>
            </w:pPr>
          </w:p>
        </w:tc>
        <w:tc>
          <w:tcPr>
            <w:tcW w:w="2346" w:type="dxa"/>
          </w:tcPr>
          <w:p w14:paraId="0270D603" w14:textId="77777777" w:rsidR="001D470B" w:rsidRPr="00BE068B" w:rsidRDefault="001D470B" w:rsidP="001D470B">
            <w:pPr>
              <w:rPr>
                <w:rFonts w:ascii="Gill Sans MT" w:hAnsi="Gill Sans MT"/>
              </w:rPr>
            </w:pPr>
          </w:p>
        </w:tc>
        <w:tc>
          <w:tcPr>
            <w:tcW w:w="2346" w:type="dxa"/>
          </w:tcPr>
          <w:p w14:paraId="5932ECFD" w14:textId="77777777" w:rsidR="001D470B" w:rsidRPr="00BE068B" w:rsidRDefault="001D470B" w:rsidP="001D470B">
            <w:pPr>
              <w:rPr>
                <w:rFonts w:ascii="Gill Sans MT" w:hAnsi="Gill Sans MT"/>
              </w:rPr>
            </w:pPr>
          </w:p>
        </w:tc>
        <w:tc>
          <w:tcPr>
            <w:tcW w:w="4215" w:type="dxa"/>
            <w:vMerge/>
          </w:tcPr>
          <w:p w14:paraId="3DCEDD13" w14:textId="04F8D5E9" w:rsidR="001D470B" w:rsidRPr="00BE068B" w:rsidRDefault="001D470B" w:rsidP="001D470B">
            <w:pPr>
              <w:rPr>
                <w:rFonts w:ascii="Gill Sans MT" w:hAnsi="Gill Sans MT"/>
              </w:rPr>
            </w:pPr>
          </w:p>
        </w:tc>
      </w:tr>
      <w:tr w:rsidR="001D470B" w:rsidRPr="00BE068B" w14:paraId="46773C23" w14:textId="77777777" w:rsidTr="001D470B">
        <w:tc>
          <w:tcPr>
            <w:tcW w:w="468" w:type="dxa"/>
          </w:tcPr>
          <w:p w14:paraId="65B2C9A8"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16EF1E75" w14:textId="77777777" w:rsidR="001D470B" w:rsidRPr="00BE068B" w:rsidRDefault="001D470B" w:rsidP="001D470B">
            <w:pPr>
              <w:rPr>
                <w:rFonts w:ascii="Gill Sans MT" w:hAnsi="Gill Sans MT"/>
              </w:rPr>
            </w:pPr>
            <w:r w:rsidRPr="00BE068B">
              <w:rPr>
                <w:rFonts w:ascii="Gill Sans MT" w:hAnsi="Gill Sans MT"/>
              </w:rPr>
              <w:t>Wood for poles</w:t>
            </w:r>
          </w:p>
        </w:tc>
        <w:tc>
          <w:tcPr>
            <w:tcW w:w="1692" w:type="dxa"/>
          </w:tcPr>
          <w:p w14:paraId="6E701B9C" w14:textId="77777777" w:rsidR="001D470B" w:rsidRPr="00BE068B" w:rsidRDefault="001D470B" w:rsidP="001D470B">
            <w:pPr>
              <w:rPr>
                <w:rFonts w:ascii="Gill Sans MT" w:hAnsi="Gill Sans MT"/>
              </w:rPr>
            </w:pPr>
          </w:p>
        </w:tc>
        <w:tc>
          <w:tcPr>
            <w:tcW w:w="2346" w:type="dxa"/>
          </w:tcPr>
          <w:p w14:paraId="5DE016D9" w14:textId="77777777" w:rsidR="001D470B" w:rsidRPr="00BE068B" w:rsidRDefault="001D470B" w:rsidP="001D470B">
            <w:pPr>
              <w:rPr>
                <w:rFonts w:ascii="Gill Sans MT" w:hAnsi="Gill Sans MT"/>
              </w:rPr>
            </w:pPr>
          </w:p>
        </w:tc>
        <w:tc>
          <w:tcPr>
            <w:tcW w:w="2346" w:type="dxa"/>
          </w:tcPr>
          <w:p w14:paraId="39C9A5AD" w14:textId="77777777" w:rsidR="001D470B" w:rsidRPr="00BE068B" w:rsidRDefault="001D470B" w:rsidP="001D470B">
            <w:pPr>
              <w:rPr>
                <w:rFonts w:ascii="Gill Sans MT" w:hAnsi="Gill Sans MT"/>
              </w:rPr>
            </w:pPr>
          </w:p>
        </w:tc>
        <w:tc>
          <w:tcPr>
            <w:tcW w:w="4215" w:type="dxa"/>
            <w:vMerge/>
          </w:tcPr>
          <w:p w14:paraId="78D96150" w14:textId="11BA793C" w:rsidR="001D470B" w:rsidRPr="00BE068B" w:rsidRDefault="001D470B" w:rsidP="001D470B">
            <w:pPr>
              <w:rPr>
                <w:rFonts w:ascii="Gill Sans MT" w:hAnsi="Gill Sans MT"/>
              </w:rPr>
            </w:pPr>
          </w:p>
        </w:tc>
      </w:tr>
      <w:tr w:rsidR="001D470B" w:rsidRPr="00BE068B" w14:paraId="6729BCBF" w14:textId="77777777" w:rsidTr="001D470B">
        <w:trPr>
          <w:trHeight w:val="179"/>
        </w:trPr>
        <w:tc>
          <w:tcPr>
            <w:tcW w:w="468" w:type="dxa"/>
          </w:tcPr>
          <w:p w14:paraId="674AF124"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4111D788"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692" w:type="dxa"/>
          </w:tcPr>
          <w:p w14:paraId="648653FF" w14:textId="77777777" w:rsidR="001D470B" w:rsidRPr="00BE068B" w:rsidRDefault="001D470B" w:rsidP="001D470B">
            <w:pPr>
              <w:rPr>
                <w:rFonts w:ascii="Gill Sans MT" w:hAnsi="Gill Sans MT"/>
              </w:rPr>
            </w:pPr>
          </w:p>
        </w:tc>
        <w:tc>
          <w:tcPr>
            <w:tcW w:w="2346" w:type="dxa"/>
          </w:tcPr>
          <w:p w14:paraId="10514471" w14:textId="77777777" w:rsidR="001D470B" w:rsidRPr="00BE068B" w:rsidRDefault="001D470B" w:rsidP="001D470B">
            <w:pPr>
              <w:rPr>
                <w:rFonts w:ascii="Gill Sans MT" w:hAnsi="Gill Sans MT"/>
              </w:rPr>
            </w:pPr>
          </w:p>
        </w:tc>
        <w:tc>
          <w:tcPr>
            <w:tcW w:w="2346" w:type="dxa"/>
          </w:tcPr>
          <w:p w14:paraId="0EF078B6" w14:textId="77777777" w:rsidR="001D470B" w:rsidRPr="00BE068B" w:rsidRDefault="001D470B" w:rsidP="001D470B">
            <w:pPr>
              <w:rPr>
                <w:rFonts w:ascii="Gill Sans MT" w:hAnsi="Gill Sans MT"/>
              </w:rPr>
            </w:pPr>
          </w:p>
        </w:tc>
        <w:tc>
          <w:tcPr>
            <w:tcW w:w="4215" w:type="dxa"/>
            <w:vMerge/>
          </w:tcPr>
          <w:p w14:paraId="18BB5E9F" w14:textId="07E59E24" w:rsidR="001D470B" w:rsidRPr="00BE068B" w:rsidRDefault="001D470B" w:rsidP="001D470B">
            <w:pPr>
              <w:rPr>
                <w:rFonts w:ascii="Gill Sans MT" w:hAnsi="Gill Sans MT"/>
              </w:rPr>
            </w:pPr>
          </w:p>
        </w:tc>
      </w:tr>
      <w:tr w:rsidR="001D470B" w:rsidRPr="00BE068B" w14:paraId="3E1EE340" w14:textId="77777777" w:rsidTr="001D470B">
        <w:tc>
          <w:tcPr>
            <w:tcW w:w="468" w:type="dxa"/>
          </w:tcPr>
          <w:p w14:paraId="473AD410"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36E63A23" w14:textId="77777777" w:rsidR="001D470B" w:rsidRPr="00BE068B" w:rsidRDefault="001D470B" w:rsidP="001D470B">
            <w:pPr>
              <w:rPr>
                <w:rFonts w:ascii="Gill Sans MT" w:hAnsi="Gill Sans MT"/>
              </w:rPr>
            </w:pPr>
            <w:r w:rsidRPr="00BE068B">
              <w:rPr>
                <w:rFonts w:ascii="Gill Sans MT" w:hAnsi="Gill Sans MT"/>
              </w:rPr>
              <w:t>Mushrooms</w:t>
            </w:r>
          </w:p>
        </w:tc>
        <w:tc>
          <w:tcPr>
            <w:tcW w:w="1692" w:type="dxa"/>
          </w:tcPr>
          <w:p w14:paraId="39511FC4" w14:textId="77777777" w:rsidR="001D470B" w:rsidRPr="00BE068B" w:rsidRDefault="001D470B" w:rsidP="001D470B">
            <w:pPr>
              <w:rPr>
                <w:rFonts w:ascii="Gill Sans MT" w:hAnsi="Gill Sans MT"/>
              </w:rPr>
            </w:pPr>
          </w:p>
        </w:tc>
        <w:tc>
          <w:tcPr>
            <w:tcW w:w="2346" w:type="dxa"/>
          </w:tcPr>
          <w:p w14:paraId="783C6DE1" w14:textId="77777777" w:rsidR="001D470B" w:rsidRPr="00BE068B" w:rsidRDefault="001D470B" w:rsidP="001D470B">
            <w:pPr>
              <w:rPr>
                <w:rFonts w:ascii="Gill Sans MT" w:hAnsi="Gill Sans MT"/>
              </w:rPr>
            </w:pPr>
          </w:p>
        </w:tc>
        <w:tc>
          <w:tcPr>
            <w:tcW w:w="2346" w:type="dxa"/>
          </w:tcPr>
          <w:p w14:paraId="36947CE5" w14:textId="77777777" w:rsidR="001D470B" w:rsidRPr="00BE068B" w:rsidRDefault="001D470B" w:rsidP="001D470B">
            <w:pPr>
              <w:rPr>
                <w:rFonts w:ascii="Gill Sans MT" w:hAnsi="Gill Sans MT"/>
              </w:rPr>
            </w:pPr>
          </w:p>
        </w:tc>
        <w:tc>
          <w:tcPr>
            <w:tcW w:w="4215" w:type="dxa"/>
            <w:vMerge/>
          </w:tcPr>
          <w:p w14:paraId="41503C1C" w14:textId="3A53A959" w:rsidR="001D470B" w:rsidRPr="00BE068B" w:rsidRDefault="001D470B" w:rsidP="001D470B">
            <w:pPr>
              <w:rPr>
                <w:rFonts w:ascii="Gill Sans MT" w:hAnsi="Gill Sans MT"/>
              </w:rPr>
            </w:pPr>
          </w:p>
        </w:tc>
      </w:tr>
      <w:tr w:rsidR="001D470B" w:rsidRPr="00BE068B" w14:paraId="081027B6" w14:textId="77777777" w:rsidTr="001D470B">
        <w:tc>
          <w:tcPr>
            <w:tcW w:w="468" w:type="dxa"/>
          </w:tcPr>
          <w:p w14:paraId="4200E95D"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380569D4" w14:textId="77777777" w:rsidR="001D470B" w:rsidRPr="00BE068B" w:rsidRDefault="001D470B" w:rsidP="001D470B">
            <w:pPr>
              <w:rPr>
                <w:rFonts w:ascii="Gill Sans MT" w:hAnsi="Gill Sans MT"/>
              </w:rPr>
            </w:pPr>
            <w:r w:rsidRPr="00BE068B">
              <w:rPr>
                <w:rFonts w:ascii="Gill Sans MT" w:hAnsi="Gill Sans MT"/>
              </w:rPr>
              <w:t>Fodder</w:t>
            </w:r>
          </w:p>
        </w:tc>
        <w:tc>
          <w:tcPr>
            <w:tcW w:w="1692" w:type="dxa"/>
          </w:tcPr>
          <w:p w14:paraId="42B9CA13" w14:textId="77777777" w:rsidR="001D470B" w:rsidRPr="00BE068B" w:rsidRDefault="001D470B" w:rsidP="001D470B">
            <w:pPr>
              <w:rPr>
                <w:rFonts w:ascii="Gill Sans MT" w:hAnsi="Gill Sans MT"/>
              </w:rPr>
            </w:pPr>
          </w:p>
        </w:tc>
        <w:tc>
          <w:tcPr>
            <w:tcW w:w="2346" w:type="dxa"/>
          </w:tcPr>
          <w:p w14:paraId="6C8A0F7E" w14:textId="77777777" w:rsidR="001D470B" w:rsidRPr="00BE068B" w:rsidRDefault="001D470B" w:rsidP="001D470B">
            <w:pPr>
              <w:rPr>
                <w:rFonts w:ascii="Gill Sans MT" w:hAnsi="Gill Sans MT"/>
              </w:rPr>
            </w:pPr>
          </w:p>
        </w:tc>
        <w:tc>
          <w:tcPr>
            <w:tcW w:w="2346" w:type="dxa"/>
          </w:tcPr>
          <w:p w14:paraId="795523D8" w14:textId="77777777" w:rsidR="001D470B" w:rsidRPr="00BE068B" w:rsidRDefault="001D470B" w:rsidP="001D470B">
            <w:pPr>
              <w:rPr>
                <w:rFonts w:ascii="Gill Sans MT" w:hAnsi="Gill Sans MT"/>
              </w:rPr>
            </w:pPr>
          </w:p>
        </w:tc>
        <w:tc>
          <w:tcPr>
            <w:tcW w:w="4215" w:type="dxa"/>
            <w:vMerge/>
          </w:tcPr>
          <w:p w14:paraId="078157C0" w14:textId="7988348E" w:rsidR="001D470B" w:rsidRPr="00BE068B" w:rsidRDefault="001D470B" w:rsidP="001D470B">
            <w:pPr>
              <w:rPr>
                <w:rFonts w:ascii="Gill Sans MT" w:hAnsi="Gill Sans MT"/>
              </w:rPr>
            </w:pPr>
          </w:p>
        </w:tc>
      </w:tr>
      <w:tr w:rsidR="001D470B" w:rsidRPr="00BE068B" w14:paraId="44559A59" w14:textId="77777777" w:rsidTr="001D470B">
        <w:tc>
          <w:tcPr>
            <w:tcW w:w="468" w:type="dxa"/>
          </w:tcPr>
          <w:p w14:paraId="6ED0251D"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422CCBFC" w14:textId="77777777" w:rsidR="001D470B" w:rsidRPr="00BE068B" w:rsidRDefault="001D470B" w:rsidP="001D470B">
            <w:pPr>
              <w:rPr>
                <w:rFonts w:ascii="Gill Sans MT" w:hAnsi="Gill Sans MT"/>
              </w:rPr>
            </w:pPr>
            <w:r w:rsidRPr="00BE068B">
              <w:rPr>
                <w:rFonts w:ascii="Gill Sans MT" w:hAnsi="Gill Sans MT"/>
              </w:rPr>
              <w:t>Rattan</w:t>
            </w:r>
          </w:p>
        </w:tc>
        <w:tc>
          <w:tcPr>
            <w:tcW w:w="1692" w:type="dxa"/>
          </w:tcPr>
          <w:p w14:paraId="4B9A6587" w14:textId="77777777" w:rsidR="001D470B" w:rsidRPr="00BE068B" w:rsidRDefault="001D470B" w:rsidP="001D470B">
            <w:pPr>
              <w:rPr>
                <w:rFonts w:ascii="Gill Sans MT" w:hAnsi="Gill Sans MT"/>
              </w:rPr>
            </w:pPr>
          </w:p>
        </w:tc>
        <w:tc>
          <w:tcPr>
            <w:tcW w:w="2346" w:type="dxa"/>
          </w:tcPr>
          <w:p w14:paraId="7D35C3DB" w14:textId="77777777" w:rsidR="001D470B" w:rsidRPr="00BE068B" w:rsidRDefault="001D470B" w:rsidP="001D470B">
            <w:pPr>
              <w:rPr>
                <w:rFonts w:ascii="Gill Sans MT" w:hAnsi="Gill Sans MT"/>
              </w:rPr>
            </w:pPr>
          </w:p>
        </w:tc>
        <w:tc>
          <w:tcPr>
            <w:tcW w:w="2346" w:type="dxa"/>
          </w:tcPr>
          <w:p w14:paraId="6F991802" w14:textId="77777777" w:rsidR="001D470B" w:rsidRPr="00BE068B" w:rsidRDefault="001D470B" w:rsidP="001D470B">
            <w:pPr>
              <w:rPr>
                <w:rFonts w:ascii="Gill Sans MT" w:hAnsi="Gill Sans MT"/>
              </w:rPr>
            </w:pPr>
          </w:p>
        </w:tc>
        <w:tc>
          <w:tcPr>
            <w:tcW w:w="4215" w:type="dxa"/>
            <w:vMerge/>
          </w:tcPr>
          <w:p w14:paraId="12A7A445" w14:textId="524D03D6" w:rsidR="001D470B" w:rsidRPr="00BE068B" w:rsidRDefault="001D470B" w:rsidP="001D470B">
            <w:pPr>
              <w:rPr>
                <w:rFonts w:ascii="Gill Sans MT" w:hAnsi="Gill Sans MT"/>
              </w:rPr>
            </w:pPr>
          </w:p>
        </w:tc>
      </w:tr>
      <w:tr w:rsidR="001D470B" w:rsidRPr="00BE068B" w14:paraId="1EAD6B2C" w14:textId="77777777" w:rsidTr="001D470B">
        <w:tc>
          <w:tcPr>
            <w:tcW w:w="468" w:type="dxa"/>
          </w:tcPr>
          <w:p w14:paraId="230F136A"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14687D23" w14:textId="77777777" w:rsidR="001D470B" w:rsidRPr="00BE068B" w:rsidRDefault="001D470B" w:rsidP="001D470B">
            <w:pPr>
              <w:rPr>
                <w:rFonts w:ascii="Gill Sans MT" w:hAnsi="Gill Sans MT"/>
              </w:rPr>
            </w:pPr>
            <w:r w:rsidRPr="00BE068B">
              <w:rPr>
                <w:rFonts w:ascii="Gill Sans MT" w:hAnsi="Gill Sans MT"/>
              </w:rPr>
              <w:t>Plant medicines</w:t>
            </w:r>
          </w:p>
        </w:tc>
        <w:tc>
          <w:tcPr>
            <w:tcW w:w="1692" w:type="dxa"/>
          </w:tcPr>
          <w:p w14:paraId="079560F7" w14:textId="77777777" w:rsidR="001D470B" w:rsidRPr="00BE068B" w:rsidRDefault="001D470B" w:rsidP="001D470B">
            <w:pPr>
              <w:rPr>
                <w:rFonts w:ascii="Gill Sans MT" w:hAnsi="Gill Sans MT"/>
              </w:rPr>
            </w:pPr>
          </w:p>
        </w:tc>
        <w:tc>
          <w:tcPr>
            <w:tcW w:w="2346" w:type="dxa"/>
          </w:tcPr>
          <w:p w14:paraId="08B58E85" w14:textId="77777777" w:rsidR="001D470B" w:rsidRPr="00BE068B" w:rsidRDefault="001D470B" w:rsidP="001D470B">
            <w:pPr>
              <w:rPr>
                <w:rFonts w:ascii="Gill Sans MT" w:hAnsi="Gill Sans MT"/>
              </w:rPr>
            </w:pPr>
          </w:p>
        </w:tc>
        <w:tc>
          <w:tcPr>
            <w:tcW w:w="2346" w:type="dxa"/>
          </w:tcPr>
          <w:p w14:paraId="74B4E197" w14:textId="77777777" w:rsidR="001D470B" w:rsidRPr="00BE068B" w:rsidRDefault="001D470B" w:rsidP="001D470B">
            <w:pPr>
              <w:rPr>
                <w:rFonts w:ascii="Gill Sans MT" w:hAnsi="Gill Sans MT"/>
              </w:rPr>
            </w:pPr>
          </w:p>
        </w:tc>
        <w:tc>
          <w:tcPr>
            <w:tcW w:w="4215" w:type="dxa"/>
            <w:vMerge/>
          </w:tcPr>
          <w:p w14:paraId="38292CEE" w14:textId="5F3AFAD0" w:rsidR="001D470B" w:rsidRPr="00BE068B" w:rsidRDefault="001D470B" w:rsidP="001D470B">
            <w:pPr>
              <w:rPr>
                <w:rFonts w:ascii="Gill Sans MT" w:hAnsi="Gill Sans MT"/>
              </w:rPr>
            </w:pPr>
          </w:p>
        </w:tc>
      </w:tr>
      <w:tr w:rsidR="001D470B" w:rsidRPr="00BE068B" w14:paraId="1574C46A" w14:textId="77777777" w:rsidTr="001D470B">
        <w:tc>
          <w:tcPr>
            <w:tcW w:w="468" w:type="dxa"/>
          </w:tcPr>
          <w:p w14:paraId="7DF5401C"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44A97D2A" w14:textId="77777777" w:rsidR="001D470B" w:rsidRPr="00BE068B" w:rsidRDefault="001D470B" w:rsidP="001D470B">
            <w:pPr>
              <w:rPr>
                <w:rFonts w:ascii="Gill Sans MT" w:hAnsi="Gill Sans MT"/>
              </w:rPr>
            </w:pPr>
            <w:r w:rsidRPr="00BE068B">
              <w:rPr>
                <w:rFonts w:ascii="Gill Sans MT" w:hAnsi="Gill Sans MT"/>
              </w:rPr>
              <w:t>Herbs and spices</w:t>
            </w:r>
          </w:p>
        </w:tc>
        <w:tc>
          <w:tcPr>
            <w:tcW w:w="1692" w:type="dxa"/>
          </w:tcPr>
          <w:p w14:paraId="35338C00" w14:textId="77777777" w:rsidR="001D470B" w:rsidRPr="00BE068B" w:rsidRDefault="001D470B" w:rsidP="001D470B">
            <w:pPr>
              <w:rPr>
                <w:rFonts w:ascii="Gill Sans MT" w:hAnsi="Gill Sans MT"/>
              </w:rPr>
            </w:pPr>
          </w:p>
        </w:tc>
        <w:tc>
          <w:tcPr>
            <w:tcW w:w="2346" w:type="dxa"/>
          </w:tcPr>
          <w:p w14:paraId="158EAA61" w14:textId="77777777" w:rsidR="001D470B" w:rsidRPr="00BE068B" w:rsidRDefault="001D470B" w:rsidP="001D470B">
            <w:pPr>
              <w:rPr>
                <w:rFonts w:ascii="Gill Sans MT" w:hAnsi="Gill Sans MT"/>
              </w:rPr>
            </w:pPr>
          </w:p>
        </w:tc>
        <w:tc>
          <w:tcPr>
            <w:tcW w:w="2346" w:type="dxa"/>
          </w:tcPr>
          <w:p w14:paraId="4919F906" w14:textId="77777777" w:rsidR="001D470B" w:rsidRPr="00BE068B" w:rsidRDefault="001D470B" w:rsidP="001D470B">
            <w:pPr>
              <w:rPr>
                <w:rFonts w:ascii="Gill Sans MT" w:hAnsi="Gill Sans MT"/>
              </w:rPr>
            </w:pPr>
          </w:p>
        </w:tc>
        <w:tc>
          <w:tcPr>
            <w:tcW w:w="4215" w:type="dxa"/>
            <w:vMerge/>
          </w:tcPr>
          <w:p w14:paraId="1D2AFE91" w14:textId="5A3F4A80" w:rsidR="001D470B" w:rsidRPr="00BE068B" w:rsidRDefault="001D470B" w:rsidP="001D470B">
            <w:pPr>
              <w:rPr>
                <w:rFonts w:ascii="Gill Sans MT" w:hAnsi="Gill Sans MT"/>
              </w:rPr>
            </w:pPr>
          </w:p>
        </w:tc>
      </w:tr>
      <w:tr w:rsidR="001D470B" w:rsidRPr="00BE068B" w14:paraId="05B89B77" w14:textId="77777777" w:rsidTr="001D470B">
        <w:tc>
          <w:tcPr>
            <w:tcW w:w="468" w:type="dxa"/>
          </w:tcPr>
          <w:p w14:paraId="3B9FD1C7"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7D3F8CC4" w14:textId="77777777" w:rsidR="001D470B" w:rsidRPr="00BE068B" w:rsidRDefault="001D470B" w:rsidP="001D470B">
            <w:pPr>
              <w:rPr>
                <w:rFonts w:ascii="Gill Sans MT" w:hAnsi="Gill Sans MT"/>
              </w:rPr>
            </w:pPr>
            <w:r w:rsidRPr="00BE068B">
              <w:rPr>
                <w:rFonts w:ascii="Gill Sans MT" w:hAnsi="Gill Sans MT"/>
              </w:rPr>
              <w:t>Dying/tanning</w:t>
            </w:r>
          </w:p>
        </w:tc>
        <w:tc>
          <w:tcPr>
            <w:tcW w:w="1692" w:type="dxa"/>
          </w:tcPr>
          <w:p w14:paraId="0A08345E" w14:textId="77777777" w:rsidR="001D470B" w:rsidRPr="00BE068B" w:rsidRDefault="001D470B" w:rsidP="001D470B">
            <w:pPr>
              <w:rPr>
                <w:rFonts w:ascii="Gill Sans MT" w:hAnsi="Gill Sans MT"/>
              </w:rPr>
            </w:pPr>
          </w:p>
        </w:tc>
        <w:tc>
          <w:tcPr>
            <w:tcW w:w="2346" w:type="dxa"/>
          </w:tcPr>
          <w:p w14:paraId="77CDA2AE" w14:textId="77777777" w:rsidR="001D470B" w:rsidRPr="00BE068B" w:rsidRDefault="001D470B" w:rsidP="001D470B">
            <w:pPr>
              <w:rPr>
                <w:rFonts w:ascii="Gill Sans MT" w:hAnsi="Gill Sans MT"/>
              </w:rPr>
            </w:pPr>
          </w:p>
        </w:tc>
        <w:tc>
          <w:tcPr>
            <w:tcW w:w="2346" w:type="dxa"/>
          </w:tcPr>
          <w:p w14:paraId="5501D8C0" w14:textId="77777777" w:rsidR="001D470B" w:rsidRPr="00BE068B" w:rsidRDefault="001D470B" w:rsidP="001D470B">
            <w:pPr>
              <w:rPr>
                <w:rFonts w:ascii="Gill Sans MT" w:hAnsi="Gill Sans MT"/>
              </w:rPr>
            </w:pPr>
          </w:p>
        </w:tc>
        <w:tc>
          <w:tcPr>
            <w:tcW w:w="4215" w:type="dxa"/>
            <w:vMerge/>
          </w:tcPr>
          <w:p w14:paraId="26E6F7AE" w14:textId="047343EF" w:rsidR="001D470B" w:rsidRPr="00BE068B" w:rsidRDefault="001D470B" w:rsidP="001D470B">
            <w:pPr>
              <w:rPr>
                <w:rFonts w:ascii="Gill Sans MT" w:hAnsi="Gill Sans MT"/>
              </w:rPr>
            </w:pPr>
          </w:p>
        </w:tc>
      </w:tr>
      <w:tr w:rsidR="001D470B" w:rsidRPr="00BE068B" w14:paraId="2888E7B8" w14:textId="77777777" w:rsidTr="001D470B">
        <w:tc>
          <w:tcPr>
            <w:tcW w:w="468" w:type="dxa"/>
          </w:tcPr>
          <w:p w14:paraId="1630E220"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6C5F9A72"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692" w:type="dxa"/>
          </w:tcPr>
          <w:p w14:paraId="2AB509CA" w14:textId="77777777" w:rsidR="001D470B" w:rsidRPr="00BE068B" w:rsidRDefault="001D470B" w:rsidP="001D470B">
            <w:pPr>
              <w:rPr>
                <w:rFonts w:ascii="Gill Sans MT" w:hAnsi="Gill Sans MT"/>
              </w:rPr>
            </w:pPr>
          </w:p>
        </w:tc>
        <w:tc>
          <w:tcPr>
            <w:tcW w:w="2346" w:type="dxa"/>
          </w:tcPr>
          <w:p w14:paraId="7E456651" w14:textId="77777777" w:rsidR="001D470B" w:rsidRPr="00BE068B" w:rsidRDefault="001D470B" w:rsidP="001D470B">
            <w:pPr>
              <w:rPr>
                <w:rFonts w:ascii="Gill Sans MT" w:hAnsi="Gill Sans MT"/>
              </w:rPr>
            </w:pPr>
          </w:p>
        </w:tc>
        <w:tc>
          <w:tcPr>
            <w:tcW w:w="2346" w:type="dxa"/>
          </w:tcPr>
          <w:p w14:paraId="6D4A850C" w14:textId="77777777" w:rsidR="001D470B" w:rsidRPr="00BE068B" w:rsidRDefault="001D470B" w:rsidP="001D470B">
            <w:pPr>
              <w:rPr>
                <w:rFonts w:ascii="Gill Sans MT" w:hAnsi="Gill Sans MT"/>
              </w:rPr>
            </w:pPr>
          </w:p>
        </w:tc>
        <w:tc>
          <w:tcPr>
            <w:tcW w:w="4215" w:type="dxa"/>
            <w:vMerge/>
          </w:tcPr>
          <w:p w14:paraId="47732CC2" w14:textId="42E52F0B" w:rsidR="001D470B" w:rsidRPr="00BE068B" w:rsidRDefault="001D470B" w:rsidP="001D470B">
            <w:pPr>
              <w:rPr>
                <w:rFonts w:ascii="Gill Sans MT" w:hAnsi="Gill Sans MT"/>
              </w:rPr>
            </w:pPr>
          </w:p>
        </w:tc>
      </w:tr>
      <w:tr w:rsidR="001D470B" w:rsidRPr="00BE068B" w14:paraId="436286EC" w14:textId="77777777" w:rsidTr="001D470B">
        <w:tc>
          <w:tcPr>
            <w:tcW w:w="468" w:type="dxa"/>
          </w:tcPr>
          <w:p w14:paraId="272E3E22"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34127259"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692" w:type="dxa"/>
          </w:tcPr>
          <w:p w14:paraId="42B98B8F" w14:textId="77777777" w:rsidR="001D470B" w:rsidRPr="00BE068B" w:rsidRDefault="001D470B" w:rsidP="001D470B">
            <w:pPr>
              <w:rPr>
                <w:rFonts w:ascii="Gill Sans MT" w:hAnsi="Gill Sans MT"/>
              </w:rPr>
            </w:pPr>
          </w:p>
        </w:tc>
        <w:tc>
          <w:tcPr>
            <w:tcW w:w="2346" w:type="dxa"/>
          </w:tcPr>
          <w:p w14:paraId="632BD4DF" w14:textId="77777777" w:rsidR="001D470B" w:rsidRPr="00BE068B" w:rsidRDefault="001D470B" w:rsidP="001D470B">
            <w:pPr>
              <w:rPr>
                <w:rFonts w:ascii="Gill Sans MT" w:hAnsi="Gill Sans MT"/>
              </w:rPr>
            </w:pPr>
          </w:p>
        </w:tc>
        <w:tc>
          <w:tcPr>
            <w:tcW w:w="2346" w:type="dxa"/>
          </w:tcPr>
          <w:p w14:paraId="2CD7B92B" w14:textId="77777777" w:rsidR="001D470B" w:rsidRPr="00BE068B" w:rsidRDefault="001D470B" w:rsidP="001D470B">
            <w:pPr>
              <w:rPr>
                <w:rFonts w:ascii="Gill Sans MT" w:hAnsi="Gill Sans MT"/>
              </w:rPr>
            </w:pPr>
          </w:p>
        </w:tc>
        <w:tc>
          <w:tcPr>
            <w:tcW w:w="4215" w:type="dxa"/>
            <w:vMerge/>
          </w:tcPr>
          <w:p w14:paraId="23926CBE" w14:textId="5EDF0535" w:rsidR="001D470B" w:rsidRPr="00BE068B" w:rsidRDefault="001D470B" w:rsidP="001D470B">
            <w:pPr>
              <w:rPr>
                <w:rFonts w:ascii="Gill Sans MT" w:hAnsi="Gill Sans MT"/>
              </w:rPr>
            </w:pPr>
          </w:p>
        </w:tc>
      </w:tr>
      <w:tr w:rsidR="001D470B" w:rsidRPr="00BE068B" w14:paraId="32BFFB75" w14:textId="77777777" w:rsidTr="001D470B">
        <w:tc>
          <w:tcPr>
            <w:tcW w:w="468" w:type="dxa"/>
          </w:tcPr>
          <w:p w14:paraId="35DED3AB"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406B08FC"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692" w:type="dxa"/>
          </w:tcPr>
          <w:p w14:paraId="6544786C" w14:textId="77777777" w:rsidR="001D470B" w:rsidRPr="00BE068B" w:rsidRDefault="001D470B" w:rsidP="001D470B">
            <w:pPr>
              <w:rPr>
                <w:rFonts w:ascii="Gill Sans MT" w:hAnsi="Gill Sans MT"/>
              </w:rPr>
            </w:pPr>
          </w:p>
        </w:tc>
        <w:tc>
          <w:tcPr>
            <w:tcW w:w="2346" w:type="dxa"/>
          </w:tcPr>
          <w:p w14:paraId="0ECCAF03" w14:textId="77777777" w:rsidR="001D470B" w:rsidRPr="00BE068B" w:rsidRDefault="001D470B" w:rsidP="001D470B">
            <w:pPr>
              <w:rPr>
                <w:rFonts w:ascii="Gill Sans MT" w:hAnsi="Gill Sans MT"/>
              </w:rPr>
            </w:pPr>
          </w:p>
        </w:tc>
        <w:tc>
          <w:tcPr>
            <w:tcW w:w="2346" w:type="dxa"/>
          </w:tcPr>
          <w:p w14:paraId="49FC514B" w14:textId="77777777" w:rsidR="001D470B" w:rsidRPr="00BE068B" w:rsidRDefault="001D470B" w:rsidP="001D470B">
            <w:pPr>
              <w:rPr>
                <w:rFonts w:ascii="Gill Sans MT" w:hAnsi="Gill Sans MT"/>
              </w:rPr>
            </w:pPr>
          </w:p>
        </w:tc>
        <w:tc>
          <w:tcPr>
            <w:tcW w:w="4215" w:type="dxa"/>
            <w:vMerge/>
          </w:tcPr>
          <w:p w14:paraId="5D62CF85" w14:textId="6AE76436" w:rsidR="001D470B" w:rsidRPr="00BE068B" w:rsidRDefault="001D470B" w:rsidP="001D470B">
            <w:pPr>
              <w:rPr>
                <w:rFonts w:ascii="Gill Sans MT" w:hAnsi="Gill Sans MT"/>
              </w:rPr>
            </w:pPr>
          </w:p>
        </w:tc>
      </w:tr>
      <w:tr w:rsidR="001D470B" w:rsidRPr="00BE068B" w14:paraId="64BE0FC5" w14:textId="77777777" w:rsidTr="001D470B">
        <w:tc>
          <w:tcPr>
            <w:tcW w:w="468" w:type="dxa"/>
          </w:tcPr>
          <w:p w14:paraId="0A1E7EB0"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4EEEEED8"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692" w:type="dxa"/>
          </w:tcPr>
          <w:p w14:paraId="3F4DA431" w14:textId="77777777" w:rsidR="001D470B" w:rsidRPr="00BE068B" w:rsidRDefault="001D470B" w:rsidP="001D470B">
            <w:pPr>
              <w:rPr>
                <w:rFonts w:ascii="Gill Sans MT" w:hAnsi="Gill Sans MT"/>
              </w:rPr>
            </w:pPr>
          </w:p>
        </w:tc>
        <w:tc>
          <w:tcPr>
            <w:tcW w:w="2346" w:type="dxa"/>
          </w:tcPr>
          <w:p w14:paraId="20A0CFD5" w14:textId="77777777" w:rsidR="001D470B" w:rsidRPr="00BE068B" w:rsidRDefault="001D470B" w:rsidP="001D470B">
            <w:pPr>
              <w:rPr>
                <w:rFonts w:ascii="Gill Sans MT" w:hAnsi="Gill Sans MT"/>
              </w:rPr>
            </w:pPr>
          </w:p>
        </w:tc>
        <w:tc>
          <w:tcPr>
            <w:tcW w:w="2346" w:type="dxa"/>
          </w:tcPr>
          <w:p w14:paraId="56F1B155" w14:textId="77777777" w:rsidR="001D470B" w:rsidRPr="00BE068B" w:rsidRDefault="001D470B" w:rsidP="001D470B">
            <w:pPr>
              <w:rPr>
                <w:rFonts w:ascii="Gill Sans MT" w:hAnsi="Gill Sans MT"/>
              </w:rPr>
            </w:pPr>
          </w:p>
        </w:tc>
        <w:tc>
          <w:tcPr>
            <w:tcW w:w="4215" w:type="dxa"/>
            <w:vMerge/>
          </w:tcPr>
          <w:p w14:paraId="5451E4A9" w14:textId="6FC796D1" w:rsidR="001D470B" w:rsidRPr="00BE068B" w:rsidRDefault="001D470B" w:rsidP="001D470B">
            <w:pPr>
              <w:rPr>
                <w:rFonts w:ascii="Gill Sans MT" w:hAnsi="Gill Sans MT"/>
              </w:rPr>
            </w:pPr>
          </w:p>
        </w:tc>
      </w:tr>
      <w:tr w:rsidR="001D470B" w:rsidRPr="00BE068B" w14:paraId="1D478512" w14:textId="77777777" w:rsidTr="001D470B">
        <w:tc>
          <w:tcPr>
            <w:tcW w:w="468" w:type="dxa"/>
          </w:tcPr>
          <w:p w14:paraId="6A6FD361"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0D0FC5"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692" w:type="dxa"/>
          </w:tcPr>
          <w:p w14:paraId="1322E91D" w14:textId="77777777" w:rsidR="001D470B" w:rsidRPr="00BE068B" w:rsidRDefault="001D470B" w:rsidP="001D470B">
            <w:pPr>
              <w:rPr>
                <w:rFonts w:ascii="Gill Sans MT" w:hAnsi="Gill Sans MT"/>
              </w:rPr>
            </w:pPr>
          </w:p>
        </w:tc>
        <w:tc>
          <w:tcPr>
            <w:tcW w:w="2346" w:type="dxa"/>
          </w:tcPr>
          <w:p w14:paraId="3D55AA45" w14:textId="77777777" w:rsidR="001D470B" w:rsidRPr="00BE068B" w:rsidRDefault="001D470B" w:rsidP="001D470B">
            <w:pPr>
              <w:rPr>
                <w:rFonts w:ascii="Gill Sans MT" w:hAnsi="Gill Sans MT"/>
              </w:rPr>
            </w:pPr>
          </w:p>
        </w:tc>
        <w:tc>
          <w:tcPr>
            <w:tcW w:w="2346" w:type="dxa"/>
          </w:tcPr>
          <w:p w14:paraId="02EC52BA" w14:textId="77777777" w:rsidR="001D470B" w:rsidRPr="00BE068B" w:rsidRDefault="001D470B" w:rsidP="001D470B">
            <w:pPr>
              <w:rPr>
                <w:rFonts w:ascii="Gill Sans MT" w:hAnsi="Gill Sans MT"/>
              </w:rPr>
            </w:pPr>
          </w:p>
        </w:tc>
        <w:tc>
          <w:tcPr>
            <w:tcW w:w="4215" w:type="dxa"/>
            <w:vMerge/>
          </w:tcPr>
          <w:p w14:paraId="1A71DD67" w14:textId="112CE8D1" w:rsidR="001D470B" w:rsidRPr="00BE068B" w:rsidRDefault="001D470B" w:rsidP="001D470B">
            <w:pPr>
              <w:rPr>
                <w:rFonts w:ascii="Gill Sans MT" w:hAnsi="Gill Sans MT"/>
              </w:rPr>
            </w:pPr>
          </w:p>
        </w:tc>
      </w:tr>
      <w:tr w:rsidR="001D470B" w:rsidRPr="00BE068B" w14:paraId="24ABD582" w14:textId="77777777" w:rsidTr="001D470B">
        <w:tc>
          <w:tcPr>
            <w:tcW w:w="468" w:type="dxa"/>
          </w:tcPr>
          <w:p w14:paraId="5BC8D669"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42D64FF0" w14:textId="77777777" w:rsidR="001D470B" w:rsidRPr="00BE068B" w:rsidRDefault="001D470B" w:rsidP="001D470B">
            <w:pPr>
              <w:rPr>
                <w:rFonts w:ascii="Gill Sans MT" w:hAnsi="Gill Sans MT"/>
              </w:rPr>
            </w:pPr>
            <w:r w:rsidRPr="00BE068B">
              <w:rPr>
                <w:rFonts w:ascii="Gill Sans MT" w:hAnsi="Gill Sans MT"/>
              </w:rPr>
              <w:t>Caterpillar</w:t>
            </w:r>
          </w:p>
        </w:tc>
        <w:tc>
          <w:tcPr>
            <w:tcW w:w="1692" w:type="dxa"/>
          </w:tcPr>
          <w:p w14:paraId="32C58334" w14:textId="77777777" w:rsidR="001D470B" w:rsidRPr="00BE068B" w:rsidRDefault="001D470B" w:rsidP="001D470B">
            <w:pPr>
              <w:rPr>
                <w:rFonts w:ascii="Gill Sans MT" w:hAnsi="Gill Sans MT"/>
              </w:rPr>
            </w:pPr>
          </w:p>
        </w:tc>
        <w:tc>
          <w:tcPr>
            <w:tcW w:w="2346" w:type="dxa"/>
          </w:tcPr>
          <w:p w14:paraId="5E4733A3" w14:textId="77777777" w:rsidR="001D470B" w:rsidRPr="00BE068B" w:rsidRDefault="001D470B" w:rsidP="001D470B">
            <w:pPr>
              <w:rPr>
                <w:rFonts w:ascii="Gill Sans MT" w:hAnsi="Gill Sans MT"/>
              </w:rPr>
            </w:pPr>
          </w:p>
        </w:tc>
        <w:tc>
          <w:tcPr>
            <w:tcW w:w="2346" w:type="dxa"/>
          </w:tcPr>
          <w:p w14:paraId="6EE2BBFB" w14:textId="77777777" w:rsidR="001D470B" w:rsidRPr="00BE068B" w:rsidRDefault="001D470B" w:rsidP="001D470B">
            <w:pPr>
              <w:rPr>
                <w:rFonts w:ascii="Gill Sans MT" w:hAnsi="Gill Sans MT"/>
              </w:rPr>
            </w:pPr>
          </w:p>
        </w:tc>
        <w:tc>
          <w:tcPr>
            <w:tcW w:w="4215" w:type="dxa"/>
            <w:vMerge/>
          </w:tcPr>
          <w:p w14:paraId="6C94D492" w14:textId="3F2E50E8" w:rsidR="001D470B" w:rsidRPr="00BE068B" w:rsidRDefault="001D470B" w:rsidP="001D470B">
            <w:pPr>
              <w:rPr>
                <w:rFonts w:ascii="Gill Sans MT" w:hAnsi="Gill Sans MT"/>
              </w:rPr>
            </w:pPr>
          </w:p>
        </w:tc>
      </w:tr>
      <w:tr w:rsidR="001D470B" w:rsidRPr="00BE068B" w14:paraId="3D7B2D83" w14:textId="77777777" w:rsidTr="001D470B">
        <w:tc>
          <w:tcPr>
            <w:tcW w:w="468" w:type="dxa"/>
          </w:tcPr>
          <w:p w14:paraId="6F2AA86D"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528C5362"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692" w:type="dxa"/>
          </w:tcPr>
          <w:p w14:paraId="6C67C51E" w14:textId="77777777" w:rsidR="001D470B" w:rsidRPr="00BE068B" w:rsidRDefault="001D470B" w:rsidP="001D470B">
            <w:pPr>
              <w:rPr>
                <w:rFonts w:ascii="Gill Sans MT" w:hAnsi="Gill Sans MT"/>
              </w:rPr>
            </w:pPr>
          </w:p>
        </w:tc>
        <w:tc>
          <w:tcPr>
            <w:tcW w:w="2346" w:type="dxa"/>
          </w:tcPr>
          <w:p w14:paraId="64020D07" w14:textId="77777777" w:rsidR="001D470B" w:rsidRPr="00BE068B" w:rsidRDefault="001D470B" w:rsidP="001D470B">
            <w:pPr>
              <w:rPr>
                <w:rFonts w:ascii="Gill Sans MT" w:hAnsi="Gill Sans MT"/>
              </w:rPr>
            </w:pPr>
          </w:p>
        </w:tc>
        <w:tc>
          <w:tcPr>
            <w:tcW w:w="2346" w:type="dxa"/>
          </w:tcPr>
          <w:p w14:paraId="78D2246E" w14:textId="77777777" w:rsidR="001D470B" w:rsidRPr="00BE068B" w:rsidRDefault="001D470B" w:rsidP="001D470B">
            <w:pPr>
              <w:rPr>
                <w:rFonts w:ascii="Gill Sans MT" w:hAnsi="Gill Sans MT"/>
              </w:rPr>
            </w:pPr>
          </w:p>
        </w:tc>
        <w:tc>
          <w:tcPr>
            <w:tcW w:w="4215" w:type="dxa"/>
            <w:vMerge/>
          </w:tcPr>
          <w:p w14:paraId="3DBAAC92" w14:textId="0B528C04" w:rsidR="001D470B" w:rsidRPr="00BE068B" w:rsidRDefault="001D470B" w:rsidP="001D470B">
            <w:pPr>
              <w:rPr>
                <w:rFonts w:ascii="Gill Sans MT" w:hAnsi="Gill Sans MT"/>
              </w:rPr>
            </w:pPr>
          </w:p>
        </w:tc>
      </w:tr>
    </w:tbl>
    <w:p w14:paraId="151959BC" w14:textId="77777777" w:rsidR="00732114" w:rsidRPr="00BE068B" w:rsidRDefault="00732114" w:rsidP="001512DD">
      <w:pPr>
        <w:spacing w:after="0" w:line="240" w:lineRule="auto"/>
        <w:contextualSpacing/>
        <w:rPr>
          <w:rFonts w:ascii="Gill Sans MT" w:hAnsi="Gill Sans MT"/>
        </w:rPr>
      </w:pPr>
    </w:p>
    <w:p w14:paraId="08945140" w14:textId="77777777" w:rsidR="00732114" w:rsidRPr="00BE068B" w:rsidRDefault="00732114" w:rsidP="001512DD">
      <w:pPr>
        <w:spacing w:after="0" w:line="240" w:lineRule="auto"/>
        <w:contextualSpacing/>
        <w:rPr>
          <w:rFonts w:ascii="Gill Sans MT" w:hAnsi="Gill Sans MT"/>
        </w:rPr>
      </w:pPr>
    </w:p>
    <w:p w14:paraId="16DF71B1" w14:textId="77777777" w:rsidR="00732114" w:rsidRPr="00BE068B" w:rsidRDefault="00732114">
      <w:pPr>
        <w:rPr>
          <w:rFonts w:ascii="Gill Sans MT" w:hAnsi="Gill Sans MT"/>
        </w:rPr>
      </w:pPr>
    </w:p>
    <w:p w14:paraId="4EDA1FFA" w14:textId="2E8ACC07" w:rsidR="00297833" w:rsidRPr="00BE068B" w:rsidRDefault="00DC552F" w:rsidP="006E721F">
      <w:pPr>
        <w:rPr>
          <w:rFonts w:ascii="Gill Sans MT" w:hAnsi="Gill Sans MT"/>
        </w:rPr>
      </w:pPr>
      <w:r w:rsidRPr="00BE068B">
        <w:rPr>
          <w:rFonts w:ascii="Gill Sans MT" w:hAnsi="Gill Sans MT"/>
        </w:rPr>
        <w:br w:type="page"/>
      </w:r>
    </w:p>
    <w:p w14:paraId="4C8C3B57" w14:textId="77777777" w:rsidR="006E365E" w:rsidRPr="00BE068B" w:rsidRDefault="006E365E" w:rsidP="006E365E">
      <w:pPr>
        <w:spacing w:afterLines="20" w:after="48" w:line="240" w:lineRule="auto"/>
        <w:contextualSpacing/>
        <w:rPr>
          <w:rFonts w:ascii="Gill Sans MT" w:eastAsia="Times New Roman" w:hAnsi="Gill Sans MT" w:cs="Times New Roman"/>
          <w:b/>
          <w:bCs/>
        </w:rPr>
      </w:pPr>
    </w:p>
    <w:p w14:paraId="38E77D73" w14:textId="6DB6119F" w:rsidR="00F7697D" w:rsidRPr="00BE068B" w:rsidRDefault="00F7697D" w:rsidP="00F7697D">
      <w:pPr>
        <w:spacing w:after="0" w:line="240" w:lineRule="auto"/>
        <w:contextualSpacing/>
        <w:rPr>
          <w:rFonts w:ascii="Gill Sans MT" w:eastAsia="Times New Roman" w:hAnsi="Gill Sans MT" w:cs="Times New Roman"/>
          <w:b/>
          <w:bCs/>
        </w:rPr>
      </w:pPr>
      <w:commentRangeStart w:id="10"/>
      <w:commentRangeStart w:id="11"/>
      <w:r w:rsidRPr="00BE068B">
        <w:rPr>
          <w:rFonts w:ascii="Gill Sans MT" w:eastAsia="Times New Roman" w:hAnsi="Gill Sans MT" w:cs="Times New Roman"/>
          <w:b/>
          <w:bCs/>
        </w:rPr>
        <w:t>S</w:t>
      </w:r>
      <w:r w:rsidR="00CE542E" w:rsidRPr="00BE068B">
        <w:rPr>
          <w:rFonts w:ascii="Gill Sans MT" w:eastAsia="Times New Roman" w:hAnsi="Gill Sans MT" w:cs="Times New Roman"/>
          <w:b/>
          <w:bCs/>
        </w:rPr>
        <w:t>ECTION E</w:t>
      </w:r>
      <w:r w:rsidRPr="00BE068B">
        <w:rPr>
          <w:rFonts w:ascii="Gill Sans MT" w:eastAsia="Times New Roman" w:hAnsi="Gill Sans MT" w:cs="Times New Roman"/>
          <w:b/>
          <w:bCs/>
        </w:rPr>
        <w:t>. FOREST CONFLICT</w:t>
      </w:r>
      <w:commentRangeEnd w:id="10"/>
      <w:r w:rsidRPr="00BE068B">
        <w:rPr>
          <w:rStyle w:val="CommentReference"/>
          <w:rFonts w:ascii="Gill Sans MT" w:hAnsi="Gill Sans MT"/>
        </w:rPr>
        <w:commentReference w:id="10"/>
      </w:r>
      <w:commentRangeEnd w:id="11"/>
      <w:r w:rsidR="00300F1D" w:rsidRPr="00BE068B">
        <w:rPr>
          <w:rStyle w:val="CommentReference"/>
          <w:rFonts w:ascii="Gill Sans MT" w:hAnsi="Gill Sans MT"/>
        </w:rPr>
        <w:commentReference w:id="11"/>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BE068B" w14:paraId="2F459DC8" w14:textId="77777777" w:rsidTr="005856F5">
        <w:trPr>
          <w:trHeight w:val="350"/>
        </w:trPr>
        <w:tc>
          <w:tcPr>
            <w:tcW w:w="731" w:type="dxa"/>
          </w:tcPr>
          <w:p w14:paraId="20DB146C" w14:textId="77777777" w:rsidR="00B12D76" w:rsidRPr="00BE068B" w:rsidRDefault="00B12D76" w:rsidP="00CE542E">
            <w:pPr>
              <w:contextualSpacing/>
              <w:jc w:val="center"/>
              <w:rPr>
                <w:rFonts w:ascii="Gill Sans MT" w:hAnsi="Gill Sans MT"/>
                <w:b/>
                <w:sz w:val="20"/>
              </w:rPr>
            </w:pPr>
          </w:p>
        </w:tc>
        <w:tc>
          <w:tcPr>
            <w:tcW w:w="810" w:type="dxa"/>
          </w:tcPr>
          <w:p w14:paraId="0FAB2A4F" w14:textId="77777777" w:rsidR="00B12D76" w:rsidRPr="00BE068B" w:rsidRDefault="00B12D76" w:rsidP="00CE542E">
            <w:pPr>
              <w:contextualSpacing/>
              <w:jc w:val="center"/>
              <w:rPr>
                <w:rFonts w:ascii="Gill Sans MT" w:hAnsi="Gill Sans MT"/>
                <w:sz w:val="20"/>
              </w:rPr>
            </w:pPr>
          </w:p>
        </w:tc>
        <w:tc>
          <w:tcPr>
            <w:tcW w:w="1548" w:type="dxa"/>
          </w:tcPr>
          <w:p w14:paraId="3482DF95" w14:textId="1CC2CCE3" w:rsidR="00B12D76" w:rsidRPr="00BE068B" w:rsidRDefault="00B12D76" w:rsidP="00CE542E">
            <w:pPr>
              <w:contextualSpacing/>
              <w:jc w:val="center"/>
              <w:rPr>
                <w:rFonts w:ascii="Gill Sans MT" w:hAnsi="Gill Sans MT"/>
                <w:sz w:val="20"/>
              </w:rPr>
            </w:pPr>
            <w:r w:rsidRPr="00BE068B">
              <w:rPr>
                <w:rFonts w:ascii="Gill Sans MT" w:hAnsi="Gill Sans MT"/>
                <w:sz w:val="20"/>
              </w:rPr>
              <w:t>E.1</w:t>
            </w:r>
          </w:p>
        </w:tc>
        <w:tc>
          <w:tcPr>
            <w:tcW w:w="990" w:type="dxa"/>
          </w:tcPr>
          <w:p w14:paraId="1BC82A87" w14:textId="2076780F"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E.2</w:t>
            </w:r>
          </w:p>
        </w:tc>
        <w:tc>
          <w:tcPr>
            <w:tcW w:w="1278" w:type="dxa"/>
          </w:tcPr>
          <w:p w14:paraId="691436E3" w14:textId="7BE8884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E.3</w:t>
            </w:r>
          </w:p>
        </w:tc>
        <w:tc>
          <w:tcPr>
            <w:tcW w:w="1080" w:type="dxa"/>
          </w:tcPr>
          <w:p w14:paraId="478A84FF" w14:textId="22C1DC4C"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E.4</w:t>
            </w:r>
          </w:p>
        </w:tc>
        <w:tc>
          <w:tcPr>
            <w:tcW w:w="1080" w:type="dxa"/>
          </w:tcPr>
          <w:p w14:paraId="281CFF02" w14:textId="022D1FD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E.5</w:t>
            </w:r>
          </w:p>
        </w:tc>
        <w:tc>
          <w:tcPr>
            <w:tcW w:w="1512" w:type="dxa"/>
          </w:tcPr>
          <w:p w14:paraId="7B6FB76E" w14:textId="182C0301" w:rsidR="00B12D76" w:rsidRPr="00BE068B" w:rsidRDefault="005856F5" w:rsidP="00CE542E">
            <w:pPr>
              <w:contextualSpacing/>
              <w:jc w:val="center"/>
              <w:rPr>
                <w:rFonts w:ascii="Gill Sans MT" w:hAnsi="Gill Sans MT"/>
                <w:sz w:val="20"/>
              </w:rPr>
            </w:pPr>
            <w:r w:rsidRPr="00BE068B">
              <w:rPr>
                <w:rFonts w:ascii="Gill Sans MT" w:hAnsi="Gill Sans MT"/>
                <w:sz w:val="20"/>
              </w:rPr>
              <w:t>E.6</w:t>
            </w:r>
          </w:p>
        </w:tc>
        <w:tc>
          <w:tcPr>
            <w:tcW w:w="1196" w:type="dxa"/>
            <w:vAlign w:val="center"/>
          </w:tcPr>
          <w:p w14:paraId="07DCF0A6" w14:textId="6B7C0D29" w:rsidR="00B12D76" w:rsidRPr="00BE068B" w:rsidRDefault="005856F5" w:rsidP="00CE542E">
            <w:pPr>
              <w:contextualSpacing/>
              <w:jc w:val="center"/>
              <w:rPr>
                <w:rFonts w:ascii="Gill Sans MT" w:hAnsi="Gill Sans MT"/>
                <w:sz w:val="20"/>
              </w:rPr>
            </w:pPr>
            <w:r w:rsidRPr="00BE068B">
              <w:rPr>
                <w:rFonts w:ascii="Gill Sans MT" w:hAnsi="Gill Sans MT"/>
                <w:sz w:val="20"/>
              </w:rPr>
              <w:t>E.7</w:t>
            </w:r>
          </w:p>
        </w:tc>
        <w:tc>
          <w:tcPr>
            <w:tcW w:w="1440" w:type="dxa"/>
            <w:vAlign w:val="center"/>
          </w:tcPr>
          <w:p w14:paraId="4208C32E" w14:textId="191308FF" w:rsidR="00B12D76" w:rsidRPr="00BE068B" w:rsidRDefault="005856F5" w:rsidP="00CE542E">
            <w:pPr>
              <w:contextualSpacing/>
              <w:jc w:val="center"/>
              <w:rPr>
                <w:rFonts w:ascii="Gill Sans MT" w:hAnsi="Gill Sans MT"/>
                <w:sz w:val="20"/>
              </w:rPr>
            </w:pPr>
            <w:r w:rsidRPr="00BE068B">
              <w:rPr>
                <w:rFonts w:ascii="Gill Sans MT" w:hAnsi="Gill Sans MT"/>
                <w:sz w:val="20"/>
              </w:rPr>
              <w:t>E.8</w:t>
            </w:r>
          </w:p>
        </w:tc>
        <w:tc>
          <w:tcPr>
            <w:tcW w:w="1260" w:type="dxa"/>
            <w:vAlign w:val="center"/>
          </w:tcPr>
          <w:p w14:paraId="6534A25C" w14:textId="75C733B9" w:rsidR="00B12D76" w:rsidRPr="00BE068B" w:rsidRDefault="005856F5" w:rsidP="00CE542E">
            <w:pPr>
              <w:contextualSpacing/>
              <w:jc w:val="center"/>
              <w:rPr>
                <w:rFonts w:ascii="Gill Sans MT" w:hAnsi="Gill Sans MT"/>
                <w:sz w:val="20"/>
              </w:rPr>
            </w:pPr>
            <w:r w:rsidRPr="00BE068B">
              <w:rPr>
                <w:rFonts w:ascii="Gill Sans MT" w:hAnsi="Gill Sans MT"/>
                <w:sz w:val="20"/>
              </w:rPr>
              <w:t>E.9</w:t>
            </w:r>
          </w:p>
        </w:tc>
      </w:tr>
      <w:tr w:rsidR="00B12D76" w:rsidRPr="00BE068B" w14:paraId="66F01CAD" w14:textId="77777777" w:rsidTr="005856F5">
        <w:trPr>
          <w:trHeight w:val="2060"/>
        </w:trPr>
        <w:tc>
          <w:tcPr>
            <w:tcW w:w="731" w:type="dxa"/>
          </w:tcPr>
          <w:p w14:paraId="79315286" w14:textId="77777777" w:rsidR="00CE542E" w:rsidRPr="00BE068B" w:rsidRDefault="00CE542E" w:rsidP="005856F5">
            <w:pPr>
              <w:contextualSpacing/>
              <w:rPr>
                <w:rFonts w:ascii="Gill Sans MT" w:hAnsi="Gill Sans MT"/>
                <w:b/>
                <w:sz w:val="20"/>
              </w:rPr>
            </w:pPr>
            <w:r w:rsidRPr="00BE068B">
              <w:rPr>
                <w:rFonts w:ascii="Gill Sans MT" w:hAnsi="Gill Sans MT"/>
                <w:b/>
                <w:sz w:val="20"/>
              </w:rPr>
              <w:t>Forest</w:t>
            </w:r>
          </w:p>
          <w:p w14:paraId="7437CB8C" w14:textId="77777777" w:rsidR="00CE542E" w:rsidRPr="00BE068B" w:rsidRDefault="00CE542E" w:rsidP="005856F5">
            <w:pPr>
              <w:contextualSpacing/>
              <w:rPr>
                <w:rFonts w:ascii="Gill Sans MT" w:hAnsi="Gill Sans MT"/>
                <w:b/>
                <w:sz w:val="20"/>
              </w:rPr>
            </w:pPr>
            <w:r w:rsidRPr="00BE068B">
              <w:rPr>
                <w:rFonts w:ascii="Gill Sans MT" w:hAnsi="Gill Sans MT"/>
                <w:b/>
                <w:sz w:val="20"/>
              </w:rPr>
              <w:t>code</w:t>
            </w:r>
          </w:p>
        </w:tc>
        <w:tc>
          <w:tcPr>
            <w:tcW w:w="810" w:type="dxa"/>
          </w:tcPr>
          <w:p w14:paraId="1B88B738" w14:textId="77777777" w:rsidR="00CE542E" w:rsidRPr="00BE068B" w:rsidRDefault="00CE542E" w:rsidP="005856F5">
            <w:pPr>
              <w:contextualSpacing/>
              <w:rPr>
                <w:rFonts w:ascii="Gill Sans MT" w:hAnsi="Gill Sans MT"/>
                <w:sz w:val="20"/>
              </w:rPr>
            </w:pPr>
            <w:r w:rsidRPr="00BE068B">
              <w:rPr>
                <w:rFonts w:ascii="Gill Sans MT" w:hAnsi="Gill Sans MT"/>
                <w:sz w:val="20"/>
              </w:rPr>
              <w:t>Name of the forest</w:t>
            </w:r>
          </w:p>
        </w:tc>
        <w:tc>
          <w:tcPr>
            <w:tcW w:w="1548" w:type="dxa"/>
          </w:tcPr>
          <w:p w14:paraId="66E98E79" w14:textId="783AE206" w:rsidR="00CE542E" w:rsidRPr="00BE068B" w:rsidRDefault="00CE542E" w:rsidP="005856F5">
            <w:pPr>
              <w:contextualSpacing/>
              <w:rPr>
                <w:rFonts w:ascii="Gill Sans MT" w:hAnsi="Gill Sans MT"/>
                <w:sz w:val="20"/>
              </w:rPr>
            </w:pPr>
            <w:r w:rsidRPr="00BE068B">
              <w:rPr>
                <w:rFonts w:ascii="Gill Sans MT" w:hAnsi="Gill Sans MT"/>
                <w:sz w:val="20"/>
              </w:rPr>
              <w:t>Have you ever experienced a conflict over use or access to this forest over the pa</w:t>
            </w:r>
            <w:r w:rsidR="00B12D76" w:rsidRPr="00BE068B">
              <w:rPr>
                <w:rFonts w:ascii="Gill Sans MT" w:hAnsi="Gill Sans MT"/>
                <w:sz w:val="20"/>
              </w:rPr>
              <w:t>st 12 months</w:t>
            </w:r>
            <w:r w:rsidRPr="00BE068B">
              <w:rPr>
                <w:rFonts w:ascii="Gill Sans MT" w:hAnsi="Gill Sans MT"/>
                <w:sz w:val="20"/>
              </w:rPr>
              <w:t xml:space="preserve">? </w:t>
            </w:r>
          </w:p>
          <w:p w14:paraId="290B9B77" w14:textId="77777777" w:rsidR="00CE542E" w:rsidRPr="00BE068B" w:rsidRDefault="00CE542E" w:rsidP="005856F5">
            <w:pPr>
              <w:contextualSpacing/>
              <w:rPr>
                <w:rFonts w:ascii="Gill Sans MT" w:hAnsi="Gill Sans MT"/>
                <w:sz w:val="20"/>
              </w:rPr>
            </w:pPr>
            <w:r w:rsidRPr="00BE068B">
              <w:rPr>
                <w:rFonts w:ascii="Gill Sans MT" w:hAnsi="Gill Sans MT"/>
                <w:sz w:val="20"/>
              </w:rPr>
              <w:t>0=No</w:t>
            </w:r>
          </w:p>
          <w:p w14:paraId="4129A4BC" w14:textId="77777777" w:rsidR="00CE542E" w:rsidRPr="00BE068B" w:rsidRDefault="00CE542E" w:rsidP="005856F5">
            <w:pPr>
              <w:contextualSpacing/>
              <w:rPr>
                <w:rFonts w:ascii="Gill Sans MT" w:hAnsi="Gill Sans MT"/>
                <w:sz w:val="20"/>
              </w:rPr>
            </w:pPr>
            <w:r w:rsidRPr="00BE068B">
              <w:rPr>
                <w:rFonts w:ascii="Gill Sans MT" w:hAnsi="Gill Sans MT"/>
                <w:sz w:val="20"/>
              </w:rPr>
              <w:t>1=Yes</w:t>
            </w:r>
          </w:p>
          <w:p w14:paraId="3D57E019" w14:textId="75A1A572" w:rsidR="005856F5" w:rsidRPr="00BE068B" w:rsidRDefault="005856F5" w:rsidP="005856F5">
            <w:pPr>
              <w:contextualSpacing/>
              <w:rPr>
                <w:rFonts w:ascii="Gill Sans MT" w:hAnsi="Gill Sans MT"/>
                <w:i/>
                <w:sz w:val="20"/>
              </w:rPr>
            </w:pPr>
            <w:r w:rsidRPr="00BE068B">
              <w:rPr>
                <w:rFonts w:ascii="Gill Sans MT" w:hAnsi="Gill Sans MT"/>
                <w:i/>
                <w:sz w:val="20"/>
              </w:rPr>
              <w:t>If 0, skip to next forest</w:t>
            </w:r>
          </w:p>
        </w:tc>
        <w:tc>
          <w:tcPr>
            <w:tcW w:w="990" w:type="dxa"/>
          </w:tcPr>
          <w:p w14:paraId="6F3CFDF0"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szCs w:val="20"/>
              </w:rPr>
              <w:t>What was this dispute about?</w:t>
            </w:r>
          </w:p>
        </w:tc>
        <w:tc>
          <w:tcPr>
            <w:tcW w:w="1278" w:type="dxa"/>
          </w:tcPr>
          <w:p w14:paraId="05FDFDEA" w14:textId="77777777" w:rsidR="00CE542E" w:rsidRPr="00BE068B" w:rsidRDefault="00CE542E" w:rsidP="005856F5">
            <w:pPr>
              <w:rPr>
                <w:rFonts w:ascii="Gill Sans MT" w:hAnsi="Gill Sans MT"/>
                <w:sz w:val="20"/>
                <w:szCs w:val="20"/>
              </w:rPr>
            </w:pPr>
            <w:r w:rsidRPr="00BE068B">
              <w:rPr>
                <w:rFonts w:ascii="Gill Sans MT" w:hAnsi="Gill Sans MT"/>
                <w:sz w:val="20"/>
                <w:szCs w:val="20"/>
              </w:rPr>
              <w:t>Who was involved in the dispute?</w:t>
            </w:r>
          </w:p>
          <w:p w14:paraId="3D79850C" w14:textId="77777777" w:rsidR="00B12D76" w:rsidRPr="00BE068B" w:rsidRDefault="00B12D76" w:rsidP="005856F5">
            <w:pPr>
              <w:rPr>
                <w:rFonts w:ascii="Gill Sans MT" w:hAnsi="Gill Sans MT"/>
                <w:sz w:val="20"/>
                <w:szCs w:val="20"/>
              </w:rPr>
            </w:pPr>
          </w:p>
          <w:p w14:paraId="572142FB" w14:textId="701CA3CD" w:rsidR="00B12D76" w:rsidRPr="00BE068B" w:rsidRDefault="00B12D76" w:rsidP="005856F5">
            <w:pPr>
              <w:rPr>
                <w:rFonts w:ascii="Gill Sans MT" w:hAnsi="Gill Sans MT"/>
                <w:i/>
                <w:sz w:val="20"/>
                <w:szCs w:val="20"/>
              </w:rPr>
            </w:pPr>
            <w:r w:rsidRPr="00BE068B">
              <w:rPr>
                <w:rFonts w:ascii="Gill Sans MT" w:hAnsi="Gill Sans MT"/>
                <w:i/>
                <w:sz w:val="20"/>
                <w:szCs w:val="20"/>
              </w:rPr>
              <w:t xml:space="preserve">See codes 112- Select all that apply  </w:t>
            </w:r>
          </w:p>
        </w:tc>
        <w:tc>
          <w:tcPr>
            <w:tcW w:w="1080" w:type="dxa"/>
          </w:tcPr>
          <w:p w14:paraId="32138A6D" w14:textId="15C4E45D" w:rsidR="00CE542E" w:rsidRPr="00BE068B" w:rsidRDefault="00B12D76" w:rsidP="005856F5">
            <w:pPr>
              <w:ind w:right="10"/>
              <w:contextualSpacing/>
              <w:rPr>
                <w:rFonts w:ascii="Gill Sans MT" w:hAnsi="Gill Sans MT"/>
                <w:sz w:val="20"/>
                <w:szCs w:val="20"/>
              </w:rPr>
            </w:pPr>
            <w:r w:rsidRPr="00BE068B">
              <w:rPr>
                <w:rFonts w:ascii="Gill Sans MT" w:hAnsi="Gill Sans MT"/>
                <w:sz w:val="20"/>
                <w:szCs w:val="20"/>
              </w:rPr>
              <w:t xml:space="preserve">Other, specify </w:t>
            </w:r>
          </w:p>
        </w:tc>
        <w:tc>
          <w:tcPr>
            <w:tcW w:w="1080" w:type="dxa"/>
          </w:tcPr>
          <w:p w14:paraId="32B2390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szCs w:val="20"/>
              </w:rPr>
              <w:t xml:space="preserve">Is the conflict resolved? </w:t>
            </w:r>
          </w:p>
        </w:tc>
        <w:tc>
          <w:tcPr>
            <w:tcW w:w="1512" w:type="dxa"/>
          </w:tcPr>
          <w:p w14:paraId="7A41F184" w14:textId="77777777" w:rsidR="00CE542E" w:rsidRPr="00BE068B" w:rsidRDefault="00CE542E" w:rsidP="005856F5">
            <w:pPr>
              <w:contextualSpacing/>
              <w:rPr>
                <w:rFonts w:ascii="Gill Sans MT" w:hAnsi="Gill Sans MT"/>
                <w:sz w:val="20"/>
              </w:rPr>
            </w:pPr>
            <w:r w:rsidRPr="00BE068B">
              <w:rPr>
                <w:rFonts w:ascii="Gill Sans MT" w:hAnsi="Gill Sans MT"/>
                <w:sz w:val="20"/>
              </w:rPr>
              <w:t>H.22Where is the FIRST place this dispute was taken to be resolved?</w:t>
            </w:r>
          </w:p>
          <w:p w14:paraId="7E3A4C71" w14:textId="77777777" w:rsidR="005856F5" w:rsidRPr="00BE068B" w:rsidRDefault="005856F5" w:rsidP="005856F5">
            <w:pPr>
              <w:contextualSpacing/>
              <w:rPr>
                <w:rFonts w:ascii="Gill Sans MT" w:hAnsi="Gill Sans MT"/>
                <w:sz w:val="20"/>
              </w:rPr>
            </w:pPr>
          </w:p>
          <w:p w14:paraId="4EDB5574" w14:textId="26901F67"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114 </w:t>
            </w:r>
            <w:r w:rsidRPr="00BE068B">
              <w:rPr>
                <w:rFonts w:ascii="Gill Sans MT" w:hAnsi="Gill Sans MT"/>
                <w:i/>
                <w:sz w:val="20"/>
              </w:rPr>
              <w:t>Below)</w:t>
            </w:r>
          </w:p>
        </w:tc>
        <w:tc>
          <w:tcPr>
            <w:tcW w:w="1196" w:type="dxa"/>
          </w:tcPr>
          <w:p w14:paraId="4F6A30C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rPr>
              <w:t xml:space="preserve">Are there any other places that the dispute was taken for resolution? </w:t>
            </w:r>
          </w:p>
        </w:tc>
        <w:tc>
          <w:tcPr>
            <w:tcW w:w="1440" w:type="dxa"/>
          </w:tcPr>
          <w:p w14:paraId="37DD78B7" w14:textId="305F2E16" w:rsidR="00CE542E" w:rsidRPr="00BE068B" w:rsidRDefault="00CE542E" w:rsidP="005856F5">
            <w:pPr>
              <w:contextualSpacing/>
              <w:rPr>
                <w:rFonts w:ascii="Gill Sans MT" w:hAnsi="Gill Sans MT"/>
                <w:sz w:val="20"/>
              </w:rPr>
            </w:pPr>
            <w:r w:rsidRPr="00BE068B">
              <w:rPr>
                <w:rFonts w:ascii="Gill Sans MT" w:hAnsi="Gill Sans MT"/>
                <w:sz w:val="20"/>
              </w:rPr>
              <w:t>How long did it take for the dispute to be resolved?</w:t>
            </w:r>
          </w:p>
          <w:p w14:paraId="1D9390E0" w14:textId="77777777" w:rsidR="005856F5" w:rsidRPr="00BE068B" w:rsidRDefault="005856F5" w:rsidP="005856F5">
            <w:pPr>
              <w:contextualSpacing/>
              <w:rPr>
                <w:rFonts w:ascii="Gill Sans MT" w:hAnsi="Gill Sans MT"/>
                <w:sz w:val="20"/>
              </w:rPr>
            </w:pPr>
          </w:p>
          <w:p w14:paraId="466CD015" w14:textId="0A4CF0FD"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113 </w:t>
            </w:r>
            <w:r w:rsidRPr="00BE068B">
              <w:rPr>
                <w:rFonts w:ascii="Gill Sans MT" w:hAnsi="Gill Sans MT"/>
                <w:i/>
                <w:sz w:val="20"/>
              </w:rPr>
              <w:t>below)</w:t>
            </w:r>
          </w:p>
        </w:tc>
        <w:tc>
          <w:tcPr>
            <w:tcW w:w="1260" w:type="dxa"/>
          </w:tcPr>
          <w:p w14:paraId="57779A08" w14:textId="4E77C49A" w:rsidR="00CE542E" w:rsidRPr="00BE068B" w:rsidRDefault="00CE542E" w:rsidP="005856F5">
            <w:pPr>
              <w:contextualSpacing/>
              <w:rPr>
                <w:rFonts w:ascii="Gill Sans MT" w:hAnsi="Gill Sans MT"/>
                <w:sz w:val="20"/>
              </w:rPr>
            </w:pPr>
            <w:r w:rsidRPr="00BE068B">
              <w:rPr>
                <w:rFonts w:ascii="Gill Sans MT" w:hAnsi="Gill Sans MT"/>
                <w:sz w:val="20"/>
              </w:rPr>
              <w:t>How satisfied were you with the outcome?</w:t>
            </w:r>
          </w:p>
          <w:p w14:paraId="67CEA91B" w14:textId="77777777" w:rsidR="005856F5" w:rsidRPr="00BE068B" w:rsidRDefault="005856F5" w:rsidP="005856F5">
            <w:pPr>
              <w:contextualSpacing/>
              <w:rPr>
                <w:rFonts w:ascii="Gill Sans MT" w:hAnsi="Gill Sans MT"/>
                <w:sz w:val="20"/>
              </w:rPr>
            </w:pPr>
          </w:p>
          <w:p w14:paraId="225D0E08" w14:textId="713A5998"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115 </w:t>
            </w:r>
            <w:r w:rsidRPr="00BE068B">
              <w:rPr>
                <w:rFonts w:ascii="Gill Sans MT" w:hAnsi="Gill Sans MT"/>
                <w:i/>
                <w:sz w:val="20"/>
              </w:rPr>
              <w:t>Below)</w:t>
            </w:r>
          </w:p>
        </w:tc>
      </w:tr>
      <w:tr w:rsidR="005856F5" w:rsidRPr="00BE068B" w14:paraId="25AEBCB3" w14:textId="77777777" w:rsidTr="005856F5">
        <w:trPr>
          <w:trHeight w:val="503"/>
        </w:trPr>
        <w:tc>
          <w:tcPr>
            <w:tcW w:w="731" w:type="dxa"/>
          </w:tcPr>
          <w:p w14:paraId="4CA93FE0" w14:textId="77777777" w:rsidR="005856F5" w:rsidRPr="00BE068B" w:rsidRDefault="005856F5" w:rsidP="005856F5">
            <w:pPr>
              <w:contextualSpacing/>
              <w:rPr>
                <w:rFonts w:ascii="Gill Sans MT" w:hAnsi="Gill Sans MT"/>
                <w:b/>
                <w:sz w:val="20"/>
              </w:rPr>
            </w:pPr>
          </w:p>
        </w:tc>
        <w:tc>
          <w:tcPr>
            <w:tcW w:w="810" w:type="dxa"/>
          </w:tcPr>
          <w:p w14:paraId="14044095" w14:textId="77777777" w:rsidR="005856F5" w:rsidRPr="00BE068B" w:rsidRDefault="005856F5" w:rsidP="005856F5">
            <w:pPr>
              <w:contextualSpacing/>
              <w:rPr>
                <w:rFonts w:ascii="Gill Sans MT" w:hAnsi="Gill Sans MT"/>
                <w:sz w:val="20"/>
              </w:rPr>
            </w:pPr>
          </w:p>
        </w:tc>
        <w:tc>
          <w:tcPr>
            <w:tcW w:w="1548" w:type="dxa"/>
          </w:tcPr>
          <w:p w14:paraId="022E3D32" w14:textId="77777777" w:rsidR="005856F5" w:rsidRPr="00BE068B" w:rsidRDefault="005856F5" w:rsidP="005856F5">
            <w:pPr>
              <w:contextualSpacing/>
              <w:rPr>
                <w:rFonts w:ascii="Gill Sans MT" w:hAnsi="Gill Sans MT"/>
                <w:sz w:val="20"/>
              </w:rPr>
            </w:pPr>
          </w:p>
        </w:tc>
        <w:tc>
          <w:tcPr>
            <w:tcW w:w="990" w:type="dxa"/>
          </w:tcPr>
          <w:p w14:paraId="42EE48F5" w14:textId="77777777" w:rsidR="005856F5" w:rsidRPr="00BE068B" w:rsidRDefault="005856F5" w:rsidP="005856F5">
            <w:pPr>
              <w:contextualSpacing/>
              <w:rPr>
                <w:rFonts w:ascii="Gill Sans MT" w:hAnsi="Gill Sans MT"/>
                <w:sz w:val="20"/>
                <w:szCs w:val="20"/>
              </w:rPr>
            </w:pPr>
          </w:p>
        </w:tc>
        <w:tc>
          <w:tcPr>
            <w:tcW w:w="1278" w:type="dxa"/>
          </w:tcPr>
          <w:p w14:paraId="4A71B5C6" w14:textId="77777777" w:rsidR="005856F5" w:rsidRPr="00BE068B" w:rsidRDefault="005856F5" w:rsidP="005856F5">
            <w:pPr>
              <w:rPr>
                <w:rFonts w:ascii="Gill Sans MT" w:hAnsi="Gill Sans MT"/>
                <w:sz w:val="20"/>
                <w:szCs w:val="20"/>
              </w:rPr>
            </w:pPr>
          </w:p>
        </w:tc>
        <w:tc>
          <w:tcPr>
            <w:tcW w:w="1080" w:type="dxa"/>
          </w:tcPr>
          <w:p w14:paraId="07574473" w14:textId="77777777" w:rsidR="005856F5" w:rsidRPr="00BE068B" w:rsidRDefault="005856F5" w:rsidP="005856F5">
            <w:pPr>
              <w:ind w:right="10"/>
              <w:contextualSpacing/>
              <w:rPr>
                <w:rFonts w:ascii="Gill Sans MT" w:hAnsi="Gill Sans MT"/>
                <w:sz w:val="20"/>
                <w:szCs w:val="20"/>
              </w:rPr>
            </w:pPr>
          </w:p>
        </w:tc>
        <w:tc>
          <w:tcPr>
            <w:tcW w:w="1080" w:type="dxa"/>
          </w:tcPr>
          <w:p w14:paraId="39E9A93F" w14:textId="77777777" w:rsidR="005856F5" w:rsidRPr="00BE068B" w:rsidRDefault="005856F5" w:rsidP="005856F5">
            <w:pPr>
              <w:contextualSpacing/>
              <w:rPr>
                <w:rFonts w:ascii="Gill Sans MT" w:hAnsi="Gill Sans MT"/>
                <w:sz w:val="20"/>
                <w:szCs w:val="20"/>
              </w:rPr>
            </w:pPr>
          </w:p>
        </w:tc>
        <w:tc>
          <w:tcPr>
            <w:tcW w:w="1512" w:type="dxa"/>
          </w:tcPr>
          <w:p w14:paraId="540EBBF0" w14:textId="77777777" w:rsidR="005856F5" w:rsidRPr="00BE068B" w:rsidRDefault="005856F5" w:rsidP="005856F5">
            <w:pPr>
              <w:contextualSpacing/>
              <w:rPr>
                <w:rFonts w:ascii="Gill Sans MT" w:hAnsi="Gill Sans MT"/>
                <w:sz w:val="20"/>
              </w:rPr>
            </w:pPr>
          </w:p>
        </w:tc>
        <w:tc>
          <w:tcPr>
            <w:tcW w:w="1196" w:type="dxa"/>
          </w:tcPr>
          <w:p w14:paraId="544CCF29" w14:textId="77777777" w:rsidR="005856F5" w:rsidRPr="00BE068B" w:rsidRDefault="005856F5" w:rsidP="005856F5">
            <w:pPr>
              <w:contextualSpacing/>
              <w:rPr>
                <w:rFonts w:ascii="Gill Sans MT" w:hAnsi="Gill Sans MT"/>
                <w:sz w:val="20"/>
              </w:rPr>
            </w:pPr>
          </w:p>
        </w:tc>
        <w:tc>
          <w:tcPr>
            <w:tcW w:w="1440" w:type="dxa"/>
          </w:tcPr>
          <w:p w14:paraId="21B44418" w14:textId="77777777" w:rsidR="005856F5" w:rsidRPr="00BE068B" w:rsidRDefault="005856F5" w:rsidP="005856F5">
            <w:pPr>
              <w:contextualSpacing/>
              <w:rPr>
                <w:rFonts w:ascii="Gill Sans MT" w:hAnsi="Gill Sans MT"/>
                <w:sz w:val="20"/>
              </w:rPr>
            </w:pPr>
          </w:p>
        </w:tc>
        <w:tc>
          <w:tcPr>
            <w:tcW w:w="1260" w:type="dxa"/>
          </w:tcPr>
          <w:p w14:paraId="1BA50B49" w14:textId="77777777" w:rsidR="005856F5" w:rsidRPr="00BE068B" w:rsidRDefault="005856F5" w:rsidP="005856F5">
            <w:pPr>
              <w:contextualSpacing/>
              <w:rPr>
                <w:rFonts w:ascii="Gill Sans MT" w:hAnsi="Gill Sans MT"/>
                <w:sz w:val="20"/>
              </w:rPr>
            </w:pPr>
          </w:p>
        </w:tc>
      </w:tr>
      <w:tr w:rsidR="005856F5" w:rsidRPr="00BE068B" w14:paraId="400CCB59" w14:textId="77777777" w:rsidTr="005856F5">
        <w:trPr>
          <w:trHeight w:val="503"/>
        </w:trPr>
        <w:tc>
          <w:tcPr>
            <w:tcW w:w="731" w:type="dxa"/>
          </w:tcPr>
          <w:p w14:paraId="2B5FDF97" w14:textId="710D3738" w:rsidR="005856F5" w:rsidRPr="00BE068B" w:rsidRDefault="005856F5" w:rsidP="005856F5">
            <w:pPr>
              <w:contextualSpacing/>
              <w:rPr>
                <w:rFonts w:ascii="Gill Sans MT" w:hAnsi="Gill Sans MT"/>
                <w:b/>
                <w:sz w:val="20"/>
              </w:rPr>
            </w:pPr>
            <w:r w:rsidRPr="00BE068B">
              <w:rPr>
                <w:rFonts w:ascii="Gill Sans MT" w:hAnsi="Gill Sans MT"/>
                <w:b/>
                <w:sz w:val="20"/>
              </w:rPr>
              <w:t>1</w:t>
            </w:r>
          </w:p>
        </w:tc>
        <w:tc>
          <w:tcPr>
            <w:tcW w:w="810" w:type="dxa"/>
          </w:tcPr>
          <w:p w14:paraId="18117ADA" w14:textId="77777777" w:rsidR="005856F5" w:rsidRPr="00BE068B" w:rsidRDefault="005856F5" w:rsidP="005856F5">
            <w:pPr>
              <w:contextualSpacing/>
              <w:rPr>
                <w:rFonts w:ascii="Gill Sans MT" w:hAnsi="Gill Sans MT"/>
                <w:sz w:val="20"/>
              </w:rPr>
            </w:pPr>
          </w:p>
        </w:tc>
        <w:tc>
          <w:tcPr>
            <w:tcW w:w="1548" w:type="dxa"/>
          </w:tcPr>
          <w:p w14:paraId="71A2AC3F" w14:textId="77777777" w:rsidR="005856F5" w:rsidRPr="00BE068B" w:rsidRDefault="005856F5" w:rsidP="005856F5">
            <w:pPr>
              <w:contextualSpacing/>
              <w:rPr>
                <w:rFonts w:ascii="Gill Sans MT" w:hAnsi="Gill Sans MT"/>
                <w:sz w:val="20"/>
              </w:rPr>
            </w:pPr>
          </w:p>
        </w:tc>
        <w:tc>
          <w:tcPr>
            <w:tcW w:w="990" w:type="dxa"/>
          </w:tcPr>
          <w:p w14:paraId="08B6EFCA" w14:textId="77777777" w:rsidR="005856F5" w:rsidRPr="00BE068B" w:rsidRDefault="005856F5" w:rsidP="005856F5">
            <w:pPr>
              <w:contextualSpacing/>
              <w:rPr>
                <w:rFonts w:ascii="Gill Sans MT" w:hAnsi="Gill Sans MT"/>
                <w:sz w:val="20"/>
                <w:szCs w:val="20"/>
              </w:rPr>
            </w:pPr>
          </w:p>
        </w:tc>
        <w:tc>
          <w:tcPr>
            <w:tcW w:w="1278" w:type="dxa"/>
          </w:tcPr>
          <w:p w14:paraId="6D19D872" w14:textId="77777777" w:rsidR="005856F5" w:rsidRPr="00BE068B" w:rsidRDefault="005856F5" w:rsidP="005856F5">
            <w:pPr>
              <w:rPr>
                <w:rFonts w:ascii="Gill Sans MT" w:hAnsi="Gill Sans MT"/>
                <w:sz w:val="20"/>
                <w:szCs w:val="20"/>
              </w:rPr>
            </w:pPr>
          </w:p>
        </w:tc>
        <w:tc>
          <w:tcPr>
            <w:tcW w:w="1080" w:type="dxa"/>
          </w:tcPr>
          <w:p w14:paraId="139172DF" w14:textId="77777777" w:rsidR="005856F5" w:rsidRPr="00BE068B" w:rsidRDefault="005856F5" w:rsidP="005856F5">
            <w:pPr>
              <w:ind w:right="10"/>
              <w:contextualSpacing/>
              <w:rPr>
                <w:rFonts w:ascii="Gill Sans MT" w:hAnsi="Gill Sans MT"/>
                <w:sz w:val="20"/>
                <w:szCs w:val="20"/>
              </w:rPr>
            </w:pPr>
          </w:p>
        </w:tc>
        <w:tc>
          <w:tcPr>
            <w:tcW w:w="1080" w:type="dxa"/>
          </w:tcPr>
          <w:p w14:paraId="4DF08664" w14:textId="77777777" w:rsidR="005856F5" w:rsidRPr="00BE068B" w:rsidRDefault="005856F5" w:rsidP="005856F5">
            <w:pPr>
              <w:contextualSpacing/>
              <w:rPr>
                <w:rFonts w:ascii="Gill Sans MT" w:hAnsi="Gill Sans MT"/>
                <w:sz w:val="20"/>
                <w:szCs w:val="20"/>
              </w:rPr>
            </w:pPr>
          </w:p>
        </w:tc>
        <w:tc>
          <w:tcPr>
            <w:tcW w:w="1512" w:type="dxa"/>
          </w:tcPr>
          <w:p w14:paraId="1F6078B5" w14:textId="77777777" w:rsidR="005856F5" w:rsidRPr="00BE068B" w:rsidRDefault="005856F5" w:rsidP="005856F5">
            <w:pPr>
              <w:contextualSpacing/>
              <w:rPr>
                <w:rFonts w:ascii="Gill Sans MT" w:hAnsi="Gill Sans MT"/>
                <w:sz w:val="20"/>
              </w:rPr>
            </w:pPr>
          </w:p>
        </w:tc>
        <w:tc>
          <w:tcPr>
            <w:tcW w:w="1196" w:type="dxa"/>
          </w:tcPr>
          <w:p w14:paraId="53036B14" w14:textId="77777777" w:rsidR="005856F5" w:rsidRPr="00BE068B" w:rsidRDefault="005856F5" w:rsidP="005856F5">
            <w:pPr>
              <w:contextualSpacing/>
              <w:rPr>
                <w:rFonts w:ascii="Gill Sans MT" w:hAnsi="Gill Sans MT"/>
                <w:sz w:val="20"/>
              </w:rPr>
            </w:pPr>
          </w:p>
        </w:tc>
        <w:tc>
          <w:tcPr>
            <w:tcW w:w="1440" w:type="dxa"/>
          </w:tcPr>
          <w:p w14:paraId="452FC85D" w14:textId="77777777" w:rsidR="005856F5" w:rsidRPr="00BE068B" w:rsidRDefault="005856F5" w:rsidP="005856F5">
            <w:pPr>
              <w:contextualSpacing/>
              <w:rPr>
                <w:rFonts w:ascii="Gill Sans MT" w:hAnsi="Gill Sans MT"/>
                <w:sz w:val="20"/>
              </w:rPr>
            </w:pPr>
          </w:p>
        </w:tc>
        <w:tc>
          <w:tcPr>
            <w:tcW w:w="1260" w:type="dxa"/>
          </w:tcPr>
          <w:p w14:paraId="5526796A" w14:textId="77777777" w:rsidR="005856F5" w:rsidRPr="00BE068B" w:rsidRDefault="005856F5" w:rsidP="005856F5">
            <w:pPr>
              <w:contextualSpacing/>
              <w:rPr>
                <w:rFonts w:ascii="Gill Sans MT" w:hAnsi="Gill Sans MT"/>
                <w:sz w:val="20"/>
              </w:rPr>
            </w:pPr>
          </w:p>
        </w:tc>
      </w:tr>
      <w:tr w:rsidR="005856F5" w:rsidRPr="00BE068B" w14:paraId="0EEF6965" w14:textId="77777777" w:rsidTr="005856F5">
        <w:trPr>
          <w:trHeight w:val="503"/>
        </w:trPr>
        <w:tc>
          <w:tcPr>
            <w:tcW w:w="731" w:type="dxa"/>
          </w:tcPr>
          <w:p w14:paraId="7A2C8CE2" w14:textId="230C5129" w:rsidR="005856F5" w:rsidRPr="00BE068B" w:rsidRDefault="005856F5" w:rsidP="005856F5">
            <w:pPr>
              <w:contextualSpacing/>
              <w:rPr>
                <w:rFonts w:ascii="Gill Sans MT" w:hAnsi="Gill Sans MT"/>
                <w:b/>
                <w:sz w:val="20"/>
              </w:rPr>
            </w:pPr>
            <w:r w:rsidRPr="00BE068B">
              <w:rPr>
                <w:rFonts w:ascii="Gill Sans MT" w:hAnsi="Gill Sans MT"/>
                <w:b/>
                <w:sz w:val="20"/>
              </w:rPr>
              <w:t>2</w:t>
            </w:r>
          </w:p>
        </w:tc>
        <w:tc>
          <w:tcPr>
            <w:tcW w:w="810" w:type="dxa"/>
          </w:tcPr>
          <w:p w14:paraId="1A25BB5B" w14:textId="77777777" w:rsidR="005856F5" w:rsidRPr="00BE068B" w:rsidRDefault="005856F5" w:rsidP="005856F5">
            <w:pPr>
              <w:contextualSpacing/>
              <w:rPr>
                <w:rFonts w:ascii="Gill Sans MT" w:hAnsi="Gill Sans MT"/>
                <w:sz w:val="20"/>
              </w:rPr>
            </w:pPr>
          </w:p>
        </w:tc>
        <w:tc>
          <w:tcPr>
            <w:tcW w:w="1548" w:type="dxa"/>
          </w:tcPr>
          <w:p w14:paraId="34915246" w14:textId="77777777" w:rsidR="005856F5" w:rsidRPr="00BE068B" w:rsidRDefault="005856F5" w:rsidP="005856F5">
            <w:pPr>
              <w:contextualSpacing/>
              <w:rPr>
                <w:rFonts w:ascii="Gill Sans MT" w:hAnsi="Gill Sans MT"/>
                <w:sz w:val="20"/>
              </w:rPr>
            </w:pPr>
          </w:p>
        </w:tc>
        <w:tc>
          <w:tcPr>
            <w:tcW w:w="990" w:type="dxa"/>
          </w:tcPr>
          <w:p w14:paraId="460E1475" w14:textId="77777777" w:rsidR="005856F5" w:rsidRPr="00BE068B" w:rsidRDefault="005856F5" w:rsidP="005856F5">
            <w:pPr>
              <w:contextualSpacing/>
              <w:rPr>
                <w:rFonts w:ascii="Gill Sans MT" w:hAnsi="Gill Sans MT"/>
                <w:sz w:val="20"/>
                <w:szCs w:val="20"/>
              </w:rPr>
            </w:pPr>
          </w:p>
        </w:tc>
        <w:tc>
          <w:tcPr>
            <w:tcW w:w="1278" w:type="dxa"/>
          </w:tcPr>
          <w:p w14:paraId="25339BDB" w14:textId="77777777" w:rsidR="005856F5" w:rsidRPr="00BE068B" w:rsidRDefault="005856F5" w:rsidP="005856F5">
            <w:pPr>
              <w:rPr>
                <w:rFonts w:ascii="Gill Sans MT" w:hAnsi="Gill Sans MT"/>
                <w:sz w:val="20"/>
                <w:szCs w:val="20"/>
              </w:rPr>
            </w:pPr>
          </w:p>
        </w:tc>
        <w:tc>
          <w:tcPr>
            <w:tcW w:w="1080" w:type="dxa"/>
          </w:tcPr>
          <w:p w14:paraId="47EEE1BF" w14:textId="77777777" w:rsidR="005856F5" w:rsidRPr="00BE068B" w:rsidRDefault="005856F5" w:rsidP="005856F5">
            <w:pPr>
              <w:ind w:right="10"/>
              <w:contextualSpacing/>
              <w:rPr>
                <w:rFonts w:ascii="Gill Sans MT" w:hAnsi="Gill Sans MT"/>
                <w:sz w:val="20"/>
                <w:szCs w:val="20"/>
              </w:rPr>
            </w:pPr>
          </w:p>
        </w:tc>
        <w:tc>
          <w:tcPr>
            <w:tcW w:w="1080" w:type="dxa"/>
          </w:tcPr>
          <w:p w14:paraId="32573747" w14:textId="77777777" w:rsidR="005856F5" w:rsidRPr="00BE068B" w:rsidRDefault="005856F5" w:rsidP="005856F5">
            <w:pPr>
              <w:contextualSpacing/>
              <w:rPr>
                <w:rFonts w:ascii="Gill Sans MT" w:hAnsi="Gill Sans MT"/>
                <w:sz w:val="20"/>
                <w:szCs w:val="20"/>
              </w:rPr>
            </w:pPr>
          </w:p>
        </w:tc>
        <w:tc>
          <w:tcPr>
            <w:tcW w:w="1512" w:type="dxa"/>
          </w:tcPr>
          <w:p w14:paraId="56F05EEE" w14:textId="77777777" w:rsidR="005856F5" w:rsidRPr="00BE068B" w:rsidRDefault="005856F5" w:rsidP="005856F5">
            <w:pPr>
              <w:contextualSpacing/>
              <w:rPr>
                <w:rFonts w:ascii="Gill Sans MT" w:hAnsi="Gill Sans MT"/>
                <w:sz w:val="20"/>
              </w:rPr>
            </w:pPr>
          </w:p>
        </w:tc>
        <w:tc>
          <w:tcPr>
            <w:tcW w:w="1196" w:type="dxa"/>
          </w:tcPr>
          <w:p w14:paraId="5E76BCE1" w14:textId="77777777" w:rsidR="005856F5" w:rsidRPr="00BE068B" w:rsidRDefault="005856F5" w:rsidP="005856F5">
            <w:pPr>
              <w:contextualSpacing/>
              <w:rPr>
                <w:rFonts w:ascii="Gill Sans MT" w:hAnsi="Gill Sans MT"/>
                <w:sz w:val="20"/>
              </w:rPr>
            </w:pPr>
          </w:p>
        </w:tc>
        <w:tc>
          <w:tcPr>
            <w:tcW w:w="1440" w:type="dxa"/>
          </w:tcPr>
          <w:p w14:paraId="0C38FD93" w14:textId="77777777" w:rsidR="005856F5" w:rsidRPr="00BE068B" w:rsidRDefault="005856F5" w:rsidP="005856F5">
            <w:pPr>
              <w:contextualSpacing/>
              <w:rPr>
                <w:rFonts w:ascii="Gill Sans MT" w:hAnsi="Gill Sans MT"/>
                <w:sz w:val="20"/>
              </w:rPr>
            </w:pPr>
          </w:p>
        </w:tc>
        <w:tc>
          <w:tcPr>
            <w:tcW w:w="1260" w:type="dxa"/>
          </w:tcPr>
          <w:p w14:paraId="0164B138" w14:textId="77777777" w:rsidR="005856F5" w:rsidRPr="00BE068B" w:rsidRDefault="005856F5" w:rsidP="005856F5">
            <w:pPr>
              <w:contextualSpacing/>
              <w:rPr>
                <w:rFonts w:ascii="Gill Sans MT" w:hAnsi="Gill Sans MT"/>
                <w:sz w:val="20"/>
              </w:rPr>
            </w:pPr>
          </w:p>
        </w:tc>
      </w:tr>
      <w:tr w:rsidR="005856F5" w:rsidRPr="00BE068B" w14:paraId="1D627E64" w14:textId="77777777" w:rsidTr="005856F5">
        <w:trPr>
          <w:trHeight w:val="503"/>
        </w:trPr>
        <w:tc>
          <w:tcPr>
            <w:tcW w:w="731" w:type="dxa"/>
          </w:tcPr>
          <w:p w14:paraId="36A65955" w14:textId="2A926870" w:rsidR="005856F5" w:rsidRPr="00BE068B" w:rsidRDefault="005856F5" w:rsidP="005856F5">
            <w:pPr>
              <w:contextualSpacing/>
              <w:rPr>
                <w:rFonts w:ascii="Gill Sans MT" w:hAnsi="Gill Sans MT"/>
                <w:b/>
                <w:sz w:val="20"/>
              </w:rPr>
            </w:pPr>
            <w:r w:rsidRPr="00BE068B">
              <w:rPr>
                <w:rFonts w:ascii="Gill Sans MT" w:hAnsi="Gill Sans MT"/>
                <w:b/>
                <w:sz w:val="20"/>
              </w:rPr>
              <w:t>3</w:t>
            </w:r>
          </w:p>
        </w:tc>
        <w:tc>
          <w:tcPr>
            <w:tcW w:w="810" w:type="dxa"/>
          </w:tcPr>
          <w:p w14:paraId="26BDF490" w14:textId="77777777" w:rsidR="005856F5" w:rsidRPr="00BE068B" w:rsidRDefault="005856F5" w:rsidP="005856F5">
            <w:pPr>
              <w:contextualSpacing/>
              <w:rPr>
                <w:rFonts w:ascii="Gill Sans MT" w:hAnsi="Gill Sans MT"/>
                <w:sz w:val="20"/>
              </w:rPr>
            </w:pPr>
          </w:p>
        </w:tc>
        <w:tc>
          <w:tcPr>
            <w:tcW w:w="1548" w:type="dxa"/>
          </w:tcPr>
          <w:p w14:paraId="605C0B42" w14:textId="77777777" w:rsidR="005856F5" w:rsidRPr="00BE068B" w:rsidRDefault="005856F5" w:rsidP="005856F5">
            <w:pPr>
              <w:contextualSpacing/>
              <w:rPr>
                <w:rFonts w:ascii="Gill Sans MT" w:hAnsi="Gill Sans MT"/>
                <w:sz w:val="20"/>
              </w:rPr>
            </w:pPr>
          </w:p>
        </w:tc>
        <w:tc>
          <w:tcPr>
            <w:tcW w:w="990" w:type="dxa"/>
          </w:tcPr>
          <w:p w14:paraId="4628BFBD" w14:textId="77777777" w:rsidR="005856F5" w:rsidRPr="00BE068B" w:rsidRDefault="005856F5" w:rsidP="005856F5">
            <w:pPr>
              <w:contextualSpacing/>
              <w:rPr>
                <w:rFonts w:ascii="Gill Sans MT" w:hAnsi="Gill Sans MT"/>
                <w:sz w:val="20"/>
                <w:szCs w:val="20"/>
              </w:rPr>
            </w:pPr>
          </w:p>
        </w:tc>
        <w:tc>
          <w:tcPr>
            <w:tcW w:w="1278" w:type="dxa"/>
          </w:tcPr>
          <w:p w14:paraId="24508A8E" w14:textId="77777777" w:rsidR="005856F5" w:rsidRPr="00BE068B" w:rsidRDefault="005856F5" w:rsidP="005856F5">
            <w:pPr>
              <w:rPr>
                <w:rFonts w:ascii="Gill Sans MT" w:hAnsi="Gill Sans MT"/>
                <w:sz w:val="20"/>
                <w:szCs w:val="20"/>
              </w:rPr>
            </w:pPr>
          </w:p>
        </w:tc>
        <w:tc>
          <w:tcPr>
            <w:tcW w:w="1080" w:type="dxa"/>
          </w:tcPr>
          <w:p w14:paraId="40E03BB5" w14:textId="77777777" w:rsidR="005856F5" w:rsidRPr="00BE068B" w:rsidRDefault="005856F5" w:rsidP="005856F5">
            <w:pPr>
              <w:ind w:right="10"/>
              <w:contextualSpacing/>
              <w:rPr>
                <w:rFonts w:ascii="Gill Sans MT" w:hAnsi="Gill Sans MT"/>
                <w:sz w:val="20"/>
                <w:szCs w:val="20"/>
              </w:rPr>
            </w:pPr>
          </w:p>
        </w:tc>
        <w:tc>
          <w:tcPr>
            <w:tcW w:w="1080" w:type="dxa"/>
          </w:tcPr>
          <w:p w14:paraId="755F6B96" w14:textId="77777777" w:rsidR="005856F5" w:rsidRPr="00BE068B" w:rsidRDefault="005856F5" w:rsidP="005856F5">
            <w:pPr>
              <w:contextualSpacing/>
              <w:rPr>
                <w:rFonts w:ascii="Gill Sans MT" w:hAnsi="Gill Sans MT"/>
                <w:sz w:val="20"/>
                <w:szCs w:val="20"/>
              </w:rPr>
            </w:pPr>
          </w:p>
        </w:tc>
        <w:tc>
          <w:tcPr>
            <w:tcW w:w="1512" w:type="dxa"/>
          </w:tcPr>
          <w:p w14:paraId="68AF5BB7" w14:textId="77777777" w:rsidR="005856F5" w:rsidRPr="00BE068B" w:rsidRDefault="005856F5" w:rsidP="005856F5">
            <w:pPr>
              <w:contextualSpacing/>
              <w:rPr>
                <w:rFonts w:ascii="Gill Sans MT" w:hAnsi="Gill Sans MT"/>
                <w:sz w:val="20"/>
              </w:rPr>
            </w:pPr>
          </w:p>
        </w:tc>
        <w:tc>
          <w:tcPr>
            <w:tcW w:w="1196" w:type="dxa"/>
          </w:tcPr>
          <w:p w14:paraId="2A5E6FFF" w14:textId="77777777" w:rsidR="005856F5" w:rsidRPr="00BE068B" w:rsidRDefault="005856F5" w:rsidP="005856F5">
            <w:pPr>
              <w:contextualSpacing/>
              <w:rPr>
                <w:rFonts w:ascii="Gill Sans MT" w:hAnsi="Gill Sans MT"/>
                <w:sz w:val="20"/>
              </w:rPr>
            </w:pPr>
          </w:p>
        </w:tc>
        <w:tc>
          <w:tcPr>
            <w:tcW w:w="1440" w:type="dxa"/>
          </w:tcPr>
          <w:p w14:paraId="03FB4E6D" w14:textId="77777777" w:rsidR="005856F5" w:rsidRPr="00BE068B" w:rsidRDefault="005856F5" w:rsidP="005856F5">
            <w:pPr>
              <w:contextualSpacing/>
              <w:rPr>
                <w:rFonts w:ascii="Gill Sans MT" w:hAnsi="Gill Sans MT"/>
                <w:sz w:val="20"/>
              </w:rPr>
            </w:pPr>
          </w:p>
        </w:tc>
        <w:tc>
          <w:tcPr>
            <w:tcW w:w="1260" w:type="dxa"/>
          </w:tcPr>
          <w:p w14:paraId="5AFC5555" w14:textId="77777777" w:rsidR="005856F5" w:rsidRPr="00BE068B" w:rsidRDefault="005856F5" w:rsidP="005856F5">
            <w:pPr>
              <w:contextualSpacing/>
              <w:rPr>
                <w:rFonts w:ascii="Gill Sans MT" w:hAnsi="Gill Sans MT"/>
                <w:sz w:val="20"/>
              </w:rPr>
            </w:pPr>
          </w:p>
        </w:tc>
      </w:tr>
      <w:tr w:rsidR="005856F5" w:rsidRPr="00BE068B" w14:paraId="117FDB50" w14:textId="77777777" w:rsidTr="005856F5">
        <w:trPr>
          <w:trHeight w:val="503"/>
        </w:trPr>
        <w:tc>
          <w:tcPr>
            <w:tcW w:w="731" w:type="dxa"/>
          </w:tcPr>
          <w:p w14:paraId="6236A482" w14:textId="4DBD62A9" w:rsidR="005856F5" w:rsidRPr="00BE068B" w:rsidRDefault="005856F5" w:rsidP="005856F5">
            <w:pPr>
              <w:contextualSpacing/>
              <w:rPr>
                <w:rFonts w:ascii="Gill Sans MT" w:hAnsi="Gill Sans MT"/>
                <w:b/>
                <w:sz w:val="20"/>
              </w:rPr>
            </w:pPr>
            <w:r w:rsidRPr="00BE068B">
              <w:rPr>
                <w:rFonts w:ascii="Gill Sans MT" w:hAnsi="Gill Sans MT"/>
                <w:b/>
                <w:sz w:val="20"/>
              </w:rPr>
              <w:t>4</w:t>
            </w:r>
          </w:p>
        </w:tc>
        <w:tc>
          <w:tcPr>
            <w:tcW w:w="810" w:type="dxa"/>
          </w:tcPr>
          <w:p w14:paraId="6551FB59" w14:textId="77777777" w:rsidR="005856F5" w:rsidRPr="00BE068B" w:rsidRDefault="005856F5" w:rsidP="005856F5">
            <w:pPr>
              <w:contextualSpacing/>
              <w:rPr>
                <w:rFonts w:ascii="Gill Sans MT" w:hAnsi="Gill Sans MT"/>
                <w:sz w:val="20"/>
              </w:rPr>
            </w:pPr>
          </w:p>
        </w:tc>
        <w:tc>
          <w:tcPr>
            <w:tcW w:w="1548" w:type="dxa"/>
          </w:tcPr>
          <w:p w14:paraId="1524634C" w14:textId="77777777" w:rsidR="005856F5" w:rsidRPr="00BE068B" w:rsidRDefault="005856F5" w:rsidP="005856F5">
            <w:pPr>
              <w:contextualSpacing/>
              <w:rPr>
                <w:rFonts w:ascii="Gill Sans MT" w:hAnsi="Gill Sans MT"/>
                <w:sz w:val="20"/>
              </w:rPr>
            </w:pPr>
          </w:p>
        </w:tc>
        <w:tc>
          <w:tcPr>
            <w:tcW w:w="990" w:type="dxa"/>
          </w:tcPr>
          <w:p w14:paraId="3002058B" w14:textId="77777777" w:rsidR="005856F5" w:rsidRPr="00BE068B" w:rsidRDefault="005856F5" w:rsidP="005856F5">
            <w:pPr>
              <w:contextualSpacing/>
              <w:rPr>
                <w:rFonts w:ascii="Gill Sans MT" w:hAnsi="Gill Sans MT"/>
                <w:sz w:val="20"/>
                <w:szCs w:val="20"/>
              </w:rPr>
            </w:pPr>
          </w:p>
        </w:tc>
        <w:tc>
          <w:tcPr>
            <w:tcW w:w="1278" w:type="dxa"/>
          </w:tcPr>
          <w:p w14:paraId="589B8268" w14:textId="77777777" w:rsidR="005856F5" w:rsidRPr="00BE068B" w:rsidRDefault="005856F5" w:rsidP="005856F5">
            <w:pPr>
              <w:rPr>
                <w:rFonts w:ascii="Gill Sans MT" w:hAnsi="Gill Sans MT"/>
                <w:sz w:val="20"/>
                <w:szCs w:val="20"/>
              </w:rPr>
            </w:pPr>
          </w:p>
        </w:tc>
        <w:tc>
          <w:tcPr>
            <w:tcW w:w="1080" w:type="dxa"/>
          </w:tcPr>
          <w:p w14:paraId="60E6B29C" w14:textId="77777777" w:rsidR="005856F5" w:rsidRPr="00BE068B" w:rsidRDefault="005856F5" w:rsidP="005856F5">
            <w:pPr>
              <w:ind w:right="10"/>
              <w:contextualSpacing/>
              <w:rPr>
                <w:rFonts w:ascii="Gill Sans MT" w:hAnsi="Gill Sans MT"/>
                <w:sz w:val="20"/>
                <w:szCs w:val="20"/>
              </w:rPr>
            </w:pPr>
          </w:p>
        </w:tc>
        <w:tc>
          <w:tcPr>
            <w:tcW w:w="1080" w:type="dxa"/>
          </w:tcPr>
          <w:p w14:paraId="0D5EFAEB" w14:textId="77777777" w:rsidR="005856F5" w:rsidRPr="00BE068B" w:rsidRDefault="005856F5" w:rsidP="005856F5">
            <w:pPr>
              <w:contextualSpacing/>
              <w:rPr>
                <w:rFonts w:ascii="Gill Sans MT" w:hAnsi="Gill Sans MT"/>
                <w:sz w:val="20"/>
                <w:szCs w:val="20"/>
              </w:rPr>
            </w:pPr>
          </w:p>
        </w:tc>
        <w:tc>
          <w:tcPr>
            <w:tcW w:w="1512" w:type="dxa"/>
          </w:tcPr>
          <w:p w14:paraId="0FCCC099" w14:textId="77777777" w:rsidR="005856F5" w:rsidRPr="00BE068B" w:rsidRDefault="005856F5" w:rsidP="005856F5">
            <w:pPr>
              <w:contextualSpacing/>
              <w:rPr>
                <w:rFonts w:ascii="Gill Sans MT" w:hAnsi="Gill Sans MT"/>
                <w:sz w:val="20"/>
              </w:rPr>
            </w:pPr>
          </w:p>
        </w:tc>
        <w:tc>
          <w:tcPr>
            <w:tcW w:w="1196" w:type="dxa"/>
          </w:tcPr>
          <w:p w14:paraId="3D055C0A" w14:textId="77777777" w:rsidR="005856F5" w:rsidRPr="00BE068B" w:rsidRDefault="005856F5" w:rsidP="005856F5">
            <w:pPr>
              <w:contextualSpacing/>
              <w:rPr>
                <w:rFonts w:ascii="Gill Sans MT" w:hAnsi="Gill Sans MT"/>
                <w:sz w:val="20"/>
              </w:rPr>
            </w:pPr>
          </w:p>
        </w:tc>
        <w:tc>
          <w:tcPr>
            <w:tcW w:w="1440" w:type="dxa"/>
          </w:tcPr>
          <w:p w14:paraId="11A8B6CA" w14:textId="77777777" w:rsidR="005856F5" w:rsidRPr="00BE068B" w:rsidRDefault="005856F5" w:rsidP="005856F5">
            <w:pPr>
              <w:contextualSpacing/>
              <w:rPr>
                <w:rFonts w:ascii="Gill Sans MT" w:hAnsi="Gill Sans MT"/>
                <w:sz w:val="20"/>
              </w:rPr>
            </w:pPr>
          </w:p>
        </w:tc>
        <w:tc>
          <w:tcPr>
            <w:tcW w:w="1260" w:type="dxa"/>
          </w:tcPr>
          <w:p w14:paraId="10791DFB" w14:textId="77777777" w:rsidR="005856F5" w:rsidRPr="00BE068B" w:rsidRDefault="005856F5" w:rsidP="005856F5">
            <w:pPr>
              <w:contextualSpacing/>
              <w:rPr>
                <w:rFonts w:ascii="Gill Sans MT" w:hAnsi="Gill Sans MT"/>
                <w:sz w:val="20"/>
              </w:rPr>
            </w:pPr>
          </w:p>
        </w:tc>
      </w:tr>
      <w:tr w:rsidR="005856F5" w:rsidRPr="00BE068B" w14:paraId="52D83E2C" w14:textId="77777777" w:rsidTr="005856F5">
        <w:trPr>
          <w:trHeight w:val="503"/>
        </w:trPr>
        <w:tc>
          <w:tcPr>
            <w:tcW w:w="731" w:type="dxa"/>
          </w:tcPr>
          <w:p w14:paraId="707E72B3" w14:textId="4CD607DC" w:rsidR="005856F5" w:rsidRPr="00BE068B" w:rsidRDefault="005856F5" w:rsidP="005856F5">
            <w:pPr>
              <w:contextualSpacing/>
              <w:rPr>
                <w:rFonts w:ascii="Gill Sans MT" w:hAnsi="Gill Sans MT"/>
                <w:b/>
                <w:sz w:val="20"/>
              </w:rPr>
            </w:pPr>
            <w:r w:rsidRPr="00BE068B">
              <w:rPr>
                <w:rFonts w:ascii="Gill Sans MT" w:hAnsi="Gill Sans MT"/>
                <w:b/>
                <w:sz w:val="20"/>
              </w:rPr>
              <w:t>5</w:t>
            </w:r>
          </w:p>
        </w:tc>
        <w:tc>
          <w:tcPr>
            <w:tcW w:w="810" w:type="dxa"/>
          </w:tcPr>
          <w:p w14:paraId="3E032BFF" w14:textId="77777777" w:rsidR="005856F5" w:rsidRPr="00BE068B" w:rsidRDefault="005856F5" w:rsidP="005856F5">
            <w:pPr>
              <w:contextualSpacing/>
              <w:rPr>
                <w:rFonts w:ascii="Gill Sans MT" w:hAnsi="Gill Sans MT"/>
                <w:sz w:val="20"/>
              </w:rPr>
            </w:pPr>
          </w:p>
        </w:tc>
        <w:tc>
          <w:tcPr>
            <w:tcW w:w="1548" w:type="dxa"/>
          </w:tcPr>
          <w:p w14:paraId="1ABBAFEE" w14:textId="77777777" w:rsidR="005856F5" w:rsidRPr="00BE068B" w:rsidRDefault="005856F5" w:rsidP="005856F5">
            <w:pPr>
              <w:contextualSpacing/>
              <w:rPr>
                <w:rFonts w:ascii="Gill Sans MT" w:hAnsi="Gill Sans MT"/>
                <w:sz w:val="20"/>
              </w:rPr>
            </w:pPr>
          </w:p>
        </w:tc>
        <w:tc>
          <w:tcPr>
            <w:tcW w:w="990" w:type="dxa"/>
          </w:tcPr>
          <w:p w14:paraId="2D58EC38" w14:textId="77777777" w:rsidR="005856F5" w:rsidRPr="00BE068B" w:rsidRDefault="005856F5" w:rsidP="005856F5">
            <w:pPr>
              <w:contextualSpacing/>
              <w:rPr>
                <w:rFonts w:ascii="Gill Sans MT" w:hAnsi="Gill Sans MT"/>
                <w:sz w:val="20"/>
                <w:szCs w:val="20"/>
              </w:rPr>
            </w:pPr>
          </w:p>
        </w:tc>
        <w:tc>
          <w:tcPr>
            <w:tcW w:w="1278" w:type="dxa"/>
          </w:tcPr>
          <w:p w14:paraId="476AE102" w14:textId="77777777" w:rsidR="005856F5" w:rsidRPr="00BE068B" w:rsidRDefault="005856F5" w:rsidP="005856F5">
            <w:pPr>
              <w:rPr>
                <w:rFonts w:ascii="Gill Sans MT" w:hAnsi="Gill Sans MT"/>
                <w:sz w:val="20"/>
                <w:szCs w:val="20"/>
              </w:rPr>
            </w:pPr>
          </w:p>
        </w:tc>
        <w:tc>
          <w:tcPr>
            <w:tcW w:w="1080" w:type="dxa"/>
          </w:tcPr>
          <w:p w14:paraId="6A46DA33" w14:textId="77777777" w:rsidR="005856F5" w:rsidRPr="00BE068B" w:rsidRDefault="005856F5" w:rsidP="005856F5">
            <w:pPr>
              <w:ind w:right="10"/>
              <w:contextualSpacing/>
              <w:rPr>
                <w:rFonts w:ascii="Gill Sans MT" w:hAnsi="Gill Sans MT"/>
                <w:sz w:val="20"/>
                <w:szCs w:val="20"/>
              </w:rPr>
            </w:pPr>
          </w:p>
        </w:tc>
        <w:tc>
          <w:tcPr>
            <w:tcW w:w="1080" w:type="dxa"/>
          </w:tcPr>
          <w:p w14:paraId="3B2DB384" w14:textId="77777777" w:rsidR="005856F5" w:rsidRPr="00BE068B" w:rsidRDefault="005856F5" w:rsidP="005856F5">
            <w:pPr>
              <w:contextualSpacing/>
              <w:rPr>
                <w:rFonts w:ascii="Gill Sans MT" w:hAnsi="Gill Sans MT"/>
                <w:sz w:val="20"/>
                <w:szCs w:val="20"/>
              </w:rPr>
            </w:pPr>
          </w:p>
        </w:tc>
        <w:tc>
          <w:tcPr>
            <w:tcW w:w="1512" w:type="dxa"/>
          </w:tcPr>
          <w:p w14:paraId="634C9263" w14:textId="77777777" w:rsidR="005856F5" w:rsidRPr="00BE068B" w:rsidRDefault="005856F5" w:rsidP="005856F5">
            <w:pPr>
              <w:contextualSpacing/>
              <w:rPr>
                <w:rFonts w:ascii="Gill Sans MT" w:hAnsi="Gill Sans MT"/>
                <w:sz w:val="20"/>
              </w:rPr>
            </w:pPr>
          </w:p>
        </w:tc>
        <w:tc>
          <w:tcPr>
            <w:tcW w:w="1196" w:type="dxa"/>
          </w:tcPr>
          <w:p w14:paraId="0B98CC17" w14:textId="77777777" w:rsidR="005856F5" w:rsidRPr="00BE068B" w:rsidRDefault="005856F5" w:rsidP="005856F5">
            <w:pPr>
              <w:contextualSpacing/>
              <w:rPr>
                <w:rFonts w:ascii="Gill Sans MT" w:hAnsi="Gill Sans MT"/>
                <w:sz w:val="20"/>
              </w:rPr>
            </w:pPr>
          </w:p>
        </w:tc>
        <w:tc>
          <w:tcPr>
            <w:tcW w:w="1440" w:type="dxa"/>
          </w:tcPr>
          <w:p w14:paraId="7FDA45F3" w14:textId="77777777" w:rsidR="005856F5" w:rsidRPr="00BE068B" w:rsidRDefault="005856F5" w:rsidP="005856F5">
            <w:pPr>
              <w:contextualSpacing/>
              <w:rPr>
                <w:rFonts w:ascii="Gill Sans MT" w:hAnsi="Gill Sans MT"/>
                <w:sz w:val="20"/>
              </w:rPr>
            </w:pPr>
          </w:p>
        </w:tc>
        <w:tc>
          <w:tcPr>
            <w:tcW w:w="1260" w:type="dxa"/>
          </w:tcPr>
          <w:p w14:paraId="73BA72EF" w14:textId="77777777" w:rsidR="005856F5" w:rsidRPr="00BE068B" w:rsidRDefault="005856F5" w:rsidP="005856F5">
            <w:pPr>
              <w:contextualSpacing/>
              <w:rPr>
                <w:rFonts w:ascii="Gill Sans MT" w:hAnsi="Gill Sans MT"/>
                <w:sz w:val="20"/>
              </w:rPr>
            </w:pPr>
          </w:p>
        </w:tc>
      </w:tr>
    </w:tbl>
    <w:p w14:paraId="454878EA"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8537EA8"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62E97C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480546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A31C67D"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32D3BA4" w14:textId="77777777" w:rsidR="002954A7" w:rsidRPr="00BE068B" w:rsidRDefault="002954A7" w:rsidP="00F7697D">
      <w:pPr>
        <w:spacing w:after="0" w:line="240" w:lineRule="auto"/>
        <w:contextualSpacing/>
        <w:rPr>
          <w:rFonts w:ascii="Gill Sans MT" w:eastAsia="Times New Roman" w:hAnsi="Gill Sans MT" w:cs="Times New Roman"/>
          <w:b/>
          <w:bCs/>
        </w:rPr>
      </w:pPr>
    </w:p>
    <w:p w14:paraId="32985432"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18E2D12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C0F96A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5C89524" w14:textId="77777777" w:rsidR="00F7697D" w:rsidRPr="00BE068B" w:rsidRDefault="00F7697D" w:rsidP="00F7697D">
      <w:pPr>
        <w:spacing w:after="0" w:line="240" w:lineRule="auto"/>
        <w:contextualSpacing/>
        <w:rPr>
          <w:rFonts w:ascii="Gill Sans MT" w:eastAsia="SimSun" w:hAnsi="Gill Sans MT"/>
        </w:rPr>
      </w:pPr>
    </w:p>
    <w:tbl>
      <w:tblPr>
        <w:tblStyle w:val="TableGrid2"/>
        <w:tblpPr w:leftFromText="180" w:rightFromText="180" w:vertAnchor="page" w:horzAnchor="page" w:tblpX="1110" w:tblpY="8281"/>
        <w:tblW w:w="12629" w:type="dxa"/>
        <w:tblCellMar>
          <w:left w:w="29" w:type="dxa"/>
          <w:right w:w="29" w:type="dxa"/>
        </w:tblCellMar>
        <w:tblLook w:val="04A0" w:firstRow="1" w:lastRow="0" w:firstColumn="1" w:lastColumn="0" w:noHBand="0" w:noVBand="1"/>
      </w:tblPr>
      <w:tblGrid>
        <w:gridCol w:w="3269"/>
        <w:gridCol w:w="1957"/>
        <w:gridCol w:w="5855"/>
        <w:gridCol w:w="1548"/>
      </w:tblGrid>
      <w:tr w:rsidR="00B12D76" w:rsidRPr="00BE068B" w14:paraId="47435BDA" w14:textId="77777777" w:rsidTr="005856F5">
        <w:tc>
          <w:tcPr>
            <w:tcW w:w="3269" w:type="dxa"/>
          </w:tcPr>
          <w:p w14:paraId="05C0BD52" w14:textId="77777777" w:rsidR="00B12D76" w:rsidRPr="00BE068B" w:rsidRDefault="00B12D76"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112- Involved in conflict</w:t>
            </w:r>
          </w:p>
        </w:tc>
        <w:tc>
          <w:tcPr>
            <w:tcW w:w="1957" w:type="dxa"/>
          </w:tcPr>
          <w:p w14:paraId="4E2BB267" w14:textId="3068CFE7"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113- </w:t>
            </w:r>
            <w:r w:rsidR="00B12D76" w:rsidRPr="00BE068B">
              <w:rPr>
                <w:rFonts w:ascii="Gill Sans MT" w:hAnsi="Gill Sans MT" w:cs="Times New Roman"/>
                <w:b/>
                <w:sz w:val="20"/>
              </w:rPr>
              <w:t xml:space="preserve">Time Period </w:t>
            </w:r>
          </w:p>
        </w:tc>
        <w:tc>
          <w:tcPr>
            <w:tcW w:w="5855" w:type="dxa"/>
          </w:tcPr>
          <w:p w14:paraId="7D67FB6C" w14:textId="72815CB6" w:rsidR="00B12D76" w:rsidRPr="00BE068B" w:rsidRDefault="005856F5"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114- Dispute Place </w:t>
            </w:r>
          </w:p>
        </w:tc>
        <w:tc>
          <w:tcPr>
            <w:tcW w:w="1548" w:type="dxa"/>
          </w:tcPr>
          <w:p w14:paraId="19254E8E" w14:textId="69208AB7"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115- </w:t>
            </w:r>
            <w:proofErr w:type="spellStart"/>
            <w:r w:rsidRPr="00BE068B">
              <w:rPr>
                <w:rFonts w:ascii="Gill Sans MT" w:hAnsi="Gill Sans MT" w:cs="Times New Roman"/>
                <w:b/>
                <w:sz w:val="20"/>
              </w:rPr>
              <w:t>Satisfication</w:t>
            </w:r>
            <w:proofErr w:type="spellEnd"/>
          </w:p>
        </w:tc>
      </w:tr>
      <w:tr w:rsidR="00B12D76" w:rsidRPr="00BE068B" w14:paraId="7CA60C24" w14:textId="77777777" w:rsidTr="005856F5">
        <w:tc>
          <w:tcPr>
            <w:tcW w:w="3269" w:type="dxa"/>
          </w:tcPr>
          <w:p w14:paraId="7E2791D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1=Official or leader from your village</w:t>
            </w:r>
          </w:p>
          <w:p w14:paraId="4F1392B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2=Official or leader from outside your village</w:t>
            </w:r>
          </w:p>
          <w:p w14:paraId="3CEF6E3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3=Household/Strangers/migrants from another village </w:t>
            </w:r>
          </w:p>
          <w:p w14:paraId="4862F1C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4=Chief or other higher authority figure</w:t>
            </w:r>
          </w:p>
          <w:p w14:paraId="16E1CD3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5=Forest service</w:t>
            </w:r>
          </w:p>
          <w:p w14:paraId="6F8B594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6=ZAWA</w:t>
            </w:r>
          </w:p>
          <w:p w14:paraId="4FEBE00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97=Other, </w:t>
            </w:r>
            <w:proofErr w:type="spellStart"/>
            <w:r w:rsidRPr="00BE068B">
              <w:rPr>
                <w:rFonts w:ascii="Gill Sans MT" w:hAnsi="Gill Sans MT" w:cs="Times New Roman"/>
                <w:sz w:val="20"/>
              </w:rPr>
              <w:t>speciy</w:t>
            </w:r>
            <w:proofErr w:type="spellEnd"/>
            <w:r w:rsidRPr="00BE068B">
              <w:rPr>
                <w:rFonts w:ascii="Gill Sans MT" w:hAnsi="Gill Sans MT" w:cs="Times New Roman"/>
                <w:sz w:val="20"/>
              </w:rPr>
              <w:t xml:space="preserve"> </w:t>
            </w:r>
          </w:p>
        </w:tc>
        <w:tc>
          <w:tcPr>
            <w:tcW w:w="1957" w:type="dxa"/>
          </w:tcPr>
          <w:p w14:paraId="26FDC55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1=A couple days</w:t>
            </w:r>
          </w:p>
          <w:p w14:paraId="70890DF8"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2=About 1 week</w:t>
            </w:r>
          </w:p>
          <w:p w14:paraId="54E9E219"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3=Several weeks</w:t>
            </w:r>
          </w:p>
          <w:p w14:paraId="2B93AE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4=About one month</w:t>
            </w:r>
          </w:p>
          <w:p w14:paraId="5B97612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5=Several month</w:t>
            </w:r>
          </w:p>
          <w:p w14:paraId="597772B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6=About one year</w:t>
            </w:r>
          </w:p>
          <w:p w14:paraId="56794E0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7=2-3 years</w:t>
            </w:r>
          </w:p>
          <w:p w14:paraId="06B3DB3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8=More than 3 years</w:t>
            </w:r>
          </w:p>
        </w:tc>
        <w:tc>
          <w:tcPr>
            <w:tcW w:w="5855" w:type="dxa"/>
          </w:tcPr>
          <w:p w14:paraId="3CEE3B1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1=Headman/woman</w:t>
            </w:r>
          </w:p>
          <w:p w14:paraId="1A5E380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2=NGO </w:t>
            </w:r>
          </w:p>
          <w:p w14:paraId="2B98276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3=Cooperative farmer group</w:t>
            </w:r>
          </w:p>
          <w:p w14:paraId="072B8EF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r w:rsidRPr="00BE068B">
              <w:rPr>
                <w:rFonts w:ascii="Gill Sans MT" w:hAnsi="Gill Sans MT" w:cs="Times New Roman"/>
                <w:sz w:val="20"/>
              </w:rPr>
              <w:t>Chipata</w:t>
            </w:r>
            <w:proofErr w:type="spellEnd"/>
            <w:r w:rsidRPr="00BE068B">
              <w:rPr>
                <w:rFonts w:ascii="Gill Sans MT" w:hAnsi="Gill Sans MT" w:cs="Times New Roman"/>
                <w:sz w:val="20"/>
              </w:rPr>
              <w:t xml:space="preserve">  District Land Alliance</w:t>
            </w:r>
          </w:p>
          <w:p w14:paraId="2D18E56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5=Village Land Committee</w:t>
            </w:r>
          </w:p>
          <w:p w14:paraId="2F24D54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6=Neighbor</w:t>
            </w:r>
          </w:p>
          <w:p w14:paraId="331664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7=YGL</w:t>
            </w:r>
          </w:p>
          <w:p w14:paraId="7D17717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8=Chief or other higher authority</w:t>
            </w:r>
          </w:p>
          <w:p w14:paraId="0768506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9=Induna</w:t>
            </w:r>
          </w:p>
          <w:p w14:paraId="47E12A3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10=Resolved myself</w:t>
            </w:r>
          </w:p>
          <w:p w14:paraId="241CDBDE"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c>
          <w:tcPr>
            <w:tcW w:w="1548" w:type="dxa"/>
          </w:tcPr>
          <w:p w14:paraId="022B985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1=Very satisfied</w:t>
            </w:r>
          </w:p>
          <w:p w14:paraId="5D80CA8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2=Satisfied</w:t>
            </w:r>
          </w:p>
          <w:p w14:paraId="30E767D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3=Neutral</w:t>
            </w:r>
          </w:p>
          <w:p w14:paraId="388804D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4=Dissatisfied</w:t>
            </w:r>
          </w:p>
          <w:p w14:paraId="552F76F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5=Very dissatisfied</w:t>
            </w:r>
          </w:p>
          <w:p w14:paraId="18F4A68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6=Prefer not to answer</w:t>
            </w:r>
          </w:p>
        </w:tc>
      </w:tr>
    </w:tbl>
    <w:p w14:paraId="6DE2BAB4" w14:textId="77777777" w:rsidR="00F7697D" w:rsidRPr="00BE068B" w:rsidRDefault="00F7697D" w:rsidP="00F7697D">
      <w:pPr>
        <w:spacing w:after="0" w:line="240" w:lineRule="auto"/>
        <w:contextualSpacing/>
        <w:rPr>
          <w:rFonts w:ascii="Gill Sans MT" w:eastAsia="SimSun" w:hAnsi="Gill Sans MT"/>
        </w:rPr>
      </w:pPr>
    </w:p>
    <w:p w14:paraId="184ACA9C" w14:textId="77777777" w:rsidR="006E365E" w:rsidRPr="00BE068B" w:rsidRDefault="006E365E">
      <w:pPr>
        <w:rPr>
          <w:rFonts w:ascii="Gill Sans MT" w:eastAsia="Times New Roman" w:hAnsi="Gill Sans MT" w:cs="Times New Roman"/>
          <w:b/>
          <w:bCs/>
        </w:rPr>
        <w:sectPr w:rsidR="006E365E" w:rsidRPr="00BE068B" w:rsidSect="006E365E">
          <w:type w:val="continuous"/>
          <w:pgSz w:w="15840" w:h="12240" w:orient="landscape"/>
          <w:pgMar w:top="720" w:right="720" w:bottom="1080" w:left="720" w:header="720" w:footer="84" w:gutter="0"/>
          <w:cols w:space="720"/>
          <w:docGrid w:linePitch="360"/>
        </w:sectPr>
        <w:pPrChange w:id="12" w:author="Aleta Haflett" w:date="2014-11-03T16:31:00Z">
          <w:pPr>
            <w:spacing w:afterLines="20" w:after="48" w:line="240" w:lineRule="auto"/>
            <w:contextualSpacing/>
          </w:pPr>
        </w:pPrChange>
      </w:pPr>
    </w:p>
    <w:p w14:paraId="378859D5" w14:textId="77777777" w:rsidR="00297833" w:rsidRPr="00B87173" w:rsidRDefault="00297833" w:rsidP="00297833">
      <w:pPr>
        <w:rPr>
          <w:rFonts w:ascii="Gill Sans MT" w:hAnsi="Gill Sans MT"/>
          <w:b/>
          <w:color w:val="000000" w:themeColor="text1"/>
          <w:sz w:val="20"/>
          <w:szCs w:val="20"/>
        </w:rPr>
      </w:pPr>
      <w:r w:rsidRPr="00F71A9A">
        <w:rPr>
          <w:rFonts w:ascii="Gill Sans MT" w:hAnsi="Gill Sans MT"/>
          <w:b/>
          <w:color w:val="000000" w:themeColor="text1"/>
          <w:sz w:val="20"/>
          <w:szCs w:val="20"/>
        </w:rPr>
        <w:lastRenderedPageBreak/>
        <w:t xml:space="preserve">DEFORESTATION &amp; CLIMATE CHANGE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90"/>
        <w:gridCol w:w="810"/>
      </w:tblGrid>
      <w:tr w:rsidR="00297833" w:rsidRPr="00F71A9A" w14:paraId="6A996BC1"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04EB199F"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4A42A90D" w14:textId="77777777" w:rsidR="00297833" w:rsidRPr="00F71A9A" w:rsidRDefault="00297833" w:rsidP="00297833">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7A5C2BB7" w14:textId="77777777" w:rsidR="00297833" w:rsidRPr="00F71A9A" w:rsidRDefault="00297833" w:rsidP="00297833">
            <w:pPr>
              <w:spacing w:line="240" w:lineRule="auto"/>
              <w:contextualSpacing/>
              <w:rPr>
                <w:rFonts w:ascii="Gill Sans MT" w:hAnsi="Gill Sans MT"/>
                <w:sz w:val="20"/>
                <w:szCs w:val="20"/>
              </w:rPr>
            </w:pPr>
          </w:p>
        </w:tc>
        <w:tc>
          <w:tcPr>
            <w:tcW w:w="4590" w:type="dxa"/>
            <w:tcBorders>
              <w:top w:val="single" w:sz="4" w:space="0" w:color="000000"/>
              <w:bottom w:val="single" w:sz="4" w:space="0" w:color="000000"/>
              <w:right w:val="single" w:sz="18" w:space="0" w:color="000000"/>
            </w:tcBorders>
          </w:tcPr>
          <w:p w14:paraId="3D05FD12"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29CA8377" w14:textId="77777777" w:rsidR="00297833" w:rsidRPr="00F71A9A" w:rsidRDefault="00297833" w:rsidP="00297833">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59224398"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1288167B"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09D3349E"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6965344"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810" w:type="dxa"/>
            <w:tcBorders>
              <w:top w:val="single" w:sz="18" w:space="0" w:color="000000"/>
              <w:left w:val="single" w:sz="18" w:space="0" w:color="000000"/>
              <w:bottom w:val="single" w:sz="18" w:space="0" w:color="000000"/>
              <w:right w:val="single" w:sz="18" w:space="0" w:color="000000"/>
            </w:tcBorders>
          </w:tcPr>
          <w:p w14:paraId="5004FE37"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r w:rsidR="00297833" w:rsidRPr="00F71A9A" w14:paraId="66FD6E5A"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1AC7BAE9"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7B5A306B"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the forest area that you think are due to change in temperature or rainfall patterns? </w:t>
            </w:r>
          </w:p>
          <w:p w14:paraId="4E00666A" w14:textId="77777777" w:rsidR="00297833" w:rsidRPr="00F71A9A" w:rsidRDefault="00297833" w:rsidP="00297833">
            <w:pPr>
              <w:spacing w:line="240" w:lineRule="auto"/>
              <w:ind w:right="-108"/>
              <w:contextualSpacing/>
              <w:rPr>
                <w:rFonts w:ascii="Gill Sans MT" w:hAnsi="Gill Sans MT" w:cs="Arial"/>
                <w:sz w:val="20"/>
                <w:szCs w:val="20"/>
              </w:rPr>
            </w:pPr>
          </w:p>
        </w:tc>
        <w:tc>
          <w:tcPr>
            <w:tcW w:w="4590" w:type="dxa"/>
            <w:tcBorders>
              <w:top w:val="single" w:sz="4" w:space="0" w:color="000000"/>
              <w:bottom w:val="single" w:sz="4" w:space="0" w:color="000000"/>
              <w:right w:val="single" w:sz="18" w:space="0" w:color="000000"/>
            </w:tcBorders>
          </w:tcPr>
          <w:p w14:paraId="0065DFEE"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5F4C64C2"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0C24245"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07750020"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2E9281CD"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810" w:type="dxa"/>
            <w:tcBorders>
              <w:top w:val="single" w:sz="18" w:space="0" w:color="000000"/>
              <w:left w:val="single" w:sz="18" w:space="0" w:color="000000"/>
              <w:bottom w:val="single" w:sz="18" w:space="0" w:color="000000"/>
              <w:right w:val="single" w:sz="18" w:space="0" w:color="000000"/>
            </w:tcBorders>
          </w:tcPr>
          <w:p w14:paraId="458A5576"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bl>
    <w:p w14:paraId="237F4E69" w14:textId="77777777" w:rsidR="00297833" w:rsidRPr="00F71A9A" w:rsidRDefault="00297833" w:rsidP="00297833">
      <w:pPr>
        <w:rPr>
          <w:ins w:id="13" w:author="Aleta Haflett" w:date="2014-11-04T15:54:00Z"/>
          <w:rFonts w:ascii="Gill Sans MT" w:eastAsia="Times New Roman" w:hAnsi="Gill Sans MT" w:cs="Times New Roman"/>
          <w:b/>
          <w:bCs/>
          <w:color w:val="000000"/>
          <w:sz w:val="20"/>
          <w:szCs w:val="20"/>
        </w:rPr>
      </w:pPr>
    </w:p>
    <w:tbl>
      <w:tblPr>
        <w:tblW w:w="11080" w:type="dxa"/>
        <w:tblInd w:w="-5" w:type="dxa"/>
        <w:tblLayout w:type="fixed"/>
        <w:tblCellMar>
          <w:left w:w="0" w:type="dxa"/>
          <w:right w:w="0" w:type="dxa"/>
        </w:tblCellMar>
        <w:tblLook w:val="0000" w:firstRow="0" w:lastRow="0" w:firstColumn="0" w:lastColumn="0" w:noHBand="0" w:noVBand="0"/>
      </w:tblPr>
      <w:tblGrid>
        <w:gridCol w:w="370"/>
        <w:gridCol w:w="4500"/>
        <w:gridCol w:w="3150"/>
        <w:gridCol w:w="3060"/>
      </w:tblGrid>
      <w:tr w:rsidR="00297833" w:rsidRPr="00F71A9A" w14:paraId="43B57D1E"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5EFD235" w14:textId="77777777" w:rsidR="00297833" w:rsidRPr="00F71A9A" w:rsidRDefault="00297833" w:rsidP="00297833">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C6020B5" w14:textId="77777777" w:rsidR="00297833" w:rsidRPr="00F71A9A" w:rsidRDefault="00297833" w:rsidP="00297833">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4ED3975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2661F1C6"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1684F480"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05A4957D"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16079EB9"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3D60EF8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4AD20375"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75DB6B2E"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7DABAF14"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3E689DB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3060" w:type="dxa"/>
            <w:tcBorders>
              <w:top w:val="single" w:sz="18" w:space="0" w:color="000000"/>
              <w:bottom w:val="single" w:sz="18" w:space="0" w:color="000000"/>
              <w:right w:val="single" w:sz="18" w:space="0" w:color="000000"/>
            </w:tcBorders>
          </w:tcPr>
          <w:p w14:paraId="4E7703F1"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46DF1090"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768B403F"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572CAC3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67D7B99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59F76FC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04881FA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753314E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297833" w:rsidRPr="00F71A9A" w14:paraId="6D8AA5E0"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248DBF57"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
          <w:p w14:paraId="6CF2457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3060" w:type="dxa"/>
            <w:tcBorders>
              <w:top w:val="single" w:sz="18" w:space="0" w:color="000000"/>
              <w:left w:val="single" w:sz="18" w:space="0" w:color="000000"/>
              <w:bottom w:val="single" w:sz="18" w:space="0" w:color="000000"/>
              <w:right w:val="single" w:sz="18" w:space="0" w:color="000000"/>
            </w:tcBorders>
          </w:tcPr>
          <w:p w14:paraId="255FF6C5"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60887E9C"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7B0A790F"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5BD329DC"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3060" w:type="dxa"/>
            <w:tcBorders>
              <w:top w:val="single" w:sz="18" w:space="0" w:color="000000"/>
              <w:left w:val="single" w:sz="18" w:space="0" w:color="000000"/>
              <w:bottom w:val="single" w:sz="18" w:space="0" w:color="000000"/>
              <w:right w:val="single" w:sz="18" w:space="0" w:color="000000"/>
            </w:tcBorders>
          </w:tcPr>
          <w:p w14:paraId="4EF9CF09"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39B8094B"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F6E078D"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6B24A71A"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3060" w:type="dxa"/>
            <w:tcBorders>
              <w:top w:val="single" w:sz="18" w:space="0" w:color="000000"/>
              <w:left w:val="single" w:sz="18" w:space="0" w:color="000000"/>
              <w:bottom w:val="single" w:sz="18" w:space="0" w:color="000000"/>
              <w:right w:val="single" w:sz="18" w:space="0" w:color="000000"/>
            </w:tcBorders>
          </w:tcPr>
          <w:p w14:paraId="782B8C73"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bl>
    <w:p w14:paraId="64496347" w14:textId="77777777" w:rsidR="00297833" w:rsidRPr="00F71A9A" w:rsidRDefault="00297833" w:rsidP="00297833">
      <w:pPr>
        <w:rPr>
          <w:rFonts w:ascii="Gill Sans MT" w:hAnsi="Gill Sans MT"/>
          <w:sz w:val="20"/>
          <w:szCs w:val="20"/>
        </w:rPr>
      </w:pPr>
    </w:p>
    <w:tbl>
      <w:tblPr>
        <w:tblW w:w="11104" w:type="dxa"/>
        <w:tblInd w:w="-5" w:type="dxa"/>
        <w:tblLayout w:type="fixed"/>
        <w:tblCellMar>
          <w:left w:w="29" w:type="dxa"/>
          <w:right w:w="29" w:type="dxa"/>
        </w:tblCellMar>
        <w:tblLook w:val="0000" w:firstRow="0" w:lastRow="0" w:firstColumn="0" w:lastColumn="0" w:noHBand="0" w:noVBand="0"/>
      </w:tblPr>
      <w:tblGrid>
        <w:gridCol w:w="664"/>
        <w:gridCol w:w="4895"/>
        <w:gridCol w:w="3475"/>
        <w:gridCol w:w="810"/>
        <w:gridCol w:w="1260"/>
      </w:tblGrid>
      <w:tr w:rsidR="00297833" w:rsidRPr="00F71A9A" w14:paraId="1E58F9F5" w14:textId="77777777" w:rsidTr="00297833">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6E727D3F" w14:textId="77777777" w:rsidR="00297833" w:rsidRPr="00F71A9A" w:rsidRDefault="00297833" w:rsidP="00297833">
            <w:pPr>
              <w:rPr>
                <w:rFonts w:ascii="Gill Sans MT" w:hAnsi="Gill Sans MT"/>
                <w:w w:val="105"/>
                <w:sz w:val="20"/>
                <w:szCs w:val="20"/>
              </w:rPr>
            </w:pPr>
            <w:r w:rsidRPr="00F71A9A">
              <w:rPr>
                <w:rFonts w:ascii="Gill Sans MT" w:hAnsi="Gill Sans MT"/>
                <w:w w:val="105"/>
                <w:sz w:val="20"/>
                <w:szCs w:val="20"/>
              </w:rPr>
              <w:t>F.2</w:t>
            </w:r>
          </w:p>
        </w:tc>
        <w:tc>
          <w:tcPr>
            <w:tcW w:w="9180" w:type="dxa"/>
            <w:gridSpan w:val="3"/>
            <w:tcBorders>
              <w:top w:val="single" w:sz="4" w:space="0" w:color="000000"/>
              <w:left w:val="single" w:sz="4" w:space="0" w:color="auto"/>
              <w:bottom w:val="single" w:sz="4" w:space="0" w:color="000000"/>
              <w:right w:val="single" w:sz="18" w:space="0" w:color="000000"/>
            </w:tcBorders>
          </w:tcPr>
          <w:p w14:paraId="393BCDA7" w14:textId="77777777" w:rsidR="00297833" w:rsidRPr="00F71A9A" w:rsidRDefault="00297833" w:rsidP="00297833">
            <w:pPr>
              <w:spacing w:after="0"/>
              <w:rPr>
                <w:rFonts w:ascii="Gill Sans MT" w:hAnsi="Gill Sans MT"/>
                <w:w w:val="105"/>
                <w:sz w:val="20"/>
                <w:szCs w:val="20"/>
              </w:rPr>
            </w:pPr>
            <w:r w:rsidRPr="00F71A9A">
              <w:rPr>
                <w:rFonts w:ascii="Gill Sans MT" w:hAnsi="Gill Sans MT" w:cs="Arial"/>
                <w:sz w:val="20"/>
                <w:szCs w:val="20"/>
              </w:rPr>
              <w:t xml:space="preserve">What do you think is the value of all the trees on a </w:t>
            </w:r>
            <w:proofErr w:type="gramStart"/>
            <w:r w:rsidRPr="00F71A9A">
              <w:rPr>
                <w:rFonts w:ascii="Gill Sans MT" w:hAnsi="Gill Sans MT" w:cs="Arial"/>
                <w:sz w:val="20"/>
                <w:szCs w:val="20"/>
              </w:rPr>
              <w:t>well-forested</w:t>
            </w:r>
            <w:proofErr w:type="gramEnd"/>
            <w:r w:rsidRPr="00F71A9A">
              <w:rPr>
                <w:rFonts w:ascii="Gill Sans MT" w:hAnsi="Gill Sans MT" w:cs="Arial"/>
                <w:sz w:val="20"/>
                <w:szCs w:val="20"/>
              </w:rPr>
              <w:t xml:space="preserve"> ha of your community land?</w:t>
            </w:r>
          </w:p>
        </w:tc>
        <w:tc>
          <w:tcPr>
            <w:tcW w:w="1260" w:type="dxa"/>
            <w:tcBorders>
              <w:top w:val="single" w:sz="18" w:space="0" w:color="000000"/>
              <w:left w:val="single" w:sz="18" w:space="0" w:color="000000"/>
              <w:bottom w:val="single" w:sz="18" w:space="0" w:color="000000"/>
              <w:right w:val="single" w:sz="18" w:space="0" w:color="000000"/>
            </w:tcBorders>
          </w:tcPr>
          <w:p w14:paraId="464D4B92" w14:textId="77777777" w:rsidR="00297833" w:rsidRPr="00F71A9A" w:rsidRDefault="00297833" w:rsidP="00297833">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297833" w:rsidRPr="00F71A9A" w14:paraId="74E13532" w14:textId="77777777" w:rsidTr="00297833">
        <w:trPr>
          <w:trHeight w:val="20"/>
        </w:trPr>
        <w:tc>
          <w:tcPr>
            <w:tcW w:w="5559" w:type="dxa"/>
            <w:gridSpan w:val="2"/>
            <w:tcBorders>
              <w:top w:val="single" w:sz="4" w:space="0" w:color="000000"/>
              <w:left w:val="single" w:sz="4" w:space="0" w:color="000000"/>
              <w:bottom w:val="single" w:sz="4" w:space="0" w:color="000000"/>
            </w:tcBorders>
          </w:tcPr>
          <w:p w14:paraId="5679DE48"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5545" w:type="dxa"/>
            <w:gridSpan w:val="3"/>
            <w:tcBorders>
              <w:top w:val="single" w:sz="4" w:space="0" w:color="000000"/>
              <w:bottom w:val="single" w:sz="4" w:space="0" w:color="000000"/>
              <w:right w:val="single" w:sz="18" w:space="0" w:color="000000"/>
            </w:tcBorders>
          </w:tcPr>
          <w:p w14:paraId="1C51456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5D0E2A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EC2ADC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0D90C937"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Forest degradation is a big problem facing this community.</w:t>
            </w:r>
            <w:ins w:id="14" w:author="Vanessa Retana" w:date="2014-11-05T20:35:00Z">
              <w:r w:rsidRPr="00F71A9A">
                <w:rPr>
                  <w:rFonts w:ascii="Gill Sans MT" w:hAnsi="Gill Sans MT" w:cs="Arial"/>
                  <w:sz w:val="20"/>
                  <w:szCs w:val="20"/>
                </w:rPr>
                <w:t xml:space="preserve"> </w:t>
              </w:r>
            </w:ins>
          </w:p>
          <w:p w14:paraId="0683FF74" w14:textId="77777777" w:rsidR="00297833" w:rsidRPr="00F71A9A" w:rsidRDefault="00297833" w:rsidP="00297833">
            <w:pPr>
              <w:spacing w:after="0"/>
              <w:rPr>
                <w:rFonts w:ascii="Gill Sans MT" w:hAnsi="Gill Sans MT" w:cs="Arial"/>
                <w:sz w:val="20"/>
                <w:szCs w:val="20"/>
              </w:rPr>
            </w:pPr>
          </w:p>
          <w:p w14:paraId="10EBA8A9"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ALTERNATIVE WORDING: Reduction in the amount and quality of products (wildlife, wood, etc.) obtained from forests is a big problem facing this community.</w:t>
            </w:r>
          </w:p>
        </w:tc>
        <w:tc>
          <w:tcPr>
            <w:tcW w:w="3475" w:type="dxa"/>
            <w:tcBorders>
              <w:top w:val="single" w:sz="4" w:space="0" w:color="000000"/>
              <w:bottom w:val="single" w:sz="4" w:space="0" w:color="000000"/>
              <w:right w:val="single" w:sz="18" w:space="0" w:color="000000"/>
            </w:tcBorders>
          </w:tcPr>
          <w:p w14:paraId="3BB2129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39810C38"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6BE8B8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76FA6817"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F783C3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2AA8EDA"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43713B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FFB469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C868E7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099416FC"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1426DC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C79656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1833BD3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13EDD10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2579A7C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72759A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BA686D9"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4E901B5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lastRenderedPageBreak/>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9765AD0"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297833" w:rsidRPr="00F71A9A" w14:paraId="4A8480C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11542B3"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7ACBF71"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Changes in temperature and rainfall patterns are a big problem facing this community.</w:t>
            </w:r>
          </w:p>
        </w:tc>
        <w:tc>
          <w:tcPr>
            <w:tcW w:w="3475" w:type="dxa"/>
            <w:tcBorders>
              <w:top w:val="single" w:sz="4" w:space="0" w:color="000000"/>
              <w:bottom w:val="single" w:sz="4" w:space="0" w:color="000000"/>
              <w:right w:val="single" w:sz="18" w:space="0" w:color="000000"/>
            </w:tcBorders>
          </w:tcPr>
          <w:p w14:paraId="193939F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4372033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07F11A5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78C1D2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65480935"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1796297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76C2AE8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25AF20A8"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6BFD316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584E4C6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4ED5148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5F808EF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61F8E44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45B70F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630A358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19B589C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472DD5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5A3760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AF4CA2F"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7833" w:rsidRPr="00F71A9A" w14:paraId="07943605"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6B5D55CB"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6B1460D"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09D963E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73DB30A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3AE70B7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CAF3A6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95F81E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006DBD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022BF8F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BFA9788" w14:textId="77777777" w:rsidR="00297833" w:rsidRPr="00F71A9A" w:rsidRDefault="00297833" w:rsidP="00297833">
            <w:pPr>
              <w:spacing w:after="0"/>
              <w:rPr>
                <w:rFonts w:ascii="Gill Sans MT" w:eastAsia="Calibri" w:hAnsi="Gill Sans MT" w:cs="Times New Roman"/>
                <w:i/>
                <w:color w:val="A6A6A6"/>
                <w:sz w:val="20"/>
                <w:szCs w:val="20"/>
              </w:rPr>
            </w:pPr>
          </w:p>
        </w:tc>
      </w:tr>
    </w:tbl>
    <w:p w14:paraId="5BE920BA" w14:textId="77777777" w:rsidR="00297833" w:rsidRPr="00F71A9A" w:rsidRDefault="00297833" w:rsidP="00297833">
      <w:pPr>
        <w:rPr>
          <w:rFonts w:ascii="Gill Sans MT" w:hAnsi="Gill Sans MT"/>
          <w:sz w:val="20"/>
          <w:szCs w:val="20"/>
        </w:rPr>
      </w:pPr>
    </w:p>
    <w:p w14:paraId="75C559DC" w14:textId="17BEE003" w:rsidR="005856F5" w:rsidRPr="00BE068B" w:rsidRDefault="005856F5" w:rsidP="009559BE">
      <w:pPr>
        <w:spacing w:after="0" w:line="240" w:lineRule="auto"/>
        <w:rPr>
          <w:rFonts w:ascii="Gill Sans MT" w:hAnsi="Gill Sans MT" w:cs="Arial"/>
          <w:b/>
        </w:rPr>
      </w:pPr>
      <w:r w:rsidRPr="00BE068B">
        <w:rPr>
          <w:rFonts w:ascii="Gill Sans MT" w:hAnsi="Gill Sans MT" w:cs="Arial"/>
          <w:b/>
        </w:rPr>
        <w:t xml:space="preserve">Section F: Forest Valuation part 2 </w:t>
      </w:r>
    </w:p>
    <w:p w14:paraId="5607C085" w14:textId="4C64256E" w:rsidR="00152B2F" w:rsidRPr="00BE068B" w:rsidRDefault="009559BE" w:rsidP="009559BE">
      <w:pPr>
        <w:spacing w:after="0" w:line="240" w:lineRule="auto"/>
        <w:rPr>
          <w:rFonts w:ascii="Gill Sans MT" w:hAnsi="Gill Sans MT"/>
        </w:rPr>
      </w:pPr>
      <w:commentRangeStart w:id="15"/>
      <w:commentRangeStart w:id="16"/>
      <w:r w:rsidRPr="00BE068B">
        <w:rPr>
          <w:rFonts w:ascii="Gill Sans MT" w:hAnsi="Gill Sans MT" w:cs="Arial"/>
        </w:rPr>
        <w:t>Please rank/ grade the following list of assets/resources</w:t>
      </w:r>
      <w:r w:rsidRPr="00BE068B">
        <w:rPr>
          <w:rFonts w:ascii="Gill Sans MT" w:hAnsi="Gill Sans MT" w:cs="Arial"/>
          <w:b/>
        </w:rPr>
        <w:t xml:space="preserve">/ </w:t>
      </w:r>
      <w:r w:rsidRPr="00BE068B">
        <w:rPr>
          <w:rFonts w:ascii="Gill Sans MT" w:hAnsi="Gill Sans MT" w:cs="Arial"/>
        </w:rPr>
        <w:t>properties in terms of most important to least important for the future/development of your community from first to third most important.</w:t>
      </w:r>
      <w:commentRangeEnd w:id="15"/>
      <w:r w:rsidR="00736B28" w:rsidRPr="00BE068B">
        <w:rPr>
          <w:rStyle w:val="CommentReference"/>
          <w:rFonts w:ascii="Gill Sans MT" w:hAnsi="Gill Sans MT"/>
        </w:rPr>
        <w:commentReference w:id="15"/>
      </w:r>
      <w:commentRangeEnd w:id="16"/>
      <w:r w:rsidR="00FA5477" w:rsidRPr="00BE068B">
        <w:rPr>
          <w:rStyle w:val="CommentReference"/>
          <w:rFonts w:ascii="Gill Sans MT" w:hAnsi="Gill Sans MT"/>
        </w:rPr>
        <w:commentReference w:id="16"/>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BE068B"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BE068B" w:rsidRDefault="005856F5" w:rsidP="006D5C10">
            <w:pPr>
              <w:rPr>
                <w:rFonts w:ascii="Gill Sans MT" w:hAnsi="Gill Sans MT"/>
                <w:w w:val="105"/>
              </w:rPr>
            </w:pPr>
            <w:r w:rsidRPr="00BE068B">
              <w:rPr>
                <w:rFonts w:ascii="Gill Sans MT" w:hAnsi="Gill Sans MT"/>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BE068B" w:rsidRDefault="009559BE" w:rsidP="006D5C10">
            <w:pPr>
              <w:spacing w:after="0"/>
              <w:rPr>
                <w:rFonts w:ascii="Gill Sans MT" w:hAnsi="Gill Sans MT"/>
                <w:w w:val="105"/>
              </w:rPr>
            </w:pPr>
            <w:r w:rsidRPr="00BE068B">
              <w:rPr>
                <w:rFonts w:ascii="Gill Sans MT" w:hAnsi="Gill Sans MT"/>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BE068B" w:rsidRDefault="005856F5" w:rsidP="006D5C10">
            <w:pPr>
              <w:rPr>
                <w:rFonts w:ascii="Gill Sans MT" w:hAnsi="Gill Sans MT"/>
                <w:w w:val="105"/>
              </w:rPr>
            </w:pPr>
            <w:r w:rsidRPr="00BE068B">
              <w:rPr>
                <w:rFonts w:ascii="Gill Sans MT" w:hAnsi="Gill Sans MT"/>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BE068B" w:rsidRDefault="009559BE" w:rsidP="006D5C10">
            <w:pPr>
              <w:spacing w:after="0"/>
              <w:rPr>
                <w:rFonts w:ascii="Gill Sans MT" w:hAnsi="Gill Sans MT"/>
                <w:w w:val="105"/>
              </w:rPr>
            </w:pPr>
            <w:r w:rsidRPr="00BE068B">
              <w:rPr>
                <w:rFonts w:ascii="Gill Sans MT" w:hAnsi="Gill Sans MT"/>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BE068B" w:rsidRDefault="005856F5" w:rsidP="006D5C10">
            <w:pPr>
              <w:rPr>
                <w:rFonts w:ascii="Gill Sans MT" w:hAnsi="Gill Sans MT"/>
                <w:w w:val="105"/>
              </w:rPr>
            </w:pPr>
            <w:r w:rsidRPr="00BE068B">
              <w:rPr>
                <w:rFonts w:ascii="Gill Sans MT" w:hAnsi="Gill Sans MT"/>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BE068B" w:rsidRDefault="009559BE" w:rsidP="006D5C10">
            <w:pPr>
              <w:spacing w:after="0"/>
              <w:rPr>
                <w:rFonts w:ascii="Gill Sans MT" w:hAnsi="Gill Sans MT"/>
                <w:w w:val="105"/>
              </w:rPr>
            </w:pPr>
            <w:r w:rsidRPr="00BE068B">
              <w:rPr>
                <w:rFonts w:ascii="Gill Sans MT" w:hAnsi="Gill Sans MT"/>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BE068B" w:rsidRDefault="005856F5" w:rsidP="006D5C10">
            <w:pPr>
              <w:rPr>
                <w:rFonts w:ascii="Gill Sans MT" w:hAnsi="Gill Sans MT"/>
                <w:w w:val="105"/>
              </w:rPr>
            </w:pPr>
            <w:r w:rsidRPr="00BE068B">
              <w:rPr>
                <w:rFonts w:ascii="Gill Sans MT" w:hAnsi="Gill Sans MT"/>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BE068B" w:rsidRDefault="009559BE" w:rsidP="006D5C10">
            <w:pPr>
              <w:spacing w:after="0"/>
              <w:rPr>
                <w:rFonts w:ascii="Gill Sans MT" w:hAnsi="Gill Sans MT"/>
                <w:w w:val="105"/>
              </w:rPr>
            </w:pPr>
            <w:r w:rsidRPr="00BE068B">
              <w:rPr>
                <w:rFonts w:ascii="Gill Sans MT" w:hAnsi="Gill Sans MT"/>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BE068B" w:rsidRDefault="005856F5" w:rsidP="006D5C10">
            <w:pPr>
              <w:rPr>
                <w:rFonts w:ascii="Gill Sans MT" w:hAnsi="Gill Sans MT"/>
                <w:w w:val="105"/>
              </w:rPr>
            </w:pPr>
            <w:r w:rsidRPr="00BE068B">
              <w:rPr>
                <w:rFonts w:ascii="Gill Sans MT" w:hAnsi="Gill Sans MT"/>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BE068B" w:rsidRDefault="009559BE" w:rsidP="006D5C10">
            <w:pPr>
              <w:spacing w:after="0"/>
              <w:rPr>
                <w:rFonts w:ascii="Gill Sans MT" w:hAnsi="Gill Sans MT"/>
                <w:w w:val="105"/>
              </w:rPr>
            </w:pPr>
            <w:r w:rsidRPr="00BE068B">
              <w:rPr>
                <w:rFonts w:ascii="Gill Sans MT" w:hAnsi="Gill Sans MT"/>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BE068B" w:rsidRDefault="005856F5" w:rsidP="006D5C10">
            <w:pPr>
              <w:rPr>
                <w:rFonts w:ascii="Gill Sans MT" w:hAnsi="Gill Sans MT"/>
                <w:w w:val="105"/>
              </w:rPr>
            </w:pPr>
            <w:r w:rsidRPr="00BE068B">
              <w:rPr>
                <w:rFonts w:ascii="Gill Sans MT" w:hAnsi="Gill Sans MT"/>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BE068B" w:rsidRDefault="009559BE" w:rsidP="006D5C10">
            <w:pPr>
              <w:spacing w:after="0"/>
              <w:rPr>
                <w:rFonts w:ascii="Gill Sans MT" w:hAnsi="Gill Sans MT"/>
                <w:w w:val="105"/>
              </w:rPr>
            </w:pPr>
            <w:r w:rsidRPr="00BE068B">
              <w:rPr>
                <w:rFonts w:ascii="Gill Sans MT" w:hAnsi="Gill Sans MT"/>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BE068B" w:rsidRDefault="005856F5" w:rsidP="006D5C10">
            <w:pPr>
              <w:rPr>
                <w:rFonts w:ascii="Gill Sans MT" w:hAnsi="Gill Sans MT"/>
                <w:w w:val="105"/>
              </w:rPr>
            </w:pPr>
            <w:r w:rsidRPr="00BE068B">
              <w:rPr>
                <w:rFonts w:ascii="Gill Sans MT" w:hAnsi="Gill Sans MT"/>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BE068B" w:rsidRDefault="009559BE" w:rsidP="006D5C10">
            <w:pPr>
              <w:spacing w:after="0"/>
              <w:rPr>
                <w:rFonts w:ascii="Gill Sans MT" w:hAnsi="Gill Sans MT"/>
                <w:w w:val="105"/>
              </w:rPr>
            </w:pPr>
            <w:r w:rsidRPr="00BE068B">
              <w:rPr>
                <w:rFonts w:ascii="Gill Sans MT" w:hAnsi="Gill Sans MT"/>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BE068B" w:rsidRDefault="005856F5" w:rsidP="006D5C10">
            <w:pPr>
              <w:rPr>
                <w:rFonts w:ascii="Gill Sans MT" w:hAnsi="Gill Sans MT"/>
                <w:w w:val="105"/>
              </w:rPr>
            </w:pPr>
            <w:r w:rsidRPr="00BE068B">
              <w:rPr>
                <w:rFonts w:ascii="Gill Sans MT" w:hAnsi="Gill Sans MT"/>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Pr="00BE068B" w:rsidRDefault="009559BE" w:rsidP="006D5C10">
            <w:pPr>
              <w:spacing w:after="0"/>
              <w:rPr>
                <w:rFonts w:ascii="Gill Sans MT" w:hAnsi="Gill Sans MT"/>
                <w:w w:val="105"/>
              </w:rPr>
            </w:pPr>
            <w:r w:rsidRPr="00BE068B">
              <w:rPr>
                <w:rFonts w:ascii="Gill Sans MT" w:hAnsi="Gill Sans MT"/>
                <w:w w:val="105"/>
              </w:rPr>
              <w:t>Salary jobs</w:t>
            </w:r>
          </w:p>
          <w:p w14:paraId="57AAAEAE" w14:textId="77777777" w:rsidR="00EC091D" w:rsidRPr="00BE068B" w:rsidRDefault="00EC091D" w:rsidP="006D5C10">
            <w:pPr>
              <w:spacing w:after="0"/>
              <w:rPr>
                <w:rFonts w:ascii="Gill Sans MT" w:hAnsi="Gill Sans MT"/>
                <w:w w:val="105"/>
              </w:rPr>
            </w:pPr>
          </w:p>
          <w:p w14:paraId="6B2183F0" w14:textId="77777777" w:rsidR="00EC091D" w:rsidRPr="00BE068B" w:rsidRDefault="00EC091D" w:rsidP="006D5C10">
            <w:pPr>
              <w:spacing w:after="0"/>
              <w:rPr>
                <w:rFonts w:ascii="Gill Sans MT" w:hAnsi="Gill Sans MT"/>
                <w:w w:val="105"/>
              </w:rPr>
            </w:pPr>
          </w:p>
          <w:p w14:paraId="137E28C2" w14:textId="24634480" w:rsidR="00EC091D" w:rsidRPr="00BE068B" w:rsidRDefault="00EC091D" w:rsidP="006D5C10">
            <w:pPr>
              <w:spacing w:after="0"/>
              <w:rPr>
                <w:rFonts w:ascii="Gill Sans MT" w:hAnsi="Gill Sans MT"/>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C091D" w:rsidRPr="00BE068B" w14:paraId="0D730151"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612A6F3" w14:textId="4DF439ED" w:rsidR="00EC091D" w:rsidRPr="00BE068B" w:rsidRDefault="005856F5" w:rsidP="006D5C10">
            <w:pPr>
              <w:rPr>
                <w:rFonts w:ascii="Gill Sans MT" w:hAnsi="Gill Sans MT"/>
                <w:w w:val="105"/>
              </w:rPr>
            </w:pPr>
            <w:r w:rsidRPr="00BE068B">
              <w:rPr>
                <w:rFonts w:ascii="Gill Sans MT" w:hAnsi="Gill Sans MT"/>
                <w:w w:val="105"/>
              </w:rPr>
              <w:t xml:space="preserve">f.1i </w:t>
            </w:r>
          </w:p>
        </w:tc>
        <w:tc>
          <w:tcPr>
            <w:tcW w:w="7261" w:type="dxa"/>
            <w:tcBorders>
              <w:top w:val="single" w:sz="4" w:space="0" w:color="auto"/>
              <w:left w:val="single" w:sz="4" w:space="0" w:color="auto"/>
              <w:bottom w:val="single" w:sz="4" w:space="0" w:color="000000"/>
              <w:right w:val="single" w:sz="18" w:space="0" w:color="000000"/>
            </w:tcBorders>
          </w:tcPr>
          <w:p w14:paraId="549BA4B3" w14:textId="153B26B8" w:rsidR="00EC091D" w:rsidRPr="00BE068B" w:rsidRDefault="0076042F" w:rsidP="0086308D">
            <w:pPr>
              <w:spacing w:after="0"/>
              <w:rPr>
                <w:rFonts w:ascii="Gill Sans MT" w:hAnsi="Gill Sans MT"/>
                <w:w w:val="105"/>
              </w:rPr>
            </w:pPr>
            <w:r w:rsidRPr="00BE068B">
              <w:rPr>
                <w:rFonts w:ascii="Gill Sans MT" w:hAnsi="Gill Sans MT"/>
                <w:w w:val="105"/>
              </w:rPr>
              <w:t>Enhanced a</w:t>
            </w:r>
            <w:r w:rsidR="00EC091D" w:rsidRPr="00BE068B">
              <w:rPr>
                <w:rFonts w:ascii="Gill Sans MT" w:hAnsi="Gill Sans MT"/>
                <w:w w:val="105"/>
              </w:rPr>
              <w:t xml:space="preserve">ccess to markets </w:t>
            </w:r>
          </w:p>
        </w:tc>
        <w:tc>
          <w:tcPr>
            <w:tcW w:w="1919" w:type="dxa"/>
            <w:tcBorders>
              <w:top w:val="single" w:sz="4" w:space="0" w:color="auto"/>
              <w:left w:val="single" w:sz="18" w:space="0" w:color="000000"/>
              <w:bottom w:val="single" w:sz="18" w:space="0" w:color="000000"/>
              <w:right w:val="single" w:sz="18" w:space="0" w:color="000000"/>
            </w:tcBorders>
          </w:tcPr>
          <w:p w14:paraId="720A3A7F" w14:textId="77777777" w:rsidR="00EC091D" w:rsidRPr="00BE068B" w:rsidRDefault="00EC091D" w:rsidP="006D5C10">
            <w:pPr>
              <w:spacing w:after="0"/>
              <w:rPr>
                <w:rFonts w:ascii="Gill Sans MT" w:hAnsi="Gill Sans MT"/>
                <w:i/>
                <w:color w:val="A6A6A6" w:themeColor="background1" w:themeShade="A6"/>
              </w:rPr>
            </w:pPr>
          </w:p>
        </w:tc>
      </w:tr>
    </w:tbl>
    <w:p w14:paraId="5D272309" w14:textId="77777777" w:rsidR="00C52F57" w:rsidRPr="00BE068B" w:rsidRDefault="00C52F57" w:rsidP="009559BE">
      <w:pPr>
        <w:spacing w:after="0" w:line="240" w:lineRule="auto"/>
        <w:rPr>
          <w:rFonts w:ascii="Gill Sans MT" w:hAnsi="Gill Sans MT"/>
        </w:rPr>
      </w:pPr>
    </w:p>
    <w:p w14:paraId="4178036F" w14:textId="77777777" w:rsidR="00C52F57" w:rsidRPr="00BE068B" w:rsidRDefault="00C52F57" w:rsidP="009559BE">
      <w:pPr>
        <w:spacing w:after="0" w:line="240" w:lineRule="auto"/>
        <w:rPr>
          <w:rFonts w:ascii="Gill Sans MT" w:hAnsi="Gill Sans MT"/>
        </w:rPr>
      </w:pPr>
    </w:p>
    <w:p w14:paraId="6512A5AA" w14:textId="24C4FF1B" w:rsidR="00DA7C5C" w:rsidRPr="00BE068B" w:rsidRDefault="00BF7C36" w:rsidP="00BF7C36">
      <w:pPr>
        <w:rPr>
          <w:rFonts w:ascii="Gill Sans MT" w:eastAsia="Times New Roman" w:hAnsi="Gill Sans MT" w:cs="Times New Roman"/>
          <w:b/>
          <w:bCs/>
        </w:rPr>
      </w:pPr>
      <w:r w:rsidRPr="00BE068B">
        <w:rPr>
          <w:rFonts w:ascii="Gill Sans MT" w:eastAsia="Times New Roman" w:hAnsi="Gill Sans MT" w:cs="Times New Roman"/>
          <w:b/>
          <w:bCs/>
        </w:rPr>
        <w:t>G</w:t>
      </w:r>
      <w:r w:rsidR="00DA7C5C" w:rsidRPr="00BE068B">
        <w:rPr>
          <w:rFonts w:ascii="Gill Sans MT" w:eastAsia="Times New Roman" w:hAnsi="Gill Sans MT" w:cs="Times New Roman"/>
          <w:b/>
          <w:bCs/>
        </w:rPr>
        <w:t>. GOVERNANCE AND ACCOUNTABILITY</w:t>
      </w:r>
    </w:p>
    <w:p w14:paraId="176A6126" w14:textId="48BEE144" w:rsidR="00D437F1"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ask you some questions about decision-making about </w:t>
      </w:r>
      <w:r w:rsidR="00FE537B" w:rsidRPr="00BE068B">
        <w:rPr>
          <w:rFonts w:ascii="Gill Sans MT" w:eastAsia="Times New Roman" w:hAnsi="Gill Sans MT"/>
          <w:sz w:val="22"/>
          <w:szCs w:val="22"/>
          <w:lang w:eastAsia="zh-CN"/>
        </w:rPr>
        <w:t>forest-</w:t>
      </w:r>
      <w:r w:rsidRPr="00BE068B">
        <w:rPr>
          <w:rFonts w:ascii="Gill Sans MT" w:eastAsia="Times New Roman" w:hAnsi="Gill Sans MT"/>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35"/>
        <w:gridCol w:w="714"/>
        <w:gridCol w:w="8"/>
      </w:tblGrid>
      <w:tr w:rsidR="00A34F12" w:rsidRPr="00BE068B"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BE068B" w:rsidRDefault="00BF7C36" w:rsidP="00A34F12">
            <w:pPr>
              <w:spacing w:after="0"/>
              <w:rPr>
                <w:rFonts w:ascii="Gill Sans MT" w:eastAsia="Calibri" w:hAnsi="Gill Sans MT" w:cs="Times New Roman"/>
                <w:w w:val="105"/>
              </w:rPr>
            </w:pPr>
            <w:r w:rsidRPr="00BE068B">
              <w:rPr>
                <w:rFonts w:ascii="Gill Sans MT" w:eastAsia="Calibri" w:hAnsi="Gill Sans MT"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BE068B" w:rsidRDefault="00764E8A" w:rsidP="00A34F12">
            <w:pPr>
              <w:spacing w:after="0"/>
              <w:rPr>
                <w:rFonts w:ascii="Gill Sans MT" w:eastAsia="Calibri" w:hAnsi="Gill Sans MT" w:cs="Times New Roman"/>
                <w:w w:val="105"/>
              </w:rPr>
            </w:pPr>
            <w:r w:rsidRPr="00BE068B">
              <w:rPr>
                <w:rFonts w:ascii="Gill Sans MT" w:hAnsi="Gill Sans MT"/>
                <w:w w:val="105"/>
              </w:rPr>
              <w:t xml:space="preserve"> In your village, what person or group</w:t>
            </w:r>
            <w:r w:rsidR="00A34F12" w:rsidRPr="00BE068B">
              <w:rPr>
                <w:rFonts w:ascii="Gill Sans MT" w:hAnsi="Gill Sans MT"/>
                <w:w w:val="105"/>
              </w:rPr>
              <w:t xml:space="preserve"> is the most imp</w:t>
            </w:r>
            <w:r w:rsidR="0086308D" w:rsidRPr="00BE068B">
              <w:rPr>
                <w:rFonts w:ascii="Gill Sans MT" w:hAnsi="Gill Sans MT"/>
                <w:w w:val="105"/>
              </w:rPr>
              <w:t>ortant decisio</w:t>
            </w:r>
            <w:r w:rsidRPr="00BE068B">
              <w:rPr>
                <w:rFonts w:ascii="Gill Sans MT" w:hAnsi="Gill Sans MT"/>
                <w:w w:val="105"/>
              </w:rPr>
              <w:t xml:space="preserve">n maker about the forests that </w:t>
            </w:r>
            <w:r w:rsidRPr="00BE068B">
              <w:rPr>
                <w:rFonts w:ascii="Gill Sans MT" w:hAnsi="Gill Sans MT"/>
                <w:w w:val="105"/>
              </w:rPr>
              <w:lastRenderedPageBreak/>
              <w:t>your community uses</w:t>
            </w:r>
            <w:r w:rsidR="00A34F12" w:rsidRPr="00BE068B">
              <w:rPr>
                <w:rFonts w:ascii="Gill Sans MT" w:hAnsi="Gill Sans MT"/>
                <w:w w:val="105"/>
              </w:rPr>
              <w:t>? (</w:t>
            </w:r>
            <w:proofErr w:type="spellStart"/>
            <w:r w:rsidR="0086308D" w:rsidRPr="00BE068B">
              <w:rPr>
                <w:rFonts w:ascii="Gill Sans MT" w:hAnsi="Gill Sans MT"/>
                <w:b/>
                <w:w w:val="105"/>
              </w:rPr>
              <w:t>forest</w:t>
            </w:r>
            <w:r w:rsidR="00A34F12" w:rsidRPr="00BE068B">
              <w:rPr>
                <w:rFonts w:ascii="Gill Sans MT" w:hAnsi="Gill Sans MT"/>
                <w:b/>
                <w:w w:val="105"/>
              </w:rPr>
              <w:t>_leaders</w:t>
            </w:r>
            <w:proofErr w:type="spellEnd"/>
            <w:r w:rsidR="00A34F12" w:rsidRPr="00BE068B">
              <w:rPr>
                <w:rFonts w:ascii="Gill Sans MT" w:hAnsi="Gill Sans MT"/>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BE068B" w:rsidRDefault="00A34F12" w:rsidP="00A34F12">
            <w:pPr>
              <w:spacing w:after="0"/>
              <w:rPr>
                <w:rFonts w:ascii="Gill Sans MT" w:hAnsi="Gill Sans MT"/>
              </w:rPr>
            </w:pPr>
            <w:r w:rsidRPr="00BE068B">
              <w:rPr>
                <w:rFonts w:ascii="Gill Sans MT" w:hAnsi="Gill Sans MT"/>
              </w:rPr>
              <w:lastRenderedPageBreak/>
              <w:t>1=Headman</w:t>
            </w:r>
          </w:p>
          <w:p w14:paraId="6DF18D83" w14:textId="4B539E22" w:rsidR="00A34F12" w:rsidRPr="00BE068B" w:rsidRDefault="00A34F12" w:rsidP="00A34F12">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25091965" w14:textId="0800E7B2" w:rsidR="00A34F12" w:rsidRPr="00BE068B" w:rsidRDefault="00A34F12" w:rsidP="00A34F12">
            <w:pPr>
              <w:spacing w:after="0"/>
              <w:rPr>
                <w:rFonts w:ascii="Gill Sans MT" w:hAnsi="Gill Sans MT"/>
              </w:rPr>
            </w:pPr>
            <w:r w:rsidRPr="00BE068B">
              <w:rPr>
                <w:rFonts w:ascii="Gill Sans MT" w:hAnsi="Gill Sans MT"/>
              </w:rPr>
              <w:lastRenderedPageBreak/>
              <w:t>3=Chief</w:t>
            </w:r>
          </w:p>
          <w:p w14:paraId="2FD85814" w14:textId="3787836D" w:rsidR="00A34F12" w:rsidRPr="00BE068B" w:rsidRDefault="00E94596" w:rsidP="00A34F12">
            <w:pPr>
              <w:spacing w:after="0"/>
              <w:rPr>
                <w:rFonts w:ascii="Gill Sans MT" w:hAnsi="Gill Sans MT"/>
              </w:rPr>
            </w:pPr>
            <w:r w:rsidRPr="00BE068B">
              <w:rPr>
                <w:rFonts w:ascii="Gill Sans MT" w:hAnsi="Gill Sans MT"/>
              </w:rPr>
              <w:t>4</w:t>
            </w:r>
            <w:r w:rsidR="00A34F12" w:rsidRPr="00BE068B">
              <w:rPr>
                <w:rFonts w:ascii="Gill Sans MT" w:hAnsi="Gill Sans MT"/>
              </w:rPr>
              <w:t>=</w:t>
            </w:r>
            <w:r w:rsidR="00F554F5" w:rsidRPr="00BE068B">
              <w:rPr>
                <w:rFonts w:ascii="Gill Sans MT" w:hAnsi="Gill Sans MT"/>
              </w:rPr>
              <w:t xml:space="preserve">Council of </w:t>
            </w:r>
            <w:r w:rsidR="00A34F12" w:rsidRPr="00BE068B">
              <w:rPr>
                <w:rFonts w:ascii="Gill Sans MT" w:hAnsi="Gill Sans MT"/>
              </w:rPr>
              <w:t>Elders</w:t>
            </w:r>
          </w:p>
          <w:p w14:paraId="0CB9EB25" w14:textId="7BD05D12" w:rsidR="00764E8A" w:rsidRPr="00BE068B" w:rsidRDefault="00E94596" w:rsidP="00A34F12">
            <w:pPr>
              <w:spacing w:after="0"/>
              <w:rPr>
                <w:rFonts w:ascii="Gill Sans MT" w:hAnsi="Gill Sans MT"/>
              </w:rPr>
            </w:pPr>
            <w:r w:rsidRPr="00BE068B">
              <w:rPr>
                <w:rFonts w:ascii="Gill Sans MT" w:hAnsi="Gill Sans MT"/>
              </w:rPr>
              <w:t>5</w:t>
            </w:r>
            <w:r w:rsidR="00764E8A" w:rsidRPr="00BE068B">
              <w:rPr>
                <w:rFonts w:ascii="Gill Sans MT" w:hAnsi="Gill Sans MT"/>
              </w:rPr>
              <w:t>=Community Resource Board</w:t>
            </w:r>
          </w:p>
          <w:p w14:paraId="18FE9F2F" w14:textId="30F2CC23" w:rsidR="00764E8A" w:rsidRPr="00BE068B" w:rsidRDefault="00E94596" w:rsidP="00A34F12">
            <w:pPr>
              <w:spacing w:after="0"/>
              <w:rPr>
                <w:rFonts w:ascii="Gill Sans MT" w:hAnsi="Gill Sans MT"/>
              </w:rPr>
            </w:pPr>
            <w:r w:rsidRPr="00BE068B">
              <w:rPr>
                <w:rFonts w:ascii="Gill Sans MT" w:hAnsi="Gill Sans MT"/>
              </w:rPr>
              <w:t>6</w:t>
            </w:r>
            <w:r w:rsidR="00764E8A" w:rsidRPr="00BE068B">
              <w:rPr>
                <w:rFonts w:ascii="Gill Sans MT" w:hAnsi="Gill Sans MT"/>
              </w:rPr>
              <w:t>=Local government</w:t>
            </w:r>
          </w:p>
          <w:p w14:paraId="7B2D9926" w14:textId="0033036A" w:rsidR="00764E8A" w:rsidRPr="00BE068B" w:rsidRDefault="00E94596" w:rsidP="00A34F12">
            <w:pPr>
              <w:spacing w:after="0"/>
              <w:rPr>
                <w:rFonts w:ascii="Gill Sans MT" w:hAnsi="Gill Sans MT"/>
              </w:rPr>
            </w:pPr>
            <w:r w:rsidRPr="00BE068B">
              <w:rPr>
                <w:rFonts w:ascii="Gill Sans MT" w:hAnsi="Gill Sans MT"/>
              </w:rPr>
              <w:t>7</w:t>
            </w:r>
            <w:r w:rsidR="00764E8A" w:rsidRPr="00BE068B">
              <w:rPr>
                <w:rFonts w:ascii="Gill Sans MT" w:hAnsi="Gill Sans MT"/>
              </w:rPr>
              <w:t>=DFO</w:t>
            </w:r>
          </w:p>
          <w:p w14:paraId="022AAA22" w14:textId="04E91C47" w:rsidR="00A34F12" w:rsidRPr="00BE068B" w:rsidRDefault="00A34F12" w:rsidP="00A34F12">
            <w:pPr>
              <w:spacing w:after="0"/>
              <w:rPr>
                <w:rFonts w:ascii="Gill Sans MT" w:hAnsi="Gill Sans MT"/>
              </w:rPr>
            </w:pPr>
            <w:r w:rsidRPr="00BE068B">
              <w:rPr>
                <w:rFonts w:ascii="Gill Sans MT" w:hAnsi="Gill Sans MT"/>
              </w:rPr>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34F12" w:rsidRPr="00BE068B"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BE068B" w:rsidRDefault="00BF7C36" w:rsidP="00A34F12">
            <w:pPr>
              <w:spacing w:after="0"/>
              <w:rPr>
                <w:rFonts w:ascii="Gill Sans MT" w:hAnsi="Gill Sans MT"/>
              </w:rPr>
            </w:pPr>
            <w:r w:rsidRPr="00BE068B">
              <w:rPr>
                <w:rFonts w:ascii="Gill Sans MT" w:hAnsi="Gill Sans MT"/>
              </w:rPr>
              <w:lastRenderedPageBreak/>
              <w:t>G.1b</w:t>
            </w:r>
          </w:p>
        </w:tc>
        <w:tc>
          <w:tcPr>
            <w:tcW w:w="4771" w:type="dxa"/>
            <w:tcBorders>
              <w:left w:val="single" w:sz="4" w:space="0" w:color="auto"/>
              <w:right w:val="single" w:sz="18" w:space="0" w:color="000000"/>
            </w:tcBorders>
          </w:tcPr>
          <w:p w14:paraId="6A54D8BA" w14:textId="3254154B" w:rsidR="00A34F12" w:rsidRPr="00BE068B" w:rsidRDefault="00A34F12" w:rsidP="00A34F12">
            <w:pPr>
              <w:spacing w:after="0"/>
              <w:rPr>
                <w:rFonts w:ascii="Gill Sans MT" w:hAnsi="Gill Sans MT"/>
                <w:w w:val="105"/>
              </w:rPr>
            </w:pPr>
            <w:r w:rsidRPr="00BE068B">
              <w:rPr>
                <w:rFonts w:ascii="Gill Sans MT" w:hAnsi="Gill Sans MT"/>
                <w:w w:val="105"/>
              </w:rPr>
              <w:t>If other, please specify</w:t>
            </w:r>
            <w:r w:rsidR="00BF7C36" w:rsidRPr="00BE068B">
              <w:rPr>
                <w:rFonts w:ascii="Gill Sans MT" w:hAnsi="Gill Sans MT"/>
                <w:w w:val="105"/>
              </w:rPr>
              <w:t xml:space="preserve"> </w:t>
            </w:r>
            <w:r w:rsidRPr="00BE068B">
              <w:rPr>
                <w:rFonts w:ascii="Gill Sans MT" w:hAnsi="Gill Sans MT"/>
                <w:w w:val="105"/>
              </w:rPr>
              <w:t>(</w:t>
            </w:r>
            <w:proofErr w:type="spellStart"/>
            <w:r w:rsidR="00E94596" w:rsidRPr="00BE068B">
              <w:rPr>
                <w:rFonts w:ascii="Gill Sans MT" w:hAnsi="Gill Sans MT"/>
                <w:b/>
                <w:w w:val="105"/>
              </w:rPr>
              <w:t>forest</w:t>
            </w:r>
            <w:r w:rsidRPr="00BE068B">
              <w:rPr>
                <w:rFonts w:ascii="Gill Sans MT" w:hAnsi="Gill Sans MT"/>
                <w:b/>
                <w:w w:val="105"/>
              </w:rPr>
              <w:t>_leaderso</w:t>
            </w:r>
            <w:proofErr w:type="spellEnd"/>
            <w:r w:rsidRPr="00BE068B">
              <w:rPr>
                <w:rFonts w:ascii="Gill Sans MT" w:hAnsi="Gill Sans MT"/>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BE068B" w:rsidRDefault="00A34F12" w:rsidP="00A34F12">
            <w:pPr>
              <w:spacing w:after="0"/>
              <w:rPr>
                <w:rFonts w:ascii="Gill Sans MT" w:hAnsi="Gill Sans MT"/>
                <w:w w:val="105"/>
              </w:rPr>
            </w:pPr>
            <w:r w:rsidRPr="00BE068B">
              <w:rPr>
                <w:rFonts w:ascii="Gill Sans MT" w:hAnsi="Gill Sans MT"/>
                <w:i/>
                <w:color w:val="A6A6A6" w:themeColor="background1" w:themeShade="A6"/>
              </w:rPr>
              <w:t>(Text)</w:t>
            </w:r>
          </w:p>
        </w:tc>
      </w:tr>
      <w:tr w:rsidR="00BF7C36" w:rsidRPr="00BE068B" w14:paraId="7DF0D645"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BE068B" w:rsidRDefault="00BF7C36" w:rsidP="00A34F12">
            <w:pPr>
              <w:spacing w:after="0"/>
              <w:rPr>
                <w:rFonts w:ascii="Gill Sans MT" w:hAnsi="Gill Sans MT"/>
              </w:rPr>
            </w:pPr>
            <w:r w:rsidRPr="00BE068B">
              <w:rPr>
                <w:rFonts w:ascii="Gill Sans MT" w:hAnsi="Gill Sans MT"/>
              </w:rPr>
              <w:t>G.2</w:t>
            </w:r>
          </w:p>
        </w:tc>
        <w:tc>
          <w:tcPr>
            <w:tcW w:w="4771" w:type="dxa"/>
            <w:tcBorders>
              <w:top w:val="single" w:sz="4" w:space="0" w:color="000000"/>
              <w:left w:val="single" w:sz="4" w:space="0" w:color="auto"/>
              <w:bottom w:val="single" w:sz="4" w:space="0" w:color="auto"/>
              <w:right w:val="nil"/>
            </w:tcBorders>
          </w:tcPr>
          <w:p w14:paraId="3F1FA66E" w14:textId="21F56DF2" w:rsidR="00BF7C36" w:rsidRPr="00BE068B" w:rsidRDefault="00BF7C36" w:rsidP="00A34F12">
            <w:pPr>
              <w:spacing w:after="0"/>
              <w:rPr>
                <w:rFonts w:ascii="Gill Sans MT" w:hAnsi="Gill Sans MT"/>
                <w:w w:val="105"/>
              </w:rPr>
            </w:pPr>
            <w:r w:rsidRPr="00BE068B">
              <w:rPr>
                <w:rFonts w:ascii="Gill Sans MT" w:hAnsi="Gill Sans MT"/>
                <w:w w:val="105"/>
              </w:rPr>
              <w:t>How satisfied are you with how forests are managed in this village? (</w:t>
            </w:r>
            <w:proofErr w:type="spellStart"/>
            <w:r w:rsidRPr="00BE068B">
              <w:rPr>
                <w:rFonts w:ascii="Gill Sans MT" w:hAnsi="Gill Sans MT"/>
                <w:b/>
                <w:w w:val="105"/>
              </w:rPr>
              <w:t>forest_satisfied</w:t>
            </w:r>
            <w:proofErr w:type="spellEnd"/>
            <w:r w:rsidRPr="00BE068B">
              <w:rPr>
                <w:rFonts w:ascii="Gill Sans MT" w:hAnsi="Gill Sans MT"/>
                <w:w w:val="105"/>
              </w:rPr>
              <w:t>)</w:t>
            </w:r>
          </w:p>
          <w:p w14:paraId="68DCABE1" w14:textId="77777777" w:rsidR="00BF7C36" w:rsidRPr="00BE068B" w:rsidRDefault="00BF7C36" w:rsidP="00A34F12">
            <w:pPr>
              <w:spacing w:after="0"/>
              <w:rPr>
                <w:rFonts w:ascii="Gill Sans MT" w:hAnsi="Gill Sans MT"/>
                <w:w w:val="105"/>
              </w:rPr>
            </w:pPr>
          </w:p>
          <w:p w14:paraId="4F13283E" w14:textId="7D99AC66" w:rsidR="00BF7C36" w:rsidRPr="00BE068B" w:rsidRDefault="00BF7C36" w:rsidP="00E94596">
            <w:pPr>
              <w:spacing w:after="0"/>
              <w:rPr>
                <w:rFonts w:ascii="Gill Sans MT" w:hAnsi="Gill Sans MT" w:cs="Times New Roman"/>
                <w:w w:val="105"/>
              </w:rPr>
            </w:pPr>
          </w:p>
        </w:tc>
        <w:tc>
          <w:tcPr>
            <w:tcW w:w="4230" w:type="dxa"/>
            <w:gridSpan w:val="2"/>
            <w:tcBorders>
              <w:top w:val="single" w:sz="4" w:space="0" w:color="000000"/>
              <w:left w:val="nil"/>
              <w:bottom w:val="single" w:sz="4" w:space="0" w:color="auto"/>
              <w:right w:val="single" w:sz="18" w:space="0" w:color="000000"/>
            </w:tcBorders>
          </w:tcPr>
          <w:p w14:paraId="0B77CBDB" w14:textId="77777777"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1=Very satisfied</w:t>
            </w:r>
          </w:p>
          <w:p w14:paraId="2CFBBC40" w14:textId="0DD43B59"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2=Satisfied</w:t>
            </w:r>
          </w:p>
          <w:p w14:paraId="10FB56B7" w14:textId="7DAC1E4B"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3=Neutral</w:t>
            </w:r>
          </w:p>
          <w:p w14:paraId="153A6F31"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4=Dissatisfied</w:t>
            </w:r>
          </w:p>
          <w:p w14:paraId="7DC873ED"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5=Very dissatisfied</w:t>
            </w:r>
          </w:p>
          <w:p w14:paraId="0B80C51A" w14:textId="3D378819" w:rsidR="00BF7C36" w:rsidRPr="00BE068B" w:rsidRDefault="00BF7C36" w:rsidP="00A34F12">
            <w:pPr>
              <w:spacing w:after="0"/>
              <w:rPr>
                <w:rFonts w:ascii="Gill Sans MT" w:hAnsi="Gill Sans MT"/>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00647495" w14:textId="743D22CD" w:rsidR="00BF7C36" w:rsidRPr="00BE068B" w:rsidRDefault="00BF7C36" w:rsidP="00A34F12">
            <w:pPr>
              <w:spacing w:after="0"/>
              <w:rPr>
                <w:rFonts w:ascii="Gill Sans MT" w:hAnsi="Gill Sans MT"/>
                <w:i/>
                <w:color w:val="A6A6A6" w:themeColor="background1" w:themeShade="A6"/>
              </w:rPr>
            </w:pPr>
            <w:r w:rsidRPr="00BE068B">
              <w:rPr>
                <w:rFonts w:ascii="Gill Sans MT" w:eastAsia="Calibri" w:hAnsi="Gill Sans MT" w:cs="Times New Roman"/>
                <w:i/>
                <w:color w:val="A6A6A6"/>
              </w:rPr>
              <w:t>(Code)</w:t>
            </w:r>
          </w:p>
          <w:p w14:paraId="28D91A5F" w14:textId="77777777" w:rsidR="00BF7C36" w:rsidRPr="00BE068B" w:rsidRDefault="00BF7C36" w:rsidP="00A34F12">
            <w:pPr>
              <w:spacing w:after="0"/>
              <w:rPr>
                <w:rFonts w:ascii="Gill Sans MT" w:hAnsi="Gill Sans MT"/>
                <w:i/>
                <w:color w:val="A6A6A6" w:themeColor="background1" w:themeShade="A6"/>
              </w:rPr>
            </w:pPr>
          </w:p>
          <w:p w14:paraId="66163B61" w14:textId="7B4D556E" w:rsidR="00BF7C36" w:rsidRPr="00BE068B" w:rsidRDefault="00BF7C36" w:rsidP="00A34F12">
            <w:pPr>
              <w:spacing w:after="0"/>
              <w:rPr>
                <w:rFonts w:ascii="Gill Sans MT" w:hAnsi="Gill Sans MT"/>
                <w:i/>
                <w:color w:val="A6A6A6" w:themeColor="background1" w:themeShade="A6"/>
              </w:rPr>
            </w:pPr>
          </w:p>
        </w:tc>
      </w:tr>
      <w:tr w:rsidR="00E94596" w:rsidRPr="00BE068B" w14:paraId="3D3DA340"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BE068B" w:rsidRDefault="00BF7C36" w:rsidP="00A34F12">
            <w:pPr>
              <w:spacing w:after="0"/>
              <w:rPr>
                <w:rFonts w:ascii="Gill Sans MT" w:hAnsi="Gill Sans MT"/>
              </w:rPr>
            </w:pPr>
            <w:r w:rsidRPr="00BE068B">
              <w:rPr>
                <w:rFonts w:ascii="Gill Sans MT" w:hAnsi="Gill Sans MT"/>
              </w:rPr>
              <w:t>G.3</w:t>
            </w:r>
          </w:p>
        </w:tc>
        <w:tc>
          <w:tcPr>
            <w:tcW w:w="9001" w:type="dxa"/>
            <w:gridSpan w:val="3"/>
            <w:tcBorders>
              <w:top w:val="single" w:sz="4" w:space="0" w:color="auto"/>
              <w:left w:val="single" w:sz="4" w:space="0" w:color="auto"/>
              <w:bottom w:val="single" w:sz="4" w:space="0" w:color="000000"/>
              <w:right w:val="single" w:sz="18" w:space="0" w:color="000000"/>
            </w:tcBorders>
          </w:tcPr>
          <w:p w14:paraId="355267D8" w14:textId="0E25EDAD" w:rsidR="00E94596" w:rsidRPr="00BE068B" w:rsidRDefault="00E94596" w:rsidP="000D7BE9">
            <w:pPr>
              <w:spacing w:after="0"/>
              <w:rPr>
                <w:rFonts w:ascii="Gill Sans MT" w:hAnsi="Gill Sans MT"/>
                <w:w w:val="105"/>
              </w:rPr>
            </w:pPr>
            <w:r w:rsidRPr="00BE068B">
              <w:rPr>
                <w:rFonts w:ascii="Gill Sans MT" w:hAnsi="Gill Sans MT"/>
                <w:w w:val="105"/>
              </w:rPr>
              <w:t>In the past year, how many meetings were held about forest related issues in your village</w:t>
            </w:r>
            <w:ins w:id="17" w:author="Vanessa Retana" w:date="2014-11-05T18:23:00Z">
              <w:r w:rsidR="00E53EF1" w:rsidRPr="00BE068B">
                <w:rPr>
                  <w:rFonts w:ascii="Gill Sans MT" w:hAnsi="Gill Sans MT"/>
                  <w:w w:val="105"/>
                </w:rPr>
                <w:t xml:space="preserve">, </w:t>
              </w:r>
            </w:ins>
            <w:r w:rsidR="00E53EF1" w:rsidRPr="00BE068B">
              <w:rPr>
                <w:rFonts w:ascii="Gill Sans MT" w:hAnsi="Gill Sans MT"/>
                <w:w w:val="105"/>
              </w:rPr>
              <w:t xml:space="preserve">including </w:t>
            </w:r>
            <w:r w:rsidR="000D7BE9" w:rsidRPr="00BE068B">
              <w:rPr>
                <w:rFonts w:ascii="Gill Sans MT" w:hAnsi="Gill Sans MT"/>
                <w:w w:val="105"/>
              </w:rPr>
              <w:t>meetings on land or natural resources where forests were discussed</w:t>
            </w:r>
            <w:r w:rsidRPr="00BE068B">
              <w:rPr>
                <w:rFonts w:ascii="Gill Sans MT" w:hAnsi="Gill Sans MT"/>
                <w:w w:val="105"/>
              </w:rPr>
              <w:t>? (</w:t>
            </w:r>
            <w:proofErr w:type="spellStart"/>
            <w:r w:rsidRPr="00BE068B">
              <w:rPr>
                <w:rFonts w:ascii="Gill Sans MT" w:hAnsi="Gill Sans MT"/>
                <w:b/>
                <w:w w:val="105"/>
              </w:rPr>
              <w:t>forest_meetings</w:t>
            </w:r>
            <w:proofErr w:type="spellEnd"/>
            <w:r w:rsidRPr="00BE068B">
              <w:rPr>
                <w:rFonts w:ascii="Gill Sans MT" w:hAnsi="Gill Sans MT"/>
                <w:w w:val="105"/>
              </w:rPr>
              <w:t>)</w:t>
            </w:r>
          </w:p>
        </w:tc>
        <w:tc>
          <w:tcPr>
            <w:tcW w:w="722"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Pr="00BE068B" w:rsidRDefault="00E94596" w:rsidP="00A34F12">
            <w:pPr>
              <w:spacing w:after="0"/>
              <w:rPr>
                <w:rFonts w:ascii="Gill Sans MT" w:hAnsi="Gill Sans MT"/>
                <w:i/>
                <w:color w:val="A6A6A6" w:themeColor="background1" w:themeShade="A6"/>
              </w:rPr>
            </w:pPr>
          </w:p>
          <w:p w14:paraId="3566A110" w14:textId="5DED7FD1" w:rsidR="00E94596" w:rsidRPr="00BE068B" w:rsidRDefault="00E94596" w:rsidP="00A34F12">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34F12" w:rsidRPr="00BE068B" w14:paraId="0D5B2755" w14:textId="77777777" w:rsidTr="00BE781E">
        <w:trPr>
          <w:trHeight w:val="2319"/>
        </w:trPr>
        <w:tc>
          <w:tcPr>
            <w:tcW w:w="573" w:type="dxa"/>
            <w:tcBorders>
              <w:top w:val="single" w:sz="4" w:space="0" w:color="000000"/>
              <w:left w:val="single" w:sz="4" w:space="0" w:color="000000"/>
              <w:bottom w:val="single" w:sz="4" w:space="0" w:color="auto"/>
              <w:right w:val="single" w:sz="4" w:space="0" w:color="000000"/>
            </w:tcBorders>
          </w:tcPr>
          <w:p w14:paraId="00F2670F" w14:textId="714655BD"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 xml:space="preserve">G.4 </w:t>
            </w:r>
          </w:p>
        </w:tc>
        <w:tc>
          <w:tcPr>
            <w:tcW w:w="4771" w:type="dxa"/>
            <w:tcBorders>
              <w:top w:val="single" w:sz="4" w:space="0" w:color="000000"/>
              <w:left w:val="single" w:sz="4" w:space="0" w:color="000000"/>
              <w:bottom w:val="single" w:sz="4" w:space="0" w:color="auto"/>
            </w:tcBorders>
          </w:tcPr>
          <w:p w14:paraId="08FF6AA8" w14:textId="2EBDE23E" w:rsidR="00A34F12" w:rsidRPr="00BE068B" w:rsidRDefault="00A34F12" w:rsidP="00A34F12">
            <w:pPr>
              <w:kinsoku w:val="0"/>
              <w:overflowPunct w:val="0"/>
              <w:spacing w:afterLines="20" w:after="48" w:line="240" w:lineRule="auto"/>
              <w:contextualSpacing/>
              <w:rPr>
                <w:rFonts w:ascii="Gill Sans MT" w:hAnsi="Gill Sans MT"/>
                <w:w w:val="105"/>
              </w:rPr>
            </w:pPr>
            <w:r w:rsidRPr="00BE068B">
              <w:rPr>
                <w:rFonts w:ascii="Gill Sans MT" w:hAnsi="Gill Sans MT"/>
                <w:w w:val="105"/>
              </w:rPr>
              <w:t>How often did you or anyone in your household a</w:t>
            </w:r>
            <w:r w:rsidR="00E94596" w:rsidRPr="00BE068B">
              <w:rPr>
                <w:rFonts w:ascii="Gill Sans MT" w:hAnsi="Gill Sans MT"/>
                <w:w w:val="105"/>
              </w:rPr>
              <w:t>ttend meetings about forest use, management,</w:t>
            </w:r>
            <w:r w:rsidRPr="00BE068B">
              <w:rPr>
                <w:rFonts w:ascii="Gill Sans MT" w:hAnsi="Gill Sans MT"/>
                <w:w w:val="105"/>
              </w:rPr>
              <w:t xml:space="preserve"> conflicts or resolution of disputes? (</w:t>
            </w:r>
            <w:proofErr w:type="spellStart"/>
            <w:proofErr w:type="gramStart"/>
            <w:r w:rsidR="00E94596" w:rsidRPr="00BE068B">
              <w:rPr>
                <w:rFonts w:ascii="Gill Sans MT" w:hAnsi="Gill Sans MT"/>
                <w:b/>
                <w:w w:val="105"/>
              </w:rPr>
              <w:t>forest</w:t>
            </w:r>
            <w:proofErr w:type="gramEnd"/>
            <w:r w:rsidRPr="00BE068B">
              <w:rPr>
                <w:rFonts w:ascii="Gill Sans MT" w:hAnsi="Gill Sans MT"/>
                <w:b/>
                <w:w w:val="105"/>
              </w:rPr>
              <w:t>_participate</w:t>
            </w:r>
            <w:proofErr w:type="spellEnd"/>
            <w:r w:rsidRPr="00BE068B">
              <w:rPr>
                <w:rFonts w:ascii="Gill Sans MT" w:hAnsi="Gill Sans MT"/>
                <w:w w:val="105"/>
              </w:rPr>
              <w:t>)</w:t>
            </w:r>
          </w:p>
          <w:p w14:paraId="49AB67AD" w14:textId="77777777" w:rsidR="00A34F12" w:rsidRPr="00BE068B" w:rsidRDefault="00A34F12" w:rsidP="00A34F12">
            <w:pPr>
              <w:kinsoku w:val="0"/>
              <w:overflowPunct w:val="0"/>
              <w:spacing w:afterLines="20" w:after="48" w:line="240" w:lineRule="auto"/>
              <w:contextualSpacing/>
              <w:rPr>
                <w:rFonts w:ascii="Gill Sans MT" w:hAnsi="Gill Sans MT"/>
                <w:w w:val="105"/>
              </w:rPr>
            </w:pPr>
          </w:p>
          <w:p w14:paraId="6E685FA5" w14:textId="2D05A2C7" w:rsidR="00A34F12" w:rsidRPr="00BE068B" w:rsidRDefault="00A34F12" w:rsidP="00BF7C36">
            <w:pPr>
              <w:spacing w:after="0"/>
              <w:rPr>
                <w:rFonts w:ascii="Gill Sans MT" w:hAnsi="Gill Sans MT"/>
                <w:color w:val="000000"/>
              </w:rPr>
            </w:pPr>
            <w:r w:rsidRPr="00BE068B">
              <w:rPr>
                <w:rFonts w:ascii="Gill Sans MT" w:hAnsi="Gill Sans MT"/>
                <w:i/>
                <w:w w:val="105"/>
              </w:rPr>
              <w:t xml:space="preserve">If </w:t>
            </w:r>
            <w:r w:rsidR="00BF7C36" w:rsidRPr="00BE068B">
              <w:rPr>
                <w:rFonts w:ascii="Gill Sans MT" w:hAnsi="Gill Sans MT"/>
                <w:i/>
                <w:w w:val="105"/>
              </w:rPr>
              <w:t>G.4=5, ask G5</w:t>
            </w:r>
          </w:p>
        </w:tc>
        <w:tc>
          <w:tcPr>
            <w:tcW w:w="4230" w:type="dxa"/>
            <w:gridSpan w:val="2"/>
            <w:tcBorders>
              <w:top w:val="single" w:sz="4" w:space="0" w:color="000000"/>
              <w:bottom w:val="single" w:sz="4" w:space="0" w:color="auto"/>
              <w:right w:val="single" w:sz="18" w:space="0" w:color="000000"/>
            </w:tcBorders>
          </w:tcPr>
          <w:p w14:paraId="352A3BCC" w14:textId="77176966"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1=Always or nearly every time one was held</w:t>
            </w:r>
          </w:p>
          <w:p w14:paraId="3044D40E" w14:textId="5833562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2=Often</w:t>
            </w:r>
          </w:p>
          <w:p w14:paraId="5B87F9D9" w14:textId="447C155E"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3=A few times</w:t>
            </w:r>
          </w:p>
          <w:p w14:paraId="0A88CEBB" w14:textId="674C87C5"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4=Once or twice</w:t>
            </w:r>
          </w:p>
          <w:p w14:paraId="7D3BCBEA" w14:textId="19EB4BF8" w:rsidR="00A34F12" w:rsidRPr="00BE068B" w:rsidRDefault="00A34F12" w:rsidP="00A34F12">
            <w:pPr>
              <w:spacing w:after="0"/>
              <w:rPr>
                <w:rFonts w:ascii="Gill Sans MT" w:hAnsi="Gill Sans MT"/>
              </w:rPr>
            </w:pPr>
            <w:r w:rsidRPr="00BE068B">
              <w:rPr>
                <w:rFonts w:ascii="Gill Sans MT" w:hAnsi="Gill Sans MT" w:cs="Times New Roman"/>
                <w:w w:val="105"/>
              </w:rPr>
              <w:t>5=Never</w:t>
            </w:r>
          </w:p>
          <w:p w14:paraId="7A0ABB27" w14:textId="77777777"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888=Don't know</w:t>
            </w:r>
          </w:p>
          <w:p w14:paraId="08BABDC8" w14:textId="1256DFCF" w:rsidR="00BE781E" w:rsidRPr="00BE068B" w:rsidRDefault="00A34F12" w:rsidP="00A34F12">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7F0F69CF"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781E" w:rsidRPr="00BE068B" w14:paraId="7A05BBD7" w14:textId="77777777" w:rsidTr="00BE781E">
        <w:trPr>
          <w:trHeight w:val="621"/>
        </w:trPr>
        <w:tc>
          <w:tcPr>
            <w:tcW w:w="573" w:type="dxa"/>
            <w:tcBorders>
              <w:top w:val="single" w:sz="4" w:space="0" w:color="auto"/>
              <w:left w:val="single" w:sz="4" w:space="0" w:color="000000"/>
              <w:bottom w:val="single" w:sz="4" w:space="0" w:color="000000"/>
              <w:right w:val="single" w:sz="4" w:space="0" w:color="000000"/>
            </w:tcBorders>
          </w:tcPr>
          <w:p w14:paraId="2144B65C" w14:textId="77777777" w:rsidR="00BE781E" w:rsidRPr="00BE068B" w:rsidRDefault="00BE781E" w:rsidP="00A34F12">
            <w:pPr>
              <w:spacing w:after="0"/>
              <w:rPr>
                <w:rFonts w:ascii="Gill Sans MT" w:eastAsia="Calibri" w:hAnsi="Gill Sans MT" w:cs="Times New Roman"/>
              </w:rPr>
            </w:pPr>
          </w:p>
        </w:tc>
        <w:tc>
          <w:tcPr>
            <w:tcW w:w="4771" w:type="dxa"/>
            <w:tcBorders>
              <w:top w:val="single" w:sz="4" w:space="0" w:color="auto"/>
              <w:left w:val="single" w:sz="4" w:space="0" w:color="000000"/>
              <w:bottom w:val="single" w:sz="4" w:space="0" w:color="000000"/>
            </w:tcBorders>
          </w:tcPr>
          <w:p w14:paraId="684CC29A" w14:textId="77777777" w:rsidR="00BE781E" w:rsidRDefault="00BE781E" w:rsidP="00BF7C36">
            <w:pPr>
              <w:spacing w:after="0"/>
              <w:rPr>
                <w:rFonts w:ascii="Gill Sans MT" w:hAnsi="Gill Sans MT"/>
                <w:w w:val="105"/>
              </w:rPr>
            </w:pPr>
            <w:r>
              <w:rPr>
                <w:rFonts w:ascii="Gill Sans MT" w:hAnsi="Gill Sans MT"/>
                <w:w w:val="105"/>
              </w:rPr>
              <w:t xml:space="preserve">Who in the household attends these meetings? </w:t>
            </w:r>
          </w:p>
          <w:p w14:paraId="6414A469" w14:textId="1AF76D0A" w:rsidR="00BE781E" w:rsidRPr="00BE781E" w:rsidRDefault="00BE781E" w:rsidP="00BF7C36">
            <w:pPr>
              <w:spacing w:after="0"/>
              <w:rPr>
                <w:rFonts w:ascii="Gill Sans MT" w:hAnsi="Gill Sans MT"/>
                <w:i/>
                <w:w w:val="105"/>
              </w:rPr>
            </w:pPr>
            <w:r>
              <w:rPr>
                <w:rFonts w:ascii="Gill Sans MT" w:hAnsi="Gill Sans MT"/>
                <w:i/>
                <w:w w:val="105"/>
              </w:rPr>
              <w:t xml:space="preserve">Enumerator – please refer to the HH roster </w:t>
            </w:r>
          </w:p>
        </w:tc>
        <w:tc>
          <w:tcPr>
            <w:tcW w:w="4230" w:type="dxa"/>
            <w:gridSpan w:val="2"/>
            <w:tcBorders>
              <w:top w:val="single" w:sz="4" w:space="0" w:color="auto"/>
              <w:bottom w:val="single" w:sz="4" w:space="0" w:color="000000"/>
              <w:right w:val="single" w:sz="18" w:space="0" w:color="000000"/>
            </w:tcBorders>
          </w:tcPr>
          <w:p w14:paraId="4DC1794A" w14:textId="77777777" w:rsidR="00BE781E" w:rsidRDefault="00BE781E" w:rsidP="00A34F12">
            <w:pPr>
              <w:spacing w:after="0"/>
              <w:rPr>
                <w:rFonts w:ascii="Gill Sans MT" w:hAnsi="Gill Sans MT" w:cs="Times New Roman"/>
                <w:w w:val="105"/>
              </w:rPr>
            </w:pPr>
          </w:p>
          <w:p w14:paraId="06F44ACE" w14:textId="77777777" w:rsidR="00BE781E" w:rsidRPr="00BE068B" w:rsidRDefault="00BE781E" w:rsidP="00A34F12">
            <w:pPr>
              <w:spacing w:after="0"/>
              <w:rPr>
                <w:rFonts w:ascii="Gill Sans MT" w:hAnsi="Gill Sans MT" w:cs="Times New Roman"/>
                <w:w w:val="105"/>
              </w:rPr>
            </w:pPr>
          </w:p>
        </w:tc>
        <w:tc>
          <w:tcPr>
            <w:tcW w:w="722" w:type="dxa"/>
            <w:gridSpan w:val="2"/>
            <w:tcBorders>
              <w:top w:val="single" w:sz="4" w:space="0" w:color="auto"/>
              <w:left w:val="single" w:sz="18" w:space="0" w:color="000000"/>
              <w:bottom w:val="single" w:sz="18" w:space="0" w:color="000000"/>
              <w:right w:val="single" w:sz="18" w:space="0" w:color="000000"/>
            </w:tcBorders>
          </w:tcPr>
          <w:p w14:paraId="64E68192" w14:textId="77777777" w:rsidR="00BE781E" w:rsidRPr="00BE068B" w:rsidRDefault="00BE781E" w:rsidP="00A34F12">
            <w:pPr>
              <w:spacing w:after="0"/>
              <w:rPr>
                <w:rFonts w:ascii="Gill Sans MT" w:eastAsia="Calibri" w:hAnsi="Gill Sans MT" w:cs="Times New Roman"/>
                <w:i/>
                <w:color w:val="A6A6A6"/>
              </w:rPr>
            </w:pPr>
          </w:p>
        </w:tc>
      </w:tr>
      <w:tr w:rsidR="00A34F12" w:rsidRPr="00BE068B" w14:paraId="5E6D0AA6" w14:textId="77777777" w:rsidTr="00BE781E">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63D28F32"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BE068B" w:rsidRDefault="00E4165E" w:rsidP="00E4165E">
            <w:pPr>
              <w:spacing w:after="0"/>
              <w:rPr>
                <w:rFonts w:ascii="Gill Sans MT" w:hAnsi="Gill Sans MT"/>
                <w:color w:val="000000"/>
              </w:rPr>
            </w:pPr>
            <w:r w:rsidRPr="00BE068B">
              <w:rPr>
                <w:rFonts w:ascii="Gill Sans MT" w:hAnsi="Gill Sans MT"/>
                <w:color w:val="000000"/>
              </w:rPr>
              <w:t>Why did you not attend these meetings? (</w:t>
            </w:r>
            <w:proofErr w:type="spellStart"/>
            <w:r w:rsidR="00E94596" w:rsidRPr="00BE068B">
              <w:rPr>
                <w:rFonts w:ascii="Gill Sans MT" w:hAnsi="Gill Sans MT"/>
                <w:b/>
                <w:color w:val="000000"/>
              </w:rPr>
              <w:t>forest</w:t>
            </w:r>
            <w:r w:rsidRPr="00BE068B">
              <w:rPr>
                <w:rFonts w:ascii="Gill Sans MT" w:hAnsi="Gill Sans MT"/>
                <w:b/>
                <w:color w:val="000000"/>
              </w:rPr>
              <w:t>_noparticipate</w:t>
            </w:r>
            <w:proofErr w:type="spellEnd"/>
            <w:r w:rsidRPr="00BE068B">
              <w:rPr>
                <w:rFonts w:ascii="Gill Sans MT" w:hAnsi="Gill Sans MT"/>
                <w:color w:val="000000"/>
              </w:rPr>
              <w:t>)</w:t>
            </w:r>
          </w:p>
          <w:p w14:paraId="1D4EACF9" w14:textId="46E88AE0" w:rsidR="00A34F12" w:rsidRPr="00BE068B" w:rsidRDefault="00E4165E" w:rsidP="00E4165E">
            <w:pPr>
              <w:spacing w:after="0"/>
              <w:rPr>
                <w:rFonts w:ascii="Gill Sans MT" w:hAnsi="Gill Sans MT"/>
                <w:i/>
                <w:color w:val="000000"/>
              </w:rPr>
            </w:pPr>
            <w:r w:rsidRPr="00BE068B">
              <w:rPr>
                <w:rFonts w:ascii="Gill Sans MT" w:hAnsi="Gill Sans MT"/>
                <w:i/>
                <w:color w:val="000000"/>
              </w:rPr>
              <w:t>Probe and code</w:t>
            </w:r>
            <w:r w:rsidR="00BF7C36" w:rsidRPr="00BE068B">
              <w:rPr>
                <w:rFonts w:ascii="Gill Sans MT" w:hAnsi="Gill Sans MT"/>
                <w:i/>
                <w:color w:val="000000"/>
              </w:rPr>
              <w:t xml:space="preserve">. </w:t>
            </w:r>
          </w:p>
        </w:tc>
        <w:tc>
          <w:tcPr>
            <w:tcW w:w="4230" w:type="dxa"/>
            <w:gridSpan w:val="2"/>
            <w:tcBorders>
              <w:top w:val="single" w:sz="4" w:space="0" w:color="000000"/>
              <w:bottom w:val="single" w:sz="4" w:space="0" w:color="000000"/>
              <w:right w:val="single" w:sz="18" w:space="0" w:color="000000"/>
            </w:tcBorders>
          </w:tcPr>
          <w:p w14:paraId="6E4E833A" w14:textId="1618A9AB"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1=Not interested</w:t>
            </w:r>
          </w:p>
          <w:p w14:paraId="550D3FCE" w14:textId="4B31CE2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2=Feel they are not useful</w:t>
            </w:r>
          </w:p>
          <w:p w14:paraId="7855A5DD" w14:textId="2E5298F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3=Was no informed/did not know about the meeting</w:t>
            </w:r>
          </w:p>
          <w:p w14:paraId="08C8FBEF" w14:textId="31C3DCE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4=No meetings were held on these issues</w:t>
            </w:r>
          </w:p>
          <w:p w14:paraId="41FD7BB4" w14:textId="48C47A6C"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5=Busy working/traveling</w:t>
            </w:r>
          </w:p>
          <w:p w14:paraId="629849D2" w14:textId="0754E36C" w:rsidR="00BF7C36" w:rsidRPr="00BE068B" w:rsidRDefault="00BF7C36" w:rsidP="00A34F12">
            <w:pPr>
              <w:spacing w:after="0"/>
              <w:rPr>
                <w:rFonts w:ascii="Gill Sans MT" w:hAnsi="Gill Sans MT" w:cs="Times New Roman"/>
                <w:w w:val="105"/>
              </w:rPr>
            </w:pPr>
            <w:r w:rsidRPr="00BE068B">
              <w:rPr>
                <w:rFonts w:ascii="Gill Sans MT" w:hAnsi="Gill Sans MT" w:cs="Times New Roman"/>
                <w:w w:val="105"/>
              </w:rPr>
              <w:t>6=Was not invited to the meeting/people like me do not attend these meetings</w:t>
            </w:r>
          </w:p>
          <w:p w14:paraId="20A0B8F4" w14:textId="26F44379"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BE068B" w:rsidRDefault="00BF7C36" w:rsidP="00A34F12">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G</w:t>
            </w:r>
            <w:r w:rsidR="00A405FF" w:rsidRPr="00BE068B">
              <w:rPr>
                <w:rFonts w:ascii="Gill Sans MT" w:eastAsiaTheme="minorEastAsia" w:hAnsi="Gill Sans MT"/>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BE068B" w:rsidRDefault="00A34F12" w:rsidP="00A34F12">
            <w:pPr>
              <w:spacing w:after="0" w:line="240" w:lineRule="auto"/>
              <w:contextualSpacing/>
              <w:rPr>
                <w:rFonts w:ascii="Gill Sans MT" w:eastAsiaTheme="minorEastAsia" w:hAnsi="Gill Sans MT"/>
                <w:w w:val="105"/>
                <w:lang w:eastAsia="zh-CN"/>
              </w:rPr>
            </w:pPr>
            <w:r w:rsidRPr="00BE068B">
              <w:rPr>
                <w:rFonts w:ascii="Gill Sans MT" w:hAnsi="Gill Sans MT"/>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BE068B" w:rsidRDefault="00A34F12" w:rsidP="00A34F12">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71DA1FB" w14:textId="77777777" w:rsidR="00D437F1" w:rsidRPr="00BE068B" w:rsidRDefault="00D437F1"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3BFD9880"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0AD03028"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5F9F7AE0" w14:textId="6241668C" w:rsidR="00DA7C5C"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read some </w:t>
      </w:r>
      <w:r w:rsidR="00E94596" w:rsidRPr="00BE068B">
        <w:rPr>
          <w:rFonts w:ascii="Gill Sans MT" w:eastAsia="Times New Roman" w:hAnsi="Gill Sans MT"/>
          <w:sz w:val="22"/>
          <w:szCs w:val="22"/>
          <w:lang w:eastAsia="zh-CN"/>
        </w:rPr>
        <w:t>statements about forest</w:t>
      </w:r>
      <w:r w:rsidRPr="00BE068B">
        <w:rPr>
          <w:rFonts w:ascii="Gill Sans MT" w:eastAsia="Times New Roman" w:hAnsi="Gill Sans MT"/>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BE068B"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BE068B" w:rsidRDefault="00A405FF" w:rsidP="001949A5">
            <w:pPr>
              <w:spacing w:after="0"/>
              <w:rPr>
                <w:rFonts w:ascii="Gill Sans MT" w:hAnsi="Gill Sans MT"/>
                <w:w w:val="105"/>
              </w:rPr>
            </w:pPr>
            <w:r w:rsidRPr="00BE068B">
              <w:rPr>
                <w:rFonts w:ascii="Gill Sans MT" w:hAnsi="Gill Sans MT"/>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BE068B" w:rsidRDefault="00E94596" w:rsidP="001949A5">
            <w:pPr>
              <w:spacing w:after="0"/>
              <w:rPr>
                <w:rFonts w:ascii="Gill Sans MT" w:hAnsi="Gill Sans MT"/>
              </w:rPr>
            </w:pPr>
            <w:r w:rsidRPr="00BE068B">
              <w:rPr>
                <w:rFonts w:ascii="Gill Sans MT" w:hAnsi="Gill Sans MT"/>
                <w:w w:val="105"/>
              </w:rPr>
              <w:t xml:space="preserve">The village leaders in charge of forest management </w:t>
            </w:r>
            <w:r w:rsidR="001949A5" w:rsidRPr="00BE068B">
              <w:rPr>
                <w:rFonts w:ascii="Gill Sans MT" w:hAnsi="Gill Sans MT"/>
                <w:w w:val="105"/>
              </w:rPr>
              <w:t xml:space="preserve">are trusted and honest. </w:t>
            </w:r>
            <w:r w:rsidR="001949A5" w:rsidRPr="00BE068B">
              <w:rPr>
                <w:rFonts w:ascii="Gill Sans MT" w:hAnsi="Gill Sans MT"/>
                <w:w w:val="105"/>
              </w:rPr>
              <w:lastRenderedPageBreak/>
              <w:t>(</w:t>
            </w:r>
            <w:proofErr w:type="spellStart"/>
            <w:r w:rsidR="001949A5" w:rsidRPr="00BE068B">
              <w:rPr>
                <w:rFonts w:ascii="Gill Sans MT" w:hAnsi="Gill Sans MT"/>
                <w:b/>
                <w:w w:val="105"/>
              </w:rPr>
              <w:t>leader_trust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6DCDB30" w14:textId="77777777" w:rsidR="001949A5" w:rsidRPr="00BE068B" w:rsidRDefault="001949A5" w:rsidP="001949A5">
            <w:pPr>
              <w:spacing w:after="0"/>
              <w:rPr>
                <w:rFonts w:ascii="Gill Sans MT" w:hAnsi="Gill Sans MT"/>
              </w:rPr>
            </w:pPr>
            <w:r w:rsidRPr="00BE068B">
              <w:rPr>
                <w:rFonts w:ascii="Gill Sans MT" w:hAnsi="Gill Sans MT"/>
              </w:rPr>
              <w:lastRenderedPageBreak/>
              <w:t>1=Strongly agree</w:t>
            </w:r>
          </w:p>
          <w:p w14:paraId="41D1BDFB" w14:textId="77777777" w:rsidR="001949A5" w:rsidRPr="00BE068B" w:rsidRDefault="001949A5" w:rsidP="001949A5">
            <w:pPr>
              <w:spacing w:after="0"/>
              <w:rPr>
                <w:rFonts w:ascii="Gill Sans MT" w:hAnsi="Gill Sans MT"/>
              </w:rPr>
            </w:pPr>
            <w:r w:rsidRPr="00BE068B">
              <w:rPr>
                <w:rFonts w:ascii="Gill Sans MT" w:hAnsi="Gill Sans MT"/>
              </w:rPr>
              <w:t>2=Agree</w:t>
            </w:r>
          </w:p>
          <w:p w14:paraId="267219CE" w14:textId="77777777" w:rsidR="001949A5" w:rsidRPr="00BE068B" w:rsidRDefault="001949A5" w:rsidP="001949A5">
            <w:pPr>
              <w:spacing w:after="0"/>
              <w:rPr>
                <w:rFonts w:ascii="Gill Sans MT" w:hAnsi="Gill Sans MT"/>
              </w:rPr>
            </w:pPr>
            <w:r w:rsidRPr="00BE068B">
              <w:rPr>
                <w:rFonts w:ascii="Gill Sans MT" w:hAnsi="Gill Sans MT"/>
              </w:rPr>
              <w:lastRenderedPageBreak/>
              <w:t>3=Neither agree nor disagree</w:t>
            </w:r>
          </w:p>
          <w:p w14:paraId="0254C297"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AA08AE4" w14:textId="77777777" w:rsidR="001949A5" w:rsidRPr="00BE068B" w:rsidRDefault="001949A5" w:rsidP="001949A5">
            <w:pPr>
              <w:spacing w:after="0"/>
              <w:rPr>
                <w:rFonts w:ascii="Gill Sans MT" w:hAnsi="Gill Sans MT" w:cs="Times New Roman"/>
                <w:w w:val="105"/>
              </w:rPr>
            </w:pPr>
            <w:r w:rsidRPr="00BE068B">
              <w:rPr>
                <w:rFonts w:ascii="Gill Sans MT" w:hAnsi="Gill Sans MT" w:cs="Times New Roman"/>
                <w:w w:val="105"/>
              </w:rPr>
              <w:t>888=Don't know</w:t>
            </w:r>
          </w:p>
          <w:p w14:paraId="5BFD20F6" w14:textId="77777777" w:rsidR="001949A5" w:rsidRPr="00BE068B" w:rsidRDefault="001949A5" w:rsidP="001949A5">
            <w:pPr>
              <w:spacing w:after="0"/>
              <w:rPr>
                <w:rFonts w:ascii="Gill Sans MT" w:hAnsi="Gill Sans MT"/>
              </w:rPr>
            </w:pPr>
            <w:r w:rsidRPr="00BE068B">
              <w:rPr>
                <w:rFonts w:ascii="Gill Sans MT" w:hAnsi="Gill Sans MT" w:cs="Times New Roman"/>
                <w:w w:val="105"/>
              </w:rPr>
              <w:lastRenderedPageBreak/>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BE068B" w:rsidRDefault="001949A5" w:rsidP="001949A5">
            <w:pPr>
              <w:spacing w:after="0"/>
              <w:rPr>
                <w:rFonts w:ascii="Gill Sans MT" w:hAnsi="Gill Sans MT"/>
              </w:rPr>
            </w:pPr>
            <w:r w:rsidRPr="00BE068B">
              <w:rPr>
                <w:rFonts w:ascii="Gill Sans MT" w:hAnsi="Gill Sans MT"/>
              </w:rPr>
              <w:lastRenderedPageBreak/>
              <w:t>(Code)</w:t>
            </w:r>
          </w:p>
        </w:tc>
      </w:tr>
      <w:tr w:rsidR="001949A5" w:rsidRPr="00BE068B"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BE068B" w:rsidRDefault="00A405FF" w:rsidP="001949A5">
            <w:pPr>
              <w:spacing w:after="0"/>
              <w:rPr>
                <w:rFonts w:ascii="Gill Sans MT" w:hAnsi="Gill Sans MT"/>
                <w:w w:val="105"/>
              </w:rPr>
            </w:pPr>
            <w:r w:rsidRPr="00BE068B">
              <w:rPr>
                <w:rFonts w:ascii="Gill Sans MT" w:hAnsi="Gill Sans MT"/>
                <w:w w:val="105"/>
              </w:rPr>
              <w:lastRenderedPageBreak/>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BE068B" w:rsidRDefault="00A405FF" w:rsidP="001949A5">
            <w:pPr>
              <w:spacing w:after="0"/>
              <w:rPr>
                <w:rFonts w:ascii="Gill Sans MT" w:hAnsi="Gill Sans MT"/>
              </w:rPr>
            </w:pPr>
            <w:r w:rsidRPr="00BE068B">
              <w:rPr>
                <w:rFonts w:ascii="Gill Sans MT" w:hAnsi="Gill Sans MT"/>
                <w:w w:val="105"/>
              </w:rPr>
              <w:t>The</w:t>
            </w:r>
            <w:r w:rsidR="00E94596" w:rsidRPr="00BE068B">
              <w:rPr>
                <w:rFonts w:ascii="Gill Sans MT" w:hAnsi="Gill Sans MT"/>
                <w:w w:val="105"/>
              </w:rPr>
              <w:t xml:space="preserve"> village leaders protect shared community forests</w:t>
            </w:r>
            <w:r w:rsidR="001949A5" w:rsidRPr="00BE068B">
              <w:rPr>
                <w:rFonts w:ascii="Gill Sans MT" w:hAnsi="Gill Sans MT"/>
                <w:w w:val="105"/>
              </w:rPr>
              <w:t xml:space="preserve"> from being taken or encroached upon. (</w:t>
            </w:r>
            <w:proofErr w:type="spellStart"/>
            <w:r w:rsidR="001949A5" w:rsidRPr="00BE068B">
              <w:rPr>
                <w:rFonts w:ascii="Gill Sans MT" w:hAnsi="Gill Sans MT"/>
                <w:b/>
                <w:w w:val="105"/>
              </w:rPr>
              <w:t>leader_protect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8735F4C"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D1BC23F" w14:textId="77777777" w:rsidR="001949A5" w:rsidRPr="00BE068B" w:rsidRDefault="001949A5" w:rsidP="001949A5">
            <w:pPr>
              <w:spacing w:after="0"/>
              <w:rPr>
                <w:rFonts w:ascii="Gill Sans MT" w:hAnsi="Gill Sans MT"/>
              </w:rPr>
            </w:pPr>
            <w:r w:rsidRPr="00BE068B">
              <w:rPr>
                <w:rFonts w:ascii="Gill Sans MT" w:hAnsi="Gill Sans MT"/>
              </w:rPr>
              <w:t>2=Agree</w:t>
            </w:r>
          </w:p>
          <w:p w14:paraId="0CF7CA5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91A7B8C"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D5EE270"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3C21D93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BE068B" w:rsidRDefault="00A405FF" w:rsidP="001949A5">
            <w:pPr>
              <w:spacing w:after="0"/>
              <w:rPr>
                <w:rFonts w:ascii="Gill Sans MT" w:hAnsi="Gill Sans MT"/>
                <w:w w:val="105"/>
              </w:rPr>
            </w:pPr>
            <w:r w:rsidRPr="00BE068B">
              <w:rPr>
                <w:rFonts w:ascii="Gill Sans MT" w:hAnsi="Gill Sans MT"/>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BE068B" w:rsidRDefault="00E94596" w:rsidP="00E94596">
            <w:pPr>
              <w:spacing w:after="0"/>
              <w:rPr>
                <w:rFonts w:ascii="Gill Sans MT" w:hAnsi="Gill Sans MT"/>
              </w:rPr>
            </w:pPr>
            <w:r w:rsidRPr="00BE068B">
              <w:rPr>
                <w:rFonts w:ascii="Gill Sans MT" w:hAnsi="Gill Sans MT"/>
                <w:w w:val="105"/>
              </w:rPr>
              <w:t xml:space="preserve">The village leaders allow fair access to the forest and forest products </w:t>
            </w:r>
            <w:r w:rsidR="001949A5" w:rsidRPr="00BE068B">
              <w:rPr>
                <w:rFonts w:ascii="Gill Sans MT" w:hAnsi="Gill Sans MT"/>
                <w:w w:val="105"/>
              </w:rPr>
              <w:t>(</w:t>
            </w:r>
            <w:proofErr w:type="spellStart"/>
            <w:r w:rsidR="001949A5" w:rsidRPr="00BE068B">
              <w:rPr>
                <w:rFonts w:ascii="Gill Sans MT" w:hAnsi="Gill Sans MT"/>
                <w:b/>
                <w:w w:val="105"/>
              </w:rPr>
              <w:t>leader_fair</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74993DA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5DFC2CE" w14:textId="77777777" w:rsidR="001949A5" w:rsidRPr="00BE068B" w:rsidRDefault="001949A5" w:rsidP="001949A5">
            <w:pPr>
              <w:spacing w:after="0"/>
              <w:rPr>
                <w:rFonts w:ascii="Gill Sans MT" w:hAnsi="Gill Sans MT"/>
              </w:rPr>
            </w:pPr>
            <w:r w:rsidRPr="00BE068B">
              <w:rPr>
                <w:rFonts w:ascii="Gill Sans MT" w:hAnsi="Gill Sans MT"/>
              </w:rPr>
              <w:t>2=Agree</w:t>
            </w:r>
          </w:p>
          <w:p w14:paraId="6441321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2AE98E"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13EDF5C"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40B8DFB"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BE068B" w:rsidRDefault="00A405FF" w:rsidP="001949A5">
            <w:pPr>
              <w:spacing w:after="0"/>
              <w:rPr>
                <w:rFonts w:ascii="Gill Sans MT" w:hAnsi="Gill Sans MT"/>
                <w:w w:val="105"/>
              </w:rPr>
            </w:pPr>
            <w:r w:rsidRPr="00BE068B">
              <w:rPr>
                <w:rFonts w:ascii="Gill Sans MT" w:hAnsi="Gill Sans MT"/>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work hard</w:t>
            </w:r>
            <w:r w:rsidRPr="00BE068B">
              <w:rPr>
                <w:rFonts w:ascii="Gill Sans MT" w:hAnsi="Gill Sans MT"/>
                <w:w w:val="105"/>
              </w:rPr>
              <w:t xml:space="preserve"> to protect the forests and forest resources</w:t>
            </w:r>
            <w:r w:rsidR="001949A5" w:rsidRPr="00BE068B">
              <w:rPr>
                <w:rFonts w:ascii="Gill Sans MT" w:hAnsi="Gill Sans MT"/>
                <w:w w:val="105"/>
              </w:rPr>
              <w:t>. (</w:t>
            </w:r>
            <w:proofErr w:type="spellStart"/>
            <w:r w:rsidR="001949A5" w:rsidRPr="00BE068B">
              <w:rPr>
                <w:rFonts w:ascii="Gill Sans MT" w:hAnsi="Gill Sans MT"/>
                <w:b/>
                <w:w w:val="105"/>
              </w:rPr>
              <w:t>leader_work</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5F7565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CB93A33" w14:textId="77777777" w:rsidR="001949A5" w:rsidRPr="00BE068B" w:rsidRDefault="001949A5" w:rsidP="001949A5">
            <w:pPr>
              <w:spacing w:after="0"/>
              <w:rPr>
                <w:rFonts w:ascii="Gill Sans MT" w:hAnsi="Gill Sans MT"/>
              </w:rPr>
            </w:pPr>
            <w:r w:rsidRPr="00BE068B">
              <w:rPr>
                <w:rFonts w:ascii="Gill Sans MT" w:hAnsi="Gill Sans MT"/>
              </w:rPr>
              <w:t>2=Agree</w:t>
            </w:r>
          </w:p>
          <w:p w14:paraId="48FA9F80"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1C5DDB2"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38CC666"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AA3EDF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BE068B" w:rsidRDefault="00A405FF" w:rsidP="001949A5">
            <w:pPr>
              <w:spacing w:after="0"/>
              <w:rPr>
                <w:rFonts w:ascii="Gill Sans MT" w:hAnsi="Gill Sans MT"/>
                <w:w w:val="105"/>
              </w:rPr>
            </w:pPr>
            <w:r w:rsidRPr="00BE068B">
              <w:rPr>
                <w:rFonts w:ascii="Gill Sans MT" w:hAnsi="Gill Sans MT"/>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BE068B" w:rsidRDefault="00A405FF" w:rsidP="001949A5">
            <w:pPr>
              <w:spacing w:after="0"/>
              <w:rPr>
                <w:rFonts w:ascii="Gill Sans MT" w:hAnsi="Gill Sans MT"/>
              </w:rPr>
            </w:pPr>
            <w:r w:rsidRPr="00BE068B">
              <w:rPr>
                <w:rFonts w:ascii="Gill Sans MT" w:hAnsi="Gill Sans MT"/>
                <w:w w:val="105"/>
              </w:rPr>
              <w:t>T</w:t>
            </w:r>
            <w:r w:rsidR="00E94596" w:rsidRPr="00BE068B">
              <w:rPr>
                <w:rFonts w:ascii="Gill Sans MT" w:hAnsi="Gill Sans MT"/>
                <w:w w:val="105"/>
              </w:rPr>
              <w:t xml:space="preserve">he village leaders </w:t>
            </w:r>
            <w:r w:rsidR="001949A5" w:rsidRPr="00BE068B">
              <w:rPr>
                <w:rFonts w:ascii="Gill Sans MT" w:hAnsi="Gill Sans MT"/>
                <w:w w:val="105"/>
              </w:rPr>
              <w:t>do not take bribes. (</w:t>
            </w:r>
            <w:proofErr w:type="spellStart"/>
            <w:r w:rsidR="001949A5" w:rsidRPr="00BE068B">
              <w:rPr>
                <w:rFonts w:ascii="Gill Sans MT" w:hAnsi="Gill Sans MT"/>
                <w:b/>
                <w:w w:val="105"/>
              </w:rPr>
              <w:t>leader_bribes</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A27FA9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7AC5F6A1" w14:textId="77777777" w:rsidR="001949A5" w:rsidRPr="00BE068B" w:rsidRDefault="001949A5" w:rsidP="001949A5">
            <w:pPr>
              <w:spacing w:after="0"/>
              <w:rPr>
                <w:rFonts w:ascii="Gill Sans MT" w:hAnsi="Gill Sans MT"/>
              </w:rPr>
            </w:pPr>
            <w:r w:rsidRPr="00BE068B">
              <w:rPr>
                <w:rFonts w:ascii="Gill Sans MT" w:hAnsi="Gill Sans MT"/>
              </w:rPr>
              <w:t>2=Agree</w:t>
            </w:r>
          </w:p>
          <w:p w14:paraId="1793750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EFD4EC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20466AE"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2DE40E02"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BE068B" w:rsidRDefault="00A405FF" w:rsidP="001949A5">
            <w:pPr>
              <w:spacing w:after="0"/>
              <w:rPr>
                <w:rFonts w:ascii="Gill Sans MT" w:hAnsi="Gill Sans MT"/>
                <w:w w:val="105"/>
              </w:rPr>
            </w:pPr>
            <w:r w:rsidRPr="00BE068B">
              <w:rPr>
                <w:rFonts w:ascii="Gill Sans MT" w:hAnsi="Gill Sans MT"/>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do not act in secret; they are open with the community about their decisions. (</w:t>
            </w:r>
            <w:proofErr w:type="spellStart"/>
            <w:r w:rsidR="001949A5" w:rsidRPr="00BE068B">
              <w:rPr>
                <w:rFonts w:ascii="Gill Sans MT" w:hAnsi="Gill Sans MT"/>
                <w:b/>
                <w:w w:val="105"/>
              </w:rPr>
              <w:t>leader_transparent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2AF0B5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05403AB" w14:textId="77777777" w:rsidR="001949A5" w:rsidRPr="00BE068B" w:rsidRDefault="001949A5" w:rsidP="001949A5">
            <w:pPr>
              <w:spacing w:after="0"/>
              <w:rPr>
                <w:rFonts w:ascii="Gill Sans MT" w:hAnsi="Gill Sans MT"/>
              </w:rPr>
            </w:pPr>
            <w:r w:rsidRPr="00BE068B">
              <w:rPr>
                <w:rFonts w:ascii="Gill Sans MT" w:hAnsi="Gill Sans MT"/>
              </w:rPr>
              <w:t>2=Agree</w:t>
            </w:r>
          </w:p>
          <w:p w14:paraId="421D8DE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D9245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358A6818"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19C83A69"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BE068B" w:rsidRDefault="00A405FF" w:rsidP="001949A5">
            <w:pPr>
              <w:spacing w:after="0"/>
              <w:rPr>
                <w:rFonts w:ascii="Gill Sans MT" w:hAnsi="Gill Sans MT"/>
                <w:w w:val="105"/>
              </w:rPr>
            </w:pPr>
            <w:r w:rsidRPr="00BE068B">
              <w:rPr>
                <w:rFonts w:ascii="Gill Sans MT" w:hAnsi="Gill Sans MT"/>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BE068B" w:rsidRDefault="001949A5" w:rsidP="00236681">
            <w:pPr>
              <w:spacing w:after="0"/>
              <w:rPr>
                <w:rFonts w:ascii="Gill Sans MT" w:hAnsi="Gill Sans MT"/>
              </w:rPr>
            </w:pPr>
            <w:r w:rsidRPr="00BE068B">
              <w:rPr>
                <w:rFonts w:ascii="Gill Sans MT" w:hAnsi="Gill Sans MT"/>
                <w:w w:val="105"/>
              </w:rPr>
              <w:t xml:space="preserve">I feel that rules about </w:t>
            </w:r>
            <w:r w:rsidR="00236681" w:rsidRPr="00BE068B">
              <w:rPr>
                <w:rFonts w:ascii="Gill Sans MT" w:hAnsi="Gill Sans MT"/>
                <w:w w:val="105"/>
              </w:rPr>
              <w:t>forest access and use are easy to understand</w:t>
            </w:r>
            <w:r w:rsidRPr="00BE068B">
              <w:rPr>
                <w:rFonts w:ascii="Gill Sans MT" w:hAnsi="Gill Sans MT"/>
                <w:w w:val="105"/>
              </w:rPr>
              <w:t>. (</w:t>
            </w:r>
            <w:proofErr w:type="spellStart"/>
            <w:r w:rsidRPr="00BE068B">
              <w:rPr>
                <w:rFonts w:ascii="Gill Sans MT" w:hAnsi="Gill Sans MT"/>
                <w:b/>
                <w:w w:val="105"/>
              </w:rPr>
              <w:t>rules_clear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220A99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A166FE7" w14:textId="77777777" w:rsidR="001949A5" w:rsidRPr="00BE068B" w:rsidRDefault="001949A5" w:rsidP="001949A5">
            <w:pPr>
              <w:spacing w:after="0"/>
              <w:rPr>
                <w:rFonts w:ascii="Gill Sans MT" w:hAnsi="Gill Sans MT"/>
              </w:rPr>
            </w:pPr>
            <w:r w:rsidRPr="00BE068B">
              <w:rPr>
                <w:rFonts w:ascii="Gill Sans MT" w:hAnsi="Gill Sans MT"/>
              </w:rPr>
              <w:t>2=Agree</w:t>
            </w:r>
          </w:p>
          <w:p w14:paraId="59CFC24A"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25D74C4"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2EDA5A7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9CDD463"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BE068B" w:rsidRDefault="00A405FF" w:rsidP="001949A5">
            <w:pPr>
              <w:spacing w:after="0"/>
              <w:rPr>
                <w:rFonts w:ascii="Gill Sans MT" w:hAnsi="Gill Sans MT"/>
                <w:w w:val="105"/>
              </w:rPr>
            </w:pPr>
            <w:r w:rsidRPr="00BE068B">
              <w:rPr>
                <w:rFonts w:ascii="Gill Sans MT" w:hAnsi="Gill Sans MT"/>
                <w:w w:val="105"/>
              </w:rPr>
              <w:t>G13</w:t>
            </w:r>
          </w:p>
        </w:tc>
        <w:tc>
          <w:tcPr>
            <w:tcW w:w="4467" w:type="dxa"/>
            <w:tcBorders>
              <w:top w:val="single" w:sz="4" w:space="0" w:color="000000"/>
              <w:left w:val="single" w:sz="4" w:space="0" w:color="auto"/>
              <w:bottom w:val="single" w:sz="4" w:space="0" w:color="000000"/>
              <w:right w:val="nil"/>
            </w:tcBorders>
          </w:tcPr>
          <w:p w14:paraId="2EA07CD3" w14:textId="60875118" w:rsidR="001949A5" w:rsidRPr="00BE068B" w:rsidRDefault="00236681" w:rsidP="001949A5">
            <w:pPr>
              <w:spacing w:after="0"/>
              <w:rPr>
                <w:rFonts w:ascii="Gill Sans MT" w:hAnsi="Gill Sans MT"/>
              </w:rPr>
            </w:pPr>
            <w:r w:rsidRPr="00BE068B">
              <w:rPr>
                <w:rFonts w:ascii="Gill Sans MT" w:hAnsi="Gill Sans MT"/>
                <w:w w:val="105"/>
              </w:rPr>
              <w:t>I feel that rules about forest access and use are well-know by most people in the community. (</w:t>
            </w:r>
            <w:proofErr w:type="spellStart"/>
            <w:r w:rsidRPr="00BE068B">
              <w:rPr>
                <w:rFonts w:ascii="Gill Sans MT" w:hAnsi="Gill Sans MT"/>
                <w:b/>
                <w:w w:val="105"/>
              </w:rPr>
              <w:t>rules_known</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0EC843A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3D950CA" w14:textId="77777777" w:rsidR="001949A5" w:rsidRPr="00BE068B" w:rsidRDefault="001949A5" w:rsidP="001949A5">
            <w:pPr>
              <w:spacing w:after="0"/>
              <w:rPr>
                <w:rFonts w:ascii="Gill Sans MT" w:hAnsi="Gill Sans MT"/>
              </w:rPr>
            </w:pPr>
            <w:r w:rsidRPr="00BE068B">
              <w:rPr>
                <w:rFonts w:ascii="Gill Sans MT" w:hAnsi="Gill Sans MT"/>
              </w:rPr>
              <w:t>2=Agree</w:t>
            </w:r>
          </w:p>
          <w:p w14:paraId="32FD226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1DE57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6051D0B"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D37EF3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BE068B" w:rsidRDefault="00A405FF" w:rsidP="001949A5">
            <w:pPr>
              <w:spacing w:after="0"/>
              <w:rPr>
                <w:rFonts w:ascii="Gill Sans MT" w:hAnsi="Gill Sans MT"/>
                <w:w w:val="105"/>
              </w:rPr>
            </w:pPr>
            <w:r w:rsidRPr="00BE068B">
              <w:rPr>
                <w:rFonts w:ascii="Gill Sans MT" w:hAnsi="Gill Sans MT"/>
                <w:w w:val="105"/>
              </w:rPr>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BE068B" w:rsidRDefault="001949A5" w:rsidP="001949A5">
            <w:pPr>
              <w:spacing w:after="0"/>
              <w:rPr>
                <w:rFonts w:ascii="Gill Sans MT" w:hAnsi="Gill Sans MT"/>
              </w:rPr>
            </w:pPr>
            <w:r w:rsidRPr="00BE068B">
              <w:rPr>
                <w:rFonts w:ascii="Gill Sans MT" w:hAnsi="Gill Sans MT"/>
                <w:w w:val="105"/>
              </w:rPr>
              <w:t>I feel that decisions</w:t>
            </w:r>
            <w:r w:rsidR="00236681" w:rsidRPr="00BE068B">
              <w:rPr>
                <w:rFonts w:ascii="Gill Sans MT" w:hAnsi="Gill Sans MT"/>
                <w:w w:val="105"/>
              </w:rPr>
              <w:t xml:space="preserve"> about forest use</w:t>
            </w:r>
            <w:r w:rsidR="00492CDC" w:rsidRPr="00BE068B">
              <w:rPr>
                <w:rFonts w:ascii="Gill Sans MT" w:hAnsi="Gill Sans MT"/>
                <w:w w:val="105"/>
              </w:rPr>
              <w:t xml:space="preserve"> and access</w:t>
            </w:r>
            <w:r w:rsidRPr="00BE068B">
              <w:rPr>
                <w:rFonts w:ascii="Gill Sans MT" w:hAnsi="Gill Sans MT"/>
                <w:w w:val="105"/>
              </w:rPr>
              <w:t xml:space="preserve"> are fair. (</w:t>
            </w:r>
            <w:proofErr w:type="spellStart"/>
            <w:r w:rsidRPr="00BE068B">
              <w:rPr>
                <w:rFonts w:ascii="Gill Sans MT" w:hAnsi="Gill Sans MT"/>
                <w:b/>
                <w:w w:val="105"/>
              </w:rPr>
              <w:t>decisions_fair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F8FE91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2EEF1052" w14:textId="77777777" w:rsidR="001949A5" w:rsidRPr="00BE068B" w:rsidRDefault="001949A5" w:rsidP="001949A5">
            <w:pPr>
              <w:spacing w:after="0"/>
              <w:rPr>
                <w:rFonts w:ascii="Gill Sans MT" w:hAnsi="Gill Sans MT"/>
              </w:rPr>
            </w:pPr>
            <w:r w:rsidRPr="00BE068B">
              <w:rPr>
                <w:rFonts w:ascii="Gill Sans MT" w:hAnsi="Gill Sans MT"/>
              </w:rPr>
              <w:t>2=Agree</w:t>
            </w:r>
          </w:p>
          <w:p w14:paraId="2451ED4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7607E426" w14:textId="77777777" w:rsidR="001949A5" w:rsidRPr="00BE068B" w:rsidRDefault="001949A5" w:rsidP="001949A5">
            <w:pPr>
              <w:spacing w:after="0"/>
              <w:rPr>
                <w:rFonts w:ascii="Gill Sans MT" w:hAnsi="Gill Sans MT"/>
              </w:rPr>
            </w:pPr>
            <w:r w:rsidRPr="00BE068B">
              <w:rPr>
                <w:rFonts w:ascii="Gill Sans MT" w:hAnsi="Gill Sans MT"/>
              </w:rPr>
              <w:lastRenderedPageBreak/>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3792482"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97A79C6"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BE068B" w:rsidRDefault="00A405FF" w:rsidP="001949A5">
            <w:pPr>
              <w:spacing w:after="0"/>
              <w:rPr>
                <w:rFonts w:ascii="Gill Sans MT" w:hAnsi="Gill Sans MT"/>
                <w:w w:val="105"/>
              </w:rPr>
            </w:pPr>
            <w:r w:rsidRPr="00BE068B">
              <w:rPr>
                <w:rFonts w:ascii="Gill Sans MT" w:hAnsi="Gill Sans MT"/>
                <w:w w:val="105"/>
              </w:rPr>
              <w:lastRenderedPageBreak/>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BE068B" w:rsidRDefault="001949A5" w:rsidP="001949A5">
            <w:pPr>
              <w:spacing w:after="0"/>
              <w:rPr>
                <w:rFonts w:ascii="Gill Sans MT" w:hAnsi="Gill Sans MT"/>
              </w:rPr>
            </w:pPr>
            <w:r w:rsidRPr="00BE068B">
              <w:rPr>
                <w:rFonts w:ascii="Gill Sans MT" w:hAnsi="Gill Sans MT"/>
                <w:w w:val="105"/>
              </w:rPr>
              <w:t>I feel that women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r w:rsidRPr="00BE068B">
              <w:rPr>
                <w:rFonts w:ascii="Gill Sans MT" w:hAnsi="Gill Sans MT"/>
                <w:b/>
                <w:w w:val="105"/>
              </w:rPr>
              <w:t>women_status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479FDE1"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70D7D59" w14:textId="77777777" w:rsidR="001949A5" w:rsidRPr="00BE068B" w:rsidRDefault="001949A5" w:rsidP="001949A5">
            <w:pPr>
              <w:spacing w:after="0"/>
              <w:rPr>
                <w:rFonts w:ascii="Gill Sans MT" w:hAnsi="Gill Sans MT"/>
              </w:rPr>
            </w:pPr>
            <w:r w:rsidRPr="00BE068B">
              <w:rPr>
                <w:rFonts w:ascii="Gill Sans MT" w:hAnsi="Gill Sans MT"/>
              </w:rPr>
              <w:t>2=Agree</w:t>
            </w:r>
          </w:p>
          <w:p w14:paraId="6B8EACA6"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B825D0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06BCDED"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2C79F5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BE068B" w:rsidRDefault="00A405FF" w:rsidP="001949A5">
            <w:pPr>
              <w:spacing w:after="0"/>
              <w:rPr>
                <w:rFonts w:ascii="Gill Sans MT" w:hAnsi="Gill Sans MT"/>
                <w:w w:val="105"/>
              </w:rPr>
            </w:pPr>
            <w:r w:rsidRPr="00BE068B">
              <w:rPr>
                <w:rFonts w:ascii="Gill Sans MT" w:hAnsi="Gill Sans MT"/>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BE068B" w:rsidRDefault="001949A5" w:rsidP="001949A5">
            <w:pPr>
              <w:spacing w:after="0"/>
              <w:rPr>
                <w:rFonts w:ascii="Gill Sans MT" w:hAnsi="Gill Sans MT"/>
              </w:rPr>
            </w:pPr>
            <w:r w:rsidRPr="00BE068B">
              <w:rPr>
                <w:rFonts w:ascii="Gill Sans MT" w:hAnsi="Gill Sans MT"/>
                <w:w w:val="105"/>
              </w:rPr>
              <w:t>I feel that elderly people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r w:rsidRPr="00BE068B">
              <w:rPr>
                <w:rFonts w:ascii="Gill Sans MT" w:hAnsi="Gill Sans MT"/>
                <w:b/>
                <w:w w:val="105"/>
              </w:rPr>
              <w:t>elderly_status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98C33A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2A5CA89" w14:textId="77777777" w:rsidR="001949A5" w:rsidRPr="00BE068B" w:rsidRDefault="001949A5" w:rsidP="001949A5">
            <w:pPr>
              <w:spacing w:after="0"/>
              <w:rPr>
                <w:rFonts w:ascii="Gill Sans MT" w:hAnsi="Gill Sans MT"/>
              </w:rPr>
            </w:pPr>
            <w:r w:rsidRPr="00BE068B">
              <w:rPr>
                <w:rFonts w:ascii="Gill Sans MT" w:hAnsi="Gill Sans MT"/>
              </w:rPr>
              <w:t>2=Agree</w:t>
            </w:r>
          </w:p>
          <w:p w14:paraId="1D57A6D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46A83B01"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10D19FC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54EBB75D"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492CDC" w:rsidRPr="00BE068B"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BE068B" w:rsidRDefault="00A405FF" w:rsidP="001949A5">
            <w:pPr>
              <w:spacing w:after="0"/>
              <w:rPr>
                <w:rFonts w:ascii="Gill Sans MT" w:hAnsi="Gill Sans MT"/>
                <w:w w:val="105"/>
              </w:rPr>
            </w:pPr>
            <w:r w:rsidRPr="00BE068B">
              <w:rPr>
                <w:rFonts w:ascii="Gill Sans MT" w:hAnsi="Gill Sans MT"/>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Pr="00BE068B" w:rsidRDefault="00492CDC" w:rsidP="001949A5">
            <w:pPr>
              <w:spacing w:after="0"/>
              <w:rPr>
                <w:rFonts w:ascii="Gill Sans MT" w:hAnsi="Gill Sans MT"/>
                <w:w w:val="105"/>
              </w:rPr>
            </w:pPr>
            <w:r w:rsidRPr="00BE068B">
              <w:rPr>
                <w:rFonts w:ascii="Gill Sans MT" w:hAnsi="Gill Sans MT"/>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BE068B" w:rsidRDefault="00492CDC" w:rsidP="00492CDC">
            <w:pPr>
              <w:spacing w:after="0"/>
              <w:rPr>
                <w:rFonts w:ascii="Gill Sans MT" w:hAnsi="Gill Sans MT"/>
              </w:rPr>
            </w:pPr>
            <w:r w:rsidRPr="00BE068B">
              <w:rPr>
                <w:rFonts w:ascii="Gill Sans MT" w:hAnsi="Gill Sans MT"/>
              </w:rPr>
              <w:t>1=Strongly agree</w:t>
            </w:r>
          </w:p>
          <w:p w14:paraId="125A3AE5" w14:textId="77777777" w:rsidR="00492CDC" w:rsidRPr="00BE068B" w:rsidRDefault="00492CDC" w:rsidP="00492CDC">
            <w:pPr>
              <w:spacing w:after="0"/>
              <w:rPr>
                <w:rFonts w:ascii="Gill Sans MT" w:hAnsi="Gill Sans MT"/>
              </w:rPr>
            </w:pPr>
            <w:r w:rsidRPr="00BE068B">
              <w:rPr>
                <w:rFonts w:ascii="Gill Sans MT" w:hAnsi="Gill Sans MT"/>
              </w:rPr>
              <w:t>2=Agree</w:t>
            </w:r>
          </w:p>
          <w:p w14:paraId="2A922C9F" w14:textId="77777777" w:rsidR="00492CDC" w:rsidRPr="00BE068B" w:rsidRDefault="00492CDC" w:rsidP="00492CDC">
            <w:pPr>
              <w:spacing w:after="0"/>
              <w:rPr>
                <w:rFonts w:ascii="Gill Sans MT" w:hAnsi="Gill Sans MT"/>
              </w:rPr>
            </w:pPr>
            <w:r w:rsidRPr="00BE068B">
              <w:rPr>
                <w:rFonts w:ascii="Gill Sans MT" w:hAnsi="Gill Sans MT"/>
              </w:rPr>
              <w:t>3=Neither agree nor disagree</w:t>
            </w:r>
          </w:p>
          <w:p w14:paraId="2654112E" w14:textId="44C6A9E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BE068B" w:rsidRDefault="00492CDC" w:rsidP="00492CDC">
            <w:pPr>
              <w:spacing w:after="0"/>
              <w:rPr>
                <w:rFonts w:ascii="Gill Sans MT" w:hAnsi="Gill Sans MT"/>
              </w:rPr>
            </w:pPr>
            <w:r w:rsidRPr="00BE068B">
              <w:rPr>
                <w:rFonts w:ascii="Gill Sans MT" w:hAnsi="Gill Sans MT"/>
              </w:rPr>
              <w:t>5=Strongly disagree</w:t>
            </w:r>
          </w:p>
          <w:p w14:paraId="4606105A" w14:textId="77777777" w:rsidR="00492CDC" w:rsidRPr="00BE068B" w:rsidRDefault="00492CDC" w:rsidP="00492CDC">
            <w:pPr>
              <w:spacing w:after="0"/>
              <w:rPr>
                <w:rFonts w:ascii="Gill Sans MT" w:hAnsi="Gill Sans MT"/>
              </w:rPr>
            </w:pPr>
            <w:r w:rsidRPr="00BE068B">
              <w:rPr>
                <w:rFonts w:ascii="Gill Sans MT" w:hAnsi="Gill Sans MT"/>
              </w:rPr>
              <w:t>888=Don't know</w:t>
            </w:r>
          </w:p>
          <w:p w14:paraId="0223E915" w14:textId="71AE1C6B"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BE068B" w:rsidRDefault="00A405FF" w:rsidP="001949A5">
            <w:pPr>
              <w:spacing w:after="0"/>
              <w:rPr>
                <w:rFonts w:ascii="Gill Sans MT" w:hAnsi="Gill Sans MT"/>
                <w:w w:val="105"/>
              </w:rPr>
            </w:pPr>
            <w:r w:rsidRPr="00BE068B">
              <w:rPr>
                <w:rFonts w:ascii="Gill Sans MT" w:hAnsi="Gill Sans MT"/>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BE068B" w:rsidRDefault="00492CDC" w:rsidP="001949A5">
            <w:pPr>
              <w:spacing w:after="0"/>
              <w:rPr>
                <w:rFonts w:ascii="Gill Sans MT" w:hAnsi="Gill Sans MT"/>
              </w:rPr>
            </w:pPr>
            <w:r w:rsidRPr="00BE068B">
              <w:rPr>
                <w:rFonts w:ascii="Gill Sans MT" w:hAnsi="Gill Sans MT"/>
                <w:w w:val="105"/>
              </w:rPr>
              <w:t>I feel that poor families have been disadvantaged in decisions about forest use and access. (</w:t>
            </w:r>
            <w:proofErr w:type="spellStart"/>
            <w:r w:rsidRPr="00BE068B">
              <w:rPr>
                <w:rFonts w:ascii="Gill Sans MT" w:hAnsi="Gill Sans MT"/>
                <w:b/>
                <w:w w:val="105"/>
              </w:rPr>
              <w:t>poor_status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B652B2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33667AB" w14:textId="77777777" w:rsidR="00492CDC" w:rsidRPr="00BE068B" w:rsidRDefault="00492CDC" w:rsidP="001949A5">
            <w:pPr>
              <w:spacing w:after="0"/>
              <w:rPr>
                <w:rFonts w:ascii="Gill Sans MT" w:hAnsi="Gill Sans MT"/>
              </w:rPr>
            </w:pPr>
            <w:r w:rsidRPr="00BE068B">
              <w:rPr>
                <w:rFonts w:ascii="Gill Sans MT" w:hAnsi="Gill Sans MT"/>
              </w:rPr>
              <w:t>2=Agree</w:t>
            </w:r>
          </w:p>
          <w:p w14:paraId="2933CA70"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42E9F0D2"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5E4BFCA0"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242764E9"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BE068B" w:rsidRDefault="00A405FF" w:rsidP="001949A5">
            <w:pPr>
              <w:spacing w:after="0"/>
              <w:rPr>
                <w:rFonts w:ascii="Gill Sans MT" w:hAnsi="Gill Sans MT"/>
                <w:w w:val="105"/>
              </w:rPr>
            </w:pPr>
            <w:r w:rsidRPr="00BE068B">
              <w:rPr>
                <w:rFonts w:ascii="Gill Sans MT" w:hAnsi="Gill Sans MT"/>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BE068B" w:rsidRDefault="00492CDC" w:rsidP="001949A5">
            <w:pPr>
              <w:spacing w:after="0"/>
              <w:rPr>
                <w:rFonts w:ascii="Gill Sans MT" w:hAnsi="Gill Sans MT"/>
              </w:rPr>
            </w:pPr>
            <w:r w:rsidRPr="00BE068B">
              <w:rPr>
                <w:rFonts w:ascii="Gill Sans MT" w:hAnsi="Gill Sans MT"/>
                <w:w w:val="105"/>
              </w:rPr>
              <w:t>I feel that households that do not share the tribe of the headman have been disadvantaged in</w:t>
            </w:r>
            <w:r w:rsidR="0064718C" w:rsidRPr="00BE068B">
              <w:rPr>
                <w:rFonts w:ascii="Gill Sans MT" w:hAnsi="Gill Sans MT"/>
                <w:w w:val="105"/>
              </w:rPr>
              <w:t xml:space="preserve"> decisions about forest use and access</w:t>
            </w:r>
            <w:r w:rsidRPr="00BE068B">
              <w:rPr>
                <w:rFonts w:ascii="Gill Sans MT" w:hAnsi="Gill Sans MT"/>
                <w:w w:val="105"/>
              </w:rPr>
              <w:t>. (</w:t>
            </w:r>
            <w:proofErr w:type="spellStart"/>
            <w:r w:rsidRPr="00BE068B">
              <w:rPr>
                <w:rFonts w:ascii="Gill Sans MT" w:hAnsi="Gill Sans MT"/>
                <w:b/>
                <w:w w:val="105"/>
              </w:rPr>
              <w:t>tribe_status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B88707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C50A190" w14:textId="77777777" w:rsidR="00492CDC" w:rsidRPr="00BE068B" w:rsidRDefault="00492CDC" w:rsidP="001949A5">
            <w:pPr>
              <w:spacing w:after="0"/>
              <w:rPr>
                <w:rFonts w:ascii="Gill Sans MT" w:hAnsi="Gill Sans MT"/>
              </w:rPr>
            </w:pPr>
            <w:r w:rsidRPr="00BE068B">
              <w:rPr>
                <w:rFonts w:ascii="Gill Sans MT" w:hAnsi="Gill Sans MT"/>
              </w:rPr>
              <w:t>2=Agree</w:t>
            </w:r>
          </w:p>
          <w:p w14:paraId="5C52DA9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7198C56B"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37C60E8D"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44290DFD"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BE068B" w:rsidRDefault="00A405FF" w:rsidP="001949A5">
            <w:pPr>
              <w:spacing w:after="0"/>
              <w:rPr>
                <w:rFonts w:ascii="Gill Sans MT" w:hAnsi="Gill Sans MT"/>
                <w:w w:val="105"/>
              </w:rPr>
            </w:pPr>
            <w:r w:rsidRPr="00BE068B">
              <w:rPr>
                <w:rFonts w:ascii="Gill Sans MT" w:hAnsi="Gill Sans MT"/>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BE068B" w:rsidRDefault="00492CDC" w:rsidP="0064718C">
            <w:pPr>
              <w:spacing w:after="0"/>
              <w:rPr>
                <w:rFonts w:ascii="Gill Sans MT" w:hAnsi="Gill Sans MT"/>
              </w:rPr>
            </w:pPr>
            <w:r w:rsidRPr="00BE068B">
              <w:rPr>
                <w:rFonts w:ascii="Gill Sans MT" w:hAnsi="Gill Sans MT"/>
                <w:w w:val="105"/>
              </w:rPr>
              <w:t xml:space="preserve"> I feel that our village leaders are accountable for </w:t>
            </w:r>
            <w:r w:rsidR="0064718C" w:rsidRPr="00BE068B">
              <w:rPr>
                <w:rFonts w:ascii="Gill Sans MT" w:hAnsi="Gill Sans MT"/>
                <w:w w:val="105"/>
              </w:rPr>
              <w:t>the forest use and access decisions that they make</w:t>
            </w:r>
            <w:r w:rsidRPr="00BE068B">
              <w:rPr>
                <w:rFonts w:ascii="Gill Sans MT" w:hAnsi="Gill Sans MT"/>
                <w:w w:val="105"/>
              </w:rPr>
              <w:t>. (</w:t>
            </w:r>
            <w:proofErr w:type="spellStart"/>
            <w:r w:rsidRPr="00BE068B">
              <w:rPr>
                <w:rFonts w:ascii="Gill Sans MT" w:hAnsi="Gill Sans MT"/>
                <w:b/>
                <w:w w:val="105"/>
              </w:rPr>
              <w:t>leaders_accountable</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067C9A8"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8AFEC7A" w14:textId="77777777" w:rsidR="00492CDC" w:rsidRPr="00BE068B" w:rsidRDefault="00492CDC" w:rsidP="001949A5">
            <w:pPr>
              <w:spacing w:after="0"/>
              <w:rPr>
                <w:rFonts w:ascii="Gill Sans MT" w:hAnsi="Gill Sans MT"/>
              </w:rPr>
            </w:pPr>
            <w:r w:rsidRPr="00BE068B">
              <w:rPr>
                <w:rFonts w:ascii="Gill Sans MT" w:hAnsi="Gill Sans MT"/>
              </w:rPr>
              <w:t>2=Agree</w:t>
            </w:r>
          </w:p>
          <w:p w14:paraId="300FD1DF"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9F331C6"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6F43926"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324134A8"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BE068B" w:rsidRDefault="00A405FF" w:rsidP="001949A5">
            <w:pPr>
              <w:spacing w:after="0"/>
              <w:rPr>
                <w:rFonts w:ascii="Gill Sans MT" w:hAnsi="Gill Sans MT"/>
                <w:w w:val="105"/>
              </w:rPr>
            </w:pPr>
            <w:r w:rsidRPr="00BE068B">
              <w:rPr>
                <w:rFonts w:ascii="Gill Sans MT" w:hAnsi="Gill Sans MT"/>
                <w:w w:val="105"/>
              </w:rPr>
              <w:t>G21</w:t>
            </w:r>
          </w:p>
        </w:tc>
        <w:tc>
          <w:tcPr>
            <w:tcW w:w="4467" w:type="dxa"/>
            <w:tcBorders>
              <w:top w:val="single" w:sz="4" w:space="0" w:color="000000"/>
              <w:left w:val="single" w:sz="4" w:space="0" w:color="auto"/>
              <w:bottom w:val="single" w:sz="4" w:space="0" w:color="000000"/>
              <w:right w:val="nil"/>
            </w:tcBorders>
          </w:tcPr>
          <w:p w14:paraId="1255977E" w14:textId="54AF6848" w:rsidR="00492CDC" w:rsidRPr="00BE068B" w:rsidRDefault="0064718C" w:rsidP="001949A5">
            <w:pPr>
              <w:spacing w:after="0"/>
              <w:rPr>
                <w:rFonts w:ascii="Gill Sans MT" w:hAnsi="Gill Sans MT"/>
                <w:w w:val="105"/>
              </w:rPr>
            </w:pPr>
            <w:r w:rsidRPr="00BE068B">
              <w:rPr>
                <w:rFonts w:ascii="Gill Sans MT" w:hAnsi="Gill Sans MT"/>
                <w:w w:val="105"/>
              </w:rPr>
              <w:t xml:space="preserve">If I have a </w:t>
            </w:r>
            <w:r w:rsidR="00492CDC" w:rsidRPr="00BE068B">
              <w:rPr>
                <w:rFonts w:ascii="Gill Sans MT" w:hAnsi="Gill Sans MT"/>
                <w:w w:val="105"/>
              </w:rPr>
              <w:t>dispute</w:t>
            </w:r>
            <w:r w:rsidRPr="00BE068B">
              <w:rPr>
                <w:rFonts w:ascii="Gill Sans MT" w:hAnsi="Gill Sans MT"/>
                <w:w w:val="105"/>
              </w:rPr>
              <w:t xml:space="preserve"> about forest use and access</w:t>
            </w:r>
            <w:r w:rsidR="00492CDC" w:rsidRPr="00BE068B">
              <w:rPr>
                <w:rFonts w:ascii="Gill Sans MT" w:hAnsi="Gill Sans MT"/>
                <w:w w:val="105"/>
              </w:rPr>
              <w:t>, I feel confident that</w:t>
            </w:r>
            <w:r w:rsidRPr="00BE068B">
              <w:rPr>
                <w:rFonts w:ascii="Gill Sans MT" w:hAnsi="Gill Sans MT"/>
                <w:w w:val="105"/>
              </w:rPr>
              <w:t xml:space="preserve"> the chief will enforce my </w:t>
            </w:r>
            <w:r w:rsidR="00492CDC" w:rsidRPr="00BE068B">
              <w:rPr>
                <w:rFonts w:ascii="Gill Sans MT" w:hAnsi="Gill Sans MT"/>
                <w:w w:val="105"/>
              </w:rPr>
              <w:t>rights</w:t>
            </w:r>
            <w:r w:rsidRPr="00BE068B">
              <w:rPr>
                <w:rFonts w:ascii="Gill Sans MT" w:hAnsi="Gill Sans MT"/>
                <w:w w:val="105"/>
              </w:rPr>
              <w:t xml:space="preserve"> to the forest</w:t>
            </w:r>
            <w:r w:rsidR="00492CDC"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B573E03"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6CF2E0A3" w14:textId="77777777" w:rsidR="00492CDC" w:rsidRPr="00BE068B" w:rsidRDefault="00492CDC" w:rsidP="001949A5">
            <w:pPr>
              <w:spacing w:after="0"/>
              <w:rPr>
                <w:rFonts w:ascii="Gill Sans MT" w:hAnsi="Gill Sans MT"/>
              </w:rPr>
            </w:pPr>
            <w:r w:rsidRPr="00BE068B">
              <w:rPr>
                <w:rFonts w:ascii="Gill Sans MT" w:hAnsi="Gill Sans MT"/>
              </w:rPr>
              <w:t>2=Agree</w:t>
            </w:r>
          </w:p>
          <w:p w14:paraId="3CA0CE7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419FBE5" w14:textId="001D91D0"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570A36C"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53E16BB6" w14:textId="1D3A35CD"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BE068B" w:rsidRDefault="00492CDC" w:rsidP="001949A5">
            <w:pPr>
              <w:spacing w:after="0"/>
              <w:rPr>
                <w:rFonts w:ascii="Gill Sans MT" w:hAnsi="Gill Sans MT"/>
              </w:rPr>
            </w:pPr>
          </w:p>
        </w:tc>
      </w:tr>
    </w:tbl>
    <w:p w14:paraId="78FAF3FB" w14:textId="093D1D22" w:rsidR="0064718C" w:rsidRPr="00BE068B" w:rsidRDefault="0064718C"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090" w:type="dxa"/>
        <w:tblInd w:w="-5" w:type="dxa"/>
        <w:tblLayout w:type="fixed"/>
        <w:tblCellMar>
          <w:left w:w="29" w:type="dxa"/>
          <w:right w:w="29" w:type="dxa"/>
        </w:tblCellMar>
        <w:tblLook w:val="0000" w:firstRow="0" w:lastRow="0" w:firstColumn="0" w:lastColumn="0" w:noHBand="0" w:noVBand="0"/>
      </w:tblPr>
      <w:tblGrid>
        <w:gridCol w:w="574"/>
        <w:gridCol w:w="4050"/>
        <w:gridCol w:w="2576"/>
        <w:gridCol w:w="2158"/>
        <w:gridCol w:w="8"/>
        <w:gridCol w:w="714"/>
        <w:gridCol w:w="10"/>
      </w:tblGrid>
      <w:tr w:rsidR="002360AB" w:rsidRPr="00BE068B" w14:paraId="71330783" w14:textId="77777777" w:rsidTr="00475675">
        <w:trPr>
          <w:gridAfter w:val="1"/>
          <w:wAfter w:w="10" w:type="dxa"/>
          <w:trHeight w:val="315"/>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BE068B" w:rsidRDefault="007D11DB" w:rsidP="008250E0">
            <w:pPr>
              <w:spacing w:after="0"/>
              <w:rPr>
                <w:rFonts w:ascii="Gill Sans MT" w:eastAsia="Calibri" w:hAnsi="Gill Sans MT" w:cs="Times New Roman"/>
              </w:rPr>
            </w:pPr>
            <w:r w:rsidRPr="00BE068B">
              <w:rPr>
                <w:rFonts w:ascii="Gill Sans MT" w:eastAsia="Calibri" w:hAnsi="Gill Sans MT" w:cs="Times New Roman"/>
              </w:rPr>
              <w:t>G22</w:t>
            </w:r>
          </w:p>
        </w:tc>
        <w:tc>
          <w:tcPr>
            <w:tcW w:w="4050" w:type="dxa"/>
            <w:tcBorders>
              <w:top w:val="single" w:sz="4" w:space="0" w:color="000000"/>
              <w:left w:val="single" w:sz="4" w:space="0" w:color="000000"/>
              <w:bottom w:val="single" w:sz="4" w:space="0" w:color="auto"/>
            </w:tcBorders>
          </w:tcPr>
          <w:p w14:paraId="2220AB20" w14:textId="1467F9DD" w:rsidR="002360AB" w:rsidRPr="00BE068B" w:rsidRDefault="00475675" w:rsidP="008250E0">
            <w:pPr>
              <w:spacing w:after="0"/>
              <w:rPr>
                <w:rFonts w:ascii="Gill Sans MT" w:hAnsi="Gill Sans MT"/>
                <w:bCs/>
              </w:rPr>
            </w:pPr>
            <w:r>
              <w:rPr>
                <w:rFonts w:ascii="Gill Sans MT" w:hAnsi="Gill Sans MT"/>
                <w:bCs/>
              </w:rPr>
              <w:t>Is any member of your household</w:t>
            </w:r>
            <w:r w:rsidR="008E7E6A" w:rsidRPr="00BE068B">
              <w:rPr>
                <w:rFonts w:ascii="Gill Sans MT" w:hAnsi="Gill Sans MT"/>
                <w:bCs/>
              </w:rPr>
              <w:t xml:space="preserve"> involved in a group that organizes activities related to the management of the forest (</w:t>
            </w:r>
            <w:proofErr w:type="spellStart"/>
            <w:r w:rsidR="008E7E6A" w:rsidRPr="00BE068B">
              <w:rPr>
                <w:rFonts w:ascii="Gill Sans MT" w:hAnsi="Gill Sans MT"/>
                <w:bCs/>
              </w:rPr>
              <w:t>eg</w:t>
            </w:r>
            <w:proofErr w:type="spellEnd"/>
            <w:r w:rsidR="008E7E6A" w:rsidRPr="00BE068B">
              <w:rPr>
                <w:rFonts w:ascii="Gill Sans MT" w:hAnsi="Gill Sans MT"/>
                <w:bCs/>
              </w:rPr>
              <w:t xml:space="preserve"> firefighting, patrolling, tourism, tree planting, </w:t>
            </w:r>
            <w:proofErr w:type="spellStart"/>
            <w:r w:rsidR="008E7E6A" w:rsidRPr="00BE068B">
              <w:rPr>
                <w:rFonts w:ascii="Gill Sans MT" w:hAnsi="Gill Sans MT"/>
                <w:bCs/>
              </w:rPr>
              <w:lastRenderedPageBreak/>
              <w:t>etc</w:t>
            </w:r>
            <w:proofErr w:type="spellEnd"/>
            <w:r w:rsidR="008E7E6A" w:rsidRPr="00BE068B">
              <w:rPr>
                <w:rFonts w:ascii="Gill Sans MT" w:hAnsi="Gill Sans MT"/>
                <w:bCs/>
              </w:rPr>
              <w:t>)</w:t>
            </w:r>
          </w:p>
          <w:p w14:paraId="164593EB" w14:textId="494A6623" w:rsidR="00475675" w:rsidRPr="00475675" w:rsidRDefault="00475675" w:rsidP="008250E0">
            <w:pPr>
              <w:spacing w:after="0"/>
              <w:rPr>
                <w:rFonts w:ascii="Gill Sans MT" w:hAnsi="Gill Sans MT"/>
                <w:bCs/>
                <w:i/>
              </w:rPr>
            </w:pPr>
          </w:p>
        </w:tc>
        <w:tc>
          <w:tcPr>
            <w:tcW w:w="4734" w:type="dxa"/>
            <w:gridSpan w:val="2"/>
            <w:tcBorders>
              <w:top w:val="single" w:sz="4" w:space="0" w:color="000000"/>
              <w:bottom w:val="single" w:sz="4" w:space="0" w:color="auto"/>
              <w:right w:val="single" w:sz="18" w:space="0" w:color="000000"/>
            </w:tcBorders>
          </w:tcPr>
          <w:p w14:paraId="7A35589A" w14:textId="77777777" w:rsidR="0064718C" w:rsidRPr="00BE068B" w:rsidRDefault="00FA74D4" w:rsidP="00FA74D4">
            <w:pPr>
              <w:spacing w:after="0"/>
              <w:rPr>
                <w:rFonts w:ascii="Gill Sans MT" w:hAnsi="Gill Sans MT" w:cs="Times New Roman"/>
                <w:w w:val="105"/>
              </w:rPr>
            </w:pPr>
            <w:r w:rsidRPr="00BE068B">
              <w:rPr>
                <w:rFonts w:ascii="Gill Sans MT" w:hAnsi="Gill Sans MT" w:cs="Times New Roman"/>
                <w:w w:val="105"/>
              </w:rPr>
              <w:lastRenderedPageBreak/>
              <w:t>0-No</w:t>
            </w:r>
          </w:p>
          <w:p w14:paraId="4C2BABBA" w14:textId="77777777" w:rsidR="00FA74D4" w:rsidRPr="00BE068B" w:rsidRDefault="00FA74D4" w:rsidP="00FA74D4">
            <w:pPr>
              <w:spacing w:after="0"/>
              <w:rPr>
                <w:rFonts w:ascii="Gill Sans MT" w:hAnsi="Gill Sans MT" w:cs="Times New Roman"/>
                <w:w w:val="105"/>
              </w:rPr>
            </w:pPr>
            <w:r w:rsidRPr="00BE068B">
              <w:rPr>
                <w:rFonts w:ascii="Gill Sans MT" w:hAnsi="Gill Sans MT" w:cs="Times New Roman"/>
                <w:w w:val="105"/>
              </w:rPr>
              <w:t xml:space="preserve">1-Yes </w:t>
            </w:r>
          </w:p>
          <w:p w14:paraId="2E8A7424" w14:textId="03C78079" w:rsidR="00FA74D4" w:rsidRPr="00BE068B" w:rsidRDefault="00FA74D4"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BE068B" w:rsidRDefault="002360AB"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65E86DB3" w14:textId="77777777" w:rsidTr="00062FCA">
        <w:trPr>
          <w:gridAfter w:val="1"/>
          <w:wAfter w:w="10" w:type="dxa"/>
          <w:trHeight w:val="1865"/>
        </w:trPr>
        <w:tc>
          <w:tcPr>
            <w:tcW w:w="574" w:type="dxa"/>
            <w:tcBorders>
              <w:top w:val="single" w:sz="4" w:space="0" w:color="auto"/>
              <w:left w:val="single" w:sz="4" w:space="0" w:color="000000"/>
              <w:bottom w:val="single" w:sz="4" w:space="0" w:color="auto"/>
              <w:right w:val="single" w:sz="4" w:space="0" w:color="000000"/>
            </w:tcBorders>
          </w:tcPr>
          <w:p w14:paraId="2756CB83" w14:textId="076D1440"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11C59AC1" w14:textId="3B51A6D0" w:rsidR="00062FCA" w:rsidRPr="00BE068B" w:rsidRDefault="00062FCA" w:rsidP="00F86AA7">
            <w:pPr>
              <w:spacing w:after="0"/>
              <w:rPr>
                <w:rFonts w:ascii="Gill Sans MT" w:hAnsi="Gill Sans MT"/>
                <w:bCs/>
              </w:rPr>
            </w:pPr>
            <w:r w:rsidRPr="00BE068B">
              <w:rPr>
                <w:rFonts w:ascii="Gill Sans MT" w:hAnsi="Gill Sans MT"/>
                <w:bCs/>
              </w:rPr>
              <w:t xml:space="preserve">What type of activities </w:t>
            </w:r>
            <w:r>
              <w:rPr>
                <w:rFonts w:ascii="Gill Sans MT" w:hAnsi="Gill Sans MT"/>
                <w:bCs/>
              </w:rPr>
              <w:t>do they do</w:t>
            </w:r>
            <w:r w:rsidRPr="00BE068B">
              <w:rPr>
                <w:rFonts w:ascii="Gill Sans MT" w:hAnsi="Gill Sans MT"/>
                <w:bCs/>
              </w:rPr>
              <w:t xml:space="preserve">? </w:t>
            </w:r>
          </w:p>
          <w:p w14:paraId="47CA33C3" w14:textId="64CE9123" w:rsidR="00062FCA" w:rsidRPr="00BE068B" w:rsidRDefault="00062FCA" w:rsidP="008250E0">
            <w:pPr>
              <w:spacing w:after="0"/>
              <w:rPr>
                <w:rFonts w:ascii="Gill Sans MT" w:hAnsi="Gill Sans MT"/>
                <w:bCs/>
              </w:rPr>
            </w:pPr>
            <w:r w:rsidRPr="00BE068B">
              <w:rPr>
                <w:rFonts w:ascii="Gill Sans MT" w:hAnsi="Gill Sans MT"/>
                <w:bCs/>
                <w:i/>
              </w:rPr>
              <w:t xml:space="preserve">Select all that apply </w:t>
            </w:r>
          </w:p>
        </w:tc>
        <w:tc>
          <w:tcPr>
            <w:tcW w:w="5456" w:type="dxa"/>
            <w:gridSpan w:val="4"/>
            <w:tcBorders>
              <w:top w:val="single" w:sz="4" w:space="0" w:color="auto"/>
              <w:bottom w:val="single" w:sz="4" w:space="0" w:color="auto"/>
              <w:right w:val="single" w:sz="18" w:space="0" w:color="000000"/>
            </w:tcBorders>
          </w:tcPr>
          <w:p w14:paraId="63A2E04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1=Planting trees</w:t>
            </w:r>
          </w:p>
          <w:p w14:paraId="7A83DC1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2=Cutting down undesired/competing trees</w:t>
            </w:r>
          </w:p>
          <w:p w14:paraId="2F9F2A5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3=Protecting certain desired trees in the forest to promote the natural regeneration of the species</w:t>
            </w:r>
          </w:p>
          <w:p w14:paraId="0827DFEA"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4=Protecting areas of forest for particular environmental services, like water catchment</w:t>
            </w:r>
          </w:p>
          <w:p w14:paraId="7CC5D01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5=Protecting areas of forest for particular beliefs/spiritual services</w:t>
            </w:r>
          </w:p>
          <w:p w14:paraId="4BCD42D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6=Establishing clear use rights for a limited number of people to particular forest products (honey, trees)</w:t>
            </w:r>
          </w:p>
          <w:p w14:paraId="1C8A4AB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7=Extension/education about forest management</w:t>
            </w:r>
          </w:p>
          <w:p w14:paraId="0061E837"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8=Enacted bylaws (</w:t>
            </w:r>
            <w:proofErr w:type="spellStart"/>
            <w:r w:rsidRPr="00BE068B">
              <w:rPr>
                <w:rFonts w:ascii="Gill Sans MT" w:hAnsi="Gill Sans MT" w:cs="Times New Roman"/>
                <w:w w:val="105"/>
              </w:rPr>
              <w:t>eg</w:t>
            </w:r>
            <w:proofErr w:type="spellEnd"/>
            <w:r w:rsidRPr="00BE068B">
              <w:rPr>
                <w:rFonts w:ascii="Gill Sans MT" w:hAnsi="Gill Sans MT" w:cs="Times New Roman"/>
                <w:w w:val="105"/>
              </w:rPr>
              <w:t xml:space="preserve"> no bush burning in the forest)</w:t>
            </w:r>
          </w:p>
          <w:p w14:paraId="47163842"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 xml:space="preserve">9=Mapping/inventory of forest resources </w:t>
            </w:r>
          </w:p>
          <w:p w14:paraId="6856D2F8" w14:textId="3A79113F" w:rsidR="00062FCA" w:rsidRPr="00BE068B" w:rsidRDefault="00062FCA" w:rsidP="008250E0">
            <w:pPr>
              <w:spacing w:after="0"/>
              <w:rPr>
                <w:rFonts w:ascii="Gill Sans MT" w:eastAsia="Calibri" w:hAnsi="Gill Sans MT" w:cs="Times New Roman"/>
                <w:i/>
                <w:color w:val="A6A6A6"/>
              </w:rPr>
            </w:pPr>
            <w:r w:rsidRPr="00BE068B">
              <w:rPr>
                <w:rFonts w:ascii="Gill Sans MT" w:hAnsi="Gill Sans MT" w:cs="Times New Roman"/>
                <w:w w:val="105"/>
              </w:rPr>
              <w:t xml:space="preserve">97=Other, specify </w:t>
            </w:r>
          </w:p>
        </w:tc>
      </w:tr>
      <w:tr w:rsidR="00062FCA" w:rsidRPr="00BE068B" w14:paraId="0C93AB03" w14:textId="77777777" w:rsidTr="00475675">
        <w:trPr>
          <w:gridAfter w:val="1"/>
          <w:wAfter w:w="10" w:type="dxa"/>
          <w:trHeight w:val="1054"/>
        </w:trPr>
        <w:tc>
          <w:tcPr>
            <w:tcW w:w="574" w:type="dxa"/>
            <w:tcBorders>
              <w:top w:val="single" w:sz="4" w:space="0" w:color="auto"/>
              <w:left w:val="single" w:sz="4" w:space="0" w:color="000000"/>
              <w:bottom w:val="single" w:sz="4" w:space="0" w:color="auto"/>
              <w:right w:val="single" w:sz="4" w:space="0" w:color="000000"/>
            </w:tcBorders>
          </w:tcPr>
          <w:p w14:paraId="66AFB073" w14:textId="77777777"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7D112B4D" w14:textId="668959BC" w:rsidR="00062FCA" w:rsidRDefault="00062FCA" w:rsidP="008250E0">
            <w:pPr>
              <w:spacing w:after="0"/>
              <w:rPr>
                <w:rFonts w:ascii="Gill Sans MT" w:hAnsi="Gill Sans MT"/>
                <w:bCs/>
              </w:rPr>
            </w:pPr>
            <w:r>
              <w:rPr>
                <w:rFonts w:ascii="Gill Sans MT" w:hAnsi="Gill Sans MT"/>
                <w:bCs/>
              </w:rPr>
              <w:t xml:space="preserve">Does your village have a local community institution or committee that helps manage the local forest(s)? </w:t>
            </w:r>
          </w:p>
        </w:tc>
        <w:tc>
          <w:tcPr>
            <w:tcW w:w="5456" w:type="dxa"/>
            <w:gridSpan w:val="4"/>
            <w:tcBorders>
              <w:top w:val="single" w:sz="4" w:space="0" w:color="auto"/>
              <w:bottom w:val="single" w:sz="4" w:space="0" w:color="auto"/>
              <w:right w:val="single" w:sz="18" w:space="0" w:color="000000"/>
            </w:tcBorders>
          </w:tcPr>
          <w:p w14:paraId="08CC390D" w14:textId="77777777" w:rsid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0-No</w:t>
            </w:r>
          </w:p>
          <w:p w14:paraId="16B72F06" w14:textId="51EE5FE5" w:rsidR="00062FCA" w:rsidRP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1-Yes</w:t>
            </w:r>
          </w:p>
        </w:tc>
      </w:tr>
      <w:tr w:rsidR="00062FCA" w:rsidRPr="00BE068B" w14:paraId="6BAB6F11" w14:textId="77777777" w:rsidTr="00475675">
        <w:trPr>
          <w:gridAfter w:val="1"/>
          <w:wAfter w:w="10" w:type="dxa"/>
          <w:trHeight w:val="368"/>
        </w:trPr>
        <w:tc>
          <w:tcPr>
            <w:tcW w:w="574" w:type="dxa"/>
            <w:tcBorders>
              <w:top w:val="single" w:sz="4" w:space="0" w:color="auto"/>
              <w:left w:val="single" w:sz="4" w:space="0" w:color="000000"/>
              <w:bottom w:val="single" w:sz="4" w:space="0" w:color="auto"/>
              <w:right w:val="single" w:sz="4" w:space="0" w:color="000000"/>
            </w:tcBorders>
          </w:tcPr>
          <w:p w14:paraId="0900F636" w14:textId="1DB55E46"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04F237EF" w14:textId="73764739" w:rsidR="00062FCA" w:rsidRDefault="00062FCA" w:rsidP="008250E0">
            <w:pPr>
              <w:spacing w:after="0"/>
              <w:rPr>
                <w:rFonts w:ascii="Gill Sans MT" w:hAnsi="Gill Sans MT"/>
                <w:bCs/>
              </w:rPr>
            </w:pPr>
            <w:r w:rsidRPr="00BE068B">
              <w:rPr>
                <w:rFonts w:ascii="Gill Sans MT" w:hAnsi="Gill Sans MT"/>
                <w:bCs/>
              </w:rPr>
              <w:t xml:space="preserve">What is the name of the group? </w:t>
            </w:r>
          </w:p>
        </w:tc>
        <w:tc>
          <w:tcPr>
            <w:tcW w:w="5456" w:type="dxa"/>
            <w:gridSpan w:val="4"/>
            <w:tcBorders>
              <w:top w:val="single" w:sz="4" w:space="0" w:color="auto"/>
              <w:bottom w:val="single" w:sz="4" w:space="0" w:color="auto"/>
              <w:right w:val="single" w:sz="18" w:space="0" w:color="000000"/>
            </w:tcBorders>
          </w:tcPr>
          <w:p w14:paraId="5B5875C8"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8ADC7FE" w14:textId="77777777" w:rsidTr="00475675">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G25</w:t>
            </w:r>
          </w:p>
        </w:tc>
        <w:tc>
          <w:tcPr>
            <w:tcW w:w="4050" w:type="dxa"/>
            <w:tcBorders>
              <w:top w:val="single" w:sz="4" w:space="0" w:color="auto"/>
              <w:left w:val="single" w:sz="4" w:space="0" w:color="000000"/>
              <w:bottom w:val="single" w:sz="4" w:space="0" w:color="auto"/>
            </w:tcBorders>
          </w:tcPr>
          <w:p w14:paraId="6A7A9FED" w14:textId="77777777" w:rsidR="00062FCA" w:rsidRPr="00BE068B" w:rsidRDefault="00062FCA" w:rsidP="008250E0">
            <w:pPr>
              <w:spacing w:after="0"/>
              <w:rPr>
                <w:rFonts w:ascii="Gill Sans MT" w:hAnsi="Gill Sans MT"/>
                <w:bCs/>
              </w:rPr>
            </w:pPr>
            <w:r w:rsidRPr="00BE068B">
              <w:rPr>
                <w:rFonts w:ascii="Gill Sans MT" w:hAnsi="Gill Sans MT"/>
                <w:bCs/>
              </w:rPr>
              <w:t xml:space="preserve">How are leaders selected? </w:t>
            </w:r>
          </w:p>
          <w:p w14:paraId="2F30240A" w14:textId="71EE2E20" w:rsidR="00062FCA" w:rsidRPr="00BE068B" w:rsidRDefault="00062FCA" w:rsidP="008250E0">
            <w:pPr>
              <w:spacing w:after="0"/>
              <w:rPr>
                <w:rFonts w:ascii="Gill Sans MT" w:hAnsi="Gill Sans MT"/>
                <w:bCs/>
                <w:i/>
              </w:rPr>
            </w:pPr>
            <w:r w:rsidRPr="00BE068B">
              <w:rPr>
                <w:rFonts w:ascii="Gill Sans MT" w:hAnsi="Gill Sans MT"/>
                <w:bCs/>
                <w:i/>
              </w:rPr>
              <w:t>If not 3, skip G26</w:t>
            </w:r>
          </w:p>
        </w:tc>
        <w:tc>
          <w:tcPr>
            <w:tcW w:w="4734" w:type="dxa"/>
            <w:gridSpan w:val="2"/>
            <w:tcBorders>
              <w:top w:val="single" w:sz="4" w:space="0" w:color="auto"/>
              <w:bottom w:val="single" w:sz="4" w:space="0" w:color="auto"/>
              <w:right w:val="single" w:sz="18" w:space="0" w:color="000000"/>
            </w:tcBorders>
          </w:tcPr>
          <w:p w14:paraId="0BDB43C5"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1=By appointment from the chief/headman</w:t>
            </w:r>
          </w:p>
          <w:p w14:paraId="07FC80FD" w14:textId="300BAAF3"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2=By appointment from a village committee</w:t>
            </w:r>
          </w:p>
          <w:p w14:paraId="2ACDF98A"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3=By election from the community</w:t>
            </w:r>
          </w:p>
          <w:p w14:paraId="641FEC51"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4=By election from the group</w:t>
            </w:r>
          </w:p>
          <w:p w14:paraId="6DCE174D" w14:textId="1660CC27" w:rsidR="00062FCA" w:rsidRDefault="00062FCA" w:rsidP="00FA74D4">
            <w:pPr>
              <w:spacing w:after="0"/>
              <w:rPr>
                <w:rFonts w:ascii="Gill Sans MT" w:hAnsi="Gill Sans MT" w:cs="Times New Roman"/>
                <w:w w:val="105"/>
              </w:rPr>
            </w:pPr>
            <w:r w:rsidRPr="00BE068B">
              <w:rPr>
                <w:rFonts w:ascii="Gill Sans MT" w:hAnsi="Gill Sans MT" w:cs="Times New Roman"/>
                <w:w w:val="105"/>
              </w:rPr>
              <w:t xml:space="preserve">5=Self-nomination/appointment </w:t>
            </w:r>
          </w:p>
          <w:p w14:paraId="46793F52" w14:textId="347F0AC0" w:rsidR="00062FCA" w:rsidRPr="00BE068B" w:rsidRDefault="00062FCA" w:rsidP="00FA74D4">
            <w:pPr>
              <w:spacing w:after="0"/>
              <w:rPr>
                <w:rFonts w:ascii="Gill Sans MT" w:hAnsi="Gill Sans MT" w:cs="Times New Roman"/>
                <w:w w:val="105"/>
              </w:rPr>
            </w:pPr>
            <w:r>
              <w:rPr>
                <w:rFonts w:ascii="Gill Sans MT" w:hAnsi="Gill Sans MT" w:cs="Times New Roman"/>
                <w:w w:val="105"/>
              </w:rPr>
              <w:t>6=By custom/heritage</w:t>
            </w:r>
          </w:p>
          <w:p w14:paraId="1A84AC4B"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 xml:space="preserve">97=Other, specify </w:t>
            </w:r>
          </w:p>
          <w:p w14:paraId="64E35618" w14:textId="002B9828" w:rsidR="00062FCA" w:rsidRPr="00BE068B" w:rsidRDefault="00062FCA"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3FA424B8"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G26</w:t>
            </w:r>
          </w:p>
        </w:tc>
        <w:tc>
          <w:tcPr>
            <w:tcW w:w="4050" w:type="dxa"/>
            <w:tcBorders>
              <w:top w:val="single" w:sz="4" w:space="0" w:color="auto"/>
              <w:left w:val="single" w:sz="4" w:space="0" w:color="000000"/>
              <w:bottom w:val="single" w:sz="4" w:space="0" w:color="auto"/>
            </w:tcBorders>
          </w:tcPr>
          <w:p w14:paraId="2B647815" w14:textId="52331B8D" w:rsidR="00062FCA" w:rsidRPr="00BE068B" w:rsidRDefault="00062FCA" w:rsidP="008250E0">
            <w:pPr>
              <w:spacing w:after="0"/>
              <w:rPr>
                <w:rFonts w:ascii="Gill Sans MT" w:hAnsi="Gill Sans MT"/>
                <w:bCs/>
              </w:rPr>
            </w:pPr>
            <w:r w:rsidRPr="00BE068B">
              <w:rPr>
                <w:rFonts w:ascii="Gill Sans MT" w:hAnsi="Gill Sans MT"/>
                <w:bCs/>
              </w:rPr>
              <w:t xml:space="preserve">Did you or any other household members participate in electing the current leadership? </w:t>
            </w:r>
          </w:p>
        </w:tc>
        <w:tc>
          <w:tcPr>
            <w:tcW w:w="4734" w:type="dxa"/>
            <w:gridSpan w:val="2"/>
            <w:tcBorders>
              <w:top w:val="single" w:sz="4" w:space="0" w:color="auto"/>
              <w:bottom w:val="single" w:sz="4" w:space="0" w:color="auto"/>
              <w:right w:val="single" w:sz="18" w:space="0" w:color="000000"/>
            </w:tcBorders>
          </w:tcPr>
          <w:p w14:paraId="0DB4E2CB" w14:textId="77777777" w:rsidR="00062FCA" w:rsidRPr="00BE068B" w:rsidRDefault="00062FCA" w:rsidP="007D11DB">
            <w:pPr>
              <w:spacing w:after="0"/>
              <w:rPr>
                <w:rFonts w:ascii="Gill Sans MT" w:hAnsi="Gill Sans MT" w:cs="Times New Roman"/>
                <w:w w:val="105"/>
              </w:rPr>
            </w:pPr>
            <w:r w:rsidRPr="00BE068B">
              <w:rPr>
                <w:rFonts w:ascii="Gill Sans MT" w:hAnsi="Gill Sans MT" w:cs="Times New Roman"/>
                <w:w w:val="105"/>
              </w:rPr>
              <w:t>0=No</w:t>
            </w:r>
          </w:p>
          <w:p w14:paraId="485F95AB" w14:textId="6F6D2ECE"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C8F57F3"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G27</w:t>
            </w:r>
          </w:p>
        </w:tc>
        <w:tc>
          <w:tcPr>
            <w:tcW w:w="4050" w:type="dxa"/>
            <w:tcBorders>
              <w:top w:val="single" w:sz="4" w:space="0" w:color="auto"/>
              <w:left w:val="single" w:sz="4" w:space="0" w:color="000000"/>
              <w:bottom w:val="single" w:sz="4" w:space="0" w:color="auto"/>
            </w:tcBorders>
          </w:tcPr>
          <w:p w14:paraId="093FD407" w14:textId="59AF5688" w:rsidR="00062FCA" w:rsidRPr="00BE068B" w:rsidRDefault="00062FCA" w:rsidP="008250E0">
            <w:pPr>
              <w:spacing w:after="0"/>
              <w:rPr>
                <w:rFonts w:ascii="Gill Sans MT" w:hAnsi="Gill Sans MT"/>
                <w:bCs/>
              </w:rPr>
            </w:pPr>
            <w:r w:rsidRPr="00BE068B">
              <w:rPr>
                <w:rFonts w:ascii="Gill Sans MT" w:hAnsi="Gill Sans MT"/>
                <w:bCs/>
              </w:rPr>
              <w:t xml:space="preserve">Are you a leader? </w:t>
            </w:r>
          </w:p>
        </w:tc>
        <w:tc>
          <w:tcPr>
            <w:tcW w:w="4734" w:type="dxa"/>
            <w:gridSpan w:val="2"/>
            <w:tcBorders>
              <w:top w:val="single" w:sz="4" w:space="0" w:color="auto"/>
              <w:bottom w:val="single" w:sz="4" w:space="0" w:color="auto"/>
              <w:right w:val="single" w:sz="18" w:space="0" w:color="000000"/>
            </w:tcBorders>
          </w:tcPr>
          <w:p w14:paraId="666980BA" w14:textId="77777777" w:rsidR="00062FCA" w:rsidRPr="00BE068B" w:rsidRDefault="00062FCA" w:rsidP="00196EC9">
            <w:pPr>
              <w:spacing w:after="0"/>
              <w:rPr>
                <w:ins w:id="18" w:author="Aleta Haflett" w:date="2014-11-03T09:45:00Z"/>
                <w:rFonts w:ascii="Gill Sans MT" w:hAnsi="Gill Sans MT" w:cs="Times New Roman"/>
                <w:w w:val="105"/>
              </w:rPr>
            </w:pPr>
            <w:ins w:id="19" w:author="Aleta Haflett" w:date="2014-11-03T09:45:00Z">
              <w:r w:rsidRPr="00BE068B">
                <w:rPr>
                  <w:rFonts w:ascii="Gill Sans MT" w:hAnsi="Gill Sans MT" w:cs="Times New Roman"/>
                  <w:w w:val="105"/>
                </w:rPr>
                <w:t>0=No</w:t>
              </w:r>
            </w:ins>
          </w:p>
          <w:p w14:paraId="70B5B900" w14:textId="787C5E0C" w:rsidR="00062FCA" w:rsidRPr="00BE068B" w:rsidRDefault="00062FCA" w:rsidP="00196EC9">
            <w:pPr>
              <w:spacing w:after="0"/>
              <w:rPr>
                <w:rFonts w:ascii="Gill Sans MT" w:hAnsi="Gill Sans MT" w:cs="Times New Roman"/>
                <w:w w:val="105"/>
              </w:rPr>
            </w:pPr>
            <w:ins w:id="20" w:author="Aleta Haflett" w:date="2014-11-03T09:45: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F8C6765" w14:textId="77777777" w:rsidTr="00475675">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G28</w:t>
            </w:r>
          </w:p>
        </w:tc>
        <w:tc>
          <w:tcPr>
            <w:tcW w:w="4050" w:type="dxa"/>
            <w:tcBorders>
              <w:top w:val="single" w:sz="4" w:space="0" w:color="auto"/>
              <w:left w:val="single" w:sz="4" w:space="0" w:color="000000"/>
              <w:bottom w:val="single" w:sz="4" w:space="0" w:color="auto"/>
            </w:tcBorders>
          </w:tcPr>
          <w:p w14:paraId="74807CC3" w14:textId="3A62BD5E" w:rsidR="00062FCA" w:rsidRPr="00BE068B" w:rsidRDefault="00062FCA" w:rsidP="008250E0">
            <w:pPr>
              <w:spacing w:after="0"/>
              <w:rPr>
                <w:rFonts w:ascii="Gill Sans MT" w:hAnsi="Gill Sans MT"/>
                <w:bCs/>
              </w:rPr>
            </w:pPr>
            <w:r w:rsidRPr="00BE068B">
              <w:rPr>
                <w:rFonts w:ascii="Gill Sans MT" w:hAnsi="Gill Sans MT"/>
                <w:bCs/>
              </w:rPr>
              <w:t xml:space="preserve">Are you a member? </w:t>
            </w:r>
          </w:p>
        </w:tc>
        <w:tc>
          <w:tcPr>
            <w:tcW w:w="4734" w:type="dxa"/>
            <w:gridSpan w:val="2"/>
            <w:tcBorders>
              <w:top w:val="single" w:sz="4" w:space="0" w:color="auto"/>
              <w:bottom w:val="single" w:sz="4" w:space="0" w:color="auto"/>
              <w:right w:val="single" w:sz="18" w:space="0" w:color="000000"/>
            </w:tcBorders>
          </w:tcPr>
          <w:p w14:paraId="760EB615" w14:textId="77777777" w:rsidR="00062FCA" w:rsidRPr="00BE068B" w:rsidRDefault="00062FCA" w:rsidP="00AF35A3">
            <w:pPr>
              <w:spacing w:after="0"/>
              <w:rPr>
                <w:ins w:id="21" w:author="Aleta Haflett" w:date="2014-11-03T09:46:00Z"/>
                <w:rFonts w:ascii="Gill Sans MT" w:hAnsi="Gill Sans MT" w:cs="Times New Roman"/>
                <w:w w:val="105"/>
              </w:rPr>
            </w:pPr>
            <w:ins w:id="22" w:author="Aleta Haflett" w:date="2014-11-03T09:46:00Z">
              <w:r w:rsidRPr="00BE068B">
                <w:rPr>
                  <w:rFonts w:ascii="Gill Sans MT" w:hAnsi="Gill Sans MT" w:cs="Times New Roman"/>
                  <w:w w:val="105"/>
                </w:rPr>
                <w:t>0=No</w:t>
              </w:r>
            </w:ins>
          </w:p>
          <w:p w14:paraId="003F31F1" w14:textId="2D6C3F7D" w:rsidR="00062FCA" w:rsidRPr="00BE068B" w:rsidRDefault="00062FCA" w:rsidP="00AF35A3">
            <w:pPr>
              <w:spacing w:after="0"/>
              <w:rPr>
                <w:rFonts w:ascii="Gill Sans MT" w:hAnsi="Gill Sans MT" w:cs="Times New Roman"/>
                <w:w w:val="105"/>
              </w:rPr>
            </w:pPr>
            <w:ins w:id="23"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71A94AC9" w14:textId="77777777" w:rsidTr="00475675">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G29</w:t>
            </w:r>
          </w:p>
        </w:tc>
        <w:tc>
          <w:tcPr>
            <w:tcW w:w="4050" w:type="dxa"/>
            <w:tcBorders>
              <w:top w:val="single" w:sz="4" w:space="0" w:color="auto"/>
              <w:left w:val="single" w:sz="4" w:space="0" w:color="000000"/>
              <w:bottom w:val="single" w:sz="4" w:space="0" w:color="auto"/>
            </w:tcBorders>
          </w:tcPr>
          <w:p w14:paraId="31FF5ED3" w14:textId="3CC01153" w:rsidR="00062FCA" w:rsidRPr="00BE068B" w:rsidRDefault="00062FCA" w:rsidP="008250E0">
            <w:pPr>
              <w:spacing w:after="0"/>
              <w:rPr>
                <w:rFonts w:ascii="Gill Sans MT" w:hAnsi="Gill Sans MT"/>
                <w:bCs/>
              </w:rPr>
            </w:pPr>
            <w:r w:rsidRPr="00BE068B">
              <w:rPr>
                <w:rFonts w:ascii="Gill Sans MT" w:hAnsi="Gill Sans MT"/>
                <w:bCs/>
              </w:rPr>
              <w:t xml:space="preserve">Do members have to be land owners? </w:t>
            </w:r>
          </w:p>
        </w:tc>
        <w:tc>
          <w:tcPr>
            <w:tcW w:w="4734" w:type="dxa"/>
            <w:gridSpan w:val="2"/>
            <w:tcBorders>
              <w:top w:val="single" w:sz="4" w:space="0" w:color="auto"/>
              <w:bottom w:val="single" w:sz="4" w:space="0" w:color="auto"/>
              <w:right w:val="single" w:sz="18" w:space="0" w:color="000000"/>
            </w:tcBorders>
          </w:tcPr>
          <w:p w14:paraId="2CCC5BA1" w14:textId="77777777" w:rsidR="00062FCA" w:rsidRPr="00BE068B" w:rsidRDefault="00062FCA" w:rsidP="00AF35A3">
            <w:pPr>
              <w:spacing w:after="0"/>
              <w:rPr>
                <w:ins w:id="24" w:author="Aleta Haflett" w:date="2014-11-03T09:46:00Z"/>
                <w:rFonts w:ascii="Gill Sans MT" w:hAnsi="Gill Sans MT" w:cs="Times New Roman"/>
                <w:w w:val="105"/>
              </w:rPr>
            </w:pPr>
            <w:ins w:id="25" w:author="Aleta Haflett" w:date="2014-11-03T09:46:00Z">
              <w:r w:rsidRPr="00BE068B">
                <w:rPr>
                  <w:rFonts w:ascii="Gill Sans MT" w:hAnsi="Gill Sans MT" w:cs="Times New Roman"/>
                  <w:w w:val="105"/>
                </w:rPr>
                <w:t>0=No</w:t>
              </w:r>
            </w:ins>
          </w:p>
          <w:p w14:paraId="2CE59DD2" w14:textId="36E3F253" w:rsidR="00062FCA" w:rsidRPr="00BE068B" w:rsidRDefault="00062FCA" w:rsidP="00AF35A3">
            <w:pPr>
              <w:spacing w:after="0"/>
              <w:rPr>
                <w:rFonts w:ascii="Gill Sans MT" w:hAnsi="Gill Sans MT" w:cs="Times New Roman"/>
                <w:w w:val="105"/>
              </w:rPr>
            </w:pPr>
            <w:ins w:id="26"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987F232" w14:textId="77777777" w:rsidTr="00475675">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G30</w:t>
            </w:r>
          </w:p>
        </w:tc>
        <w:tc>
          <w:tcPr>
            <w:tcW w:w="4050" w:type="dxa"/>
            <w:tcBorders>
              <w:top w:val="single" w:sz="4" w:space="0" w:color="auto"/>
              <w:left w:val="single" w:sz="4" w:space="0" w:color="000000"/>
              <w:bottom w:val="single" w:sz="4" w:space="0" w:color="auto"/>
            </w:tcBorders>
          </w:tcPr>
          <w:p w14:paraId="08B5AD25" w14:textId="2F656F6D" w:rsidR="00062FCA" w:rsidRPr="00BE068B" w:rsidRDefault="00062FCA" w:rsidP="008250E0">
            <w:pPr>
              <w:spacing w:after="0"/>
              <w:rPr>
                <w:rFonts w:ascii="Gill Sans MT" w:hAnsi="Gill Sans MT"/>
                <w:bCs/>
              </w:rPr>
            </w:pPr>
            <w:r w:rsidRPr="00BE068B">
              <w:rPr>
                <w:rFonts w:ascii="Gill Sans MT" w:hAnsi="Gill Sans MT"/>
                <w:bCs/>
              </w:rPr>
              <w:t xml:space="preserve">Can anyone in the village be a member? </w:t>
            </w:r>
          </w:p>
          <w:p w14:paraId="6D1BE4BF" w14:textId="77777777" w:rsidR="00062FCA" w:rsidRPr="00BE068B" w:rsidRDefault="00062FCA" w:rsidP="008250E0">
            <w:pPr>
              <w:spacing w:after="0"/>
              <w:rPr>
                <w:rFonts w:ascii="Gill Sans MT" w:hAnsi="Gill Sans MT"/>
                <w:bCs/>
              </w:rPr>
            </w:pPr>
          </w:p>
        </w:tc>
        <w:tc>
          <w:tcPr>
            <w:tcW w:w="4734" w:type="dxa"/>
            <w:gridSpan w:val="2"/>
            <w:tcBorders>
              <w:top w:val="single" w:sz="4" w:space="0" w:color="auto"/>
              <w:bottom w:val="single" w:sz="4" w:space="0" w:color="auto"/>
              <w:right w:val="single" w:sz="18" w:space="0" w:color="000000"/>
            </w:tcBorders>
          </w:tcPr>
          <w:p w14:paraId="47C775AD" w14:textId="77777777" w:rsidR="00062FCA" w:rsidRPr="00BE068B" w:rsidRDefault="00062FCA" w:rsidP="00302C97">
            <w:pPr>
              <w:spacing w:after="0"/>
              <w:rPr>
                <w:ins w:id="27" w:author="Aleta Haflett" w:date="2014-11-03T09:46:00Z"/>
                <w:rFonts w:ascii="Gill Sans MT" w:hAnsi="Gill Sans MT" w:cs="Times New Roman"/>
                <w:w w:val="105"/>
              </w:rPr>
            </w:pPr>
            <w:ins w:id="28" w:author="Aleta Haflett" w:date="2014-11-03T09:46:00Z">
              <w:r w:rsidRPr="00BE068B">
                <w:rPr>
                  <w:rFonts w:ascii="Gill Sans MT" w:hAnsi="Gill Sans MT" w:cs="Times New Roman"/>
                  <w:w w:val="105"/>
                </w:rPr>
                <w:t>0=No</w:t>
              </w:r>
            </w:ins>
          </w:p>
          <w:p w14:paraId="62236979" w14:textId="49FA39C0" w:rsidR="00062FCA" w:rsidRPr="00BE068B" w:rsidRDefault="00062FCA" w:rsidP="00302C97">
            <w:pPr>
              <w:spacing w:after="0"/>
              <w:rPr>
                <w:rFonts w:ascii="Gill Sans MT" w:hAnsi="Gill Sans MT" w:cs="Times New Roman"/>
                <w:w w:val="105"/>
              </w:rPr>
            </w:pPr>
            <w:ins w:id="29"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8273F1E" w14:textId="77777777" w:rsidTr="00475675">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lastRenderedPageBreak/>
              <w:t>G31</w:t>
            </w:r>
          </w:p>
        </w:tc>
        <w:tc>
          <w:tcPr>
            <w:tcW w:w="4050" w:type="dxa"/>
            <w:tcBorders>
              <w:top w:val="single" w:sz="4" w:space="0" w:color="auto"/>
              <w:left w:val="single" w:sz="4" w:space="0" w:color="000000"/>
              <w:bottom w:val="single" w:sz="4" w:space="0" w:color="000000"/>
            </w:tcBorders>
          </w:tcPr>
          <w:p w14:paraId="5648FE4D" w14:textId="207AC9DF" w:rsidR="00062FCA" w:rsidRPr="00BE068B" w:rsidRDefault="00062FCA" w:rsidP="00AD4C44">
            <w:pPr>
              <w:spacing w:after="0"/>
              <w:rPr>
                <w:rFonts w:ascii="Gill Sans MT" w:hAnsi="Gill Sans MT"/>
                <w:bCs/>
              </w:rPr>
            </w:pPr>
            <w:r w:rsidRPr="00BE068B">
              <w:rPr>
                <w:rFonts w:ascii="Gill Sans MT" w:hAnsi="Gill Sans MT"/>
                <w:bCs/>
              </w:rPr>
              <w:t xml:space="preserve">How satisfied are you with how this village committee/institution is managing the local forest(s)? </w:t>
            </w:r>
          </w:p>
        </w:tc>
        <w:tc>
          <w:tcPr>
            <w:tcW w:w="4734" w:type="dxa"/>
            <w:gridSpan w:val="2"/>
            <w:tcBorders>
              <w:top w:val="single" w:sz="4" w:space="0" w:color="auto"/>
              <w:bottom w:val="single" w:sz="4" w:space="0" w:color="000000"/>
              <w:right w:val="single" w:sz="18" w:space="0" w:color="000000"/>
            </w:tcBorders>
          </w:tcPr>
          <w:p w14:paraId="756BCE00"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1=Very satisfied</w:t>
            </w:r>
          </w:p>
          <w:p w14:paraId="43CAC8A4"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2=Satisfied</w:t>
            </w:r>
          </w:p>
          <w:p w14:paraId="5580121F"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3=Neutral</w:t>
            </w:r>
          </w:p>
          <w:p w14:paraId="2D44013C"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4=Dissatisfied</w:t>
            </w:r>
          </w:p>
          <w:p w14:paraId="24F029B3"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5=Very dissatisfied</w:t>
            </w:r>
          </w:p>
          <w:p w14:paraId="4950B4D3" w14:textId="059A996B"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5264615F"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G32</w:t>
            </w:r>
          </w:p>
        </w:tc>
        <w:tc>
          <w:tcPr>
            <w:tcW w:w="4050" w:type="dxa"/>
            <w:tcBorders>
              <w:top w:val="single" w:sz="4" w:space="0" w:color="000000"/>
              <w:left w:val="single" w:sz="4" w:space="0" w:color="000000"/>
              <w:bottom w:val="single" w:sz="4" w:space="0" w:color="000000"/>
            </w:tcBorders>
          </w:tcPr>
          <w:p w14:paraId="1CCBA141" w14:textId="1AC0C256" w:rsidR="00062FCA" w:rsidRPr="00BE068B" w:rsidRDefault="00062FCA" w:rsidP="008250E0">
            <w:pPr>
              <w:spacing w:after="0"/>
              <w:rPr>
                <w:rFonts w:ascii="Gill Sans MT" w:hAnsi="Gill Sans MT"/>
                <w:bCs/>
              </w:rPr>
            </w:pPr>
            <w:r w:rsidRPr="00BE068B">
              <w:rPr>
                <w:rFonts w:ascii="Gill Sans MT" w:hAnsi="Gill Sans MT"/>
                <w:bCs/>
              </w:rPr>
              <w:t>How satisfied are you with the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4AF5F5C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58E3CCB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363112AC"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13A61EF0"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66FD977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29A92FAA"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41115C9A"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G33</w:t>
            </w:r>
          </w:p>
        </w:tc>
        <w:tc>
          <w:tcPr>
            <w:tcW w:w="4050" w:type="dxa"/>
            <w:tcBorders>
              <w:top w:val="single" w:sz="4" w:space="0" w:color="000000"/>
              <w:left w:val="single" w:sz="4" w:space="0" w:color="000000"/>
              <w:bottom w:val="single" w:sz="4" w:space="0" w:color="000000"/>
            </w:tcBorders>
          </w:tcPr>
          <w:p w14:paraId="263D82E0" w14:textId="24256ACF" w:rsidR="00062FCA" w:rsidRPr="00BE068B" w:rsidRDefault="00062FCA" w:rsidP="008250E0">
            <w:pPr>
              <w:spacing w:after="0"/>
              <w:rPr>
                <w:rFonts w:ascii="Gill Sans MT" w:hAnsi="Gill Sans MT"/>
                <w:bCs/>
              </w:rPr>
            </w:pPr>
            <w:r w:rsidRPr="00BE068B">
              <w:rPr>
                <w:rFonts w:ascii="Gill Sans MT" w:hAnsi="Gill Sans MT"/>
                <w:bCs/>
              </w:rPr>
              <w:t xml:space="preserve">How satisfied are you with the </w:t>
            </w:r>
            <w:r w:rsidRPr="00BE068B">
              <w:rPr>
                <w:rFonts w:ascii="Gill Sans MT" w:hAnsi="Gill Sans MT"/>
                <w:b/>
                <w:bCs/>
              </w:rPr>
              <w:t xml:space="preserve">enforcement </w:t>
            </w:r>
            <w:r w:rsidRPr="00BE068B">
              <w:rPr>
                <w:rFonts w:ascii="Gill Sans MT" w:hAnsi="Gill Sans MT"/>
                <w:bCs/>
              </w:rPr>
              <w:t>of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20D296F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49F6D939"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1DF848D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590EE726"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2BC6797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782FA4B2"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05900C15"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062FCA" w:rsidRPr="00BE068B" w:rsidRDefault="00062FCA" w:rsidP="008250E0">
            <w:pPr>
              <w:spacing w:after="0"/>
              <w:rPr>
                <w:rFonts w:ascii="Gill Sans MT" w:hAnsi="Gill Sans MT"/>
                <w:w w:val="105"/>
              </w:rPr>
            </w:pPr>
            <w:r w:rsidRPr="00BE068B">
              <w:rPr>
                <w:rFonts w:ascii="Gill Sans MT" w:hAnsi="Gill Sans MT"/>
                <w:w w:val="105"/>
              </w:rPr>
              <w:t>G34</w:t>
            </w:r>
          </w:p>
        </w:tc>
        <w:tc>
          <w:tcPr>
            <w:tcW w:w="4050" w:type="dxa"/>
            <w:tcBorders>
              <w:top w:val="single" w:sz="4" w:space="0" w:color="000000"/>
              <w:left w:val="single" w:sz="4" w:space="0" w:color="auto"/>
              <w:bottom w:val="single" w:sz="4" w:space="0" w:color="000000"/>
              <w:right w:val="nil"/>
            </w:tcBorders>
          </w:tcPr>
          <w:p w14:paraId="2FAE81E5" w14:textId="5A478A89" w:rsidR="00062FCA" w:rsidRPr="00BE068B" w:rsidRDefault="00062FCA" w:rsidP="00AD4C44">
            <w:pPr>
              <w:spacing w:after="0"/>
              <w:rPr>
                <w:rFonts w:ascii="Gill Sans MT" w:hAnsi="Gill Sans MT"/>
              </w:rPr>
            </w:pPr>
            <w:r w:rsidRPr="00BE068B">
              <w:rPr>
                <w:rFonts w:ascii="Gill Sans MT" w:hAnsi="Gill Sans MT"/>
                <w:bCs/>
              </w:rPr>
              <w:t>Do you think that your household has good information about how forest management revenues and expenditures are handled by the committee/institution in your village?</w:t>
            </w:r>
          </w:p>
        </w:tc>
        <w:tc>
          <w:tcPr>
            <w:tcW w:w="2576" w:type="dxa"/>
            <w:tcBorders>
              <w:top w:val="single" w:sz="4" w:space="0" w:color="000000"/>
              <w:left w:val="nil"/>
              <w:bottom w:val="single" w:sz="4" w:space="0" w:color="000000"/>
              <w:right w:val="nil"/>
            </w:tcBorders>
          </w:tcPr>
          <w:p w14:paraId="54B9FC0A"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7E070144" w14:textId="77777777" w:rsidR="00062FCA" w:rsidRPr="00BE068B" w:rsidRDefault="00062FCA" w:rsidP="008250E0">
            <w:pPr>
              <w:spacing w:after="0"/>
              <w:rPr>
                <w:rFonts w:ascii="Gill Sans MT" w:hAnsi="Gill Sans MT"/>
              </w:rPr>
            </w:pPr>
            <w:r w:rsidRPr="00BE068B">
              <w:rPr>
                <w:rFonts w:ascii="Gill Sans MT" w:hAnsi="Gill Sans MT"/>
              </w:rPr>
              <w:t>2=Agree</w:t>
            </w:r>
          </w:p>
          <w:p w14:paraId="6DC894A6"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42FB8364"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174ABD2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2946F269"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062FCA" w:rsidRPr="00BE068B" w:rsidRDefault="00062FCA" w:rsidP="008250E0">
            <w:pPr>
              <w:spacing w:after="0"/>
              <w:rPr>
                <w:rFonts w:ascii="Gill Sans MT" w:hAnsi="Gill Sans MT"/>
              </w:rPr>
            </w:pPr>
            <w:r w:rsidRPr="00BE068B">
              <w:rPr>
                <w:rFonts w:ascii="Gill Sans MT" w:hAnsi="Gill Sans MT"/>
              </w:rPr>
              <w:t>(Code)</w:t>
            </w:r>
          </w:p>
        </w:tc>
      </w:tr>
      <w:tr w:rsidR="00062FCA" w:rsidRPr="00BE068B" w14:paraId="78F6F942"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062FCA" w:rsidRPr="00BE068B" w:rsidRDefault="00062FCA" w:rsidP="008250E0">
            <w:pPr>
              <w:spacing w:after="0"/>
              <w:rPr>
                <w:rFonts w:ascii="Gill Sans MT" w:hAnsi="Gill Sans MT"/>
                <w:w w:val="105"/>
              </w:rPr>
            </w:pPr>
            <w:r w:rsidRPr="00BE068B">
              <w:rPr>
                <w:rFonts w:ascii="Gill Sans MT" w:hAnsi="Gill Sans MT"/>
                <w:w w:val="105"/>
              </w:rPr>
              <w:t>G35</w:t>
            </w:r>
          </w:p>
        </w:tc>
        <w:tc>
          <w:tcPr>
            <w:tcW w:w="4050" w:type="dxa"/>
            <w:tcBorders>
              <w:top w:val="single" w:sz="4" w:space="0" w:color="000000"/>
              <w:left w:val="single" w:sz="4" w:space="0" w:color="auto"/>
              <w:bottom w:val="single" w:sz="4" w:space="0" w:color="000000"/>
              <w:right w:val="nil"/>
            </w:tcBorders>
          </w:tcPr>
          <w:p w14:paraId="3D94D2D7" w14:textId="3DCE6B6F" w:rsidR="00062FCA" w:rsidRPr="00BE068B" w:rsidRDefault="00062FCA" w:rsidP="008250E0">
            <w:pPr>
              <w:spacing w:after="0"/>
              <w:rPr>
                <w:rFonts w:ascii="Gill Sans MT" w:hAnsi="Gill Sans MT"/>
              </w:rPr>
            </w:pPr>
            <w:r w:rsidRPr="00BE068B">
              <w:rPr>
                <w:rFonts w:ascii="Gill Sans MT" w:hAnsi="Gill Sans MT"/>
                <w:bCs/>
              </w:rPr>
              <w:t>Do you think that your household has sufficient knowledge about forest management to participate in developing forest management rules to guide community- or co- forest management?</w:t>
            </w:r>
          </w:p>
        </w:tc>
        <w:tc>
          <w:tcPr>
            <w:tcW w:w="2576" w:type="dxa"/>
            <w:tcBorders>
              <w:top w:val="single" w:sz="4" w:space="0" w:color="000000"/>
              <w:left w:val="nil"/>
              <w:bottom w:val="single" w:sz="4" w:space="0" w:color="000000"/>
              <w:right w:val="nil"/>
            </w:tcBorders>
          </w:tcPr>
          <w:p w14:paraId="116945D8"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0EA92ABE" w14:textId="77777777" w:rsidR="00062FCA" w:rsidRPr="00BE068B" w:rsidRDefault="00062FCA" w:rsidP="008250E0">
            <w:pPr>
              <w:spacing w:after="0"/>
              <w:rPr>
                <w:rFonts w:ascii="Gill Sans MT" w:hAnsi="Gill Sans MT"/>
              </w:rPr>
            </w:pPr>
            <w:r w:rsidRPr="00BE068B">
              <w:rPr>
                <w:rFonts w:ascii="Gill Sans MT" w:hAnsi="Gill Sans MT"/>
              </w:rPr>
              <w:t>2=Agree</w:t>
            </w:r>
          </w:p>
          <w:p w14:paraId="0AD96224"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5096AB83"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5E10B2A4"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41A23550"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062FCA" w:rsidRPr="00BE068B" w:rsidRDefault="00062FCA" w:rsidP="008250E0">
            <w:pPr>
              <w:spacing w:after="0"/>
              <w:rPr>
                <w:rFonts w:ascii="Gill Sans MT" w:hAnsi="Gill Sans MT"/>
              </w:rPr>
            </w:pPr>
            <w:r w:rsidRPr="00BE068B">
              <w:rPr>
                <w:rFonts w:ascii="Gill Sans MT" w:hAnsi="Gill Sans MT"/>
              </w:rPr>
              <w:t>(Code)</w:t>
            </w:r>
          </w:p>
        </w:tc>
      </w:tr>
    </w:tbl>
    <w:p w14:paraId="6230D63F" w14:textId="77777777" w:rsidR="00726F64" w:rsidRPr="00BE068B" w:rsidRDefault="00726F64" w:rsidP="001512DD">
      <w:pPr>
        <w:spacing w:after="0" w:line="240" w:lineRule="auto"/>
        <w:contextualSpacing/>
        <w:rPr>
          <w:rFonts w:ascii="Gill Sans MT" w:hAnsi="Gill Sans MT"/>
        </w:rPr>
        <w:sectPr w:rsidR="00726F64" w:rsidRPr="00BE068B" w:rsidSect="00512DC2">
          <w:pgSz w:w="12240" w:h="15840"/>
          <w:pgMar w:top="1440" w:right="1080" w:bottom="1440" w:left="1080" w:header="720" w:footer="720" w:gutter="0"/>
          <w:cols w:space="720"/>
          <w:docGrid w:linePitch="360"/>
        </w:sectPr>
      </w:pPr>
    </w:p>
    <w:p w14:paraId="548DDED3" w14:textId="48B95449" w:rsidR="00F7697D" w:rsidRPr="00BE068B" w:rsidRDefault="000324F5" w:rsidP="00F7697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H</w:t>
      </w:r>
      <w:r w:rsidR="00F7697D" w:rsidRPr="00BE068B">
        <w:rPr>
          <w:rFonts w:ascii="Gill Sans MT" w:eastAsia="Times New Roman" w:hAnsi="Gill Sans MT" w:cs="Times New Roman"/>
          <w:b/>
          <w:bCs/>
        </w:rPr>
        <w:t>. OVERALL FARM LAND QUESTIONS</w:t>
      </w:r>
    </w:p>
    <w:p w14:paraId="61AA2AED" w14:textId="77777777" w:rsidR="00F7697D" w:rsidRPr="00BE068B" w:rsidRDefault="00F7697D" w:rsidP="00F7697D">
      <w:pPr>
        <w:spacing w:after="0"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4233"/>
        <w:gridCol w:w="79"/>
        <w:gridCol w:w="11"/>
        <w:gridCol w:w="9"/>
        <w:gridCol w:w="712"/>
      </w:tblGrid>
      <w:tr w:rsidR="00F7697D" w:rsidRPr="00BE068B" w14:paraId="79878C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BE068B" w:rsidRDefault="00C20927" w:rsidP="00F7697D">
            <w:pPr>
              <w:spacing w:after="0"/>
              <w:rPr>
                <w:rFonts w:ascii="Gill Sans MT" w:hAnsi="Gill Sans MT"/>
                <w:w w:val="105"/>
              </w:rPr>
            </w:pPr>
            <w:r w:rsidRPr="00BE068B">
              <w:rPr>
                <w:rFonts w:ascii="Gill Sans MT" w:hAnsi="Gill Sans MT"/>
                <w:w w:val="105"/>
              </w:rPr>
              <w:t>H.1</w:t>
            </w:r>
          </w:p>
        </w:tc>
        <w:tc>
          <w:tcPr>
            <w:tcW w:w="9000" w:type="dxa"/>
            <w:gridSpan w:val="4"/>
            <w:tcBorders>
              <w:top w:val="single" w:sz="4" w:space="0" w:color="000000"/>
              <w:left w:val="single" w:sz="4" w:space="0" w:color="auto"/>
              <w:bottom w:val="single" w:sz="4" w:space="0" w:color="000000"/>
              <w:right w:val="single" w:sz="18" w:space="0" w:color="000000"/>
            </w:tcBorders>
          </w:tcPr>
          <w:p w14:paraId="54942DA7" w14:textId="4E3E7ED1" w:rsidR="00F7697D" w:rsidRPr="00BE068B" w:rsidRDefault="00F7697D" w:rsidP="00F7697D">
            <w:pPr>
              <w:spacing w:after="0"/>
              <w:rPr>
                <w:rFonts w:ascii="Gill Sans MT" w:hAnsi="Gill Sans MT"/>
                <w:w w:val="105"/>
              </w:rPr>
            </w:pPr>
            <w:r w:rsidRPr="00BE068B">
              <w:rPr>
                <w:rFonts w:ascii="Gill Sans MT" w:hAnsi="Gill Sans MT"/>
                <w:w w:val="105"/>
              </w:rPr>
              <w:t>During this agricultural year (2013/2014), what is the total land area that your household owns? (</w:t>
            </w:r>
            <w:proofErr w:type="spellStart"/>
            <w:r w:rsidRPr="00BE068B">
              <w:rPr>
                <w:rFonts w:ascii="Gill Sans MT" w:hAnsi="Gill Sans MT"/>
                <w:b/>
                <w:w w:val="105"/>
              </w:rPr>
              <w:t>landarea_own</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3A845B8" w14:textId="77777777" w:rsidR="00F7697D" w:rsidRPr="00BE068B" w:rsidRDefault="00F7697D"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7697D" w:rsidRPr="00BE068B"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BE068B" w:rsidRDefault="00F7697D"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1=Lima</w:t>
            </w:r>
          </w:p>
          <w:p w14:paraId="0BCD4442"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2=Acre</w:t>
            </w:r>
          </w:p>
          <w:p w14:paraId="5CC05EEF"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3=Hectare</w:t>
            </w:r>
          </w:p>
          <w:p w14:paraId="5B06D130"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4=Square meter</w:t>
            </w:r>
          </w:p>
          <w:p w14:paraId="2F93FA87"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5=Steps</w:t>
            </w:r>
          </w:p>
          <w:p w14:paraId="5AFEC995" w14:textId="77777777" w:rsidR="00F7697D" w:rsidRPr="00BE068B" w:rsidRDefault="00F7697D" w:rsidP="00F7697D">
            <w:pPr>
              <w:spacing w:after="0"/>
              <w:rPr>
                <w:rFonts w:ascii="Gill Sans MT" w:hAnsi="Gill Sans MT"/>
              </w:rPr>
            </w:pPr>
            <w:r w:rsidRPr="00BE068B">
              <w:rPr>
                <w:rFonts w:ascii="Gill Sans MT" w:hAnsi="Gill Sans MT" w:cs="Times New Roman"/>
                <w:w w:val="105"/>
              </w:rPr>
              <w:t>6=Ropes</w:t>
            </w:r>
          </w:p>
          <w:p w14:paraId="7B885056" w14:textId="77777777" w:rsidR="00F7697D" w:rsidRPr="00BE068B" w:rsidRDefault="00F7697D"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377EF312" w14:textId="77777777" w:rsidR="00F7697D" w:rsidRPr="00BE068B" w:rsidRDefault="00F7697D"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8A4336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BE068B" w:rsidRDefault="00C20927" w:rsidP="00F7697D">
            <w:pPr>
              <w:spacing w:after="0"/>
              <w:rPr>
                <w:rFonts w:ascii="Gill Sans MT" w:hAnsi="Gill Sans MT"/>
                <w:w w:val="105"/>
              </w:rPr>
            </w:pPr>
            <w:r w:rsidRPr="00BE068B">
              <w:rPr>
                <w:rFonts w:ascii="Gill Sans MT" w:hAnsi="Gill Sans MT"/>
                <w:w w:val="105"/>
              </w:rPr>
              <w:t>H3</w:t>
            </w:r>
          </w:p>
        </w:tc>
        <w:tc>
          <w:tcPr>
            <w:tcW w:w="9000" w:type="dxa"/>
            <w:gridSpan w:val="4"/>
            <w:tcBorders>
              <w:top w:val="single" w:sz="4" w:space="0" w:color="000000"/>
              <w:left w:val="single" w:sz="4" w:space="0" w:color="auto"/>
              <w:bottom w:val="single" w:sz="4" w:space="0" w:color="000000"/>
              <w:right w:val="single" w:sz="18" w:space="0" w:color="000000"/>
            </w:tcBorders>
          </w:tcPr>
          <w:p w14:paraId="64DE4F98" w14:textId="3CCA57BC" w:rsidR="00C77E6C" w:rsidRPr="00BE068B" w:rsidRDefault="00C77E6C" w:rsidP="00C20927">
            <w:pPr>
              <w:spacing w:afterLines="20" w:after="48" w:line="240" w:lineRule="auto"/>
              <w:contextualSpacing/>
              <w:rPr>
                <w:rFonts w:ascii="Gill Sans MT" w:hAnsi="Gill Sans MT"/>
                <w:w w:val="105"/>
              </w:rPr>
            </w:pPr>
            <w:r w:rsidRPr="00BE068B">
              <w:rPr>
                <w:rFonts w:ascii="Gill Sans MT" w:hAnsi="Gill Sans MT"/>
                <w:w w:val="105"/>
              </w:rPr>
              <w:t>During this agricultural year (2013/2014), what is the total land area that your household rents FROM other households?  (</w:t>
            </w:r>
            <w:proofErr w:type="spellStart"/>
            <w:r w:rsidRPr="00BE068B">
              <w:rPr>
                <w:rFonts w:ascii="Gill Sans MT" w:hAnsi="Gill Sans MT"/>
                <w:b/>
                <w:w w:val="105"/>
              </w:rPr>
              <w:t>landarea_bwrentin</w:t>
            </w:r>
            <w:proofErr w:type="spellEnd"/>
            <w:r w:rsidRPr="00BE068B">
              <w:rPr>
                <w:rFonts w:ascii="Gill Sans MT" w:hAnsi="Gill Sans MT"/>
                <w:w w:val="105"/>
              </w:rPr>
              <w:t>)</w:t>
            </w:r>
          </w:p>
          <w:p w14:paraId="3FA05854"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05696DC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31369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3108142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DF8DE3A"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F721F4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827AAB6"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4CCC495"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6E9E785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765E4D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BE068B" w:rsidRDefault="00C20927" w:rsidP="00F7697D">
            <w:pPr>
              <w:spacing w:after="0"/>
              <w:rPr>
                <w:rFonts w:ascii="Gill Sans MT" w:hAnsi="Gill Sans MT"/>
                <w:w w:val="105"/>
              </w:rPr>
            </w:pPr>
            <w:r w:rsidRPr="00BE068B">
              <w:rPr>
                <w:rFonts w:ascii="Gill Sans MT" w:hAnsi="Gill Sans MT"/>
                <w:w w:val="105"/>
              </w:rPr>
              <w:t>H4</w:t>
            </w:r>
          </w:p>
        </w:tc>
        <w:tc>
          <w:tcPr>
            <w:tcW w:w="9000" w:type="dxa"/>
            <w:gridSpan w:val="4"/>
            <w:tcBorders>
              <w:top w:val="single" w:sz="4" w:space="0" w:color="000000"/>
              <w:left w:val="single" w:sz="4" w:space="0" w:color="auto"/>
              <w:bottom w:val="single" w:sz="4" w:space="0" w:color="000000"/>
              <w:right w:val="single" w:sz="18" w:space="0" w:color="000000"/>
            </w:tcBorders>
          </w:tcPr>
          <w:p w14:paraId="51E845B9" w14:textId="1372AA5C"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area that your household borrows FROM other households?  (</w:t>
            </w:r>
            <w:proofErr w:type="spellStart"/>
            <w:r w:rsidRPr="00BE068B">
              <w:rPr>
                <w:rFonts w:ascii="Gill Sans MT" w:hAnsi="Gill Sans MT"/>
                <w:b/>
                <w:w w:val="105"/>
              </w:rPr>
              <w:t>landarea_borrowin</w:t>
            </w:r>
            <w:proofErr w:type="spellEnd"/>
            <w:r w:rsidRPr="00BE068B">
              <w:rPr>
                <w:rFonts w:ascii="Gill Sans MT" w:hAnsi="Gill Sans MT"/>
                <w:w w:val="105"/>
              </w:rPr>
              <w:t>)</w:t>
            </w:r>
          </w:p>
          <w:p w14:paraId="56C7A7CB" w14:textId="77777777" w:rsidR="00C77E6C" w:rsidRPr="00BE068B" w:rsidRDefault="00C77E6C" w:rsidP="00F7697D">
            <w:pPr>
              <w:spacing w:after="0"/>
              <w:rPr>
                <w:rFonts w:ascii="Gill Sans MT" w:hAnsi="Gill Sans MT"/>
                <w:w w:val="105"/>
              </w:rPr>
            </w:pPr>
            <w:r w:rsidRPr="00BE068B">
              <w:rPr>
                <w:rFonts w:ascii="Gill Sans MT" w:hAnsi="Gill Sans MT"/>
                <w:i/>
                <w:w w:val="105"/>
              </w:rPr>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447CEB9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E8350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1D46867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35A04D9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1CC91D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0031B3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1238562B"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164E57C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48180EB4"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BE068B" w:rsidRDefault="00C20927" w:rsidP="00F7697D">
            <w:pPr>
              <w:spacing w:after="0"/>
              <w:rPr>
                <w:rFonts w:ascii="Gill Sans MT" w:hAnsi="Gill Sans MT"/>
                <w:w w:val="105"/>
              </w:rPr>
            </w:pPr>
            <w:r w:rsidRPr="00BE068B">
              <w:rPr>
                <w:rFonts w:ascii="Gill Sans MT" w:hAnsi="Gill Sans MT"/>
                <w:w w:val="105"/>
              </w:rPr>
              <w:t>H5</w:t>
            </w:r>
          </w:p>
        </w:tc>
        <w:tc>
          <w:tcPr>
            <w:tcW w:w="9000" w:type="dxa"/>
            <w:gridSpan w:val="4"/>
            <w:tcBorders>
              <w:top w:val="single" w:sz="4" w:space="0" w:color="000000"/>
              <w:left w:val="single" w:sz="4" w:space="0" w:color="auto"/>
              <w:bottom w:val="single" w:sz="4" w:space="0" w:color="000000"/>
              <w:right w:val="single" w:sz="18" w:space="0" w:color="000000"/>
            </w:tcBorders>
          </w:tcPr>
          <w:p w14:paraId="6477B555" w14:textId="411EB5E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rents TO other households? (</w:t>
            </w:r>
            <w:proofErr w:type="spellStart"/>
            <w:r w:rsidR="00FE1BF8" w:rsidRPr="00BE068B">
              <w:rPr>
                <w:rFonts w:ascii="Gill Sans MT" w:hAnsi="Gill Sans MT"/>
                <w:b/>
                <w:w w:val="105"/>
              </w:rPr>
              <w:t>l</w:t>
            </w:r>
            <w:r w:rsidRPr="00BE068B">
              <w:rPr>
                <w:rFonts w:ascii="Gill Sans MT" w:hAnsi="Gill Sans MT"/>
                <w:b/>
                <w:w w:val="105"/>
              </w:rPr>
              <w:t>andarea_rentout</w:t>
            </w:r>
            <w:proofErr w:type="spellEnd"/>
            <w:r w:rsidRPr="00BE068B">
              <w:rPr>
                <w:rFonts w:ascii="Gill Sans MT" w:hAnsi="Gill Sans MT"/>
                <w:w w:val="105"/>
              </w:rPr>
              <w:t>)</w:t>
            </w:r>
          </w:p>
          <w:p w14:paraId="5F7479BC"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126F04CE"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7ED9D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759D29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BF0B78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CBCC91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17B99DF"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DCAFF77"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5FB75105"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7A029D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BE068B" w:rsidRDefault="00C20927" w:rsidP="00F7697D">
            <w:pPr>
              <w:spacing w:after="0"/>
              <w:rPr>
                <w:rFonts w:ascii="Gill Sans MT" w:hAnsi="Gill Sans MT"/>
                <w:w w:val="105"/>
              </w:rPr>
            </w:pPr>
            <w:r w:rsidRPr="00BE068B">
              <w:rPr>
                <w:rFonts w:ascii="Gill Sans MT" w:hAnsi="Gill Sans MT"/>
                <w:w w:val="105"/>
              </w:rPr>
              <w:t>H6</w:t>
            </w:r>
          </w:p>
        </w:tc>
        <w:tc>
          <w:tcPr>
            <w:tcW w:w="9000" w:type="dxa"/>
            <w:gridSpan w:val="4"/>
            <w:tcBorders>
              <w:top w:val="single" w:sz="4" w:space="0" w:color="000000"/>
              <w:left w:val="single" w:sz="4" w:space="0" w:color="auto"/>
              <w:bottom w:val="single" w:sz="4" w:space="0" w:color="000000"/>
              <w:right w:val="single" w:sz="18" w:space="0" w:color="000000"/>
            </w:tcBorders>
          </w:tcPr>
          <w:p w14:paraId="3B89831D" w14:textId="4BF86851"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lends TO other households? (</w:t>
            </w:r>
            <w:proofErr w:type="spellStart"/>
            <w:r w:rsidRPr="00BE068B">
              <w:rPr>
                <w:rFonts w:ascii="Gill Sans MT" w:hAnsi="Gill Sans MT"/>
                <w:b/>
                <w:w w:val="105"/>
              </w:rPr>
              <w:t>landarea_rentout</w:t>
            </w:r>
            <w:proofErr w:type="spellEnd"/>
            <w:r w:rsidRPr="00BE068B">
              <w:rPr>
                <w:rFonts w:ascii="Gill Sans MT" w:hAnsi="Gill Sans MT"/>
                <w:w w:val="105"/>
              </w:rPr>
              <w:t>)</w:t>
            </w:r>
          </w:p>
          <w:p w14:paraId="2577C63B" w14:textId="77777777" w:rsidR="00C77E6C" w:rsidRPr="00BE068B" w:rsidRDefault="00C77E6C" w:rsidP="00F7697D">
            <w:pPr>
              <w:spacing w:after="0"/>
              <w:rPr>
                <w:rFonts w:ascii="Gill Sans MT" w:hAnsi="Gill Sans MT"/>
                <w:w w:val="105"/>
              </w:rPr>
            </w:pPr>
            <w:r w:rsidRPr="00BE068B">
              <w:rPr>
                <w:rFonts w:ascii="Gill Sans MT" w:hAnsi="Gill Sans MT"/>
                <w:i/>
                <w:w w:val="105"/>
              </w:rPr>
              <w:lastRenderedPageBreak/>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7EFC7EF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r w:rsidRPr="00BE068B">
              <w:rPr>
                <w:rFonts w:ascii="Gill Sans MT" w:hAnsi="Gill Sans MT"/>
                <w:i/>
                <w:color w:val="A6A6A6" w:themeColor="background1" w:themeShade="A6"/>
              </w:rPr>
              <w:lastRenderedPageBreak/>
              <w:t>)</w:t>
            </w:r>
          </w:p>
        </w:tc>
      </w:tr>
      <w:tr w:rsidR="00C77E6C" w:rsidRPr="00BE068B"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lastRenderedPageBreak/>
              <w:t>H6b</w:t>
            </w:r>
          </w:p>
        </w:tc>
        <w:tc>
          <w:tcPr>
            <w:tcW w:w="4677" w:type="dxa"/>
            <w:tcBorders>
              <w:top w:val="single" w:sz="4" w:space="0" w:color="000000"/>
              <w:left w:val="single" w:sz="4" w:space="0" w:color="000000"/>
              <w:bottom w:val="single" w:sz="4" w:space="0" w:color="000000"/>
            </w:tcBorders>
          </w:tcPr>
          <w:p w14:paraId="2EC4E072" w14:textId="02719E23"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18E87C5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29F6CAE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7BD1F93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4151DCB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C8E15F3"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1ECFC91"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BA23918"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6ED347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BE068B" w:rsidRDefault="00C20927" w:rsidP="00F7697D">
            <w:pPr>
              <w:spacing w:after="0"/>
              <w:rPr>
                <w:rFonts w:ascii="Gill Sans MT" w:hAnsi="Gill Sans MT"/>
                <w:w w:val="105"/>
              </w:rPr>
            </w:pPr>
            <w:r w:rsidRPr="00BE068B">
              <w:rPr>
                <w:rFonts w:ascii="Gill Sans MT" w:hAnsi="Gill Sans MT"/>
                <w:w w:val="105"/>
              </w:rPr>
              <w:t>H7</w:t>
            </w:r>
          </w:p>
        </w:tc>
        <w:tc>
          <w:tcPr>
            <w:tcW w:w="8910"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What is the total number of fields that your household owns? (</w:t>
            </w:r>
            <w:proofErr w:type="spellStart"/>
            <w:r w:rsidRPr="00BE068B">
              <w:rPr>
                <w:rFonts w:ascii="Gill Sans MT" w:hAnsi="Gill Sans MT"/>
                <w:b/>
                <w:w w:val="105"/>
              </w:rPr>
              <w:t>totfield_own</w:t>
            </w:r>
            <w:proofErr w:type="spellEnd"/>
            <w:r w:rsidRPr="00BE068B">
              <w:rPr>
                <w:rFonts w:ascii="Gill Sans MT" w:hAnsi="Gill Sans MT"/>
                <w:w w:val="105"/>
              </w:rPr>
              <w:t>)</w:t>
            </w:r>
          </w:p>
          <w:p w14:paraId="2EA637C6" w14:textId="77777777" w:rsidR="00C77E6C" w:rsidRPr="00BE068B" w:rsidRDefault="00C77E6C" w:rsidP="00F7697D">
            <w:pPr>
              <w:spacing w:after="0"/>
              <w:rPr>
                <w:rFonts w:ascii="Gill Sans MT" w:hAnsi="Gill Sans MT"/>
                <w:w w:val="105"/>
              </w:rPr>
            </w:pPr>
            <w:r w:rsidRPr="00BE068B">
              <w:rPr>
                <w:rFonts w:ascii="Gill Sans MT" w:hAnsi="Gill Sans MT"/>
                <w:i/>
                <w:w w:val="105"/>
              </w:rPr>
              <w:t>A field is defined as a piece of land with distinct boundaries defined by land-use</w:t>
            </w:r>
          </w:p>
        </w:tc>
        <w:tc>
          <w:tcPr>
            <w:tcW w:w="811" w:type="dxa"/>
            <w:gridSpan w:val="4"/>
            <w:tcBorders>
              <w:top w:val="single" w:sz="18" w:space="0" w:color="000000"/>
              <w:left w:val="single" w:sz="18" w:space="0" w:color="000000"/>
              <w:bottom w:val="single" w:sz="18" w:space="0" w:color="000000"/>
              <w:right w:val="single" w:sz="18" w:space="0" w:color="000000"/>
            </w:tcBorders>
          </w:tcPr>
          <w:p w14:paraId="39B66FD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286864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BE068B" w:rsidRDefault="00C20927" w:rsidP="00F7697D">
            <w:pPr>
              <w:spacing w:after="0"/>
              <w:rPr>
                <w:rFonts w:ascii="Gill Sans MT" w:hAnsi="Gill Sans MT"/>
                <w:w w:val="105"/>
              </w:rPr>
            </w:pPr>
            <w:r w:rsidRPr="00BE068B">
              <w:rPr>
                <w:rFonts w:ascii="Gill Sans MT" w:hAnsi="Gill Sans MT"/>
                <w:w w:val="105"/>
              </w:rPr>
              <w:t>H8</w:t>
            </w:r>
          </w:p>
        </w:tc>
        <w:tc>
          <w:tcPr>
            <w:tcW w:w="8910"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 from other households?  (</w:t>
            </w:r>
            <w:proofErr w:type="spellStart"/>
            <w:r w:rsidRPr="00BE068B">
              <w:rPr>
                <w:rFonts w:ascii="Gill Sans MT" w:hAnsi="Gill Sans MT"/>
                <w:b/>
                <w:w w:val="105"/>
              </w:rPr>
              <w:t>totfield_rentin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45449149"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22BC01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BE068B" w:rsidRDefault="00C20927" w:rsidP="00F7697D">
            <w:pPr>
              <w:spacing w:after="0"/>
              <w:rPr>
                <w:rFonts w:ascii="Gill Sans MT" w:hAnsi="Gill Sans MT"/>
                <w:w w:val="105"/>
              </w:rPr>
            </w:pPr>
            <w:r w:rsidRPr="00BE068B">
              <w:rPr>
                <w:rFonts w:ascii="Gill Sans MT" w:hAnsi="Gill Sans MT"/>
                <w:w w:val="105"/>
              </w:rPr>
              <w:t>H9</w:t>
            </w:r>
          </w:p>
        </w:tc>
        <w:tc>
          <w:tcPr>
            <w:tcW w:w="8910"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BORROWS from other households? (</w:t>
            </w:r>
            <w:proofErr w:type="spellStart"/>
            <w:r w:rsidRPr="00BE068B">
              <w:rPr>
                <w:rFonts w:ascii="Gill Sans MT" w:hAnsi="Gill Sans MT"/>
                <w:b/>
                <w:w w:val="105"/>
              </w:rPr>
              <w:t>totfield_borrowin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60613A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46CD00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BE068B" w:rsidRDefault="00C20927" w:rsidP="00F7697D">
            <w:pPr>
              <w:spacing w:after="0"/>
              <w:rPr>
                <w:rFonts w:ascii="Gill Sans MT" w:hAnsi="Gill Sans MT"/>
                <w:w w:val="105"/>
              </w:rPr>
            </w:pPr>
            <w:r w:rsidRPr="00BE068B">
              <w:rPr>
                <w:rFonts w:ascii="Gill Sans MT" w:hAnsi="Gill Sans MT"/>
                <w:w w:val="105"/>
              </w:rPr>
              <w:t>H10</w:t>
            </w:r>
          </w:p>
        </w:tc>
        <w:tc>
          <w:tcPr>
            <w:tcW w:w="8910"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RENTS-OUT to other households? (</w:t>
            </w:r>
            <w:proofErr w:type="spellStart"/>
            <w:r w:rsidRPr="00BE068B">
              <w:rPr>
                <w:rFonts w:ascii="Gill Sans MT" w:hAnsi="Gill Sans MT"/>
                <w:b/>
                <w:w w:val="105"/>
              </w:rPr>
              <w:t>totfield_rentout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F33F38"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C1ADFA9"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BE068B" w:rsidRDefault="00C20927" w:rsidP="00F7697D">
            <w:pPr>
              <w:spacing w:after="0"/>
              <w:rPr>
                <w:rFonts w:ascii="Gill Sans MT" w:hAnsi="Gill Sans MT"/>
                <w:w w:val="105"/>
              </w:rPr>
            </w:pPr>
            <w:r w:rsidRPr="00BE068B">
              <w:rPr>
                <w:rFonts w:ascii="Gill Sans MT" w:hAnsi="Gill Sans MT"/>
                <w:w w:val="105"/>
              </w:rPr>
              <w:t>H11</w:t>
            </w:r>
          </w:p>
        </w:tc>
        <w:tc>
          <w:tcPr>
            <w:tcW w:w="8910"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LENDS to other households? (</w:t>
            </w:r>
            <w:proofErr w:type="spellStart"/>
            <w:r w:rsidRPr="00BE068B">
              <w:rPr>
                <w:rFonts w:ascii="Gill Sans MT" w:hAnsi="Gill Sans MT"/>
                <w:b/>
                <w:w w:val="105"/>
              </w:rPr>
              <w:t>totfield_borrowout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771141E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A448A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BE068B" w:rsidRDefault="00C20927" w:rsidP="00F7697D">
            <w:pPr>
              <w:spacing w:after="0"/>
              <w:rPr>
                <w:rFonts w:ascii="Gill Sans MT" w:hAnsi="Gill Sans MT"/>
                <w:w w:val="105"/>
              </w:rPr>
            </w:pPr>
            <w:r w:rsidRPr="00BE068B">
              <w:rPr>
                <w:rFonts w:ascii="Gill Sans MT" w:hAnsi="Gill Sans MT"/>
                <w:w w:val="105"/>
              </w:rPr>
              <w:t>H12</w:t>
            </w:r>
          </w:p>
        </w:tc>
        <w:tc>
          <w:tcPr>
            <w:tcW w:w="8910"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Enumerator calculate: How many fields in total does the household own, rent-in, or borrow from another household?</w:t>
            </w:r>
          </w:p>
          <w:p w14:paraId="5856E23E" w14:textId="77777777" w:rsidR="00C77E6C" w:rsidRPr="00BE068B" w:rsidRDefault="00C77E6C" w:rsidP="00F7697D">
            <w:pPr>
              <w:spacing w:after="0"/>
              <w:rPr>
                <w:rFonts w:ascii="Gill Sans MT" w:hAnsi="Gill Sans MT"/>
                <w:w w:val="105"/>
              </w:rPr>
            </w:pPr>
            <w:r w:rsidRPr="00BE068B">
              <w:rPr>
                <w:rFonts w:ascii="Gill Sans MT" w:hAnsi="Gill Sans MT"/>
                <w:i/>
                <w:w w:val="105"/>
              </w:rPr>
              <w:t>This is the number of fields that you will ask the field roster questions about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323C6B"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D9F0B2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BE068B" w:rsidRDefault="00C20927" w:rsidP="00F7697D">
            <w:pPr>
              <w:spacing w:after="0"/>
              <w:rPr>
                <w:rFonts w:ascii="Gill Sans MT" w:hAnsi="Gill Sans MT"/>
                <w:w w:val="105"/>
              </w:rPr>
            </w:pPr>
            <w:r w:rsidRPr="00BE068B">
              <w:rPr>
                <w:rFonts w:ascii="Gill Sans MT" w:hAnsi="Gill Sans MT"/>
                <w:w w:val="105"/>
              </w:rPr>
              <w:t>H13</w:t>
            </w:r>
          </w:p>
        </w:tc>
        <w:tc>
          <w:tcPr>
            <w:tcW w:w="8910" w:type="dxa"/>
            <w:gridSpan w:val="2"/>
            <w:tcBorders>
              <w:top w:val="single" w:sz="4" w:space="0" w:color="000000"/>
              <w:left w:val="single" w:sz="4" w:space="0" w:color="auto"/>
              <w:bottom w:val="single" w:sz="4" w:space="0" w:color="000000"/>
              <w:right w:val="single" w:sz="18" w:space="0" w:color="000000"/>
            </w:tcBorders>
          </w:tcPr>
          <w:p w14:paraId="7CC7F624" w14:textId="0D3E9656"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farmed for subsistence or cash crops during the this agricultural year (2013/2014)? (</w:t>
            </w:r>
            <w:r w:rsidRPr="00BE068B">
              <w:rPr>
                <w:rFonts w:ascii="Gill Sans MT" w:hAnsi="Gill Sans MT"/>
                <w:b/>
                <w:w w:val="105"/>
              </w:rPr>
              <w:t>subsistence</w:t>
            </w:r>
            <w:r w:rsidRPr="00BE068B">
              <w:rPr>
                <w:rFonts w:ascii="Gill Sans MT" w:hAnsi="Gill Sans MT"/>
                <w:w w:val="105"/>
              </w:rPr>
              <w:t>)</w:t>
            </w:r>
          </w:p>
          <w:p w14:paraId="1E3AC40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F7F319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CB6EBB3"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BE068B" w:rsidRDefault="00C20927" w:rsidP="00F7697D">
            <w:pPr>
              <w:spacing w:after="0"/>
              <w:rPr>
                <w:rFonts w:ascii="Gill Sans MT" w:hAnsi="Gill Sans MT"/>
                <w:w w:val="105"/>
              </w:rPr>
            </w:pPr>
            <w:r w:rsidRPr="00BE068B">
              <w:rPr>
                <w:rFonts w:ascii="Gill Sans MT" w:hAnsi="Gill Sans MT"/>
                <w:w w:val="105"/>
              </w:rPr>
              <w:t>H14</w:t>
            </w:r>
          </w:p>
        </w:tc>
        <w:tc>
          <w:tcPr>
            <w:tcW w:w="8910" w:type="dxa"/>
            <w:gridSpan w:val="2"/>
            <w:tcBorders>
              <w:top w:val="single" w:sz="4" w:space="0" w:color="000000"/>
              <w:left w:val="single" w:sz="4" w:space="0" w:color="auto"/>
              <w:bottom w:val="single" w:sz="4" w:space="0" w:color="000000"/>
              <w:right w:val="single" w:sz="18" w:space="0" w:color="000000"/>
            </w:tcBorders>
          </w:tcPr>
          <w:p w14:paraId="05746E60" w14:textId="44716A5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used as pastures or other non-agricultural uses, during this agricultural year (2013/2014)? (</w:t>
            </w:r>
            <w:proofErr w:type="spellStart"/>
            <w:r w:rsidRPr="00BE068B">
              <w:rPr>
                <w:rFonts w:ascii="Gill Sans MT" w:hAnsi="Gill Sans MT"/>
                <w:b/>
                <w:w w:val="105"/>
              </w:rPr>
              <w:t>past_nonagri</w:t>
            </w:r>
            <w:proofErr w:type="spellEnd"/>
            <w:r w:rsidRPr="00BE068B">
              <w:rPr>
                <w:rFonts w:ascii="Gill Sans MT" w:hAnsi="Gill Sans MT"/>
                <w:w w:val="105"/>
              </w:rPr>
              <w:t>)</w:t>
            </w:r>
          </w:p>
          <w:p w14:paraId="5EBB131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9D85EB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29AC1D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BE068B" w:rsidRDefault="00C20927" w:rsidP="00F7697D">
            <w:pPr>
              <w:spacing w:after="0"/>
              <w:rPr>
                <w:rFonts w:ascii="Gill Sans MT" w:hAnsi="Gill Sans MT"/>
                <w:w w:val="105"/>
              </w:rPr>
            </w:pPr>
            <w:r w:rsidRPr="00BE068B">
              <w:rPr>
                <w:rFonts w:ascii="Gill Sans MT" w:hAnsi="Gill Sans MT"/>
                <w:w w:val="105"/>
              </w:rPr>
              <w:t>H15</w:t>
            </w:r>
          </w:p>
        </w:tc>
        <w:tc>
          <w:tcPr>
            <w:tcW w:w="8910"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did you leave fallow during this agricultural year (2013/2014)? (</w:t>
            </w:r>
            <w:proofErr w:type="spellStart"/>
            <w:r w:rsidRPr="00BE068B">
              <w:rPr>
                <w:rFonts w:ascii="Gill Sans MT" w:hAnsi="Gill Sans MT"/>
                <w:b/>
                <w:w w:val="105"/>
              </w:rPr>
              <w:t>fallowfields</w:t>
            </w:r>
            <w:proofErr w:type="spellEnd"/>
            <w:r w:rsidRPr="00BE068B">
              <w:rPr>
                <w:rFonts w:ascii="Gill Sans MT" w:hAnsi="Gill Sans MT"/>
                <w:w w:val="105"/>
              </w:rPr>
              <w:t>)</w:t>
            </w:r>
          </w:p>
          <w:p w14:paraId="20B801E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E2DEAEF"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BF57CC7"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BE068B" w:rsidRDefault="00C20927" w:rsidP="00F7697D">
            <w:pPr>
              <w:spacing w:after="0"/>
              <w:rPr>
                <w:rFonts w:ascii="Gill Sans MT" w:hAnsi="Gill Sans MT"/>
                <w:w w:val="105"/>
              </w:rPr>
            </w:pPr>
            <w:r w:rsidRPr="00BE068B">
              <w:rPr>
                <w:rFonts w:ascii="Gill Sans MT" w:hAnsi="Gill Sans MT"/>
                <w:w w:val="105"/>
              </w:rPr>
              <w:t>H16</w:t>
            </w:r>
          </w:p>
        </w:tc>
        <w:tc>
          <w:tcPr>
            <w:tcW w:w="8910"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BE068B" w:rsidRDefault="00C77E6C"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plant agroforestry trees on during this agricultural year (2013/2014)? (</w:t>
            </w:r>
            <w:proofErr w:type="spellStart"/>
            <w:proofErr w:type="gramStart"/>
            <w:r w:rsidRPr="00BE068B">
              <w:rPr>
                <w:rFonts w:ascii="Gill Sans MT" w:hAnsi="Gill Sans MT"/>
                <w:b/>
                <w:color w:val="auto"/>
                <w:w w:val="105"/>
              </w:rPr>
              <w:t>tno</w:t>
            </w:r>
            <w:proofErr w:type="gramEnd"/>
            <w:r w:rsidRPr="00BE068B">
              <w:rPr>
                <w:rFonts w:ascii="Gill Sans MT" w:hAnsi="Gill Sans MT"/>
                <w:b/>
                <w:color w:val="auto"/>
                <w:w w:val="105"/>
              </w:rPr>
              <w:t>_fields</w:t>
            </w:r>
            <w:proofErr w:type="spellEnd"/>
            <w:r w:rsidRPr="00BE068B">
              <w:rPr>
                <w:rFonts w:ascii="Gill Sans MT" w:hAnsi="Gill Sans MT"/>
                <w:color w:val="auto"/>
                <w:w w:val="105"/>
              </w:rPr>
              <w:t>)</w:t>
            </w:r>
          </w:p>
          <w:p w14:paraId="3792144E"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Agroforestry trees include </w:t>
            </w:r>
            <w:proofErr w:type="spellStart"/>
            <w:r w:rsidRPr="00BE068B">
              <w:rPr>
                <w:rFonts w:ascii="Gill Sans MT" w:hAnsi="Gill Sans MT"/>
                <w:i/>
                <w:w w:val="105"/>
              </w:rPr>
              <w:t>musangu</w:t>
            </w:r>
            <w:proofErr w:type="spellEnd"/>
            <w:r w:rsidRPr="00BE068B">
              <w:rPr>
                <w:rFonts w:ascii="Gill Sans MT" w:hAnsi="Gill Sans MT"/>
                <w:i/>
                <w:w w:val="105"/>
              </w:rPr>
              <w:t xml:space="preserve">, </w:t>
            </w:r>
            <w:proofErr w:type="spellStart"/>
            <w:r w:rsidRPr="00BE068B">
              <w:rPr>
                <w:rFonts w:ascii="Gill Sans MT" w:hAnsi="Gill Sans MT"/>
                <w:i/>
                <w:w w:val="105"/>
              </w:rPr>
              <w:t>glricidia</w:t>
            </w:r>
            <w:proofErr w:type="spellEnd"/>
            <w:r w:rsidRPr="00BE068B">
              <w:rPr>
                <w:rFonts w:ascii="Gill Sans MT" w:hAnsi="Gill Sans MT"/>
                <w:i/>
                <w:w w:val="105"/>
              </w:rPr>
              <w:t xml:space="preserve">, </w:t>
            </w:r>
            <w:proofErr w:type="spellStart"/>
            <w:r w:rsidRPr="00BE068B">
              <w:rPr>
                <w:rFonts w:ascii="Gill Sans MT" w:hAnsi="Gill Sans MT"/>
                <w:i/>
                <w:w w:val="105"/>
              </w:rPr>
              <w:t>ububa</w:t>
            </w:r>
            <w:proofErr w:type="spellEnd"/>
            <w:r w:rsidRPr="00BE068B">
              <w:rPr>
                <w:rFonts w:ascii="Gill Sans MT" w:hAnsi="Gill Sans MT"/>
                <w:i/>
                <w:w w:val="105"/>
              </w:rPr>
              <w:t>, etc. Do not include pigeon peas or cowpeas.</w:t>
            </w:r>
          </w:p>
        </w:tc>
        <w:tc>
          <w:tcPr>
            <w:tcW w:w="811" w:type="dxa"/>
            <w:gridSpan w:val="4"/>
            <w:tcBorders>
              <w:top w:val="single" w:sz="18" w:space="0" w:color="000000"/>
              <w:left w:val="single" w:sz="18" w:space="0" w:color="000000"/>
              <w:bottom w:val="single" w:sz="18" w:space="0" w:color="000000"/>
              <w:right w:val="single" w:sz="18" w:space="0" w:color="000000"/>
            </w:tcBorders>
          </w:tcPr>
          <w:p w14:paraId="7A21C0F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2F35E80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clear during this agricultural year (2013/2014)</w:t>
            </w:r>
          </w:p>
          <w:p w14:paraId="2E6DBB53" w14:textId="2697C023" w:rsidR="00EF7147" w:rsidRPr="00F86AA7" w:rsidRDefault="00EF7147" w:rsidP="00F7697D">
            <w:pPr>
              <w:pStyle w:val="longtableQtext"/>
              <w:keepNext/>
              <w:spacing w:afterLines="20" w:after="48" w:line="240" w:lineRule="auto"/>
              <w:ind w:left="10"/>
              <w:contextualSpacing/>
              <w:outlineLvl w:val="7"/>
              <w:rPr>
                <w:rFonts w:ascii="Gill Sans MT" w:hAnsi="Gill Sans MT"/>
                <w:i/>
                <w:color w:val="auto"/>
                <w:w w:val="105"/>
              </w:rPr>
            </w:pPr>
            <w:r w:rsidRPr="00F86AA7">
              <w:rPr>
                <w:rFonts w:ascii="Gill Sans MT" w:hAnsi="Gill Sans MT"/>
                <w:i/>
                <w:color w:val="auto"/>
                <w:w w:val="105"/>
              </w:rPr>
              <w:t xml:space="preserve">Only consider land that is owned, rented in, or borrowed, not land that is rented out or </w:t>
            </w:r>
            <w:proofErr w:type="spellStart"/>
            <w:r w:rsidRPr="00F86AA7">
              <w:rPr>
                <w:rFonts w:ascii="Gill Sans MT" w:hAnsi="Gill Sans MT"/>
                <w:i/>
                <w:color w:val="auto"/>
                <w:w w:val="105"/>
              </w:rPr>
              <w:t>lended</w:t>
            </w:r>
            <w:proofErr w:type="spellEnd"/>
            <w:r w:rsidRPr="00F86AA7">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2B830D3" w14:textId="23170DA3"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0DF114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180312B" w14:textId="77777777"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MORE fields do you plan to clear in the next 3 years (</w:t>
            </w:r>
            <w:proofErr w:type="spellStart"/>
            <w:r w:rsidRPr="00BE068B">
              <w:rPr>
                <w:rFonts w:ascii="Gill Sans MT" w:hAnsi="Gill Sans MT"/>
                <w:color w:val="auto"/>
                <w:w w:val="105"/>
              </w:rPr>
              <w:t>ie</w:t>
            </w:r>
            <w:proofErr w:type="spellEnd"/>
            <w:r w:rsidRPr="00BE068B">
              <w:rPr>
                <w:rFonts w:ascii="Gill Sans MT" w:hAnsi="Gill Sans MT"/>
                <w:color w:val="auto"/>
                <w:w w:val="105"/>
              </w:rPr>
              <w:t>: by 2018)?</w:t>
            </w:r>
          </w:p>
          <w:p w14:paraId="3B201EBB" w14:textId="0878F23F" w:rsidR="00EF7147" w:rsidRPr="00761418" w:rsidRDefault="00EF7147" w:rsidP="00F7697D">
            <w:pPr>
              <w:pStyle w:val="longtableQtext"/>
              <w:spacing w:afterLines="20" w:after="48" w:line="240" w:lineRule="auto"/>
              <w:ind w:left="10"/>
              <w:contextualSpacing/>
              <w:rPr>
                <w:rFonts w:ascii="Gill Sans MT" w:hAnsi="Gill Sans MT"/>
                <w:i/>
                <w:color w:val="auto"/>
                <w:w w:val="105"/>
              </w:rPr>
            </w:pPr>
            <w:r w:rsidRPr="00761418">
              <w:rPr>
                <w:rFonts w:ascii="Gill Sans MT" w:hAnsi="Gill Sans MT"/>
                <w:i/>
                <w:color w:val="auto"/>
                <w:w w:val="105"/>
              </w:rPr>
              <w:t xml:space="preserve">Only consider land that is owned, rented in, or borrowed, not land that is rented out or </w:t>
            </w:r>
            <w:proofErr w:type="spellStart"/>
            <w:r w:rsidRPr="00761418">
              <w:rPr>
                <w:rFonts w:ascii="Gill Sans MT" w:hAnsi="Gill Sans MT"/>
                <w:i/>
                <w:color w:val="auto"/>
                <w:w w:val="105"/>
              </w:rPr>
              <w:t>lended</w:t>
            </w:r>
            <w:proofErr w:type="spellEnd"/>
            <w:r w:rsidRPr="00761418">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5A47C22D" w14:textId="57F9BEBC"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BE068B" w:rsidRDefault="00C77E6C" w:rsidP="005E51A5">
            <w:pPr>
              <w:spacing w:after="0"/>
              <w:rPr>
                <w:rFonts w:ascii="Gill Sans MT" w:eastAsia="Calibri" w:hAnsi="Gill Sans MT" w:cs="Times New Roman"/>
                <w:w w:val="105"/>
              </w:rPr>
            </w:pPr>
            <w:r w:rsidRPr="00BE068B">
              <w:rPr>
                <w:rFonts w:ascii="Gill Sans MT" w:hAnsi="Gill Sans MT"/>
                <w:w w:val="105"/>
              </w:rPr>
              <w:t xml:space="preserve">In the past 5 years, has your household </w:t>
            </w:r>
            <w:r w:rsidRPr="00BE068B">
              <w:rPr>
                <w:rFonts w:ascii="Gill Sans MT" w:hAnsi="Gill Sans MT"/>
                <w:w w:val="105"/>
              </w:rPr>
              <w:lastRenderedPageBreak/>
              <w:t>requested or tried to obtain additional land in this village for use by your household? (</w:t>
            </w:r>
            <w:proofErr w:type="spellStart"/>
            <w:r w:rsidRPr="00BE068B">
              <w:rPr>
                <w:rFonts w:ascii="Gill Sans MT" w:hAnsi="Gill Sans MT"/>
                <w:b/>
                <w:w w:val="105"/>
              </w:rPr>
              <w:t>req_land</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51FD5F25" w14:textId="77777777" w:rsidR="00C77E6C" w:rsidRPr="00BE068B" w:rsidRDefault="00C77E6C" w:rsidP="00F7697D">
            <w:pPr>
              <w:spacing w:after="0"/>
              <w:rPr>
                <w:rFonts w:ascii="Gill Sans MT" w:hAnsi="Gill Sans MT"/>
              </w:rPr>
            </w:pPr>
            <w:r w:rsidRPr="00BE068B">
              <w:rPr>
                <w:rFonts w:ascii="Gill Sans MT" w:hAnsi="Gill Sans MT"/>
              </w:rPr>
              <w:lastRenderedPageBreak/>
              <w:t>1=No</w:t>
            </w:r>
          </w:p>
          <w:p w14:paraId="0037EB6E" w14:textId="77777777" w:rsidR="00C77E6C" w:rsidRPr="00BE068B" w:rsidRDefault="00C77E6C" w:rsidP="00F7697D">
            <w:pPr>
              <w:spacing w:after="0"/>
              <w:rPr>
                <w:rFonts w:ascii="Gill Sans MT" w:hAnsi="Gill Sans MT"/>
              </w:rPr>
            </w:pPr>
            <w:r w:rsidRPr="00BE068B">
              <w:rPr>
                <w:rFonts w:ascii="Gill Sans MT" w:hAnsi="Gill Sans MT"/>
              </w:rPr>
              <w:lastRenderedPageBreak/>
              <w:t>2=Yes</w:t>
            </w:r>
            <w:r w:rsidRPr="00BE068B" w:rsidDel="00226116">
              <w:rPr>
                <w:rFonts w:ascii="Gill Sans MT" w:hAnsi="Gill Sans MT"/>
              </w:rPr>
              <w:t xml:space="preserve"> </w:t>
            </w:r>
          </w:p>
          <w:p w14:paraId="7C4F9E65"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157C74D1"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C77E6C" w:rsidRPr="00BE068B"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lastRenderedPageBreak/>
              <w:t>H18</w:t>
            </w:r>
          </w:p>
        </w:tc>
        <w:tc>
          <w:tcPr>
            <w:tcW w:w="4677" w:type="dxa"/>
            <w:tcBorders>
              <w:top w:val="single" w:sz="4" w:space="0" w:color="000000"/>
              <w:left w:val="single" w:sz="4" w:space="0" w:color="auto"/>
              <w:bottom w:val="single" w:sz="4" w:space="0" w:color="000000"/>
            </w:tcBorders>
          </w:tcPr>
          <w:p w14:paraId="595B34E6" w14:textId="3D49A47E" w:rsidR="00C77E6C" w:rsidRPr="00BE068B" w:rsidRDefault="00C77E6C" w:rsidP="00F7697D">
            <w:pPr>
              <w:spacing w:after="0"/>
              <w:rPr>
                <w:rFonts w:ascii="Gill Sans MT" w:eastAsia="Calibri" w:hAnsi="Gill Sans MT" w:cs="Times New Roman"/>
                <w:w w:val="105"/>
              </w:rPr>
            </w:pPr>
            <w:r w:rsidRPr="00BE068B">
              <w:rPr>
                <w:rFonts w:ascii="Gill Sans MT" w:hAnsi="Gill Sans MT"/>
                <w:w w:val="105"/>
              </w:rPr>
              <w:t>From whom did you request this land? (</w:t>
            </w:r>
            <w:proofErr w:type="spellStart"/>
            <w:r w:rsidRPr="00BE068B">
              <w:rPr>
                <w:rFonts w:ascii="Gill Sans MT" w:hAnsi="Gill Sans MT"/>
                <w:b/>
                <w:w w:val="105"/>
              </w:rPr>
              <w:t>whom_request</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1B09304D" w14:textId="77777777" w:rsidR="00C77E6C" w:rsidRPr="00BE068B" w:rsidRDefault="00C77E6C" w:rsidP="00F7697D">
            <w:pPr>
              <w:spacing w:after="0"/>
              <w:rPr>
                <w:rFonts w:ascii="Gill Sans MT" w:hAnsi="Gill Sans MT"/>
              </w:rPr>
            </w:pPr>
            <w:r w:rsidRPr="00BE068B">
              <w:rPr>
                <w:rFonts w:ascii="Gill Sans MT" w:hAnsi="Gill Sans MT"/>
              </w:rPr>
              <w:t>1=Headman</w:t>
            </w:r>
          </w:p>
          <w:p w14:paraId="4A8EBE28" w14:textId="77777777" w:rsidR="00C77E6C" w:rsidRPr="00BE068B" w:rsidRDefault="00C77E6C" w:rsidP="00F7697D">
            <w:pPr>
              <w:spacing w:after="0"/>
              <w:rPr>
                <w:rFonts w:ascii="Gill Sans MT" w:hAnsi="Gill Sans MT"/>
              </w:rPr>
            </w:pPr>
            <w:r w:rsidRPr="00BE068B">
              <w:rPr>
                <w:rFonts w:ascii="Gill Sans MT" w:hAnsi="Gill Sans MT"/>
              </w:rPr>
              <w:t>2=Induna</w:t>
            </w:r>
          </w:p>
          <w:p w14:paraId="6121E99C" w14:textId="77777777" w:rsidR="00C77E6C" w:rsidRPr="00BE068B" w:rsidRDefault="00C77E6C" w:rsidP="00F7697D">
            <w:pPr>
              <w:spacing w:after="0"/>
              <w:rPr>
                <w:rFonts w:ascii="Gill Sans MT" w:hAnsi="Gill Sans MT"/>
              </w:rPr>
            </w:pPr>
            <w:r w:rsidRPr="00BE068B">
              <w:rPr>
                <w:rFonts w:ascii="Gill Sans MT" w:hAnsi="Gill Sans MT"/>
              </w:rPr>
              <w:t>3=Chief</w:t>
            </w:r>
          </w:p>
          <w:p w14:paraId="6D0BE0C8" w14:textId="77777777" w:rsidR="00C77E6C" w:rsidRPr="00BE068B" w:rsidRDefault="00C77E6C" w:rsidP="00F7697D">
            <w:pPr>
              <w:spacing w:after="0"/>
              <w:rPr>
                <w:rFonts w:ascii="Gill Sans MT" w:hAnsi="Gill Sans MT"/>
              </w:rPr>
            </w:pPr>
            <w:r w:rsidRPr="00BE068B">
              <w:rPr>
                <w:rFonts w:ascii="Gill Sans MT" w:hAnsi="Gill Sans MT"/>
              </w:rPr>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BE068B" w:rsidRDefault="00C20927" w:rsidP="00F7697D">
            <w:pPr>
              <w:spacing w:after="0"/>
              <w:rPr>
                <w:rFonts w:ascii="Gill Sans MT" w:hAnsi="Gill Sans MT"/>
              </w:rPr>
            </w:pPr>
            <w:r w:rsidRPr="00BE068B">
              <w:rPr>
                <w:rFonts w:ascii="Gill Sans MT" w:hAnsi="Gill Sans MT"/>
              </w:rPr>
              <w:t>H18b</w:t>
            </w:r>
          </w:p>
        </w:tc>
        <w:tc>
          <w:tcPr>
            <w:tcW w:w="4677" w:type="dxa"/>
            <w:tcBorders>
              <w:left w:val="single" w:sz="4" w:space="0" w:color="auto"/>
              <w:right w:val="single" w:sz="18" w:space="0" w:color="000000"/>
            </w:tcBorders>
          </w:tcPr>
          <w:p w14:paraId="46CB14AE" w14:textId="3B515CBB"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77E540C8"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465B69A" w14:textId="77777777" w:rsidTr="0076141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BE068B" w:rsidRDefault="00C20927" w:rsidP="00F7697D">
            <w:pPr>
              <w:spacing w:after="0"/>
              <w:rPr>
                <w:rFonts w:ascii="Gill Sans MT" w:hAnsi="Gill Sans MT"/>
              </w:rPr>
            </w:pPr>
            <w:r w:rsidRPr="00BE068B">
              <w:rPr>
                <w:rFonts w:ascii="Gill Sans MT" w:hAnsi="Gill Sans MT"/>
              </w:rPr>
              <w:t>H19</w:t>
            </w:r>
          </w:p>
        </w:tc>
        <w:tc>
          <w:tcPr>
            <w:tcW w:w="9000" w:type="dxa"/>
            <w:gridSpan w:val="4"/>
            <w:tcBorders>
              <w:top w:val="single" w:sz="4" w:space="0" w:color="000000"/>
              <w:left w:val="single" w:sz="4" w:space="0" w:color="auto"/>
              <w:bottom w:val="single" w:sz="4" w:space="0" w:color="000000"/>
              <w:right w:val="single" w:sz="18" w:space="0" w:color="000000"/>
            </w:tcBorders>
          </w:tcPr>
          <w:p w14:paraId="7A4A236F" w14:textId="29E1178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much land did your household request?  (</w:t>
            </w:r>
            <w:proofErr w:type="spellStart"/>
            <w:r w:rsidRPr="00BE068B">
              <w:rPr>
                <w:rFonts w:ascii="Gill Sans MT" w:hAnsi="Gill Sans MT"/>
                <w:b/>
                <w:w w:val="105"/>
              </w:rPr>
              <w:t>area_request</w:t>
            </w:r>
            <w:proofErr w:type="spellEnd"/>
            <w:r w:rsidRPr="00BE068B">
              <w:rPr>
                <w:rFonts w:ascii="Gill Sans MT" w:hAnsi="Gill Sans MT"/>
                <w:w w:val="105"/>
              </w:rPr>
              <w:t>)</w:t>
            </w:r>
          </w:p>
          <w:p w14:paraId="093E40F4" w14:textId="77777777" w:rsidR="00C77E6C" w:rsidRPr="00BE068B" w:rsidRDefault="00C77E6C" w:rsidP="00F7697D">
            <w:pPr>
              <w:spacing w:after="0"/>
              <w:rPr>
                <w:rFonts w:ascii="Gill Sans MT" w:hAnsi="Gill Sans MT"/>
                <w:w w:val="105"/>
              </w:rPr>
            </w:pPr>
            <w:r w:rsidRPr="00BE068B">
              <w:rPr>
                <w:rFonts w:ascii="Gill Sans MT" w:hAnsi="Gill Sans MT"/>
                <w:i/>
                <w:w w:val="105"/>
              </w:rPr>
              <w:t>Probe and code</w:t>
            </w:r>
          </w:p>
        </w:tc>
        <w:tc>
          <w:tcPr>
            <w:tcW w:w="721" w:type="dxa"/>
            <w:gridSpan w:val="2"/>
            <w:tcBorders>
              <w:top w:val="single" w:sz="18" w:space="0" w:color="000000"/>
              <w:left w:val="single" w:sz="18" w:space="0" w:color="000000"/>
              <w:bottom w:val="single" w:sz="18" w:space="0" w:color="000000"/>
              <w:right w:val="single" w:sz="18" w:space="0" w:color="000000"/>
            </w:tcBorders>
          </w:tcPr>
          <w:p w14:paraId="344E8C3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689A86A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B2D5FD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66C3398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A841D7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696AEAA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45B981CE"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B593F3"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214DF86"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BE068B" w:rsidRDefault="00C20927" w:rsidP="00F7697D">
            <w:pPr>
              <w:spacing w:after="0"/>
              <w:rPr>
                <w:rFonts w:ascii="Gill Sans MT" w:hAnsi="Gill Sans MT"/>
                <w:w w:val="105"/>
              </w:rPr>
            </w:pPr>
            <w:r w:rsidRPr="00BE068B">
              <w:rPr>
                <w:rFonts w:ascii="Gill Sans MT" w:hAnsi="Gill Sans MT"/>
                <w:w w:val="105"/>
              </w:rPr>
              <w:t>H20</w:t>
            </w:r>
          </w:p>
        </w:tc>
        <w:tc>
          <w:tcPr>
            <w:tcW w:w="9000" w:type="dxa"/>
            <w:gridSpan w:val="4"/>
            <w:tcBorders>
              <w:top w:val="single" w:sz="4" w:space="0" w:color="000000"/>
              <w:left w:val="single" w:sz="4" w:space="0" w:color="auto"/>
              <w:bottom w:val="single" w:sz="4" w:space="0" w:color="000000"/>
              <w:right w:val="single" w:sz="18" w:space="0" w:color="000000"/>
            </w:tcBorders>
          </w:tcPr>
          <w:p w14:paraId="3C66FB30" w14:textId="74609110" w:rsidR="00C77E6C" w:rsidRPr="00BE068B" w:rsidRDefault="00C77E6C" w:rsidP="00F7697D">
            <w:pPr>
              <w:spacing w:after="0"/>
              <w:rPr>
                <w:rFonts w:ascii="Gill Sans MT" w:hAnsi="Gill Sans MT"/>
                <w:w w:val="105"/>
              </w:rPr>
            </w:pPr>
            <w:r w:rsidRPr="00BE068B">
              <w:rPr>
                <w:rFonts w:ascii="Gill Sans MT" w:hAnsi="Gill Sans MT"/>
                <w:w w:val="105"/>
              </w:rPr>
              <w:t>What was the area of the land obtained? (</w:t>
            </w:r>
            <w:proofErr w:type="spellStart"/>
            <w:r w:rsidRPr="00BE068B">
              <w:rPr>
                <w:rFonts w:ascii="Gill Sans MT" w:hAnsi="Gill Sans MT"/>
                <w:b/>
                <w:w w:val="105"/>
              </w:rPr>
              <w:t>area_obtained</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5BF2C5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BE068B" w:rsidRDefault="00C77E6C" w:rsidP="00C20927">
            <w:pPr>
              <w:spacing w:after="0"/>
              <w:rPr>
                <w:rFonts w:ascii="Gill Sans MT" w:hAnsi="Gill Sans MT"/>
                <w:color w:val="000000"/>
              </w:rPr>
            </w:pPr>
            <w:r w:rsidRPr="00BE068B">
              <w:rPr>
                <w:rFonts w:ascii="Gill Sans MT" w:hAnsi="Gill Sans MT"/>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726702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58A8CC7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5EB83A8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5CAA5CAE"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EB260EC"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6C3CEBD0"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2F7F9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BE068B" w:rsidRDefault="00C77E6C" w:rsidP="00F7697D">
            <w:pPr>
              <w:spacing w:after="0"/>
              <w:rPr>
                <w:rFonts w:ascii="Gill Sans MT" w:hAnsi="Gill Sans MT"/>
                <w:w w:val="105"/>
              </w:rPr>
            </w:pPr>
            <w:r w:rsidRPr="00BE068B">
              <w:rPr>
                <w:rFonts w:ascii="Gill Sans MT" w:hAnsi="Gill Sans MT"/>
                <w:w w:val="105"/>
              </w:rPr>
              <w:t>What was the condition of the land when the household obtained it? (</w:t>
            </w:r>
            <w:proofErr w:type="spellStart"/>
            <w:r w:rsidRPr="00BE068B">
              <w:rPr>
                <w:rFonts w:ascii="Gill Sans MT" w:hAnsi="Gill Sans MT"/>
                <w:b/>
                <w:w w:val="105"/>
              </w:rPr>
              <w:t>land_state</w:t>
            </w:r>
            <w:proofErr w:type="spellEnd"/>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1=Undeveloped</w:t>
            </w:r>
          </w:p>
          <w:p w14:paraId="0D8E2A15"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2=Fallow</w:t>
            </w:r>
          </w:p>
          <w:p w14:paraId="21F12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3=Productive</w:t>
            </w:r>
          </w:p>
          <w:p w14:paraId="3CB1C9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97=Other, please specify</w:t>
            </w:r>
          </w:p>
        </w:tc>
        <w:tc>
          <w:tcPr>
            <w:tcW w:w="732" w:type="dxa"/>
            <w:gridSpan w:val="3"/>
            <w:tcBorders>
              <w:top w:val="single" w:sz="18" w:space="0" w:color="000000"/>
              <w:left w:val="single" w:sz="18" w:space="0" w:color="000000"/>
              <w:bottom w:val="single" w:sz="18" w:space="0" w:color="000000"/>
              <w:right w:val="single" w:sz="18" w:space="0" w:color="000000"/>
            </w:tcBorders>
          </w:tcPr>
          <w:p w14:paraId="0B8E72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BE068B" w:rsidRDefault="00C20927" w:rsidP="00F7697D">
            <w:pPr>
              <w:spacing w:after="0"/>
              <w:rPr>
                <w:rFonts w:ascii="Gill Sans MT" w:hAnsi="Gill Sans MT"/>
              </w:rPr>
            </w:pPr>
            <w:r w:rsidRPr="00BE068B">
              <w:rPr>
                <w:rFonts w:ascii="Gill Sans MT" w:hAnsi="Gill Sans MT"/>
              </w:rPr>
              <w:t>H21b</w:t>
            </w:r>
          </w:p>
        </w:tc>
        <w:tc>
          <w:tcPr>
            <w:tcW w:w="4677" w:type="dxa"/>
            <w:tcBorders>
              <w:left w:val="single" w:sz="4" w:space="0" w:color="auto"/>
              <w:right w:val="single" w:sz="18" w:space="0" w:color="000000"/>
            </w:tcBorders>
          </w:tcPr>
          <w:p w14:paraId="7CAE71D0" w14:textId="29605757"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4B512775"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BE068B" w:rsidRDefault="00AA3608" w:rsidP="00F7697D">
            <w:pPr>
              <w:spacing w:after="0"/>
              <w:rPr>
                <w:rFonts w:ascii="Gill Sans MT" w:eastAsia="Calibri" w:hAnsi="Gill Sans MT" w:cs="Times New Roman"/>
                <w:w w:val="105"/>
              </w:rPr>
            </w:pPr>
            <w:r w:rsidRPr="00BE068B">
              <w:rPr>
                <w:rFonts w:ascii="Gill Sans MT" w:eastAsia="Calibri" w:hAnsi="Gill Sans MT"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In the past five years, has your household ever had land that you were using reallocated by village or chief authorities to be used for other purposes? (</w:t>
            </w:r>
            <w:proofErr w:type="gramStart"/>
            <w:r w:rsidRPr="00BE068B">
              <w:rPr>
                <w:rFonts w:ascii="Gill Sans MT" w:hAnsi="Gill Sans MT"/>
                <w:b/>
                <w:w w:val="105"/>
              </w:rPr>
              <w:t>reallocate</w:t>
            </w:r>
            <w:proofErr w:type="gramEnd"/>
            <w:r w:rsidRPr="00BE068B">
              <w:rPr>
                <w:rFonts w:ascii="Gill Sans MT" w:hAnsi="Gill Sans MT"/>
                <w:w w:val="105"/>
              </w:rPr>
              <w:t>)</w:t>
            </w:r>
          </w:p>
          <w:p w14:paraId="2AD82C7A" w14:textId="20861BEF" w:rsidR="00C77E6C" w:rsidRPr="00BE068B" w:rsidRDefault="00AA3608" w:rsidP="00F7697D">
            <w:pPr>
              <w:spacing w:afterLines="20" w:after="48" w:line="240" w:lineRule="auto"/>
              <w:ind w:left="10"/>
              <w:contextualSpacing/>
              <w:rPr>
                <w:rFonts w:ascii="Gill Sans MT" w:hAnsi="Gill Sans MT"/>
                <w:i/>
                <w:w w:val="105"/>
              </w:rPr>
            </w:pPr>
            <w:r w:rsidRPr="00BE068B">
              <w:rPr>
                <w:rFonts w:ascii="Gill Sans MT" w:hAnsi="Gill Sans MT"/>
                <w:i/>
                <w:w w:val="105"/>
              </w:rPr>
              <w:t>If not 1, skip to Module I</w:t>
            </w:r>
          </w:p>
        </w:tc>
        <w:tc>
          <w:tcPr>
            <w:tcW w:w="4332" w:type="dxa"/>
            <w:gridSpan w:val="4"/>
            <w:tcBorders>
              <w:top w:val="single" w:sz="4" w:space="0" w:color="000000"/>
              <w:bottom w:val="single" w:sz="4" w:space="0" w:color="000000"/>
              <w:right w:val="single" w:sz="18" w:space="0" w:color="000000"/>
            </w:tcBorders>
          </w:tcPr>
          <w:p w14:paraId="422F1312" w14:textId="77777777" w:rsidR="00C77E6C" w:rsidRPr="00BE068B" w:rsidRDefault="00C77E6C" w:rsidP="00F7697D">
            <w:pPr>
              <w:spacing w:after="0"/>
              <w:rPr>
                <w:rFonts w:ascii="Gill Sans MT" w:hAnsi="Gill Sans MT"/>
              </w:rPr>
            </w:pPr>
            <w:r w:rsidRPr="00BE068B">
              <w:rPr>
                <w:rFonts w:ascii="Gill Sans MT" w:hAnsi="Gill Sans MT"/>
              </w:rPr>
              <w:t>1=No</w:t>
            </w:r>
          </w:p>
          <w:p w14:paraId="22FB6FB5"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22F94840"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50557C64"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011D0BD"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BE068B" w:rsidRDefault="00AA3608" w:rsidP="00F7697D">
            <w:pPr>
              <w:spacing w:after="0"/>
              <w:rPr>
                <w:rFonts w:ascii="Gill Sans MT" w:hAnsi="Gill Sans MT"/>
                <w:w w:val="105"/>
              </w:rPr>
            </w:pPr>
            <w:r w:rsidRPr="00BE068B">
              <w:rPr>
                <w:rFonts w:ascii="Gill Sans MT" w:hAnsi="Gill Sans MT"/>
                <w:w w:val="105"/>
              </w:rPr>
              <w:t>H23</w:t>
            </w:r>
          </w:p>
        </w:tc>
        <w:tc>
          <w:tcPr>
            <w:tcW w:w="9000" w:type="dxa"/>
            <w:gridSpan w:val="4"/>
            <w:tcBorders>
              <w:top w:val="single" w:sz="4" w:space="0" w:color="000000"/>
              <w:left w:val="single" w:sz="4" w:space="0" w:color="auto"/>
              <w:bottom w:val="single" w:sz="4" w:space="0" w:color="000000"/>
              <w:right w:val="single" w:sz="18" w:space="0" w:color="000000"/>
            </w:tcBorders>
          </w:tcPr>
          <w:p w14:paraId="129214E5" w14:textId="14CDFDD2" w:rsidR="00C77E6C" w:rsidRPr="00BE068B" w:rsidRDefault="00C77E6C" w:rsidP="00F7697D">
            <w:pPr>
              <w:spacing w:after="0"/>
              <w:rPr>
                <w:rFonts w:ascii="Gill Sans MT" w:hAnsi="Gill Sans MT"/>
                <w:w w:val="105"/>
              </w:rPr>
            </w:pPr>
            <w:r w:rsidRPr="00BE068B">
              <w:rPr>
                <w:rFonts w:ascii="Gill Sans MT" w:hAnsi="Gill Sans MT"/>
                <w:w w:val="105"/>
              </w:rPr>
              <w:t>How many times was land reallocated? (</w:t>
            </w:r>
            <w:proofErr w:type="spellStart"/>
            <w:r w:rsidRPr="00BE068B">
              <w:rPr>
                <w:rFonts w:ascii="Gill Sans MT" w:hAnsi="Gill Sans MT"/>
                <w:b/>
                <w:w w:val="105"/>
              </w:rPr>
              <w:t>reallocate_freq</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09384DE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BE068B" w:rsidRDefault="00AA3608" w:rsidP="00F7697D">
            <w:pPr>
              <w:spacing w:after="0"/>
              <w:rPr>
                <w:rFonts w:ascii="Gill Sans MT" w:hAnsi="Gill Sans MT"/>
              </w:rPr>
            </w:pPr>
            <w:r w:rsidRPr="00BE068B">
              <w:rPr>
                <w:rFonts w:ascii="Gill Sans MT" w:hAnsi="Gill Sans MT"/>
              </w:rPr>
              <w:t>H24</w:t>
            </w:r>
          </w:p>
        </w:tc>
        <w:tc>
          <w:tcPr>
            <w:tcW w:w="4677" w:type="dxa"/>
            <w:tcBorders>
              <w:left w:val="single" w:sz="4" w:space="0" w:color="auto"/>
              <w:right w:val="single" w:sz="18" w:space="0" w:color="000000"/>
            </w:tcBorders>
          </w:tcPr>
          <w:p w14:paraId="4CDB2D22" w14:textId="38E5294B" w:rsidR="00C77E6C" w:rsidRPr="00BE068B" w:rsidRDefault="00C77E6C" w:rsidP="00F7697D">
            <w:pPr>
              <w:spacing w:after="0"/>
              <w:rPr>
                <w:rFonts w:ascii="Gill Sans MT" w:hAnsi="Gill Sans MT"/>
                <w:w w:val="105"/>
              </w:rPr>
            </w:pPr>
            <w:r w:rsidRPr="00BE068B">
              <w:rPr>
                <w:rFonts w:ascii="Gill Sans MT" w:hAnsi="Gill Sans MT"/>
                <w:w w:val="105"/>
              </w:rPr>
              <w:t>Why was the land reallocated? (</w:t>
            </w:r>
            <w:proofErr w:type="spellStart"/>
            <w:r w:rsidRPr="00BE068B">
              <w:rPr>
                <w:rFonts w:ascii="Gill Sans MT" w:hAnsi="Gill Sans MT"/>
                <w:b/>
                <w:w w:val="105"/>
              </w:rPr>
              <w:t>reallocate_exp</w:t>
            </w:r>
            <w:proofErr w:type="spellEnd"/>
            <w:r w:rsidRPr="00BE068B">
              <w:rPr>
                <w:rFonts w:ascii="Gill Sans MT" w:hAnsi="Gill Sans MT"/>
                <w:w w:val="105"/>
              </w:rPr>
              <w:t>)</w:t>
            </w:r>
          </w:p>
        </w:tc>
        <w:tc>
          <w:tcPr>
            <w:tcW w:w="5044" w:type="dxa"/>
            <w:gridSpan w:val="5"/>
            <w:tcBorders>
              <w:top w:val="single" w:sz="18" w:space="0" w:color="000000"/>
              <w:left w:val="single" w:sz="18" w:space="0" w:color="000000"/>
              <w:bottom w:val="single" w:sz="18" w:space="0" w:color="000000"/>
              <w:right w:val="single" w:sz="18" w:space="0" w:color="000000"/>
            </w:tcBorders>
          </w:tcPr>
          <w:p w14:paraId="0F5F5323"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1A780132"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BE068B" w:rsidRDefault="00AA3608" w:rsidP="00F7697D">
            <w:pPr>
              <w:spacing w:after="0"/>
              <w:rPr>
                <w:rFonts w:ascii="Gill Sans MT" w:hAnsi="Gill Sans MT"/>
                <w:w w:val="105"/>
              </w:rPr>
            </w:pPr>
            <w:r w:rsidRPr="00BE068B">
              <w:rPr>
                <w:rFonts w:ascii="Gill Sans MT" w:hAnsi="Gill Sans MT"/>
                <w:w w:val="105"/>
              </w:rPr>
              <w:t>H25</w:t>
            </w:r>
          </w:p>
        </w:tc>
        <w:tc>
          <w:tcPr>
            <w:tcW w:w="9000" w:type="dxa"/>
            <w:gridSpan w:val="4"/>
            <w:tcBorders>
              <w:top w:val="single" w:sz="4" w:space="0" w:color="000000"/>
              <w:left w:val="single" w:sz="4" w:space="0" w:color="auto"/>
              <w:bottom w:val="single" w:sz="4" w:space="0" w:color="000000"/>
              <w:right w:val="single" w:sz="18" w:space="0" w:color="000000"/>
            </w:tcBorders>
          </w:tcPr>
          <w:p w14:paraId="38C4310D" w14:textId="773357C2" w:rsidR="00C77E6C" w:rsidRPr="00BE068B" w:rsidRDefault="00C77E6C" w:rsidP="00F7697D">
            <w:pPr>
              <w:spacing w:after="0"/>
              <w:rPr>
                <w:rFonts w:ascii="Gill Sans MT" w:hAnsi="Gill Sans MT"/>
                <w:w w:val="105"/>
              </w:rPr>
            </w:pPr>
            <w:commentRangeStart w:id="30"/>
            <w:r w:rsidRPr="00BE068B">
              <w:rPr>
                <w:rFonts w:ascii="Gill Sans MT" w:hAnsi="Gill Sans MT"/>
                <w:w w:val="105"/>
              </w:rPr>
              <w:t>How much land was reallocated?</w:t>
            </w:r>
            <w:commentRangeEnd w:id="30"/>
            <w:r w:rsidR="000C43F6" w:rsidRPr="00BE068B">
              <w:rPr>
                <w:rStyle w:val="CommentReference"/>
                <w:rFonts w:ascii="Gill Sans MT" w:hAnsi="Gill Sans MT"/>
              </w:rPr>
              <w:commentReference w:id="30"/>
            </w:r>
            <w:r w:rsidRPr="00BE068B">
              <w:rPr>
                <w:rFonts w:ascii="Gill Sans MT" w:hAnsi="Gill Sans MT"/>
                <w:w w:val="105"/>
              </w:rPr>
              <w:t xml:space="preserve"> (</w:t>
            </w:r>
            <w:proofErr w:type="spellStart"/>
            <w:r w:rsidRPr="00BE068B">
              <w:rPr>
                <w:rFonts w:ascii="Gill Sans MT" w:hAnsi="Gill Sans MT"/>
                <w:b/>
                <w:w w:val="105"/>
              </w:rPr>
              <w:t>reallocate_size</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99A95F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72A0656" w14:textId="77777777" w:rsidTr="00761418">
        <w:trPr>
          <w:trHeight w:val="2122"/>
        </w:trPr>
        <w:tc>
          <w:tcPr>
            <w:tcW w:w="574" w:type="dxa"/>
            <w:tcBorders>
              <w:top w:val="single" w:sz="4" w:space="0" w:color="000000"/>
              <w:left w:val="single" w:sz="4" w:space="0" w:color="000000"/>
              <w:bottom w:val="single" w:sz="4" w:space="0" w:color="auto"/>
              <w:right w:val="single" w:sz="4" w:space="0" w:color="000000"/>
            </w:tcBorders>
          </w:tcPr>
          <w:p w14:paraId="08D29430" w14:textId="6BB916CE" w:rsidR="00C77E6C" w:rsidRPr="00BE068B" w:rsidRDefault="00AA3608" w:rsidP="00F7697D">
            <w:pPr>
              <w:spacing w:after="0"/>
              <w:rPr>
                <w:rFonts w:ascii="Gill Sans MT" w:eastAsia="Calibri" w:hAnsi="Gill Sans MT" w:cs="Times New Roman"/>
              </w:rPr>
            </w:pPr>
            <w:r w:rsidRPr="00BE068B">
              <w:rPr>
                <w:rFonts w:ascii="Gill Sans MT" w:eastAsia="Calibri" w:hAnsi="Gill Sans MT" w:cs="Times New Roman"/>
              </w:rPr>
              <w:lastRenderedPageBreak/>
              <w:t>H26</w:t>
            </w:r>
          </w:p>
        </w:tc>
        <w:tc>
          <w:tcPr>
            <w:tcW w:w="4677" w:type="dxa"/>
            <w:tcBorders>
              <w:top w:val="single" w:sz="4" w:space="0" w:color="000000"/>
              <w:left w:val="single" w:sz="4" w:space="0" w:color="000000"/>
              <w:bottom w:val="single" w:sz="4" w:space="0" w:color="auto"/>
            </w:tcBorders>
          </w:tcPr>
          <w:p w14:paraId="118BB1AF" w14:textId="0116E478" w:rsidR="00C77E6C" w:rsidRPr="00BE068B" w:rsidRDefault="00C77E6C" w:rsidP="00F7697D">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auto"/>
              <w:right w:val="single" w:sz="18" w:space="0" w:color="000000"/>
            </w:tcBorders>
          </w:tcPr>
          <w:p w14:paraId="372C3B8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6F553C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7C9CFFE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2E11C9E9"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B7BC1B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55C2792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0AF46C2" w14:textId="771363D7" w:rsidR="00761418"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4" w:space="0" w:color="auto"/>
              <w:right w:val="single" w:sz="18" w:space="0" w:color="000000"/>
            </w:tcBorders>
          </w:tcPr>
          <w:p w14:paraId="7F3A35AC"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61418" w:rsidRPr="00BE068B" w14:paraId="29E98CCE" w14:textId="77777777" w:rsidTr="00761418">
        <w:trPr>
          <w:trHeight w:val="697"/>
        </w:trPr>
        <w:tc>
          <w:tcPr>
            <w:tcW w:w="574" w:type="dxa"/>
            <w:tcBorders>
              <w:top w:val="single" w:sz="4" w:space="0" w:color="auto"/>
              <w:left w:val="single" w:sz="4" w:space="0" w:color="000000"/>
              <w:bottom w:val="single" w:sz="4" w:space="0" w:color="auto"/>
              <w:right w:val="single" w:sz="4" w:space="0" w:color="000000"/>
            </w:tcBorders>
          </w:tcPr>
          <w:p w14:paraId="179C53EB"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auto"/>
            </w:tcBorders>
          </w:tcPr>
          <w:p w14:paraId="2AC71CA5" w14:textId="77777777" w:rsidR="00761418" w:rsidRDefault="00761418" w:rsidP="00F7697D">
            <w:pPr>
              <w:spacing w:after="0"/>
            </w:pPr>
            <w:r>
              <w:t xml:space="preserve">Was your household compensated for losing access to land and resources? </w:t>
            </w:r>
          </w:p>
          <w:p w14:paraId="634C2F5E" w14:textId="2FA8809E" w:rsidR="00761418" w:rsidRPr="00BE068B" w:rsidRDefault="00761418" w:rsidP="00F7697D">
            <w:pPr>
              <w:spacing w:after="0"/>
              <w:rPr>
                <w:rFonts w:ascii="Gill Sans MT" w:hAnsi="Gill Sans MT"/>
                <w:w w:val="105"/>
              </w:rPr>
            </w:pPr>
          </w:p>
        </w:tc>
        <w:tc>
          <w:tcPr>
            <w:tcW w:w="4312" w:type="dxa"/>
            <w:gridSpan w:val="2"/>
            <w:tcBorders>
              <w:top w:val="single" w:sz="4" w:space="0" w:color="auto"/>
              <w:bottom w:val="single" w:sz="4" w:space="0" w:color="auto"/>
              <w:right w:val="single" w:sz="18" w:space="0" w:color="000000"/>
            </w:tcBorders>
          </w:tcPr>
          <w:p w14:paraId="7B98A74C" w14:textId="77777777" w:rsidR="00761418" w:rsidRDefault="00761418" w:rsidP="00F7697D">
            <w:pPr>
              <w:spacing w:after="0"/>
              <w:rPr>
                <w:rFonts w:ascii="Gill Sans MT" w:hAnsi="Gill Sans MT" w:cs="Times New Roman"/>
                <w:w w:val="105"/>
              </w:rPr>
            </w:pPr>
            <w:r>
              <w:rPr>
                <w:rFonts w:ascii="Gill Sans MT" w:hAnsi="Gill Sans MT" w:cs="Times New Roman"/>
                <w:w w:val="105"/>
              </w:rPr>
              <w:t>0-No</w:t>
            </w:r>
          </w:p>
          <w:p w14:paraId="0A77CB40" w14:textId="5FEB8D93" w:rsidR="00761418" w:rsidRDefault="00761418" w:rsidP="00F7697D">
            <w:pPr>
              <w:spacing w:after="0"/>
              <w:rPr>
                <w:rFonts w:ascii="Gill Sans MT" w:hAnsi="Gill Sans MT" w:cs="Times New Roman"/>
                <w:w w:val="105"/>
              </w:rPr>
            </w:pPr>
            <w:r>
              <w:rPr>
                <w:rFonts w:ascii="Gill Sans MT" w:hAnsi="Gill Sans MT" w:cs="Times New Roman"/>
                <w:w w:val="105"/>
              </w:rPr>
              <w:t>1-Yes</w:t>
            </w:r>
          </w:p>
          <w:p w14:paraId="7CC2108C" w14:textId="77777777" w:rsidR="00761418" w:rsidRPr="00BE068B"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4" w:space="0" w:color="auto"/>
              <w:right w:val="single" w:sz="18" w:space="0" w:color="000000"/>
            </w:tcBorders>
          </w:tcPr>
          <w:p w14:paraId="3C01BE2D" w14:textId="77777777" w:rsidR="00761418" w:rsidRPr="00BE068B" w:rsidRDefault="00761418" w:rsidP="00F7697D">
            <w:pPr>
              <w:spacing w:after="0"/>
              <w:rPr>
                <w:rFonts w:ascii="Gill Sans MT" w:eastAsia="Calibri" w:hAnsi="Gill Sans MT" w:cs="Times New Roman"/>
                <w:i/>
                <w:color w:val="A6A6A6"/>
              </w:rPr>
            </w:pPr>
          </w:p>
        </w:tc>
      </w:tr>
      <w:tr w:rsidR="00761418" w:rsidRPr="00BE068B" w14:paraId="4CBD79B4" w14:textId="77777777" w:rsidTr="00761418">
        <w:trPr>
          <w:trHeight w:val="758"/>
        </w:trPr>
        <w:tc>
          <w:tcPr>
            <w:tcW w:w="574" w:type="dxa"/>
            <w:tcBorders>
              <w:top w:val="single" w:sz="4" w:space="0" w:color="auto"/>
              <w:left w:val="single" w:sz="4" w:space="0" w:color="000000"/>
              <w:bottom w:val="single" w:sz="4" w:space="0" w:color="000000"/>
              <w:right w:val="single" w:sz="4" w:space="0" w:color="000000"/>
            </w:tcBorders>
          </w:tcPr>
          <w:p w14:paraId="024065C3"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000000"/>
            </w:tcBorders>
          </w:tcPr>
          <w:p w14:paraId="7B8CA182" w14:textId="08FB66EE" w:rsidR="00761418" w:rsidRDefault="00761418" w:rsidP="00F7697D">
            <w:pPr>
              <w:spacing w:after="0"/>
            </w:pPr>
            <w:r>
              <w:t>If so how?</w:t>
            </w:r>
          </w:p>
        </w:tc>
        <w:tc>
          <w:tcPr>
            <w:tcW w:w="4312" w:type="dxa"/>
            <w:gridSpan w:val="2"/>
            <w:tcBorders>
              <w:top w:val="single" w:sz="4" w:space="0" w:color="auto"/>
              <w:bottom w:val="single" w:sz="4" w:space="0" w:color="000000"/>
              <w:right w:val="single" w:sz="18" w:space="0" w:color="000000"/>
            </w:tcBorders>
          </w:tcPr>
          <w:p w14:paraId="7532AE42" w14:textId="77777777" w:rsidR="00761418" w:rsidRDefault="00761418" w:rsidP="00F7697D">
            <w:pPr>
              <w:spacing w:after="0"/>
              <w:rPr>
                <w:rFonts w:ascii="Gill Sans MT" w:hAnsi="Gill Sans MT" w:cs="Times New Roman"/>
                <w:w w:val="105"/>
              </w:rPr>
            </w:pPr>
          </w:p>
          <w:p w14:paraId="5D1CF6DB" w14:textId="77777777" w:rsidR="00761418"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18" w:space="0" w:color="000000"/>
              <w:right w:val="single" w:sz="18" w:space="0" w:color="000000"/>
            </w:tcBorders>
          </w:tcPr>
          <w:p w14:paraId="3B371F6D" w14:textId="77777777" w:rsidR="00761418" w:rsidRPr="00BE068B" w:rsidRDefault="00761418" w:rsidP="00F7697D">
            <w:pPr>
              <w:spacing w:after="0"/>
              <w:rPr>
                <w:rFonts w:ascii="Gill Sans MT" w:eastAsia="Calibri" w:hAnsi="Gill Sans MT" w:cs="Times New Roman"/>
                <w:i/>
                <w:color w:val="A6A6A6"/>
              </w:rPr>
            </w:pPr>
          </w:p>
        </w:tc>
      </w:tr>
    </w:tbl>
    <w:p w14:paraId="2241FF04" w14:textId="30BD0EBF" w:rsidR="00F7697D" w:rsidRPr="00BE068B" w:rsidRDefault="00F7697D" w:rsidP="00F7697D">
      <w:pPr>
        <w:spacing w:after="0" w:line="240" w:lineRule="auto"/>
        <w:contextualSpacing/>
        <w:rPr>
          <w:rFonts w:ascii="Gill Sans MT" w:eastAsia="Times New Roman" w:hAnsi="Gill Sans MT" w:cs="Times New Roman"/>
          <w:lang w:eastAsia="zh-CN"/>
        </w:rPr>
      </w:pPr>
    </w:p>
    <w:p w14:paraId="58E0F3F9" w14:textId="77777777" w:rsidR="00F7697D" w:rsidRPr="00BE068B" w:rsidRDefault="00F7697D" w:rsidP="00F7697D">
      <w:pPr>
        <w:spacing w:after="0" w:line="240" w:lineRule="auto"/>
        <w:contextualSpacing/>
        <w:rPr>
          <w:rFonts w:ascii="Gill Sans MT" w:eastAsia="Times New Roman" w:hAnsi="Gill Sans MT" w:cs="Times New Roman"/>
          <w:lang w:eastAsia="zh-CN"/>
        </w:rPr>
      </w:pPr>
    </w:p>
    <w:p w14:paraId="48FC8826" w14:textId="77777777" w:rsidR="00F7697D" w:rsidRPr="00BE068B" w:rsidRDefault="00F7697D" w:rsidP="00F7697D">
      <w:pPr>
        <w:spacing w:after="0" w:line="240" w:lineRule="auto"/>
        <w:contextualSpacing/>
        <w:rPr>
          <w:rFonts w:ascii="Gill Sans MT" w:eastAsia="Times New Roman" w:hAnsi="Gill Sans MT" w:cs="Times New Roman"/>
          <w:lang w:eastAsia="zh-CN"/>
        </w:rPr>
        <w:sectPr w:rsidR="00F7697D" w:rsidRPr="00BE068B" w:rsidSect="00512DC2">
          <w:pgSz w:w="12240" w:h="15840"/>
          <w:pgMar w:top="1440" w:right="1080" w:bottom="1440" w:left="1080" w:header="720" w:footer="720" w:gutter="0"/>
          <w:cols w:space="720"/>
          <w:docGrid w:linePitch="360"/>
        </w:sectPr>
      </w:pPr>
    </w:p>
    <w:p w14:paraId="1AFFFAD7" w14:textId="5DA7BBCD" w:rsidR="00F7697D" w:rsidRPr="00BE068B" w:rsidRDefault="00AA3608"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w:t>
      </w:r>
      <w:commentRangeStart w:id="31"/>
      <w:r w:rsidR="00F7697D" w:rsidRPr="00BE068B">
        <w:rPr>
          <w:rFonts w:ascii="Gill Sans MT" w:eastAsia="Times New Roman" w:hAnsi="Gill Sans MT" w:cs="Times New Roman"/>
          <w:b/>
          <w:bCs/>
        </w:rPr>
        <w:t>FIELD OVERVIEW</w:t>
      </w:r>
      <w:commentRangeEnd w:id="31"/>
      <w:r w:rsidR="00E71899">
        <w:rPr>
          <w:rStyle w:val="CommentReference"/>
        </w:rPr>
        <w:commentReference w:id="31"/>
      </w:r>
    </w:p>
    <w:p w14:paraId="6946C632" w14:textId="77777777" w:rsidR="00F7697D" w:rsidRPr="00BE068B" w:rsidRDefault="00F7697D" w:rsidP="00F7697D">
      <w:pPr>
        <w:widowControl w:val="0"/>
        <w:autoSpaceDE w:val="0"/>
        <w:autoSpaceDN w:val="0"/>
        <w:adjustRightInd w:val="0"/>
        <w:spacing w:after="0" w:line="240" w:lineRule="auto"/>
        <w:contextualSpacing/>
        <w:rPr>
          <w:rFonts w:ascii="Gill Sans MT" w:eastAsia="SimSun" w:hAnsi="Gill Sans MT" w:cs="Times"/>
        </w:rPr>
      </w:pPr>
      <w:r w:rsidRPr="00BE068B">
        <w:rPr>
          <w:rFonts w:ascii="Gill Sans MT" w:eastAsia="SimSun" w:hAnsi="Gill Sans MT"/>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823"/>
        <w:gridCol w:w="977"/>
        <w:gridCol w:w="1183"/>
        <w:gridCol w:w="862"/>
        <w:gridCol w:w="2040"/>
        <w:gridCol w:w="1800"/>
        <w:gridCol w:w="1418"/>
        <w:gridCol w:w="1897"/>
      </w:tblGrid>
      <w:tr w:rsidR="00736DFE" w:rsidRPr="00BE068B" w14:paraId="6DC43FF6" w14:textId="77777777" w:rsidTr="00736DFE">
        <w:trPr>
          <w:trHeight w:val="20"/>
          <w:jc w:val="center"/>
        </w:trPr>
        <w:tc>
          <w:tcPr>
            <w:tcW w:w="694" w:type="dxa"/>
            <w:vMerge w:val="restart"/>
          </w:tcPr>
          <w:p w14:paraId="5B2E5FE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w:t>
            </w:r>
          </w:p>
        </w:tc>
        <w:tc>
          <w:tcPr>
            <w:tcW w:w="1101" w:type="dxa"/>
            <w:vMerge w:val="restart"/>
          </w:tcPr>
          <w:p w14:paraId="1D22F94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 name</w:t>
            </w:r>
          </w:p>
        </w:tc>
        <w:tc>
          <w:tcPr>
            <w:tcW w:w="1800" w:type="dxa"/>
            <w:gridSpan w:val="2"/>
          </w:tcPr>
          <w:p w14:paraId="61C25ED4" w14:textId="1BF04019"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proofErr w:type="gramStart"/>
            <w:r w:rsidRPr="00BE068B">
              <w:rPr>
                <w:rFonts w:ascii="Gill Sans MT" w:hAnsi="Gill Sans MT" w:cs="Times New Roman"/>
                <w:sz w:val="20"/>
              </w:rPr>
              <w:t>,</w:t>
            </w:r>
            <w:r w:rsidR="00F7697D" w:rsidRPr="00BE068B">
              <w:rPr>
                <w:rFonts w:ascii="Gill Sans MT" w:hAnsi="Gill Sans MT" w:cs="Times New Roman"/>
                <w:sz w:val="20"/>
              </w:rPr>
              <w:t>1</w:t>
            </w:r>
            <w:proofErr w:type="gramEnd"/>
            <w:r w:rsidR="00F7697D" w:rsidRPr="00BE068B">
              <w:rPr>
                <w:rFonts w:ascii="Gill Sans MT" w:hAnsi="Gill Sans MT" w:cs="Times New Roman"/>
                <w:sz w:val="20"/>
              </w:rPr>
              <w:t>. What is the area of this field?</w:t>
            </w:r>
          </w:p>
          <w:p w14:paraId="78BCC7C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w w:val="105"/>
                <w:sz w:val="20"/>
              </w:rPr>
            </w:pPr>
            <w:r w:rsidRPr="00BE068B">
              <w:rPr>
                <w:rFonts w:ascii="Gill Sans MT" w:hAnsi="Gill Sans MT" w:cs="Times New Roman"/>
                <w:sz w:val="20"/>
              </w:rPr>
              <w:t>(</w:t>
            </w:r>
            <w:proofErr w:type="spellStart"/>
            <w:r w:rsidRPr="00BE068B">
              <w:rPr>
                <w:rFonts w:ascii="Gill Sans MT" w:hAnsi="Gill Sans MT" w:cs="Times New Roman"/>
                <w:b/>
                <w:sz w:val="20"/>
              </w:rPr>
              <w:t>group_fieldarea</w:t>
            </w:r>
            <w:proofErr w:type="spellEnd"/>
            <w:r w:rsidRPr="00BE068B">
              <w:rPr>
                <w:rFonts w:ascii="Gill Sans MT" w:hAnsi="Gill Sans MT" w:cs="Times New Roman"/>
                <w:sz w:val="20"/>
              </w:rPr>
              <w:t>)</w:t>
            </w:r>
          </w:p>
        </w:tc>
        <w:tc>
          <w:tcPr>
            <w:tcW w:w="2045" w:type="dxa"/>
            <w:gridSpan w:val="2"/>
          </w:tcPr>
          <w:p w14:paraId="7D48F22F" w14:textId="02B0A34D" w:rsidR="00F7697D" w:rsidRPr="00BE068B" w:rsidRDefault="00736DFE" w:rsidP="00F7697D">
            <w:pPr>
              <w:kinsoku w:val="0"/>
              <w:overflowPunct w:val="0"/>
              <w:autoSpaceDE w:val="0"/>
              <w:autoSpaceDN w:val="0"/>
              <w:adjustRightInd w:val="0"/>
              <w:ind w:right="241"/>
              <w:contextualSpacing/>
              <w:jc w:val="center"/>
              <w:rPr>
                <w:rFonts w:ascii="Gill Sans MT" w:hAnsi="Gill Sans MT" w:cs="Times New Roman"/>
                <w:w w:val="105"/>
                <w:sz w:val="20"/>
              </w:rPr>
            </w:pPr>
            <w:r w:rsidRPr="00BE068B">
              <w:rPr>
                <w:rFonts w:ascii="Gill Sans MT" w:hAnsi="Gill Sans MT" w:cs="Times New Roman"/>
                <w:w w:val="105"/>
                <w:sz w:val="20"/>
              </w:rPr>
              <w:t>I</w:t>
            </w:r>
            <w:r w:rsidR="00F7697D" w:rsidRPr="00BE068B">
              <w:rPr>
                <w:rFonts w:ascii="Gill Sans MT" w:hAnsi="Gill Sans MT" w:cs="Times New Roman"/>
                <w:w w:val="105"/>
                <w:sz w:val="20"/>
              </w:rPr>
              <w:t xml:space="preserve">2. What is the distance </w:t>
            </w:r>
            <w:r w:rsidR="000C7B5A">
              <w:rPr>
                <w:rFonts w:ascii="Gill Sans MT" w:hAnsi="Gill Sans MT" w:cs="Times New Roman"/>
                <w:w w:val="105"/>
                <w:sz w:val="20"/>
              </w:rPr>
              <w:t xml:space="preserve">and walking time </w:t>
            </w:r>
            <w:r w:rsidR="00F7697D" w:rsidRPr="00BE068B">
              <w:rPr>
                <w:rFonts w:ascii="Gill Sans MT" w:hAnsi="Gill Sans MT" w:cs="Times New Roman"/>
                <w:w w:val="105"/>
                <w:sz w:val="20"/>
              </w:rPr>
              <w:t>from your house to the field?</w:t>
            </w:r>
          </w:p>
          <w:p w14:paraId="727FEDA2"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i/>
                <w:w w:val="105"/>
                <w:sz w:val="20"/>
              </w:rPr>
            </w:pPr>
            <w:r w:rsidRPr="00BE068B">
              <w:rPr>
                <w:rFonts w:ascii="Gill Sans MT" w:hAnsi="Gill Sans MT" w:cs="Times New Roman"/>
                <w:i/>
                <w:w w:val="105"/>
                <w:sz w:val="20"/>
              </w:rPr>
              <w:t>One way, from the main household</w:t>
            </w:r>
          </w:p>
          <w:p w14:paraId="30CC43BB"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sz w:val="20"/>
              </w:rPr>
            </w:pPr>
            <w:r w:rsidRPr="00BE068B">
              <w:rPr>
                <w:rFonts w:ascii="Gill Sans MT" w:hAnsi="Gill Sans MT" w:cs="Times New Roman"/>
                <w:w w:val="105"/>
                <w:sz w:val="20"/>
              </w:rPr>
              <w:t>(</w:t>
            </w:r>
            <w:proofErr w:type="spellStart"/>
            <w:r w:rsidRPr="00BE068B">
              <w:rPr>
                <w:rFonts w:ascii="Gill Sans MT" w:hAnsi="Gill Sans MT" w:cs="Times New Roman"/>
                <w:b/>
                <w:w w:val="105"/>
                <w:sz w:val="20"/>
              </w:rPr>
              <w:t>grp_distance_field</w:t>
            </w:r>
            <w:proofErr w:type="spellEnd"/>
            <w:r w:rsidRPr="00BE068B">
              <w:rPr>
                <w:rFonts w:ascii="Gill Sans MT" w:hAnsi="Gill Sans MT" w:cs="Times New Roman"/>
                <w:w w:val="105"/>
                <w:sz w:val="20"/>
              </w:rPr>
              <w:t>)</w:t>
            </w:r>
          </w:p>
        </w:tc>
        <w:tc>
          <w:tcPr>
            <w:tcW w:w="2040" w:type="dxa"/>
            <w:vMerge w:val="restart"/>
          </w:tcPr>
          <w:p w14:paraId="274F3BB8" w14:textId="75AD7F10" w:rsidR="00F7697D" w:rsidRPr="00BE068B" w:rsidRDefault="00736DFE"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I</w:t>
            </w:r>
            <w:r w:rsidR="00F7697D" w:rsidRPr="00BE068B">
              <w:rPr>
                <w:rFonts w:ascii="Gill Sans MT" w:hAnsi="Gill Sans MT" w:cs="Times New Roman"/>
                <w:sz w:val="20"/>
              </w:rPr>
              <w:t xml:space="preserve">3. During </w:t>
            </w:r>
            <w:r w:rsidR="00F7697D" w:rsidRPr="00BE068B">
              <w:rPr>
                <w:rFonts w:ascii="Gill Sans MT" w:hAnsi="Gill Sans MT" w:cs="Times New Roman"/>
                <w:sz w:val="20"/>
                <w:lang w:eastAsia="zh-CN"/>
              </w:rPr>
              <w:t>this</w:t>
            </w:r>
            <w:r w:rsidR="00F7697D" w:rsidRPr="00BE068B">
              <w:rPr>
                <w:rFonts w:ascii="Gill Sans MT" w:hAnsi="Gill Sans MT" w:cs="Times New Roman"/>
                <w:sz w:val="20"/>
              </w:rPr>
              <w:t xml:space="preserve"> last agricultural season (2013-2014), did your household farm this field, leave it fallow, or use it for pasture or some other non-agricultural use</w:t>
            </w:r>
            <w:r w:rsidR="00AE18C0" w:rsidRPr="00BE068B">
              <w:rPr>
                <w:rFonts w:ascii="Gill Sans MT" w:hAnsi="Gill Sans MT" w:cs="Times New Roman"/>
                <w:sz w:val="20"/>
              </w:rPr>
              <w:t xml:space="preserve">? </w:t>
            </w:r>
          </w:p>
          <w:p w14:paraId="1BF072D7" w14:textId="7272567A" w:rsidR="00AE18C0" w:rsidRPr="00BE068B" w:rsidRDefault="00AE18C0"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 116 below</w:t>
            </w:r>
          </w:p>
          <w:p w14:paraId="25B2D31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If 1, skip to</w:t>
            </w:r>
            <w:r w:rsidRPr="00BE068B">
              <w:rPr>
                <w:rFonts w:ascii="Gill Sans MT" w:hAnsi="Gill Sans MT" w:cs="Times New Roman"/>
                <w:b/>
                <w:sz w:val="20"/>
              </w:rPr>
              <w:t xml:space="preserve"> E5</w:t>
            </w:r>
          </w:p>
          <w:p w14:paraId="5858091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 xml:space="preserve">If 4, skip to </w:t>
            </w:r>
            <w:r w:rsidRPr="00BE068B">
              <w:rPr>
                <w:rFonts w:ascii="Gill Sans MT" w:hAnsi="Gill Sans MT" w:cs="Times New Roman"/>
                <w:b/>
                <w:sz w:val="20"/>
              </w:rPr>
              <w:t>E6</w:t>
            </w:r>
          </w:p>
        </w:tc>
        <w:tc>
          <w:tcPr>
            <w:tcW w:w="1800" w:type="dxa"/>
            <w:vMerge w:val="restart"/>
          </w:tcPr>
          <w:p w14:paraId="4462AADA" w14:textId="61B3DA9E"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I.4</w:t>
            </w:r>
            <w:r w:rsidR="00F7697D" w:rsidRPr="00BE068B">
              <w:rPr>
                <w:rFonts w:ascii="Gill Sans MT" w:hAnsi="Gill Sans MT" w:cs="Times New Roman"/>
                <w:sz w:val="20"/>
              </w:rPr>
              <w:t>. What are the two most important reasons why your household chose to leave this field fallow?</w:t>
            </w:r>
          </w:p>
          <w:p w14:paraId="184136B4" w14:textId="276C8540"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w:t>
            </w:r>
            <w:r w:rsidR="00AE18C0" w:rsidRPr="00BE068B">
              <w:rPr>
                <w:rFonts w:ascii="Gill Sans MT" w:hAnsi="Gill Sans MT" w:cs="Times New Roman"/>
                <w:i/>
                <w:sz w:val="20"/>
              </w:rPr>
              <w:t xml:space="preserve"> 117</w:t>
            </w:r>
            <w:r w:rsidRPr="00BE068B">
              <w:rPr>
                <w:rFonts w:ascii="Gill Sans MT" w:hAnsi="Gill Sans MT" w:cs="Times New Roman"/>
                <w:i/>
                <w:sz w:val="20"/>
              </w:rPr>
              <w:t xml:space="preserve"> below)</w:t>
            </w:r>
          </w:p>
          <w:p w14:paraId="18DC522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Probe and code</w:t>
            </w:r>
          </w:p>
        </w:tc>
        <w:tc>
          <w:tcPr>
            <w:tcW w:w="1418" w:type="dxa"/>
            <w:vMerge w:val="restart"/>
          </w:tcPr>
          <w:p w14:paraId="5747CBC6" w14:textId="08873F96"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5. What was the </w:t>
            </w:r>
            <w:r w:rsidR="00F7697D" w:rsidRPr="00BE068B">
              <w:rPr>
                <w:rFonts w:ascii="Gill Sans MT" w:hAnsi="Gill Sans MT" w:cs="Times New Roman"/>
                <w:b/>
                <w:sz w:val="20"/>
              </w:rPr>
              <w:t>main crop</w:t>
            </w:r>
            <w:r w:rsidR="00F7697D" w:rsidRPr="00BE068B">
              <w:rPr>
                <w:rFonts w:ascii="Gill Sans MT" w:hAnsi="Gill Sans MT" w:cs="Times New Roman"/>
                <w:sz w:val="20"/>
              </w:rPr>
              <w:t xml:space="preserve"> your household planted </w:t>
            </w:r>
            <w:r w:rsidR="00F7697D" w:rsidRPr="00BE068B">
              <w:rPr>
                <w:rFonts w:ascii="Gill Sans MT" w:hAnsi="Gill Sans MT" w:cs="Times New Roman"/>
                <w:sz w:val="20"/>
                <w:lang w:eastAsia="zh-CN"/>
              </w:rPr>
              <w:t>on</w:t>
            </w:r>
            <w:r w:rsidR="00F7697D" w:rsidRPr="00BE068B">
              <w:rPr>
                <w:rFonts w:ascii="Gill Sans MT" w:hAnsi="Gill Sans MT" w:cs="Times New Roman"/>
                <w:sz w:val="20"/>
              </w:rPr>
              <w:t xml:space="preserve"> this field </w:t>
            </w:r>
            <w:r w:rsidR="00F7697D" w:rsidRPr="00BE068B">
              <w:rPr>
                <w:rFonts w:ascii="Gill Sans MT" w:hAnsi="Gill Sans MT" w:cs="Times New Roman"/>
                <w:sz w:val="20"/>
                <w:lang w:eastAsia="zh-CN"/>
              </w:rPr>
              <w:t>during this</w:t>
            </w:r>
            <w:r w:rsidR="00F7697D" w:rsidRPr="00BE068B">
              <w:rPr>
                <w:rFonts w:ascii="Gill Sans MT" w:hAnsi="Gill Sans MT" w:cs="Times New Roman"/>
                <w:sz w:val="20"/>
              </w:rPr>
              <w:t xml:space="preserve"> agricultural season</w:t>
            </w:r>
            <w:r w:rsidR="00F7697D" w:rsidRPr="00BE068B">
              <w:rPr>
                <w:rFonts w:ascii="Gill Sans MT" w:hAnsi="Gill Sans MT" w:cs="Times New Roman"/>
                <w:sz w:val="20"/>
                <w:lang w:eastAsia="zh-CN"/>
              </w:rPr>
              <w:t xml:space="preserve"> (2013/2014)</w:t>
            </w:r>
            <w:r w:rsidR="00F7697D" w:rsidRPr="00BE068B">
              <w:rPr>
                <w:rFonts w:ascii="Gill Sans MT" w:hAnsi="Gill Sans MT" w:cs="Times New Roman"/>
                <w:sz w:val="20"/>
              </w:rPr>
              <w:t>?</w:t>
            </w:r>
          </w:p>
          <w:p w14:paraId="78615A92" w14:textId="36420103"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 xml:space="preserve">(See Code </w:t>
            </w:r>
            <w:r w:rsidR="00AE18C0" w:rsidRPr="00BE068B">
              <w:rPr>
                <w:rFonts w:ascii="Gill Sans MT" w:hAnsi="Gill Sans MT" w:cs="Times New Roman"/>
                <w:i/>
                <w:sz w:val="20"/>
              </w:rPr>
              <w:t xml:space="preserve">118 </w:t>
            </w:r>
            <w:r w:rsidRPr="00BE068B">
              <w:rPr>
                <w:rFonts w:ascii="Gill Sans MT" w:hAnsi="Gill Sans MT" w:cs="Times New Roman"/>
                <w:i/>
                <w:sz w:val="20"/>
              </w:rPr>
              <w:t>below)</w:t>
            </w:r>
          </w:p>
        </w:tc>
        <w:tc>
          <w:tcPr>
            <w:tcW w:w="1897" w:type="dxa"/>
            <w:vMerge w:val="restart"/>
          </w:tcPr>
          <w:p w14:paraId="49DC859B" w14:textId="3A4CC36F"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6. What was the </w:t>
            </w:r>
            <w:r w:rsidR="00F7697D" w:rsidRPr="00BE068B">
              <w:rPr>
                <w:rFonts w:ascii="Gill Sans MT" w:hAnsi="Gill Sans MT" w:cs="Times New Roman"/>
                <w:b/>
                <w:sz w:val="20"/>
              </w:rPr>
              <w:t>method</w:t>
            </w:r>
            <w:r w:rsidR="00F7697D" w:rsidRPr="00BE068B">
              <w:rPr>
                <w:rFonts w:ascii="Gill Sans MT" w:hAnsi="Gill Sans MT" w:cs="Times New Roman"/>
                <w:sz w:val="20"/>
              </w:rPr>
              <w:t xml:space="preserve"> by which this field was acquired by your household?</w:t>
            </w:r>
          </w:p>
          <w:p w14:paraId="2BFE5A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pacing w:val="1"/>
                <w:w w:val="105"/>
                <w:sz w:val="20"/>
              </w:rPr>
            </w:pPr>
          </w:p>
          <w:p w14:paraId="57EE865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1=Inherited</w:t>
            </w:r>
          </w:p>
          <w:p w14:paraId="74A3F0C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2=Allocated by village</w:t>
            </w:r>
          </w:p>
          <w:p w14:paraId="5059A95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3=Purchased</w:t>
            </w:r>
          </w:p>
          <w:p w14:paraId="1AC313F4"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4=Rented</w:t>
            </w:r>
          </w:p>
          <w:p w14:paraId="48E12FD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5=Borrowed</w:t>
            </w:r>
          </w:p>
          <w:p w14:paraId="01F5076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97=Other, specify</w:t>
            </w:r>
          </w:p>
          <w:p w14:paraId="302A9C8B" w14:textId="4264FB56"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 xml:space="preserve">If NOT 4, skip to </w:t>
            </w:r>
            <w:r w:rsidR="00736DFE" w:rsidRPr="00BE068B">
              <w:rPr>
                <w:rFonts w:ascii="Gill Sans MT" w:hAnsi="Gill Sans MT" w:cs="Times New Roman"/>
                <w:b/>
                <w:sz w:val="20"/>
              </w:rPr>
              <w:t>I</w:t>
            </w:r>
            <w:r w:rsidRPr="00BE068B">
              <w:rPr>
                <w:rFonts w:ascii="Gill Sans MT" w:hAnsi="Gill Sans MT" w:cs="Times New Roman"/>
                <w:b/>
                <w:sz w:val="20"/>
              </w:rPr>
              <w:t>8</w:t>
            </w:r>
          </w:p>
        </w:tc>
      </w:tr>
      <w:tr w:rsidR="00736DFE" w:rsidRPr="00BE068B" w14:paraId="3D8E74A1" w14:textId="77777777" w:rsidTr="000C7B5A">
        <w:trPr>
          <w:trHeight w:val="20"/>
          <w:jc w:val="center"/>
        </w:trPr>
        <w:tc>
          <w:tcPr>
            <w:tcW w:w="694" w:type="dxa"/>
            <w:vMerge/>
          </w:tcPr>
          <w:p w14:paraId="1CD6AB71" w14:textId="77777777" w:rsidR="00F7697D" w:rsidRPr="00BE068B" w:rsidRDefault="00F7697D" w:rsidP="00F7697D">
            <w:pPr>
              <w:contextualSpacing/>
              <w:jc w:val="center"/>
              <w:rPr>
                <w:rFonts w:ascii="Gill Sans MT" w:hAnsi="Gill Sans MT"/>
                <w:sz w:val="20"/>
              </w:rPr>
            </w:pPr>
          </w:p>
        </w:tc>
        <w:tc>
          <w:tcPr>
            <w:tcW w:w="1101" w:type="dxa"/>
            <w:vMerge/>
          </w:tcPr>
          <w:p w14:paraId="727BD741" w14:textId="77777777" w:rsidR="00F7697D" w:rsidRPr="00BE068B" w:rsidRDefault="00F7697D" w:rsidP="00F7697D">
            <w:pPr>
              <w:contextualSpacing/>
              <w:jc w:val="center"/>
              <w:rPr>
                <w:rFonts w:ascii="Gill Sans MT" w:hAnsi="Gill Sans MT"/>
                <w:sz w:val="20"/>
              </w:rPr>
            </w:pPr>
          </w:p>
        </w:tc>
        <w:tc>
          <w:tcPr>
            <w:tcW w:w="823" w:type="dxa"/>
          </w:tcPr>
          <w:p w14:paraId="13FDC43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Area of field</w:t>
            </w:r>
          </w:p>
        </w:tc>
        <w:tc>
          <w:tcPr>
            <w:tcW w:w="977" w:type="dxa"/>
          </w:tcPr>
          <w:p w14:paraId="095D1F2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Unit</w:t>
            </w:r>
          </w:p>
          <w:p w14:paraId="5481560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1=lima</w:t>
            </w:r>
          </w:p>
          <w:p w14:paraId="00CE97E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2=acre</w:t>
            </w:r>
          </w:p>
          <w:p w14:paraId="10A70DD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3=hectare</w:t>
            </w:r>
          </w:p>
          <w:p w14:paraId="73CB4B38"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4=square meter</w:t>
            </w:r>
          </w:p>
          <w:p w14:paraId="5911A5AE"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5=steps</w:t>
            </w:r>
          </w:p>
          <w:p w14:paraId="150DEFE3"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6=ropes</w:t>
            </w:r>
          </w:p>
        </w:tc>
        <w:tc>
          <w:tcPr>
            <w:tcW w:w="1183" w:type="dxa"/>
          </w:tcPr>
          <w:p w14:paraId="44560A20" w14:textId="77777777" w:rsidR="00F7697D" w:rsidRDefault="00F7697D"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r w:rsidRPr="00BE068B">
              <w:rPr>
                <w:rFonts w:ascii="Gill Sans MT" w:hAnsi="Gill Sans MT" w:cs="Times New Roman"/>
                <w:w w:val="105"/>
                <w:sz w:val="18"/>
                <w:szCs w:val="18"/>
              </w:rPr>
              <w:t>Distance</w:t>
            </w:r>
          </w:p>
          <w:p w14:paraId="33CF339C" w14:textId="77777777" w:rsidR="000C7B5A" w:rsidRPr="00BE068B" w:rsidRDefault="000C7B5A" w:rsidP="000C7B5A">
            <w:pPr>
              <w:contextualSpacing/>
              <w:jc w:val="center"/>
              <w:rPr>
                <w:rFonts w:ascii="Gill Sans MT" w:hAnsi="Gill Sans MT" w:cs="Times New Roman"/>
                <w:sz w:val="18"/>
                <w:szCs w:val="18"/>
              </w:rPr>
            </w:pPr>
            <w:r w:rsidRPr="00BE068B">
              <w:rPr>
                <w:rFonts w:ascii="Gill Sans MT" w:hAnsi="Gill Sans MT" w:cs="Times New Roman"/>
                <w:sz w:val="18"/>
                <w:szCs w:val="18"/>
              </w:rPr>
              <w:t>Units</w:t>
            </w:r>
          </w:p>
          <w:p w14:paraId="2EFBB42D"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1=meters</w:t>
            </w:r>
          </w:p>
          <w:p w14:paraId="093BE749"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2=kilometers</w:t>
            </w:r>
          </w:p>
          <w:p w14:paraId="52B88B9D" w14:textId="77777777" w:rsidR="000C7B5A" w:rsidRPr="00BE068B" w:rsidRDefault="000C7B5A"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p>
        </w:tc>
        <w:tc>
          <w:tcPr>
            <w:tcW w:w="862" w:type="dxa"/>
          </w:tcPr>
          <w:p w14:paraId="132C46C7" w14:textId="5A249331" w:rsidR="00F7697D" w:rsidRPr="00BE068B" w:rsidRDefault="000C7B5A" w:rsidP="000C7B5A">
            <w:pPr>
              <w:kinsoku w:val="0"/>
              <w:overflowPunct w:val="0"/>
              <w:autoSpaceDE w:val="0"/>
              <w:autoSpaceDN w:val="0"/>
              <w:adjustRightInd w:val="0"/>
              <w:contextualSpacing/>
              <w:jc w:val="center"/>
              <w:rPr>
                <w:rFonts w:ascii="Gill Sans MT" w:hAnsi="Gill Sans MT" w:cs="Times New Roman"/>
                <w:sz w:val="18"/>
                <w:szCs w:val="18"/>
              </w:rPr>
            </w:pPr>
            <w:r>
              <w:rPr>
                <w:rFonts w:ascii="Gill Sans MT" w:hAnsi="Gill Sans MT" w:cs="Times New Roman"/>
                <w:sz w:val="18"/>
                <w:szCs w:val="18"/>
              </w:rPr>
              <w:t>Walking time</w:t>
            </w:r>
          </w:p>
        </w:tc>
        <w:tc>
          <w:tcPr>
            <w:tcW w:w="2040" w:type="dxa"/>
            <w:vMerge/>
          </w:tcPr>
          <w:p w14:paraId="24A3EC4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00" w:type="dxa"/>
            <w:vMerge/>
          </w:tcPr>
          <w:p w14:paraId="3FAC2B2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418" w:type="dxa"/>
            <w:vMerge/>
          </w:tcPr>
          <w:p w14:paraId="4B01067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97" w:type="dxa"/>
            <w:vMerge/>
          </w:tcPr>
          <w:p w14:paraId="0162922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r>
      <w:tr w:rsidR="00736DFE" w:rsidRPr="00BE068B" w14:paraId="5EABC16F" w14:textId="77777777" w:rsidTr="000C7B5A">
        <w:trPr>
          <w:trHeight w:val="20"/>
          <w:jc w:val="center"/>
        </w:trPr>
        <w:tc>
          <w:tcPr>
            <w:tcW w:w="694" w:type="dxa"/>
          </w:tcPr>
          <w:p w14:paraId="1D1D2BB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0323E282" w14:textId="77777777" w:rsidR="00F7697D" w:rsidRPr="00BE068B" w:rsidRDefault="00F7697D"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f_nickname</w:t>
            </w:r>
            <w:proofErr w:type="spellEnd"/>
          </w:p>
        </w:tc>
        <w:tc>
          <w:tcPr>
            <w:tcW w:w="823" w:type="dxa"/>
          </w:tcPr>
          <w:p w14:paraId="12B5377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farea</w:t>
            </w:r>
            <w:proofErr w:type="spellEnd"/>
          </w:p>
        </w:tc>
        <w:tc>
          <w:tcPr>
            <w:tcW w:w="977" w:type="dxa"/>
          </w:tcPr>
          <w:p w14:paraId="4D1DD0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unit6a</w:t>
            </w:r>
          </w:p>
        </w:tc>
        <w:tc>
          <w:tcPr>
            <w:tcW w:w="1183" w:type="dxa"/>
          </w:tcPr>
          <w:p w14:paraId="0BE07A5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fdist</w:t>
            </w:r>
            <w:proofErr w:type="spellEnd"/>
          </w:p>
        </w:tc>
        <w:tc>
          <w:tcPr>
            <w:tcW w:w="862" w:type="dxa"/>
          </w:tcPr>
          <w:p w14:paraId="3DC2B0C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Unit6b</w:t>
            </w:r>
          </w:p>
        </w:tc>
        <w:tc>
          <w:tcPr>
            <w:tcW w:w="2040" w:type="dxa"/>
          </w:tcPr>
          <w:p w14:paraId="7104933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fieldpurp</w:t>
            </w:r>
            <w:proofErr w:type="spellEnd"/>
          </w:p>
        </w:tc>
        <w:tc>
          <w:tcPr>
            <w:tcW w:w="1800" w:type="dxa"/>
          </w:tcPr>
          <w:p w14:paraId="5790856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fallowrsn</w:t>
            </w:r>
            <w:proofErr w:type="spellEnd"/>
          </w:p>
        </w:tc>
        <w:tc>
          <w:tcPr>
            <w:tcW w:w="1418" w:type="dxa"/>
          </w:tcPr>
          <w:p w14:paraId="5E5B04A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main_crop</w:t>
            </w:r>
            <w:proofErr w:type="spellEnd"/>
          </w:p>
        </w:tc>
        <w:tc>
          <w:tcPr>
            <w:tcW w:w="1897" w:type="dxa"/>
          </w:tcPr>
          <w:p w14:paraId="64CE700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acquired_method</w:t>
            </w:r>
            <w:proofErr w:type="spellEnd"/>
          </w:p>
        </w:tc>
      </w:tr>
      <w:tr w:rsidR="00736DFE" w:rsidRPr="00BE068B" w14:paraId="785B15EA" w14:textId="77777777" w:rsidTr="000C7B5A">
        <w:trPr>
          <w:trHeight w:val="20"/>
          <w:jc w:val="center"/>
        </w:trPr>
        <w:tc>
          <w:tcPr>
            <w:tcW w:w="694" w:type="dxa"/>
          </w:tcPr>
          <w:p w14:paraId="7E28AED0"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9C76C8D" w14:textId="77777777" w:rsidR="00F7697D" w:rsidRPr="00BE068B" w:rsidRDefault="00F7697D" w:rsidP="00F7697D">
            <w:pPr>
              <w:contextualSpacing/>
              <w:jc w:val="center"/>
              <w:rPr>
                <w:rFonts w:ascii="Gill Sans MT" w:hAnsi="Gill Sans MT"/>
                <w:sz w:val="20"/>
              </w:rPr>
            </w:pPr>
          </w:p>
        </w:tc>
        <w:tc>
          <w:tcPr>
            <w:tcW w:w="823" w:type="dxa"/>
          </w:tcPr>
          <w:p w14:paraId="729C5B53" w14:textId="77777777" w:rsidR="00F7697D" w:rsidRPr="00BE068B" w:rsidRDefault="00F7697D" w:rsidP="00F7697D">
            <w:pPr>
              <w:contextualSpacing/>
              <w:jc w:val="center"/>
              <w:rPr>
                <w:rFonts w:ascii="Gill Sans MT" w:hAnsi="Gill Sans MT"/>
                <w:sz w:val="20"/>
              </w:rPr>
            </w:pPr>
          </w:p>
        </w:tc>
        <w:tc>
          <w:tcPr>
            <w:tcW w:w="977" w:type="dxa"/>
          </w:tcPr>
          <w:p w14:paraId="736873F6" w14:textId="77777777" w:rsidR="00F7697D" w:rsidRPr="00BE068B" w:rsidRDefault="00F7697D" w:rsidP="00F7697D">
            <w:pPr>
              <w:contextualSpacing/>
              <w:jc w:val="center"/>
              <w:rPr>
                <w:rFonts w:ascii="Gill Sans MT" w:hAnsi="Gill Sans MT"/>
                <w:sz w:val="20"/>
              </w:rPr>
            </w:pPr>
          </w:p>
        </w:tc>
        <w:tc>
          <w:tcPr>
            <w:tcW w:w="1183" w:type="dxa"/>
          </w:tcPr>
          <w:p w14:paraId="0935AB77" w14:textId="77777777" w:rsidR="00F7697D" w:rsidRPr="00BE068B" w:rsidRDefault="00F7697D" w:rsidP="00F7697D">
            <w:pPr>
              <w:contextualSpacing/>
              <w:jc w:val="center"/>
              <w:rPr>
                <w:rFonts w:ascii="Gill Sans MT" w:hAnsi="Gill Sans MT"/>
                <w:sz w:val="20"/>
              </w:rPr>
            </w:pPr>
          </w:p>
        </w:tc>
        <w:tc>
          <w:tcPr>
            <w:tcW w:w="862" w:type="dxa"/>
          </w:tcPr>
          <w:p w14:paraId="6AFFBAE3" w14:textId="77777777" w:rsidR="00F7697D" w:rsidRPr="00BE068B" w:rsidRDefault="00F7697D" w:rsidP="00F7697D">
            <w:pPr>
              <w:contextualSpacing/>
              <w:jc w:val="center"/>
              <w:rPr>
                <w:rFonts w:ascii="Gill Sans MT" w:hAnsi="Gill Sans MT"/>
                <w:sz w:val="20"/>
              </w:rPr>
            </w:pPr>
          </w:p>
        </w:tc>
        <w:tc>
          <w:tcPr>
            <w:tcW w:w="2040" w:type="dxa"/>
          </w:tcPr>
          <w:p w14:paraId="6FB17B51" w14:textId="77777777" w:rsidR="00F7697D" w:rsidRPr="00BE068B" w:rsidRDefault="00F7697D" w:rsidP="00F7697D">
            <w:pPr>
              <w:contextualSpacing/>
              <w:jc w:val="center"/>
              <w:rPr>
                <w:rFonts w:ascii="Gill Sans MT" w:hAnsi="Gill Sans MT"/>
                <w:sz w:val="20"/>
              </w:rPr>
            </w:pPr>
          </w:p>
        </w:tc>
        <w:tc>
          <w:tcPr>
            <w:tcW w:w="1800" w:type="dxa"/>
          </w:tcPr>
          <w:p w14:paraId="06D4BF27" w14:textId="77777777" w:rsidR="00F7697D" w:rsidRPr="00BE068B" w:rsidRDefault="00F7697D" w:rsidP="00F7697D">
            <w:pPr>
              <w:contextualSpacing/>
              <w:jc w:val="center"/>
              <w:rPr>
                <w:rFonts w:ascii="Gill Sans MT" w:hAnsi="Gill Sans MT"/>
                <w:sz w:val="20"/>
              </w:rPr>
            </w:pPr>
          </w:p>
        </w:tc>
        <w:tc>
          <w:tcPr>
            <w:tcW w:w="1418" w:type="dxa"/>
          </w:tcPr>
          <w:p w14:paraId="2AB5DDDD" w14:textId="77777777" w:rsidR="00F7697D" w:rsidRPr="00BE068B" w:rsidRDefault="00F7697D" w:rsidP="00F7697D">
            <w:pPr>
              <w:contextualSpacing/>
              <w:jc w:val="center"/>
              <w:rPr>
                <w:rFonts w:ascii="Gill Sans MT" w:hAnsi="Gill Sans MT"/>
                <w:sz w:val="20"/>
              </w:rPr>
            </w:pPr>
          </w:p>
        </w:tc>
        <w:tc>
          <w:tcPr>
            <w:tcW w:w="1897" w:type="dxa"/>
          </w:tcPr>
          <w:p w14:paraId="1E0D1E96" w14:textId="77777777" w:rsidR="00F7697D" w:rsidRPr="00BE068B" w:rsidRDefault="00F7697D" w:rsidP="00F7697D">
            <w:pPr>
              <w:contextualSpacing/>
              <w:jc w:val="center"/>
              <w:rPr>
                <w:rFonts w:ascii="Gill Sans MT" w:hAnsi="Gill Sans MT"/>
                <w:sz w:val="20"/>
              </w:rPr>
            </w:pPr>
          </w:p>
        </w:tc>
      </w:tr>
      <w:tr w:rsidR="00736DFE" w:rsidRPr="00BE068B" w14:paraId="1D6FC098" w14:textId="77777777" w:rsidTr="000C7B5A">
        <w:trPr>
          <w:trHeight w:val="20"/>
          <w:jc w:val="center"/>
        </w:trPr>
        <w:tc>
          <w:tcPr>
            <w:tcW w:w="694" w:type="dxa"/>
          </w:tcPr>
          <w:p w14:paraId="59649F6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2</w:t>
            </w:r>
          </w:p>
        </w:tc>
        <w:tc>
          <w:tcPr>
            <w:tcW w:w="1101" w:type="dxa"/>
          </w:tcPr>
          <w:p w14:paraId="044413C1" w14:textId="77777777" w:rsidR="00F7697D" w:rsidRPr="00BE068B" w:rsidRDefault="00F7697D" w:rsidP="00F7697D">
            <w:pPr>
              <w:contextualSpacing/>
              <w:jc w:val="center"/>
              <w:rPr>
                <w:rFonts w:ascii="Gill Sans MT" w:hAnsi="Gill Sans MT"/>
                <w:sz w:val="20"/>
              </w:rPr>
            </w:pPr>
          </w:p>
        </w:tc>
        <w:tc>
          <w:tcPr>
            <w:tcW w:w="823" w:type="dxa"/>
          </w:tcPr>
          <w:p w14:paraId="42B684B7" w14:textId="77777777" w:rsidR="00F7697D" w:rsidRPr="00BE068B" w:rsidRDefault="00F7697D" w:rsidP="00F7697D">
            <w:pPr>
              <w:contextualSpacing/>
              <w:jc w:val="center"/>
              <w:rPr>
                <w:rFonts w:ascii="Gill Sans MT" w:hAnsi="Gill Sans MT"/>
                <w:sz w:val="20"/>
              </w:rPr>
            </w:pPr>
          </w:p>
        </w:tc>
        <w:tc>
          <w:tcPr>
            <w:tcW w:w="977" w:type="dxa"/>
          </w:tcPr>
          <w:p w14:paraId="6F0E43C2" w14:textId="77777777" w:rsidR="00F7697D" w:rsidRPr="00BE068B" w:rsidRDefault="00F7697D" w:rsidP="00F7697D">
            <w:pPr>
              <w:contextualSpacing/>
              <w:jc w:val="center"/>
              <w:rPr>
                <w:rFonts w:ascii="Gill Sans MT" w:hAnsi="Gill Sans MT"/>
                <w:sz w:val="20"/>
              </w:rPr>
            </w:pPr>
          </w:p>
        </w:tc>
        <w:tc>
          <w:tcPr>
            <w:tcW w:w="1183" w:type="dxa"/>
          </w:tcPr>
          <w:p w14:paraId="114A5D2B" w14:textId="77777777" w:rsidR="00F7697D" w:rsidRPr="00BE068B" w:rsidRDefault="00F7697D" w:rsidP="00F7697D">
            <w:pPr>
              <w:contextualSpacing/>
              <w:jc w:val="center"/>
              <w:rPr>
                <w:rFonts w:ascii="Gill Sans MT" w:hAnsi="Gill Sans MT"/>
                <w:sz w:val="20"/>
              </w:rPr>
            </w:pPr>
          </w:p>
        </w:tc>
        <w:tc>
          <w:tcPr>
            <w:tcW w:w="862" w:type="dxa"/>
          </w:tcPr>
          <w:p w14:paraId="6CE4FF7A" w14:textId="77777777" w:rsidR="00F7697D" w:rsidRPr="00BE068B" w:rsidRDefault="00F7697D" w:rsidP="00F7697D">
            <w:pPr>
              <w:contextualSpacing/>
              <w:jc w:val="center"/>
              <w:rPr>
                <w:rFonts w:ascii="Gill Sans MT" w:hAnsi="Gill Sans MT"/>
                <w:sz w:val="20"/>
              </w:rPr>
            </w:pPr>
          </w:p>
        </w:tc>
        <w:tc>
          <w:tcPr>
            <w:tcW w:w="2040" w:type="dxa"/>
          </w:tcPr>
          <w:p w14:paraId="2829E8C1" w14:textId="77777777" w:rsidR="00F7697D" w:rsidRPr="00BE068B" w:rsidRDefault="00F7697D" w:rsidP="00F7697D">
            <w:pPr>
              <w:contextualSpacing/>
              <w:jc w:val="center"/>
              <w:rPr>
                <w:rFonts w:ascii="Gill Sans MT" w:hAnsi="Gill Sans MT"/>
                <w:sz w:val="20"/>
              </w:rPr>
            </w:pPr>
          </w:p>
        </w:tc>
        <w:tc>
          <w:tcPr>
            <w:tcW w:w="1800" w:type="dxa"/>
          </w:tcPr>
          <w:p w14:paraId="6AD2EA49" w14:textId="77777777" w:rsidR="00F7697D" w:rsidRPr="00BE068B" w:rsidRDefault="00F7697D" w:rsidP="00F7697D">
            <w:pPr>
              <w:contextualSpacing/>
              <w:jc w:val="center"/>
              <w:rPr>
                <w:rFonts w:ascii="Gill Sans MT" w:hAnsi="Gill Sans MT"/>
                <w:sz w:val="20"/>
              </w:rPr>
            </w:pPr>
          </w:p>
        </w:tc>
        <w:tc>
          <w:tcPr>
            <w:tcW w:w="1418" w:type="dxa"/>
          </w:tcPr>
          <w:p w14:paraId="3872D8DF" w14:textId="77777777" w:rsidR="00F7697D" w:rsidRPr="00BE068B" w:rsidRDefault="00F7697D" w:rsidP="00F7697D">
            <w:pPr>
              <w:contextualSpacing/>
              <w:jc w:val="center"/>
              <w:rPr>
                <w:rFonts w:ascii="Gill Sans MT" w:hAnsi="Gill Sans MT"/>
                <w:sz w:val="20"/>
              </w:rPr>
            </w:pPr>
          </w:p>
        </w:tc>
        <w:tc>
          <w:tcPr>
            <w:tcW w:w="1897" w:type="dxa"/>
          </w:tcPr>
          <w:p w14:paraId="28F6C1A6" w14:textId="77777777" w:rsidR="00F7697D" w:rsidRPr="00BE068B" w:rsidRDefault="00F7697D" w:rsidP="00F7697D">
            <w:pPr>
              <w:contextualSpacing/>
              <w:jc w:val="center"/>
              <w:rPr>
                <w:rFonts w:ascii="Gill Sans MT" w:hAnsi="Gill Sans MT"/>
                <w:sz w:val="20"/>
              </w:rPr>
            </w:pPr>
          </w:p>
        </w:tc>
      </w:tr>
      <w:tr w:rsidR="00736DFE" w:rsidRPr="00BE068B" w14:paraId="2ED64EB7" w14:textId="77777777" w:rsidTr="000C7B5A">
        <w:trPr>
          <w:trHeight w:val="20"/>
          <w:jc w:val="center"/>
        </w:trPr>
        <w:tc>
          <w:tcPr>
            <w:tcW w:w="694" w:type="dxa"/>
          </w:tcPr>
          <w:p w14:paraId="633C3F0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3</w:t>
            </w:r>
          </w:p>
        </w:tc>
        <w:tc>
          <w:tcPr>
            <w:tcW w:w="1101" w:type="dxa"/>
          </w:tcPr>
          <w:p w14:paraId="194B48D6" w14:textId="77777777" w:rsidR="00F7697D" w:rsidRPr="00BE068B" w:rsidRDefault="00F7697D" w:rsidP="00F7697D">
            <w:pPr>
              <w:contextualSpacing/>
              <w:jc w:val="center"/>
              <w:rPr>
                <w:rFonts w:ascii="Gill Sans MT" w:hAnsi="Gill Sans MT"/>
                <w:sz w:val="20"/>
              </w:rPr>
            </w:pPr>
          </w:p>
        </w:tc>
        <w:tc>
          <w:tcPr>
            <w:tcW w:w="823" w:type="dxa"/>
          </w:tcPr>
          <w:p w14:paraId="78360A49" w14:textId="77777777" w:rsidR="00F7697D" w:rsidRPr="00BE068B" w:rsidRDefault="00F7697D" w:rsidP="00F7697D">
            <w:pPr>
              <w:contextualSpacing/>
              <w:jc w:val="center"/>
              <w:rPr>
                <w:rFonts w:ascii="Gill Sans MT" w:hAnsi="Gill Sans MT"/>
                <w:sz w:val="20"/>
              </w:rPr>
            </w:pPr>
          </w:p>
        </w:tc>
        <w:tc>
          <w:tcPr>
            <w:tcW w:w="977" w:type="dxa"/>
          </w:tcPr>
          <w:p w14:paraId="4C359CD6" w14:textId="77777777" w:rsidR="00F7697D" w:rsidRPr="00BE068B" w:rsidRDefault="00F7697D" w:rsidP="00F7697D">
            <w:pPr>
              <w:contextualSpacing/>
              <w:jc w:val="center"/>
              <w:rPr>
                <w:rFonts w:ascii="Gill Sans MT" w:hAnsi="Gill Sans MT"/>
                <w:sz w:val="20"/>
              </w:rPr>
            </w:pPr>
          </w:p>
        </w:tc>
        <w:tc>
          <w:tcPr>
            <w:tcW w:w="1183" w:type="dxa"/>
          </w:tcPr>
          <w:p w14:paraId="3FCEA392" w14:textId="77777777" w:rsidR="00F7697D" w:rsidRPr="00BE068B" w:rsidRDefault="00F7697D" w:rsidP="00F7697D">
            <w:pPr>
              <w:contextualSpacing/>
              <w:jc w:val="center"/>
              <w:rPr>
                <w:rFonts w:ascii="Gill Sans MT" w:hAnsi="Gill Sans MT"/>
                <w:sz w:val="20"/>
              </w:rPr>
            </w:pPr>
          </w:p>
        </w:tc>
        <w:tc>
          <w:tcPr>
            <w:tcW w:w="862" w:type="dxa"/>
          </w:tcPr>
          <w:p w14:paraId="7565EC1B" w14:textId="77777777" w:rsidR="00F7697D" w:rsidRPr="00BE068B" w:rsidRDefault="00F7697D" w:rsidP="00F7697D">
            <w:pPr>
              <w:contextualSpacing/>
              <w:jc w:val="center"/>
              <w:rPr>
                <w:rFonts w:ascii="Gill Sans MT" w:hAnsi="Gill Sans MT"/>
                <w:sz w:val="20"/>
              </w:rPr>
            </w:pPr>
          </w:p>
        </w:tc>
        <w:tc>
          <w:tcPr>
            <w:tcW w:w="2040" w:type="dxa"/>
          </w:tcPr>
          <w:p w14:paraId="621FC05E" w14:textId="77777777" w:rsidR="00F7697D" w:rsidRPr="00BE068B" w:rsidRDefault="00F7697D" w:rsidP="00F7697D">
            <w:pPr>
              <w:contextualSpacing/>
              <w:jc w:val="center"/>
              <w:rPr>
                <w:rFonts w:ascii="Gill Sans MT" w:hAnsi="Gill Sans MT"/>
                <w:sz w:val="20"/>
              </w:rPr>
            </w:pPr>
          </w:p>
        </w:tc>
        <w:tc>
          <w:tcPr>
            <w:tcW w:w="1800" w:type="dxa"/>
          </w:tcPr>
          <w:p w14:paraId="7723BA06" w14:textId="77777777" w:rsidR="00F7697D" w:rsidRPr="00BE068B" w:rsidRDefault="00F7697D" w:rsidP="00F7697D">
            <w:pPr>
              <w:contextualSpacing/>
              <w:jc w:val="center"/>
              <w:rPr>
                <w:rFonts w:ascii="Gill Sans MT" w:hAnsi="Gill Sans MT"/>
                <w:sz w:val="20"/>
              </w:rPr>
            </w:pPr>
          </w:p>
        </w:tc>
        <w:tc>
          <w:tcPr>
            <w:tcW w:w="1418" w:type="dxa"/>
          </w:tcPr>
          <w:p w14:paraId="30A47D41" w14:textId="77777777" w:rsidR="00F7697D" w:rsidRPr="00BE068B" w:rsidRDefault="00F7697D" w:rsidP="00F7697D">
            <w:pPr>
              <w:contextualSpacing/>
              <w:jc w:val="center"/>
              <w:rPr>
                <w:rFonts w:ascii="Gill Sans MT" w:hAnsi="Gill Sans MT"/>
                <w:sz w:val="20"/>
              </w:rPr>
            </w:pPr>
          </w:p>
        </w:tc>
        <w:tc>
          <w:tcPr>
            <w:tcW w:w="1897" w:type="dxa"/>
          </w:tcPr>
          <w:p w14:paraId="3165F0DE" w14:textId="77777777" w:rsidR="00F7697D" w:rsidRPr="00BE068B" w:rsidRDefault="00F7697D" w:rsidP="00F7697D">
            <w:pPr>
              <w:contextualSpacing/>
              <w:jc w:val="center"/>
              <w:rPr>
                <w:rFonts w:ascii="Gill Sans MT" w:hAnsi="Gill Sans MT"/>
                <w:sz w:val="20"/>
              </w:rPr>
            </w:pPr>
          </w:p>
        </w:tc>
      </w:tr>
      <w:tr w:rsidR="00736DFE" w:rsidRPr="00BE068B" w14:paraId="758F032A" w14:textId="77777777" w:rsidTr="000C7B5A">
        <w:trPr>
          <w:trHeight w:val="20"/>
          <w:jc w:val="center"/>
        </w:trPr>
        <w:tc>
          <w:tcPr>
            <w:tcW w:w="694" w:type="dxa"/>
          </w:tcPr>
          <w:p w14:paraId="6E9682B1"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4</w:t>
            </w:r>
          </w:p>
        </w:tc>
        <w:tc>
          <w:tcPr>
            <w:tcW w:w="1101" w:type="dxa"/>
          </w:tcPr>
          <w:p w14:paraId="1F20B3B1" w14:textId="77777777" w:rsidR="00F7697D" w:rsidRPr="00BE068B" w:rsidRDefault="00F7697D" w:rsidP="00F7697D">
            <w:pPr>
              <w:contextualSpacing/>
              <w:jc w:val="center"/>
              <w:rPr>
                <w:rFonts w:ascii="Gill Sans MT" w:hAnsi="Gill Sans MT"/>
                <w:sz w:val="20"/>
              </w:rPr>
            </w:pPr>
          </w:p>
        </w:tc>
        <w:tc>
          <w:tcPr>
            <w:tcW w:w="823" w:type="dxa"/>
          </w:tcPr>
          <w:p w14:paraId="449A5CA6" w14:textId="77777777" w:rsidR="00F7697D" w:rsidRPr="00BE068B" w:rsidRDefault="00F7697D" w:rsidP="00F7697D">
            <w:pPr>
              <w:contextualSpacing/>
              <w:jc w:val="center"/>
              <w:rPr>
                <w:rFonts w:ascii="Gill Sans MT" w:hAnsi="Gill Sans MT"/>
                <w:sz w:val="20"/>
              </w:rPr>
            </w:pPr>
          </w:p>
        </w:tc>
        <w:tc>
          <w:tcPr>
            <w:tcW w:w="977" w:type="dxa"/>
          </w:tcPr>
          <w:p w14:paraId="70E133DA" w14:textId="77777777" w:rsidR="00F7697D" w:rsidRPr="00BE068B" w:rsidRDefault="00F7697D" w:rsidP="00F7697D">
            <w:pPr>
              <w:contextualSpacing/>
              <w:jc w:val="center"/>
              <w:rPr>
                <w:rFonts w:ascii="Gill Sans MT" w:hAnsi="Gill Sans MT"/>
                <w:sz w:val="20"/>
              </w:rPr>
            </w:pPr>
          </w:p>
        </w:tc>
        <w:tc>
          <w:tcPr>
            <w:tcW w:w="1183" w:type="dxa"/>
          </w:tcPr>
          <w:p w14:paraId="0A8F3373" w14:textId="77777777" w:rsidR="00F7697D" w:rsidRPr="00BE068B" w:rsidRDefault="00F7697D" w:rsidP="00F7697D">
            <w:pPr>
              <w:contextualSpacing/>
              <w:jc w:val="center"/>
              <w:rPr>
                <w:rFonts w:ascii="Gill Sans MT" w:hAnsi="Gill Sans MT"/>
                <w:sz w:val="20"/>
              </w:rPr>
            </w:pPr>
          </w:p>
        </w:tc>
        <w:tc>
          <w:tcPr>
            <w:tcW w:w="862" w:type="dxa"/>
          </w:tcPr>
          <w:p w14:paraId="32B582FE" w14:textId="77777777" w:rsidR="00F7697D" w:rsidRPr="00BE068B" w:rsidRDefault="00F7697D" w:rsidP="00F7697D">
            <w:pPr>
              <w:contextualSpacing/>
              <w:jc w:val="center"/>
              <w:rPr>
                <w:rFonts w:ascii="Gill Sans MT" w:hAnsi="Gill Sans MT"/>
                <w:sz w:val="20"/>
              </w:rPr>
            </w:pPr>
          </w:p>
        </w:tc>
        <w:tc>
          <w:tcPr>
            <w:tcW w:w="2040" w:type="dxa"/>
          </w:tcPr>
          <w:p w14:paraId="786F174C" w14:textId="77777777" w:rsidR="00F7697D" w:rsidRPr="00BE068B" w:rsidRDefault="00F7697D" w:rsidP="00F7697D">
            <w:pPr>
              <w:contextualSpacing/>
              <w:jc w:val="center"/>
              <w:rPr>
                <w:rFonts w:ascii="Gill Sans MT" w:hAnsi="Gill Sans MT"/>
                <w:sz w:val="20"/>
              </w:rPr>
            </w:pPr>
          </w:p>
        </w:tc>
        <w:tc>
          <w:tcPr>
            <w:tcW w:w="1800" w:type="dxa"/>
          </w:tcPr>
          <w:p w14:paraId="58DDB452" w14:textId="77777777" w:rsidR="00F7697D" w:rsidRPr="00BE068B" w:rsidRDefault="00F7697D" w:rsidP="00F7697D">
            <w:pPr>
              <w:contextualSpacing/>
              <w:jc w:val="center"/>
              <w:rPr>
                <w:rFonts w:ascii="Gill Sans MT" w:hAnsi="Gill Sans MT"/>
                <w:sz w:val="20"/>
              </w:rPr>
            </w:pPr>
          </w:p>
        </w:tc>
        <w:tc>
          <w:tcPr>
            <w:tcW w:w="1418" w:type="dxa"/>
          </w:tcPr>
          <w:p w14:paraId="4C5B956A" w14:textId="77777777" w:rsidR="00F7697D" w:rsidRPr="00BE068B" w:rsidRDefault="00F7697D" w:rsidP="00F7697D">
            <w:pPr>
              <w:contextualSpacing/>
              <w:jc w:val="center"/>
              <w:rPr>
                <w:rFonts w:ascii="Gill Sans MT" w:hAnsi="Gill Sans MT"/>
                <w:sz w:val="20"/>
              </w:rPr>
            </w:pPr>
          </w:p>
        </w:tc>
        <w:tc>
          <w:tcPr>
            <w:tcW w:w="1897" w:type="dxa"/>
          </w:tcPr>
          <w:p w14:paraId="707FE55D" w14:textId="77777777" w:rsidR="00F7697D" w:rsidRPr="00BE068B" w:rsidRDefault="00F7697D" w:rsidP="00F7697D">
            <w:pPr>
              <w:contextualSpacing/>
              <w:jc w:val="center"/>
              <w:rPr>
                <w:rFonts w:ascii="Gill Sans MT" w:hAnsi="Gill Sans MT"/>
                <w:sz w:val="20"/>
              </w:rPr>
            </w:pPr>
          </w:p>
        </w:tc>
      </w:tr>
      <w:tr w:rsidR="00736DFE" w:rsidRPr="00BE068B" w14:paraId="59AF9F7E" w14:textId="77777777" w:rsidTr="000C7B5A">
        <w:trPr>
          <w:trHeight w:val="20"/>
          <w:jc w:val="center"/>
        </w:trPr>
        <w:tc>
          <w:tcPr>
            <w:tcW w:w="694" w:type="dxa"/>
          </w:tcPr>
          <w:p w14:paraId="0A794F2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DD7BFA" w14:textId="77777777" w:rsidR="00F7697D" w:rsidRPr="00BE068B" w:rsidRDefault="00F7697D" w:rsidP="00F7697D">
            <w:pPr>
              <w:contextualSpacing/>
              <w:jc w:val="center"/>
              <w:rPr>
                <w:rFonts w:ascii="Gill Sans MT" w:hAnsi="Gill Sans MT"/>
                <w:sz w:val="20"/>
              </w:rPr>
            </w:pPr>
          </w:p>
        </w:tc>
        <w:tc>
          <w:tcPr>
            <w:tcW w:w="823" w:type="dxa"/>
          </w:tcPr>
          <w:p w14:paraId="4DEA219A" w14:textId="77777777" w:rsidR="00F7697D" w:rsidRPr="00BE068B" w:rsidRDefault="00F7697D" w:rsidP="00F7697D">
            <w:pPr>
              <w:contextualSpacing/>
              <w:jc w:val="center"/>
              <w:rPr>
                <w:rFonts w:ascii="Gill Sans MT" w:hAnsi="Gill Sans MT"/>
                <w:sz w:val="20"/>
              </w:rPr>
            </w:pPr>
          </w:p>
        </w:tc>
        <w:tc>
          <w:tcPr>
            <w:tcW w:w="977" w:type="dxa"/>
          </w:tcPr>
          <w:p w14:paraId="2A17ED7C" w14:textId="77777777" w:rsidR="00F7697D" w:rsidRPr="00BE068B" w:rsidRDefault="00F7697D" w:rsidP="00F7697D">
            <w:pPr>
              <w:contextualSpacing/>
              <w:jc w:val="center"/>
              <w:rPr>
                <w:rFonts w:ascii="Gill Sans MT" w:hAnsi="Gill Sans MT"/>
                <w:sz w:val="20"/>
              </w:rPr>
            </w:pPr>
          </w:p>
        </w:tc>
        <w:tc>
          <w:tcPr>
            <w:tcW w:w="1183" w:type="dxa"/>
          </w:tcPr>
          <w:p w14:paraId="72FE6E08" w14:textId="77777777" w:rsidR="00F7697D" w:rsidRPr="00BE068B" w:rsidRDefault="00F7697D" w:rsidP="00F7697D">
            <w:pPr>
              <w:contextualSpacing/>
              <w:jc w:val="center"/>
              <w:rPr>
                <w:rFonts w:ascii="Gill Sans MT" w:hAnsi="Gill Sans MT"/>
                <w:sz w:val="20"/>
              </w:rPr>
            </w:pPr>
          </w:p>
        </w:tc>
        <w:tc>
          <w:tcPr>
            <w:tcW w:w="862" w:type="dxa"/>
          </w:tcPr>
          <w:p w14:paraId="25D02DC2" w14:textId="77777777" w:rsidR="00F7697D" w:rsidRPr="00BE068B" w:rsidRDefault="00F7697D" w:rsidP="00F7697D">
            <w:pPr>
              <w:contextualSpacing/>
              <w:jc w:val="center"/>
              <w:rPr>
                <w:rFonts w:ascii="Gill Sans MT" w:hAnsi="Gill Sans MT"/>
                <w:sz w:val="20"/>
              </w:rPr>
            </w:pPr>
          </w:p>
        </w:tc>
        <w:tc>
          <w:tcPr>
            <w:tcW w:w="2040" w:type="dxa"/>
          </w:tcPr>
          <w:p w14:paraId="3E7820E7" w14:textId="77777777" w:rsidR="00F7697D" w:rsidRPr="00BE068B" w:rsidRDefault="00F7697D" w:rsidP="00F7697D">
            <w:pPr>
              <w:contextualSpacing/>
              <w:jc w:val="center"/>
              <w:rPr>
                <w:rFonts w:ascii="Gill Sans MT" w:hAnsi="Gill Sans MT"/>
                <w:sz w:val="20"/>
              </w:rPr>
            </w:pPr>
          </w:p>
        </w:tc>
        <w:tc>
          <w:tcPr>
            <w:tcW w:w="1800" w:type="dxa"/>
          </w:tcPr>
          <w:p w14:paraId="219304F4" w14:textId="77777777" w:rsidR="00F7697D" w:rsidRPr="00BE068B" w:rsidRDefault="00F7697D" w:rsidP="00F7697D">
            <w:pPr>
              <w:contextualSpacing/>
              <w:jc w:val="center"/>
              <w:rPr>
                <w:rFonts w:ascii="Gill Sans MT" w:hAnsi="Gill Sans MT"/>
                <w:sz w:val="20"/>
              </w:rPr>
            </w:pPr>
          </w:p>
        </w:tc>
        <w:tc>
          <w:tcPr>
            <w:tcW w:w="1418" w:type="dxa"/>
          </w:tcPr>
          <w:p w14:paraId="2031BF9D" w14:textId="77777777" w:rsidR="00F7697D" w:rsidRPr="00BE068B" w:rsidRDefault="00F7697D" w:rsidP="00F7697D">
            <w:pPr>
              <w:contextualSpacing/>
              <w:jc w:val="center"/>
              <w:rPr>
                <w:rFonts w:ascii="Gill Sans MT" w:hAnsi="Gill Sans MT"/>
                <w:sz w:val="20"/>
              </w:rPr>
            </w:pPr>
          </w:p>
        </w:tc>
        <w:tc>
          <w:tcPr>
            <w:tcW w:w="1897" w:type="dxa"/>
          </w:tcPr>
          <w:p w14:paraId="2F909BA4" w14:textId="77777777" w:rsidR="00F7697D" w:rsidRPr="00BE068B" w:rsidRDefault="00F7697D" w:rsidP="00F7697D">
            <w:pPr>
              <w:contextualSpacing/>
              <w:jc w:val="center"/>
              <w:rPr>
                <w:rFonts w:ascii="Gill Sans MT" w:hAnsi="Gill Sans MT"/>
                <w:sz w:val="20"/>
              </w:rPr>
            </w:pPr>
          </w:p>
        </w:tc>
      </w:tr>
      <w:tr w:rsidR="00736DFE" w:rsidRPr="00BE068B" w14:paraId="2367336D" w14:textId="77777777" w:rsidTr="000C7B5A">
        <w:trPr>
          <w:trHeight w:val="20"/>
          <w:jc w:val="center"/>
        </w:trPr>
        <w:tc>
          <w:tcPr>
            <w:tcW w:w="694" w:type="dxa"/>
          </w:tcPr>
          <w:p w14:paraId="4186987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6</w:t>
            </w:r>
          </w:p>
        </w:tc>
        <w:tc>
          <w:tcPr>
            <w:tcW w:w="1101" w:type="dxa"/>
          </w:tcPr>
          <w:p w14:paraId="6393D216" w14:textId="77777777" w:rsidR="00F7697D" w:rsidRPr="00BE068B" w:rsidRDefault="00F7697D" w:rsidP="00F7697D">
            <w:pPr>
              <w:contextualSpacing/>
              <w:jc w:val="center"/>
              <w:rPr>
                <w:rFonts w:ascii="Gill Sans MT" w:hAnsi="Gill Sans MT"/>
                <w:sz w:val="20"/>
              </w:rPr>
            </w:pPr>
          </w:p>
        </w:tc>
        <w:tc>
          <w:tcPr>
            <w:tcW w:w="823" w:type="dxa"/>
          </w:tcPr>
          <w:p w14:paraId="38EF936C" w14:textId="77777777" w:rsidR="00F7697D" w:rsidRPr="00BE068B" w:rsidRDefault="00F7697D" w:rsidP="00F7697D">
            <w:pPr>
              <w:contextualSpacing/>
              <w:jc w:val="center"/>
              <w:rPr>
                <w:rFonts w:ascii="Gill Sans MT" w:hAnsi="Gill Sans MT"/>
                <w:sz w:val="20"/>
              </w:rPr>
            </w:pPr>
          </w:p>
        </w:tc>
        <w:tc>
          <w:tcPr>
            <w:tcW w:w="977" w:type="dxa"/>
          </w:tcPr>
          <w:p w14:paraId="59F7729F" w14:textId="77777777" w:rsidR="00F7697D" w:rsidRPr="00BE068B" w:rsidRDefault="00F7697D" w:rsidP="00F7697D">
            <w:pPr>
              <w:contextualSpacing/>
              <w:jc w:val="center"/>
              <w:rPr>
                <w:rFonts w:ascii="Gill Sans MT" w:hAnsi="Gill Sans MT"/>
                <w:sz w:val="20"/>
              </w:rPr>
            </w:pPr>
          </w:p>
        </w:tc>
        <w:tc>
          <w:tcPr>
            <w:tcW w:w="1183" w:type="dxa"/>
          </w:tcPr>
          <w:p w14:paraId="04F5162E" w14:textId="77777777" w:rsidR="00F7697D" w:rsidRPr="00BE068B" w:rsidRDefault="00F7697D" w:rsidP="00F7697D">
            <w:pPr>
              <w:contextualSpacing/>
              <w:jc w:val="center"/>
              <w:rPr>
                <w:rFonts w:ascii="Gill Sans MT" w:hAnsi="Gill Sans MT"/>
                <w:sz w:val="20"/>
              </w:rPr>
            </w:pPr>
          </w:p>
        </w:tc>
        <w:tc>
          <w:tcPr>
            <w:tcW w:w="862" w:type="dxa"/>
          </w:tcPr>
          <w:p w14:paraId="4960A313" w14:textId="77777777" w:rsidR="00F7697D" w:rsidRPr="00BE068B" w:rsidRDefault="00F7697D" w:rsidP="00F7697D">
            <w:pPr>
              <w:contextualSpacing/>
              <w:jc w:val="center"/>
              <w:rPr>
                <w:rFonts w:ascii="Gill Sans MT" w:hAnsi="Gill Sans MT"/>
                <w:sz w:val="20"/>
              </w:rPr>
            </w:pPr>
          </w:p>
        </w:tc>
        <w:tc>
          <w:tcPr>
            <w:tcW w:w="2040" w:type="dxa"/>
          </w:tcPr>
          <w:p w14:paraId="1B5CEADE" w14:textId="77777777" w:rsidR="00F7697D" w:rsidRPr="00BE068B" w:rsidRDefault="00F7697D" w:rsidP="00F7697D">
            <w:pPr>
              <w:contextualSpacing/>
              <w:jc w:val="center"/>
              <w:rPr>
                <w:rFonts w:ascii="Gill Sans MT" w:hAnsi="Gill Sans MT"/>
                <w:sz w:val="20"/>
              </w:rPr>
            </w:pPr>
          </w:p>
        </w:tc>
        <w:tc>
          <w:tcPr>
            <w:tcW w:w="1800" w:type="dxa"/>
          </w:tcPr>
          <w:p w14:paraId="56AB0DC1" w14:textId="77777777" w:rsidR="00F7697D" w:rsidRPr="00BE068B" w:rsidRDefault="00F7697D" w:rsidP="00F7697D">
            <w:pPr>
              <w:contextualSpacing/>
              <w:jc w:val="center"/>
              <w:rPr>
                <w:rFonts w:ascii="Gill Sans MT" w:hAnsi="Gill Sans MT"/>
                <w:sz w:val="20"/>
              </w:rPr>
            </w:pPr>
          </w:p>
        </w:tc>
        <w:tc>
          <w:tcPr>
            <w:tcW w:w="1418" w:type="dxa"/>
          </w:tcPr>
          <w:p w14:paraId="7B3B8D69" w14:textId="77777777" w:rsidR="00F7697D" w:rsidRPr="00BE068B" w:rsidRDefault="00F7697D" w:rsidP="00F7697D">
            <w:pPr>
              <w:contextualSpacing/>
              <w:jc w:val="center"/>
              <w:rPr>
                <w:rFonts w:ascii="Gill Sans MT" w:hAnsi="Gill Sans MT"/>
                <w:sz w:val="20"/>
              </w:rPr>
            </w:pPr>
          </w:p>
        </w:tc>
        <w:tc>
          <w:tcPr>
            <w:tcW w:w="1897" w:type="dxa"/>
          </w:tcPr>
          <w:p w14:paraId="36ACEF5A" w14:textId="77777777" w:rsidR="00F7697D" w:rsidRPr="00BE068B" w:rsidRDefault="00F7697D" w:rsidP="00F7697D">
            <w:pPr>
              <w:contextualSpacing/>
              <w:jc w:val="center"/>
              <w:rPr>
                <w:rFonts w:ascii="Gill Sans MT" w:hAnsi="Gill Sans MT"/>
                <w:sz w:val="20"/>
              </w:rPr>
            </w:pPr>
          </w:p>
        </w:tc>
      </w:tr>
      <w:tr w:rsidR="00736DFE" w:rsidRPr="00BE068B" w14:paraId="27761D30" w14:textId="77777777" w:rsidTr="000C7B5A">
        <w:trPr>
          <w:trHeight w:val="20"/>
          <w:jc w:val="center"/>
        </w:trPr>
        <w:tc>
          <w:tcPr>
            <w:tcW w:w="694" w:type="dxa"/>
          </w:tcPr>
          <w:p w14:paraId="492CAD5F"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7</w:t>
            </w:r>
          </w:p>
        </w:tc>
        <w:tc>
          <w:tcPr>
            <w:tcW w:w="1101" w:type="dxa"/>
          </w:tcPr>
          <w:p w14:paraId="5203E802" w14:textId="77777777" w:rsidR="00F7697D" w:rsidRPr="00BE068B" w:rsidRDefault="00F7697D" w:rsidP="00F7697D">
            <w:pPr>
              <w:contextualSpacing/>
              <w:jc w:val="center"/>
              <w:rPr>
                <w:rFonts w:ascii="Gill Sans MT" w:hAnsi="Gill Sans MT"/>
                <w:sz w:val="20"/>
              </w:rPr>
            </w:pPr>
          </w:p>
        </w:tc>
        <w:tc>
          <w:tcPr>
            <w:tcW w:w="823" w:type="dxa"/>
          </w:tcPr>
          <w:p w14:paraId="7AE86E0A" w14:textId="77777777" w:rsidR="00F7697D" w:rsidRPr="00BE068B" w:rsidRDefault="00F7697D" w:rsidP="00F7697D">
            <w:pPr>
              <w:contextualSpacing/>
              <w:jc w:val="center"/>
              <w:rPr>
                <w:rFonts w:ascii="Gill Sans MT" w:hAnsi="Gill Sans MT"/>
                <w:sz w:val="20"/>
              </w:rPr>
            </w:pPr>
          </w:p>
        </w:tc>
        <w:tc>
          <w:tcPr>
            <w:tcW w:w="977" w:type="dxa"/>
          </w:tcPr>
          <w:p w14:paraId="41D26341" w14:textId="77777777" w:rsidR="00F7697D" w:rsidRPr="00BE068B" w:rsidRDefault="00F7697D" w:rsidP="00F7697D">
            <w:pPr>
              <w:contextualSpacing/>
              <w:jc w:val="center"/>
              <w:rPr>
                <w:rFonts w:ascii="Gill Sans MT" w:hAnsi="Gill Sans MT"/>
                <w:sz w:val="20"/>
              </w:rPr>
            </w:pPr>
          </w:p>
        </w:tc>
        <w:tc>
          <w:tcPr>
            <w:tcW w:w="1183" w:type="dxa"/>
          </w:tcPr>
          <w:p w14:paraId="3F368490" w14:textId="77777777" w:rsidR="00F7697D" w:rsidRPr="00BE068B" w:rsidRDefault="00F7697D" w:rsidP="00F7697D">
            <w:pPr>
              <w:contextualSpacing/>
              <w:jc w:val="center"/>
              <w:rPr>
                <w:rFonts w:ascii="Gill Sans MT" w:hAnsi="Gill Sans MT"/>
                <w:sz w:val="20"/>
              </w:rPr>
            </w:pPr>
          </w:p>
        </w:tc>
        <w:tc>
          <w:tcPr>
            <w:tcW w:w="862" w:type="dxa"/>
          </w:tcPr>
          <w:p w14:paraId="29885AE3" w14:textId="77777777" w:rsidR="00F7697D" w:rsidRPr="00BE068B" w:rsidRDefault="00F7697D" w:rsidP="00F7697D">
            <w:pPr>
              <w:contextualSpacing/>
              <w:jc w:val="center"/>
              <w:rPr>
                <w:rFonts w:ascii="Gill Sans MT" w:hAnsi="Gill Sans MT"/>
                <w:sz w:val="20"/>
              </w:rPr>
            </w:pPr>
          </w:p>
        </w:tc>
        <w:tc>
          <w:tcPr>
            <w:tcW w:w="2040" w:type="dxa"/>
          </w:tcPr>
          <w:p w14:paraId="6F137062" w14:textId="77777777" w:rsidR="00F7697D" w:rsidRPr="00BE068B" w:rsidRDefault="00F7697D" w:rsidP="00F7697D">
            <w:pPr>
              <w:contextualSpacing/>
              <w:jc w:val="center"/>
              <w:rPr>
                <w:rFonts w:ascii="Gill Sans MT" w:hAnsi="Gill Sans MT"/>
                <w:sz w:val="20"/>
              </w:rPr>
            </w:pPr>
          </w:p>
        </w:tc>
        <w:tc>
          <w:tcPr>
            <w:tcW w:w="1800" w:type="dxa"/>
          </w:tcPr>
          <w:p w14:paraId="57CB4919" w14:textId="77777777" w:rsidR="00F7697D" w:rsidRPr="00BE068B" w:rsidRDefault="00F7697D" w:rsidP="00F7697D">
            <w:pPr>
              <w:contextualSpacing/>
              <w:jc w:val="center"/>
              <w:rPr>
                <w:rFonts w:ascii="Gill Sans MT" w:hAnsi="Gill Sans MT"/>
                <w:sz w:val="20"/>
              </w:rPr>
            </w:pPr>
          </w:p>
        </w:tc>
        <w:tc>
          <w:tcPr>
            <w:tcW w:w="1418" w:type="dxa"/>
          </w:tcPr>
          <w:p w14:paraId="2CC03AB2" w14:textId="77777777" w:rsidR="00F7697D" w:rsidRPr="00BE068B" w:rsidRDefault="00F7697D" w:rsidP="00F7697D">
            <w:pPr>
              <w:contextualSpacing/>
              <w:jc w:val="center"/>
              <w:rPr>
                <w:rFonts w:ascii="Gill Sans MT" w:hAnsi="Gill Sans MT"/>
                <w:sz w:val="20"/>
              </w:rPr>
            </w:pPr>
          </w:p>
        </w:tc>
        <w:tc>
          <w:tcPr>
            <w:tcW w:w="1897" w:type="dxa"/>
          </w:tcPr>
          <w:p w14:paraId="659886BE" w14:textId="77777777" w:rsidR="00F7697D" w:rsidRPr="00BE068B" w:rsidRDefault="00F7697D" w:rsidP="00F7697D">
            <w:pPr>
              <w:contextualSpacing/>
              <w:jc w:val="center"/>
              <w:rPr>
                <w:rFonts w:ascii="Gill Sans MT" w:hAnsi="Gill Sans MT"/>
                <w:sz w:val="20"/>
              </w:rPr>
            </w:pPr>
          </w:p>
        </w:tc>
      </w:tr>
      <w:tr w:rsidR="00736DFE" w:rsidRPr="00BE068B" w14:paraId="74BB0204" w14:textId="77777777" w:rsidTr="000C7B5A">
        <w:trPr>
          <w:trHeight w:val="20"/>
          <w:jc w:val="center"/>
        </w:trPr>
        <w:tc>
          <w:tcPr>
            <w:tcW w:w="694" w:type="dxa"/>
          </w:tcPr>
          <w:p w14:paraId="794A7F1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8</w:t>
            </w:r>
          </w:p>
        </w:tc>
        <w:tc>
          <w:tcPr>
            <w:tcW w:w="1101" w:type="dxa"/>
          </w:tcPr>
          <w:p w14:paraId="39F9BE11" w14:textId="77777777" w:rsidR="00F7697D" w:rsidRPr="00BE068B" w:rsidRDefault="00F7697D" w:rsidP="00F7697D">
            <w:pPr>
              <w:contextualSpacing/>
              <w:jc w:val="center"/>
              <w:rPr>
                <w:rFonts w:ascii="Gill Sans MT" w:hAnsi="Gill Sans MT"/>
                <w:sz w:val="20"/>
              </w:rPr>
            </w:pPr>
          </w:p>
        </w:tc>
        <w:tc>
          <w:tcPr>
            <w:tcW w:w="823" w:type="dxa"/>
          </w:tcPr>
          <w:p w14:paraId="3CFD54A3" w14:textId="77777777" w:rsidR="00F7697D" w:rsidRPr="00BE068B" w:rsidRDefault="00F7697D" w:rsidP="00F7697D">
            <w:pPr>
              <w:contextualSpacing/>
              <w:jc w:val="center"/>
              <w:rPr>
                <w:rFonts w:ascii="Gill Sans MT" w:hAnsi="Gill Sans MT"/>
                <w:sz w:val="20"/>
              </w:rPr>
            </w:pPr>
          </w:p>
        </w:tc>
        <w:tc>
          <w:tcPr>
            <w:tcW w:w="977" w:type="dxa"/>
          </w:tcPr>
          <w:p w14:paraId="5DA4CF79" w14:textId="77777777" w:rsidR="00F7697D" w:rsidRPr="00BE068B" w:rsidRDefault="00F7697D" w:rsidP="00F7697D">
            <w:pPr>
              <w:contextualSpacing/>
              <w:jc w:val="center"/>
              <w:rPr>
                <w:rFonts w:ascii="Gill Sans MT" w:hAnsi="Gill Sans MT"/>
                <w:sz w:val="20"/>
              </w:rPr>
            </w:pPr>
          </w:p>
        </w:tc>
        <w:tc>
          <w:tcPr>
            <w:tcW w:w="1183" w:type="dxa"/>
          </w:tcPr>
          <w:p w14:paraId="16B84221" w14:textId="77777777" w:rsidR="00F7697D" w:rsidRPr="00BE068B" w:rsidRDefault="00F7697D" w:rsidP="00F7697D">
            <w:pPr>
              <w:contextualSpacing/>
              <w:jc w:val="center"/>
              <w:rPr>
                <w:rFonts w:ascii="Gill Sans MT" w:hAnsi="Gill Sans MT"/>
                <w:sz w:val="20"/>
              </w:rPr>
            </w:pPr>
          </w:p>
        </w:tc>
        <w:tc>
          <w:tcPr>
            <w:tcW w:w="862" w:type="dxa"/>
          </w:tcPr>
          <w:p w14:paraId="35CDB86B" w14:textId="77777777" w:rsidR="00F7697D" w:rsidRPr="00BE068B" w:rsidRDefault="00F7697D" w:rsidP="00F7697D">
            <w:pPr>
              <w:contextualSpacing/>
              <w:jc w:val="center"/>
              <w:rPr>
                <w:rFonts w:ascii="Gill Sans MT" w:hAnsi="Gill Sans MT"/>
                <w:sz w:val="20"/>
              </w:rPr>
            </w:pPr>
          </w:p>
        </w:tc>
        <w:tc>
          <w:tcPr>
            <w:tcW w:w="2040" w:type="dxa"/>
          </w:tcPr>
          <w:p w14:paraId="30289ED7" w14:textId="77777777" w:rsidR="00F7697D" w:rsidRPr="00BE068B" w:rsidRDefault="00F7697D" w:rsidP="00F7697D">
            <w:pPr>
              <w:contextualSpacing/>
              <w:jc w:val="center"/>
              <w:rPr>
                <w:rFonts w:ascii="Gill Sans MT" w:hAnsi="Gill Sans MT"/>
                <w:sz w:val="20"/>
              </w:rPr>
            </w:pPr>
          </w:p>
        </w:tc>
        <w:tc>
          <w:tcPr>
            <w:tcW w:w="1800" w:type="dxa"/>
          </w:tcPr>
          <w:p w14:paraId="216259E7" w14:textId="77777777" w:rsidR="00F7697D" w:rsidRPr="00BE068B" w:rsidRDefault="00F7697D" w:rsidP="00F7697D">
            <w:pPr>
              <w:contextualSpacing/>
              <w:jc w:val="center"/>
              <w:rPr>
                <w:rFonts w:ascii="Gill Sans MT" w:hAnsi="Gill Sans MT"/>
                <w:sz w:val="20"/>
              </w:rPr>
            </w:pPr>
          </w:p>
        </w:tc>
        <w:tc>
          <w:tcPr>
            <w:tcW w:w="1418" w:type="dxa"/>
          </w:tcPr>
          <w:p w14:paraId="551FA472" w14:textId="77777777" w:rsidR="00F7697D" w:rsidRPr="00BE068B" w:rsidRDefault="00F7697D" w:rsidP="00F7697D">
            <w:pPr>
              <w:contextualSpacing/>
              <w:jc w:val="center"/>
              <w:rPr>
                <w:rFonts w:ascii="Gill Sans MT" w:hAnsi="Gill Sans MT"/>
                <w:sz w:val="20"/>
              </w:rPr>
            </w:pPr>
          </w:p>
        </w:tc>
        <w:tc>
          <w:tcPr>
            <w:tcW w:w="1897" w:type="dxa"/>
          </w:tcPr>
          <w:p w14:paraId="39F485BA" w14:textId="77777777" w:rsidR="00F7697D" w:rsidRPr="00BE068B" w:rsidRDefault="00F7697D" w:rsidP="00F7697D">
            <w:pPr>
              <w:contextualSpacing/>
              <w:jc w:val="center"/>
              <w:rPr>
                <w:rFonts w:ascii="Gill Sans MT" w:hAnsi="Gill Sans MT"/>
                <w:sz w:val="20"/>
              </w:rPr>
            </w:pPr>
          </w:p>
        </w:tc>
      </w:tr>
      <w:tr w:rsidR="00736DFE" w:rsidRPr="00BE068B" w14:paraId="496C94F1" w14:textId="77777777" w:rsidTr="000C7B5A">
        <w:trPr>
          <w:trHeight w:val="20"/>
          <w:jc w:val="center"/>
        </w:trPr>
        <w:tc>
          <w:tcPr>
            <w:tcW w:w="694" w:type="dxa"/>
          </w:tcPr>
          <w:p w14:paraId="45493E4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9</w:t>
            </w:r>
          </w:p>
        </w:tc>
        <w:tc>
          <w:tcPr>
            <w:tcW w:w="1101" w:type="dxa"/>
          </w:tcPr>
          <w:p w14:paraId="25E7EAB6" w14:textId="77777777" w:rsidR="00F7697D" w:rsidRPr="00BE068B" w:rsidRDefault="00F7697D" w:rsidP="00F7697D">
            <w:pPr>
              <w:contextualSpacing/>
              <w:jc w:val="center"/>
              <w:rPr>
                <w:rFonts w:ascii="Gill Sans MT" w:hAnsi="Gill Sans MT"/>
                <w:sz w:val="20"/>
              </w:rPr>
            </w:pPr>
          </w:p>
        </w:tc>
        <w:tc>
          <w:tcPr>
            <w:tcW w:w="823" w:type="dxa"/>
          </w:tcPr>
          <w:p w14:paraId="4D2420AF" w14:textId="77777777" w:rsidR="00F7697D" w:rsidRPr="00BE068B" w:rsidRDefault="00F7697D" w:rsidP="00F7697D">
            <w:pPr>
              <w:contextualSpacing/>
              <w:jc w:val="center"/>
              <w:rPr>
                <w:rFonts w:ascii="Gill Sans MT" w:hAnsi="Gill Sans MT"/>
                <w:sz w:val="20"/>
              </w:rPr>
            </w:pPr>
          </w:p>
        </w:tc>
        <w:tc>
          <w:tcPr>
            <w:tcW w:w="977" w:type="dxa"/>
          </w:tcPr>
          <w:p w14:paraId="7E06A7DF" w14:textId="77777777" w:rsidR="00F7697D" w:rsidRPr="00BE068B" w:rsidRDefault="00F7697D" w:rsidP="00F7697D">
            <w:pPr>
              <w:contextualSpacing/>
              <w:jc w:val="center"/>
              <w:rPr>
                <w:rFonts w:ascii="Gill Sans MT" w:hAnsi="Gill Sans MT"/>
                <w:sz w:val="20"/>
              </w:rPr>
            </w:pPr>
          </w:p>
        </w:tc>
        <w:tc>
          <w:tcPr>
            <w:tcW w:w="1183" w:type="dxa"/>
          </w:tcPr>
          <w:p w14:paraId="60630F18" w14:textId="77777777" w:rsidR="00F7697D" w:rsidRPr="00BE068B" w:rsidRDefault="00F7697D" w:rsidP="00F7697D">
            <w:pPr>
              <w:contextualSpacing/>
              <w:jc w:val="center"/>
              <w:rPr>
                <w:rFonts w:ascii="Gill Sans MT" w:hAnsi="Gill Sans MT"/>
                <w:sz w:val="20"/>
              </w:rPr>
            </w:pPr>
          </w:p>
        </w:tc>
        <w:tc>
          <w:tcPr>
            <w:tcW w:w="862" w:type="dxa"/>
          </w:tcPr>
          <w:p w14:paraId="5346F9F0" w14:textId="77777777" w:rsidR="00F7697D" w:rsidRPr="00BE068B" w:rsidRDefault="00F7697D" w:rsidP="00F7697D">
            <w:pPr>
              <w:contextualSpacing/>
              <w:jc w:val="center"/>
              <w:rPr>
                <w:rFonts w:ascii="Gill Sans MT" w:hAnsi="Gill Sans MT"/>
                <w:sz w:val="20"/>
              </w:rPr>
            </w:pPr>
          </w:p>
        </w:tc>
        <w:tc>
          <w:tcPr>
            <w:tcW w:w="2040" w:type="dxa"/>
          </w:tcPr>
          <w:p w14:paraId="64EF4D71" w14:textId="77777777" w:rsidR="00F7697D" w:rsidRPr="00BE068B" w:rsidRDefault="00F7697D" w:rsidP="00F7697D">
            <w:pPr>
              <w:contextualSpacing/>
              <w:jc w:val="center"/>
              <w:rPr>
                <w:rFonts w:ascii="Gill Sans MT" w:hAnsi="Gill Sans MT"/>
                <w:sz w:val="20"/>
              </w:rPr>
            </w:pPr>
          </w:p>
        </w:tc>
        <w:tc>
          <w:tcPr>
            <w:tcW w:w="1800" w:type="dxa"/>
          </w:tcPr>
          <w:p w14:paraId="4B7ADF69" w14:textId="77777777" w:rsidR="00F7697D" w:rsidRPr="00BE068B" w:rsidRDefault="00F7697D" w:rsidP="00F7697D">
            <w:pPr>
              <w:contextualSpacing/>
              <w:jc w:val="center"/>
              <w:rPr>
                <w:rFonts w:ascii="Gill Sans MT" w:hAnsi="Gill Sans MT"/>
                <w:sz w:val="20"/>
              </w:rPr>
            </w:pPr>
          </w:p>
        </w:tc>
        <w:tc>
          <w:tcPr>
            <w:tcW w:w="1418" w:type="dxa"/>
          </w:tcPr>
          <w:p w14:paraId="43D9A68C" w14:textId="77777777" w:rsidR="00F7697D" w:rsidRPr="00BE068B" w:rsidRDefault="00F7697D" w:rsidP="00F7697D">
            <w:pPr>
              <w:contextualSpacing/>
              <w:jc w:val="center"/>
              <w:rPr>
                <w:rFonts w:ascii="Gill Sans MT" w:hAnsi="Gill Sans MT"/>
                <w:sz w:val="20"/>
              </w:rPr>
            </w:pPr>
          </w:p>
        </w:tc>
        <w:tc>
          <w:tcPr>
            <w:tcW w:w="1897" w:type="dxa"/>
          </w:tcPr>
          <w:p w14:paraId="0FD715D0" w14:textId="77777777" w:rsidR="00F7697D" w:rsidRPr="00BE068B" w:rsidRDefault="00F7697D" w:rsidP="00F7697D">
            <w:pPr>
              <w:contextualSpacing/>
              <w:jc w:val="center"/>
              <w:rPr>
                <w:rFonts w:ascii="Gill Sans MT" w:hAnsi="Gill Sans MT"/>
                <w:sz w:val="20"/>
              </w:rPr>
            </w:pPr>
          </w:p>
        </w:tc>
      </w:tr>
      <w:tr w:rsidR="00736DFE" w:rsidRPr="00BE068B" w14:paraId="6BCA367A" w14:textId="77777777" w:rsidTr="000C7B5A">
        <w:trPr>
          <w:trHeight w:val="20"/>
          <w:jc w:val="center"/>
        </w:trPr>
        <w:tc>
          <w:tcPr>
            <w:tcW w:w="694" w:type="dxa"/>
          </w:tcPr>
          <w:p w14:paraId="659ACD39"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7EBFDE38" w14:textId="77777777" w:rsidR="00F7697D" w:rsidRPr="00BE068B" w:rsidRDefault="00F7697D" w:rsidP="00F7697D">
            <w:pPr>
              <w:contextualSpacing/>
              <w:jc w:val="center"/>
              <w:rPr>
                <w:rFonts w:ascii="Gill Sans MT" w:hAnsi="Gill Sans MT"/>
                <w:sz w:val="20"/>
              </w:rPr>
            </w:pPr>
          </w:p>
        </w:tc>
        <w:tc>
          <w:tcPr>
            <w:tcW w:w="823" w:type="dxa"/>
          </w:tcPr>
          <w:p w14:paraId="21BCF45F" w14:textId="77777777" w:rsidR="00F7697D" w:rsidRPr="00BE068B" w:rsidRDefault="00F7697D" w:rsidP="00F7697D">
            <w:pPr>
              <w:contextualSpacing/>
              <w:jc w:val="center"/>
              <w:rPr>
                <w:rFonts w:ascii="Gill Sans MT" w:hAnsi="Gill Sans MT"/>
                <w:sz w:val="20"/>
              </w:rPr>
            </w:pPr>
          </w:p>
        </w:tc>
        <w:tc>
          <w:tcPr>
            <w:tcW w:w="977" w:type="dxa"/>
          </w:tcPr>
          <w:p w14:paraId="68F794E2" w14:textId="77777777" w:rsidR="00F7697D" w:rsidRPr="00BE068B" w:rsidRDefault="00F7697D" w:rsidP="00F7697D">
            <w:pPr>
              <w:contextualSpacing/>
              <w:jc w:val="center"/>
              <w:rPr>
                <w:rFonts w:ascii="Gill Sans MT" w:hAnsi="Gill Sans MT"/>
                <w:sz w:val="20"/>
              </w:rPr>
            </w:pPr>
          </w:p>
        </w:tc>
        <w:tc>
          <w:tcPr>
            <w:tcW w:w="1183" w:type="dxa"/>
          </w:tcPr>
          <w:p w14:paraId="7D17A107" w14:textId="77777777" w:rsidR="00F7697D" w:rsidRPr="00BE068B" w:rsidRDefault="00F7697D" w:rsidP="00F7697D">
            <w:pPr>
              <w:contextualSpacing/>
              <w:jc w:val="center"/>
              <w:rPr>
                <w:rFonts w:ascii="Gill Sans MT" w:hAnsi="Gill Sans MT"/>
                <w:sz w:val="20"/>
              </w:rPr>
            </w:pPr>
          </w:p>
        </w:tc>
        <w:tc>
          <w:tcPr>
            <w:tcW w:w="862" w:type="dxa"/>
          </w:tcPr>
          <w:p w14:paraId="0E897E36" w14:textId="77777777" w:rsidR="00F7697D" w:rsidRPr="00BE068B" w:rsidRDefault="00F7697D" w:rsidP="00F7697D">
            <w:pPr>
              <w:contextualSpacing/>
              <w:jc w:val="center"/>
              <w:rPr>
                <w:rFonts w:ascii="Gill Sans MT" w:hAnsi="Gill Sans MT"/>
                <w:sz w:val="20"/>
              </w:rPr>
            </w:pPr>
          </w:p>
        </w:tc>
        <w:tc>
          <w:tcPr>
            <w:tcW w:w="2040" w:type="dxa"/>
          </w:tcPr>
          <w:p w14:paraId="4BBB8A0D" w14:textId="77777777" w:rsidR="00F7697D" w:rsidRPr="00BE068B" w:rsidRDefault="00F7697D" w:rsidP="00F7697D">
            <w:pPr>
              <w:contextualSpacing/>
              <w:jc w:val="center"/>
              <w:rPr>
                <w:rFonts w:ascii="Gill Sans MT" w:hAnsi="Gill Sans MT"/>
                <w:sz w:val="20"/>
              </w:rPr>
            </w:pPr>
          </w:p>
        </w:tc>
        <w:tc>
          <w:tcPr>
            <w:tcW w:w="1800" w:type="dxa"/>
          </w:tcPr>
          <w:p w14:paraId="74ABE38B" w14:textId="77777777" w:rsidR="00F7697D" w:rsidRPr="00BE068B" w:rsidRDefault="00F7697D" w:rsidP="00F7697D">
            <w:pPr>
              <w:contextualSpacing/>
              <w:jc w:val="center"/>
              <w:rPr>
                <w:rFonts w:ascii="Gill Sans MT" w:hAnsi="Gill Sans MT"/>
                <w:sz w:val="20"/>
              </w:rPr>
            </w:pPr>
          </w:p>
        </w:tc>
        <w:tc>
          <w:tcPr>
            <w:tcW w:w="1418" w:type="dxa"/>
          </w:tcPr>
          <w:p w14:paraId="01454F00" w14:textId="77777777" w:rsidR="00F7697D" w:rsidRPr="00BE068B" w:rsidRDefault="00F7697D" w:rsidP="00F7697D">
            <w:pPr>
              <w:contextualSpacing/>
              <w:jc w:val="center"/>
              <w:rPr>
                <w:rFonts w:ascii="Gill Sans MT" w:hAnsi="Gill Sans MT"/>
                <w:sz w:val="20"/>
              </w:rPr>
            </w:pPr>
          </w:p>
        </w:tc>
        <w:tc>
          <w:tcPr>
            <w:tcW w:w="1897" w:type="dxa"/>
          </w:tcPr>
          <w:p w14:paraId="5AF45E15" w14:textId="77777777" w:rsidR="00F7697D" w:rsidRPr="00BE068B" w:rsidRDefault="00F7697D" w:rsidP="00F7697D">
            <w:pPr>
              <w:contextualSpacing/>
              <w:jc w:val="center"/>
              <w:rPr>
                <w:rFonts w:ascii="Gill Sans MT" w:hAnsi="Gill Sans MT"/>
                <w:sz w:val="20"/>
              </w:rPr>
            </w:pPr>
          </w:p>
        </w:tc>
      </w:tr>
    </w:tbl>
    <w:p w14:paraId="4798CC5F" w14:textId="77777777" w:rsidR="00F7697D" w:rsidRPr="00BE068B" w:rsidRDefault="00F7697D" w:rsidP="00F7697D">
      <w:pPr>
        <w:spacing w:after="0" w:line="240" w:lineRule="auto"/>
        <w:contextualSpacing/>
        <w:rPr>
          <w:rFonts w:ascii="Gill Sans MT" w:eastAsia="SimSun" w:hAnsi="Gill Sans MT"/>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BE068B" w14:paraId="39FB70B9" w14:textId="77777777" w:rsidTr="00736DFE">
        <w:trPr>
          <w:jc w:val="center"/>
        </w:trPr>
        <w:tc>
          <w:tcPr>
            <w:tcW w:w="1795" w:type="dxa"/>
          </w:tcPr>
          <w:p w14:paraId="4BE541A3" w14:textId="084C7A6D"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Field Purpose 116</w:t>
            </w:r>
          </w:p>
        </w:tc>
        <w:tc>
          <w:tcPr>
            <w:tcW w:w="4111" w:type="dxa"/>
          </w:tcPr>
          <w:p w14:paraId="3513DDFC" w14:textId="451DED6B"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Why Fallow 117</w:t>
            </w:r>
          </w:p>
        </w:tc>
        <w:tc>
          <w:tcPr>
            <w:tcW w:w="7079" w:type="dxa"/>
            <w:gridSpan w:val="3"/>
          </w:tcPr>
          <w:p w14:paraId="5637E93B" w14:textId="6D094E07"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736DFE" w:rsidRPr="00BE068B" w14:paraId="73243F46" w14:textId="77777777" w:rsidTr="00736DFE">
        <w:trPr>
          <w:jc w:val="center"/>
        </w:trPr>
        <w:tc>
          <w:tcPr>
            <w:tcW w:w="1795" w:type="dxa"/>
          </w:tcPr>
          <w:p w14:paraId="7E203F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1=Farmed this field</w:t>
            </w:r>
          </w:p>
          <w:p w14:paraId="362EFB3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2=Left this field fallow</w:t>
            </w:r>
          </w:p>
          <w:p w14:paraId="436932B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3=Left this field in improved fallow</w:t>
            </w:r>
          </w:p>
          <w:p w14:paraId="35CAA0D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4=Used this field as pasture/other non-agricultural use</w:t>
            </w:r>
          </w:p>
        </w:tc>
        <w:tc>
          <w:tcPr>
            <w:tcW w:w="4111" w:type="dxa"/>
          </w:tcPr>
          <w:p w14:paraId="3989519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1=Prevent soil erosion</w:t>
            </w:r>
          </w:p>
          <w:p w14:paraId="640AEC0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2=Protect from floods</w:t>
            </w:r>
          </w:p>
          <w:p w14:paraId="120CFBB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3=Improve soil quality</w:t>
            </w:r>
          </w:p>
          <w:p w14:paraId="17227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4=Improve crop yields</w:t>
            </w:r>
          </w:p>
          <w:p w14:paraId="20D178F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5=Strengthen claim to land</w:t>
            </w:r>
          </w:p>
          <w:p w14:paraId="1F1B349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6=Raise market value of land for later sale</w:t>
            </w:r>
          </w:p>
          <w:p w14:paraId="71BC4A0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7=Strengthen ability to </w:t>
            </w:r>
            <w:proofErr w:type="spellStart"/>
            <w:r w:rsidRPr="00BE068B">
              <w:rPr>
                <w:rFonts w:ascii="Gill Sans MT" w:hAnsi="Gill Sans MT" w:cs="Times New Roman"/>
                <w:sz w:val="20"/>
              </w:rPr>
              <w:t>bequeathland</w:t>
            </w:r>
            <w:proofErr w:type="spellEnd"/>
            <w:r w:rsidRPr="00BE068B">
              <w:rPr>
                <w:rFonts w:ascii="Gill Sans MT" w:hAnsi="Gill Sans MT" w:cs="Times New Roman"/>
                <w:sz w:val="20"/>
              </w:rPr>
              <w:t xml:space="preserve"> to children</w:t>
            </w:r>
          </w:p>
          <w:p w14:paraId="5F7201C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8=Raise value of land to use as collateral </w:t>
            </w:r>
          </w:p>
          <w:p w14:paraId="33BC2C7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2880" w:type="dxa"/>
          </w:tcPr>
          <w:p w14:paraId="5502383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5133097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2DFF0D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2CBA5C1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046C85B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252E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12BB03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Groundnet</w:t>
            </w:r>
            <w:proofErr w:type="spellEnd"/>
          </w:p>
          <w:p w14:paraId="1414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680572A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340D17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2298" w:type="dxa"/>
          </w:tcPr>
          <w:p w14:paraId="75518CC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4938F9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BF80B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35D9C10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7DCE671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7255660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138B6E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07CD55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6B5A73D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1901" w:type="dxa"/>
          </w:tcPr>
          <w:p w14:paraId="081B49C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19EA8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5DF5C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74DCC39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5448142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C3AF5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2CEF432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71EF818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0C494D3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6C7401F" w14:textId="462C276C" w:rsidR="00F7697D" w:rsidRPr="00E3532B" w:rsidRDefault="00736DFE" w:rsidP="00F7697D">
      <w:pPr>
        <w:spacing w:after="0" w:line="240" w:lineRule="auto"/>
        <w:contextualSpacing/>
        <w:rPr>
          <w:ins w:id="32" w:author="Stephanie Fenner" w:date="2014-11-04T14:09:00Z"/>
          <w:rFonts w:ascii="Gill Sans MT" w:eastAsia="SimSun" w:hAnsi="Gill Sans MT"/>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FIELD OVERVIEW (Continued)</w:t>
      </w:r>
    </w:p>
    <w:p w14:paraId="6BAAB451" w14:textId="77777777" w:rsidR="00A52B6E" w:rsidRPr="00BE068B" w:rsidRDefault="00A52B6E" w:rsidP="00F7697D">
      <w:pPr>
        <w:spacing w:after="0" w:line="240" w:lineRule="auto"/>
        <w:contextualSpacing/>
        <w:rPr>
          <w:rFonts w:ascii="Gill Sans MT" w:eastAsia="Times New Roman" w:hAnsi="Gill Sans MT" w:cs="Times New Roman"/>
          <w:b/>
          <w:bCs/>
        </w:rPr>
      </w:pPr>
    </w:p>
    <w:p w14:paraId="74F39D28" w14:textId="77777777" w:rsidR="00F7697D" w:rsidRPr="00BE068B" w:rsidRDefault="00F7697D" w:rsidP="00F7697D">
      <w:pPr>
        <w:spacing w:after="0" w:line="240" w:lineRule="auto"/>
        <w:contextualSpacing/>
        <w:rPr>
          <w:rFonts w:ascii="Gill Sans MT" w:eastAsia="SimSun" w:hAnsi="Gill Sans MT"/>
        </w:rPr>
      </w:pPr>
    </w:p>
    <w:tbl>
      <w:tblPr>
        <w:tblStyle w:val="TableGrid2"/>
        <w:tblW w:w="7609" w:type="dxa"/>
        <w:jc w:val="center"/>
        <w:tblCellMar>
          <w:left w:w="29" w:type="dxa"/>
          <w:right w:w="29" w:type="dxa"/>
        </w:tblCellMar>
        <w:tblLook w:val="04A0" w:firstRow="1" w:lastRow="0" w:firstColumn="1" w:lastColumn="0" w:noHBand="0" w:noVBand="1"/>
      </w:tblPr>
      <w:tblGrid>
        <w:gridCol w:w="696"/>
        <w:gridCol w:w="2057"/>
        <w:gridCol w:w="1425"/>
        <w:gridCol w:w="1714"/>
        <w:gridCol w:w="1717"/>
      </w:tblGrid>
      <w:tr w:rsidR="000C7B5A" w:rsidRPr="00BE068B" w14:paraId="26482719" w14:textId="77777777" w:rsidTr="000C7B5A">
        <w:trPr>
          <w:trHeight w:val="232"/>
          <w:jc w:val="center"/>
        </w:trPr>
        <w:tc>
          <w:tcPr>
            <w:tcW w:w="696" w:type="dxa"/>
            <w:vMerge w:val="restart"/>
          </w:tcPr>
          <w:p w14:paraId="40E0F4B4"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Field</w:t>
            </w:r>
          </w:p>
        </w:tc>
        <w:tc>
          <w:tcPr>
            <w:tcW w:w="2057" w:type="dxa"/>
            <w:vMerge w:val="restart"/>
          </w:tcPr>
          <w:p w14:paraId="0263BCFD" w14:textId="77777777" w:rsidR="000C7B5A" w:rsidRPr="00BE068B" w:rsidRDefault="000C7B5A" w:rsidP="006873C7">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I8. What year did you household acquire this field?</w:t>
            </w:r>
          </w:p>
          <w:p w14:paraId="5E53830E" w14:textId="4755EA49"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If they don't know because it has been in the family a long time, enter 777</w:t>
            </w:r>
          </w:p>
        </w:tc>
        <w:tc>
          <w:tcPr>
            <w:tcW w:w="1425" w:type="dxa"/>
            <w:vMerge w:val="restart"/>
          </w:tcPr>
          <w:p w14:paraId="33F7C54E" w14:textId="659143AF" w:rsidR="000C7B5A" w:rsidRPr="00BE068B" w:rsidRDefault="000C7B5A" w:rsidP="00F7697D">
            <w:pPr>
              <w:kinsoku w:val="0"/>
              <w:overflowPunct w:val="0"/>
              <w:autoSpaceDE w:val="0"/>
              <w:autoSpaceDN w:val="0"/>
              <w:adjustRightInd w:val="0"/>
              <w:contextualSpacing/>
              <w:jc w:val="center"/>
              <w:rPr>
                <w:rFonts w:ascii="Gill Sans MT" w:hAnsi="Gill Sans MT" w:cs="Times New Roman"/>
                <w:color w:val="0000FF"/>
                <w:sz w:val="20"/>
              </w:rPr>
            </w:pPr>
            <w:r w:rsidRPr="00BE068B">
              <w:rPr>
                <w:rFonts w:ascii="Gill Sans MT" w:hAnsi="Gill Sans MT" w:cs="Times New Roman"/>
                <w:color w:val="0000FF"/>
                <w:sz w:val="20"/>
              </w:rPr>
              <w:t xml:space="preserve">What year did you clear the field? </w:t>
            </w:r>
          </w:p>
        </w:tc>
        <w:tc>
          <w:tcPr>
            <w:tcW w:w="1714" w:type="dxa"/>
            <w:vMerge w:val="restart"/>
          </w:tcPr>
          <w:p w14:paraId="10DE6B51"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color w:val="0000FF"/>
                <w:sz w:val="20"/>
              </w:rPr>
            </w:pPr>
            <w:r w:rsidRPr="00BE068B">
              <w:rPr>
                <w:rFonts w:ascii="Gill Sans MT" w:hAnsi="Gill Sans MT" w:cs="Times New Roman"/>
                <w:color w:val="0000FF"/>
                <w:sz w:val="20"/>
              </w:rPr>
              <w:t xml:space="preserve">If land was allocated, </w:t>
            </w:r>
          </w:p>
          <w:p w14:paraId="48E52804" w14:textId="4299E21B"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roofErr w:type="gramStart"/>
            <w:r w:rsidRPr="00BE068B">
              <w:rPr>
                <w:rFonts w:ascii="Gill Sans MT" w:hAnsi="Gill Sans MT" w:cs="Times New Roman"/>
                <w:color w:val="0000FF"/>
                <w:sz w:val="20"/>
              </w:rPr>
              <w:t>what</w:t>
            </w:r>
            <w:proofErr w:type="gramEnd"/>
            <w:r w:rsidRPr="00BE068B">
              <w:rPr>
                <w:rFonts w:ascii="Gill Sans MT" w:hAnsi="Gill Sans MT" w:cs="Times New Roman"/>
                <w:color w:val="0000FF"/>
                <w:sz w:val="20"/>
              </w:rPr>
              <w:t xml:space="preserve"> is the name of the headperson or chief?</w:t>
            </w:r>
            <w:r w:rsidRPr="00BE068B">
              <w:rPr>
                <w:rFonts w:ascii="Gill Sans MT" w:hAnsi="Gill Sans MT" w:cs="Times New Roman"/>
                <w:sz w:val="20"/>
              </w:rPr>
              <w:t xml:space="preserve"> </w:t>
            </w:r>
          </w:p>
        </w:tc>
        <w:tc>
          <w:tcPr>
            <w:tcW w:w="1717" w:type="dxa"/>
            <w:vMerge w:val="restart"/>
          </w:tcPr>
          <w:p w14:paraId="38BC0A58" w14:textId="2483EDAB" w:rsidR="000C7B5A" w:rsidRPr="00BE068B" w:rsidRDefault="000C7B5A" w:rsidP="006873C7">
            <w:pPr>
              <w:kinsoku w:val="0"/>
              <w:overflowPunct w:val="0"/>
              <w:autoSpaceDE w:val="0"/>
              <w:autoSpaceDN w:val="0"/>
              <w:adjustRightInd w:val="0"/>
              <w:contextualSpacing/>
              <w:rPr>
                <w:rFonts w:ascii="Gill Sans MT" w:hAnsi="Gill Sans MT" w:cs="Times New Roman"/>
                <w:color w:val="0000FF"/>
                <w:sz w:val="20"/>
              </w:rPr>
            </w:pPr>
            <w:r w:rsidRPr="00BE068B">
              <w:rPr>
                <w:rFonts w:ascii="Gill Sans MT" w:hAnsi="Gill Sans MT" w:cs="Times New Roman"/>
                <w:color w:val="0000FF"/>
                <w:sz w:val="20"/>
              </w:rPr>
              <w:t xml:space="preserve"> If not inherited, how much did you pay to acquire this land? </w:t>
            </w:r>
          </w:p>
        </w:tc>
      </w:tr>
      <w:tr w:rsidR="000C7B5A" w:rsidRPr="00BE068B" w14:paraId="19CB6BC7" w14:textId="77777777" w:rsidTr="000C7B5A">
        <w:trPr>
          <w:trHeight w:val="232"/>
          <w:jc w:val="center"/>
        </w:trPr>
        <w:tc>
          <w:tcPr>
            <w:tcW w:w="696" w:type="dxa"/>
            <w:vMerge/>
          </w:tcPr>
          <w:p w14:paraId="3910A979" w14:textId="3FC7B4A1" w:rsidR="000C7B5A" w:rsidRPr="00BE068B" w:rsidRDefault="000C7B5A" w:rsidP="00F7697D">
            <w:pPr>
              <w:contextualSpacing/>
              <w:jc w:val="center"/>
              <w:rPr>
                <w:rFonts w:ascii="Gill Sans MT" w:hAnsi="Gill Sans MT"/>
                <w:sz w:val="20"/>
              </w:rPr>
            </w:pPr>
          </w:p>
        </w:tc>
        <w:tc>
          <w:tcPr>
            <w:tcW w:w="2057" w:type="dxa"/>
            <w:vMerge/>
          </w:tcPr>
          <w:p w14:paraId="4F42540F"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
        </w:tc>
        <w:tc>
          <w:tcPr>
            <w:tcW w:w="1425" w:type="dxa"/>
            <w:vMerge/>
          </w:tcPr>
          <w:p w14:paraId="3E9F99C4"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4" w:type="dxa"/>
            <w:vMerge/>
          </w:tcPr>
          <w:p w14:paraId="0BDAD7A3"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7" w:type="dxa"/>
            <w:vMerge/>
          </w:tcPr>
          <w:p w14:paraId="658F3D1D"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r>
      <w:tr w:rsidR="000C7B5A" w:rsidRPr="00BE068B" w14:paraId="7A5C6B19" w14:textId="77777777" w:rsidTr="000C7B5A">
        <w:trPr>
          <w:trHeight w:val="20"/>
          <w:jc w:val="center"/>
        </w:trPr>
        <w:tc>
          <w:tcPr>
            <w:tcW w:w="696" w:type="dxa"/>
          </w:tcPr>
          <w:p w14:paraId="2BF28178"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057" w:type="dxa"/>
          </w:tcPr>
          <w:p w14:paraId="115D99B6" w14:textId="4609CB16"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year_acquire</w:t>
            </w:r>
            <w:proofErr w:type="spellEnd"/>
          </w:p>
        </w:tc>
        <w:tc>
          <w:tcPr>
            <w:tcW w:w="1425" w:type="dxa"/>
          </w:tcPr>
          <w:p w14:paraId="4EDE88AC" w14:textId="64A93DB0"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4" w:type="dxa"/>
          </w:tcPr>
          <w:p w14:paraId="4A2E191B" w14:textId="640666F9"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7" w:type="dxa"/>
          </w:tcPr>
          <w:p w14:paraId="65860CDA" w14:textId="3333C481"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r>
      <w:tr w:rsidR="000C7B5A" w:rsidRPr="00BE068B" w14:paraId="4E508DB2" w14:textId="77777777" w:rsidTr="000C7B5A">
        <w:trPr>
          <w:trHeight w:val="20"/>
          <w:jc w:val="center"/>
        </w:trPr>
        <w:tc>
          <w:tcPr>
            <w:tcW w:w="696" w:type="dxa"/>
          </w:tcPr>
          <w:p w14:paraId="46858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w:t>
            </w:r>
          </w:p>
        </w:tc>
        <w:tc>
          <w:tcPr>
            <w:tcW w:w="2057" w:type="dxa"/>
          </w:tcPr>
          <w:p w14:paraId="0BB7CF11" w14:textId="77777777" w:rsidR="000C7B5A" w:rsidRPr="00BE068B" w:rsidRDefault="000C7B5A" w:rsidP="00F7697D">
            <w:pPr>
              <w:contextualSpacing/>
              <w:jc w:val="center"/>
              <w:rPr>
                <w:rFonts w:ascii="Gill Sans MT" w:hAnsi="Gill Sans MT"/>
              </w:rPr>
            </w:pPr>
          </w:p>
        </w:tc>
        <w:tc>
          <w:tcPr>
            <w:tcW w:w="1425" w:type="dxa"/>
          </w:tcPr>
          <w:p w14:paraId="258F81DD" w14:textId="77777777" w:rsidR="000C7B5A" w:rsidRPr="00BE068B" w:rsidRDefault="000C7B5A" w:rsidP="00F7697D">
            <w:pPr>
              <w:contextualSpacing/>
              <w:jc w:val="center"/>
              <w:rPr>
                <w:rFonts w:ascii="Gill Sans MT" w:hAnsi="Gill Sans MT"/>
              </w:rPr>
            </w:pPr>
          </w:p>
        </w:tc>
        <w:tc>
          <w:tcPr>
            <w:tcW w:w="1714" w:type="dxa"/>
          </w:tcPr>
          <w:p w14:paraId="0D75C817" w14:textId="77777777" w:rsidR="000C7B5A" w:rsidRPr="00BE068B" w:rsidRDefault="000C7B5A" w:rsidP="00F7697D">
            <w:pPr>
              <w:contextualSpacing/>
              <w:jc w:val="center"/>
              <w:rPr>
                <w:rFonts w:ascii="Gill Sans MT" w:hAnsi="Gill Sans MT"/>
              </w:rPr>
            </w:pPr>
          </w:p>
        </w:tc>
        <w:tc>
          <w:tcPr>
            <w:tcW w:w="1717" w:type="dxa"/>
          </w:tcPr>
          <w:p w14:paraId="7A89D4CC" w14:textId="77777777" w:rsidR="000C7B5A" w:rsidRPr="00BE068B" w:rsidRDefault="000C7B5A" w:rsidP="00F7697D">
            <w:pPr>
              <w:contextualSpacing/>
              <w:jc w:val="center"/>
              <w:rPr>
                <w:rFonts w:ascii="Gill Sans MT" w:hAnsi="Gill Sans MT"/>
              </w:rPr>
            </w:pPr>
          </w:p>
        </w:tc>
      </w:tr>
      <w:tr w:rsidR="000C7B5A" w:rsidRPr="00BE068B" w14:paraId="13AAB7E2" w14:textId="77777777" w:rsidTr="000C7B5A">
        <w:trPr>
          <w:trHeight w:val="20"/>
          <w:jc w:val="center"/>
        </w:trPr>
        <w:tc>
          <w:tcPr>
            <w:tcW w:w="696" w:type="dxa"/>
          </w:tcPr>
          <w:p w14:paraId="0358D7C9"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2</w:t>
            </w:r>
          </w:p>
        </w:tc>
        <w:tc>
          <w:tcPr>
            <w:tcW w:w="2057" w:type="dxa"/>
          </w:tcPr>
          <w:p w14:paraId="025ADFA3" w14:textId="77777777" w:rsidR="000C7B5A" w:rsidRPr="00BE068B" w:rsidRDefault="000C7B5A" w:rsidP="00F7697D">
            <w:pPr>
              <w:contextualSpacing/>
              <w:jc w:val="center"/>
              <w:rPr>
                <w:rFonts w:ascii="Gill Sans MT" w:hAnsi="Gill Sans MT"/>
              </w:rPr>
            </w:pPr>
          </w:p>
        </w:tc>
        <w:tc>
          <w:tcPr>
            <w:tcW w:w="1425" w:type="dxa"/>
          </w:tcPr>
          <w:p w14:paraId="73422ABB" w14:textId="77777777" w:rsidR="000C7B5A" w:rsidRPr="00BE068B" w:rsidRDefault="000C7B5A" w:rsidP="00F7697D">
            <w:pPr>
              <w:contextualSpacing/>
              <w:jc w:val="center"/>
              <w:rPr>
                <w:rFonts w:ascii="Gill Sans MT" w:hAnsi="Gill Sans MT"/>
              </w:rPr>
            </w:pPr>
          </w:p>
        </w:tc>
        <w:tc>
          <w:tcPr>
            <w:tcW w:w="1714" w:type="dxa"/>
          </w:tcPr>
          <w:p w14:paraId="4C6E42D1" w14:textId="77777777" w:rsidR="000C7B5A" w:rsidRPr="00BE068B" w:rsidRDefault="000C7B5A" w:rsidP="00F7697D">
            <w:pPr>
              <w:contextualSpacing/>
              <w:jc w:val="center"/>
              <w:rPr>
                <w:rFonts w:ascii="Gill Sans MT" w:hAnsi="Gill Sans MT"/>
              </w:rPr>
            </w:pPr>
          </w:p>
        </w:tc>
        <w:tc>
          <w:tcPr>
            <w:tcW w:w="1717" w:type="dxa"/>
          </w:tcPr>
          <w:p w14:paraId="3D0638A6" w14:textId="77777777" w:rsidR="000C7B5A" w:rsidRPr="00BE068B" w:rsidRDefault="000C7B5A" w:rsidP="00F7697D">
            <w:pPr>
              <w:contextualSpacing/>
              <w:jc w:val="center"/>
              <w:rPr>
                <w:rFonts w:ascii="Gill Sans MT" w:hAnsi="Gill Sans MT"/>
              </w:rPr>
            </w:pPr>
          </w:p>
        </w:tc>
      </w:tr>
      <w:tr w:rsidR="000C7B5A" w:rsidRPr="00BE068B" w14:paraId="0FBEA0C0" w14:textId="77777777" w:rsidTr="000C7B5A">
        <w:trPr>
          <w:trHeight w:val="20"/>
          <w:jc w:val="center"/>
        </w:trPr>
        <w:tc>
          <w:tcPr>
            <w:tcW w:w="696" w:type="dxa"/>
          </w:tcPr>
          <w:p w14:paraId="175D1F7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3</w:t>
            </w:r>
          </w:p>
        </w:tc>
        <w:tc>
          <w:tcPr>
            <w:tcW w:w="2057" w:type="dxa"/>
          </w:tcPr>
          <w:p w14:paraId="6A8CBAD8" w14:textId="77777777" w:rsidR="000C7B5A" w:rsidRPr="00BE068B" w:rsidRDefault="000C7B5A" w:rsidP="00F7697D">
            <w:pPr>
              <w:contextualSpacing/>
              <w:jc w:val="center"/>
              <w:rPr>
                <w:rFonts w:ascii="Gill Sans MT" w:hAnsi="Gill Sans MT"/>
              </w:rPr>
            </w:pPr>
          </w:p>
        </w:tc>
        <w:tc>
          <w:tcPr>
            <w:tcW w:w="1425" w:type="dxa"/>
          </w:tcPr>
          <w:p w14:paraId="33E8ED86" w14:textId="77777777" w:rsidR="000C7B5A" w:rsidRPr="00BE068B" w:rsidRDefault="000C7B5A" w:rsidP="00F7697D">
            <w:pPr>
              <w:contextualSpacing/>
              <w:jc w:val="center"/>
              <w:rPr>
                <w:rFonts w:ascii="Gill Sans MT" w:hAnsi="Gill Sans MT"/>
              </w:rPr>
            </w:pPr>
          </w:p>
        </w:tc>
        <w:tc>
          <w:tcPr>
            <w:tcW w:w="1714" w:type="dxa"/>
          </w:tcPr>
          <w:p w14:paraId="09ED0D97" w14:textId="77777777" w:rsidR="000C7B5A" w:rsidRPr="00BE068B" w:rsidRDefault="000C7B5A" w:rsidP="00F7697D">
            <w:pPr>
              <w:contextualSpacing/>
              <w:jc w:val="center"/>
              <w:rPr>
                <w:rFonts w:ascii="Gill Sans MT" w:hAnsi="Gill Sans MT"/>
              </w:rPr>
            </w:pPr>
          </w:p>
        </w:tc>
        <w:tc>
          <w:tcPr>
            <w:tcW w:w="1717" w:type="dxa"/>
          </w:tcPr>
          <w:p w14:paraId="662F2083" w14:textId="77777777" w:rsidR="000C7B5A" w:rsidRPr="00BE068B" w:rsidRDefault="000C7B5A" w:rsidP="00F7697D">
            <w:pPr>
              <w:contextualSpacing/>
              <w:jc w:val="center"/>
              <w:rPr>
                <w:rFonts w:ascii="Gill Sans MT" w:hAnsi="Gill Sans MT"/>
              </w:rPr>
            </w:pPr>
          </w:p>
        </w:tc>
      </w:tr>
      <w:tr w:rsidR="000C7B5A" w:rsidRPr="00BE068B" w14:paraId="5254F0B8" w14:textId="77777777" w:rsidTr="000C7B5A">
        <w:trPr>
          <w:trHeight w:val="20"/>
          <w:jc w:val="center"/>
        </w:trPr>
        <w:tc>
          <w:tcPr>
            <w:tcW w:w="696" w:type="dxa"/>
          </w:tcPr>
          <w:p w14:paraId="1F298D17"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4</w:t>
            </w:r>
          </w:p>
        </w:tc>
        <w:tc>
          <w:tcPr>
            <w:tcW w:w="2057" w:type="dxa"/>
          </w:tcPr>
          <w:p w14:paraId="18166CB2" w14:textId="77777777" w:rsidR="000C7B5A" w:rsidRPr="00BE068B" w:rsidRDefault="000C7B5A" w:rsidP="00F7697D">
            <w:pPr>
              <w:contextualSpacing/>
              <w:jc w:val="center"/>
              <w:rPr>
                <w:rFonts w:ascii="Gill Sans MT" w:hAnsi="Gill Sans MT"/>
              </w:rPr>
            </w:pPr>
          </w:p>
        </w:tc>
        <w:tc>
          <w:tcPr>
            <w:tcW w:w="1425" w:type="dxa"/>
          </w:tcPr>
          <w:p w14:paraId="2F54AB20" w14:textId="77777777" w:rsidR="000C7B5A" w:rsidRPr="00BE068B" w:rsidRDefault="000C7B5A" w:rsidP="00F7697D">
            <w:pPr>
              <w:contextualSpacing/>
              <w:jc w:val="center"/>
              <w:rPr>
                <w:rFonts w:ascii="Gill Sans MT" w:hAnsi="Gill Sans MT"/>
              </w:rPr>
            </w:pPr>
          </w:p>
        </w:tc>
        <w:tc>
          <w:tcPr>
            <w:tcW w:w="1714" w:type="dxa"/>
          </w:tcPr>
          <w:p w14:paraId="5E35C8E2" w14:textId="77777777" w:rsidR="000C7B5A" w:rsidRPr="00BE068B" w:rsidRDefault="000C7B5A" w:rsidP="00F7697D">
            <w:pPr>
              <w:contextualSpacing/>
              <w:jc w:val="center"/>
              <w:rPr>
                <w:rFonts w:ascii="Gill Sans MT" w:hAnsi="Gill Sans MT"/>
              </w:rPr>
            </w:pPr>
          </w:p>
        </w:tc>
        <w:tc>
          <w:tcPr>
            <w:tcW w:w="1717" w:type="dxa"/>
          </w:tcPr>
          <w:p w14:paraId="50687345" w14:textId="77777777" w:rsidR="000C7B5A" w:rsidRPr="00BE068B" w:rsidRDefault="000C7B5A" w:rsidP="00F7697D">
            <w:pPr>
              <w:contextualSpacing/>
              <w:jc w:val="center"/>
              <w:rPr>
                <w:rFonts w:ascii="Gill Sans MT" w:hAnsi="Gill Sans MT"/>
              </w:rPr>
            </w:pPr>
          </w:p>
        </w:tc>
      </w:tr>
      <w:tr w:rsidR="000C7B5A" w:rsidRPr="00BE068B" w14:paraId="2A51B710" w14:textId="77777777" w:rsidTr="000C7B5A">
        <w:trPr>
          <w:trHeight w:val="20"/>
          <w:jc w:val="center"/>
        </w:trPr>
        <w:tc>
          <w:tcPr>
            <w:tcW w:w="696" w:type="dxa"/>
          </w:tcPr>
          <w:p w14:paraId="1FA3B26A"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5</w:t>
            </w:r>
          </w:p>
        </w:tc>
        <w:tc>
          <w:tcPr>
            <w:tcW w:w="2057" w:type="dxa"/>
          </w:tcPr>
          <w:p w14:paraId="66005D34" w14:textId="77777777" w:rsidR="000C7B5A" w:rsidRPr="00BE068B" w:rsidRDefault="000C7B5A" w:rsidP="00F7697D">
            <w:pPr>
              <w:contextualSpacing/>
              <w:jc w:val="center"/>
              <w:rPr>
                <w:rFonts w:ascii="Gill Sans MT" w:hAnsi="Gill Sans MT"/>
              </w:rPr>
            </w:pPr>
          </w:p>
        </w:tc>
        <w:tc>
          <w:tcPr>
            <w:tcW w:w="1425" w:type="dxa"/>
          </w:tcPr>
          <w:p w14:paraId="370485C8" w14:textId="77777777" w:rsidR="000C7B5A" w:rsidRPr="00BE068B" w:rsidRDefault="000C7B5A" w:rsidP="00F7697D">
            <w:pPr>
              <w:contextualSpacing/>
              <w:jc w:val="center"/>
              <w:rPr>
                <w:rFonts w:ascii="Gill Sans MT" w:hAnsi="Gill Sans MT"/>
              </w:rPr>
            </w:pPr>
          </w:p>
        </w:tc>
        <w:tc>
          <w:tcPr>
            <w:tcW w:w="1714" w:type="dxa"/>
          </w:tcPr>
          <w:p w14:paraId="438D2718" w14:textId="77777777" w:rsidR="000C7B5A" w:rsidRPr="00BE068B" w:rsidRDefault="000C7B5A" w:rsidP="00F7697D">
            <w:pPr>
              <w:contextualSpacing/>
              <w:jc w:val="center"/>
              <w:rPr>
                <w:rFonts w:ascii="Gill Sans MT" w:hAnsi="Gill Sans MT"/>
              </w:rPr>
            </w:pPr>
          </w:p>
        </w:tc>
        <w:tc>
          <w:tcPr>
            <w:tcW w:w="1717" w:type="dxa"/>
          </w:tcPr>
          <w:p w14:paraId="19218A9B" w14:textId="77777777" w:rsidR="000C7B5A" w:rsidRPr="00BE068B" w:rsidRDefault="000C7B5A" w:rsidP="00F7697D">
            <w:pPr>
              <w:contextualSpacing/>
              <w:jc w:val="center"/>
              <w:rPr>
                <w:rFonts w:ascii="Gill Sans MT" w:hAnsi="Gill Sans MT"/>
              </w:rPr>
            </w:pPr>
          </w:p>
        </w:tc>
      </w:tr>
      <w:tr w:rsidR="000C7B5A" w:rsidRPr="00BE068B" w14:paraId="232AEF56" w14:textId="77777777" w:rsidTr="000C7B5A">
        <w:trPr>
          <w:trHeight w:val="20"/>
          <w:jc w:val="center"/>
        </w:trPr>
        <w:tc>
          <w:tcPr>
            <w:tcW w:w="696" w:type="dxa"/>
          </w:tcPr>
          <w:p w14:paraId="1BE8B43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6</w:t>
            </w:r>
          </w:p>
        </w:tc>
        <w:tc>
          <w:tcPr>
            <w:tcW w:w="2057" w:type="dxa"/>
          </w:tcPr>
          <w:p w14:paraId="49563576" w14:textId="77777777" w:rsidR="000C7B5A" w:rsidRPr="00BE068B" w:rsidRDefault="000C7B5A" w:rsidP="00F7697D">
            <w:pPr>
              <w:contextualSpacing/>
              <w:jc w:val="center"/>
              <w:rPr>
                <w:rFonts w:ascii="Gill Sans MT" w:hAnsi="Gill Sans MT"/>
              </w:rPr>
            </w:pPr>
          </w:p>
        </w:tc>
        <w:tc>
          <w:tcPr>
            <w:tcW w:w="1425" w:type="dxa"/>
          </w:tcPr>
          <w:p w14:paraId="0B4DD267" w14:textId="77777777" w:rsidR="000C7B5A" w:rsidRPr="00BE068B" w:rsidRDefault="000C7B5A" w:rsidP="00F7697D">
            <w:pPr>
              <w:contextualSpacing/>
              <w:jc w:val="center"/>
              <w:rPr>
                <w:rFonts w:ascii="Gill Sans MT" w:hAnsi="Gill Sans MT"/>
              </w:rPr>
            </w:pPr>
          </w:p>
        </w:tc>
        <w:tc>
          <w:tcPr>
            <w:tcW w:w="1714" w:type="dxa"/>
          </w:tcPr>
          <w:p w14:paraId="438D676D" w14:textId="77777777" w:rsidR="000C7B5A" w:rsidRPr="00BE068B" w:rsidRDefault="000C7B5A" w:rsidP="00F7697D">
            <w:pPr>
              <w:contextualSpacing/>
              <w:jc w:val="center"/>
              <w:rPr>
                <w:rFonts w:ascii="Gill Sans MT" w:hAnsi="Gill Sans MT"/>
              </w:rPr>
            </w:pPr>
          </w:p>
        </w:tc>
        <w:tc>
          <w:tcPr>
            <w:tcW w:w="1717" w:type="dxa"/>
          </w:tcPr>
          <w:p w14:paraId="22C5884E" w14:textId="77777777" w:rsidR="000C7B5A" w:rsidRPr="00BE068B" w:rsidRDefault="000C7B5A" w:rsidP="00F7697D">
            <w:pPr>
              <w:contextualSpacing/>
              <w:jc w:val="center"/>
              <w:rPr>
                <w:rFonts w:ascii="Gill Sans MT" w:hAnsi="Gill Sans MT"/>
              </w:rPr>
            </w:pPr>
          </w:p>
        </w:tc>
      </w:tr>
      <w:tr w:rsidR="000C7B5A" w:rsidRPr="00BE068B" w14:paraId="08863445" w14:textId="77777777" w:rsidTr="000C7B5A">
        <w:trPr>
          <w:trHeight w:val="20"/>
          <w:jc w:val="center"/>
        </w:trPr>
        <w:tc>
          <w:tcPr>
            <w:tcW w:w="696" w:type="dxa"/>
          </w:tcPr>
          <w:p w14:paraId="412C7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7</w:t>
            </w:r>
          </w:p>
        </w:tc>
        <w:tc>
          <w:tcPr>
            <w:tcW w:w="2057" w:type="dxa"/>
          </w:tcPr>
          <w:p w14:paraId="61FCF133" w14:textId="77777777" w:rsidR="000C7B5A" w:rsidRPr="00BE068B" w:rsidRDefault="000C7B5A" w:rsidP="00F7697D">
            <w:pPr>
              <w:contextualSpacing/>
              <w:jc w:val="center"/>
              <w:rPr>
                <w:rFonts w:ascii="Gill Sans MT" w:hAnsi="Gill Sans MT"/>
              </w:rPr>
            </w:pPr>
          </w:p>
        </w:tc>
        <w:tc>
          <w:tcPr>
            <w:tcW w:w="1425" w:type="dxa"/>
          </w:tcPr>
          <w:p w14:paraId="3FBE29CA" w14:textId="77777777" w:rsidR="000C7B5A" w:rsidRPr="00BE068B" w:rsidRDefault="000C7B5A" w:rsidP="00F7697D">
            <w:pPr>
              <w:contextualSpacing/>
              <w:jc w:val="center"/>
              <w:rPr>
                <w:rFonts w:ascii="Gill Sans MT" w:hAnsi="Gill Sans MT"/>
              </w:rPr>
            </w:pPr>
          </w:p>
        </w:tc>
        <w:tc>
          <w:tcPr>
            <w:tcW w:w="1714" w:type="dxa"/>
          </w:tcPr>
          <w:p w14:paraId="7D55F250" w14:textId="77777777" w:rsidR="000C7B5A" w:rsidRPr="00BE068B" w:rsidRDefault="000C7B5A" w:rsidP="00F7697D">
            <w:pPr>
              <w:contextualSpacing/>
              <w:jc w:val="center"/>
              <w:rPr>
                <w:rFonts w:ascii="Gill Sans MT" w:hAnsi="Gill Sans MT"/>
              </w:rPr>
            </w:pPr>
          </w:p>
        </w:tc>
        <w:tc>
          <w:tcPr>
            <w:tcW w:w="1717" w:type="dxa"/>
          </w:tcPr>
          <w:p w14:paraId="653DCF49" w14:textId="77777777" w:rsidR="000C7B5A" w:rsidRPr="00BE068B" w:rsidRDefault="000C7B5A" w:rsidP="00F7697D">
            <w:pPr>
              <w:contextualSpacing/>
              <w:jc w:val="center"/>
              <w:rPr>
                <w:rFonts w:ascii="Gill Sans MT" w:hAnsi="Gill Sans MT"/>
              </w:rPr>
            </w:pPr>
          </w:p>
        </w:tc>
      </w:tr>
      <w:tr w:rsidR="000C7B5A" w:rsidRPr="00BE068B" w14:paraId="32B31FC7" w14:textId="77777777" w:rsidTr="000C7B5A">
        <w:trPr>
          <w:trHeight w:val="20"/>
          <w:jc w:val="center"/>
        </w:trPr>
        <w:tc>
          <w:tcPr>
            <w:tcW w:w="696" w:type="dxa"/>
          </w:tcPr>
          <w:p w14:paraId="1F8FEF5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8</w:t>
            </w:r>
          </w:p>
        </w:tc>
        <w:tc>
          <w:tcPr>
            <w:tcW w:w="2057" w:type="dxa"/>
          </w:tcPr>
          <w:p w14:paraId="6FDEBABE" w14:textId="77777777" w:rsidR="000C7B5A" w:rsidRPr="00BE068B" w:rsidRDefault="000C7B5A" w:rsidP="00F7697D">
            <w:pPr>
              <w:contextualSpacing/>
              <w:jc w:val="center"/>
              <w:rPr>
                <w:rFonts w:ascii="Gill Sans MT" w:hAnsi="Gill Sans MT"/>
              </w:rPr>
            </w:pPr>
          </w:p>
        </w:tc>
        <w:tc>
          <w:tcPr>
            <w:tcW w:w="1425" w:type="dxa"/>
          </w:tcPr>
          <w:p w14:paraId="4EAF03CF" w14:textId="77777777" w:rsidR="000C7B5A" w:rsidRPr="00BE068B" w:rsidRDefault="000C7B5A" w:rsidP="00F7697D">
            <w:pPr>
              <w:contextualSpacing/>
              <w:jc w:val="center"/>
              <w:rPr>
                <w:rFonts w:ascii="Gill Sans MT" w:hAnsi="Gill Sans MT"/>
              </w:rPr>
            </w:pPr>
          </w:p>
        </w:tc>
        <w:tc>
          <w:tcPr>
            <w:tcW w:w="1714" w:type="dxa"/>
          </w:tcPr>
          <w:p w14:paraId="2B31EE8C" w14:textId="77777777" w:rsidR="000C7B5A" w:rsidRPr="00BE068B" w:rsidRDefault="000C7B5A" w:rsidP="00F7697D">
            <w:pPr>
              <w:contextualSpacing/>
              <w:jc w:val="center"/>
              <w:rPr>
                <w:rFonts w:ascii="Gill Sans MT" w:hAnsi="Gill Sans MT"/>
              </w:rPr>
            </w:pPr>
          </w:p>
        </w:tc>
        <w:tc>
          <w:tcPr>
            <w:tcW w:w="1717" w:type="dxa"/>
          </w:tcPr>
          <w:p w14:paraId="35993C3D" w14:textId="77777777" w:rsidR="000C7B5A" w:rsidRPr="00BE068B" w:rsidRDefault="000C7B5A" w:rsidP="00F7697D">
            <w:pPr>
              <w:contextualSpacing/>
              <w:jc w:val="center"/>
              <w:rPr>
                <w:rFonts w:ascii="Gill Sans MT" w:hAnsi="Gill Sans MT"/>
              </w:rPr>
            </w:pPr>
          </w:p>
        </w:tc>
      </w:tr>
      <w:tr w:rsidR="000C7B5A" w:rsidRPr="00BE068B" w14:paraId="5BD338D9" w14:textId="77777777" w:rsidTr="000C7B5A">
        <w:trPr>
          <w:trHeight w:val="20"/>
          <w:jc w:val="center"/>
        </w:trPr>
        <w:tc>
          <w:tcPr>
            <w:tcW w:w="696" w:type="dxa"/>
          </w:tcPr>
          <w:p w14:paraId="1CD6E5EB"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9</w:t>
            </w:r>
          </w:p>
        </w:tc>
        <w:tc>
          <w:tcPr>
            <w:tcW w:w="2057" w:type="dxa"/>
          </w:tcPr>
          <w:p w14:paraId="7B3F2CED" w14:textId="77777777" w:rsidR="000C7B5A" w:rsidRPr="00BE068B" w:rsidRDefault="000C7B5A" w:rsidP="00F7697D">
            <w:pPr>
              <w:contextualSpacing/>
              <w:jc w:val="center"/>
              <w:rPr>
                <w:rFonts w:ascii="Gill Sans MT" w:hAnsi="Gill Sans MT"/>
              </w:rPr>
            </w:pPr>
          </w:p>
        </w:tc>
        <w:tc>
          <w:tcPr>
            <w:tcW w:w="1425" w:type="dxa"/>
          </w:tcPr>
          <w:p w14:paraId="41AB8805" w14:textId="77777777" w:rsidR="000C7B5A" w:rsidRPr="00BE068B" w:rsidRDefault="000C7B5A" w:rsidP="00F7697D">
            <w:pPr>
              <w:contextualSpacing/>
              <w:jc w:val="center"/>
              <w:rPr>
                <w:rFonts w:ascii="Gill Sans MT" w:hAnsi="Gill Sans MT"/>
              </w:rPr>
            </w:pPr>
          </w:p>
        </w:tc>
        <w:tc>
          <w:tcPr>
            <w:tcW w:w="1714" w:type="dxa"/>
          </w:tcPr>
          <w:p w14:paraId="6C8DEE79" w14:textId="77777777" w:rsidR="000C7B5A" w:rsidRPr="00BE068B" w:rsidRDefault="000C7B5A" w:rsidP="00F7697D">
            <w:pPr>
              <w:contextualSpacing/>
              <w:jc w:val="center"/>
              <w:rPr>
                <w:rFonts w:ascii="Gill Sans MT" w:hAnsi="Gill Sans MT"/>
              </w:rPr>
            </w:pPr>
          </w:p>
        </w:tc>
        <w:tc>
          <w:tcPr>
            <w:tcW w:w="1717" w:type="dxa"/>
          </w:tcPr>
          <w:p w14:paraId="1C027CD0" w14:textId="77777777" w:rsidR="000C7B5A" w:rsidRPr="00BE068B" w:rsidRDefault="000C7B5A" w:rsidP="00F7697D">
            <w:pPr>
              <w:contextualSpacing/>
              <w:jc w:val="center"/>
              <w:rPr>
                <w:rFonts w:ascii="Gill Sans MT" w:hAnsi="Gill Sans MT"/>
              </w:rPr>
            </w:pPr>
          </w:p>
        </w:tc>
      </w:tr>
      <w:tr w:rsidR="000C7B5A" w:rsidRPr="00BE068B" w14:paraId="09465375" w14:textId="77777777" w:rsidTr="000C7B5A">
        <w:trPr>
          <w:trHeight w:val="20"/>
          <w:jc w:val="center"/>
        </w:trPr>
        <w:tc>
          <w:tcPr>
            <w:tcW w:w="696" w:type="dxa"/>
          </w:tcPr>
          <w:p w14:paraId="5138C1AF"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10</w:t>
            </w:r>
          </w:p>
        </w:tc>
        <w:tc>
          <w:tcPr>
            <w:tcW w:w="2057" w:type="dxa"/>
          </w:tcPr>
          <w:p w14:paraId="096B4326" w14:textId="77777777" w:rsidR="000C7B5A" w:rsidRPr="00BE068B" w:rsidRDefault="000C7B5A" w:rsidP="00F7697D">
            <w:pPr>
              <w:contextualSpacing/>
              <w:jc w:val="center"/>
              <w:rPr>
                <w:rFonts w:ascii="Gill Sans MT" w:hAnsi="Gill Sans MT"/>
              </w:rPr>
            </w:pPr>
          </w:p>
        </w:tc>
        <w:tc>
          <w:tcPr>
            <w:tcW w:w="1425" w:type="dxa"/>
          </w:tcPr>
          <w:p w14:paraId="72FBC3D8" w14:textId="77777777" w:rsidR="000C7B5A" w:rsidRPr="00BE068B" w:rsidRDefault="000C7B5A" w:rsidP="00F7697D">
            <w:pPr>
              <w:contextualSpacing/>
              <w:jc w:val="center"/>
              <w:rPr>
                <w:rFonts w:ascii="Gill Sans MT" w:hAnsi="Gill Sans MT"/>
              </w:rPr>
            </w:pPr>
          </w:p>
        </w:tc>
        <w:tc>
          <w:tcPr>
            <w:tcW w:w="1714" w:type="dxa"/>
          </w:tcPr>
          <w:p w14:paraId="3F953AC4" w14:textId="77777777" w:rsidR="000C7B5A" w:rsidRPr="00BE068B" w:rsidRDefault="000C7B5A" w:rsidP="00F7697D">
            <w:pPr>
              <w:contextualSpacing/>
              <w:jc w:val="center"/>
              <w:rPr>
                <w:rFonts w:ascii="Gill Sans MT" w:hAnsi="Gill Sans MT"/>
              </w:rPr>
            </w:pPr>
          </w:p>
        </w:tc>
        <w:tc>
          <w:tcPr>
            <w:tcW w:w="1717" w:type="dxa"/>
          </w:tcPr>
          <w:p w14:paraId="5AFC5070" w14:textId="77777777" w:rsidR="000C7B5A" w:rsidRPr="00BE068B" w:rsidRDefault="000C7B5A" w:rsidP="00F7697D">
            <w:pPr>
              <w:contextualSpacing/>
              <w:jc w:val="center"/>
              <w:rPr>
                <w:rFonts w:ascii="Gill Sans MT" w:hAnsi="Gill Sans MT"/>
              </w:rPr>
            </w:pPr>
          </w:p>
        </w:tc>
      </w:tr>
    </w:tbl>
    <w:p w14:paraId="69FC6E71" w14:textId="77777777" w:rsidR="00F7697D" w:rsidRPr="00BE068B" w:rsidRDefault="00F7697D"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BE068B" w14:paraId="0A6BDC39" w14:textId="77777777" w:rsidTr="00F7697D">
        <w:trPr>
          <w:jc w:val="center"/>
        </w:trPr>
        <w:tc>
          <w:tcPr>
            <w:tcW w:w="10212" w:type="dxa"/>
            <w:gridSpan w:val="3"/>
          </w:tcPr>
          <w:p w14:paraId="1425D512" w14:textId="31F5CAE0"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F7697D" w:rsidRPr="00BE068B" w14:paraId="7FC0671A" w14:textId="77777777" w:rsidTr="00F7697D">
        <w:trPr>
          <w:jc w:val="center"/>
        </w:trPr>
        <w:tc>
          <w:tcPr>
            <w:tcW w:w="3404" w:type="dxa"/>
          </w:tcPr>
          <w:p w14:paraId="66EC318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0E34D21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B6BE81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15B27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7B0E1A3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6711235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1785E5F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6D456B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1B0FEC2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4CE41C3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661B47B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3F9B1A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C4A59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0B47E94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60CBE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09E98D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FE84FC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6E49ABA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1B4A48F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0BDEAB0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7853662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32830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676727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7B59078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2181D07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0C27D8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6FB5DDD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2F0C23A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3403B72" w14:textId="77777777" w:rsidR="00F7697D" w:rsidRPr="00BE068B" w:rsidRDefault="00F7697D" w:rsidP="00F7697D">
      <w:pPr>
        <w:spacing w:after="0" w:line="240" w:lineRule="auto"/>
        <w:contextualSpacing/>
        <w:rPr>
          <w:rFonts w:ascii="Gill Sans MT" w:eastAsia="SimSun" w:hAnsi="Gill Sans MT"/>
        </w:rPr>
      </w:pPr>
    </w:p>
    <w:p w14:paraId="22354694"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70E15E26" w14:textId="42C2CE85" w:rsidR="00F7697D" w:rsidRPr="00BE068B" w:rsidRDefault="005133B7"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 (Continued)</w:t>
      </w:r>
    </w:p>
    <w:p w14:paraId="10E5D576" w14:textId="77777777" w:rsidR="00F7697D" w:rsidRPr="00BE068B" w:rsidRDefault="00F7697D" w:rsidP="00F7697D">
      <w:pPr>
        <w:spacing w:after="0" w:line="240" w:lineRule="auto"/>
        <w:contextualSpacing/>
        <w:rPr>
          <w:rFonts w:ascii="Gill Sans MT" w:eastAsia="SimSun" w:hAnsi="Gill Sans MT"/>
        </w:rPr>
      </w:pPr>
    </w:p>
    <w:tbl>
      <w:tblPr>
        <w:tblStyle w:val="TableGrid2"/>
        <w:tblW w:w="13319"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1440"/>
        <w:gridCol w:w="1440"/>
        <w:gridCol w:w="1440"/>
        <w:gridCol w:w="1440"/>
        <w:gridCol w:w="1440"/>
      </w:tblGrid>
      <w:tr w:rsidR="00E71899" w:rsidRPr="00BE068B" w14:paraId="2C63CFEB" w14:textId="496596BC" w:rsidTr="00E71899">
        <w:trPr>
          <w:trHeight w:val="20"/>
          <w:jc w:val="center"/>
        </w:trPr>
        <w:tc>
          <w:tcPr>
            <w:tcW w:w="719" w:type="dxa"/>
          </w:tcPr>
          <w:p w14:paraId="0860DC3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260" w:type="dxa"/>
          </w:tcPr>
          <w:p w14:paraId="06ECB67F" w14:textId="0C2C3800"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I.9</w:t>
            </w:r>
          </w:p>
        </w:tc>
        <w:tc>
          <w:tcPr>
            <w:tcW w:w="1350" w:type="dxa"/>
          </w:tcPr>
          <w:p w14:paraId="4221E66D" w14:textId="176D125F"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I.10</w:t>
            </w:r>
          </w:p>
        </w:tc>
        <w:tc>
          <w:tcPr>
            <w:tcW w:w="1348" w:type="dxa"/>
          </w:tcPr>
          <w:p w14:paraId="2991B798" w14:textId="4F3FAF9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I.11</w:t>
            </w:r>
          </w:p>
        </w:tc>
        <w:tc>
          <w:tcPr>
            <w:tcW w:w="1442" w:type="dxa"/>
          </w:tcPr>
          <w:p w14:paraId="563D0D72" w14:textId="594097A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I.12</w:t>
            </w:r>
          </w:p>
        </w:tc>
        <w:tc>
          <w:tcPr>
            <w:tcW w:w="1440" w:type="dxa"/>
          </w:tcPr>
          <w:p w14:paraId="6414FEF8" w14:textId="6D69385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I14</w:t>
            </w:r>
          </w:p>
        </w:tc>
        <w:tc>
          <w:tcPr>
            <w:tcW w:w="1440" w:type="dxa"/>
          </w:tcPr>
          <w:p w14:paraId="0363F2BC" w14:textId="03D0D834"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I.16</w:t>
            </w:r>
          </w:p>
        </w:tc>
        <w:tc>
          <w:tcPr>
            <w:tcW w:w="1440" w:type="dxa"/>
          </w:tcPr>
          <w:p w14:paraId="59548F86" w14:textId="0C4B89E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I.17</w:t>
            </w:r>
          </w:p>
        </w:tc>
        <w:tc>
          <w:tcPr>
            <w:tcW w:w="1440" w:type="dxa"/>
          </w:tcPr>
          <w:p w14:paraId="1C12F0BB" w14:textId="48F67CAC"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I.18</w:t>
            </w:r>
          </w:p>
        </w:tc>
        <w:tc>
          <w:tcPr>
            <w:tcW w:w="1440" w:type="dxa"/>
          </w:tcPr>
          <w:p w14:paraId="1DAA02BD" w14:textId="3319A1D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I.19</w:t>
            </w:r>
          </w:p>
        </w:tc>
      </w:tr>
      <w:tr w:rsidR="00E71899" w:rsidRPr="00BE068B" w14:paraId="43DD1A15" w14:textId="1E37C71B" w:rsidTr="00E71899">
        <w:trPr>
          <w:trHeight w:val="232"/>
          <w:jc w:val="center"/>
        </w:trPr>
        <w:tc>
          <w:tcPr>
            <w:tcW w:w="719" w:type="dxa"/>
            <w:vMerge w:val="restart"/>
          </w:tcPr>
          <w:p w14:paraId="5C3ADAD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1260" w:type="dxa"/>
            <w:vMerge w:val="restart"/>
          </w:tcPr>
          <w:p w14:paraId="58EB700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E9. Who primarily decides how to use this field?</w:t>
            </w:r>
          </w:p>
          <w:p w14:paraId="5B35C6A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below)</w:t>
            </w:r>
          </w:p>
        </w:tc>
        <w:tc>
          <w:tcPr>
            <w:tcW w:w="1350" w:type="dxa"/>
            <w:vMerge w:val="restart"/>
          </w:tcPr>
          <w:p w14:paraId="39122B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E10. What is the primary soil type of this field?</w:t>
            </w:r>
          </w:p>
          <w:p w14:paraId="092E5B6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1=Clay</w:t>
            </w:r>
          </w:p>
          <w:p w14:paraId="52757E1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2=Sandy loamy</w:t>
            </w:r>
          </w:p>
          <w:p w14:paraId="00734C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3=Loamy</w:t>
            </w:r>
          </w:p>
          <w:p w14:paraId="6244757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4=Silt</w:t>
            </w:r>
          </w:p>
          <w:p w14:paraId="775BBB4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5=Gravel</w:t>
            </w:r>
          </w:p>
          <w:p w14:paraId="0806E9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6=Black</w:t>
            </w:r>
          </w:p>
          <w:p w14:paraId="0C3E4705" w14:textId="0015612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7=Red</w:t>
            </w:r>
          </w:p>
          <w:p w14:paraId="152CCF6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1348" w:type="dxa"/>
            <w:vMerge w:val="restart"/>
          </w:tcPr>
          <w:p w14:paraId="731CEA25" w14:textId="301D617F"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Overall, what is the slope of this field?</w:t>
            </w:r>
          </w:p>
          <w:p w14:paraId="374F7D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1=Flat</w:t>
            </w:r>
          </w:p>
          <w:p w14:paraId="7F9B3FE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2=Slightly sloped</w:t>
            </w:r>
          </w:p>
          <w:p w14:paraId="01EF4D8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3=Steeply sloped</w:t>
            </w:r>
          </w:p>
        </w:tc>
        <w:tc>
          <w:tcPr>
            <w:tcW w:w="1442" w:type="dxa"/>
            <w:vMerge w:val="restart"/>
          </w:tcPr>
          <w:p w14:paraId="52D8924A" w14:textId="2D0EE96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the field irrigated?</w:t>
            </w:r>
          </w:p>
          <w:p w14:paraId="59710848" w14:textId="29C14AD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6057A578" w14:textId="3E9D601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D73DB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0B25DE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55C9B485" w14:textId="66EF5E70" w:rsidR="00E71899" w:rsidRPr="00BE068B" w:rsidRDefault="00E71899" w:rsidP="00E71899">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0, skip to I.16</w:t>
            </w:r>
          </w:p>
        </w:tc>
        <w:tc>
          <w:tcPr>
            <w:tcW w:w="1440" w:type="dxa"/>
            <w:vMerge w:val="restart"/>
          </w:tcPr>
          <w:p w14:paraId="675ABBBB" w14:textId="7B9B9AD0"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From October 2-13 - </w:t>
            </w:r>
            <w:proofErr w:type="gramStart"/>
            <w:r w:rsidRPr="00BE068B">
              <w:rPr>
                <w:rFonts w:ascii="Gill Sans MT" w:hAnsi="Gill Sans MT" w:cs="Times New Roman"/>
                <w:sz w:val="20"/>
              </w:rPr>
              <w:t>April,</w:t>
            </w:r>
            <w:proofErr w:type="gramEnd"/>
            <w:r w:rsidRPr="00BE068B">
              <w:rPr>
                <w:rFonts w:ascii="Gill Sans MT" w:hAnsi="Gill Sans MT" w:cs="Times New Roman"/>
                <w:sz w:val="20"/>
              </w:rPr>
              <w:t xml:space="preserve"> 2014 approximately how many person-days did your household irrigate crops on this field during the last agricultural season (2013/2014)?</w:t>
            </w:r>
          </w:p>
        </w:tc>
        <w:tc>
          <w:tcPr>
            <w:tcW w:w="1440" w:type="dxa"/>
            <w:vMerge w:val="restart"/>
          </w:tcPr>
          <w:p w14:paraId="34B94D74" w14:textId="2B777F6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June 2013 - January 2014 approximately how many person-days did your household spend on land preparation and planting?</w:t>
            </w:r>
          </w:p>
        </w:tc>
        <w:tc>
          <w:tcPr>
            <w:tcW w:w="1440" w:type="dxa"/>
          </w:tcPr>
          <w:p w14:paraId="5CDE245C" w14:textId="79624FED"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From December- 2013 – April </w:t>
            </w:r>
            <w:proofErr w:type="gramStart"/>
            <w:r w:rsidRPr="00BE068B">
              <w:rPr>
                <w:rFonts w:ascii="Gill Sans MT" w:hAnsi="Gill Sans MT" w:cs="Times New Roman"/>
                <w:sz w:val="20"/>
              </w:rPr>
              <w:t>2014  approximately</w:t>
            </w:r>
            <w:proofErr w:type="gramEnd"/>
            <w:r w:rsidRPr="00BE068B">
              <w:rPr>
                <w:rFonts w:ascii="Gill Sans MT" w:hAnsi="Gill Sans MT" w:cs="Times New Roman"/>
                <w:sz w:val="20"/>
              </w:rPr>
              <w:t xml:space="preserve"> how many person-days did your household weed on this field?</w:t>
            </w:r>
          </w:p>
        </w:tc>
        <w:tc>
          <w:tcPr>
            <w:tcW w:w="1440" w:type="dxa"/>
          </w:tcPr>
          <w:p w14:paraId="5125B72F" w14:textId="4BA1385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Since last July, how many person days did your household spend ridging, fertilizing, and other non-harvesting activities on this field?</w:t>
            </w:r>
          </w:p>
        </w:tc>
        <w:tc>
          <w:tcPr>
            <w:tcW w:w="1440" w:type="dxa"/>
          </w:tcPr>
          <w:p w14:paraId="2EF17724" w14:textId="02FB94E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February - today, how many person days did your household spend harvesting on this field?</w:t>
            </w:r>
          </w:p>
        </w:tc>
      </w:tr>
      <w:tr w:rsidR="00E71899" w:rsidRPr="00BE068B" w14:paraId="072DF3EF" w14:textId="00747D98" w:rsidTr="00E71899">
        <w:trPr>
          <w:trHeight w:val="232"/>
          <w:jc w:val="center"/>
        </w:trPr>
        <w:tc>
          <w:tcPr>
            <w:tcW w:w="719" w:type="dxa"/>
            <w:vMerge/>
          </w:tcPr>
          <w:p w14:paraId="143E6149" w14:textId="4C3749C1" w:rsidR="00E71899" w:rsidRPr="00BE068B" w:rsidRDefault="00E71899" w:rsidP="00E71899">
            <w:pPr>
              <w:contextualSpacing/>
              <w:jc w:val="center"/>
              <w:rPr>
                <w:rFonts w:ascii="Gill Sans MT" w:hAnsi="Gill Sans MT"/>
                <w:sz w:val="20"/>
              </w:rPr>
            </w:pPr>
          </w:p>
        </w:tc>
        <w:tc>
          <w:tcPr>
            <w:tcW w:w="1260" w:type="dxa"/>
            <w:vMerge/>
          </w:tcPr>
          <w:p w14:paraId="3826F63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350" w:type="dxa"/>
            <w:vMerge/>
          </w:tcPr>
          <w:p w14:paraId="49BFE3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348" w:type="dxa"/>
            <w:vMerge/>
          </w:tcPr>
          <w:p w14:paraId="618F87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2" w:type="dxa"/>
            <w:vMerge/>
          </w:tcPr>
          <w:p w14:paraId="5A4081F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0" w:type="dxa"/>
            <w:vMerge/>
          </w:tcPr>
          <w:p w14:paraId="66D99CEF" w14:textId="77777777" w:rsidR="00E71899" w:rsidRPr="00BE068B" w:rsidRDefault="00E71899" w:rsidP="00E71899">
            <w:pPr>
              <w:contextualSpacing/>
              <w:jc w:val="center"/>
              <w:rPr>
                <w:rFonts w:ascii="Gill Sans MT" w:hAnsi="Gill Sans MT" w:cs="Times New Roman"/>
                <w:sz w:val="20"/>
              </w:rPr>
            </w:pPr>
          </w:p>
        </w:tc>
        <w:tc>
          <w:tcPr>
            <w:tcW w:w="1440" w:type="dxa"/>
            <w:vMerge/>
          </w:tcPr>
          <w:p w14:paraId="02F4DF7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1002D7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581A0A0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79FF9AA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r>
      <w:tr w:rsidR="00E71899" w:rsidRPr="00BE068B" w14:paraId="70F26DD6" w14:textId="5DDBD9D2" w:rsidTr="00E71899">
        <w:trPr>
          <w:trHeight w:val="20"/>
          <w:jc w:val="center"/>
        </w:trPr>
        <w:tc>
          <w:tcPr>
            <w:tcW w:w="719" w:type="dxa"/>
          </w:tcPr>
          <w:p w14:paraId="08F3DC8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260" w:type="dxa"/>
          </w:tcPr>
          <w:p w14:paraId="0E6053E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who_decide</w:t>
            </w:r>
            <w:proofErr w:type="spellEnd"/>
          </w:p>
        </w:tc>
        <w:tc>
          <w:tcPr>
            <w:tcW w:w="1350" w:type="dxa"/>
          </w:tcPr>
          <w:p w14:paraId="207F448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soil_type</w:t>
            </w:r>
            <w:proofErr w:type="spellEnd"/>
          </w:p>
        </w:tc>
        <w:tc>
          <w:tcPr>
            <w:tcW w:w="1348" w:type="dxa"/>
          </w:tcPr>
          <w:p w14:paraId="4D7399F2"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field_slope</w:t>
            </w:r>
            <w:proofErr w:type="spellEnd"/>
          </w:p>
        </w:tc>
        <w:tc>
          <w:tcPr>
            <w:tcW w:w="1442" w:type="dxa"/>
          </w:tcPr>
          <w:p w14:paraId="66E5C2A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irrigated</w:t>
            </w:r>
          </w:p>
        </w:tc>
        <w:tc>
          <w:tcPr>
            <w:tcW w:w="1440" w:type="dxa"/>
          </w:tcPr>
          <w:p w14:paraId="6895EC5B"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irrigate</w:t>
            </w:r>
            <w:proofErr w:type="gramEnd"/>
            <w:r w:rsidRPr="00BE068B">
              <w:rPr>
                <w:rFonts w:ascii="Gill Sans MT" w:hAnsi="Gill Sans MT" w:cs="Times New Roman"/>
                <w:b/>
                <w:bCs/>
                <w:spacing w:val="1"/>
                <w:w w:val="105"/>
                <w:sz w:val="18"/>
                <w:szCs w:val="18"/>
              </w:rPr>
              <w:t>_days</w:t>
            </w:r>
            <w:proofErr w:type="spellEnd"/>
          </w:p>
        </w:tc>
        <w:tc>
          <w:tcPr>
            <w:tcW w:w="1440" w:type="dxa"/>
          </w:tcPr>
          <w:p w14:paraId="442595D9"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land</w:t>
            </w:r>
            <w:proofErr w:type="gramEnd"/>
            <w:r w:rsidRPr="00BE068B">
              <w:rPr>
                <w:rFonts w:ascii="Gill Sans MT" w:hAnsi="Gill Sans MT" w:cs="Times New Roman"/>
                <w:b/>
                <w:bCs/>
                <w:spacing w:val="1"/>
                <w:w w:val="105"/>
                <w:sz w:val="18"/>
                <w:szCs w:val="18"/>
              </w:rPr>
              <w:t>_prepdays</w:t>
            </w:r>
            <w:proofErr w:type="spellEnd"/>
          </w:p>
        </w:tc>
        <w:tc>
          <w:tcPr>
            <w:tcW w:w="1440" w:type="dxa"/>
          </w:tcPr>
          <w:p w14:paraId="56402421" w14:textId="088C7BA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weed</w:t>
            </w:r>
            <w:proofErr w:type="gramEnd"/>
            <w:r w:rsidRPr="00BE068B">
              <w:rPr>
                <w:rFonts w:ascii="Gill Sans MT" w:hAnsi="Gill Sans MT" w:cs="Times New Roman"/>
                <w:b/>
                <w:bCs/>
                <w:spacing w:val="1"/>
                <w:w w:val="105"/>
                <w:sz w:val="18"/>
                <w:szCs w:val="18"/>
              </w:rPr>
              <w:t>_days</w:t>
            </w:r>
            <w:proofErr w:type="spellEnd"/>
          </w:p>
        </w:tc>
        <w:tc>
          <w:tcPr>
            <w:tcW w:w="1440" w:type="dxa"/>
          </w:tcPr>
          <w:p w14:paraId="75B6F3D5" w14:textId="107144D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nonharvest</w:t>
            </w:r>
            <w:proofErr w:type="gramEnd"/>
            <w:r w:rsidRPr="00BE068B">
              <w:rPr>
                <w:rFonts w:ascii="Gill Sans MT" w:hAnsi="Gill Sans MT" w:cs="Times New Roman"/>
                <w:b/>
                <w:bCs/>
                <w:spacing w:val="1"/>
                <w:w w:val="105"/>
                <w:sz w:val="18"/>
                <w:szCs w:val="18"/>
              </w:rPr>
              <w:t>_days</w:t>
            </w:r>
            <w:proofErr w:type="spellEnd"/>
          </w:p>
        </w:tc>
        <w:tc>
          <w:tcPr>
            <w:tcW w:w="1440" w:type="dxa"/>
          </w:tcPr>
          <w:p w14:paraId="06B51729" w14:textId="646A9DEC"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harvest</w:t>
            </w:r>
            <w:proofErr w:type="gramEnd"/>
            <w:r w:rsidRPr="00BE068B">
              <w:rPr>
                <w:rFonts w:ascii="Gill Sans MT" w:hAnsi="Gill Sans MT" w:cs="Times New Roman"/>
                <w:b/>
                <w:bCs/>
                <w:spacing w:val="1"/>
                <w:w w:val="105"/>
                <w:sz w:val="18"/>
                <w:szCs w:val="18"/>
              </w:rPr>
              <w:t>_days</w:t>
            </w:r>
            <w:proofErr w:type="spellEnd"/>
          </w:p>
        </w:tc>
      </w:tr>
      <w:tr w:rsidR="00E71899" w:rsidRPr="00BE068B" w14:paraId="21A131B4" w14:textId="6C463F35" w:rsidTr="00E71899">
        <w:trPr>
          <w:trHeight w:val="20"/>
          <w:jc w:val="center"/>
        </w:trPr>
        <w:tc>
          <w:tcPr>
            <w:tcW w:w="719" w:type="dxa"/>
          </w:tcPr>
          <w:p w14:paraId="1F6C99F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260" w:type="dxa"/>
          </w:tcPr>
          <w:p w14:paraId="245A54F2" w14:textId="77777777" w:rsidR="00E71899" w:rsidRPr="00BE068B" w:rsidRDefault="00E71899" w:rsidP="00E71899">
            <w:pPr>
              <w:contextualSpacing/>
              <w:jc w:val="center"/>
              <w:rPr>
                <w:rFonts w:ascii="Gill Sans MT" w:hAnsi="Gill Sans MT"/>
              </w:rPr>
            </w:pPr>
          </w:p>
        </w:tc>
        <w:tc>
          <w:tcPr>
            <w:tcW w:w="1350" w:type="dxa"/>
          </w:tcPr>
          <w:p w14:paraId="387989B4" w14:textId="77777777" w:rsidR="00E71899" w:rsidRPr="00BE068B" w:rsidRDefault="00E71899" w:rsidP="00E71899">
            <w:pPr>
              <w:contextualSpacing/>
              <w:jc w:val="center"/>
              <w:rPr>
                <w:rFonts w:ascii="Gill Sans MT" w:hAnsi="Gill Sans MT"/>
              </w:rPr>
            </w:pPr>
          </w:p>
        </w:tc>
        <w:tc>
          <w:tcPr>
            <w:tcW w:w="1348" w:type="dxa"/>
          </w:tcPr>
          <w:p w14:paraId="29A4844D" w14:textId="77777777" w:rsidR="00E71899" w:rsidRPr="00BE068B" w:rsidRDefault="00E71899" w:rsidP="00E71899">
            <w:pPr>
              <w:contextualSpacing/>
              <w:jc w:val="center"/>
              <w:rPr>
                <w:rFonts w:ascii="Gill Sans MT" w:hAnsi="Gill Sans MT"/>
              </w:rPr>
            </w:pPr>
          </w:p>
        </w:tc>
        <w:tc>
          <w:tcPr>
            <w:tcW w:w="1442" w:type="dxa"/>
          </w:tcPr>
          <w:p w14:paraId="27744382" w14:textId="77777777" w:rsidR="00E71899" w:rsidRPr="00BE068B" w:rsidRDefault="00E71899" w:rsidP="00E71899">
            <w:pPr>
              <w:contextualSpacing/>
              <w:jc w:val="center"/>
              <w:rPr>
                <w:rFonts w:ascii="Gill Sans MT" w:hAnsi="Gill Sans MT"/>
              </w:rPr>
            </w:pPr>
          </w:p>
        </w:tc>
        <w:tc>
          <w:tcPr>
            <w:tcW w:w="1440" w:type="dxa"/>
          </w:tcPr>
          <w:p w14:paraId="22B48BB7" w14:textId="77777777" w:rsidR="00E71899" w:rsidRPr="00BE068B" w:rsidRDefault="00E71899" w:rsidP="00E71899">
            <w:pPr>
              <w:contextualSpacing/>
              <w:jc w:val="center"/>
              <w:rPr>
                <w:rFonts w:ascii="Gill Sans MT" w:hAnsi="Gill Sans MT"/>
              </w:rPr>
            </w:pPr>
          </w:p>
        </w:tc>
        <w:tc>
          <w:tcPr>
            <w:tcW w:w="1440" w:type="dxa"/>
          </w:tcPr>
          <w:p w14:paraId="2FAD2CEC" w14:textId="77777777" w:rsidR="00E71899" w:rsidRPr="00BE068B" w:rsidRDefault="00E71899" w:rsidP="00E71899">
            <w:pPr>
              <w:contextualSpacing/>
              <w:jc w:val="center"/>
              <w:rPr>
                <w:rFonts w:ascii="Gill Sans MT" w:hAnsi="Gill Sans MT"/>
              </w:rPr>
            </w:pPr>
          </w:p>
        </w:tc>
        <w:tc>
          <w:tcPr>
            <w:tcW w:w="1440" w:type="dxa"/>
          </w:tcPr>
          <w:p w14:paraId="5DF3C0C0" w14:textId="77777777" w:rsidR="00E71899" w:rsidRPr="00BE068B" w:rsidRDefault="00E71899" w:rsidP="00E71899">
            <w:pPr>
              <w:contextualSpacing/>
              <w:jc w:val="center"/>
              <w:rPr>
                <w:rFonts w:ascii="Gill Sans MT" w:hAnsi="Gill Sans MT"/>
              </w:rPr>
            </w:pPr>
          </w:p>
        </w:tc>
        <w:tc>
          <w:tcPr>
            <w:tcW w:w="1440" w:type="dxa"/>
          </w:tcPr>
          <w:p w14:paraId="6B366030" w14:textId="77777777" w:rsidR="00E71899" w:rsidRPr="00BE068B" w:rsidRDefault="00E71899" w:rsidP="00E71899">
            <w:pPr>
              <w:contextualSpacing/>
              <w:jc w:val="center"/>
              <w:rPr>
                <w:rFonts w:ascii="Gill Sans MT" w:hAnsi="Gill Sans MT"/>
              </w:rPr>
            </w:pPr>
          </w:p>
        </w:tc>
        <w:tc>
          <w:tcPr>
            <w:tcW w:w="1440" w:type="dxa"/>
          </w:tcPr>
          <w:p w14:paraId="2014F47F" w14:textId="77777777" w:rsidR="00E71899" w:rsidRPr="00BE068B" w:rsidRDefault="00E71899" w:rsidP="00E71899">
            <w:pPr>
              <w:contextualSpacing/>
              <w:jc w:val="center"/>
              <w:rPr>
                <w:rFonts w:ascii="Gill Sans MT" w:hAnsi="Gill Sans MT"/>
              </w:rPr>
            </w:pPr>
          </w:p>
        </w:tc>
      </w:tr>
      <w:tr w:rsidR="00E71899" w:rsidRPr="00BE068B" w14:paraId="6E970BF1" w14:textId="5EF464B5" w:rsidTr="00E71899">
        <w:trPr>
          <w:trHeight w:val="20"/>
          <w:jc w:val="center"/>
        </w:trPr>
        <w:tc>
          <w:tcPr>
            <w:tcW w:w="719" w:type="dxa"/>
          </w:tcPr>
          <w:p w14:paraId="3FFC834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260" w:type="dxa"/>
          </w:tcPr>
          <w:p w14:paraId="55463B06" w14:textId="77777777" w:rsidR="00E71899" w:rsidRPr="00BE068B" w:rsidRDefault="00E71899" w:rsidP="00E71899">
            <w:pPr>
              <w:contextualSpacing/>
              <w:jc w:val="center"/>
              <w:rPr>
                <w:rFonts w:ascii="Gill Sans MT" w:hAnsi="Gill Sans MT"/>
              </w:rPr>
            </w:pPr>
          </w:p>
        </w:tc>
        <w:tc>
          <w:tcPr>
            <w:tcW w:w="1350" w:type="dxa"/>
          </w:tcPr>
          <w:p w14:paraId="02534068" w14:textId="77777777" w:rsidR="00E71899" w:rsidRPr="00BE068B" w:rsidRDefault="00E71899" w:rsidP="00E71899">
            <w:pPr>
              <w:contextualSpacing/>
              <w:jc w:val="center"/>
              <w:rPr>
                <w:rFonts w:ascii="Gill Sans MT" w:hAnsi="Gill Sans MT"/>
              </w:rPr>
            </w:pPr>
          </w:p>
        </w:tc>
        <w:tc>
          <w:tcPr>
            <w:tcW w:w="1348" w:type="dxa"/>
          </w:tcPr>
          <w:p w14:paraId="4EDA867C" w14:textId="77777777" w:rsidR="00E71899" w:rsidRPr="00BE068B" w:rsidRDefault="00E71899" w:rsidP="00E71899">
            <w:pPr>
              <w:contextualSpacing/>
              <w:jc w:val="center"/>
              <w:rPr>
                <w:rFonts w:ascii="Gill Sans MT" w:hAnsi="Gill Sans MT"/>
              </w:rPr>
            </w:pPr>
          </w:p>
        </w:tc>
        <w:tc>
          <w:tcPr>
            <w:tcW w:w="1442" w:type="dxa"/>
          </w:tcPr>
          <w:p w14:paraId="30661F70" w14:textId="77777777" w:rsidR="00E71899" w:rsidRPr="00BE068B" w:rsidRDefault="00E71899" w:rsidP="00E71899">
            <w:pPr>
              <w:contextualSpacing/>
              <w:jc w:val="center"/>
              <w:rPr>
                <w:rFonts w:ascii="Gill Sans MT" w:hAnsi="Gill Sans MT"/>
              </w:rPr>
            </w:pPr>
          </w:p>
        </w:tc>
        <w:tc>
          <w:tcPr>
            <w:tcW w:w="1440" w:type="dxa"/>
          </w:tcPr>
          <w:p w14:paraId="3069C75D" w14:textId="77777777" w:rsidR="00E71899" w:rsidRPr="00BE068B" w:rsidRDefault="00E71899" w:rsidP="00E71899">
            <w:pPr>
              <w:contextualSpacing/>
              <w:jc w:val="center"/>
              <w:rPr>
                <w:rFonts w:ascii="Gill Sans MT" w:hAnsi="Gill Sans MT"/>
              </w:rPr>
            </w:pPr>
          </w:p>
        </w:tc>
        <w:tc>
          <w:tcPr>
            <w:tcW w:w="1440" w:type="dxa"/>
          </w:tcPr>
          <w:p w14:paraId="7EDC9041" w14:textId="77777777" w:rsidR="00E71899" w:rsidRPr="00BE068B" w:rsidRDefault="00E71899" w:rsidP="00E71899">
            <w:pPr>
              <w:contextualSpacing/>
              <w:jc w:val="center"/>
              <w:rPr>
                <w:rFonts w:ascii="Gill Sans MT" w:hAnsi="Gill Sans MT"/>
              </w:rPr>
            </w:pPr>
          </w:p>
        </w:tc>
        <w:tc>
          <w:tcPr>
            <w:tcW w:w="1440" w:type="dxa"/>
          </w:tcPr>
          <w:p w14:paraId="60C852E9" w14:textId="77777777" w:rsidR="00E71899" w:rsidRPr="00BE068B" w:rsidRDefault="00E71899" w:rsidP="00E71899">
            <w:pPr>
              <w:contextualSpacing/>
              <w:jc w:val="center"/>
              <w:rPr>
                <w:rFonts w:ascii="Gill Sans MT" w:hAnsi="Gill Sans MT"/>
              </w:rPr>
            </w:pPr>
          </w:p>
        </w:tc>
        <w:tc>
          <w:tcPr>
            <w:tcW w:w="1440" w:type="dxa"/>
          </w:tcPr>
          <w:p w14:paraId="0021A8B6" w14:textId="77777777" w:rsidR="00E71899" w:rsidRPr="00BE068B" w:rsidRDefault="00E71899" w:rsidP="00E71899">
            <w:pPr>
              <w:contextualSpacing/>
              <w:jc w:val="center"/>
              <w:rPr>
                <w:rFonts w:ascii="Gill Sans MT" w:hAnsi="Gill Sans MT"/>
              </w:rPr>
            </w:pPr>
          </w:p>
        </w:tc>
        <w:tc>
          <w:tcPr>
            <w:tcW w:w="1440" w:type="dxa"/>
          </w:tcPr>
          <w:p w14:paraId="26520F75" w14:textId="77777777" w:rsidR="00E71899" w:rsidRPr="00BE068B" w:rsidRDefault="00E71899" w:rsidP="00E71899">
            <w:pPr>
              <w:contextualSpacing/>
              <w:jc w:val="center"/>
              <w:rPr>
                <w:rFonts w:ascii="Gill Sans MT" w:hAnsi="Gill Sans MT"/>
              </w:rPr>
            </w:pPr>
          </w:p>
        </w:tc>
      </w:tr>
      <w:tr w:rsidR="00E71899" w:rsidRPr="00BE068B" w14:paraId="09033386" w14:textId="3527BDF8" w:rsidTr="00E71899">
        <w:trPr>
          <w:trHeight w:val="20"/>
          <w:jc w:val="center"/>
        </w:trPr>
        <w:tc>
          <w:tcPr>
            <w:tcW w:w="719" w:type="dxa"/>
          </w:tcPr>
          <w:p w14:paraId="33B1FFF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260" w:type="dxa"/>
          </w:tcPr>
          <w:p w14:paraId="4EB61B85" w14:textId="77777777" w:rsidR="00E71899" w:rsidRPr="00BE068B" w:rsidRDefault="00E71899" w:rsidP="00E71899">
            <w:pPr>
              <w:contextualSpacing/>
              <w:jc w:val="center"/>
              <w:rPr>
                <w:rFonts w:ascii="Gill Sans MT" w:hAnsi="Gill Sans MT"/>
              </w:rPr>
            </w:pPr>
          </w:p>
        </w:tc>
        <w:tc>
          <w:tcPr>
            <w:tcW w:w="1350" w:type="dxa"/>
          </w:tcPr>
          <w:p w14:paraId="3B4AA744" w14:textId="77777777" w:rsidR="00E71899" w:rsidRPr="00BE068B" w:rsidRDefault="00E71899" w:rsidP="00E71899">
            <w:pPr>
              <w:contextualSpacing/>
              <w:jc w:val="center"/>
              <w:rPr>
                <w:rFonts w:ascii="Gill Sans MT" w:hAnsi="Gill Sans MT"/>
              </w:rPr>
            </w:pPr>
          </w:p>
        </w:tc>
        <w:tc>
          <w:tcPr>
            <w:tcW w:w="1348" w:type="dxa"/>
          </w:tcPr>
          <w:p w14:paraId="39FFAF66" w14:textId="77777777" w:rsidR="00E71899" w:rsidRPr="00BE068B" w:rsidRDefault="00E71899" w:rsidP="00E71899">
            <w:pPr>
              <w:contextualSpacing/>
              <w:jc w:val="center"/>
              <w:rPr>
                <w:rFonts w:ascii="Gill Sans MT" w:hAnsi="Gill Sans MT"/>
              </w:rPr>
            </w:pPr>
          </w:p>
        </w:tc>
        <w:tc>
          <w:tcPr>
            <w:tcW w:w="1442" w:type="dxa"/>
          </w:tcPr>
          <w:p w14:paraId="20F8B1C6" w14:textId="77777777" w:rsidR="00E71899" w:rsidRPr="00BE068B" w:rsidRDefault="00E71899" w:rsidP="00E71899">
            <w:pPr>
              <w:contextualSpacing/>
              <w:jc w:val="center"/>
              <w:rPr>
                <w:rFonts w:ascii="Gill Sans MT" w:hAnsi="Gill Sans MT"/>
              </w:rPr>
            </w:pPr>
          </w:p>
        </w:tc>
        <w:tc>
          <w:tcPr>
            <w:tcW w:w="1440" w:type="dxa"/>
          </w:tcPr>
          <w:p w14:paraId="3B7D7612" w14:textId="77777777" w:rsidR="00E71899" w:rsidRPr="00BE068B" w:rsidRDefault="00E71899" w:rsidP="00E71899">
            <w:pPr>
              <w:contextualSpacing/>
              <w:jc w:val="center"/>
              <w:rPr>
                <w:rFonts w:ascii="Gill Sans MT" w:hAnsi="Gill Sans MT"/>
              </w:rPr>
            </w:pPr>
          </w:p>
        </w:tc>
        <w:tc>
          <w:tcPr>
            <w:tcW w:w="1440" w:type="dxa"/>
          </w:tcPr>
          <w:p w14:paraId="1E6AF9F0" w14:textId="77777777" w:rsidR="00E71899" w:rsidRPr="00BE068B" w:rsidRDefault="00E71899" w:rsidP="00E71899">
            <w:pPr>
              <w:contextualSpacing/>
              <w:jc w:val="center"/>
              <w:rPr>
                <w:rFonts w:ascii="Gill Sans MT" w:hAnsi="Gill Sans MT"/>
              </w:rPr>
            </w:pPr>
          </w:p>
        </w:tc>
        <w:tc>
          <w:tcPr>
            <w:tcW w:w="1440" w:type="dxa"/>
          </w:tcPr>
          <w:p w14:paraId="50AF9960" w14:textId="77777777" w:rsidR="00E71899" w:rsidRPr="00BE068B" w:rsidRDefault="00E71899" w:rsidP="00E71899">
            <w:pPr>
              <w:contextualSpacing/>
              <w:jc w:val="center"/>
              <w:rPr>
                <w:rFonts w:ascii="Gill Sans MT" w:hAnsi="Gill Sans MT"/>
              </w:rPr>
            </w:pPr>
          </w:p>
        </w:tc>
        <w:tc>
          <w:tcPr>
            <w:tcW w:w="1440" w:type="dxa"/>
          </w:tcPr>
          <w:p w14:paraId="7B9BE03F" w14:textId="77777777" w:rsidR="00E71899" w:rsidRPr="00BE068B" w:rsidRDefault="00E71899" w:rsidP="00E71899">
            <w:pPr>
              <w:contextualSpacing/>
              <w:jc w:val="center"/>
              <w:rPr>
                <w:rFonts w:ascii="Gill Sans MT" w:hAnsi="Gill Sans MT"/>
              </w:rPr>
            </w:pPr>
          </w:p>
        </w:tc>
        <w:tc>
          <w:tcPr>
            <w:tcW w:w="1440" w:type="dxa"/>
          </w:tcPr>
          <w:p w14:paraId="25F6D211" w14:textId="77777777" w:rsidR="00E71899" w:rsidRPr="00BE068B" w:rsidRDefault="00E71899" w:rsidP="00E71899">
            <w:pPr>
              <w:contextualSpacing/>
              <w:jc w:val="center"/>
              <w:rPr>
                <w:rFonts w:ascii="Gill Sans MT" w:hAnsi="Gill Sans MT"/>
              </w:rPr>
            </w:pPr>
          </w:p>
        </w:tc>
      </w:tr>
      <w:tr w:rsidR="00E71899" w:rsidRPr="00BE068B" w14:paraId="37DCD1FF" w14:textId="08E58F5A" w:rsidTr="00E71899">
        <w:trPr>
          <w:trHeight w:val="20"/>
          <w:jc w:val="center"/>
        </w:trPr>
        <w:tc>
          <w:tcPr>
            <w:tcW w:w="719" w:type="dxa"/>
          </w:tcPr>
          <w:p w14:paraId="5ADC4C2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260" w:type="dxa"/>
          </w:tcPr>
          <w:p w14:paraId="50628860" w14:textId="77777777" w:rsidR="00E71899" w:rsidRPr="00BE068B" w:rsidRDefault="00E71899" w:rsidP="00E71899">
            <w:pPr>
              <w:contextualSpacing/>
              <w:jc w:val="center"/>
              <w:rPr>
                <w:rFonts w:ascii="Gill Sans MT" w:hAnsi="Gill Sans MT"/>
              </w:rPr>
            </w:pPr>
          </w:p>
        </w:tc>
        <w:tc>
          <w:tcPr>
            <w:tcW w:w="1350" w:type="dxa"/>
          </w:tcPr>
          <w:p w14:paraId="6F16AFA7" w14:textId="77777777" w:rsidR="00E71899" w:rsidRPr="00BE068B" w:rsidRDefault="00E71899" w:rsidP="00E71899">
            <w:pPr>
              <w:contextualSpacing/>
              <w:jc w:val="center"/>
              <w:rPr>
                <w:rFonts w:ascii="Gill Sans MT" w:hAnsi="Gill Sans MT"/>
              </w:rPr>
            </w:pPr>
          </w:p>
        </w:tc>
        <w:tc>
          <w:tcPr>
            <w:tcW w:w="1348" w:type="dxa"/>
          </w:tcPr>
          <w:p w14:paraId="545D7F45" w14:textId="77777777" w:rsidR="00E71899" w:rsidRPr="00BE068B" w:rsidRDefault="00E71899" w:rsidP="00E71899">
            <w:pPr>
              <w:contextualSpacing/>
              <w:jc w:val="center"/>
              <w:rPr>
                <w:rFonts w:ascii="Gill Sans MT" w:hAnsi="Gill Sans MT"/>
              </w:rPr>
            </w:pPr>
          </w:p>
        </w:tc>
        <w:tc>
          <w:tcPr>
            <w:tcW w:w="1442" w:type="dxa"/>
          </w:tcPr>
          <w:p w14:paraId="21E85F99" w14:textId="77777777" w:rsidR="00E71899" w:rsidRPr="00BE068B" w:rsidRDefault="00E71899" w:rsidP="00E71899">
            <w:pPr>
              <w:contextualSpacing/>
              <w:jc w:val="center"/>
              <w:rPr>
                <w:rFonts w:ascii="Gill Sans MT" w:hAnsi="Gill Sans MT"/>
              </w:rPr>
            </w:pPr>
          </w:p>
        </w:tc>
        <w:tc>
          <w:tcPr>
            <w:tcW w:w="1440" w:type="dxa"/>
          </w:tcPr>
          <w:p w14:paraId="0BFCFEC4" w14:textId="77777777" w:rsidR="00E71899" w:rsidRPr="00BE068B" w:rsidRDefault="00E71899" w:rsidP="00E71899">
            <w:pPr>
              <w:contextualSpacing/>
              <w:jc w:val="center"/>
              <w:rPr>
                <w:rFonts w:ascii="Gill Sans MT" w:hAnsi="Gill Sans MT"/>
              </w:rPr>
            </w:pPr>
          </w:p>
        </w:tc>
        <w:tc>
          <w:tcPr>
            <w:tcW w:w="1440" w:type="dxa"/>
          </w:tcPr>
          <w:p w14:paraId="6D10C830" w14:textId="77777777" w:rsidR="00E71899" w:rsidRPr="00BE068B" w:rsidRDefault="00E71899" w:rsidP="00E71899">
            <w:pPr>
              <w:contextualSpacing/>
              <w:jc w:val="center"/>
              <w:rPr>
                <w:rFonts w:ascii="Gill Sans MT" w:hAnsi="Gill Sans MT"/>
              </w:rPr>
            </w:pPr>
          </w:p>
        </w:tc>
        <w:tc>
          <w:tcPr>
            <w:tcW w:w="1440" w:type="dxa"/>
          </w:tcPr>
          <w:p w14:paraId="69B91382" w14:textId="77777777" w:rsidR="00E71899" w:rsidRPr="00BE068B" w:rsidRDefault="00E71899" w:rsidP="00E71899">
            <w:pPr>
              <w:contextualSpacing/>
              <w:jc w:val="center"/>
              <w:rPr>
                <w:rFonts w:ascii="Gill Sans MT" w:hAnsi="Gill Sans MT"/>
              </w:rPr>
            </w:pPr>
          </w:p>
        </w:tc>
        <w:tc>
          <w:tcPr>
            <w:tcW w:w="1440" w:type="dxa"/>
          </w:tcPr>
          <w:p w14:paraId="7C2E5BAF" w14:textId="77777777" w:rsidR="00E71899" w:rsidRPr="00BE068B" w:rsidRDefault="00E71899" w:rsidP="00E71899">
            <w:pPr>
              <w:contextualSpacing/>
              <w:jc w:val="center"/>
              <w:rPr>
                <w:rFonts w:ascii="Gill Sans MT" w:hAnsi="Gill Sans MT"/>
              </w:rPr>
            </w:pPr>
          </w:p>
        </w:tc>
        <w:tc>
          <w:tcPr>
            <w:tcW w:w="1440" w:type="dxa"/>
          </w:tcPr>
          <w:p w14:paraId="19803346" w14:textId="77777777" w:rsidR="00E71899" w:rsidRPr="00BE068B" w:rsidRDefault="00E71899" w:rsidP="00E71899">
            <w:pPr>
              <w:contextualSpacing/>
              <w:jc w:val="center"/>
              <w:rPr>
                <w:rFonts w:ascii="Gill Sans MT" w:hAnsi="Gill Sans MT"/>
              </w:rPr>
            </w:pPr>
          </w:p>
        </w:tc>
      </w:tr>
      <w:tr w:rsidR="00E71899" w:rsidRPr="00BE068B" w14:paraId="7BE6A6B2" w14:textId="663BD114" w:rsidTr="00E71899">
        <w:trPr>
          <w:trHeight w:val="20"/>
          <w:jc w:val="center"/>
        </w:trPr>
        <w:tc>
          <w:tcPr>
            <w:tcW w:w="719" w:type="dxa"/>
          </w:tcPr>
          <w:p w14:paraId="2D71078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260" w:type="dxa"/>
          </w:tcPr>
          <w:p w14:paraId="643A31A9" w14:textId="77777777" w:rsidR="00E71899" w:rsidRPr="00BE068B" w:rsidRDefault="00E71899" w:rsidP="00E71899">
            <w:pPr>
              <w:contextualSpacing/>
              <w:jc w:val="center"/>
              <w:rPr>
                <w:rFonts w:ascii="Gill Sans MT" w:hAnsi="Gill Sans MT"/>
              </w:rPr>
            </w:pPr>
          </w:p>
        </w:tc>
        <w:tc>
          <w:tcPr>
            <w:tcW w:w="1350" w:type="dxa"/>
          </w:tcPr>
          <w:p w14:paraId="27901103" w14:textId="77777777" w:rsidR="00E71899" w:rsidRPr="00BE068B" w:rsidRDefault="00E71899" w:rsidP="00E71899">
            <w:pPr>
              <w:contextualSpacing/>
              <w:jc w:val="center"/>
              <w:rPr>
                <w:rFonts w:ascii="Gill Sans MT" w:hAnsi="Gill Sans MT"/>
              </w:rPr>
            </w:pPr>
          </w:p>
        </w:tc>
        <w:tc>
          <w:tcPr>
            <w:tcW w:w="1348" w:type="dxa"/>
          </w:tcPr>
          <w:p w14:paraId="5CE97A27" w14:textId="77777777" w:rsidR="00E71899" w:rsidRPr="00BE068B" w:rsidRDefault="00E71899" w:rsidP="00E71899">
            <w:pPr>
              <w:contextualSpacing/>
              <w:jc w:val="center"/>
              <w:rPr>
                <w:rFonts w:ascii="Gill Sans MT" w:hAnsi="Gill Sans MT"/>
              </w:rPr>
            </w:pPr>
          </w:p>
        </w:tc>
        <w:tc>
          <w:tcPr>
            <w:tcW w:w="1442" w:type="dxa"/>
          </w:tcPr>
          <w:p w14:paraId="040010C0" w14:textId="77777777" w:rsidR="00E71899" w:rsidRPr="00BE068B" w:rsidRDefault="00E71899" w:rsidP="00E71899">
            <w:pPr>
              <w:contextualSpacing/>
              <w:jc w:val="center"/>
              <w:rPr>
                <w:rFonts w:ascii="Gill Sans MT" w:hAnsi="Gill Sans MT"/>
              </w:rPr>
            </w:pPr>
          </w:p>
        </w:tc>
        <w:tc>
          <w:tcPr>
            <w:tcW w:w="1440" w:type="dxa"/>
          </w:tcPr>
          <w:p w14:paraId="03A2221D" w14:textId="77777777" w:rsidR="00E71899" w:rsidRPr="00BE068B" w:rsidRDefault="00E71899" w:rsidP="00E71899">
            <w:pPr>
              <w:contextualSpacing/>
              <w:jc w:val="center"/>
              <w:rPr>
                <w:rFonts w:ascii="Gill Sans MT" w:hAnsi="Gill Sans MT"/>
              </w:rPr>
            </w:pPr>
          </w:p>
        </w:tc>
        <w:tc>
          <w:tcPr>
            <w:tcW w:w="1440" w:type="dxa"/>
          </w:tcPr>
          <w:p w14:paraId="639590F3" w14:textId="77777777" w:rsidR="00E71899" w:rsidRPr="00BE068B" w:rsidRDefault="00E71899" w:rsidP="00E71899">
            <w:pPr>
              <w:contextualSpacing/>
              <w:jc w:val="center"/>
              <w:rPr>
                <w:rFonts w:ascii="Gill Sans MT" w:hAnsi="Gill Sans MT"/>
              </w:rPr>
            </w:pPr>
          </w:p>
        </w:tc>
        <w:tc>
          <w:tcPr>
            <w:tcW w:w="1440" w:type="dxa"/>
          </w:tcPr>
          <w:p w14:paraId="1FD0E580" w14:textId="77777777" w:rsidR="00E71899" w:rsidRPr="00BE068B" w:rsidRDefault="00E71899" w:rsidP="00E71899">
            <w:pPr>
              <w:contextualSpacing/>
              <w:jc w:val="center"/>
              <w:rPr>
                <w:rFonts w:ascii="Gill Sans MT" w:hAnsi="Gill Sans MT"/>
              </w:rPr>
            </w:pPr>
          </w:p>
        </w:tc>
        <w:tc>
          <w:tcPr>
            <w:tcW w:w="1440" w:type="dxa"/>
          </w:tcPr>
          <w:p w14:paraId="2C01354B" w14:textId="77777777" w:rsidR="00E71899" w:rsidRPr="00BE068B" w:rsidRDefault="00E71899" w:rsidP="00E71899">
            <w:pPr>
              <w:contextualSpacing/>
              <w:jc w:val="center"/>
              <w:rPr>
                <w:rFonts w:ascii="Gill Sans MT" w:hAnsi="Gill Sans MT"/>
              </w:rPr>
            </w:pPr>
          </w:p>
        </w:tc>
        <w:tc>
          <w:tcPr>
            <w:tcW w:w="1440" w:type="dxa"/>
          </w:tcPr>
          <w:p w14:paraId="45665743" w14:textId="77777777" w:rsidR="00E71899" w:rsidRPr="00BE068B" w:rsidRDefault="00E71899" w:rsidP="00E71899">
            <w:pPr>
              <w:contextualSpacing/>
              <w:jc w:val="center"/>
              <w:rPr>
                <w:rFonts w:ascii="Gill Sans MT" w:hAnsi="Gill Sans MT"/>
              </w:rPr>
            </w:pPr>
          </w:p>
        </w:tc>
      </w:tr>
      <w:tr w:rsidR="00E71899" w:rsidRPr="00BE068B" w14:paraId="4AC2F552" w14:textId="022E7717" w:rsidTr="00E71899">
        <w:trPr>
          <w:trHeight w:val="20"/>
          <w:jc w:val="center"/>
        </w:trPr>
        <w:tc>
          <w:tcPr>
            <w:tcW w:w="719" w:type="dxa"/>
          </w:tcPr>
          <w:p w14:paraId="5A95F47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260" w:type="dxa"/>
          </w:tcPr>
          <w:p w14:paraId="45D19376" w14:textId="77777777" w:rsidR="00E71899" w:rsidRPr="00BE068B" w:rsidRDefault="00E71899" w:rsidP="00E71899">
            <w:pPr>
              <w:contextualSpacing/>
              <w:jc w:val="center"/>
              <w:rPr>
                <w:rFonts w:ascii="Gill Sans MT" w:hAnsi="Gill Sans MT"/>
              </w:rPr>
            </w:pPr>
          </w:p>
        </w:tc>
        <w:tc>
          <w:tcPr>
            <w:tcW w:w="1350" w:type="dxa"/>
          </w:tcPr>
          <w:p w14:paraId="14130237" w14:textId="77777777" w:rsidR="00E71899" w:rsidRPr="00BE068B" w:rsidRDefault="00E71899" w:rsidP="00E71899">
            <w:pPr>
              <w:contextualSpacing/>
              <w:jc w:val="center"/>
              <w:rPr>
                <w:rFonts w:ascii="Gill Sans MT" w:hAnsi="Gill Sans MT"/>
              </w:rPr>
            </w:pPr>
          </w:p>
        </w:tc>
        <w:tc>
          <w:tcPr>
            <w:tcW w:w="1348" w:type="dxa"/>
          </w:tcPr>
          <w:p w14:paraId="3848C47C" w14:textId="77777777" w:rsidR="00E71899" w:rsidRPr="00BE068B" w:rsidRDefault="00E71899" w:rsidP="00E71899">
            <w:pPr>
              <w:contextualSpacing/>
              <w:jc w:val="center"/>
              <w:rPr>
                <w:rFonts w:ascii="Gill Sans MT" w:hAnsi="Gill Sans MT"/>
              </w:rPr>
            </w:pPr>
          </w:p>
        </w:tc>
        <w:tc>
          <w:tcPr>
            <w:tcW w:w="1442" w:type="dxa"/>
          </w:tcPr>
          <w:p w14:paraId="5AA68DFB" w14:textId="77777777" w:rsidR="00E71899" w:rsidRPr="00BE068B" w:rsidRDefault="00E71899" w:rsidP="00E71899">
            <w:pPr>
              <w:contextualSpacing/>
              <w:jc w:val="center"/>
              <w:rPr>
                <w:rFonts w:ascii="Gill Sans MT" w:hAnsi="Gill Sans MT"/>
              </w:rPr>
            </w:pPr>
          </w:p>
        </w:tc>
        <w:tc>
          <w:tcPr>
            <w:tcW w:w="1440" w:type="dxa"/>
          </w:tcPr>
          <w:p w14:paraId="179D5977" w14:textId="77777777" w:rsidR="00E71899" w:rsidRPr="00BE068B" w:rsidRDefault="00E71899" w:rsidP="00E71899">
            <w:pPr>
              <w:contextualSpacing/>
              <w:jc w:val="center"/>
              <w:rPr>
                <w:rFonts w:ascii="Gill Sans MT" w:hAnsi="Gill Sans MT"/>
              </w:rPr>
            </w:pPr>
          </w:p>
        </w:tc>
        <w:tc>
          <w:tcPr>
            <w:tcW w:w="1440" w:type="dxa"/>
          </w:tcPr>
          <w:p w14:paraId="1B168A43" w14:textId="77777777" w:rsidR="00E71899" w:rsidRPr="00BE068B" w:rsidRDefault="00E71899" w:rsidP="00E71899">
            <w:pPr>
              <w:contextualSpacing/>
              <w:jc w:val="center"/>
              <w:rPr>
                <w:rFonts w:ascii="Gill Sans MT" w:hAnsi="Gill Sans MT"/>
              </w:rPr>
            </w:pPr>
          </w:p>
        </w:tc>
        <w:tc>
          <w:tcPr>
            <w:tcW w:w="1440" w:type="dxa"/>
          </w:tcPr>
          <w:p w14:paraId="4B9B6759" w14:textId="77777777" w:rsidR="00E71899" w:rsidRPr="00BE068B" w:rsidRDefault="00E71899" w:rsidP="00E71899">
            <w:pPr>
              <w:contextualSpacing/>
              <w:jc w:val="center"/>
              <w:rPr>
                <w:rFonts w:ascii="Gill Sans MT" w:hAnsi="Gill Sans MT"/>
              </w:rPr>
            </w:pPr>
          </w:p>
        </w:tc>
        <w:tc>
          <w:tcPr>
            <w:tcW w:w="1440" w:type="dxa"/>
          </w:tcPr>
          <w:p w14:paraId="23D8B1CE" w14:textId="77777777" w:rsidR="00E71899" w:rsidRPr="00BE068B" w:rsidRDefault="00E71899" w:rsidP="00E71899">
            <w:pPr>
              <w:contextualSpacing/>
              <w:jc w:val="center"/>
              <w:rPr>
                <w:rFonts w:ascii="Gill Sans MT" w:hAnsi="Gill Sans MT"/>
              </w:rPr>
            </w:pPr>
          </w:p>
        </w:tc>
        <w:tc>
          <w:tcPr>
            <w:tcW w:w="1440" w:type="dxa"/>
          </w:tcPr>
          <w:p w14:paraId="4B29E89A" w14:textId="77777777" w:rsidR="00E71899" w:rsidRPr="00BE068B" w:rsidRDefault="00E71899" w:rsidP="00E71899">
            <w:pPr>
              <w:contextualSpacing/>
              <w:jc w:val="center"/>
              <w:rPr>
                <w:rFonts w:ascii="Gill Sans MT" w:hAnsi="Gill Sans MT"/>
              </w:rPr>
            </w:pPr>
          </w:p>
        </w:tc>
      </w:tr>
      <w:tr w:rsidR="00E71899" w:rsidRPr="00BE068B" w14:paraId="6A9EC5E4" w14:textId="21CD41B3" w:rsidTr="00E71899">
        <w:trPr>
          <w:trHeight w:val="20"/>
          <w:jc w:val="center"/>
        </w:trPr>
        <w:tc>
          <w:tcPr>
            <w:tcW w:w="719" w:type="dxa"/>
          </w:tcPr>
          <w:p w14:paraId="344A217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260" w:type="dxa"/>
          </w:tcPr>
          <w:p w14:paraId="1AF34B98" w14:textId="77777777" w:rsidR="00E71899" w:rsidRPr="00BE068B" w:rsidRDefault="00E71899" w:rsidP="00E71899">
            <w:pPr>
              <w:contextualSpacing/>
              <w:jc w:val="center"/>
              <w:rPr>
                <w:rFonts w:ascii="Gill Sans MT" w:hAnsi="Gill Sans MT"/>
              </w:rPr>
            </w:pPr>
          </w:p>
        </w:tc>
        <w:tc>
          <w:tcPr>
            <w:tcW w:w="1350" w:type="dxa"/>
          </w:tcPr>
          <w:p w14:paraId="02A7CCE1" w14:textId="77777777" w:rsidR="00E71899" w:rsidRPr="00BE068B" w:rsidRDefault="00E71899" w:rsidP="00E71899">
            <w:pPr>
              <w:contextualSpacing/>
              <w:jc w:val="center"/>
              <w:rPr>
                <w:rFonts w:ascii="Gill Sans MT" w:hAnsi="Gill Sans MT"/>
              </w:rPr>
            </w:pPr>
          </w:p>
        </w:tc>
        <w:tc>
          <w:tcPr>
            <w:tcW w:w="1348" w:type="dxa"/>
          </w:tcPr>
          <w:p w14:paraId="7A6B923A" w14:textId="77777777" w:rsidR="00E71899" w:rsidRPr="00BE068B" w:rsidRDefault="00E71899" w:rsidP="00E71899">
            <w:pPr>
              <w:contextualSpacing/>
              <w:jc w:val="center"/>
              <w:rPr>
                <w:rFonts w:ascii="Gill Sans MT" w:hAnsi="Gill Sans MT"/>
              </w:rPr>
            </w:pPr>
          </w:p>
        </w:tc>
        <w:tc>
          <w:tcPr>
            <w:tcW w:w="1442" w:type="dxa"/>
          </w:tcPr>
          <w:p w14:paraId="0BD5A7A6" w14:textId="77777777" w:rsidR="00E71899" w:rsidRPr="00BE068B" w:rsidRDefault="00E71899" w:rsidP="00E71899">
            <w:pPr>
              <w:contextualSpacing/>
              <w:jc w:val="center"/>
              <w:rPr>
                <w:rFonts w:ascii="Gill Sans MT" w:hAnsi="Gill Sans MT"/>
              </w:rPr>
            </w:pPr>
          </w:p>
        </w:tc>
        <w:tc>
          <w:tcPr>
            <w:tcW w:w="1440" w:type="dxa"/>
          </w:tcPr>
          <w:p w14:paraId="0CB17B48" w14:textId="77777777" w:rsidR="00E71899" w:rsidRPr="00BE068B" w:rsidRDefault="00E71899" w:rsidP="00E71899">
            <w:pPr>
              <w:contextualSpacing/>
              <w:jc w:val="center"/>
              <w:rPr>
                <w:rFonts w:ascii="Gill Sans MT" w:hAnsi="Gill Sans MT"/>
              </w:rPr>
            </w:pPr>
          </w:p>
        </w:tc>
        <w:tc>
          <w:tcPr>
            <w:tcW w:w="1440" w:type="dxa"/>
          </w:tcPr>
          <w:p w14:paraId="318F899B" w14:textId="77777777" w:rsidR="00E71899" w:rsidRPr="00BE068B" w:rsidRDefault="00E71899" w:rsidP="00E71899">
            <w:pPr>
              <w:contextualSpacing/>
              <w:jc w:val="center"/>
              <w:rPr>
                <w:rFonts w:ascii="Gill Sans MT" w:hAnsi="Gill Sans MT"/>
              </w:rPr>
            </w:pPr>
          </w:p>
        </w:tc>
        <w:tc>
          <w:tcPr>
            <w:tcW w:w="1440" w:type="dxa"/>
          </w:tcPr>
          <w:p w14:paraId="5A5E3D21" w14:textId="77777777" w:rsidR="00E71899" w:rsidRPr="00BE068B" w:rsidRDefault="00E71899" w:rsidP="00E71899">
            <w:pPr>
              <w:contextualSpacing/>
              <w:jc w:val="center"/>
              <w:rPr>
                <w:rFonts w:ascii="Gill Sans MT" w:hAnsi="Gill Sans MT"/>
              </w:rPr>
            </w:pPr>
          </w:p>
        </w:tc>
        <w:tc>
          <w:tcPr>
            <w:tcW w:w="1440" w:type="dxa"/>
          </w:tcPr>
          <w:p w14:paraId="6C5BF14E" w14:textId="77777777" w:rsidR="00E71899" w:rsidRPr="00BE068B" w:rsidRDefault="00E71899" w:rsidP="00E71899">
            <w:pPr>
              <w:contextualSpacing/>
              <w:jc w:val="center"/>
              <w:rPr>
                <w:rFonts w:ascii="Gill Sans MT" w:hAnsi="Gill Sans MT"/>
              </w:rPr>
            </w:pPr>
          </w:p>
        </w:tc>
        <w:tc>
          <w:tcPr>
            <w:tcW w:w="1440" w:type="dxa"/>
          </w:tcPr>
          <w:p w14:paraId="1E4520C5" w14:textId="77777777" w:rsidR="00E71899" w:rsidRPr="00BE068B" w:rsidRDefault="00E71899" w:rsidP="00E71899">
            <w:pPr>
              <w:contextualSpacing/>
              <w:jc w:val="center"/>
              <w:rPr>
                <w:rFonts w:ascii="Gill Sans MT" w:hAnsi="Gill Sans MT"/>
              </w:rPr>
            </w:pPr>
          </w:p>
        </w:tc>
      </w:tr>
      <w:tr w:rsidR="00E71899" w:rsidRPr="00BE068B" w14:paraId="2122459E" w14:textId="5D06DA8A" w:rsidTr="00E71899">
        <w:trPr>
          <w:trHeight w:val="20"/>
          <w:jc w:val="center"/>
        </w:trPr>
        <w:tc>
          <w:tcPr>
            <w:tcW w:w="719" w:type="dxa"/>
          </w:tcPr>
          <w:p w14:paraId="681A99B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260" w:type="dxa"/>
          </w:tcPr>
          <w:p w14:paraId="5F87CBCF" w14:textId="77777777" w:rsidR="00E71899" w:rsidRPr="00BE068B" w:rsidRDefault="00E71899" w:rsidP="00E71899">
            <w:pPr>
              <w:contextualSpacing/>
              <w:jc w:val="center"/>
              <w:rPr>
                <w:rFonts w:ascii="Gill Sans MT" w:hAnsi="Gill Sans MT"/>
              </w:rPr>
            </w:pPr>
          </w:p>
        </w:tc>
        <w:tc>
          <w:tcPr>
            <w:tcW w:w="1350" w:type="dxa"/>
          </w:tcPr>
          <w:p w14:paraId="77A2A53A" w14:textId="77777777" w:rsidR="00E71899" w:rsidRPr="00BE068B" w:rsidRDefault="00E71899" w:rsidP="00E71899">
            <w:pPr>
              <w:contextualSpacing/>
              <w:jc w:val="center"/>
              <w:rPr>
                <w:rFonts w:ascii="Gill Sans MT" w:hAnsi="Gill Sans MT"/>
              </w:rPr>
            </w:pPr>
          </w:p>
        </w:tc>
        <w:tc>
          <w:tcPr>
            <w:tcW w:w="1348" w:type="dxa"/>
          </w:tcPr>
          <w:p w14:paraId="35A9AAE4" w14:textId="77777777" w:rsidR="00E71899" w:rsidRPr="00BE068B" w:rsidRDefault="00E71899" w:rsidP="00E71899">
            <w:pPr>
              <w:contextualSpacing/>
              <w:jc w:val="center"/>
              <w:rPr>
                <w:rFonts w:ascii="Gill Sans MT" w:hAnsi="Gill Sans MT"/>
              </w:rPr>
            </w:pPr>
          </w:p>
        </w:tc>
        <w:tc>
          <w:tcPr>
            <w:tcW w:w="1442" w:type="dxa"/>
          </w:tcPr>
          <w:p w14:paraId="490DBA61" w14:textId="77777777" w:rsidR="00E71899" w:rsidRPr="00BE068B" w:rsidRDefault="00E71899" w:rsidP="00E71899">
            <w:pPr>
              <w:contextualSpacing/>
              <w:jc w:val="center"/>
              <w:rPr>
                <w:rFonts w:ascii="Gill Sans MT" w:hAnsi="Gill Sans MT"/>
              </w:rPr>
            </w:pPr>
          </w:p>
        </w:tc>
        <w:tc>
          <w:tcPr>
            <w:tcW w:w="1440" w:type="dxa"/>
          </w:tcPr>
          <w:p w14:paraId="2CB553B0" w14:textId="77777777" w:rsidR="00E71899" w:rsidRPr="00BE068B" w:rsidRDefault="00E71899" w:rsidP="00E71899">
            <w:pPr>
              <w:contextualSpacing/>
              <w:jc w:val="center"/>
              <w:rPr>
                <w:rFonts w:ascii="Gill Sans MT" w:hAnsi="Gill Sans MT"/>
              </w:rPr>
            </w:pPr>
          </w:p>
        </w:tc>
        <w:tc>
          <w:tcPr>
            <w:tcW w:w="1440" w:type="dxa"/>
          </w:tcPr>
          <w:p w14:paraId="2EB998A9" w14:textId="77777777" w:rsidR="00E71899" w:rsidRPr="00BE068B" w:rsidRDefault="00E71899" w:rsidP="00E71899">
            <w:pPr>
              <w:contextualSpacing/>
              <w:jc w:val="center"/>
              <w:rPr>
                <w:rFonts w:ascii="Gill Sans MT" w:hAnsi="Gill Sans MT"/>
              </w:rPr>
            </w:pPr>
          </w:p>
        </w:tc>
        <w:tc>
          <w:tcPr>
            <w:tcW w:w="1440" w:type="dxa"/>
          </w:tcPr>
          <w:p w14:paraId="6AFACA14" w14:textId="77777777" w:rsidR="00E71899" w:rsidRPr="00BE068B" w:rsidRDefault="00E71899" w:rsidP="00E71899">
            <w:pPr>
              <w:contextualSpacing/>
              <w:jc w:val="center"/>
              <w:rPr>
                <w:rFonts w:ascii="Gill Sans MT" w:hAnsi="Gill Sans MT"/>
              </w:rPr>
            </w:pPr>
          </w:p>
        </w:tc>
        <w:tc>
          <w:tcPr>
            <w:tcW w:w="1440" w:type="dxa"/>
          </w:tcPr>
          <w:p w14:paraId="32275B53" w14:textId="77777777" w:rsidR="00E71899" w:rsidRPr="00BE068B" w:rsidRDefault="00E71899" w:rsidP="00E71899">
            <w:pPr>
              <w:contextualSpacing/>
              <w:jc w:val="center"/>
              <w:rPr>
                <w:rFonts w:ascii="Gill Sans MT" w:hAnsi="Gill Sans MT"/>
              </w:rPr>
            </w:pPr>
          </w:p>
        </w:tc>
        <w:tc>
          <w:tcPr>
            <w:tcW w:w="1440" w:type="dxa"/>
          </w:tcPr>
          <w:p w14:paraId="2AE754F2" w14:textId="77777777" w:rsidR="00E71899" w:rsidRPr="00BE068B" w:rsidRDefault="00E71899" w:rsidP="00E71899">
            <w:pPr>
              <w:contextualSpacing/>
              <w:jc w:val="center"/>
              <w:rPr>
                <w:rFonts w:ascii="Gill Sans MT" w:hAnsi="Gill Sans MT"/>
              </w:rPr>
            </w:pPr>
          </w:p>
        </w:tc>
      </w:tr>
      <w:tr w:rsidR="00E71899" w:rsidRPr="00BE068B" w14:paraId="6DBE7480" w14:textId="07B2A0EF" w:rsidTr="00E71899">
        <w:trPr>
          <w:trHeight w:val="20"/>
          <w:jc w:val="center"/>
        </w:trPr>
        <w:tc>
          <w:tcPr>
            <w:tcW w:w="719" w:type="dxa"/>
          </w:tcPr>
          <w:p w14:paraId="3AD5770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260" w:type="dxa"/>
          </w:tcPr>
          <w:p w14:paraId="2A44C720" w14:textId="77777777" w:rsidR="00E71899" w:rsidRPr="00BE068B" w:rsidRDefault="00E71899" w:rsidP="00E71899">
            <w:pPr>
              <w:contextualSpacing/>
              <w:jc w:val="center"/>
              <w:rPr>
                <w:rFonts w:ascii="Gill Sans MT" w:hAnsi="Gill Sans MT"/>
              </w:rPr>
            </w:pPr>
          </w:p>
        </w:tc>
        <w:tc>
          <w:tcPr>
            <w:tcW w:w="1350" w:type="dxa"/>
          </w:tcPr>
          <w:p w14:paraId="2B97E035" w14:textId="77777777" w:rsidR="00E71899" w:rsidRPr="00BE068B" w:rsidRDefault="00E71899" w:rsidP="00E71899">
            <w:pPr>
              <w:contextualSpacing/>
              <w:jc w:val="center"/>
              <w:rPr>
                <w:rFonts w:ascii="Gill Sans MT" w:hAnsi="Gill Sans MT"/>
              </w:rPr>
            </w:pPr>
          </w:p>
        </w:tc>
        <w:tc>
          <w:tcPr>
            <w:tcW w:w="1348" w:type="dxa"/>
          </w:tcPr>
          <w:p w14:paraId="7C8112F6" w14:textId="77777777" w:rsidR="00E71899" w:rsidRPr="00BE068B" w:rsidRDefault="00E71899" w:rsidP="00E71899">
            <w:pPr>
              <w:contextualSpacing/>
              <w:jc w:val="center"/>
              <w:rPr>
                <w:rFonts w:ascii="Gill Sans MT" w:hAnsi="Gill Sans MT"/>
              </w:rPr>
            </w:pPr>
          </w:p>
        </w:tc>
        <w:tc>
          <w:tcPr>
            <w:tcW w:w="1442" w:type="dxa"/>
          </w:tcPr>
          <w:p w14:paraId="7EC17308" w14:textId="77777777" w:rsidR="00E71899" w:rsidRPr="00BE068B" w:rsidRDefault="00E71899" w:rsidP="00E71899">
            <w:pPr>
              <w:contextualSpacing/>
              <w:jc w:val="center"/>
              <w:rPr>
                <w:rFonts w:ascii="Gill Sans MT" w:hAnsi="Gill Sans MT"/>
              </w:rPr>
            </w:pPr>
          </w:p>
        </w:tc>
        <w:tc>
          <w:tcPr>
            <w:tcW w:w="1440" w:type="dxa"/>
          </w:tcPr>
          <w:p w14:paraId="16D32059" w14:textId="77777777" w:rsidR="00E71899" w:rsidRPr="00BE068B" w:rsidRDefault="00E71899" w:rsidP="00E71899">
            <w:pPr>
              <w:contextualSpacing/>
              <w:jc w:val="center"/>
              <w:rPr>
                <w:rFonts w:ascii="Gill Sans MT" w:hAnsi="Gill Sans MT"/>
              </w:rPr>
            </w:pPr>
          </w:p>
        </w:tc>
        <w:tc>
          <w:tcPr>
            <w:tcW w:w="1440" w:type="dxa"/>
          </w:tcPr>
          <w:p w14:paraId="7E1E5C0E" w14:textId="77777777" w:rsidR="00E71899" w:rsidRPr="00BE068B" w:rsidRDefault="00E71899" w:rsidP="00E71899">
            <w:pPr>
              <w:contextualSpacing/>
              <w:jc w:val="center"/>
              <w:rPr>
                <w:rFonts w:ascii="Gill Sans MT" w:hAnsi="Gill Sans MT"/>
              </w:rPr>
            </w:pPr>
          </w:p>
        </w:tc>
        <w:tc>
          <w:tcPr>
            <w:tcW w:w="1440" w:type="dxa"/>
          </w:tcPr>
          <w:p w14:paraId="6AD49C35" w14:textId="77777777" w:rsidR="00E71899" w:rsidRPr="00BE068B" w:rsidRDefault="00E71899" w:rsidP="00E71899">
            <w:pPr>
              <w:contextualSpacing/>
              <w:jc w:val="center"/>
              <w:rPr>
                <w:rFonts w:ascii="Gill Sans MT" w:hAnsi="Gill Sans MT"/>
              </w:rPr>
            </w:pPr>
          </w:p>
        </w:tc>
        <w:tc>
          <w:tcPr>
            <w:tcW w:w="1440" w:type="dxa"/>
          </w:tcPr>
          <w:p w14:paraId="79797D9C" w14:textId="77777777" w:rsidR="00E71899" w:rsidRPr="00BE068B" w:rsidRDefault="00E71899" w:rsidP="00E71899">
            <w:pPr>
              <w:contextualSpacing/>
              <w:jc w:val="center"/>
              <w:rPr>
                <w:rFonts w:ascii="Gill Sans MT" w:hAnsi="Gill Sans MT"/>
              </w:rPr>
            </w:pPr>
          </w:p>
        </w:tc>
        <w:tc>
          <w:tcPr>
            <w:tcW w:w="1440" w:type="dxa"/>
          </w:tcPr>
          <w:p w14:paraId="44D4BA4A" w14:textId="77777777" w:rsidR="00E71899" w:rsidRPr="00BE068B" w:rsidRDefault="00E71899" w:rsidP="00E71899">
            <w:pPr>
              <w:contextualSpacing/>
              <w:jc w:val="center"/>
              <w:rPr>
                <w:rFonts w:ascii="Gill Sans MT" w:hAnsi="Gill Sans MT"/>
              </w:rPr>
            </w:pPr>
          </w:p>
        </w:tc>
      </w:tr>
      <w:tr w:rsidR="00E71899" w:rsidRPr="00BE068B" w14:paraId="50DBAAB3" w14:textId="2FFB8306" w:rsidTr="00E71899">
        <w:trPr>
          <w:trHeight w:val="20"/>
          <w:jc w:val="center"/>
        </w:trPr>
        <w:tc>
          <w:tcPr>
            <w:tcW w:w="719" w:type="dxa"/>
          </w:tcPr>
          <w:p w14:paraId="3E88569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260" w:type="dxa"/>
          </w:tcPr>
          <w:p w14:paraId="0F6F0E6A" w14:textId="77777777" w:rsidR="00E71899" w:rsidRPr="00BE068B" w:rsidRDefault="00E71899" w:rsidP="00E71899">
            <w:pPr>
              <w:contextualSpacing/>
              <w:jc w:val="center"/>
              <w:rPr>
                <w:rFonts w:ascii="Gill Sans MT" w:hAnsi="Gill Sans MT"/>
              </w:rPr>
            </w:pPr>
          </w:p>
        </w:tc>
        <w:tc>
          <w:tcPr>
            <w:tcW w:w="1350" w:type="dxa"/>
          </w:tcPr>
          <w:p w14:paraId="3288C263" w14:textId="77777777" w:rsidR="00E71899" w:rsidRPr="00BE068B" w:rsidRDefault="00E71899" w:rsidP="00E71899">
            <w:pPr>
              <w:contextualSpacing/>
              <w:jc w:val="center"/>
              <w:rPr>
                <w:rFonts w:ascii="Gill Sans MT" w:hAnsi="Gill Sans MT"/>
              </w:rPr>
            </w:pPr>
          </w:p>
        </w:tc>
        <w:tc>
          <w:tcPr>
            <w:tcW w:w="1348" w:type="dxa"/>
          </w:tcPr>
          <w:p w14:paraId="43962D8D" w14:textId="77777777" w:rsidR="00E71899" w:rsidRPr="00BE068B" w:rsidRDefault="00E71899" w:rsidP="00E71899">
            <w:pPr>
              <w:contextualSpacing/>
              <w:jc w:val="center"/>
              <w:rPr>
                <w:rFonts w:ascii="Gill Sans MT" w:hAnsi="Gill Sans MT"/>
              </w:rPr>
            </w:pPr>
          </w:p>
        </w:tc>
        <w:tc>
          <w:tcPr>
            <w:tcW w:w="1442" w:type="dxa"/>
          </w:tcPr>
          <w:p w14:paraId="735E4F0A" w14:textId="77777777" w:rsidR="00E71899" w:rsidRPr="00BE068B" w:rsidRDefault="00E71899" w:rsidP="00E71899">
            <w:pPr>
              <w:contextualSpacing/>
              <w:jc w:val="center"/>
              <w:rPr>
                <w:rFonts w:ascii="Gill Sans MT" w:hAnsi="Gill Sans MT"/>
              </w:rPr>
            </w:pPr>
          </w:p>
        </w:tc>
        <w:tc>
          <w:tcPr>
            <w:tcW w:w="1440" w:type="dxa"/>
          </w:tcPr>
          <w:p w14:paraId="74EB4232" w14:textId="77777777" w:rsidR="00E71899" w:rsidRPr="00BE068B" w:rsidRDefault="00E71899" w:rsidP="00E71899">
            <w:pPr>
              <w:contextualSpacing/>
              <w:jc w:val="center"/>
              <w:rPr>
                <w:rFonts w:ascii="Gill Sans MT" w:hAnsi="Gill Sans MT"/>
              </w:rPr>
            </w:pPr>
          </w:p>
        </w:tc>
        <w:tc>
          <w:tcPr>
            <w:tcW w:w="1440" w:type="dxa"/>
          </w:tcPr>
          <w:p w14:paraId="34D4555D" w14:textId="77777777" w:rsidR="00E71899" w:rsidRPr="00BE068B" w:rsidRDefault="00E71899" w:rsidP="00E71899">
            <w:pPr>
              <w:contextualSpacing/>
              <w:jc w:val="center"/>
              <w:rPr>
                <w:rFonts w:ascii="Gill Sans MT" w:hAnsi="Gill Sans MT"/>
              </w:rPr>
            </w:pPr>
          </w:p>
        </w:tc>
        <w:tc>
          <w:tcPr>
            <w:tcW w:w="1440" w:type="dxa"/>
          </w:tcPr>
          <w:p w14:paraId="5EDE445C" w14:textId="77777777" w:rsidR="00E71899" w:rsidRPr="00BE068B" w:rsidRDefault="00E71899" w:rsidP="00E71899">
            <w:pPr>
              <w:contextualSpacing/>
              <w:jc w:val="center"/>
              <w:rPr>
                <w:rFonts w:ascii="Gill Sans MT" w:hAnsi="Gill Sans MT"/>
              </w:rPr>
            </w:pPr>
          </w:p>
        </w:tc>
        <w:tc>
          <w:tcPr>
            <w:tcW w:w="1440" w:type="dxa"/>
          </w:tcPr>
          <w:p w14:paraId="0FF16CB2" w14:textId="77777777" w:rsidR="00E71899" w:rsidRPr="00BE068B" w:rsidRDefault="00E71899" w:rsidP="00E71899">
            <w:pPr>
              <w:contextualSpacing/>
              <w:jc w:val="center"/>
              <w:rPr>
                <w:rFonts w:ascii="Gill Sans MT" w:hAnsi="Gill Sans MT"/>
              </w:rPr>
            </w:pPr>
          </w:p>
        </w:tc>
        <w:tc>
          <w:tcPr>
            <w:tcW w:w="1440" w:type="dxa"/>
          </w:tcPr>
          <w:p w14:paraId="3BE39206" w14:textId="77777777" w:rsidR="00E71899" w:rsidRPr="00BE068B" w:rsidRDefault="00E71899" w:rsidP="00E71899">
            <w:pPr>
              <w:contextualSpacing/>
              <w:jc w:val="center"/>
              <w:rPr>
                <w:rFonts w:ascii="Gill Sans MT" w:hAnsi="Gill Sans MT"/>
              </w:rPr>
            </w:pPr>
          </w:p>
        </w:tc>
      </w:tr>
    </w:tbl>
    <w:p w14:paraId="16307C0E" w14:textId="77777777" w:rsidR="00F7697D" w:rsidRPr="00BE068B" w:rsidRDefault="00F7697D" w:rsidP="00F7697D">
      <w:pPr>
        <w:spacing w:after="0" w:line="240" w:lineRule="auto"/>
        <w:contextualSpacing/>
        <w:rPr>
          <w:rFonts w:ascii="Gill Sans MT" w:eastAsia="SimSun" w:hAnsi="Gill Sans MT"/>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BE068B" w14:paraId="61C04BEF" w14:textId="77777777" w:rsidTr="00F7697D">
        <w:trPr>
          <w:jc w:val="center"/>
        </w:trPr>
        <w:tc>
          <w:tcPr>
            <w:tcW w:w="3955" w:type="dxa"/>
          </w:tcPr>
          <w:p w14:paraId="5D13F5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Primary Decision (E9)</w:t>
            </w:r>
          </w:p>
        </w:tc>
      </w:tr>
      <w:tr w:rsidR="00F7697D" w:rsidRPr="00BE068B" w14:paraId="330544A3" w14:textId="77777777" w:rsidTr="00F7697D">
        <w:trPr>
          <w:jc w:val="center"/>
        </w:trPr>
        <w:tc>
          <w:tcPr>
            <w:tcW w:w="3955" w:type="dxa"/>
          </w:tcPr>
          <w:p w14:paraId="292DF9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 of household</w:t>
            </w:r>
          </w:p>
          <w:p w14:paraId="63CE34E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2=Spouse</w:t>
            </w:r>
          </w:p>
          <w:p w14:paraId="78CFA00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3=Both head and spouse together</w:t>
            </w:r>
          </w:p>
          <w:p w14:paraId="503C571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4=Other male household member</w:t>
            </w:r>
          </w:p>
          <w:p w14:paraId="35E6AA2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female household member</w:t>
            </w:r>
          </w:p>
          <w:p w14:paraId="6D1AA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6C26FF3F"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2F1B1284" w14:textId="77777777"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E. FIELD OVERVIEW (Continued)</w:t>
      </w:r>
    </w:p>
    <w:tbl>
      <w:tblPr>
        <w:tblStyle w:val="TableGrid2"/>
        <w:tblpPr w:leftFromText="180" w:rightFromText="180" w:vertAnchor="text" w:horzAnchor="page" w:tblpX="1470" w:tblpY="93"/>
        <w:tblW w:w="15437" w:type="dxa"/>
        <w:tblLayout w:type="fixed"/>
        <w:tblCellMar>
          <w:left w:w="29" w:type="dxa"/>
          <w:right w:w="29" w:type="dxa"/>
        </w:tblCellMar>
        <w:tblLook w:val="04A0" w:firstRow="1" w:lastRow="0" w:firstColumn="1" w:lastColumn="0" w:noHBand="0" w:noVBand="1"/>
      </w:tblPr>
      <w:tblGrid>
        <w:gridCol w:w="677"/>
        <w:gridCol w:w="2160"/>
        <w:gridCol w:w="1080"/>
        <w:gridCol w:w="1440"/>
        <w:gridCol w:w="1440"/>
        <w:gridCol w:w="1440"/>
        <w:gridCol w:w="1440"/>
        <w:gridCol w:w="1440"/>
        <w:gridCol w:w="1440"/>
        <w:gridCol w:w="1440"/>
        <w:gridCol w:w="1440"/>
      </w:tblGrid>
      <w:tr w:rsidR="00E71899" w:rsidRPr="00BE068B" w14:paraId="2301BE71" w14:textId="3B35676C" w:rsidTr="00E71899">
        <w:trPr>
          <w:trHeight w:val="244"/>
        </w:trPr>
        <w:tc>
          <w:tcPr>
            <w:tcW w:w="677" w:type="dxa"/>
          </w:tcPr>
          <w:p w14:paraId="133B17D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2160" w:type="dxa"/>
          </w:tcPr>
          <w:p w14:paraId="3D6E970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I.20</w:t>
            </w:r>
          </w:p>
        </w:tc>
        <w:tc>
          <w:tcPr>
            <w:tcW w:w="1080" w:type="dxa"/>
          </w:tcPr>
          <w:p w14:paraId="56A4873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I.21</w:t>
            </w:r>
          </w:p>
        </w:tc>
        <w:tc>
          <w:tcPr>
            <w:tcW w:w="1440" w:type="dxa"/>
          </w:tcPr>
          <w:p w14:paraId="00E50E19" w14:textId="77777777" w:rsidR="00E71899" w:rsidRPr="00BE068B" w:rsidRDefault="00E71899" w:rsidP="00E71899">
            <w:pPr>
              <w:contextualSpacing/>
              <w:jc w:val="center"/>
              <w:rPr>
                <w:rFonts w:ascii="Gill Sans MT" w:hAnsi="Gill Sans MT" w:cs="Times New Roman"/>
                <w:sz w:val="20"/>
              </w:rPr>
            </w:pPr>
            <w:r w:rsidRPr="00BE068B">
              <w:rPr>
                <w:rFonts w:ascii="Gill Sans MT" w:hAnsi="Gill Sans MT" w:cs="Times New Roman"/>
                <w:sz w:val="20"/>
              </w:rPr>
              <w:t>I.22</w:t>
            </w:r>
          </w:p>
        </w:tc>
        <w:tc>
          <w:tcPr>
            <w:tcW w:w="1440" w:type="dxa"/>
          </w:tcPr>
          <w:p w14:paraId="6E5A8DE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I.23</w:t>
            </w:r>
          </w:p>
        </w:tc>
        <w:tc>
          <w:tcPr>
            <w:tcW w:w="1440" w:type="dxa"/>
          </w:tcPr>
          <w:p w14:paraId="0ACD7D4B" w14:textId="34DFCF71"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I.25</w:t>
            </w:r>
          </w:p>
        </w:tc>
        <w:tc>
          <w:tcPr>
            <w:tcW w:w="1440" w:type="dxa"/>
          </w:tcPr>
          <w:p w14:paraId="084C5EAC" w14:textId="0925F992"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I.28</w:t>
            </w:r>
          </w:p>
        </w:tc>
        <w:tc>
          <w:tcPr>
            <w:tcW w:w="1440" w:type="dxa"/>
          </w:tcPr>
          <w:p w14:paraId="74D89757" w14:textId="10E40F8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I.29</w:t>
            </w:r>
          </w:p>
        </w:tc>
        <w:tc>
          <w:tcPr>
            <w:tcW w:w="1440" w:type="dxa"/>
          </w:tcPr>
          <w:p w14:paraId="3432E0EA" w14:textId="1833D448"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I.30</w:t>
            </w:r>
          </w:p>
        </w:tc>
        <w:tc>
          <w:tcPr>
            <w:tcW w:w="1440" w:type="dxa"/>
          </w:tcPr>
          <w:p w14:paraId="1EEB31AC" w14:textId="176390C5"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I.31</w:t>
            </w:r>
          </w:p>
        </w:tc>
        <w:tc>
          <w:tcPr>
            <w:tcW w:w="1440" w:type="dxa"/>
          </w:tcPr>
          <w:p w14:paraId="3FDD63F5" w14:textId="61B59B6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I.32</w:t>
            </w:r>
          </w:p>
        </w:tc>
      </w:tr>
      <w:tr w:rsidR="00E71899" w:rsidRPr="00BE068B" w14:paraId="2708A90D" w14:textId="2B508AFE" w:rsidTr="00E71899">
        <w:trPr>
          <w:trHeight w:val="244"/>
        </w:trPr>
        <w:tc>
          <w:tcPr>
            <w:tcW w:w="677" w:type="dxa"/>
            <w:vMerge w:val="restart"/>
          </w:tcPr>
          <w:p w14:paraId="14F3C201"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2160" w:type="dxa"/>
            <w:vMerge w:val="restart"/>
          </w:tcPr>
          <w:p w14:paraId="0E0D3F60" w14:textId="751DF43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was the main tillage method used?</w:t>
            </w:r>
          </w:p>
          <w:p w14:paraId="2D4511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1=Conventional hand hoeing</w:t>
            </w:r>
          </w:p>
          <w:p w14:paraId="4DB0DA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2=Planting basins / pot holing</w:t>
            </w:r>
          </w:p>
          <w:p w14:paraId="14B14FC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3=Zero tillage</w:t>
            </w:r>
          </w:p>
          <w:p w14:paraId="714E0A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4=Ploughing</w:t>
            </w:r>
          </w:p>
          <w:p w14:paraId="5A029E8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5=Ripping</w:t>
            </w:r>
          </w:p>
          <w:p w14:paraId="318801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6=Ridging (before planting)</w:t>
            </w:r>
          </w:p>
          <w:p w14:paraId="49B413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Bunding</w:t>
            </w:r>
            <w:proofErr w:type="spellEnd"/>
          </w:p>
          <w:p w14:paraId="1C4A9F3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8=Mounding</w:t>
            </w:r>
          </w:p>
        </w:tc>
        <w:tc>
          <w:tcPr>
            <w:tcW w:w="1080" w:type="dxa"/>
            <w:vMerge w:val="restart"/>
          </w:tcPr>
          <w:p w14:paraId="75CB49EF" w14:textId="192F23D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types of fertilizer did you use on this field?</w:t>
            </w:r>
          </w:p>
          <w:p w14:paraId="12E05C2C" w14:textId="797846DB"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119 below. Select all that apply)</w:t>
            </w:r>
          </w:p>
          <w:p w14:paraId="443CD1A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Probe and code</w:t>
            </w:r>
          </w:p>
        </w:tc>
        <w:tc>
          <w:tcPr>
            <w:tcW w:w="1440" w:type="dxa"/>
            <w:vMerge w:val="restart"/>
          </w:tcPr>
          <w:p w14:paraId="6C450E46" w14:textId="407E0588"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What quantity of fertilizer (in total) did the household apply to this field?</w:t>
            </w:r>
          </w:p>
          <w:p w14:paraId="30417C41" w14:textId="77777777"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 xml:space="preserve">In </w:t>
            </w:r>
            <w:proofErr w:type="spellStart"/>
            <w:r w:rsidRPr="00BE068B">
              <w:rPr>
                <w:rFonts w:ascii="Gill Sans MT" w:hAnsi="Gill Sans MT" w:cs="Times New Roman"/>
                <w:sz w:val="20"/>
              </w:rPr>
              <w:t>kgs</w:t>
            </w:r>
            <w:proofErr w:type="spellEnd"/>
          </w:p>
          <w:p w14:paraId="5B48A7F2" w14:textId="44A6809F"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Skip if I21=0</w:t>
            </w:r>
          </w:p>
        </w:tc>
        <w:tc>
          <w:tcPr>
            <w:tcW w:w="1440" w:type="dxa"/>
            <w:vMerge w:val="restart"/>
          </w:tcPr>
          <w:p w14:paraId="0D5FE30E" w14:textId="3DA70ED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Within the past 5 years, has your household ever let this field rest (lie fallow)?</w:t>
            </w:r>
          </w:p>
          <w:p w14:paraId="32965865" w14:textId="03A9278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4CC9D908" w14:textId="2300190C"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7697E6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3C7425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4EDA47FE" w14:textId="75A02C2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F177C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Did you replant this field during the 2013-2014 agricultural seasons?</w:t>
            </w:r>
          </w:p>
          <w:p w14:paraId="13229CB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31E3427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767ABB1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BF0F5B5" w14:textId="5D67F04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tc>
        <w:tc>
          <w:tcPr>
            <w:tcW w:w="1440" w:type="dxa"/>
          </w:tcPr>
          <w:p w14:paraId="7779403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field, how was the crop/field residue from the last agricultural season mainly used or disposed of?</w:t>
            </w:r>
          </w:p>
          <w:p w14:paraId="01A22E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5D892DA" w14:textId="77777777" w:rsidR="00E71899" w:rsidRPr="00BE068B" w:rsidRDefault="00E71899" w:rsidP="00E71899">
            <w:pPr>
              <w:kinsoku w:val="0"/>
              <w:overflowPunct w:val="0"/>
              <w:autoSpaceDE w:val="0"/>
              <w:autoSpaceDN w:val="0"/>
              <w:adjustRightInd w:val="0"/>
              <w:ind w:right="38"/>
              <w:contextualSpacing/>
              <w:rPr>
                <w:rFonts w:ascii="Gill Sans MT" w:hAnsi="Gill Sans MT" w:cs="Times New Roman"/>
                <w:i/>
                <w:sz w:val="20"/>
              </w:rPr>
            </w:pPr>
            <w:r w:rsidRPr="00BE068B">
              <w:rPr>
                <w:rFonts w:ascii="Gill Sans MT" w:hAnsi="Gill Sans MT" w:cs="Times New Roman"/>
                <w:i/>
                <w:sz w:val="20"/>
              </w:rPr>
              <w:t>(See residue Code 120 Below)</w:t>
            </w:r>
          </w:p>
          <w:p w14:paraId="760F0CDF" w14:textId="20868778"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i/>
                <w:sz w:val="20"/>
              </w:rPr>
              <w:t>Probe and Code, select all that apply</w:t>
            </w:r>
            <w:r w:rsidRPr="00BE068B">
              <w:rPr>
                <w:rFonts w:ascii="Gill Sans MT" w:hAnsi="Gill Sans MT" w:cs="Times New Roman"/>
                <w:sz w:val="20"/>
              </w:rPr>
              <w:t xml:space="preserve"> </w:t>
            </w:r>
          </w:p>
        </w:tc>
        <w:tc>
          <w:tcPr>
            <w:tcW w:w="1440" w:type="dxa"/>
          </w:tcPr>
          <w:p w14:paraId="6407D6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with planting basins (pot holes)?</w:t>
            </w:r>
          </w:p>
          <w:p w14:paraId="1BBB8533"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3F1B39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6A82AAC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31DF4E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5EC97D3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72D54E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7C3300B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4BB02F3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10F779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3A6DCB5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96BC15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zero tillage?</w:t>
            </w:r>
          </w:p>
          <w:p w14:paraId="05E3CB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EFABCB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425678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6A00A93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366865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5E02BE9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A55B61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35375C0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27D28A4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30FAACC"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11E73B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1B18284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five years, how many years did your household improve this field through ridging, mounding, or terracing? </w:t>
            </w:r>
          </w:p>
          <w:p w14:paraId="08CD1E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02297F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A2D29F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01AEA70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244B161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6F9AE93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4F2B03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0D5DF1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68193480"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84911C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29FFF8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fencing?</w:t>
            </w:r>
          </w:p>
          <w:p w14:paraId="5BE0C2D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589FB2E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19F51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58002F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1A18F0C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49D970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35C1EF9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6C11EC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6A9854C" w14:textId="77777777" w:rsidR="00E71899" w:rsidRPr="00BE068B" w:rsidRDefault="00E71899" w:rsidP="00E71899">
            <w:pPr>
              <w:kinsoku w:val="0"/>
              <w:overflowPunct w:val="0"/>
              <w:autoSpaceDE w:val="0"/>
              <w:autoSpaceDN w:val="0"/>
              <w:adjustRightInd w:val="0"/>
              <w:contextualSpacing/>
              <w:rPr>
                <w:rFonts w:ascii="Gill Sans MT" w:hAnsi="Gill Sans MT"/>
                <w:sz w:val="20"/>
              </w:rPr>
            </w:pPr>
            <w:r w:rsidRPr="00BE068B">
              <w:rPr>
                <w:rFonts w:ascii="Gill Sans MT" w:hAnsi="Gill Sans MT"/>
                <w:sz w:val="20"/>
              </w:rPr>
              <w:t>999=Prefer not to respond</w:t>
            </w:r>
          </w:p>
          <w:p w14:paraId="163C26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r>
      <w:tr w:rsidR="00E71899" w:rsidRPr="00BE068B" w14:paraId="7BED1208" w14:textId="1CA1F94E" w:rsidTr="00E71899">
        <w:trPr>
          <w:trHeight w:val="244"/>
        </w:trPr>
        <w:tc>
          <w:tcPr>
            <w:tcW w:w="677" w:type="dxa"/>
            <w:vMerge/>
          </w:tcPr>
          <w:p w14:paraId="124A2008" w14:textId="77777777" w:rsidR="00E71899" w:rsidRPr="00BE068B" w:rsidRDefault="00E71899" w:rsidP="00E71899">
            <w:pPr>
              <w:contextualSpacing/>
              <w:jc w:val="center"/>
              <w:rPr>
                <w:rFonts w:ascii="Gill Sans MT" w:hAnsi="Gill Sans MT"/>
                <w:sz w:val="20"/>
              </w:rPr>
            </w:pPr>
          </w:p>
        </w:tc>
        <w:tc>
          <w:tcPr>
            <w:tcW w:w="2160" w:type="dxa"/>
            <w:vMerge/>
          </w:tcPr>
          <w:p w14:paraId="53D2D91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080" w:type="dxa"/>
            <w:vMerge/>
          </w:tcPr>
          <w:p w14:paraId="5ADE2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18BC0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01963E9F" w14:textId="77777777" w:rsidR="00E71899" w:rsidRPr="00BE068B" w:rsidRDefault="00E71899" w:rsidP="00E71899">
            <w:pPr>
              <w:contextualSpacing/>
              <w:jc w:val="center"/>
              <w:rPr>
                <w:rFonts w:ascii="Gill Sans MT" w:hAnsi="Gill Sans MT" w:cs="Times New Roman"/>
                <w:sz w:val="20"/>
              </w:rPr>
            </w:pPr>
          </w:p>
        </w:tc>
        <w:tc>
          <w:tcPr>
            <w:tcW w:w="1440" w:type="dxa"/>
          </w:tcPr>
          <w:p w14:paraId="0CE5D585" w14:textId="77777777" w:rsidR="00E71899" w:rsidRPr="00BE068B" w:rsidRDefault="00E71899" w:rsidP="00E71899">
            <w:pPr>
              <w:contextualSpacing/>
              <w:jc w:val="center"/>
              <w:rPr>
                <w:rFonts w:ascii="Gill Sans MT" w:hAnsi="Gill Sans MT" w:cs="Times New Roman"/>
                <w:sz w:val="20"/>
              </w:rPr>
            </w:pPr>
          </w:p>
        </w:tc>
        <w:tc>
          <w:tcPr>
            <w:tcW w:w="1440" w:type="dxa"/>
          </w:tcPr>
          <w:p w14:paraId="683CFAEC" w14:textId="77777777" w:rsidR="00E71899" w:rsidRPr="00BE068B" w:rsidRDefault="00E71899" w:rsidP="00E71899">
            <w:pPr>
              <w:contextualSpacing/>
              <w:jc w:val="center"/>
              <w:rPr>
                <w:rFonts w:ascii="Gill Sans MT" w:hAnsi="Gill Sans MT" w:cs="Times New Roman"/>
                <w:sz w:val="20"/>
              </w:rPr>
            </w:pPr>
          </w:p>
        </w:tc>
        <w:tc>
          <w:tcPr>
            <w:tcW w:w="1440" w:type="dxa"/>
          </w:tcPr>
          <w:p w14:paraId="06732500" w14:textId="77777777" w:rsidR="00E71899" w:rsidRPr="00BE068B" w:rsidRDefault="00E71899" w:rsidP="00E71899">
            <w:pPr>
              <w:contextualSpacing/>
              <w:jc w:val="center"/>
              <w:rPr>
                <w:rFonts w:ascii="Gill Sans MT" w:hAnsi="Gill Sans MT" w:cs="Times New Roman"/>
                <w:sz w:val="20"/>
              </w:rPr>
            </w:pPr>
          </w:p>
        </w:tc>
        <w:tc>
          <w:tcPr>
            <w:tcW w:w="1440" w:type="dxa"/>
          </w:tcPr>
          <w:p w14:paraId="0A5F2EBF" w14:textId="77777777" w:rsidR="00E71899" w:rsidRPr="00BE068B" w:rsidRDefault="00E71899" w:rsidP="00E71899">
            <w:pPr>
              <w:contextualSpacing/>
              <w:jc w:val="center"/>
              <w:rPr>
                <w:rFonts w:ascii="Gill Sans MT" w:hAnsi="Gill Sans MT" w:cs="Times New Roman"/>
                <w:sz w:val="20"/>
              </w:rPr>
            </w:pPr>
          </w:p>
        </w:tc>
        <w:tc>
          <w:tcPr>
            <w:tcW w:w="1440" w:type="dxa"/>
          </w:tcPr>
          <w:p w14:paraId="0090FC47" w14:textId="77777777" w:rsidR="00E71899" w:rsidRPr="00BE068B" w:rsidRDefault="00E71899" w:rsidP="00E71899">
            <w:pPr>
              <w:contextualSpacing/>
              <w:jc w:val="center"/>
              <w:rPr>
                <w:rFonts w:ascii="Gill Sans MT" w:hAnsi="Gill Sans MT" w:cs="Times New Roman"/>
                <w:sz w:val="20"/>
              </w:rPr>
            </w:pPr>
          </w:p>
        </w:tc>
        <w:tc>
          <w:tcPr>
            <w:tcW w:w="1440" w:type="dxa"/>
          </w:tcPr>
          <w:p w14:paraId="552AEDAF" w14:textId="77777777" w:rsidR="00E71899" w:rsidRPr="00BE068B" w:rsidRDefault="00E71899" w:rsidP="00E71899">
            <w:pPr>
              <w:contextualSpacing/>
              <w:jc w:val="center"/>
              <w:rPr>
                <w:rFonts w:ascii="Gill Sans MT" w:hAnsi="Gill Sans MT" w:cs="Times New Roman"/>
                <w:sz w:val="20"/>
              </w:rPr>
            </w:pPr>
          </w:p>
        </w:tc>
      </w:tr>
      <w:tr w:rsidR="00E71899" w:rsidRPr="00BE068B" w14:paraId="237A280C" w14:textId="6AED2DC3" w:rsidTr="00E71899">
        <w:trPr>
          <w:trHeight w:val="20"/>
        </w:trPr>
        <w:tc>
          <w:tcPr>
            <w:tcW w:w="677" w:type="dxa"/>
          </w:tcPr>
          <w:p w14:paraId="50D9A68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160" w:type="dxa"/>
          </w:tcPr>
          <w:p w14:paraId="3F78FBB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tillage</w:t>
            </w:r>
            <w:proofErr w:type="gramEnd"/>
          </w:p>
        </w:tc>
        <w:tc>
          <w:tcPr>
            <w:tcW w:w="1080" w:type="dxa"/>
          </w:tcPr>
          <w:p w14:paraId="1F5D7BE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fertilizer</w:t>
            </w:r>
          </w:p>
        </w:tc>
        <w:tc>
          <w:tcPr>
            <w:tcW w:w="1440" w:type="dxa"/>
          </w:tcPr>
          <w:p w14:paraId="6067911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fertilizer_kgs</w:t>
            </w:r>
            <w:proofErr w:type="spellEnd"/>
          </w:p>
        </w:tc>
        <w:tc>
          <w:tcPr>
            <w:tcW w:w="1440" w:type="dxa"/>
          </w:tcPr>
          <w:p w14:paraId="00359AA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fallow5</w:t>
            </w:r>
          </w:p>
        </w:tc>
        <w:tc>
          <w:tcPr>
            <w:tcW w:w="1440" w:type="dxa"/>
          </w:tcPr>
          <w:p w14:paraId="28017951" w14:textId="306B7606"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replant</w:t>
            </w:r>
            <w:proofErr w:type="gramEnd"/>
          </w:p>
        </w:tc>
        <w:tc>
          <w:tcPr>
            <w:tcW w:w="1440" w:type="dxa"/>
          </w:tcPr>
          <w:p w14:paraId="5B97EC6B" w14:textId="259B8D9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residue</w:t>
            </w:r>
            <w:proofErr w:type="gramEnd"/>
          </w:p>
        </w:tc>
        <w:tc>
          <w:tcPr>
            <w:tcW w:w="1440" w:type="dxa"/>
          </w:tcPr>
          <w:p w14:paraId="6E55B676" w14:textId="5B9473CF"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plantbasin</w:t>
            </w:r>
            <w:proofErr w:type="spellEnd"/>
            <w:proofErr w:type="gramEnd"/>
          </w:p>
        </w:tc>
        <w:tc>
          <w:tcPr>
            <w:tcW w:w="1440" w:type="dxa"/>
          </w:tcPr>
          <w:p w14:paraId="6945B4CA" w14:textId="692BB9BE"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zerotill</w:t>
            </w:r>
            <w:proofErr w:type="spellEnd"/>
            <w:proofErr w:type="gramEnd"/>
          </w:p>
        </w:tc>
        <w:tc>
          <w:tcPr>
            <w:tcW w:w="1440" w:type="dxa"/>
          </w:tcPr>
          <w:p w14:paraId="3235A73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c>
          <w:tcPr>
            <w:tcW w:w="1440" w:type="dxa"/>
          </w:tcPr>
          <w:p w14:paraId="4F5BB54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r>
      <w:tr w:rsidR="00E71899" w:rsidRPr="00BE068B" w14:paraId="3708303C" w14:textId="0C473526" w:rsidTr="00E71899">
        <w:trPr>
          <w:trHeight w:val="20"/>
        </w:trPr>
        <w:tc>
          <w:tcPr>
            <w:tcW w:w="677" w:type="dxa"/>
          </w:tcPr>
          <w:p w14:paraId="205F1D1E"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2160" w:type="dxa"/>
          </w:tcPr>
          <w:p w14:paraId="137EC202" w14:textId="77777777" w:rsidR="00E71899" w:rsidRPr="00BE068B" w:rsidRDefault="00E71899" w:rsidP="00E71899">
            <w:pPr>
              <w:contextualSpacing/>
              <w:jc w:val="center"/>
              <w:rPr>
                <w:rFonts w:ascii="Gill Sans MT" w:hAnsi="Gill Sans MT"/>
              </w:rPr>
            </w:pPr>
          </w:p>
        </w:tc>
        <w:tc>
          <w:tcPr>
            <w:tcW w:w="1080" w:type="dxa"/>
          </w:tcPr>
          <w:p w14:paraId="00E5884B" w14:textId="77777777" w:rsidR="00E71899" w:rsidRPr="00BE068B" w:rsidRDefault="00E71899" w:rsidP="00E71899">
            <w:pPr>
              <w:contextualSpacing/>
              <w:jc w:val="center"/>
              <w:rPr>
                <w:rFonts w:ascii="Gill Sans MT" w:hAnsi="Gill Sans MT"/>
              </w:rPr>
            </w:pPr>
          </w:p>
        </w:tc>
        <w:tc>
          <w:tcPr>
            <w:tcW w:w="1440" w:type="dxa"/>
          </w:tcPr>
          <w:p w14:paraId="00AA5641" w14:textId="77777777" w:rsidR="00E71899" w:rsidRPr="00BE068B" w:rsidRDefault="00E71899" w:rsidP="00E71899">
            <w:pPr>
              <w:contextualSpacing/>
              <w:jc w:val="center"/>
              <w:rPr>
                <w:rFonts w:ascii="Gill Sans MT" w:hAnsi="Gill Sans MT"/>
              </w:rPr>
            </w:pPr>
          </w:p>
        </w:tc>
        <w:tc>
          <w:tcPr>
            <w:tcW w:w="1440" w:type="dxa"/>
          </w:tcPr>
          <w:p w14:paraId="21BBA726" w14:textId="77777777" w:rsidR="00E71899" w:rsidRPr="00BE068B" w:rsidRDefault="00E71899" w:rsidP="00E71899">
            <w:pPr>
              <w:contextualSpacing/>
              <w:jc w:val="center"/>
              <w:rPr>
                <w:rFonts w:ascii="Gill Sans MT" w:hAnsi="Gill Sans MT"/>
              </w:rPr>
            </w:pPr>
          </w:p>
        </w:tc>
        <w:tc>
          <w:tcPr>
            <w:tcW w:w="1440" w:type="dxa"/>
          </w:tcPr>
          <w:p w14:paraId="22CEB50B" w14:textId="77777777" w:rsidR="00E71899" w:rsidRPr="00BE068B" w:rsidRDefault="00E71899" w:rsidP="00E71899">
            <w:pPr>
              <w:contextualSpacing/>
              <w:jc w:val="center"/>
              <w:rPr>
                <w:rFonts w:ascii="Gill Sans MT" w:hAnsi="Gill Sans MT"/>
              </w:rPr>
            </w:pPr>
          </w:p>
        </w:tc>
        <w:tc>
          <w:tcPr>
            <w:tcW w:w="1440" w:type="dxa"/>
          </w:tcPr>
          <w:p w14:paraId="6F043059" w14:textId="77777777" w:rsidR="00E71899" w:rsidRPr="00BE068B" w:rsidRDefault="00E71899" w:rsidP="00E71899">
            <w:pPr>
              <w:contextualSpacing/>
              <w:jc w:val="center"/>
              <w:rPr>
                <w:rFonts w:ascii="Gill Sans MT" w:hAnsi="Gill Sans MT"/>
              </w:rPr>
            </w:pPr>
          </w:p>
        </w:tc>
        <w:tc>
          <w:tcPr>
            <w:tcW w:w="1440" w:type="dxa"/>
          </w:tcPr>
          <w:p w14:paraId="0EBFBFDE" w14:textId="77777777" w:rsidR="00E71899" w:rsidRPr="00BE068B" w:rsidRDefault="00E71899" w:rsidP="00E71899">
            <w:pPr>
              <w:contextualSpacing/>
              <w:jc w:val="center"/>
              <w:rPr>
                <w:rFonts w:ascii="Gill Sans MT" w:hAnsi="Gill Sans MT"/>
              </w:rPr>
            </w:pPr>
          </w:p>
        </w:tc>
        <w:tc>
          <w:tcPr>
            <w:tcW w:w="1440" w:type="dxa"/>
          </w:tcPr>
          <w:p w14:paraId="6D307319" w14:textId="77777777" w:rsidR="00E71899" w:rsidRPr="00BE068B" w:rsidRDefault="00E71899" w:rsidP="00E71899">
            <w:pPr>
              <w:contextualSpacing/>
              <w:jc w:val="center"/>
              <w:rPr>
                <w:rFonts w:ascii="Gill Sans MT" w:hAnsi="Gill Sans MT"/>
              </w:rPr>
            </w:pPr>
          </w:p>
        </w:tc>
        <w:tc>
          <w:tcPr>
            <w:tcW w:w="1440" w:type="dxa"/>
          </w:tcPr>
          <w:p w14:paraId="76BC82E9" w14:textId="77777777" w:rsidR="00E71899" w:rsidRPr="00BE068B" w:rsidRDefault="00E71899" w:rsidP="00E71899">
            <w:pPr>
              <w:contextualSpacing/>
              <w:jc w:val="center"/>
              <w:rPr>
                <w:rFonts w:ascii="Gill Sans MT" w:hAnsi="Gill Sans MT"/>
              </w:rPr>
            </w:pPr>
          </w:p>
        </w:tc>
        <w:tc>
          <w:tcPr>
            <w:tcW w:w="1440" w:type="dxa"/>
          </w:tcPr>
          <w:p w14:paraId="38F71629" w14:textId="77777777" w:rsidR="00E71899" w:rsidRPr="00BE068B" w:rsidRDefault="00E71899" w:rsidP="00E71899">
            <w:pPr>
              <w:contextualSpacing/>
              <w:jc w:val="center"/>
              <w:rPr>
                <w:rFonts w:ascii="Gill Sans MT" w:hAnsi="Gill Sans MT"/>
              </w:rPr>
            </w:pPr>
          </w:p>
        </w:tc>
      </w:tr>
      <w:tr w:rsidR="00E71899" w:rsidRPr="00BE068B" w14:paraId="19F71246" w14:textId="7A1A03EC" w:rsidTr="00E71899">
        <w:trPr>
          <w:trHeight w:val="20"/>
        </w:trPr>
        <w:tc>
          <w:tcPr>
            <w:tcW w:w="677" w:type="dxa"/>
          </w:tcPr>
          <w:p w14:paraId="502F4DA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2160" w:type="dxa"/>
          </w:tcPr>
          <w:p w14:paraId="7E8DF0DF" w14:textId="77777777" w:rsidR="00E71899" w:rsidRPr="00BE068B" w:rsidRDefault="00E71899" w:rsidP="00E71899">
            <w:pPr>
              <w:contextualSpacing/>
              <w:jc w:val="center"/>
              <w:rPr>
                <w:rFonts w:ascii="Gill Sans MT" w:hAnsi="Gill Sans MT"/>
              </w:rPr>
            </w:pPr>
          </w:p>
        </w:tc>
        <w:tc>
          <w:tcPr>
            <w:tcW w:w="1080" w:type="dxa"/>
          </w:tcPr>
          <w:p w14:paraId="265EA4B2" w14:textId="77777777" w:rsidR="00E71899" w:rsidRPr="00BE068B" w:rsidRDefault="00E71899" w:rsidP="00E71899">
            <w:pPr>
              <w:contextualSpacing/>
              <w:jc w:val="center"/>
              <w:rPr>
                <w:rFonts w:ascii="Gill Sans MT" w:hAnsi="Gill Sans MT"/>
              </w:rPr>
            </w:pPr>
          </w:p>
        </w:tc>
        <w:tc>
          <w:tcPr>
            <w:tcW w:w="1440" w:type="dxa"/>
          </w:tcPr>
          <w:p w14:paraId="17E0FE55" w14:textId="77777777" w:rsidR="00E71899" w:rsidRPr="00BE068B" w:rsidRDefault="00E71899" w:rsidP="00E71899">
            <w:pPr>
              <w:contextualSpacing/>
              <w:jc w:val="center"/>
              <w:rPr>
                <w:rFonts w:ascii="Gill Sans MT" w:hAnsi="Gill Sans MT"/>
              </w:rPr>
            </w:pPr>
          </w:p>
        </w:tc>
        <w:tc>
          <w:tcPr>
            <w:tcW w:w="1440" w:type="dxa"/>
          </w:tcPr>
          <w:p w14:paraId="2D89C92A" w14:textId="77777777" w:rsidR="00E71899" w:rsidRPr="00BE068B" w:rsidRDefault="00E71899" w:rsidP="00E71899">
            <w:pPr>
              <w:contextualSpacing/>
              <w:jc w:val="center"/>
              <w:rPr>
                <w:rFonts w:ascii="Gill Sans MT" w:hAnsi="Gill Sans MT"/>
              </w:rPr>
            </w:pPr>
          </w:p>
        </w:tc>
        <w:tc>
          <w:tcPr>
            <w:tcW w:w="1440" w:type="dxa"/>
          </w:tcPr>
          <w:p w14:paraId="53157D8D" w14:textId="77777777" w:rsidR="00E71899" w:rsidRPr="00BE068B" w:rsidRDefault="00E71899" w:rsidP="00E71899">
            <w:pPr>
              <w:contextualSpacing/>
              <w:jc w:val="center"/>
              <w:rPr>
                <w:rFonts w:ascii="Gill Sans MT" w:hAnsi="Gill Sans MT"/>
              </w:rPr>
            </w:pPr>
          </w:p>
        </w:tc>
        <w:tc>
          <w:tcPr>
            <w:tcW w:w="1440" w:type="dxa"/>
          </w:tcPr>
          <w:p w14:paraId="7A7E7E22" w14:textId="77777777" w:rsidR="00E71899" w:rsidRPr="00BE068B" w:rsidRDefault="00E71899" w:rsidP="00E71899">
            <w:pPr>
              <w:contextualSpacing/>
              <w:jc w:val="center"/>
              <w:rPr>
                <w:rFonts w:ascii="Gill Sans MT" w:hAnsi="Gill Sans MT"/>
              </w:rPr>
            </w:pPr>
          </w:p>
        </w:tc>
        <w:tc>
          <w:tcPr>
            <w:tcW w:w="1440" w:type="dxa"/>
          </w:tcPr>
          <w:p w14:paraId="61B9DE7A" w14:textId="77777777" w:rsidR="00E71899" w:rsidRPr="00BE068B" w:rsidRDefault="00E71899" w:rsidP="00E71899">
            <w:pPr>
              <w:contextualSpacing/>
              <w:jc w:val="center"/>
              <w:rPr>
                <w:rFonts w:ascii="Gill Sans MT" w:hAnsi="Gill Sans MT"/>
              </w:rPr>
            </w:pPr>
          </w:p>
        </w:tc>
        <w:tc>
          <w:tcPr>
            <w:tcW w:w="1440" w:type="dxa"/>
          </w:tcPr>
          <w:p w14:paraId="3298DF8A" w14:textId="77777777" w:rsidR="00E71899" w:rsidRPr="00BE068B" w:rsidRDefault="00E71899" w:rsidP="00E71899">
            <w:pPr>
              <w:contextualSpacing/>
              <w:jc w:val="center"/>
              <w:rPr>
                <w:rFonts w:ascii="Gill Sans MT" w:hAnsi="Gill Sans MT"/>
              </w:rPr>
            </w:pPr>
          </w:p>
        </w:tc>
        <w:tc>
          <w:tcPr>
            <w:tcW w:w="1440" w:type="dxa"/>
          </w:tcPr>
          <w:p w14:paraId="2DC47638" w14:textId="77777777" w:rsidR="00E71899" w:rsidRPr="00BE068B" w:rsidRDefault="00E71899" w:rsidP="00E71899">
            <w:pPr>
              <w:contextualSpacing/>
              <w:jc w:val="center"/>
              <w:rPr>
                <w:rFonts w:ascii="Gill Sans MT" w:hAnsi="Gill Sans MT"/>
              </w:rPr>
            </w:pPr>
          </w:p>
        </w:tc>
        <w:tc>
          <w:tcPr>
            <w:tcW w:w="1440" w:type="dxa"/>
          </w:tcPr>
          <w:p w14:paraId="64F807F3" w14:textId="77777777" w:rsidR="00E71899" w:rsidRPr="00BE068B" w:rsidRDefault="00E71899" w:rsidP="00E71899">
            <w:pPr>
              <w:contextualSpacing/>
              <w:jc w:val="center"/>
              <w:rPr>
                <w:rFonts w:ascii="Gill Sans MT" w:hAnsi="Gill Sans MT"/>
              </w:rPr>
            </w:pPr>
          </w:p>
        </w:tc>
      </w:tr>
      <w:tr w:rsidR="00E71899" w:rsidRPr="00BE068B" w14:paraId="72E10576" w14:textId="1A55EBAB" w:rsidTr="00E71899">
        <w:trPr>
          <w:trHeight w:val="20"/>
        </w:trPr>
        <w:tc>
          <w:tcPr>
            <w:tcW w:w="677" w:type="dxa"/>
          </w:tcPr>
          <w:p w14:paraId="3684BBE1"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2160" w:type="dxa"/>
          </w:tcPr>
          <w:p w14:paraId="710F2DE6" w14:textId="77777777" w:rsidR="00E71899" w:rsidRPr="00BE068B" w:rsidRDefault="00E71899" w:rsidP="00E71899">
            <w:pPr>
              <w:contextualSpacing/>
              <w:jc w:val="center"/>
              <w:rPr>
                <w:rFonts w:ascii="Gill Sans MT" w:hAnsi="Gill Sans MT"/>
              </w:rPr>
            </w:pPr>
          </w:p>
        </w:tc>
        <w:tc>
          <w:tcPr>
            <w:tcW w:w="1080" w:type="dxa"/>
          </w:tcPr>
          <w:p w14:paraId="6E60C391" w14:textId="77777777" w:rsidR="00E71899" w:rsidRPr="00BE068B" w:rsidRDefault="00E71899" w:rsidP="00E71899">
            <w:pPr>
              <w:contextualSpacing/>
              <w:jc w:val="center"/>
              <w:rPr>
                <w:rFonts w:ascii="Gill Sans MT" w:hAnsi="Gill Sans MT"/>
              </w:rPr>
            </w:pPr>
          </w:p>
        </w:tc>
        <w:tc>
          <w:tcPr>
            <w:tcW w:w="1440" w:type="dxa"/>
          </w:tcPr>
          <w:p w14:paraId="113B8AFD" w14:textId="77777777" w:rsidR="00E71899" w:rsidRPr="00BE068B" w:rsidRDefault="00E71899" w:rsidP="00E71899">
            <w:pPr>
              <w:contextualSpacing/>
              <w:jc w:val="center"/>
              <w:rPr>
                <w:rFonts w:ascii="Gill Sans MT" w:hAnsi="Gill Sans MT"/>
              </w:rPr>
            </w:pPr>
          </w:p>
        </w:tc>
        <w:tc>
          <w:tcPr>
            <w:tcW w:w="1440" w:type="dxa"/>
          </w:tcPr>
          <w:p w14:paraId="344FC262" w14:textId="77777777" w:rsidR="00E71899" w:rsidRPr="00BE068B" w:rsidRDefault="00E71899" w:rsidP="00E71899">
            <w:pPr>
              <w:contextualSpacing/>
              <w:jc w:val="center"/>
              <w:rPr>
                <w:rFonts w:ascii="Gill Sans MT" w:hAnsi="Gill Sans MT"/>
              </w:rPr>
            </w:pPr>
          </w:p>
        </w:tc>
        <w:tc>
          <w:tcPr>
            <w:tcW w:w="1440" w:type="dxa"/>
          </w:tcPr>
          <w:p w14:paraId="6D3EB24B" w14:textId="77777777" w:rsidR="00E71899" w:rsidRPr="00BE068B" w:rsidRDefault="00E71899" w:rsidP="00E71899">
            <w:pPr>
              <w:contextualSpacing/>
              <w:jc w:val="center"/>
              <w:rPr>
                <w:rFonts w:ascii="Gill Sans MT" w:hAnsi="Gill Sans MT"/>
              </w:rPr>
            </w:pPr>
          </w:p>
        </w:tc>
        <w:tc>
          <w:tcPr>
            <w:tcW w:w="1440" w:type="dxa"/>
          </w:tcPr>
          <w:p w14:paraId="194AE9C6" w14:textId="77777777" w:rsidR="00E71899" w:rsidRPr="00BE068B" w:rsidRDefault="00E71899" w:rsidP="00E71899">
            <w:pPr>
              <w:contextualSpacing/>
              <w:jc w:val="center"/>
              <w:rPr>
                <w:rFonts w:ascii="Gill Sans MT" w:hAnsi="Gill Sans MT"/>
              </w:rPr>
            </w:pPr>
          </w:p>
        </w:tc>
        <w:tc>
          <w:tcPr>
            <w:tcW w:w="1440" w:type="dxa"/>
          </w:tcPr>
          <w:p w14:paraId="69F71496" w14:textId="77777777" w:rsidR="00E71899" w:rsidRPr="00BE068B" w:rsidRDefault="00E71899" w:rsidP="00E71899">
            <w:pPr>
              <w:contextualSpacing/>
              <w:jc w:val="center"/>
              <w:rPr>
                <w:rFonts w:ascii="Gill Sans MT" w:hAnsi="Gill Sans MT"/>
              </w:rPr>
            </w:pPr>
          </w:p>
        </w:tc>
        <w:tc>
          <w:tcPr>
            <w:tcW w:w="1440" w:type="dxa"/>
          </w:tcPr>
          <w:p w14:paraId="46DDBF85" w14:textId="77777777" w:rsidR="00E71899" w:rsidRPr="00BE068B" w:rsidRDefault="00E71899" w:rsidP="00E71899">
            <w:pPr>
              <w:contextualSpacing/>
              <w:jc w:val="center"/>
              <w:rPr>
                <w:rFonts w:ascii="Gill Sans MT" w:hAnsi="Gill Sans MT"/>
              </w:rPr>
            </w:pPr>
          </w:p>
        </w:tc>
        <w:tc>
          <w:tcPr>
            <w:tcW w:w="1440" w:type="dxa"/>
          </w:tcPr>
          <w:p w14:paraId="440922EA" w14:textId="77777777" w:rsidR="00E71899" w:rsidRPr="00BE068B" w:rsidRDefault="00E71899" w:rsidP="00E71899">
            <w:pPr>
              <w:contextualSpacing/>
              <w:jc w:val="center"/>
              <w:rPr>
                <w:rFonts w:ascii="Gill Sans MT" w:hAnsi="Gill Sans MT"/>
              </w:rPr>
            </w:pPr>
          </w:p>
        </w:tc>
        <w:tc>
          <w:tcPr>
            <w:tcW w:w="1440" w:type="dxa"/>
          </w:tcPr>
          <w:p w14:paraId="2D8D3D6E" w14:textId="77777777" w:rsidR="00E71899" w:rsidRPr="00BE068B" w:rsidRDefault="00E71899" w:rsidP="00E71899">
            <w:pPr>
              <w:contextualSpacing/>
              <w:jc w:val="center"/>
              <w:rPr>
                <w:rFonts w:ascii="Gill Sans MT" w:hAnsi="Gill Sans MT"/>
              </w:rPr>
            </w:pPr>
          </w:p>
        </w:tc>
      </w:tr>
      <w:tr w:rsidR="00E71899" w:rsidRPr="00BE068B" w14:paraId="56E1589C" w14:textId="1E7A774F" w:rsidTr="00E71899">
        <w:trPr>
          <w:trHeight w:val="20"/>
        </w:trPr>
        <w:tc>
          <w:tcPr>
            <w:tcW w:w="677" w:type="dxa"/>
          </w:tcPr>
          <w:p w14:paraId="3D9B743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2160" w:type="dxa"/>
          </w:tcPr>
          <w:p w14:paraId="24167F4C" w14:textId="77777777" w:rsidR="00E71899" w:rsidRPr="00BE068B" w:rsidRDefault="00E71899" w:rsidP="00E71899">
            <w:pPr>
              <w:contextualSpacing/>
              <w:jc w:val="center"/>
              <w:rPr>
                <w:rFonts w:ascii="Gill Sans MT" w:hAnsi="Gill Sans MT"/>
              </w:rPr>
            </w:pPr>
          </w:p>
        </w:tc>
        <w:tc>
          <w:tcPr>
            <w:tcW w:w="1080" w:type="dxa"/>
          </w:tcPr>
          <w:p w14:paraId="0E1E49D3" w14:textId="77777777" w:rsidR="00E71899" w:rsidRPr="00BE068B" w:rsidRDefault="00E71899" w:rsidP="00E71899">
            <w:pPr>
              <w:contextualSpacing/>
              <w:jc w:val="center"/>
              <w:rPr>
                <w:rFonts w:ascii="Gill Sans MT" w:hAnsi="Gill Sans MT"/>
              </w:rPr>
            </w:pPr>
          </w:p>
        </w:tc>
        <w:tc>
          <w:tcPr>
            <w:tcW w:w="1440" w:type="dxa"/>
          </w:tcPr>
          <w:p w14:paraId="3B02D482" w14:textId="77777777" w:rsidR="00E71899" w:rsidRPr="00BE068B" w:rsidRDefault="00E71899" w:rsidP="00E71899">
            <w:pPr>
              <w:contextualSpacing/>
              <w:jc w:val="center"/>
              <w:rPr>
                <w:rFonts w:ascii="Gill Sans MT" w:hAnsi="Gill Sans MT"/>
              </w:rPr>
            </w:pPr>
          </w:p>
        </w:tc>
        <w:tc>
          <w:tcPr>
            <w:tcW w:w="1440" w:type="dxa"/>
          </w:tcPr>
          <w:p w14:paraId="769F432F" w14:textId="77777777" w:rsidR="00E71899" w:rsidRPr="00BE068B" w:rsidRDefault="00E71899" w:rsidP="00E71899">
            <w:pPr>
              <w:contextualSpacing/>
              <w:jc w:val="center"/>
              <w:rPr>
                <w:rFonts w:ascii="Gill Sans MT" w:hAnsi="Gill Sans MT"/>
              </w:rPr>
            </w:pPr>
          </w:p>
        </w:tc>
        <w:tc>
          <w:tcPr>
            <w:tcW w:w="1440" w:type="dxa"/>
          </w:tcPr>
          <w:p w14:paraId="5B3FDD13" w14:textId="77777777" w:rsidR="00E71899" w:rsidRPr="00BE068B" w:rsidRDefault="00E71899" w:rsidP="00E71899">
            <w:pPr>
              <w:contextualSpacing/>
              <w:jc w:val="center"/>
              <w:rPr>
                <w:rFonts w:ascii="Gill Sans MT" w:hAnsi="Gill Sans MT"/>
              </w:rPr>
            </w:pPr>
          </w:p>
        </w:tc>
        <w:tc>
          <w:tcPr>
            <w:tcW w:w="1440" w:type="dxa"/>
          </w:tcPr>
          <w:p w14:paraId="3C1117C4" w14:textId="77777777" w:rsidR="00E71899" w:rsidRPr="00BE068B" w:rsidRDefault="00E71899" w:rsidP="00E71899">
            <w:pPr>
              <w:contextualSpacing/>
              <w:jc w:val="center"/>
              <w:rPr>
                <w:rFonts w:ascii="Gill Sans MT" w:hAnsi="Gill Sans MT"/>
              </w:rPr>
            </w:pPr>
          </w:p>
        </w:tc>
        <w:tc>
          <w:tcPr>
            <w:tcW w:w="1440" w:type="dxa"/>
          </w:tcPr>
          <w:p w14:paraId="76C98953" w14:textId="77777777" w:rsidR="00E71899" w:rsidRPr="00BE068B" w:rsidRDefault="00E71899" w:rsidP="00E71899">
            <w:pPr>
              <w:contextualSpacing/>
              <w:jc w:val="center"/>
              <w:rPr>
                <w:rFonts w:ascii="Gill Sans MT" w:hAnsi="Gill Sans MT"/>
              </w:rPr>
            </w:pPr>
          </w:p>
        </w:tc>
        <w:tc>
          <w:tcPr>
            <w:tcW w:w="1440" w:type="dxa"/>
          </w:tcPr>
          <w:p w14:paraId="2CA62E2A" w14:textId="77777777" w:rsidR="00E71899" w:rsidRPr="00BE068B" w:rsidRDefault="00E71899" w:rsidP="00E71899">
            <w:pPr>
              <w:contextualSpacing/>
              <w:jc w:val="center"/>
              <w:rPr>
                <w:rFonts w:ascii="Gill Sans MT" w:hAnsi="Gill Sans MT"/>
              </w:rPr>
            </w:pPr>
          </w:p>
        </w:tc>
        <w:tc>
          <w:tcPr>
            <w:tcW w:w="1440" w:type="dxa"/>
          </w:tcPr>
          <w:p w14:paraId="7E45C238" w14:textId="77777777" w:rsidR="00E71899" w:rsidRPr="00BE068B" w:rsidRDefault="00E71899" w:rsidP="00E71899">
            <w:pPr>
              <w:contextualSpacing/>
              <w:jc w:val="center"/>
              <w:rPr>
                <w:rFonts w:ascii="Gill Sans MT" w:hAnsi="Gill Sans MT"/>
              </w:rPr>
            </w:pPr>
          </w:p>
        </w:tc>
        <w:tc>
          <w:tcPr>
            <w:tcW w:w="1440" w:type="dxa"/>
          </w:tcPr>
          <w:p w14:paraId="5538CAB0" w14:textId="77777777" w:rsidR="00E71899" w:rsidRPr="00BE068B" w:rsidRDefault="00E71899" w:rsidP="00E71899">
            <w:pPr>
              <w:contextualSpacing/>
              <w:jc w:val="center"/>
              <w:rPr>
                <w:rFonts w:ascii="Gill Sans MT" w:hAnsi="Gill Sans MT"/>
              </w:rPr>
            </w:pPr>
          </w:p>
        </w:tc>
      </w:tr>
      <w:tr w:rsidR="00E71899" w:rsidRPr="00BE068B" w14:paraId="680709A2" w14:textId="7EC4B4F3" w:rsidTr="00E71899">
        <w:trPr>
          <w:trHeight w:val="20"/>
        </w:trPr>
        <w:tc>
          <w:tcPr>
            <w:tcW w:w="677" w:type="dxa"/>
          </w:tcPr>
          <w:p w14:paraId="1E11404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2160" w:type="dxa"/>
          </w:tcPr>
          <w:p w14:paraId="352C0C8B" w14:textId="77777777" w:rsidR="00E71899" w:rsidRPr="00BE068B" w:rsidRDefault="00E71899" w:rsidP="00E71899">
            <w:pPr>
              <w:contextualSpacing/>
              <w:jc w:val="center"/>
              <w:rPr>
                <w:rFonts w:ascii="Gill Sans MT" w:hAnsi="Gill Sans MT"/>
              </w:rPr>
            </w:pPr>
          </w:p>
        </w:tc>
        <w:tc>
          <w:tcPr>
            <w:tcW w:w="1080" w:type="dxa"/>
          </w:tcPr>
          <w:p w14:paraId="75EA0311" w14:textId="77777777" w:rsidR="00E71899" w:rsidRPr="00BE068B" w:rsidRDefault="00E71899" w:rsidP="00E71899">
            <w:pPr>
              <w:contextualSpacing/>
              <w:jc w:val="center"/>
              <w:rPr>
                <w:rFonts w:ascii="Gill Sans MT" w:hAnsi="Gill Sans MT"/>
              </w:rPr>
            </w:pPr>
          </w:p>
        </w:tc>
        <w:tc>
          <w:tcPr>
            <w:tcW w:w="1440" w:type="dxa"/>
          </w:tcPr>
          <w:p w14:paraId="2D848EF6" w14:textId="77777777" w:rsidR="00E71899" w:rsidRPr="00BE068B" w:rsidRDefault="00E71899" w:rsidP="00E71899">
            <w:pPr>
              <w:contextualSpacing/>
              <w:jc w:val="center"/>
              <w:rPr>
                <w:rFonts w:ascii="Gill Sans MT" w:hAnsi="Gill Sans MT"/>
              </w:rPr>
            </w:pPr>
          </w:p>
        </w:tc>
        <w:tc>
          <w:tcPr>
            <w:tcW w:w="1440" w:type="dxa"/>
          </w:tcPr>
          <w:p w14:paraId="516D4543" w14:textId="77777777" w:rsidR="00E71899" w:rsidRPr="00BE068B" w:rsidRDefault="00E71899" w:rsidP="00E71899">
            <w:pPr>
              <w:contextualSpacing/>
              <w:jc w:val="center"/>
              <w:rPr>
                <w:rFonts w:ascii="Gill Sans MT" w:hAnsi="Gill Sans MT"/>
              </w:rPr>
            </w:pPr>
          </w:p>
        </w:tc>
        <w:tc>
          <w:tcPr>
            <w:tcW w:w="1440" w:type="dxa"/>
          </w:tcPr>
          <w:p w14:paraId="5B5EC783" w14:textId="77777777" w:rsidR="00E71899" w:rsidRPr="00BE068B" w:rsidRDefault="00E71899" w:rsidP="00E71899">
            <w:pPr>
              <w:contextualSpacing/>
              <w:jc w:val="center"/>
              <w:rPr>
                <w:rFonts w:ascii="Gill Sans MT" w:hAnsi="Gill Sans MT"/>
              </w:rPr>
            </w:pPr>
          </w:p>
        </w:tc>
        <w:tc>
          <w:tcPr>
            <w:tcW w:w="1440" w:type="dxa"/>
          </w:tcPr>
          <w:p w14:paraId="5E18C288" w14:textId="77777777" w:rsidR="00E71899" w:rsidRPr="00BE068B" w:rsidRDefault="00E71899" w:rsidP="00E71899">
            <w:pPr>
              <w:contextualSpacing/>
              <w:jc w:val="center"/>
              <w:rPr>
                <w:rFonts w:ascii="Gill Sans MT" w:hAnsi="Gill Sans MT"/>
              </w:rPr>
            </w:pPr>
          </w:p>
        </w:tc>
        <w:tc>
          <w:tcPr>
            <w:tcW w:w="1440" w:type="dxa"/>
          </w:tcPr>
          <w:p w14:paraId="76EBC25B" w14:textId="77777777" w:rsidR="00E71899" w:rsidRPr="00BE068B" w:rsidRDefault="00E71899" w:rsidP="00E71899">
            <w:pPr>
              <w:contextualSpacing/>
              <w:jc w:val="center"/>
              <w:rPr>
                <w:rFonts w:ascii="Gill Sans MT" w:hAnsi="Gill Sans MT"/>
              </w:rPr>
            </w:pPr>
          </w:p>
        </w:tc>
        <w:tc>
          <w:tcPr>
            <w:tcW w:w="1440" w:type="dxa"/>
          </w:tcPr>
          <w:p w14:paraId="4D8C0CED" w14:textId="77777777" w:rsidR="00E71899" w:rsidRPr="00BE068B" w:rsidRDefault="00E71899" w:rsidP="00E71899">
            <w:pPr>
              <w:contextualSpacing/>
              <w:jc w:val="center"/>
              <w:rPr>
                <w:rFonts w:ascii="Gill Sans MT" w:hAnsi="Gill Sans MT"/>
              </w:rPr>
            </w:pPr>
          </w:p>
        </w:tc>
        <w:tc>
          <w:tcPr>
            <w:tcW w:w="1440" w:type="dxa"/>
          </w:tcPr>
          <w:p w14:paraId="10D8C148" w14:textId="77777777" w:rsidR="00E71899" w:rsidRPr="00BE068B" w:rsidRDefault="00E71899" w:rsidP="00E71899">
            <w:pPr>
              <w:contextualSpacing/>
              <w:jc w:val="center"/>
              <w:rPr>
                <w:rFonts w:ascii="Gill Sans MT" w:hAnsi="Gill Sans MT"/>
              </w:rPr>
            </w:pPr>
          </w:p>
        </w:tc>
        <w:tc>
          <w:tcPr>
            <w:tcW w:w="1440" w:type="dxa"/>
          </w:tcPr>
          <w:p w14:paraId="667BB12F" w14:textId="77777777" w:rsidR="00E71899" w:rsidRPr="00BE068B" w:rsidRDefault="00E71899" w:rsidP="00E71899">
            <w:pPr>
              <w:contextualSpacing/>
              <w:jc w:val="center"/>
              <w:rPr>
                <w:rFonts w:ascii="Gill Sans MT" w:hAnsi="Gill Sans MT"/>
              </w:rPr>
            </w:pPr>
          </w:p>
        </w:tc>
      </w:tr>
      <w:tr w:rsidR="00E71899" w:rsidRPr="00BE068B" w14:paraId="7B6C3A6F" w14:textId="32494399" w:rsidTr="00E71899">
        <w:trPr>
          <w:trHeight w:val="20"/>
        </w:trPr>
        <w:tc>
          <w:tcPr>
            <w:tcW w:w="677" w:type="dxa"/>
          </w:tcPr>
          <w:p w14:paraId="7109741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2160" w:type="dxa"/>
          </w:tcPr>
          <w:p w14:paraId="2CB8E5D5" w14:textId="77777777" w:rsidR="00E71899" w:rsidRPr="00BE068B" w:rsidRDefault="00E71899" w:rsidP="00E71899">
            <w:pPr>
              <w:contextualSpacing/>
              <w:jc w:val="center"/>
              <w:rPr>
                <w:rFonts w:ascii="Gill Sans MT" w:hAnsi="Gill Sans MT"/>
              </w:rPr>
            </w:pPr>
          </w:p>
        </w:tc>
        <w:tc>
          <w:tcPr>
            <w:tcW w:w="1080" w:type="dxa"/>
          </w:tcPr>
          <w:p w14:paraId="4C55E462" w14:textId="77777777" w:rsidR="00E71899" w:rsidRPr="00BE068B" w:rsidRDefault="00E71899" w:rsidP="00E71899">
            <w:pPr>
              <w:contextualSpacing/>
              <w:jc w:val="center"/>
              <w:rPr>
                <w:rFonts w:ascii="Gill Sans MT" w:hAnsi="Gill Sans MT"/>
              </w:rPr>
            </w:pPr>
          </w:p>
        </w:tc>
        <w:tc>
          <w:tcPr>
            <w:tcW w:w="1440" w:type="dxa"/>
          </w:tcPr>
          <w:p w14:paraId="162772CC" w14:textId="77777777" w:rsidR="00E71899" w:rsidRPr="00BE068B" w:rsidRDefault="00E71899" w:rsidP="00E71899">
            <w:pPr>
              <w:contextualSpacing/>
              <w:jc w:val="center"/>
              <w:rPr>
                <w:rFonts w:ascii="Gill Sans MT" w:hAnsi="Gill Sans MT"/>
              </w:rPr>
            </w:pPr>
          </w:p>
        </w:tc>
        <w:tc>
          <w:tcPr>
            <w:tcW w:w="1440" w:type="dxa"/>
          </w:tcPr>
          <w:p w14:paraId="026BC4DE" w14:textId="77777777" w:rsidR="00E71899" w:rsidRPr="00BE068B" w:rsidRDefault="00E71899" w:rsidP="00E71899">
            <w:pPr>
              <w:contextualSpacing/>
              <w:jc w:val="center"/>
              <w:rPr>
                <w:rFonts w:ascii="Gill Sans MT" w:hAnsi="Gill Sans MT"/>
              </w:rPr>
            </w:pPr>
          </w:p>
        </w:tc>
        <w:tc>
          <w:tcPr>
            <w:tcW w:w="1440" w:type="dxa"/>
          </w:tcPr>
          <w:p w14:paraId="3FB31129" w14:textId="77777777" w:rsidR="00E71899" w:rsidRPr="00BE068B" w:rsidRDefault="00E71899" w:rsidP="00E71899">
            <w:pPr>
              <w:contextualSpacing/>
              <w:jc w:val="center"/>
              <w:rPr>
                <w:rFonts w:ascii="Gill Sans MT" w:hAnsi="Gill Sans MT"/>
              </w:rPr>
            </w:pPr>
          </w:p>
        </w:tc>
        <w:tc>
          <w:tcPr>
            <w:tcW w:w="1440" w:type="dxa"/>
          </w:tcPr>
          <w:p w14:paraId="53A61DCC" w14:textId="77777777" w:rsidR="00E71899" w:rsidRPr="00BE068B" w:rsidRDefault="00E71899" w:rsidP="00E71899">
            <w:pPr>
              <w:contextualSpacing/>
              <w:jc w:val="center"/>
              <w:rPr>
                <w:rFonts w:ascii="Gill Sans MT" w:hAnsi="Gill Sans MT"/>
              </w:rPr>
            </w:pPr>
          </w:p>
        </w:tc>
        <w:tc>
          <w:tcPr>
            <w:tcW w:w="1440" w:type="dxa"/>
          </w:tcPr>
          <w:p w14:paraId="26D1F506" w14:textId="77777777" w:rsidR="00E71899" w:rsidRPr="00BE068B" w:rsidRDefault="00E71899" w:rsidP="00E71899">
            <w:pPr>
              <w:contextualSpacing/>
              <w:jc w:val="center"/>
              <w:rPr>
                <w:rFonts w:ascii="Gill Sans MT" w:hAnsi="Gill Sans MT"/>
              </w:rPr>
            </w:pPr>
          </w:p>
        </w:tc>
        <w:tc>
          <w:tcPr>
            <w:tcW w:w="1440" w:type="dxa"/>
          </w:tcPr>
          <w:p w14:paraId="5FB1BFD1" w14:textId="77777777" w:rsidR="00E71899" w:rsidRPr="00BE068B" w:rsidRDefault="00E71899" w:rsidP="00E71899">
            <w:pPr>
              <w:contextualSpacing/>
              <w:jc w:val="center"/>
              <w:rPr>
                <w:rFonts w:ascii="Gill Sans MT" w:hAnsi="Gill Sans MT"/>
              </w:rPr>
            </w:pPr>
          </w:p>
        </w:tc>
        <w:tc>
          <w:tcPr>
            <w:tcW w:w="1440" w:type="dxa"/>
          </w:tcPr>
          <w:p w14:paraId="4118B08F" w14:textId="77777777" w:rsidR="00E71899" w:rsidRPr="00BE068B" w:rsidRDefault="00E71899" w:rsidP="00E71899">
            <w:pPr>
              <w:contextualSpacing/>
              <w:jc w:val="center"/>
              <w:rPr>
                <w:rFonts w:ascii="Gill Sans MT" w:hAnsi="Gill Sans MT"/>
              </w:rPr>
            </w:pPr>
          </w:p>
        </w:tc>
        <w:tc>
          <w:tcPr>
            <w:tcW w:w="1440" w:type="dxa"/>
          </w:tcPr>
          <w:p w14:paraId="6B3A2C8C" w14:textId="77777777" w:rsidR="00E71899" w:rsidRPr="00BE068B" w:rsidRDefault="00E71899" w:rsidP="00E71899">
            <w:pPr>
              <w:contextualSpacing/>
              <w:jc w:val="center"/>
              <w:rPr>
                <w:rFonts w:ascii="Gill Sans MT" w:hAnsi="Gill Sans MT"/>
              </w:rPr>
            </w:pPr>
          </w:p>
        </w:tc>
      </w:tr>
      <w:tr w:rsidR="00E71899" w:rsidRPr="00BE068B" w14:paraId="295B0D6C" w14:textId="31CBE574" w:rsidTr="00E71899">
        <w:trPr>
          <w:trHeight w:val="20"/>
        </w:trPr>
        <w:tc>
          <w:tcPr>
            <w:tcW w:w="677" w:type="dxa"/>
          </w:tcPr>
          <w:p w14:paraId="020AA09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2160" w:type="dxa"/>
          </w:tcPr>
          <w:p w14:paraId="2AEDC02E" w14:textId="77777777" w:rsidR="00E71899" w:rsidRPr="00BE068B" w:rsidRDefault="00E71899" w:rsidP="00E71899">
            <w:pPr>
              <w:contextualSpacing/>
              <w:jc w:val="center"/>
              <w:rPr>
                <w:rFonts w:ascii="Gill Sans MT" w:hAnsi="Gill Sans MT"/>
              </w:rPr>
            </w:pPr>
          </w:p>
        </w:tc>
        <w:tc>
          <w:tcPr>
            <w:tcW w:w="1080" w:type="dxa"/>
          </w:tcPr>
          <w:p w14:paraId="7DF26179" w14:textId="77777777" w:rsidR="00E71899" w:rsidRPr="00BE068B" w:rsidRDefault="00E71899" w:rsidP="00E71899">
            <w:pPr>
              <w:contextualSpacing/>
              <w:jc w:val="center"/>
              <w:rPr>
                <w:rFonts w:ascii="Gill Sans MT" w:hAnsi="Gill Sans MT"/>
              </w:rPr>
            </w:pPr>
          </w:p>
        </w:tc>
        <w:tc>
          <w:tcPr>
            <w:tcW w:w="1440" w:type="dxa"/>
          </w:tcPr>
          <w:p w14:paraId="56926B12" w14:textId="77777777" w:rsidR="00E71899" w:rsidRPr="00BE068B" w:rsidRDefault="00E71899" w:rsidP="00E71899">
            <w:pPr>
              <w:contextualSpacing/>
              <w:jc w:val="center"/>
              <w:rPr>
                <w:rFonts w:ascii="Gill Sans MT" w:hAnsi="Gill Sans MT"/>
              </w:rPr>
            </w:pPr>
          </w:p>
        </w:tc>
        <w:tc>
          <w:tcPr>
            <w:tcW w:w="1440" w:type="dxa"/>
          </w:tcPr>
          <w:p w14:paraId="4A228527" w14:textId="77777777" w:rsidR="00E71899" w:rsidRPr="00BE068B" w:rsidRDefault="00E71899" w:rsidP="00E71899">
            <w:pPr>
              <w:contextualSpacing/>
              <w:jc w:val="center"/>
              <w:rPr>
                <w:rFonts w:ascii="Gill Sans MT" w:hAnsi="Gill Sans MT"/>
              </w:rPr>
            </w:pPr>
          </w:p>
        </w:tc>
        <w:tc>
          <w:tcPr>
            <w:tcW w:w="1440" w:type="dxa"/>
          </w:tcPr>
          <w:p w14:paraId="762E70DF" w14:textId="77777777" w:rsidR="00E71899" w:rsidRPr="00BE068B" w:rsidRDefault="00E71899" w:rsidP="00E71899">
            <w:pPr>
              <w:contextualSpacing/>
              <w:jc w:val="center"/>
              <w:rPr>
                <w:rFonts w:ascii="Gill Sans MT" w:hAnsi="Gill Sans MT"/>
              </w:rPr>
            </w:pPr>
          </w:p>
        </w:tc>
        <w:tc>
          <w:tcPr>
            <w:tcW w:w="1440" w:type="dxa"/>
          </w:tcPr>
          <w:p w14:paraId="6EAD2421" w14:textId="77777777" w:rsidR="00E71899" w:rsidRPr="00BE068B" w:rsidRDefault="00E71899" w:rsidP="00E71899">
            <w:pPr>
              <w:contextualSpacing/>
              <w:jc w:val="center"/>
              <w:rPr>
                <w:rFonts w:ascii="Gill Sans MT" w:hAnsi="Gill Sans MT"/>
              </w:rPr>
            </w:pPr>
          </w:p>
        </w:tc>
        <w:tc>
          <w:tcPr>
            <w:tcW w:w="1440" w:type="dxa"/>
          </w:tcPr>
          <w:p w14:paraId="034FEF6B" w14:textId="77777777" w:rsidR="00E71899" w:rsidRPr="00BE068B" w:rsidRDefault="00E71899" w:rsidP="00E71899">
            <w:pPr>
              <w:contextualSpacing/>
              <w:jc w:val="center"/>
              <w:rPr>
                <w:rFonts w:ascii="Gill Sans MT" w:hAnsi="Gill Sans MT"/>
              </w:rPr>
            </w:pPr>
          </w:p>
        </w:tc>
        <w:tc>
          <w:tcPr>
            <w:tcW w:w="1440" w:type="dxa"/>
          </w:tcPr>
          <w:p w14:paraId="2CA07EDD" w14:textId="77777777" w:rsidR="00E71899" w:rsidRPr="00BE068B" w:rsidRDefault="00E71899" w:rsidP="00E71899">
            <w:pPr>
              <w:contextualSpacing/>
              <w:jc w:val="center"/>
              <w:rPr>
                <w:rFonts w:ascii="Gill Sans MT" w:hAnsi="Gill Sans MT"/>
              </w:rPr>
            </w:pPr>
          </w:p>
        </w:tc>
        <w:tc>
          <w:tcPr>
            <w:tcW w:w="1440" w:type="dxa"/>
          </w:tcPr>
          <w:p w14:paraId="242FB776" w14:textId="77777777" w:rsidR="00E71899" w:rsidRPr="00BE068B" w:rsidRDefault="00E71899" w:rsidP="00E71899">
            <w:pPr>
              <w:contextualSpacing/>
              <w:jc w:val="center"/>
              <w:rPr>
                <w:rFonts w:ascii="Gill Sans MT" w:hAnsi="Gill Sans MT"/>
              </w:rPr>
            </w:pPr>
          </w:p>
        </w:tc>
        <w:tc>
          <w:tcPr>
            <w:tcW w:w="1440" w:type="dxa"/>
          </w:tcPr>
          <w:p w14:paraId="559DE5CF" w14:textId="77777777" w:rsidR="00E71899" w:rsidRPr="00BE068B" w:rsidRDefault="00E71899" w:rsidP="00E71899">
            <w:pPr>
              <w:contextualSpacing/>
              <w:jc w:val="center"/>
              <w:rPr>
                <w:rFonts w:ascii="Gill Sans MT" w:hAnsi="Gill Sans MT"/>
              </w:rPr>
            </w:pPr>
          </w:p>
        </w:tc>
      </w:tr>
      <w:tr w:rsidR="00E71899" w:rsidRPr="00BE068B" w14:paraId="364602BC" w14:textId="25861C07" w:rsidTr="00E71899">
        <w:trPr>
          <w:trHeight w:val="20"/>
        </w:trPr>
        <w:tc>
          <w:tcPr>
            <w:tcW w:w="677" w:type="dxa"/>
          </w:tcPr>
          <w:p w14:paraId="251EC36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2160" w:type="dxa"/>
          </w:tcPr>
          <w:p w14:paraId="59B589DA" w14:textId="77777777" w:rsidR="00E71899" w:rsidRPr="00BE068B" w:rsidRDefault="00E71899" w:rsidP="00E71899">
            <w:pPr>
              <w:contextualSpacing/>
              <w:jc w:val="center"/>
              <w:rPr>
                <w:rFonts w:ascii="Gill Sans MT" w:hAnsi="Gill Sans MT"/>
              </w:rPr>
            </w:pPr>
          </w:p>
        </w:tc>
        <w:tc>
          <w:tcPr>
            <w:tcW w:w="1080" w:type="dxa"/>
          </w:tcPr>
          <w:p w14:paraId="247648EA" w14:textId="77777777" w:rsidR="00E71899" w:rsidRPr="00BE068B" w:rsidRDefault="00E71899" w:rsidP="00E71899">
            <w:pPr>
              <w:contextualSpacing/>
              <w:jc w:val="center"/>
              <w:rPr>
                <w:rFonts w:ascii="Gill Sans MT" w:hAnsi="Gill Sans MT"/>
              </w:rPr>
            </w:pPr>
          </w:p>
        </w:tc>
        <w:tc>
          <w:tcPr>
            <w:tcW w:w="1440" w:type="dxa"/>
          </w:tcPr>
          <w:p w14:paraId="68D7EEE1" w14:textId="77777777" w:rsidR="00E71899" w:rsidRPr="00BE068B" w:rsidRDefault="00E71899" w:rsidP="00E71899">
            <w:pPr>
              <w:contextualSpacing/>
              <w:jc w:val="center"/>
              <w:rPr>
                <w:rFonts w:ascii="Gill Sans MT" w:hAnsi="Gill Sans MT"/>
              </w:rPr>
            </w:pPr>
          </w:p>
        </w:tc>
        <w:tc>
          <w:tcPr>
            <w:tcW w:w="1440" w:type="dxa"/>
          </w:tcPr>
          <w:p w14:paraId="3EF41E95" w14:textId="77777777" w:rsidR="00E71899" w:rsidRPr="00BE068B" w:rsidRDefault="00E71899" w:rsidP="00E71899">
            <w:pPr>
              <w:contextualSpacing/>
              <w:jc w:val="center"/>
              <w:rPr>
                <w:rFonts w:ascii="Gill Sans MT" w:hAnsi="Gill Sans MT"/>
              </w:rPr>
            </w:pPr>
          </w:p>
        </w:tc>
        <w:tc>
          <w:tcPr>
            <w:tcW w:w="1440" w:type="dxa"/>
          </w:tcPr>
          <w:p w14:paraId="24EE0C9D" w14:textId="77777777" w:rsidR="00E71899" w:rsidRPr="00BE068B" w:rsidRDefault="00E71899" w:rsidP="00E71899">
            <w:pPr>
              <w:contextualSpacing/>
              <w:jc w:val="center"/>
              <w:rPr>
                <w:rFonts w:ascii="Gill Sans MT" w:hAnsi="Gill Sans MT"/>
              </w:rPr>
            </w:pPr>
          </w:p>
        </w:tc>
        <w:tc>
          <w:tcPr>
            <w:tcW w:w="1440" w:type="dxa"/>
          </w:tcPr>
          <w:p w14:paraId="5B66B53B" w14:textId="77777777" w:rsidR="00E71899" w:rsidRPr="00BE068B" w:rsidRDefault="00E71899" w:rsidP="00E71899">
            <w:pPr>
              <w:contextualSpacing/>
              <w:jc w:val="center"/>
              <w:rPr>
                <w:rFonts w:ascii="Gill Sans MT" w:hAnsi="Gill Sans MT"/>
              </w:rPr>
            </w:pPr>
          </w:p>
        </w:tc>
        <w:tc>
          <w:tcPr>
            <w:tcW w:w="1440" w:type="dxa"/>
          </w:tcPr>
          <w:p w14:paraId="0E437C3E" w14:textId="77777777" w:rsidR="00E71899" w:rsidRPr="00BE068B" w:rsidRDefault="00E71899" w:rsidP="00E71899">
            <w:pPr>
              <w:contextualSpacing/>
              <w:jc w:val="center"/>
              <w:rPr>
                <w:rFonts w:ascii="Gill Sans MT" w:hAnsi="Gill Sans MT"/>
              </w:rPr>
            </w:pPr>
          </w:p>
        </w:tc>
        <w:tc>
          <w:tcPr>
            <w:tcW w:w="1440" w:type="dxa"/>
          </w:tcPr>
          <w:p w14:paraId="4E0207E7" w14:textId="77777777" w:rsidR="00E71899" w:rsidRPr="00BE068B" w:rsidRDefault="00E71899" w:rsidP="00E71899">
            <w:pPr>
              <w:contextualSpacing/>
              <w:jc w:val="center"/>
              <w:rPr>
                <w:rFonts w:ascii="Gill Sans MT" w:hAnsi="Gill Sans MT"/>
              </w:rPr>
            </w:pPr>
          </w:p>
        </w:tc>
        <w:tc>
          <w:tcPr>
            <w:tcW w:w="1440" w:type="dxa"/>
          </w:tcPr>
          <w:p w14:paraId="3EF5F74B" w14:textId="77777777" w:rsidR="00E71899" w:rsidRPr="00BE068B" w:rsidRDefault="00E71899" w:rsidP="00E71899">
            <w:pPr>
              <w:contextualSpacing/>
              <w:jc w:val="center"/>
              <w:rPr>
                <w:rFonts w:ascii="Gill Sans MT" w:hAnsi="Gill Sans MT"/>
              </w:rPr>
            </w:pPr>
          </w:p>
        </w:tc>
        <w:tc>
          <w:tcPr>
            <w:tcW w:w="1440" w:type="dxa"/>
          </w:tcPr>
          <w:p w14:paraId="7D1CD1EF" w14:textId="77777777" w:rsidR="00E71899" w:rsidRPr="00BE068B" w:rsidRDefault="00E71899" w:rsidP="00E71899">
            <w:pPr>
              <w:contextualSpacing/>
              <w:jc w:val="center"/>
              <w:rPr>
                <w:rFonts w:ascii="Gill Sans MT" w:hAnsi="Gill Sans MT"/>
              </w:rPr>
            </w:pPr>
          </w:p>
        </w:tc>
      </w:tr>
      <w:tr w:rsidR="00E71899" w:rsidRPr="00BE068B" w14:paraId="205F9F6D" w14:textId="55AEA7EC" w:rsidTr="00E71899">
        <w:trPr>
          <w:trHeight w:val="20"/>
        </w:trPr>
        <w:tc>
          <w:tcPr>
            <w:tcW w:w="677" w:type="dxa"/>
          </w:tcPr>
          <w:p w14:paraId="36E3C08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2160" w:type="dxa"/>
          </w:tcPr>
          <w:p w14:paraId="1196751F" w14:textId="77777777" w:rsidR="00E71899" w:rsidRPr="00BE068B" w:rsidRDefault="00E71899" w:rsidP="00E71899">
            <w:pPr>
              <w:contextualSpacing/>
              <w:jc w:val="center"/>
              <w:rPr>
                <w:rFonts w:ascii="Gill Sans MT" w:hAnsi="Gill Sans MT"/>
              </w:rPr>
            </w:pPr>
          </w:p>
        </w:tc>
        <w:tc>
          <w:tcPr>
            <w:tcW w:w="1080" w:type="dxa"/>
          </w:tcPr>
          <w:p w14:paraId="5417D7F0" w14:textId="77777777" w:rsidR="00E71899" w:rsidRPr="00BE068B" w:rsidRDefault="00E71899" w:rsidP="00E71899">
            <w:pPr>
              <w:contextualSpacing/>
              <w:jc w:val="center"/>
              <w:rPr>
                <w:rFonts w:ascii="Gill Sans MT" w:hAnsi="Gill Sans MT"/>
              </w:rPr>
            </w:pPr>
          </w:p>
        </w:tc>
        <w:tc>
          <w:tcPr>
            <w:tcW w:w="1440" w:type="dxa"/>
          </w:tcPr>
          <w:p w14:paraId="31C3FC70" w14:textId="77777777" w:rsidR="00E71899" w:rsidRPr="00BE068B" w:rsidRDefault="00E71899" w:rsidP="00E71899">
            <w:pPr>
              <w:contextualSpacing/>
              <w:jc w:val="center"/>
              <w:rPr>
                <w:rFonts w:ascii="Gill Sans MT" w:hAnsi="Gill Sans MT"/>
              </w:rPr>
            </w:pPr>
          </w:p>
        </w:tc>
        <w:tc>
          <w:tcPr>
            <w:tcW w:w="1440" w:type="dxa"/>
          </w:tcPr>
          <w:p w14:paraId="46B81DE4" w14:textId="77777777" w:rsidR="00E71899" w:rsidRPr="00BE068B" w:rsidRDefault="00E71899" w:rsidP="00E71899">
            <w:pPr>
              <w:contextualSpacing/>
              <w:jc w:val="center"/>
              <w:rPr>
                <w:rFonts w:ascii="Gill Sans MT" w:hAnsi="Gill Sans MT"/>
              </w:rPr>
            </w:pPr>
          </w:p>
        </w:tc>
        <w:tc>
          <w:tcPr>
            <w:tcW w:w="1440" w:type="dxa"/>
          </w:tcPr>
          <w:p w14:paraId="286CEA5E" w14:textId="77777777" w:rsidR="00E71899" w:rsidRPr="00BE068B" w:rsidRDefault="00E71899" w:rsidP="00E71899">
            <w:pPr>
              <w:contextualSpacing/>
              <w:jc w:val="center"/>
              <w:rPr>
                <w:rFonts w:ascii="Gill Sans MT" w:hAnsi="Gill Sans MT"/>
              </w:rPr>
            </w:pPr>
          </w:p>
        </w:tc>
        <w:tc>
          <w:tcPr>
            <w:tcW w:w="1440" w:type="dxa"/>
          </w:tcPr>
          <w:p w14:paraId="7567E59F" w14:textId="77777777" w:rsidR="00E71899" w:rsidRPr="00BE068B" w:rsidRDefault="00E71899" w:rsidP="00E71899">
            <w:pPr>
              <w:contextualSpacing/>
              <w:jc w:val="center"/>
              <w:rPr>
                <w:rFonts w:ascii="Gill Sans MT" w:hAnsi="Gill Sans MT"/>
              </w:rPr>
            </w:pPr>
          </w:p>
        </w:tc>
        <w:tc>
          <w:tcPr>
            <w:tcW w:w="1440" w:type="dxa"/>
          </w:tcPr>
          <w:p w14:paraId="2DE0FDEC" w14:textId="77777777" w:rsidR="00E71899" w:rsidRPr="00BE068B" w:rsidRDefault="00E71899" w:rsidP="00E71899">
            <w:pPr>
              <w:contextualSpacing/>
              <w:jc w:val="center"/>
              <w:rPr>
                <w:rFonts w:ascii="Gill Sans MT" w:hAnsi="Gill Sans MT"/>
              </w:rPr>
            </w:pPr>
          </w:p>
        </w:tc>
        <w:tc>
          <w:tcPr>
            <w:tcW w:w="1440" w:type="dxa"/>
          </w:tcPr>
          <w:p w14:paraId="2B7A15A3" w14:textId="77777777" w:rsidR="00E71899" w:rsidRPr="00BE068B" w:rsidRDefault="00E71899" w:rsidP="00E71899">
            <w:pPr>
              <w:contextualSpacing/>
              <w:jc w:val="center"/>
              <w:rPr>
                <w:rFonts w:ascii="Gill Sans MT" w:hAnsi="Gill Sans MT"/>
              </w:rPr>
            </w:pPr>
          </w:p>
        </w:tc>
        <w:tc>
          <w:tcPr>
            <w:tcW w:w="1440" w:type="dxa"/>
          </w:tcPr>
          <w:p w14:paraId="059CCBF6" w14:textId="77777777" w:rsidR="00E71899" w:rsidRPr="00BE068B" w:rsidRDefault="00E71899" w:rsidP="00E71899">
            <w:pPr>
              <w:contextualSpacing/>
              <w:jc w:val="center"/>
              <w:rPr>
                <w:rFonts w:ascii="Gill Sans MT" w:hAnsi="Gill Sans MT"/>
              </w:rPr>
            </w:pPr>
          </w:p>
        </w:tc>
        <w:tc>
          <w:tcPr>
            <w:tcW w:w="1440" w:type="dxa"/>
          </w:tcPr>
          <w:p w14:paraId="6B494341" w14:textId="77777777" w:rsidR="00E71899" w:rsidRPr="00BE068B" w:rsidRDefault="00E71899" w:rsidP="00E71899">
            <w:pPr>
              <w:contextualSpacing/>
              <w:jc w:val="center"/>
              <w:rPr>
                <w:rFonts w:ascii="Gill Sans MT" w:hAnsi="Gill Sans MT"/>
              </w:rPr>
            </w:pPr>
          </w:p>
        </w:tc>
      </w:tr>
      <w:tr w:rsidR="00E71899" w:rsidRPr="00BE068B" w14:paraId="2400701F" w14:textId="74A5F8DD" w:rsidTr="00E71899">
        <w:trPr>
          <w:trHeight w:val="20"/>
        </w:trPr>
        <w:tc>
          <w:tcPr>
            <w:tcW w:w="677" w:type="dxa"/>
          </w:tcPr>
          <w:p w14:paraId="0F73EC2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2160" w:type="dxa"/>
          </w:tcPr>
          <w:p w14:paraId="3DC48116" w14:textId="77777777" w:rsidR="00E71899" w:rsidRPr="00BE068B" w:rsidRDefault="00E71899" w:rsidP="00E71899">
            <w:pPr>
              <w:contextualSpacing/>
              <w:jc w:val="center"/>
              <w:rPr>
                <w:rFonts w:ascii="Gill Sans MT" w:hAnsi="Gill Sans MT"/>
              </w:rPr>
            </w:pPr>
          </w:p>
        </w:tc>
        <w:tc>
          <w:tcPr>
            <w:tcW w:w="1080" w:type="dxa"/>
          </w:tcPr>
          <w:p w14:paraId="3698FC50" w14:textId="77777777" w:rsidR="00E71899" w:rsidRPr="00BE068B" w:rsidRDefault="00E71899" w:rsidP="00E71899">
            <w:pPr>
              <w:contextualSpacing/>
              <w:jc w:val="center"/>
              <w:rPr>
                <w:rFonts w:ascii="Gill Sans MT" w:hAnsi="Gill Sans MT"/>
              </w:rPr>
            </w:pPr>
          </w:p>
        </w:tc>
        <w:tc>
          <w:tcPr>
            <w:tcW w:w="1440" w:type="dxa"/>
          </w:tcPr>
          <w:p w14:paraId="2614624E" w14:textId="77777777" w:rsidR="00E71899" w:rsidRPr="00BE068B" w:rsidRDefault="00E71899" w:rsidP="00E71899">
            <w:pPr>
              <w:contextualSpacing/>
              <w:jc w:val="center"/>
              <w:rPr>
                <w:rFonts w:ascii="Gill Sans MT" w:hAnsi="Gill Sans MT"/>
              </w:rPr>
            </w:pPr>
          </w:p>
        </w:tc>
        <w:tc>
          <w:tcPr>
            <w:tcW w:w="1440" w:type="dxa"/>
          </w:tcPr>
          <w:p w14:paraId="770C0A9F" w14:textId="77777777" w:rsidR="00E71899" w:rsidRPr="00BE068B" w:rsidRDefault="00E71899" w:rsidP="00E71899">
            <w:pPr>
              <w:contextualSpacing/>
              <w:jc w:val="center"/>
              <w:rPr>
                <w:rFonts w:ascii="Gill Sans MT" w:hAnsi="Gill Sans MT"/>
              </w:rPr>
            </w:pPr>
          </w:p>
        </w:tc>
        <w:tc>
          <w:tcPr>
            <w:tcW w:w="1440" w:type="dxa"/>
          </w:tcPr>
          <w:p w14:paraId="1E4937FD" w14:textId="77777777" w:rsidR="00E71899" w:rsidRPr="00BE068B" w:rsidRDefault="00E71899" w:rsidP="00E71899">
            <w:pPr>
              <w:contextualSpacing/>
              <w:jc w:val="center"/>
              <w:rPr>
                <w:rFonts w:ascii="Gill Sans MT" w:hAnsi="Gill Sans MT"/>
              </w:rPr>
            </w:pPr>
          </w:p>
        </w:tc>
        <w:tc>
          <w:tcPr>
            <w:tcW w:w="1440" w:type="dxa"/>
          </w:tcPr>
          <w:p w14:paraId="79F5A891" w14:textId="77777777" w:rsidR="00E71899" w:rsidRPr="00BE068B" w:rsidRDefault="00E71899" w:rsidP="00E71899">
            <w:pPr>
              <w:contextualSpacing/>
              <w:jc w:val="center"/>
              <w:rPr>
                <w:rFonts w:ascii="Gill Sans MT" w:hAnsi="Gill Sans MT"/>
              </w:rPr>
            </w:pPr>
          </w:p>
        </w:tc>
        <w:tc>
          <w:tcPr>
            <w:tcW w:w="1440" w:type="dxa"/>
          </w:tcPr>
          <w:p w14:paraId="6050C3B3" w14:textId="77777777" w:rsidR="00E71899" w:rsidRPr="00BE068B" w:rsidRDefault="00E71899" w:rsidP="00E71899">
            <w:pPr>
              <w:contextualSpacing/>
              <w:jc w:val="center"/>
              <w:rPr>
                <w:rFonts w:ascii="Gill Sans MT" w:hAnsi="Gill Sans MT"/>
              </w:rPr>
            </w:pPr>
          </w:p>
        </w:tc>
        <w:tc>
          <w:tcPr>
            <w:tcW w:w="1440" w:type="dxa"/>
          </w:tcPr>
          <w:p w14:paraId="1570A224" w14:textId="77777777" w:rsidR="00E71899" w:rsidRPr="00BE068B" w:rsidRDefault="00E71899" w:rsidP="00E71899">
            <w:pPr>
              <w:contextualSpacing/>
              <w:jc w:val="center"/>
              <w:rPr>
                <w:rFonts w:ascii="Gill Sans MT" w:hAnsi="Gill Sans MT"/>
              </w:rPr>
            </w:pPr>
          </w:p>
        </w:tc>
        <w:tc>
          <w:tcPr>
            <w:tcW w:w="1440" w:type="dxa"/>
          </w:tcPr>
          <w:p w14:paraId="1D08F913" w14:textId="77777777" w:rsidR="00E71899" w:rsidRPr="00BE068B" w:rsidRDefault="00E71899" w:rsidP="00E71899">
            <w:pPr>
              <w:contextualSpacing/>
              <w:jc w:val="center"/>
              <w:rPr>
                <w:rFonts w:ascii="Gill Sans MT" w:hAnsi="Gill Sans MT"/>
              </w:rPr>
            </w:pPr>
          </w:p>
        </w:tc>
        <w:tc>
          <w:tcPr>
            <w:tcW w:w="1440" w:type="dxa"/>
          </w:tcPr>
          <w:p w14:paraId="7C481801" w14:textId="77777777" w:rsidR="00E71899" w:rsidRPr="00BE068B" w:rsidRDefault="00E71899" w:rsidP="00E71899">
            <w:pPr>
              <w:contextualSpacing/>
              <w:jc w:val="center"/>
              <w:rPr>
                <w:rFonts w:ascii="Gill Sans MT" w:hAnsi="Gill Sans MT"/>
              </w:rPr>
            </w:pPr>
          </w:p>
        </w:tc>
      </w:tr>
    </w:tbl>
    <w:p w14:paraId="3CA22AE5" w14:textId="77777777" w:rsidR="00F7697D" w:rsidRPr="00BE068B" w:rsidRDefault="00F7697D" w:rsidP="00F7697D">
      <w:pPr>
        <w:spacing w:after="0" w:line="240" w:lineRule="auto"/>
        <w:contextualSpacing/>
        <w:rPr>
          <w:rFonts w:ascii="Gill Sans MT" w:eastAsia="SimSun" w:hAnsi="Gill Sans MT"/>
        </w:rPr>
      </w:pPr>
    </w:p>
    <w:p w14:paraId="623FDCCF" w14:textId="77777777" w:rsidR="00F7697D" w:rsidRDefault="00F7697D" w:rsidP="00F7697D">
      <w:pPr>
        <w:spacing w:after="0" w:line="240" w:lineRule="auto"/>
        <w:contextualSpacing/>
        <w:rPr>
          <w:rFonts w:ascii="Gill Sans MT" w:eastAsia="SimSun" w:hAnsi="Gill Sans MT"/>
        </w:rPr>
      </w:pPr>
    </w:p>
    <w:p w14:paraId="7A9E92A1" w14:textId="77777777" w:rsidR="00E71899" w:rsidRDefault="00E71899" w:rsidP="00F7697D">
      <w:pPr>
        <w:spacing w:after="0" w:line="240" w:lineRule="auto"/>
        <w:contextualSpacing/>
        <w:rPr>
          <w:rFonts w:ascii="Gill Sans MT" w:eastAsia="SimSun" w:hAnsi="Gill Sans MT"/>
        </w:rPr>
      </w:pPr>
    </w:p>
    <w:p w14:paraId="306C14AA" w14:textId="77777777" w:rsidR="00E71899" w:rsidRDefault="00E71899" w:rsidP="00F7697D">
      <w:pPr>
        <w:spacing w:after="0" w:line="240" w:lineRule="auto"/>
        <w:contextualSpacing/>
        <w:rPr>
          <w:rFonts w:ascii="Gill Sans MT" w:eastAsia="SimSun" w:hAnsi="Gill Sans MT"/>
        </w:rPr>
      </w:pPr>
    </w:p>
    <w:p w14:paraId="3D618012" w14:textId="77777777" w:rsidR="00E71899" w:rsidRDefault="00E71899" w:rsidP="00F7697D">
      <w:pPr>
        <w:spacing w:after="0" w:line="240" w:lineRule="auto"/>
        <w:contextualSpacing/>
        <w:rPr>
          <w:rFonts w:ascii="Gill Sans MT" w:eastAsia="SimSun" w:hAnsi="Gill Sans MT"/>
        </w:rPr>
      </w:pPr>
    </w:p>
    <w:tbl>
      <w:tblPr>
        <w:tblStyle w:val="TableGrid2"/>
        <w:tblpPr w:leftFromText="180" w:rightFromText="180" w:vertAnchor="page" w:horzAnchor="page" w:tblpX="1470" w:tblpY="1801"/>
        <w:tblW w:w="6046" w:type="dxa"/>
        <w:tblLayout w:type="fixed"/>
        <w:tblCellMar>
          <w:left w:w="29" w:type="dxa"/>
          <w:right w:w="29" w:type="dxa"/>
        </w:tblCellMar>
        <w:tblLook w:val="04A0" w:firstRow="1" w:lastRow="0" w:firstColumn="1" w:lastColumn="0" w:noHBand="0" w:noVBand="1"/>
      </w:tblPr>
      <w:tblGrid>
        <w:gridCol w:w="694"/>
        <w:gridCol w:w="1482"/>
        <w:gridCol w:w="1710"/>
        <w:gridCol w:w="2160"/>
      </w:tblGrid>
      <w:tr w:rsidR="00E71899" w:rsidRPr="00BE068B" w14:paraId="60F67247" w14:textId="77777777" w:rsidTr="00E71899">
        <w:trPr>
          <w:trHeight w:val="351"/>
        </w:trPr>
        <w:tc>
          <w:tcPr>
            <w:tcW w:w="694" w:type="dxa"/>
          </w:tcPr>
          <w:p w14:paraId="34D8A0EA" w14:textId="77777777" w:rsidR="00E71899" w:rsidRPr="00BE068B" w:rsidRDefault="00E71899" w:rsidP="00E71899">
            <w:pPr>
              <w:contextualSpacing/>
              <w:jc w:val="center"/>
              <w:rPr>
                <w:rFonts w:ascii="Gill Sans MT" w:hAnsi="Gill Sans MT"/>
                <w:sz w:val="20"/>
              </w:rPr>
            </w:pPr>
          </w:p>
        </w:tc>
        <w:tc>
          <w:tcPr>
            <w:tcW w:w="1482" w:type="dxa"/>
          </w:tcPr>
          <w:p w14:paraId="75A208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I.33</w:t>
            </w:r>
          </w:p>
        </w:tc>
        <w:tc>
          <w:tcPr>
            <w:tcW w:w="1710" w:type="dxa"/>
          </w:tcPr>
          <w:p w14:paraId="641F7D28"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I.34</w:t>
            </w:r>
          </w:p>
        </w:tc>
        <w:tc>
          <w:tcPr>
            <w:tcW w:w="2160" w:type="dxa"/>
          </w:tcPr>
          <w:p w14:paraId="2711625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I.35</w:t>
            </w:r>
          </w:p>
        </w:tc>
      </w:tr>
      <w:tr w:rsidR="00E71899" w:rsidRPr="00BE068B" w14:paraId="182A9E10" w14:textId="77777777" w:rsidTr="00E71899">
        <w:trPr>
          <w:trHeight w:val="4517"/>
        </w:trPr>
        <w:tc>
          <w:tcPr>
            <w:tcW w:w="694" w:type="dxa"/>
          </w:tcPr>
          <w:p w14:paraId="698B035A" w14:textId="77777777" w:rsidR="00E71899" w:rsidRPr="00BE068B" w:rsidRDefault="00E71899" w:rsidP="00E71899">
            <w:pPr>
              <w:contextualSpacing/>
              <w:jc w:val="center"/>
              <w:rPr>
                <w:rFonts w:ascii="Gill Sans MT" w:hAnsi="Gill Sans MT"/>
                <w:sz w:val="20"/>
              </w:rPr>
            </w:pPr>
          </w:p>
        </w:tc>
        <w:tc>
          <w:tcPr>
            <w:tcW w:w="1482" w:type="dxa"/>
          </w:tcPr>
          <w:p w14:paraId="150C93A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last five agricultural seasons, how many seasons has your household left this field fallow?</w:t>
            </w:r>
          </w:p>
          <w:p w14:paraId="1E8A109E" w14:textId="77777777" w:rsidR="00E71899" w:rsidRPr="00BE068B" w:rsidRDefault="00E71899" w:rsidP="00E71899">
            <w:pPr>
              <w:ind w:right="1410"/>
              <w:rPr>
                <w:rFonts w:ascii="Gill Sans MT" w:hAnsi="Gill Sans MT"/>
              </w:rPr>
            </w:pPr>
          </w:p>
        </w:tc>
        <w:tc>
          <w:tcPr>
            <w:tcW w:w="1710" w:type="dxa"/>
          </w:tcPr>
          <w:p w14:paraId="31AC3CC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past five years</w:t>
            </w:r>
            <w:proofErr w:type="gramStart"/>
            <w:r w:rsidRPr="00BE068B">
              <w:rPr>
                <w:rFonts w:ascii="Gill Sans MT" w:hAnsi="Gill Sans MT" w:cs="Times New Roman"/>
                <w:sz w:val="20"/>
              </w:rPr>
              <w:t>,  how</w:t>
            </w:r>
            <w:proofErr w:type="gramEnd"/>
            <w:r w:rsidRPr="00BE068B">
              <w:rPr>
                <w:rFonts w:ascii="Gill Sans MT" w:hAnsi="Gill Sans MT" w:cs="Times New Roman"/>
                <w:sz w:val="20"/>
              </w:rPr>
              <w:t xml:space="preserve"> many years did your household improve this field by investing in irrigation practices that reduce water use, such as drip irrigation/sprinklers</w:t>
            </w:r>
          </w:p>
          <w:p w14:paraId="37A4DE7C"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p w14:paraId="4AF8115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29BF003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F78193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D6D4281" w14:textId="77777777" w:rsidR="00E71899" w:rsidRPr="00BE068B" w:rsidRDefault="00E71899" w:rsidP="00E71899">
            <w:pPr>
              <w:rPr>
                <w:rFonts w:ascii="Gill Sans MT" w:hAnsi="Gill Sans MT"/>
              </w:rPr>
            </w:pPr>
            <w:r w:rsidRPr="00BE068B">
              <w:rPr>
                <w:rFonts w:ascii="Gill Sans MT" w:hAnsi="Gill Sans MT" w:cs="Times New Roman"/>
                <w:sz w:val="20"/>
              </w:rPr>
              <w:t>999=Prefer not to respond</w:t>
            </w:r>
          </w:p>
        </w:tc>
        <w:tc>
          <w:tcPr>
            <w:tcW w:w="2160" w:type="dxa"/>
          </w:tcPr>
          <w:p w14:paraId="439D26A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Is this field currently planted with agroforestry trees or shrubs, such as </w:t>
            </w:r>
            <w:proofErr w:type="spellStart"/>
            <w:r w:rsidRPr="00BE068B">
              <w:rPr>
                <w:rFonts w:ascii="Gill Sans MT" w:hAnsi="Gill Sans MT" w:cs="Times New Roman"/>
                <w:sz w:val="20"/>
              </w:rPr>
              <w:t>musangu</w:t>
            </w:r>
            <w:proofErr w:type="spellEnd"/>
            <w:r w:rsidRPr="00BE068B">
              <w:rPr>
                <w:rFonts w:ascii="Gill Sans MT" w:hAnsi="Gill Sans MT" w:cs="Times New Roman"/>
                <w:sz w:val="20"/>
              </w:rPr>
              <w:t xml:space="preserve">, </w:t>
            </w:r>
            <w:proofErr w:type="spellStart"/>
            <w:r w:rsidRPr="00BE068B">
              <w:rPr>
                <w:rFonts w:ascii="Gill Sans MT" w:hAnsi="Gill Sans MT" w:cs="Times New Roman"/>
                <w:sz w:val="20"/>
              </w:rPr>
              <w:t>glricidia</w:t>
            </w:r>
            <w:proofErr w:type="spellEnd"/>
            <w:r w:rsidRPr="00BE068B">
              <w:rPr>
                <w:rFonts w:ascii="Gill Sans MT" w:hAnsi="Gill Sans MT" w:cs="Times New Roman"/>
                <w:sz w:val="20"/>
              </w:rPr>
              <w:t xml:space="preserve">, </w:t>
            </w:r>
            <w:proofErr w:type="spellStart"/>
            <w:r w:rsidRPr="00BE068B">
              <w:rPr>
                <w:rFonts w:ascii="Gill Sans MT" w:hAnsi="Gill Sans MT" w:cs="Times New Roman"/>
                <w:sz w:val="20"/>
              </w:rPr>
              <w:t>ububa</w:t>
            </w:r>
            <w:proofErr w:type="spellEnd"/>
            <w:r w:rsidRPr="00BE068B">
              <w:rPr>
                <w:rFonts w:ascii="Gill Sans MT" w:hAnsi="Gill Sans MT" w:cs="Times New Roman"/>
                <w:sz w:val="20"/>
              </w:rPr>
              <w:t>, cowpeas, or pigeon peas?</w:t>
            </w:r>
          </w:p>
          <w:p w14:paraId="7EE1B68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34253B2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135B31C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2C91FE6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77DA98F3" w14:textId="77777777" w:rsidR="00E71899" w:rsidRPr="00BE068B" w:rsidRDefault="00E71899" w:rsidP="00E71899">
            <w:pPr>
              <w:rPr>
                <w:rFonts w:ascii="Gill Sans MT" w:hAnsi="Gill Sans MT"/>
              </w:rPr>
            </w:pPr>
            <w:r w:rsidRPr="00BE068B">
              <w:rPr>
                <w:rFonts w:ascii="Gill Sans MT" w:hAnsi="Gill Sans MT" w:cs="Times New Roman"/>
                <w:sz w:val="20"/>
              </w:rPr>
              <w:t xml:space="preserve">999=Prefer not to respond </w:t>
            </w:r>
          </w:p>
        </w:tc>
      </w:tr>
      <w:tr w:rsidR="00E71899" w:rsidRPr="00BE068B" w14:paraId="07322945" w14:textId="77777777" w:rsidTr="00E71899">
        <w:trPr>
          <w:trHeight w:val="20"/>
        </w:trPr>
        <w:tc>
          <w:tcPr>
            <w:tcW w:w="694" w:type="dxa"/>
          </w:tcPr>
          <w:p w14:paraId="35FE81F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482" w:type="dxa"/>
            <w:vAlign w:val="center"/>
          </w:tcPr>
          <w:p w14:paraId="7FCD86E5" w14:textId="77777777" w:rsidR="00E71899" w:rsidRPr="00BE068B" w:rsidRDefault="00E71899" w:rsidP="00E71899">
            <w:pPr>
              <w:rPr>
                <w:rFonts w:ascii="Gill Sans MT" w:hAnsi="Gill Sans MT"/>
              </w:rPr>
            </w:pPr>
            <w:proofErr w:type="spellStart"/>
            <w:proofErr w:type="gramStart"/>
            <w:r w:rsidRPr="00BE068B">
              <w:rPr>
                <w:rFonts w:ascii="Gill Sans MT" w:hAnsi="Gill Sans MT" w:cs="Times New Roman"/>
                <w:b/>
                <w:bCs/>
                <w:spacing w:val="1"/>
                <w:w w:val="105"/>
                <w:sz w:val="18"/>
                <w:szCs w:val="18"/>
              </w:rPr>
              <w:t>fallowyr</w:t>
            </w:r>
            <w:proofErr w:type="spellEnd"/>
            <w:proofErr w:type="gramEnd"/>
          </w:p>
        </w:tc>
        <w:tc>
          <w:tcPr>
            <w:tcW w:w="1710" w:type="dxa"/>
          </w:tcPr>
          <w:p w14:paraId="0ABD040B" w14:textId="77777777" w:rsidR="00E71899" w:rsidRPr="00BE068B" w:rsidRDefault="00E71899" w:rsidP="00E71899">
            <w:pPr>
              <w:rPr>
                <w:rFonts w:ascii="Gill Sans MT" w:hAnsi="Gill Sans MT"/>
              </w:rPr>
            </w:pPr>
            <w:proofErr w:type="spellStart"/>
            <w:proofErr w:type="gramStart"/>
            <w:r w:rsidRPr="00BE068B">
              <w:rPr>
                <w:rFonts w:ascii="Gill Sans MT" w:hAnsi="Gill Sans MT" w:cs="Times New Roman"/>
                <w:b/>
                <w:bCs/>
                <w:spacing w:val="1"/>
                <w:w w:val="105"/>
                <w:sz w:val="18"/>
                <w:szCs w:val="18"/>
              </w:rPr>
              <w:t>dripirrigate</w:t>
            </w:r>
            <w:proofErr w:type="spellEnd"/>
            <w:proofErr w:type="gramEnd"/>
          </w:p>
        </w:tc>
        <w:tc>
          <w:tcPr>
            <w:tcW w:w="2160" w:type="dxa"/>
          </w:tcPr>
          <w:p w14:paraId="1050CF6C" w14:textId="77777777" w:rsidR="00E71899" w:rsidRPr="00BE068B" w:rsidRDefault="00E71899" w:rsidP="00E71899">
            <w:pPr>
              <w:rPr>
                <w:rFonts w:ascii="Gill Sans MT" w:hAnsi="Gill Sans MT"/>
              </w:rPr>
            </w:pPr>
            <w:proofErr w:type="gramStart"/>
            <w:r w:rsidRPr="00BE068B">
              <w:rPr>
                <w:rFonts w:ascii="Gill Sans MT" w:hAnsi="Gill Sans MT" w:cs="Times New Roman"/>
                <w:b/>
                <w:bCs/>
                <w:spacing w:val="1"/>
                <w:w w:val="105"/>
                <w:sz w:val="18"/>
                <w:szCs w:val="18"/>
              </w:rPr>
              <w:t>fence</w:t>
            </w:r>
            <w:proofErr w:type="gramEnd"/>
          </w:p>
        </w:tc>
      </w:tr>
      <w:tr w:rsidR="00E71899" w:rsidRPr="00BE068B" w14:paraId="16A1ED15" w14:textId="77777777" w:rsidTr="00E71899">
        <w:trPr>
          <w:trHeight w:val="20"/>
        </w:trPr>
        <w:tc>
          <w:tcPr>
            <w:tcW w:w="694" w:type="dxa"/>
          </w:tcPr>
          <w:p w14:paraId="2A65F70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482" w:type="dxa"/>
            <w:vAlign w:val="center"/>
          </w:tcPr>
          <w:p w14:paraId="24C2EC3D" w14:textId="77777777" w:rsidR="00E71899" w:rsidRPr="00BE068B" w:rsidRDefault="00E71899" w:rsidP="00E71899">
            <w:pPr>
              <w:rPr>
                <w:rFonts w:ascii="Gill Sans MT" w:hAnsi="Gill Sans MT"/>
              </w:rPr>
            </w:pPr>
          </w:p>
        </w:tc>
        <w:tc>
          <w:tcPr>
            <w:tcW w:w="1710" w:type="dxa"/>
          </w:tcPr>
          <w:p w14:paraId="64ED9D13" w14:textId="77777777" w:rsidR="00E71899" w:rsidRPr="00BE068B" w:rsidRDefault="00E71899" w:rsidP="00E71899">
            <w:pPr>
              <w:rPr>
                <w:rFonts w:ascii="Gill Sans MT" w:hAnsi="Gill Sans MT"/>
              </w:rPr>
            </w:pPr>
          </w:p>
        </w:tc>
        <w:tc>
          <w:tcPr>
            <w:tcW w:w="2160" w:type="dxa"/>
          </w:tcPr>
          <w:p w14:paraId="0AAFD598" w14:textId="77777777" w:rsidR="00E71899" w:rsidRPr="00BE068B" w:rsidRDefault="00E71899" w:rsidP="00E71899">
            <w:pPr>
              <w:rPr>
                <w:rFonts w:ascii="Gill Sans MT" w:hAnsi="Gill Sans MT"/>
              </w:rPr>
            </w:pPr>
          </w:p>
        </w:tc>
      </w:tr>
      <w:tr w:rsidR="00E71899" w:rsidRPr="00BE068B" w14:paraId="5033B316" w14:textId="77777777" w:rsidTr="00E71899">
        <w:trPr>
          <w:trHeight w:val="20"/>
        </w:trPr>
        <w:tc>
          <w:tcPr>
            <w:tcW w:w="694" w:type="dxa"/>
          </w:tcPr>
          <w:p w14:paraId="5D10EF5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482" w:type="dxa"/>
          </w:tcPr>
          <w:p w14:paraId="6DBA6C43" w14:textId="77777777" w:rsidR="00E71899" w:rsidRPr="00BE068B" w:rsidRDefault="00E71899" w:rsidP="00E71899">
            <w:pPr>
              <w:rPr>
                <w:rFonts w:ascii="Gill Sans MT" w:hAnsi="Gill Sans MT"/>
              </w:rPr>
            </w:pPr>
          </w:p>
        </w:tc>
        <w:tc>
          <w:tcPr>
            <w:tcW w:w="1710" w:type="dxa"/>
          </w:tcPr>
          <w:p w14:paraId="23D8451F" w14:textId="77777777" w:rsidR="00E71899" w:rsidRPr="00BE068B" w:rsidRDefault="00E71899" w:rsidP="00E71899">
            <w:pPr>
              <w:rPr>
                <w:rFonts w:ascii="Gill Sans MT" w:hAnsi="Gill Sans MT"/>
              </w:rPr>
            </w:pPr>
          </w:p>
        </w:tc>
        <w:tc>
          <w:tcPr>
            <w:tcW w:w="2160" w:type="dxa"/>
          </w:tcPr>
          <w:p w14:paraId="3AE076A0" w14:textId="77777777" w:rsidR="00E71899" w:rsidRPr="00BE068B" w:rsidRDefault="00E71899" w:rsidP="00E71899">
            <w:pPr>
              <w:rPr>
                <w:rFonts w:ascii="Gill Sans MT" w:hAnsi="Gill Sans MT"/>
              </w:rPr>
            </w:pPr>
          </w:p>
        </w:tc>
      </w:tr>
      <w:tr w:rsidR="00E71899" w:rsidRPr="00BE068B" w14:paraId="7EC90644" w14:textId="77777777" w:rsidTr="00E71899">
        <w:trPr>
          <w:trHeight w:val="20"/>
        </w:trPr>
        <w:tc>
          <w:tcPr>
            <w:tcW w:w="694" w:type="dxa"/>
          </w:tcPr>
          <w:p w14:paraId="6A6A407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482" w:type="dxa"/>
          </w:tcPr>
          <w:p w14:paraId="0937D72C" w14:textId="77777777" w:rsidR="00E71899" w:rsidRPr="00BE068B" w:rsidRDefault="00E71899" w:rsidP="00E71899">
            <w:pPr>
              <w:rPr>
                <w:rFonts w:ascii="Gill Sans MT" w:hAnsi="Gill Sans MT"/>
              </w:rPr>
            </w:pPr>
          </w:p>
        </w:tc>
        <w:tc>
          <w:tcPr>
            <w:tcW w:w="1710" w:type="dxa"/>
          </w:tcPr>
          <w:p w14:paraId="3E466077" w14:textId="77777777" w:rsidR="00E71899" w:rsidRPr="00BE068B" w:rsidRDefault="00E71899" w:rsidP="00E71899">
            <w:pPr>
              <w:rPr>
                <w:rFonts w:ascii="Gill Sans MT" w:hAnsi="Gill Sans MT"/>
              </w:rPr>
            </w:pPr>
          </w:p>
        </w:tc>
        <w:tc>
          <w:tcPr>
            <w:tcW w:w="2160" w:type="dxa"/>
          </w:tcPr>
          <w:p w14:paraId="2CEF98E3" w14:textId="77777777" w:rsidR="00E71899" w:rsidRPr="00BE068B" w:rsidRDefault="00E71899" w:rsidP="00E71899">
            <w:pPr>
              <w:rPr>
                <w:rFonts w:ascii="Gill Sans MT" w:hAnsi="Gill Sans MT"/>
              </w:rPr>
            </w:pPr>
          </w:p>
        </w:tc>
      </w:tr>
      <w:tr w:rsidR="00E71899" w:rsidRPr="00BE068B" w14:paraId="5D26C173" w14:textId="77777777" w:rsidTr="00E71899">
        <w:trPr>
          <w:trHeight w:val="20"/>
        </w:trPr>
        <w:tc>
          <w:tcPr>
            <w:tcW w:w="694" w:type="dxa"/>
          </w:tcPr>
          <w:p w14:paraId="01025BB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482" w:type="dxa"/>
          </w:tcPr>
          <w:p w14:paraId="52842183" w14:textId="77777777" w:rsidR="00E71899" w:rsidRPr="00BE068B" w:rsidRDefault="00E71899" w:rsidP="00E71899">
            <w:pPr>
              <w:rPr>
                <w:rFonts w:ascii="Gill Sans MT" w:hAnsi="Gill Sans MT"/>
              </w:rPr>
            </w:pPr>
          </w:p>
        </w:tc>
        <w:tc>
          <w:tcPr>
            <w:tcW w:w="1710" w:type="dxa"/>
          </w:tcPr>
          <w:p w14:paraId="32068FBC" w14:textId="77777777" w:rsidR="00E71899" w:rsidRPr="00BE068B" w:rsidRDefault="00E71899" w:rsidP="00E71899">
            <w:pPr>
              <w:rPr>
                <w:rFonts w:ascii="Gill Sans MT" w:hAnsi="Gill Sans MT"/>
              </w:rPr>
            </w:pPr>
          </w:p>
        </w:tc>
        <w:tc>
          <w:tcPr>
            <w:tcW w:w="2160" w:type="dxa"/>
          </w:tcPr>
          <w:p w14:paraId="40C4E8E0" w14:textId="77777777" w:rsidR="00E71899" w:rsidRPr="00BE068B" w:rsidRDefault="00E71899" w:rsidP="00E71899">
            <w:pPr>
              <w:rPr>
                <w:rFonts w:ascii="Gill Sans MT" w:hAnsi="Gill Sans MT"/>
              </w:rPr>
            </w:pPr>
          </w:p>
        </w:tc>
      </w:tr>
      <w:tr w:rsidR="00E71899" w:rsidRPr="00BE068B" w14:paraId="0813EB26" w14:textId="77777777" w:rsidTr="00E71899">
        <w:trPr>
          <w:trHeight w:val="20"/>
        </w:trPr>
        <w:tc>
          <w:tcPr>
            <w:tcW w:w="694" w:type="dxa"/>
          </w:tcPr>
          <w:p w14:paraId="32D83E1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482" w:type="dxa"/>
          </w:tcPr>
          <w:p w14:paraId="2CD27549" w14:textId="77777777" w:rsidR="00E71899" w:rsidRPr="00BE068B" w:rsidRDefault="00E71899" w:rsidP="00E71899">
            <w:pPr>
              <w:rPr>
                <w:rFonts w:ascii="Gill Sans MT" w:hAnsi="Gill Sans MT"/>
              </w:rPr>
            </w:pPr>
          </w:p>
        </w:tc>
        <w:tc>
          <w:tcPr>
            <w:tcW w:w="1710" w:type="dxa"/>
          </w:tcPr>
          <w:p w14:paraId="20EA3A34" w14:textId="77777777" w:rsidR="00E71899" w:rsidRPr="00BE068B" w:rsidRDefault="00E71899" w:rsidP="00E71899">
            <w:pPr>
              <w:rPr>
                <w:rFonts w:ascii="Gill Sans MT" w:hAnsi="Gill Sans MT"/>
              </w:rPr>
            </w:pPr>
          </w:p>
        </w:tc>
        <w:tc>
          <w:tcPr>
            <w:tcW w:w="2160" w:type="dxa"/>
          </w:tcPr>
          <w:p w14:paraId="54C797B5" w14:textId="77777777" w:rsidR="00E71899" w:rsidRPr="00BE068B" w:rsidRDefault="00E71899" w:rsidP="00E71899">
            <w:pPr>
              <w:rPr>
                <w:rFonts w:ascii="Gill Sans MT" w:hAnsi="Gill Sans MT"/>
              </w:rPr>
            </w:pPr>
          </w:p>
        </w:tc>
      </w:tr>
      <w:tr w:rsidR="00E71899" w:rsidRPr="00BE068B" w14:paraId="7BF0E457" w14:textId="77777777" w:rsidTr="00E71899">
        <w:trPr>
          <w:trHeight w:val="20"/>
        </w:trPr>
        <w:tc>
          <w:tcPr>
            <w:tcW w:w="694" w:type="dxa"/>
          </w:tcPr>
          <w:p w14:paraId="7F30D5F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482" w:type="dxa"/>
          </w:tcPr>
          <w:p w14:paraId="0F8D314F" w14:textId="77777777" w:rsidR="00E71899" w:rsidRPr="00BE068B" w:rsidRDefault="00E71899" w:rsidP="00E71899">
            <w:pPr>
              <w:rPr>
                <w:rFonts w:ascii="Gill Sans MT" w:hAnsi="Gill Sans MT"/>
              </w:rPr>
            </w:pPr>
          </w:p>
        </w:tc>
        <w:tc>
          <w:tcPr>
            <w:tcW w:w="1710" w:type="dxa"/>
          </w:tcPr>
          <w:p w14:paraId="36A96FC1" w14:textId="77777777" w:rsidR="00E71899" w:rsidRPr="00BE068B" w:rsidRDefault="00E71899" w:rsidP="00E71899">
            <w:pPr>
              <w:rPr>
                <w:rFonts w:ascii="Gill Sans MT" w:hAnsi="Gill Sans MT"/>
              </w:rPr>
            </w:pPr>
          </w:p>
        </w:tc>
        <w:tc>
          <w:tcPr>
            <w:tcW w:w="2160" w:type="dxa"/>
          </w:tcPr>
          <w:p w14:paraId="1D31009A" w14:textId="77777777" w:rsidR="00E71899" w:rsidRPr="00BE068B" w:rsidRDefault="00E71899" w:rsidP="00E71899">
            <w:pPr>
              <w:rPr>
                <w:rFonts w:ascii="Gill Sans MT" w:hAnsi="Gill Sans MT"/>
              </w:rPr>
            </w:pPr>
          </w:p>
        </w:tc>
      </w:tr>
      <w:tr w:rsidR="00E71899" w:rsidRPr="00BE068B" w14:paraId="0F50C5E1" w14:textId="77777777" w:rsidTr="00E71899">
        <w:trPr>
          <w:trHeight w:val="20"/>
        </w:trPr>
        <w:tc>
          <w:tcPr>
            <w:tcW w:w="694" w:type="dxa"/>
          </w:tcPr>
          <w:p w14:paraId="6374D9F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482" w:type="dxa"/>
          </w:tcPr>
          <w:p w14:paraId="14DB8678" w14:textId="77777777" w:rsidR="00E71899" w:rsidRPr="00BE068B" w:rsidRDefault="00E71899" w:rsidP="00E71899">
            <w:pPr>
              <w:rPr>
                <w:rFonts w:ascii="Gill Sans MT" w:hAnsi="Gill Sans MT"/>
              </w:rPr>
            </w:pPr>
          </w:p>
        </w:tc>
        <w:tc>
          <w:tcPr>
            <w:tcW w:w="1710" w:type="dxa"/>
          </w:tcPr>
          <w:p w14:paraId="44C26EFA" w14:textId="77777777" w:rsidR="00E71899" w:rsidRPr="00BE068B" w:rsidRDefault="00E71899" w:rsidP="00E71899">
            <w:pPr>
              <w:rPr>
                <w:rFonts w:ascii="Gill Sans MT" w:hAnsi="Gill Sans MT"/>
              </w:rPr>
            </w:pPr>
          </w:p>
        </w:tc>
        <w:tc>
          <w:tcPr>
            <w:tcW w:w="2160" w:type="dxa"/>
          </w:tcPr>
          <w:p w14:paraId="72284E4D" w14:textId="77777777" w:rsidR="00E71899" w:rsidRPr="00BE068B" w:rsidRDefault="00E71899" w:rsidP="00E71899">
            <w:pPr>
              <w:rPr>
                <w:rFonts w:ascii="Gill Sans MT" w:hAnsi="Gill Sans MT"/>
              </w:rPr>
            </w:pPr>
          </w:p>
        </w:tc>
      </w:tr>
      <w:tr w:rsidR="00E71899" w:rsidRPr="00BE068B" w14:paraId="773CE581" w14:textId="77777777" w:rsidTr="00E71899">
        <w:trPr>
          <w:trHeight w:val="20"/>
        </w:trPr>
        <w:tc>
          <w:tcPr>
            <w:tcW w:w="694" w:type="dxa"/>
          </w:tcPr>
          <w:p w14:paraId="28C3FD6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482" w:type="dxa"/>
          </w:tcPr>
          <w:p w14:paraId="01DD9996" w14:textId="77777777" w:rsidR="00E71899" w:rsidRPr="00BE068B" w:rsidRDefault="00E71899" w:rsidP="00E71899">
            <w:pPr>
              <w:rPr>
                <w:rFonts w:ascii="Gill Sans MT" w:hAnsi="Gill Sans MT"/>
              </w:rPr>
            </w:pPr>
          </w:p>
        </w:tc>
        <w:tc>
          <w:tcPr>
            <w:tcW w:w="1710" w:type="dxa"/>
          </w:tcPr>
          <w:p w14:paraId="2D59CD4F" w14:textId="77777777" w:rsidR="00E71899" w:rsidRPr="00BE068B" w:rsidRDefault="00E71899" w:rsidP="00E71899">
            <w:pPr>
              <w:rPr>
                <w:rFonts w:ascii="Gill Sans MT" w:hAnsi="Gill Sans MT"/>
              </w:rPr>
            </w:pPr>
          </w:p>
        </w:tc>
        <w:tc>
          <w:tcPr>
            <w:tcW w:w="2160" w:type="dxa"/>
          </w:tcPr>
          <w:p w14:paraId="692623EB" w14:textId="77777777" w:rsidR="00E71899" w:rsidRPr="00BE068B" w:rsidRDefault="00E71899" w:rsidP="00E71899">
            <w:pPr>
              <w:rPr>
                <w:rFonts w:ascii="Gill Sans MT" w:hAnsi="Gill Sans MT"/>
              </w:rPr>
            </w:pPr>
          </w:p>
        </w:tc>
      </w:tr>
      <w:tr w:rsidR="00E71899" w:rsidRPr="00BE068B" w14:paraId="341FE182" w14:textId="77777777" w:rsidTr="00E71899">
        <w:trPr>
          <w:trHeight w:val="20"/>
        </w:trPr>
        <w:tc>
          <w:tcPr>
            <w:tcW w:w="694" w:type="dxa"/>
          </w:tcPr>
          <w:p w14:paraId="763D7EB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482" w:type="dxa"/>
          </w:tcPr>
          <w:p w14:paraId="30335899" w14:textId="77777777" w:rsidR="00E71899" w:rsidRPr="00BE068B" w:rsidRDefault="00E71899" w:rsidP="00E71899">
            <w:pPr>
              <w:rPr>
                <w:rFonts w:ascii="Gill Sans MT" w:hAnsi="Gill Sans MT"/>
              </w:rPr>
            </w:pPr>
          </w:p>
        </w:tc>
        <w:tc>
          <w:tcPr>
            <w:tcW w:w="1710" w:type="dxa"/>
          </w:tcPr>
          <w:p w14:paraId="3CDAB3E2" w14:textId="77777777" w:rsidR="00E71899" w:rsidRPr="00BE068B" w:rsidRDefault="00E71899" w:rsidP="00E71899">
            <w:pPr>
              <w:rPr>
                <w:rFonts w:ascii="Gill Sans MT" w:hAnsi="Gill Sans MT"/>
              </w:rPr>
            </w:pPr>
          </w:p>
        </w:tc>
        <w:tc>
          <w:tcPr>
            <w:tcW w:w="2160" w:type="dxa"/>
          </w:tcPr>
          <w:p w14:paraId="2D33B7D3" w14:textId="77777777" w:rsidR="00E71899" w:rsidRPr="00BE068B" w:rsidRDefault="00E71899" w:rsidP="00E71899">
            <w:pPr>
              <w:rPr>
                <w:rFonts w:ascii="Gill Sans MT" w:hAnsi="Gill Sans MT"/>
              </w:rPr>
            </w:pPr>
          </w:p>
        </w:tc>
      </w:tr>
      <w:tr w:rsidR="00E71899" w:rsidRPr="00BE068B" w14:paraId="33862F1C" w14:textId="77777777" w:rsidTr="00E71899">
        <w:trPr>
          <w:trHeight w:val="20"/>
        </w:trPr>
        <w:tc>
          <w:tcPr>
            <w:tcW w:w="694" w:type="dxa"/>
          </w:tcPr>
          <w:p w14:paraId="461B197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482" w:type="dxa"/>
          </w:tcPr>
          <w:p w14:paraId="18AD7B0C" w14:textId="77777777" w:rsidR="00E71899" w:rsidRPr="00BE068B" w:rsidRDefault="00E71899" w:rsidP="00E71899">
            <w:pPr>
              <w:rPr>
                <w:rFonts w:ascii="Gill Sans MT" w:hAnsi="Gill Sans MT"/>
              </w:rPr>
            </w:pPr>
          </w:p>
        </w:tc>
        <w:tc>
          <w:tcPr>
            <w:tcW w:w="1710" w:type="dxa"/>
          </w:tcPr>
          <w:p w14:paraId="52563C65" w14:textId="77777777" w:rsidR="00E71899" w:rsidRPr="00BE068B" w:rsidRDefault="00E71899" w:rsidP="00E71899">
            <w:pPr>
              <w:rPr>
                <w:rFonts w:ascii="Gill Sans MT" w:hAnsi="Gill Sans MT"/>
              </w:rPr>
            </w:pPr>
          </w:p>
        </w:tc>
        <w:tc>
          <w:tcPr>
            <w:tcW w:w="2160" w:type="dxa"/>
          </w:tcPr>
          <w:p w14:paraId="5157E201" w14:textId="77777777" w:rsidR="00E71899" w:rsidRPr="00BE068B" w:rsidRDefault="00E71899" w:rsidP="00E71899">
            <w:pPr>
              <w:rPr>
                <w:rFonts w:ascii="Gill Sans MT" w:hAnsi="Gill Sans MT"/>
              </w:rPr>
            </w:pPr>
          </w:p>
        </w:tc>
      </w:tr>
    </w:tbl>
    <w:p w14:paraId="607B02DC" w14:textId="77777777" w:rsidR="00E71899" w:rsidRDefault="00E71899" w:rsidP="00F7697D">
      <w:pPr>
        <w:spacing w:after="0" w:line="240" w:lineRule="auto"/>
        <w:contextualSpacing/>
        <w:rPr>
          <w:rFonts w:ascii="Gill Sans MT" w:eastAsia="SimSun" w:hAnsi="Gill Sans MT"/>
        </w:rPr>
      </w:pPr>
    </w:p>
    <w:p w14:paraId="7490C981" w14:textId="77777777" w:rsidR="00E71899" w:rsidRDefault="00E71899" w:rsidP="00F7697D">
      <w:pPr>
        <w:spacing w:after="0" w:line="240" w:lineRule="auto"/>
        <w:contextualSpacing/>
        <w:rPr>
          <w:rFonts w:ascii="Gill Sans MT" w:eastAsia="SimSun" w:hAnsi="Gill Sans MT"/>
        </w:rPr>
      </w:pPr>
    </w:p>
    <w:p w14:paraId="718F4143" w14:textId="77777777" w:rsidR="00E71899" w:rsidRDefault="00E71899" w:rsidP="00F7697D">
      <w:pPr>
        <w:spacing w:after="0" w:line="240" w:lineRule="auto"/>
        <w:contextualSpacing/>
        <w:rPr>
          <w:rFonts w:ascii="Gill Sans MT" w:eastAsia="SimSun" w:hAnsi="Gill Sans MT"/>
        </w:rPr>
      </w:pPr>
    </w:p>
    <w:p w14:paraId="1FC79AA8" w14:textId="77777777" w:rsidR="00E71899" w:rsidRDefault="00E71899" w:rsidP="00F7697D">
      <w:pPr>
        <w:spacing w:after="0" w:line="240" w:lineRule="auto"/>
        <w:contextualSpacing/>
        <w:rPr>
          <w:rFonts w:ascii="Gill Sans MT" w:eastAsia="SimSun" w:hAnsi="Gill Sans MT"/>
        </w:rPr>
      </w:pPr>
    </w:p>
    <w:p w14:paraId="4784E77D" w14:textId="77777777" w:rsidR="00E71899" w:rsidRDefault="00E71899" w:rsidP="00F7697D">
      <w:pPr>
        <w:spacing w:after="0" w:line="240" w:lineRule="auto"/>
        <w:contextualSpacing/>
        <w:rPr>
          <w:rFonts w:ascii="Gill Sans MT" w:eastAsia="SimSun" w:hAnsi="Gill Sans MT"/>
        </w:rPr>
      </w:pPr>
    </w:p>
    <w:p w14:paraId="50B172B0" w14:textId="77777777" w:rsidR="00E71899" w:rsidRDefault="00E71899" w:rsidP="00F7697D">
      <w:pPr>
        <w:spacing w:after="0" w:line="240" w:lineRule="auto"/>
        <w:contextualSpacing/>
        <w:rPr>
          <w:rFonts w:ascii="Gill Sans MT" w:eastAsia="SimSun" w:hAnsi="Gill Sans MT"/>
        </w:rPr>
      </w:pPr>
    </w:p>
    <w:p w14:paraId="4289A054" w14:textId="77777777" w:rsidR="00E71899" w:rsidRPr="00BE068B" w:rsidRDefault="00E71899" w:rsidP="00F7697D">
      <w:pPr>
        <w:spacing w:after="0" w:line="240" w:lineRule="auto"/>
        <w:contextualSpacing/>
        <w:rPr>
          <w:rFonts w:ascii="Gill Sans MT" w:eastAsia="SimSun" w:hAnsi="Gill Sans MT"/>
        </w:rPr>
      </w:pPr>
    </w:p>
    <w:tbl>
      <w:tblPr>
        <w:tblStyle w:val="TableGrid2"/>
        <w:tblW w:w="7915" w:type="dxa"/>
        <w:tblInd w:w="29" w:type="dxa"/>
        <w:tblCellMar>
          <w:left w:w="29" w:type="dxa"/>
          <w:right w:w="29" w:type="dxa"/>
        </w:tblCellMar>
        <w:tblLook w:val="04A0" w:firstRow="1" w:lastRow="0" w:firstColumn="1" w:lastColumn="0" w:noHBand="0" w:noVBand="1"/>
      </w:tblPr>
      <w:tblGrid>
        <w:gridCol w:w="2638"/>
        <w:gridCol w:w="2638"/>
        <w:gridCol w:w="2639"/>
      </w:tblGrid>
      <w:tr w:rsidR="00F7697D" w:rsidRPr="00BE068B" w14:paraId="6D3492F2" w14:textId="77777777" w:rsidTr="00E71899">
        <w:tc>
          <w:tcPr>
            <w:tcW w:w="7915" w:type="dxa"/>
            <w:gridSpan w:val="3"/>
          </w:tcPr>
          <w:p w14:paraId="4706DC0C" w14:textId="1CC2D529" w:rsidR="00F7697D" w:rsidRPr="00BE068B" w:rsidRDefault="00CD4FA7"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Fertilizer Code 119</w:t>
            </w:r>
          </w:p>
        </w:tc>
      </w:tr>
      <w:tr w:rsidR="00F7697D" w:rsidRPr="00BE068B" w14:paraId="0DE8A16B" w14:textId="77777777" w:rsidTr="00E71899">
        <w:tc>
          <w:tcPr>
            <w:tcW w:w="2638" w:type="dxa"/>
          </w:tcPr>
          <w:p w14:paraId="14F63EE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5D820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1=Compound D</w:t>
            </w:r>
          </w:p>
          <w:p w14:paraId="0F7010A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2=Compound X</w:t>
            </w:r>
          </w:p>
          <w:p w14:paraId="593A990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3=Triple Super Phosphate (TSP)</w:t>
            </w:r>
          </w:p>
          <w:p w14:paraId="380D5F4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4=Single Super </w:t>
            </w:r>
            <w:proofErr w:type="spellStart"/>
            <w:r w:rsidRPr="00BE068B">
              <w:rPr>
                <w:rFonts w:ascii="Gill Sans MT" w:hAnsi="Gill Sans MT" w:cs="Times New Roman"/>
                <w:sz w:val="20"/>
              </w:rPr>
              <w:t>Phosephate</w:t>
            </w:r>
            <w:proofErr w:type="spellEnd"/>
          </w:p>
          <w:p w14:paraId="740D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5=Compound R</w:t>
            </w:r>
          </w:p>
        </w:tc>
        <w:tc>
          <w:tcPr>
            <w:tcW w:w="2638" w:type="dxa"/>
          </w:tcPr>
          <w:p w14:paraId="3B7AA9D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6=Compound WV</w:t>
            </w:r>
          </w:p>
          <w:p w14:paraId="6BD1B8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7=Di-grow (foliar)</w:t>
            </w:r>
          </w:p>
          <w:p w14:paraId="67A4BC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8=Wonder (foliar)</w:t>
            </w:r>
          </w:p>
          <w:p w14:paraId="35CFF8C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9=Vegetative (foliar)</w:t>
            </w:r>
          </w:p>
          <w:p w14:paraId="06869B0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10=Urea</w:t>
            </w:r>
          </w:p>
          <w:p w14:paraId="74F6BEC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11=Ammonium Nitrate</w:t>
            </w:r>
          </w:p>
        </w:tc>
        <w:tc>
          <w:tcPr>
            <w:tcW w:w="2639" w:type="dxa"/>
          </w:tcPr>
          <w:p w14:paraId="390295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12=CAN</w:t>
            </w:r>
          </w:p>
          <w:p w14:paraId="331E6C4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w:t>
            </w:r>
            <w:proofErr w:type="spellStart"/>
            <w:r w:rsidRPr="00BE068B">
              <w:rPr>
                <w:rFonts w:ascii="Gill Sans MT" w:hAnsi="Gill Sans MT" w:cs="Times New Roman"/>
                <w:sz w:val="20"/>
              </w:rPr>
              <w:t>Allwin</w:t>
            </w:r>
            <w:proofErr w:type="spellEnd"/>
            <w:r w:rsidRPr="00BE068B">
              <w:rPr>
                <w:rFonts w:ascii="Gill Sans MT" w:hAnsi="Gill Sans MT" w:cs="Times New Roman"/>
                <w:sz w:val="20"/>
              </w:rPr>
              <w:t xml:space="preserve"> top</w:t>
            </w:r>
          </w:p>
          <w:p w14:paraId="312D6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Flower&amp;Plant</w:t>
            </w:r>
            <w:proofErr w:type="spellEnd"/>
            <w:r w:rsidRPr="00BE068B">
              <w:rPr>
                <w:rFonts w:ascii="Gill Sans MT" w:hAnsi="Gill Sans MT" w:cs="Times New Roman"/>
                <w:sz w:val="20"/>
              </w:rPr>
              <w:t xml:space="preserve"> (foliar)</w:t>
            </w:r>
          </w:p>
          <w:p w14:paraId="36573C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15=Compound B</w:t>
            </w:r>
          </w:p>
          <w:p w14:paraId="4BB6AB2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16=Manure</w:t>
            </w:r>
          </w:p>
          <w:p w14:paraId="39D07A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 not know</w:t>
            </w:r>
          </w:p>
        </w:tc>
      </w:tr>
    </w:tbl>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71899" w:rsidRPr="00BE068B" w14:paraId="2A637552" w14:textId="77777777" w:rsidTr="00E71899">
        <w:tc>
          <w:tcPr>
            <w:tcW w:w="8275" w:type="dxa"/>
          </w:tcPr>
          <w:p w14:paraId="6DA6930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residue use</w:t>
            </w:r>
            <w:proofErr w:type="gramStart"/>
            <w:r w:rsidRPr="00BE068B">
              <w:rPr>
                <w:rFonts w:ascii="Gill Sans MT" w:hAnsi="Gill Sans MT" w:cs="Times New Roman"/>
                <w:b/>
                <w:sz w:val="20"/>
              </w:rPr>
              <w:t>-  120</w:t>
            </w:r>
            <w:proofErr w:type="gramEnd"/>
          </w:p>
        </w:tc>
      </w:tr>
      <w:tr w:rsidR="00E71899" w:rsidRPr="00BE068B" w14:paraId="7D30B69E" w14:textId="77777777" w:rsidTr="00E71899">
        <w:tc>
          <w:tcPr>
            <w:tcW w:w="8275" w:type="dxa"/>
          </w:tcPr>
          <w:p w14:paraId="449895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1=Left in fields then plowed/incorporated into the field</w:t>
            </w:r>
          </w:p>
          <w:p w14:paraId="2CA6208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lastRenderedPageBreak/>
              <w:t>2=Burned on the field</w:t>
            </w:r>
          </w:p>
          <w:p w14:paraId="7C3B4A9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3=Cut and spread on the field</w:t>
            </w:r>
          </w:p>
          <w:p w14:paraId="09A9516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4=Cut and removed from the field and fed to animals</w:t>
            </w:r>
          </w:p>
          <w:p w14:paraId="3FA3DDD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5=Cut and removed from the field for other household uses</w:t>
            </w:r>
          </w:p>
          <w:p w14:paraId="0C83492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6=Grazed by animals</w:t>
            </w:r>
          </w:p>
          <w:p w14:paraId="2399CC7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7=For sale</w:t>
            </w:r>
          </w:p>
          <w:p w14:paraId="5E45914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8=Mulched</w:t>
            </w:r>
          </w:p>
          <w:p w14:paraId="2DE406E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9=No crop residue because they did not cultivate on this field during the last agricultural season</w:t>
            </w:r>
          </w:p>
          <w:p w14:paraId="1FEA5E4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712A8D87" w14:textId="2C7965CC" w:rsidR="000D64E6" w:rsidRDefault="00F7697D" w:rsidP="00E71899">
      <w:pPr>
        <w:spacing w:after="0" w:line="240" w:lineRule="auto"/>
        <w:contextualSpacing/>
        <w:rPr>
          <w:rFonts w:ascii="Gill Sans MT" w:hAnsi="Gill Sans MT" w:cs="Arial"/>
          <w:sz w:val="18"/>
          <w:szCs w:val="18"/>
        </w:rPr>
      </w:pPr>
      <w:r w:rsidRPr="00BE068B">
        <w:rPr>
          <w:rFonts w:ascii="Gill Sans MT" w:eastAsia="SimSun" w:hAnsi="Gill Sans MT"/>
        </w:rPr>
        <w:lastRenderedPageBreak/>
        <w:br w:type="page"/>
      </w:r>
      <w:commentRangeStart w:id="33"/>
      <w:r w:rsidR="000D64E6" w:rsidRPr="00E71899">
        <w:rPr>
          <w:rFonts w:ascii="Arial" w:hAnsi="Arial" w:cs="Arial"/>
          <w:sz w:val="18"/>
          <w:szCs w:val="18"/>
        </w:rPr>
        <w:lastRenderedPageBreak/>
        <w:t>Please</w:t>
      </w:r>
      <w:commentRangeEnd w:id="33"/>
      <w:r w:rsidR="00E71899">
        <w:rPr>
          <w:rStyle w:val="CommentReference"/>
        </w:rPr>
        <w:commentReference w:id="33"/>
      </w:r>
      <w:r w:rsidR="000D64E6" w:rsidRPr="00E71899">
        <w:rPr>
          <w:rFonts w:ascii="Arial" w:hAnsi="Arial" w:cs="Arial"/>
          <w:sz w:val="18"/>
          <w:szCs w:val="18"/>
        </w:rPr>
        <w:t xml:space="preserve"> indicate the crops planted / harvested </w:t>
      </w:r>
      <w:r w:rsidR="00E71899">
        <w:rPr>
          <w:rFonts w:ascii="Arial" w:hAnsi="Arial" w:cs="Arial"/>
          <w:sz w:val="18"/>
          <w:szCs w:val="18"/>
        </w:rPr>
        <w:t>during the 2013/2014 agricultural season</w:t>
      </w:r>
      <w:r w:rsidR="000D64E6" w:rsidRPr="00E71899">
        <w:rPr>
          <w:rFonts w:ascii="Arial" w:hAnsi="Arial" w:cs="Arial"/>
          <w:sz w:val="18"/>
          <w:szCs w:val="18"/>
        </w:rPr>
        <w:t>, and indicate amounts consumed, sold or given away:</w:t>
      </w:r>
      <w:r w:rsidR="000D64E6" w:rsidRPr="00BE068B">
        <w:rPr>
          <w:rFonts w:ascii="Gill Sans MT" w:hAnsi="Gill Sans MT" w:cs="Arial"/>
          <w:sz w:val="18"/>
          <w:szCs w:val="18"/>
        </w:rPr>
        <w:t xml:space="preserve"> </w:t>
      </w:r>
    </w:p>
    <w:p w14:paraId="6E6A2455" w14:textId="77777777" w:rsidR="00E71899" w:rsidRPr="00E71899" w:rsidRDefault="00E71899" w:rsidP="00E71899">
      <w:pPr>
        <w:spacing w:after="0" w:line="240" w:lineRule="auto"/>
        <w:contextualSpacing/>
        <w:rPr>
          <w:ins w:id="34" w:author="Stephanie Fenner" w:date="2014-11-04T14:14:00Z"/>
          <w:rFonts w:ascii="Gill Sans MT" w:eastAsia="SimSun" w:hAnsi="Gill Sans MT"/>
        </w:rPr>
      </w:pPr>
    </w:p>
    <w:tbl>
      <w:tblPr>
        <w:tblStyle w:val="TableGrid"/>
        <w:tblW w:w="11610" w:type="dxa"/>
        <w:tblInd w:w="108" w:type="dxa"/>
        <w:tblLook w:val="04A0" w:firstRow="1" w:lastRow="0" w:firstColumn="1" w:lastColumn="0" w:noHBand="0" w:noVBand="1"/>
      </w:tblPr>
      <w:tblGrid>
        <w:gridCol w:w="1290"/>
        <w:gridCol w:w="2391"/>
        <w:gridCol w:w="1020"/>
        <w:gridCol w:w="627"/>
        <w:gridCol w:w="768"/>
        <w:gridCol w:w="775"/>
        <w:gridCol w:w="1209"/>
        <w:gridCol w:w="3530"/>
      </w:tblGrid>
      <w:tr w:rsidR="000D64E6" w:rsidRPr="00BE068B" w14:paraId="4D31CDC0" w14:textId="77777777" w:rsidTr="00E71899">
        <w:tc>
          <w:tcPr>
            <w:tcW w:w="1290" w:type="dxa"/>
          </w:tcPr>
          <w:p w14:paraId="57F17A29" w14:textId="0491D786"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Crop</w:t>
            </w:r>
          </w:p>
        </w:tc>
        <w:tc>
          <w:tcPr>
            <w:tcW w:w="2391" w:type="dxa"/>
          </w:tcPr>
          <w:p w14:paraId="65E84AF6"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Size area planted (Indicate </w:t>
            </w:r>
            <w:proofErr w:type="spellStart"/>
            <w:r w:rsidRPr="00BE068B">
              <w:rPr>
                <w:rFonts w:ascii="Gill Sans MT" w:hAnsi="Gill Sans MT" w:cs="Arial"/>
                <w:sz w:val="18"/>
                <w:szCs w:val="18"/>
              </w:rPr>
              <w:t>Limas</w:t>
            </w:r>
            <w:proofErr w:type="spellEnd"/>
            <w:r w:rsidRPr="00BE068B">
              <w:rPr>
                <w:rFonts w:ascii="Gill Sans MT" w:hAnsi="Gill Sans MT" w:cs="Arial"/>
                <w:sz w:val="18"/>
                <w:szCs w:val="18"/>
              </w:rPr>
              <w:t>, Hectares, Acres, # basins)</w:t>
            </w:r>
          </w:p>
        </w:tc>
        <w:tc>
          <w:tcPr>
            <w:tcW w:w="1020" w:type="dxa"/>
          </w:tcPr>
          <w:p w14:paraId="1B90B7EE"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harvested</w:t>
            </w:r>
          </w:p>
        </w:tc>
        <w:tc>
          <w:tcPr>
            <w:tcW w:w="627" w:type="dxa"/>
          </w:tcPr>
          <w:p w14:paraId="19ECE2E8"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Bags (KG)</w:t>
            </w:r>
          </w:p>
        </w:tc>
        <w:tc>
          <w:tcPr>
            <w:tcW w:w="768" w:type="dxa"/>
          </w:tcPr>
          <w:p w14:paraId="2FC98FA9"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sold</w:t>
            </w:r>
          </w:p>
        </w:tc>
        <w:tc>
          <w:tcPr>
            <w:tcW w:w="775" w:type="dxa"/>
          </w:tcPr>
          <w:p w14:paraId="629914C5"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Price / Bag</w:t>
            </w:r>
          </w:p>
        </w:tc>
        <w:tc>
          <w:tcPr>
            <w:tcW w:w="1209" w:type="dxa"/>
          </w:tcPr>
          <w:p w14:paraId="25BEA342"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consumed (household)</w:t>
            </w:r>
          </w:p>
        </w:tc>
        <w:tc>
          <w:tcPr>
            <w:tcW w:w="3530" w:type="dxa"/>
          </w:tcPr>
          <w:p w14:paraId="1D89DEB7"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given away</w:t>
            </w:r>
          </w:p>
        </w:tc>
      </w:tr>
      <w:tr w:rsidR="000D64E6" w:rsidRPr="00BE068B" w14:paraId="048786C0" w14:textId="77777777" w:rsidTr="00E71899">
        <w:tc>
          <w:tcPr>
            <w:tcW w:w="1290" w:type="dxa"/>
          </w:tcPr>
          <w:p w14:paraId="0AAF0C3B" w14:textId="77777777" w:rsidR="000D64E6" w:rsidRPr="00BE068B" w:rsidRDefault="000D64E6" w:rsidP="0090229E">
            <w:pPr>
              <w:rPr>
                <w:rFonts w:ascii="Gill Sans MT" w:hAnsi="Gill Sans MT" w:cs="Arial"/>
                <w:sz w:val="18"/>
                <w:szCs w:val="18"/>
              </w:rPr>
            </w:pPr>
          </w:p>
        </w:tc>
        <w:tc>
          <w:tcPr>
            <w:tcW w:w="2391" w:type="dxa"/>
          </w:tcPr>
          <w:p w14:paraId="7874DFDD" w14:textId="77777777" w:rsidR="000D64E6" w:rsidRPr="00BE068B" w:rsidRDefault="000D64E6" w:rsidP="0090229E">
            <w:pPr>
              <w:rPr>
                <w:rFonts w:ascii="Gill Sans MT" w:hAnsi="Gill Sans MT" w:cs="Arial"/>
                <w:sz w:val="18"/>
                <w:szCs w:val="18"/>
              </w:rPr>
            </w:pPr>
          </w:p>
        </w:tc>
        <w:tc>
          <w:tcPr>
            <w:tcW w:w="1020" w:type="dxa"/>
          </w:tcPr>
          <w:p w14:paraId="36BD1679" w14:textId="77777777" w:rsidR="000D64E6" w:rsidRPr="00BE068B" w:rsidRDefault="000D64E6" w:rsidP="0090229E">
            <w:pPr>
              <w:rPr>
                <w:rFonts w:ascii="Gill Sans MT" w:hAnsi="Gill Sans MT" w:cs="Arial"/>
                <w:sz w:val="18"/>
                <w:szCs w:val="18"/>
              </w:rPr>
            </w:pPr>
          </w:p>
        </w:tc>
        <w:tc>
          <w:tcPr>
            <w:tcW w:w="627" w:type="dxa"/>
          </w:tcPr>
          <w:p w14:paraId="0F13FD19" w14:textId="77777777" w:rsidR="000D64E6" w:rsidRPr="00BE068B" w:rsidRDefault="000D64E6" w:rsidP="0090229E">
            <w:pPr>
              <w:rPr>
                <w:rFonts w:ascii="Gill Sans MT" w:hAnsi="Gill Sans MT" w:cs="Arial"/>
                <w:sz w:val="18"/>
                <w:szCs w:val="18"/>
              </w:rPr>
            </w:pPr>
          </w:p>
        </w:tc>
        <w:tc>
          <w:tcPr>
            <w:tcW w:w="768" w:type="dxa"/>
          </w:tcPr>
          <w:p w14:paraId="0CE15318" w14:textId="77777777" w:rsidR="000D64E6" w:rsidRPr="00BE068B" w:rsidRDefault="000D64E6" w:rsidP="0090229E">
            <w:pPr>
              <w:rPr>
                <w:rFonts w:ascii="Gill Sans MT" w:hAnsi="Gill Sans MT" w:cs="Arial"/>
                <w:sz w:val="18"/>
                <w:szCs w:val="18"/>
              </w:rPr>
            </w:pPr>
          </w:p>
        </w:tc>
        <w:tc>
          <w:tcPr>
            <w:tcW w:w="775" w:type="dxa"/>
          </w:tcPr>
          <w:p w14:paraId="3B3D7D3C" w14:textId="77777777" w:rsidR="000D64E6" w:rsidRPr="00BE068B" w:rsidRDefault="000D64E6" w:rsidP="0090229E">
            <w:pPr>
              <w:rPr>
                <w:rFonts w:ascii="Gill Sans MT" w:hAnsi="Gill Sans MT" w:cs="Arial"/>
                <w:sz w:val="18"/>
                <w:szCs w:val="18"/>
              </w:rPr>
            </w:pPr>
          </w:p>
        </w:tc>
        <w:tc>
          <w:tcPr>
            <w:tcW w:w="1209" w:type="dxa"/>
          </w:tcPr>
          <w:p w14:paraId="40FA4582" w14:textId="77777777" w:rsidR="000D64E6" w:rsidRPr="00BE068B" w:rsidRDefault="000D64E6" w:rsidP="0090229E">
            <w:pPr>
              <w:rPr>
                <w:rFonts w:ascii="Gill Sans MT" w:hAnsi="Gill Sans MT" w:cs="Arial"/>
                <w:sz w:val="18"/>
                <w:szCs w:val="18"/>
              </w:rPr>
            </w:pPr>
          </w:p>
        </w:tc>
        <w:tc>
          <w:tcPr>
            <w:tcW w:w="3530" w:type="dxa"/>
          </w:tcPr>
          <w:p w14:paraId="5C49567B" w14:textId="77777777" w:rsidR="000D64E6" w:rsidRPr="00BE068B" w:rsidRDefault="000D64E6" w:rsidP="0090229E">
            <w:pPr>
              <w:rPr>
                <w:rFonts w:ascii="Gill Sans MT" w:hAnsi="Gill Sans MT" w:cs="Arial"/>
                <w:sz w:val="18"/>
                <w:szCs w:val="18"/>
              </w:rPr>
            </w:pPr>
          </w:p>
        </w:tc>
      </w:tr>
      <w:tr w:rsidR="000D64E6" w:rsidRPr="00BE068B" w14:paraId="3DFAA6E3" w14:textId="77777777" w:rsidTr="00E71899">
        <w:tc>
          <w:tcPr>
            <w:tcW w:w="1290" w:type="dxa"/>
          </w:tcPr>
          <w:p w14:paraId="5E4933F6" w14:textId="77777777" w:rsidR="000D64E6" w:rsidRPr="00BE068B" w:rsidRDefault="000D64E6" w:rsidP="0090229E">
            <w:pPr>
              <w:rPr>
                <w:rFonts w:ascii="Gill Sans MT" w:hAnsi="Gill Sans MT" w:cs="Arial"/>
                <w:sz w:val="18"/>
                <w:szCs w:val="18"/>
              </w:rPr>
            </w:pPr>
          </w:p>
        </w:tc>
        <w:tc>
          <w:tcPr>
            <w:tcW w:w="2391" w:type="dxa"/>
          </w:tcPr>
          <w:p w14:paraId="395B57C2" w14:textId="77777777" w:rsidR="000D64E6" w:rsidRPr="00BE068B" w:rsidRDefault="000D64E6" w:rsidP="0090229E">
            <w:pPr>
              <w:rPr>
                <w:rFonts w:ascii="Gill Sans MT" w:hAnsi="Gill Sans MT" w:cs="Arial"/>
                <w:sz w:val="18"/>
                <w:szCs w:val="18"/>
              </w:rPr>
            </w:pPr>
          </w:p>
        </w:tc>
        <w:tc>
          <w:tcPr>
            <w:tcW w:w="1020" w:type="dxa"/>
          </w:tcPr>
          <w:p w14:paraId="00427CD4" w14:textId="77777777" w:rsidR="000D64E6" w:rsidRPr="00BE068B" w:rsidRDefault="000D64E6" w:rsidP="0090229E">
            <w:pPr>
              <w:rPr>
                <w:rFonts w:ascii="Gill Sans MT" w:hAnsi="Gill Sans MT" w:cs="Arial"/>
                <w:sz w:val="18"/>
                <w:szCs w:val="18"/>
              </w:rPr>
            </w:pPr>
          </w:p>
        </w:tc>
        <w:tc>
          <w:tcPr>
            <w:tcW w:w="627" w:type="dxa"/>
          </w:tcPr>
          <w:p w14:paraId="11BB9235" w14:textId="77777777" w:rsidR="000D64E6" w:rsidRPr="00BE068B" w:rsidRDefault="000D64E6" w:rsidP="0090229E">
            <w:pPr>
              <w:rPr>
                <w:rFonts w:ascii="Gill Sans MT" w:hAnsi="Gill Sans MT" w:cs="Arial"/>
                <w:sz w:val="18"/>
                <w:szCs w:val="18"/>
              </w:rPr>
            </w:pPr>
          </w:p>
        </w:tc>
        <w:tc>
          <w:tcPr>
            <w:tcW w:w="768" w:type="dxa"/>
          </w:tcPr>
          <w:p w14:paraId="63E4AFC7" w14:textId="77777777" w:rsidR="000D64E6" w:rsidRPr="00BE068B" w:rsidRDefault="000D64E6" w:rsidP="0090229E">
            <w:pPr>
              <w:rPr>
                <w:rFonts w:ascii="Gill Sans MT" w:hAnsi="Gill Sans MT" w:cs="Arial"/>
                <w:sz w:val="18"/>
                <w:szCs w:val="18"/>
              </w:rPr>
            </w:pPr>
          </w:p>
        </w:tc>
        <w:tc>
          <w:tcPr>
            <w:tcW w:w="775" w:type="dxa"/>
          </w:tcPr>
          <w:p w14:paraId="57385A29" w14:textId="77777777" w:rsidR="000D64E6" w:rsidRPr="00BE068B" w:rsidRDefault="000D64E6" w:rsidP="0090229E">
            <w:pPr>
              <w:rPr>
                <w:rFonts w:ascii="Gill Sans MT" w:hAnsi="Gill Sans MT" w:cs="Arial"/>
                <w:sz w:val="18"/>
                <w:szCs w:val="18"/>
              </w:rPr>
            </w:pPr>
          </w:p>
        </w:tc>
        <w:tc>
          <w:tcPr>
            <w:tcW w:w="1209" w:type="dxa"/>
          </w:tcPr>
          <w:p w14:paraId="27E7C664" w14:textId="77777777" w:rsidR="000D64E6" w:rsidRPr="00BE068B" w:rsidRDefault="000D64E6" w:rsidP="0090229E">
            <w:pPr>
              <w:rPr>
                <w:rFonts w:ascii="Gill Sans MT" w:hAnsi="Gill Sans MT" w:cs="Arial"/>
                <w:sz w:val="18"/>
                <w:szCs w:val="18"/>
              </w:rPr>
            </w:pPr>
          </w:p>
        </w:tc>
        <w:tc>
          <w:tcPr>
            <w:tcW w:w="3530" w:type="dxa"/>
          </w:tcPr>
          <w:p w14:paraId="01B2A899" w14:textId="77777777" w:rsidR="000D64E6" w:rsidRPr="00BE068B" w:rsidRDefault="000D64E6" w:rsidP="0090229E">
            <w:pPr>
              <w:rPr>
                <w:rFonts w:ascii="Gill Sans MT" w:hAnsi="Gill Sans MT" w:cs="Arial"/>
                <w:sz w:val="18"/>
                <w:szCs w:val="18"/>
              </w:rPr>
            </w:pPr>
          </w:p>
        </w:tc>
      </w:tr>
      <w:tr w:rsidR="000D64E6" w:rsidRPr="00BE068B" w14:paraId="1FAEFE9C" w14:textId="77777777" w:rsidTr="00E71899">
        <w:tc>
          <w:tcPr>
            <w:tcW w:w="1290" w:type="dxa"/>
          </w:tcPr>
          <w:p w14:paraId="53E119DF" w14:textId="77777777" w:rsidR="000D64E6" w:rsidRPr="00BE068B" w:rsidRDefault="000D64E6" w:rsidP="0090229E">
            <w:pPr>
              <w:rPr>
                <w:rFonts w:ascii="Gill Sans MT" w:hAnsi="Gill Sans MT" w:cs="Arial"/>
                <w:sz w:val="18"/>
                <w:szCs w:val="18"/>
              </w:rPr>
            </w:pPr>
          </w:p>
        </w:tc>
        <w:tc>
          <w:tcPr>
            <w:tcW w:w="2391" w:type="dxa"/>
          </w:tcPr>
          <w:p w14:paraId="7DAA74D2" w14:textId="77777777" w:rsidR="000D64E6" w:rsidRPr="00BE068B" w:rsidRDefault="000D64E6" w:rsidP="0090229E">
            <w:pPr>
              <w:rPr>
                <w:rFonts w:ascii="Gill Sans MT" w:hAnsi="Gill Sans MT" w:cs="Arial"/>
                <w:sz w:val="18"/>
                <w:szCs w:val="18"/>
              </w:rPr>
            </w:pPr>
          </w:p>
        </w:tc>
        <w:tc>
          <w:tcPr>
            <w:tcW w:w="1020" w:type="dxa"/>
          </w:tcPr>
          <w:p w14:paraId="0F50A350" w14:textId="77777777" w:rsidR="000D64E6" w:rsidRPr="00BE068B" w:rsidRDefault="000D64E6" w:rsidP="0090229E">
            <w:pPr>
              <w:rPr>
                <w:rFonts w:ascii="Gill Sans MT" w:hAnsi="Gill Sans MT" w:cs="Arial"/>
                <w:sz w:val="18"/>
                <w:szCs w:val="18"/>
              </w:rPr>
            </w:pPr>
          </w:p>
        </w:tc>
        <w:tc>
          <w:tcPr>
            <w:tcW w:w="627" w:type="dxa"/>
          </w:tcPr>
          <w:p w14:paraId="2395F3AE" w14:textId="77777777" w:rsidR="000D64E6" w:rsidRPr="00BE068B" w:rsidRDefault="000D64E6" w:rsidP="0090229E">
            <w:pPr>
              <w:rPr>
                <w:rFonts w:ascii="Gill Sans MT" w:hAnsi="Gill Sans MT" w:cs="Arial"/>
                <w:sz w:val="18"/>
                <w:szCs w:val="18"/>
              </w:rPr>
            </w:pPr>
          </w:p>
        </w:tc>
        <w:tc>
          <w:tcPr>
            <w:tcW w:w="768" w:type="dxa"/>
          </w:tcPr>
          <w:p w14:paraId="4AB215DB" w14:textId="77777777" w:rsidR="000D64E6" w:rsidRPr="00BE068B" w:rsidRDefault="000D64E6" w:rsidP="0090229E">
            <w:pPr>
              <w:rPr>
                <w:rFonts w:ascii="Gill Sans MT" w:hAnsi="Gill Sans MT" w:cs="Arial"/>
                <w:sz w:val="18"/>
                <w:szCs w:val="18"/>
              </w:rPr>
            </w:pPr>
          </w:p>
        </w:tc>
        <w:tc>
          <w:tcPr>
            <w:tcW w:w="775" w:type="dxa"/>
          </w:tcPr>
          <w:p w14:paraId="2CFD3C84" w14:textId="77777777" w:rsidR="000D64E6" w:rsidRPr="00BE068B" w:rsidRDefault="000D64E6" w:rsidP="0090229E">
            <w:pPr>
              <w:rPr>
                <w:rFonts w:ascii="Gill Sans MT" w:hAnsi="Gill Sans MT" w:cs="Arial"/>
                <w:sz w:val="18"/>
                <w:szCs w:val="18"/>
              </w:rPr>
            </w:pPr>
          </w:p>
        </w:tc>
        <w:tc>
          <w:tcPr>
            <w:tcW w:w="1209" w:type="dxa"/>
          </w:tcPr>
          <w:p w14:paraId="0A075226" w14:textId="77777777" w:rsidR="000D64E6" w:rsidRPr="00BE068B" w:rsidRDefault="000D64E6" w:rsidP="0090229E">
            <w:pPr>
              <w:rPr>
                <w:rFonts w:ascii="Gill Sans MT" w:hAnsi="Gill Sans MT" w:cs="Arial"/>
                <w:sz w:val="18"/>
                <w:szCs w:val="18"/>
              </w:rPr>
            </w:pPr>
          </w:p>
        </w:tc>
        <w:tc>
          <w:tcPr>
            <w:tcW w:w="3530" w:type="dxa"/>
          </w:tcPr>
          <w:p w14:paraId="55E72623" w14:textId="77777777" w:rsidR="000D64E6" w:rsidRPr="00BE068B" w:rsidRDefault="000D64E6" w:rsidP="0090229E">
            <w:pPr>
              <w:rPr>
                <w:rFonts w:ascii="Gill Sans MT" w:hAnsi="Gill Sans MT" w:cs="Arial"/>
                <w:sz w:val="18"/>
                <w:szCs w:val="18"/>
              </w:rPr>
            </w:pPr>
          </w:p>
        </w:tc>
      </w:tr>
      <w:tr w:rsidR="000D64E6" w:rsidRPr="00BE068B" w14:paraId="669E9C9E" w14:textId="77777777" w:rsidTr="00E71899">
        <w:tc>
          <w:tcPr>
            <w:tcW w:w="1290" w:type="dxa"/>
          </w:tcPr>
          <w:p w14:paraId="176A5DBF" w14:textId="77777777" w:rsidR="000D64E6" w:rsidRPr="00BE068B" w:rsidRDefault="000D64E6" w:rsidP="0090229E">
            <w:pPr>
              <w:rPr>
                <w:rFonts w:ascii="Gill Sans MT" w:hAnsi="Gill Sans MT" w:cs="Arial"/>
                <w:sz w:val="18"/>
                <w:szCs w:val="18"/>
              </w:rPr>
            </w:pPr>
          </w:p>
        </w:tc>
        <w:tc>
          <w:tcPr>
            <w:tcW w:w="2391" w:type="dxa"/>
          </w:tcPr>
          <w:p w14:paraId="669B2F44" w14:textId="77777777" w:rsidR="000D64E6" w:rsidRPr="00BE068B" w:rsidRDefault="000D64E6" w:rsidP="0090229E">
            <w:pPr>
              <w:rPr>
                <w:rFonts w:ascii="Gill Sans MT" w:hAnsi="Gill Sans MT" w:cs="Arial"/>
                <w:sz w:val="18"/>
                <w:szCs w:val="18"/>
              </w:rPr>
            </w:pPr>
          </w:p>
        </w:tc>
        <w:tc>
          <w:tcPr>
            <w:tcW w:w="1020" w:type="dxa"/>
          </w:tcPr>
          <w:p w14:paraId="6A713D76" w14:textId="77777777" w:rsidR="000D64E6" w:rsidRPr="00BE068B" w:rsidRDefault="000D64E6" w:rsidP="0090229E">
            <w:pPr>
              <w:rPr>
                <w:rFonts w:ascii="Gill Sans MT" w:hAnsi="Gill Sans MT" w:cs="Arial"/>
                <w:sz w:val="18"/>
                <w:szCs w:val="18"/>
              </w:rPr>
            </w:pPr>
          </w:p>
        </w:tc>
        <w:tc>
          <w:tcPr>
            <w:tcW w:w="627" w:type="dxa"/>
          </w:tcPr>
          <w:p w14:paraId="154FB814" w14:textId="77777777" w:rsidR="000D64E6" w:rsidRPr="00BE068B" w:rsidRDefault="000D64E6" w:rsidP="0090229E">
            <w:pPr>
              <w:rPr>
                <w:rFonts w:ascii="Gill Sans MT" w:hAnsi="Gill Sans MT" w:cs="Arial"/>
                <w:sz w:val="18"/>
                <w:szCs w:val="18"/>
              </w:rPr>
            </w:pPr>
          </w:p>
        </w:tc>
        <w:tc>
          <w:tcPr>
            <w:tcW w:w="768" w:type="dxa"/>
          </w:tcPr>
          <w:p w14:paraId="2E55936F" w14:textId="77777777" w:rsidR="000D64E6" w:rsidRPr="00BE068B" w:rsidRDefault="000D64E6" w:rsidP="0090229E">
            <w:pPr>
              <w:rPr>
                <w:rFonts w:ascii="Gill Sans MT" w:hAnsi="Gill Sans MT" w:cs="Arial"/>
                <w:sz w:val="18"/>
                <w:szCs w:val="18"/>
              </w:rPr>
            </w:pPr>
          </w:p>
        </w:tc>
        <w:tc>
          <w:tcPr>
            <w:tcW w:w="775" w:type="dxa"/>
          </w:tcPr>
          <w:p w14:paraId="2405DDB2" w14:textId="77777777" w:rsidR="000D64E6" w:rsidRPr="00BE068B" w:rsidRDefault="000D64E6" w:rsidP="0090229E">
            <w:pPr>
              <w:rPr>
                <w:rFonts w:ascii="Gill Sans MT" w:hAnsi="Gill Sans MT" w:cs="Arial"/>
                <w:sz w:val="18"/>
                <w:szCs w:val="18"/>
              </w:rPr>
            </w:pPr>
          </w:p>
        </w:tc>
        <w:tc>
          <w:tcPr>
            <w:tcW w:w="1209" w:type="dxa"/>
          </w:tcPr>
          <w:p w14:paraId="1016BD60" w14:textId="77777777" w:rsidR="000D64E6" w:rsidRPr="00BE068B" w:rsidRDefault="000D64E6" w:rsidP="0090229E">
            <w:pPr>
              <w:rPr>
                <w:rFonts w:ascii="Gill Sans MT" w:hAnsi="Gill Sans MT" w:cs="Arial"/>
                <w:sz w:val="18"/>
                <w:szCs w:val="18"/>
              </w:rPr>
            </w:pPr>
          </w:p>
        </w:tc>
        <w:tc>
          <w:tcPr>
            <w:tcW w:w="3530" w:type="dxa"/>
          </w:tcPr>
          <w:p w14:paraId="536BB8D5" w14:textId="77777777" w:rsidR="000D64E6" w:rsidRPr="00BE068B" w:rsidRDefault="000D64E6" w:rsidP="0090229E">
            <w:pPr>
              <w:rPr>
                <w:rFonts w:ascii="Gill Sans MT" w:hAnsi="Gill Sans MT" w:cs="Arial"/>
                <w:sz w:val="18"/>
                <w:szCs w:val="18"/>
              </w:rPr>
            </w:pPr>
          </w:p>
        </w:tc>
      </w:tr>
      <w:tr w:rsidR="000D64E6" w:rsidRPr="00BE068B" w14:paraId="3EEEF85A" w14:textId="77777777" w:rsidTr="00E71899">
        <w:tc>
          <w:tcPr>
            <w:tcW w:w="1290" w:type="dxa"/>
          </w:tcPr>
          <w:p w14:paraId="6DEB400C" w14:textId="77777777" w:rsidR="000D64E6" w:rsidRPr="00BE068B" w:rsidRDefault="000D64E6" w:rsidP="0090229E">
            <w:pPr>
              <w:rPr>
                <w:rFonts w:ascii="Gill Sans MT" w:hAnsi="Gill Sans MT" w:cs="Arial"/>
                <w:sz w:val="18"/>
                <w:szCs w:val="18"/>
              </w:rPr>
            </w:pPr>
          </w:p>
        </w:tc>
        <w:tc>
          <w:tcPr>
            <w:tcW w:w="2391" w:type="dxa"/>
          </w:tcPr>
          <w:p w14:paraId="750506B7" w14:textId="77777777" w:rsidR="000D64E6" w:rsidRPr="00BE068B" w:rsidRDefault="000D64E6" w:rsidP="0090229E">
            <w:pPr>
              <w:rPr>
                <w:rFonts w:ascii="Gill Sans MT" w:hAnsi="Gill Sans MT" w:cs="Arial"/>
                <w:sz w:val="18"/>
                <w:szCs w:val="18"/>
              </w:rPr>
            </w:pPr>
          </w:p>
        </w:tc>
        <w:tc>
          <w:tcPr>
            <w:tcW w:w="1020" w:type="dxa"/>
          </w:tcPr>
          <w:p w14:paraId="5CDF8C25" w14:textId="77777777" w:rsidR="000D64E6" w:rsidRPr="00BE068B" w:rsidRDefault="000D64E6" w:rsidP="0090229E">
            <w:pPr>
              <w:rPr>
                <w:rFonts w:ascii="Gill Sans MT" w:hAnsi="Gill Sans MT" w:cs="Arial"/>
                <w:sz w:val="18"/>
                <w:szCs w:val="18"/>
              </w:rPr>
            </w:pPr>
          </w:p>
        </w:tc>
        <w:tc>
          <w:tcPr>
            <w:tcW w:w="627" w:type="dxa"/>
          </w:tcPr>
          <w:p w14:paraId="0710566A" w14:textId="77777777" w:rsidR="000D64E6" w:rsidRPr="00BE068B" w:rsidRDefault="000D64E6" w:rsidP="0090229E">
            <w:pPr>
              <w:rPr>
                <w:rFonts w:ascii="Gill Sans MT" w:hAnsi="Gill Sans MT" w:cs="Arial"/>
                <w:sz w:val="18"/>
                <w:szCs w:val="18"/>
              </w:rPr>
            </w:pPr>
          </w:p>
        </w:tc>
        <w:tc>
          <w:tcPr>
            <w:tcW w:w="768" w:type="dxa"/>
          </w:tcPr>
          <w:p w14:paraId="18CFD45C" w14:textId="77777777" w:rsidR="000D64E6" w:rsidRPr="00BE068B" w:rsidRDefault="000D64E6" w:rsidP="0090229E">
            <w:pPr>
              <w:rPr>
                <w:rFonts w:ascii="Gill Sans MT" w:hAnsi="Gill Sans MT" w:cs="Arial"/>
                <w:sz w:val="18"/>
                <w:szCs w:val="18"/>
              </w:rPr>
            </w:pPr>
          </w:p>
        </w:tc>
        <w:tc>
          <w:tcPr>
            <w:tcW w:w="775" w:type="dxa"/>
          </w:tcPr>
          <w:p w14:paraId="78129B92" w14:textId="77777777" w:rsidR="000D64E6" w:rsidRPr="00BE068B" w:rsidRDefault="000D64E6" w:rsidP="0090229E">
            <w:pPr>
              <w:rPr>
                <w:rFonts w:ascii="Gill Sans MT" w:hAnsi="Gill Sans MT" w:cs="Arial"/>
                <w:sz w:val="18"/>
                <w:szCs w:val="18"/>
              </w:rPr>
            </w:pPr>
          </w:p>
        </w:tc>
        <w:tc>
          <w:tcPr>
            <w:tcW w:w="1209" w:type="dxa"/>
          </w:tcPr>
          <w:p w14:paraId="7CE71B2F" w14:textId="77777777" w:rsidR="000D64E6" w:rsidRPr="00BE068B" w:rsidRDefault="000D64E6" w:rsidP="0090229E">
            <w:pPr>
              <w:rPr>
                <w:rFonts w:ascii="Gill Sans MT" w:hAnsi="Gill Sans MT" w:cs="Arial"/>
                <w:sz w:val="18"/>
                <w:szCs w:val="18"/>
              </w:rPr>
            </w:pPr>
          </w:p>
        </w:tc>
        <w:tc>
          <w:tcPr>
            <w:tcW w:w="3530" w:type="dxa"/>
          </w:tcPr>
          <w:p w14:paraId="490AD089" w14:textId="77777777" w:rsidR="000D64E6" w:rsidRPr="00BE068B" w:rsidRDefault="000D64E6" w:rsidP="0090229E">
            <w:pPr>
              <w:rPr>
                <w:rFonts w:ascii="Gill Sans MT" w:hAnsi="Gill Sans MT" w:cs="Arial"/>
                <w:sz w:val="18"/>
                <w:szCs w:val="18"/>
              </w:rPr>
            </w:pPr>
          </w:p>
        </w:tc>
      </w:tr>
    </w:tbl>
    <w:p w14:paraId="70BA73B4" w14:textId="77777777" w:rsidR="000D64E6" w:rsidRPr="00BE068B" w:rsidRDefault="000D64E6" w:rsidP="000D64E6">
      <w:pPr>
        <w:rPr>
          <w:rFonts w:ascii="Gill Sans MT" w:hAnsi="Gill Sans MT" w:cs="Arial"/>
          <w:sz w:val="18"/>
          <w:szCs w:val="18"/>
        </w:rPr>
      </w:pPr>
    </w:p>
    <w:p w14:paraId="6BC2A8CE" w14:textId="77777777" w:rsidR="000D64E6" w:rsidRPr="00BE068B" w:rsidRDefault="000D64E6" w:rsidP="00F7697D">
      <w:pPr>
        <w:spacing w:after="0" w:line="240" w:lineRule="auto"/>
        <w:contextualSpacing/>
        <w:rPr>
          <w:rFonts w:ascii="Gill Sans MT" w:eastAsia="SimSun" w:hAnsi="Gill Sans MT"/>
        </w:rPr>
      </w:pPr>
    </w:p>
    <w:p w14:paraId="25D2D55B" w14:textId="77777777" w:rsidR="000D64E6" w:rsidRPr="00BE068B" w:rsidRDefault="000D64E6"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BE068B" w14:paraId="3BB41CDC" w14:textId="77777777" w:rsidTr="0090229E">
        <w:trPr>
          <w:jc w:val="center"/>
        </w:trPr>
        <w:tc>
          <w:tcPr>
            <w:tcW w:w="3404" w:type="dxa"/>
          </w:tcPr>
          <w:p w14:paraId="07A0F21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44738B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FBBD471"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03D1C13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20EDACA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90638F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EC37C6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C89134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01B54EA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2398326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20D2F81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8850E5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03849E2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11B37FD5"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2E3BBD1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44D0C8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18A8F7D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25380FE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72C6D7D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515486B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32C1DCC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23E6E4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401A0418"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411BE62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65A6E4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364514B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1337E36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621ADD99"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244FDAE7" w14:textId="77777777" w:rsidR="000D64E6" w:rsidRPr="00BE068B" w:rsidRDefault="000D64E6" w:rsidP="00F7697D">
      <w:pPr>
        <w:spacing w:after="0" w:line="240" w:lineRule="auto"/>
        <w:contextualSpacing/>
        <w:rPr>
          <w:rFonts w:ascii="Gill Sans MT" w:eastAsia="SimSun" w:hAnsi="Gill Sans MT"/>
        </w:rPr>
      </w:pPr>
    </w:p>
    <w:p w14:paraId="268D9767" w14:textId="47DD6C72" w:rsidR="00E71899" w:rsidRDefault="00E71899">
      <w:pPr>
        <w:rPr>
          <w:rFonts w:ascii="Gill Sans MT" w:eastAsia="SimSun" w:hAnsi="Gill Sans MT"/>
        </w:rPr>
      </w:pPr>
      <w:r>
        <w:rPr>
          <w:rFonts w:ascii="Gill Sans MT" w:eastAsia="SimSun" w:hAnsi="Gill Sans MT"/>
        </w:rPr>
        <w:br w:type="page"/>
      </w:r>
    </w:p>
    <w:p w14:paraId="14963AD7" w14:textId="77777777" w:rsidR="000D64E6" w:rsidRPr="00BE068B" w:rsidRDefault="000D64E6" w:rsidP="00F7697D">
      <w:pPr>
        <w:spacing w:after="0" w:line="240" w:lineRule="auto"/>
        <w:contextualSpacing/>
        <w:rPr>
          <w:rFonts w:ascii="Gill Sans MT" w:eastAsia="SimSun" w:hAnsi="Gill Sans MT"/>
        </w:rPr>
      </w:pPr>
    </w:p>
    <w:p w14:paraId="20F608D6" w14:textId="77777777" w:rsidR="000D64E6" w:rsidRPr="00BE068B" w:rsidRDefault="000D64E6" w:rsidP="00F7697D">
      <w:pPr>
        <w:spacing w:after="0" w:line="240" w:lineRule="auto"/>
        <w:contextualSpacing/>
        <w:rPr>
          <w:rFonts w:ascii="Gill Sans MT" w:eastAsia="SimSun" w:hAnsi="Gill Sans MT"/>
        </w:rPr>
      </w:pPr>
    </w:p>
    <w:p w14:paraId="19BDB8FC" w14:textId="77777777" w:rsidR="000D64E6" w:rsidRPr="00BE068B" w:rsidRDefault="000D64E6" w:rsidP="00F7697D">
      <w:pPr>
        <w:spacing w:after="0" w:line="240" w:lineRule="auto"/>
        <w:contextualSpacing/>
        <w:rPr>
          <w:rFonts w:ascii="Gill Sans MT" w:eastAsia="SimSun" w:hAnsi="Gill Sans MT"/>
        </w:rPr>
      </w:pPr>
    </w:p>
    <w:p w14:paraId="7DA3B2EF" w14:textId="0FD4A4CB" w:rsidR="00F7697D" w:rsidRPr="00BE068B" w:rsidRDefault="00F7697D"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t>SECTI</w:t>
      </w:r>
      <w:r w:rsidR="007045FC" w:rsidRPr="00BE068B">
        <w:rPr>
          <w:rFonts w:ascii="Gill Sans MT" w:eastAsia="Times New Roman" w:hAnsi="Gill Sans MT" w:cs="Times New Roman"/>
          <w:b/>
          <w:bCs/>
        </w:rPr>
        <w:t>ON J</w:t>
      </w:r>
      <w:r w:rsidRPr="00BE068B">
        <w:rPr>
          <w:rFonts w:ascii="Gill Sans MT" w:eastAsia="Times New Roman" w:hAnsi="Gill Sans MT" w:cs="Times New Roman"/>
          <w:b/>
          <w:bCs/>
        </w:rPr>
        <w:t xml:space="preserve">. </w:t>
      </w:r>
      <w:commentRangeStart w:id="35"/>
      <w:r w:rsidRPr="00BE068B">
        <w:rPr>
          <w:rFonts w:ascii="Gill Sans MT" w:eastAsia="Times New Roman" w:hAnsi="Gill Sans MT" w:cs="Times New Roman"/>
          <w:b/>
          <w:bCs/>
        </w:rPr>
        <w:t xml:space="preserve">TENURE STATUS </w:t>
      </w:r>
      <w:commentRangeEnd w:id="35"/>
      <w:r w:rsidR="008B5DEC">
        <w:rPr>
          <w:rStyle w:val="CommentReference"/>
        </w:rPr>
        <w:commentReference w:id="35"/>
      </w:r>
    </w:p>
    <w:p w14:paraId="0C146EAB" w14:textId="77777777" w:rsidR="00F7697D" w:rsidRPr="00BE068B" w:rsidRDefault="00F7697D" w:rsidP="00F7697D">
      <w:pPr>
        <w:spacing w:after="0" w:line="240" w:lineRule="auto"/>
        <w:contextualSpacing/>
        <w:rPr>
          <w:rFonts w:ascii="Gill Sans MT" w:eastAsia="SimSun" w:hAnsi="Gill Sans MT"/>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BE068B" w14:paraId="5F62DD11" w14:textId="77777777" w:rsidTr="00C67ECD">
        <w:trPr>
          <w:trHeight w:val="260"/>
        </w:trPr>
        <w:tc>
          <w:tcPr>
            <w:tcW w:w="694" w:type="dxa"/>
          </w:tcPr>
          <w:p w14:paraId="05C02AE7" w14:textId="77777777" w:rsidR="007045FC" w:rsidRPr="00BE068B" w:rsidRDefault="007045FC" w:rsidP="00F7697D">
            <w:pPr>
              <w:contextualSpacing/>
              <w:jc w:val="center"/>
              <w:rPr>
                <w:rFonts w:ascii="Gill Sans MT" w:hAnsi="Gill Sans MT"/>
                <w:sz w:val="20"/>
              </w:rPr>
            </w:pPr>
          </w:p>
        </w:tc>
        <w:tc>
          <w:tcPr>
            <w:tcW w:w="1101" w:type="dxa"/>
          </w:tcPr>
          <w:p w14:paraId="383A835C" w14:textId="77777777" w:rsidR="007045FC" w:rsidRPr="00BE068B" w:rsidRDefault="007045FC" w:rsidP="00F7697D">
            <w:pPr>
              <w:contextualSpacing/>
              <w:jc w:val="center"/>
              <w:rPr>
                <w:rFonts w:ascii="Gill Sans MT" w:hAnsi="Gill Sans MT"/>
                <w:sz w:val="20"/>
              </w:rPr>
            </w:pPr>
          </w:p>
        </w:tc>
        <w:tc>
          <w:tcPr>
            <w:tcW w:w="1594" w:type="dxa"/>
          </w:tcPr>
          <w:p w14:paraId="37CE370A" w14:textId="47106AF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J.1</w:t>
            </w:r>
          </w:p>
        </w:tc>
        <w:tc>
          <w:tcPr>
            <w:tcW w:w="1594" w:type="dxa"/>
          </w:tcPr>
          <w:p w14:paraId="7D225392" w14:textId="5BE53D0E"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J.2</w:t>
            </w:r>
          </w:p>
        </w:tc>
        <w:tc>
          <w:tcPr>
            <w:tcW w:w="1047" w:type="dxa"/>
          </w:tcPr>
          <w:p w14:paraId="28ECF92F" w14:textId="0464376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J.3</w:t>
            </w:r>
          </w:p>
        </w:tc>
        <w:tc>
          <w:tcPr>
            <w:tcW w:w="1080" w:type="dxa"/>
          </w:tcPr>
          <w:p w14:paraId="26203E57" w14:textId="13AF154F"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J.4</w:t>
            </w:r>
          </w:p>
        </w:tc>
        <w:tc>
          <w:tcPr>
            <w:tcW w:w="1530" w:type="dxa"/>
          </w:tcPr>
          <w:p w14:paraId="3E046746" w14:textId="3ED140D4"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J.5</w:t>
            </w:r>
          </w:p>
        </w:tc>
        <w:tc>
          <w:tcPr>
            <w:tcW w:w="1530" w:type="dxa"/>
          </w:tcPr>
          <w:p w14:paraId="49FAAFD6" w14:textId="7CB0E9A4"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J.6</w:t>
            </w:r>
          </w:p>
        </w:tc>
        <w:tc>
          <w:tcPr>
            <w:tcW w:w="1170" w:type="dxa"/>
          </w:tcPr>
          <w:p w14:paraId="3138828E" w14:textId="2A00369C"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J.7</w:t>
            </w:r>
          </w:p>
        </w:tc>
        <w:tc>
          <w:tcPr>
            <w:tcW w:w="1350" w:type="dxa"/>
          </w:tcPr>
          <w:p w14:paraId="5FF544F2" w14:textId="653BC63A"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J.8</w:t>
            </w:r>
          </w:p>
        </w:tc>
      </w:tr>
      <w:tr w:rsidR="007045FC" w:rsidRPr="00BE068B" w14:paraId="3BD0BDDB" w14:textId="629248E6" w:rsidTr="00C67ECD">
        <w:trPr>
          <w:trHeight w:val="3418"/>
        </w:trPr>
        <w:tc>
          <w:tcPr>
            <w:tcW w:w="694" w:type="dxa"/>
          </w:tcPr>
          <w:p w14:paraId="06E642B5"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w:t>
            </w:r>
          </w:p>
        </w:tc>
        <w:tc>
          <w:tcPr>
            <w:tcW w:w="1101" w:type="dxa"/>
          </w:tcPr>
          <w:p w14:paraId="4A99D02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 name</w:t>
            </w:r>
          </w:p>
        </w:tc>
        <w:tc>
          <w:tcPr>
            <w:tcW w:w="1594" w:type="dxa"/>
          </w:tcPr>
          <w:p w14:paraId="09D33D11" w14:textId="41308AD1"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is the tenure status of this field?</w:t>
            </w:r>
          </w:p>
          <w:p w14:paraId="00016226" w14:textId="01613371" w:rsidR="008B5DEC" w:rsidRPr="00BE068B" w:rsidRDefault="007045FC" w:rsidP="008B5DEC">
            <w:pPr>
              <w:contextualSpacing/>
              <w:rPr>
                <w:rFonts w:ascii="Gill Sans MT" w:hAnsi="Gill Sans MT" w:cs="Times New Roman"/>
                <w:sz w:val="20"/>
              </w:rPr>
            </w:pPr>
            <w:commentRangeStart w:id="36"/>
            <w:r w:rsidRPr="00BE068B">
              <w:rPr>
                <w:rFonts w:ascii="Gill Sans MT" w:hAnsi="Gill Sans MT" w:cs="Times New Roman"/>
                <w:sz w:val="20"/>
              </w:rPr>
              <w:t>1=State land</w:t>
            </w:r>
            <w:commentRangeEnd w:id="36"/>
            <w:r w:rsidRPr="00BE068B">
              <w:rPr>
                <w:rStyle w:val="CommentReference"/>
                <w:rFonts w:ascii="Gill Sans MT" w:eastAsiaTheme="minorHAnsi" w:hAnsi="Gill Sans MT"/>
              </w:rPr>
              <w:commentReference w:id="36"/>
            </w:r>
            <w:r w:rsidR="008B5DEC">
              <w:rPr>
                <w:rFonts w:ascii="Gill Sans MT" w:hAnsi="Gill Sans MT" w:cs="Times New Roman"/>
                <w:sz w:val="20"/>
              </w:rPr>
              <w:t xml:space="preserve"> – </w:t>
            </w:r>
          </w:p>
          <w:p w14:paraId="5FC58DA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2=Former customary land converted to state land</w:t>
            </w:r>
          </w:p>
          <w:p w14:paraId="38D86842"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w:t>
            </w:r>
            <w:commentRangeStart w:id="37"/>
            <w:r w:rsidRPr="00BE068B">
              <w:rPr>
                <w:rFonts w:ascii="Gill Sans MT" w:hAnsi="Gill Sans MT" w:cs="Times New Roman"/>
                <w:sz w:val="20"/>
              </w:rPr>
              <w:t>Customary</w:t>
            </w:r>
            <w:commentRangeEnd w:id="37"/>
            <w:r w:rsidRPr="00BE068B">
              <w:rPr>
                <w:rStyle w:val="CommentReference"/>
                <w:rFonts w:ascii="Gill Sans MT" w:eastAsiaTheme="minorHAnsi" w:hAnsi="Gill Sans MT"/>
              </w:rPr>
              <w:commentReference w:id="37"/>
            </w:r>
          </w:p>
          <w:p w14:paraId="612479FA"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w:t>
            </w:r>
            <w:proofErr w:type="spellStart"/>
            <w:r w:rsidRPr="00BE068B">
              <w:rPr>
                <w:rFonts w:ascii="Gill Sans MT" w:hAnsi="Gill Sans MT" w:cs="Times New Roman"/>
                <w:sz w:val="20"/>
              </w:rPr>
              <w:t>Other,specify</w:t>
            </w:r>
            <w:proofErr w:type="spellEnd"/>
          </w:p>
          <w:p w14:paraId="4F68490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6EC6903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94" w:type="dxa"/>
          </w:tcPr>
          <w:p w14:paraId="5298A0A5" w14:textId="7E4A556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Do you or your household have any kind of paper documentation for this field?</w:t>
            </w:r>
          </w:p>
          <w:p w14:paraId="4457B92D"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7467C804"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4C712508"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2BA68D2F" w14:textId="77777777" w:rsidR="007045FC" w:rsidRPr="00BE068B" w:rsidRDefault="007045FC" w:rsidP="00C67ECD">
            <w:pPr>
              <w:contextualSpacing/>
              <w:rPr>
                <w:rFonts w:ascii="Gill Sans MT" w:hAnsi="Gill Sans MT"/>
                <w:sz w:val="20"/>
              </w:rPr>
            </w:pPr>
            <w:r w:rsidRPr="00BE068B">
              <w:rPr>
                <w:rFonts w:ascii="Gill Sans MT" w:hAnsi="Gill Sans MT"/>
                <w:sz w:val="20"/>
              </w:rPr>
              <w:t>999=Prefer not to respond</w:t>
            </w:r>
          </w:p>
          <w:p w14:paraId="68B23EBA" w14:textId="77777777" w:rsidR="00C67ECD" w:rsidRPr="00BE068B" w:rsidRDefault="00C67ECD" w:rsidP="00C67ECD">
            <w:pPr>
              <w:contextualSpacing/>
              <w:rPr>
                <w:rFonts w:ascii="Gill Sans MT" w:hAnsi="Gill Sans MT" w:cs="Times New Roman"/>
                <w:sz w:val="20"/>
              </w:rPr>
            </w:pPr>
          </w:p>
          <w:p w14:paraId="2F82FF6B" w14:textId="04D729CF" w:rsidR="007045FC" w:rsidRPr="00BE068B" w:rsidRDefault="00C67ECD" w:rsidP="00C67ECD">
            <w:pPr>
              <w:contextualSpacing/>
              <w:rPr>
                <w:rFonts w:ascii="Gill Sans MT" w:hAnsi="Gill Sans MT" w:cs="Times New Roman"/>
                <w:i/>
                <w:sz w:val="20"/>
              </w:rPr>
            </w:pPr>
            <w:r w:rsidRPr="00BE068B">
              <w:rPr>
                <w:rFonts w:ascii="Gill Sans MT" w:hAnsi="Gill Sans MT" w:cs="Times New Roman"/>
                <w:i/>
                <w:sz w:val="20"/>
              </w:rPr>
              <w:t>If not 2,skip to J6</w:t>
            </w:r>
          </w:p>
        </w:tc>
        <w:tc>
          <w:tcPr>
            <w:tcW w:w="1047" w:type="dxa"/>
          </w:tcPr>
          <w:p w14:paraId="4F8D8051" w14:textId="7355D51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type of documentation does your household have for this field?</w:t>
            </w:r>
          </w:p>
          <w:p w14:paraId="3DF7DBA6" w14:textId="77777777" w:rsidR="00C67ECD" w:rsidRPr="00BE068B" w:rsidRDefault="00C67ECD" w:rsidP="00C67ECD">
            <w:pPr>
              <w:contextualSpacing/>
              <w:rPr>
                <w:rFonts w:ascii="Gill Sans MT" w:hAnsi="Gill Sans MT" w:cs="Times New Roman"/>
                <w:sz w:val="20"/>
              </w:rPr>
            </w:pPr>
          </w:p>
          <w:p w14:paraId="0280721B" w14:textId="1F15026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121 below</w:t>
            </w:r>
          </w:p>
          <w:p w14:paraId="14A61EA6" w14:textId="71E8E3F2" w:rsidR="007045FC" w:rsidRPr="00BE068B" w:rsidRDefault="00C67ECD" w:rsidP="00C67ECD">
            <w:pPr>
              <w:contextualSpacing/>
              <w:rPr>
                <w:rFonts w:ascii="Gill Sans MT" w:hAnsi="Gill Sans MT" w:cs="Times New Roman"/>
                <w:sz w:val="20"/>
              </w:rPr>
            </w:pPr>
            <w:r w:rsidRPr="00BE068B">
              <w:rPr>
                <w:rFonts w:ascii="Gill Sans MT" w:hAnsi="Gill Sans MT" w:cs="Times New Roman"/>
                <w:i/>
                <w:sz w:val="20"/>
              </w:rPr>
              <w:t>If not 4, skip to J5</w:t>
            </w:r>
          </w:p>
        </w:tc>
        <w:tc>
          <w:tcPr>
            <w:tcW w:w="1080" w:type="dxa"/>
          </w:tcPr>
          <w:p w14:paraId="43F2798F" w14:textId="3EDD775A"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Who is this letter signed by?</w:t>
            </w:r>
          </w:p>
          <w:p w14:paraId="482E36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1=Chief</w:t>
            </w:r>
          </w:p>
          <w:p w14:paraId="2FF60D8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2=District Council</w:t>
            </w:r>
          </w:p>
          <w:p w14:paraId="0D71E856"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3=Both</w:t>
            </w:r>
          </w:p>
          <w:p w14:paraId="65EADB1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7DE510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30" w:type="dxa"/>
          </w:tcPr>
          <w:p w14:paraId="57BF6897" w14:textId="58512E00"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Which household members are listed on the documentation for this field?</w:t>
            </w:r>
          </w:p>
          <w:p w14:paraId="651C4B8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1=Husband only</w:t>
            </w:r>
          </w:p>
          <w:p w14:paraId="098AA914"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2=Wife only</w:t>
            </w:r>
          </w:p>
          <w:p w14:paraId="278523BB"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3=Husband and wire</w:t>
            </w:r>
          </w:p>
          <w:p w14:paraId="39B89101"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4=Husband, wife and children</w:t>
            </w:r>
          </w:p>
          <w:p w14:paraId="789FA58E"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w:t>
            </w:r>
          </w:p>
          <w:p w14:paraId="1F9F42C2" w14:textId="77777777"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Probe and code</w:t>
            </w:r>
          </w:p>
        </w:tc>
        <w:tc>
          <w:tcPr>
            <w:tcW w:w="1530" w:type="dxa"/>
          </w:tcPr>
          <w:p w14:paraId="20A9085F" w14:textId="5029845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In the next 5 years, how likely do you think it is that other households within your village </w:t>
            </w:r>
            <w:commentRangeStart w:id="38"/>
            <w:r w:rsidRPr="00BE068B">
              <w:rPr>
                <w:rFonts w:ascii="Gill Sans MT" w:hAnsi="Gill Sans MT" w:cs="Times New Roman"/>
                <w:sz w:val="20"/>
              </w:rPr>
              <w:t xml:space="preserve">may try to </w:t>
            </w:r>
            <w:proofErr w:type="gramStart"/>
            <w:r w:rsidRPr="00BE068B">
              <w:rPr>
                <w:rFonts w:ascii="Gill Sans MT" w:hAnsi="Gill Sans MT" w:cs="Times New Roman"/>
                <w:sz w:val="20"/>
              </w:rPr>
              <w:t>cross-over</w:t>
            </w:r>
            <w:proofErr w:type="gramEnd"/>
            <w:r w:rsidRPr="00BE068B">
              <w:rPr>
                <w:rFonts w:ascii="Gill Sans MT" w:hAnsi="Gill Sans MT" w:cs="Times New Roman"/>
                <w:sz w:val="20"/>
              </w:rPr>
              <w:t xml:space="preserve"> your boundaries </w:t>
            </w:r>
            <w:commentRangeEnd w:id="38"/>
            <w:r w:rsidR="00222712" w:rsidRPr="00BE068B">
              <w:rPr>
                <w:rStyle w:val="CommentReference"/>
                <w:rFonts w:ascii="Gill Sans MT" w:eastAsiaTheme="minorHAnsi" w:hAnsi="Gill Sans MT"/>
              </w:rPr>
              <w:commentReference w:id="38"/>
            </w:r>
            <w:r w:rsidRPr="00BE068B">
              <w:rPr>
                <w:rFonts w:ascii="Gill Sans MT" w:hAnsi="Gill Sans MT" w:cs="Times New Roman"/>
                <w:sz w:val="20"/>
              </w:rPr>
              <w:t>(step on your side) and take or use some of this field?</w:t>
            </w:r>
          </w:p>
          <w:p w14:paraId="4D6BA4F1" w14:textId="77777777" w:rsidR="00C67ECD" w:rsidRPr="00BE068B" w:rsidRDefault="00C67ECD" w:rsidP="00C67ECD">
            <w:pPr>
              <w:contextualSpacing/>
              <w:rPr>
                <w:rFonts w:ascii="Gill Sans MT" w:hAnsi="Gill Sans MT" w:cs="Times New Roman"/>
                <w:sz w:val="20"/>
              </w:rPr>
            </w:pPr>
          </w:p>
          <w:p w14:paraId="6D71E873" w14:textId="1C5C617F"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170" w:type="dxa"/>
          </w:tcPr>
          <w:p w14:paraId="3C3AFA74" w14:textId="27121224"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elites/big people may take this field without your permission/ agreement?</w:t>
            </w:r>
          </w:p>
          <w:p w14:paraId="35A39AFA" w14:textId="77777777" w:rsidR="00C67ECD" w:rsidRPr="00BE068B" w:rsidRDefault="00C67ECD" w:rsidP="00C67ECD">
            <w:pPr>
              <w:contextualSpacing/>
              <w:rPr>
                <w:rFonts w:ascii="Gill Sans MT" w:hAnsi="Gill Sans MT" w:cs="Times New Roman"/>
                <w:sz w:val="20"/>
              </w:rPr>
            </w:pPr>
          </w:p>
          <w:p w14:paraId="04E6D112" w14:textId="3F50DDD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350" w:type="dxa"/>
          </w:tcPr>
          <w:p w14:paraId="587AA4BB" w14:textId="169BC6C6"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people from a neighboring community with encroach/cross-over to use this field?</w:t>
            </w:r>
          </w:p>
          <w:p w14:paraId="607D3219" w14:textId="77777777" w:rsidR="00C67ECD" w:rsidRPr="00BE068B" w:rsidRDefault="00C67ECD" w:rsidP="00C67ECD">
            <w:pPr>
              <w:contextualSpacing/>
              <w:rPr>
                <w:rFonts w:ascii="Gill Sans MT" w:hAnsi="Gill Sans MT" w:cs="Times New Roman"/>
                <w:sz w:val="20"/>
              </w:rPr>
            </w:pPr>
          </w:p>
          <w:p w14:paraId="21039139" w14:textId="71254EE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t>
            </w:r>
            <w:r w:rsidRPr="00BE068B">
              <w:rPr>
                <w:rFonts w:ascii="Gill Sans MT" w:hAnsi="Gill Sans MT" w:cs="Times New Roman"/>
                <w:i/>
                <w:sz w:val="20"/>
              </w:rPr>
              <w:t>See Code 112 Below)</w:t>
            </w:r>
            <w:r w:rsidRPr="00BE068B">
              <w:rPr>
                <w:rStyle w:val="CommentReference"/>
                <w:rFonts w:ascii="Gill Sans MT" w:eastAsiaTheme="minorHAnsi" w:hAnsi="Gill Sans MT"/>
                <w:i/>
              </w:rPr>
              <w:commentReference w:id="39"/>
            </w:r>
          </w:p>
        </w:tc>
      </w:tr>
      <w:tr w:rsidR="007045FC" w:rsidRPr="00BE068B" w14:paraId="7029946D" w14:textId="20E7003D" w:rsidTr="00C67ECD">
        <w:trPr>
          <w:trHeight w:val="20"/>
        </w:trPr>
        <w:tc>
          <w:tcPr>
            <w:tcW w:w="694" w:type="dxa"/>
          </w:tcPr>
          <w:p w14:paraId="73769181" w14:textId="501EFD1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26B8E5BF" w14:textId="77777777" w:rsidR="007045FC" w:rsidRPr="00BE068B" w:rsidRDefault="007045FC"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f_nickname</w:t>
            </w:r>
            <w:proofErr w:type="spellEnd"/>
          </w:p>
        </w:tc>
        <w:tc>
          <w:tcPr>
            <w:tcW w:w="1594" w:type="dxa"/>
          </w:tcPr>
          <w:p w14:paraId="1E5288CF"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tenurestatus</w:t>
            </w:r>
            <w:proofErr w:type="spellEnd"/>
          </w:p>
        </w:tc>
        <w:tc>
          <w:tcPr>
            <w:tcW w:w="1594" w:type="dxa"/>
          </w:tcPr>
          <w:p w14:paraId="5F573E6B"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paperdoc</w:t>
            </w:r>
            <w:proofErr w:type="spellEnd"/>
          </w:p>
        </w:tc>
        <w:tc>
          <w:tcPr>
            <w:tcW w:w="1047" w:type="dxa"/>
          </w:tcPr>
          <w:p w14:paraId="31028B2E"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document</w:t>
            </w:r>
          </w:p>
        </w:tc>
        <w:tc>
          <w:tcPr>
            <w:tcW w:w="1080" w:type="dxa"/>
          </w:tcPr>
          <w:p w14:paraId="49A2244D"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docsign</w:t>
            </w:r>
            <w:proofErr w:type="spellEnd"/>
          </w:p>
        </w:tc>
        <w:tc>
          <w:tcPr>
            <w:tcW w:w="1530" w:type="dxa"/>
          </w:tcPr>
          <w:p w14:paraId="6C57677A"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decument_mem</w:t>
            </w:r>
            <w:proofErr w:type="spellEnd"/>
          </w:p>
        </w:tc>
        <w:tc>
          <w:tcPr>
            <w:tcW w:w="1530" w:type="dxa"/>
          </w:tcPr>
          <w:p w14:paraId="5E6752FA" w14:textId="0AD9FD88"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villhh_encroach</w:t>
            </w:r>
            <w:proofErr w:type="spellEnd"/>
          </w:p>
        </w:tc>
        <w:tc>
          <w:tcPr>
            <w:tcW w:w="1170" w:type="dxa"/>
          </w:tcPr>
          <w:p w14:paraId="743BF76E" w14:textId="4B3464C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elite_encroach</w:t>
            </w:r>
            <w:proofErr w:type="spellEnd"/>
          </w:p>
        </w:tc>
        <w:tc>
          <w:tcPr>
            <w:tcW w:w="1350" w:type="dxa"/>
          </w:tcPr>
          <w:p w14:paraId="5900F767" w14:textId="4944C93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r w:rsidRPr="00BE068B">
              <w:rPr>
                <w:rFonts w:ascii="Gill Sans MT" w:hAnsi="Gill Sans MT" w:cs="Times New Roman"/>
                <w:b/>
                <w:bCs/>
                <w:spacing w:val="1"/>
                <w:w w:val="105"/>
                <w:sz w:val="18"/>
                <w:szCs w:val="18"/>
              </w:rPr>
              <w:t>neighvill_encroach</w:t>
            </w:r>
            <w:proofErr w:type="spellEnd"/>
          </w:p>
        </w:tc>
      </w:tr>
      <w:tr w:rsidR="007045FC" w:rsidRPr="00BE068B" w14:paraId="01C90AD2" w14:textId="1520230E" w:rsidTr="00C67ECD">
        <w:trPr>
          <w:trHeight w:val="20"/>
        </w:trPr>
        <w:tc>
          <w:tcPr>
            <w:tcW w:w="694" w:type="dxa"/>
          </w:tcPr>
          <w:p w14:paraId="0630030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AF0C688" w14:textId="77777777" w:rsidR="007045FC" w:rsidRPr="00BE068B" w:rsidRDefault="007045FC" w:rsidP="00F7697D">
            <w:pPr>
              <w:contextualSpacing/>
              <w:jc w:val="center"/>
              <w:rPr>
                <w:rFonts w:ascii="Gill Sans MT" w:hAnsi="Gill Sans MT"/>
                <w:sz w:val="20"/>
              </w:rPr>
            </w:pPr>
          </w:p>
        </w:tc>
        <w:tc>
          <w:tcPr>
            <w:tcW w:w="1594" w:type="dxa"/>
          </w:tcPr>
          <w:p w14:paraId="01FD48F2" w14:textId="77777777" w:rsidR="007045FC" w:rsidRPr="00BE068B" w:rsidRDefault="007045FC" w:rsidP="00F7697D">
            <w:pPr>
              <w:contextualSpacing/>
              <w:jc w:val="center"/>
              <w:rPr>
                <w:rFonts w:ascii="Gill Sans MT" w:hAnsi="Gill Sans MT"/>
                <w:sz w:val="20"/>
              </w:rPr>
            </w:pPr>
          </w:p>
        </w:tc>
        <w:tc>
          <w:tcPr>
            <w:tcW w:w="1594" w:type="dxa"/>
          </w:tcPr>
          <w:p w14:paraId="6CE41100" w14:textId="77777777" w:rsidR="007045FC" w:rsidRPr="00BE068B" w:rsidRDefault="007045FC" w:rsidP="00F7697D">
            <w:pPr>
              <w:contextualSpacing/>
              <w:jc w:val="center"/>
              <w:rPr>
                <w:rFonts w:ascii="Gill Sans MT" w:hAnsi="Gill Sans MT"/>
                <w:sz w:val="20"/>
              </w:rPr>
            </w:pPr>
          </w:p>
        </w:tc>
        <w:tc>
          <w:tcPr>
            <w:tcW w:w="1047" w:type="dxa"/>
          </w:tcPr>
          <w:p w14:paraId="046D29D6" w14:textId="77777777" w:rsidR="007045FC" w:rsidRPr="00BE068B" w:rsidRDefault="007045FC" w:rsidP="00F7697D">
            <w:pPr>
              <w:contextualSpacing/>
              <w:jc w:val="center"/>
              <w:rPr>
                <w:rFonts w:ascii="Gill Sans MT" w:hAnsi="Gill Sans MT"/>
                <w:sz w:val="20"/>
              </w:rPr>
            </w:pPr>
          </w:p>
        </w:tc>
        <w:tc>
          <w:tcPr>
            <w:tcW w:w="1080" w:type="dxa"/>
          </w:tcPr>
          <w:p w14:paraId="6AEAB275" w14:textId="77777777" w:rsidR="007045FC" w:rsidRPr="00BE068B" w:rsidRDefault="007045FC" w:rsidP="00F7697D">
            <w:pPr>
              <w:contextualSpacing/>
              <w:jc w:val="center"/>
              <w:rPr>
                <w:rFonts w:ascii="Gill Sans MT" w:hAnsi="Gill Sans MT"/>
                <w:sz w:val="20"/>
              </w:rPr>
            </w:pPr>
          </w:p>
        </w:tc>
        <w:tc>
          <w:tcPr>
            <w:tcW w:w="1530" w:type="dxa"/>
          </w:tcPr>
          <w:p w14:paraId="48CD29CA" w14:textId="77777777" w:rsidR="007045FC" w:rsidRPr="00BE068B" w:rsidRDefault="007045FC" w:rsidP="00F7697D">
            <w:pPr>
              <w:contextualSpacing/>
              <w:jc w:val="center"/>
              <w:rPr>
                <w:rFonts w:ascii="Gill Sans MT" w:hAnsi="Gill Sans MT"/>
                <w:sz w:val="20"/>
              </w:rPr>
            </w:pPr>
          </w:p>
        </w:tc>
        <w:tc>
          <w:tcPr>
            <w:tcW w:w="1530" w:type="dxa"/>
          </w:tcPr>
          <w:p w14:paraId="0B551BC8" w14:textId="77777777" w:rsidR="007045FC" w:rsidRPr="00BE068B" w:rsidRDefault="007045FC" w:rsidP="00F7697D">
            <w:pPr>
              <w:contextualSpacing/>
              <w:jc w:val="center"/>
              <w:rPr>
                <w:rFonts w:ascii="Gill Sans MT" w:hAnsi="Gill Sans MT"/>
                <w:sz w:val="20"/>
              </w:rPr>
            </w:pPr>
          </w:p>
        </w:tc>
        <w:tc>
          <w:tcPr>
            <w:tcW w:w="1170" w:type="dxa"/>
          </w:tcPr>
          <w:p w14:paraId="27369148" w14:textId="77777777" w:rsidR="007045FC" w:rsidRPr="00BE068B" w:rsidRDefault="007045FC" w:rsidP="00F7697D">
            <w:pPr>
              <w:contextualSpacing/>
              <w:jc w:val="center"/>
              <w:rPr>
                <w:rFonts w:ascii="Gill Sans MT" w:hAnsi="Gill Sans MT"/>
                <w:sz w:val="20"/>
              </w:rPr>
            </w:pPr>
          </w:p>
        </w:tc>
        <w:tc>
          <w:tcPr>
            <w:tcW w:w="1350" w:type="dxa"/>
          </w:tcPr>
          <w:p w14:paraId="0CED9480" w14:textId="77777777" w:rsidR="007045FC" w:rsidRPr="00BE068B" w:rsidRDefault="007045FC" w:rsidP="00F7697D">
            <w:pPr>
              <w:contextualSpacing/>
              <w:jc w:val="center"/>
              <w:rPr>
                <w:rFonts w:ascii="Gill Sans MT" w:hAnsi="Gill Sans MT"/>
                <w:sz w:val="20"/>
              </w:rPr>
            </w:pPr>
          </w:p>
        </w:tc>
      </w:tr>
      <w:tr w:rsidR="007045FC" w:rsidRPr="00BE068B" w14:paraId="3A68BEC2" w14:textId="11669FC3" w:rsidTr="00C67ECD">
        <w:trPr>
          <w:trHeight w:val="20"/>
        </w:trPr>
        <w:tc>
          <w:tcPr>
            <w:tcW w:w="694" w:type="dxa"/>
          </w:tcPr>
          <w:p w14:paraId="18B0C50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2</w:t>
            </w:r>
          </w:p>
        </w:tc>
        <w:tc>
          <w:tcPr>
            <w:tcW w:w="1101" w:type="dxa"/>
          </w:tcPr>
          <w:p w14:paraId="50825902" w14:textId="77777777" w:rsidR="007045FC" w:rsidRPr="00BE068B" w:rsidRDefault="007045FC" w:rsidP="00F7697D">
            <w:pPr>
              <w:contextualSpacing/>
              <w:jc w:val="center"/>
              <w:rPr>
                <w:rFonts w:ascii="Gill Sans MT" w:hAnsi="Gill Sans MT"/>
                <w:sz w:val="20"/>
              </w:rPr>
            </w:pPr>
          </w:p>
        </w:tc>
        <w:tc>
          <w:tcPr>
            <w:tcW w:w="1594" w:type="dxa"/>
          </w:tcPr>
          <w:p w14:paraId="339D8190" w14:textId="77777777" w:rsidR="007045FC" w:rsidRPr="00BE068B" w:rsidRDefault="007045FC" w:rsidP="00F7697D">
            <w:pPr>
              <w:contextualSpacing/>
              <w:jc w:val="center"/>
              <w:rPr>
                <w:rFonts w:ascii="Gill Sans MT" w:hAnsi="Gill Sans MT"/>
                <w:sz w:val="20"/>
              </w:rPr>
            </w:pPr>
          </w:p>
        </w:tc>
        <w:tc>
          <w:tcPr>
            <w:tcW w:w="1594" w:type="dxa"/>
          </w:tcPr>
          <w:p w14:paraId="3C803101" w14:textId="77777777" w:rsidR="007045FC" w:rsidRPr="00BE068B" w:rsidRDefault="007045FC" w:rsidP="00F7697D">
            <w:pPr>
              <w:contextualSpacing/>
              <w:jc w:val="center"/>
              <w:rPr>
                <w:rFonts w:ascii="Gill Sans MT" w:hAnsi="Gill Sans MT"/>
                <w:sz w:val="20"/>
              </w:rPr>
            </w:pPr>
          </w:p>
        </w:tc>
        <w:tc>
          <w:tcPr>
            <w:tcW w:w="1047" w:type="dxa"/>
          </w:tcPr>
          <w:p w14:paraId="1CE4B5FA" w14:textId="77777777" w:rsidR="007045FC" w:rsidRPr="00BE068B" w:rsidRDefault="007045FC" w:rsidP="00F7697D">
            <w:pPr>
              <w:contextualSpacing/>
              <w:jc w:val="center"/>
              <w:rPr>
                <w:rFonts w:ascii="Gill Sans MT" w:hAnsi="Gill Sans MT"/>
                <w:sz w:val="20"/>
              </w:rPr>
            </w:pPr>
          </w:p>
        </w:tc>
        <w:tc>
          <w:tcPr>
            <w:tcW w:w="1080" w:type="dxa"/>
          </w:tcPr>
          <w:p w14:paraId="0D25FDA8" w14:textId="77777777" w:rsidR="007045FC" w:rsidRPr="00BE068B" w:rsidRDefault="007045FC" w:rsidP="00F7697D">
            <w:pPr>
              <w:contextualSpacing/>
              <w:jc w:val="center"/>
              <w:rPr>
                <w:rFonts w:ascii="Gill Sans MT" w:hAnsi="Gill Sans MT"/>
                <w:sz w:val="20"/>
              </w:rPr>
            </w:pPr>
          </w:p>
        </w:tc>
        <w:tc>
          <w:tcPr>
            <w:tcW w:w="1530" w:type="dxa"/>
          </w:tcPr>
          <w:p w14:paraId="0580D49A" w14:textId="77777777" w:rsidR="007045FC" w:rsidRPr="00BE068B" w:rsidRDefault="007045FC" w:rsidP="00F7697D">
            <w:pPr>
              <w:contextualSpacing/>
              <w:jc w:val="center"/>
              <w:rPr>
                <w:rFonts w:ascii="Gill Sans MT" w:hAnsi="Gill Sans MT"/>
                <w:sz w:val="20"/>
              </w:rPr>
            </w:pPr>
          </w:p>
        </w:tc>
        <w:tc>
          <w:tcPr>
            <w:tcW w:w="1530" w:type="dxa"/>
          </w:tcPr>
          <w:p w14:paraId="30B5E3B0" w14:textId="77777777" w:rsidR="007045FC" w:rsidRPr="00BE068B" w:rsidRDefault="007045FC" w:rsidP="00F7697D">
            <w:pPr>
              <w:contextualSpacing/>
              <w:jc w:val="center"/>
              <w:rPr>
                <w:rFonts w:ascii="Gill Sans MT" w:hAnsi="Gill Sans MT"/>
                <w:sz w:val="20"/>
              </w:rPr>
            </w:pPr>
          </w:p>
        </w:tc>
        <w:tc>
          <w:tcPr>
            <w:tcW w:w="1170" w:type="dxa"/>
          </w:tcPr>
          <w:p w14:paraId="347BD3DB" w14:textId="77777777" w:rsidR="007045FC" w:rsidRPr="00BE068B" w:rsidRDefault="007045FC" w:rsidP="00F7697D">
            <w:pPr>
              <w:contextualSpacing/>
              <w:jc w:val="center"/>
              <w:rPr>
                <w:rFonts w:ascii="Gill Sans MT" w:hAnsi="Gill Sans MT"/>
                <w:sz w:val="20"/>
              </w:rPr>
            </w:pPr>
          </w:p>
        </w:tc>
        <w:tc>
          <w:tcPr>
            <w:tcW w:w="1350" w:type="dxa"/>
          </w:tcPr>
          <w:p w14:paraId="290BA43A" w14:textId="77777777" w:rsidR="007045FC" w:rsidRPr="00BE068B" w:rsidRDefault="007045FC" w:rsidP="00F7697D">
            <w:pPr>
              <w:contextualSpacing/>
              <w:jc w:val="center"/>
              <w:rPr>
                <w:rFonts w:ascii="Gill Sans MT" w:hAnsi="Gill Sans MT"/>
                <w:sz w:val="20"/>
              </w:rPr>
            </w:pPr>
          </w:p>
        </w:tc>
      </w:tr>
      <w:tr w:rsidR="007045FC" w:rsidRPr="00BE068B" w14:paraId="4CCE1F83" w14:textId="3EA81B3D" w:rsidTr="00C67ECD">
        <w:trPr>
          <w:trHeight w:val="20"/>
        </w:trPr>
        <w:tc>
          <w:tcPr>
            <w:tcW w:w="694" w:type="dxa"/>
          </w:tcPr>
          <w:p w14:paraId="5F6AF5C3"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3</w:t>
            </w:r>
          </w:p>
        </w:tc>
        <w:tc>
          <w:tcPr>
            <w:tcW w:w="1101" w:type="dxa"/>
          </w:tcPr>
          <w:p w14:paraId="25631927" w14:textId="77777777" w:rsidR="007045FC" w:rsidRPr="00BE068B" w:rsidRDefault="007045FC" w:rsidP="00F7697D">
            <w:pPr>
              <w:contextualSpacing/>
              <w:jc w:val="center"/>
              <w:rPr>
                <w:rFonts w:ascii="Gill Sans MT" w:hAnsi="Gill Sans MT"/>
                <w:sz w:val="20"/>
              </w:rPr>
            </w:pPr>
          </w:p>
        </w:tc>
        <w:tc>
          <w:tcPr>
            <w:tcW w:w="1594" w:type="dxa"/>
          </w:tcPr>
          <w:p w14:paraId="65C8A271" w14:textId="77777777" w:rsidR="007045FC" w:rsidRPr="00BE068B" w:rsidRDefault="007045FC" w:rsidP="00F7697D">
            <w:pPr>
              <w:contextualSpacing/>
              <w:jc w:val="center"/>
              <w:rPr>
                <w:rFonts w:ascii="Gill Sans MT" w:hAnsi="Gill Sans MT"/>
                <w:sz w:val="20"/>
              </w:rPr>
            </w:pPr>
          </w:p>
        </w:tc>
        <w:tc>
          <w:tcPr>
            <w:tcW w:w="1594" w:type="dxa"/>
          </w:tcPr>
          <w:p w14:paraId="5D0CA882" w14:textId="77777777" w:rsidR="007045FC" w:rsidRPr="00BE068B" w:rsidRDefault="007045FC" w:rsidP="00F7697D">
            <w:pPr>
              <w:contextualSpacing/>
              <w:jc w:val="center"/>
              <w:rPr>
                <w:rFonts w:ascii="Gill Sans MT" w:hAnsi="Gill Sans MT"/>
                <w:sz w:val="20"/>
              </w:rPr>
            </w:pPr>
          </w:p>
        </w:tc>
        <w:tc>
          <w:tcPr>
            <w:tcW w:w="1047" w:type="dxa"/>
          </w:tcPr>
          <w:p w14:paraId="49A96CCD" w14:textId="77777777" w:rsidR="007045FC" w:rsidRPr="00BE068B" w:rsidRDefault="007045FC" w:rsidP="00F7697D">
            <w:pPr>
              <w:contextualSpacing/>
              <w:jc w:val="center"/>
              <w:rPr>
                <w:rFonts w:ascii="Gill Sans MT" w:hAnsi="Gill Sans MT"/>
                <w:sz w:val="20"/>
              </w:rPr>
            </w:pPr>
          </w:p>
        </w:tc>
        <w:tc>
          <w:tcPr>
            <w:tcW w:w="1080" w:type="dxa"/>
          </w:tcPr>
          <w:p w14:paraId="03BFCBB1" w14:textId="77777777" w:rsidR="007045FC" w:rsidRPr="00BE068B" w:rsidRDefault="007045FC" w:rsidP="00F7697D">
            <w:pPr>
              <w:contextualSpacing/>
              <w:jc w:val="center"/>
              <w:rPr>
                <w:rFonts w:ascii="Gill Sans MT" w:hAnsi="Gill Sans MT"/>
                <w:sz w:val="20"/>
              </w:rPr>
            </w:pPr>
          </w:p>
        </w:tc>
        <w:tc>
          <w:tcPr>
            <w:tcW w:w="1530" w:type="dxa"/>
          </w:tcPr>
          <w:p w14:paraId="6FF60942" w14:textId="77777777" w:rsidR="007045FC" w:rsidRPr="00BE068B" w:rsidRDefault="007045FC" w:rsidP="00F7697D">
            <w:pPr>
              <w:contextualSpacing/>
              <w:jc w:val="center"/>
              <w:rPr>
                <w:rFonts w:ascii="Gill Sans MT" w:hAnsi="Gill Sans MT"/>
                <w:sz w:val="20"/>
              </w:rPr>
            </w:pPr>
          </w:p>
        </w:tc>
        <w:tc>
          <w:tcPr>
            <w:tcW w:w="1530" w:type="dxa"/>
          </w:tcPr>
          <w:p w14:paraId="2B0AE4B9" w14:textId="77777777" w:rsidR="007045FC" w:rsidRPr="00BE068B" w:rsidRDefault="007045FC" w:rsidP="00F7697D">
            <w:pPr>
              <w:contextualSpacing/>
              <w:jc w:val="center"/>
              <w:rPr>
                <w:rFonts w:ascii="Gill Sans MT" w:hAnsi="Gill Sans MT"/>
                <w:sz w:val="20"/>
              </w:rPr>
            </w:pPr>
          </w:p>
        </w:tc>
        <w:tc>
          <w:tcPr>
            <w:tcW w:w="1170" w:type="dxa"/>
          </w:tcPr>
          <w:p w14:paraId="4E572D43" w14:textId="77777777" w:rsidR="007045FC" w:rsidRPr="00BE068B" w:rsidRDefault="007045FC" w:rsidP="00F7697D">
            <w:pPr>
              <w:contextualSpacing/>
              <w:jc w:val="center"/>
              <w:rPr>
                <w:rFonts w:ascii="Gill Sans MT" w:hAnsi="Gill Sans MT"/>
                <w:sz w:val="20"/>
              </w:rPr>
            </w:pPr>
          </w:p>
        </w:tc>
        <w:tc>
          <w:tcPr>
            <w:tcW w:w="1350" w:type="dxa"/>
          </w:tcPr>
          <w:p w14:paraId="5229C8A7" w14:textId="77777777" w:rsidR="007045FC" w:rsidRPr="00BE068B" w:rsidRDefault="007045FC" w:rsidP="00F7697D">
            <w:pPr>
              <w:contextualSpacing/>
              <w:jc w:val="center"/>
              <w:rPr>
                <w:rFonts w:ascii="Gill Sans MT" w:hAnsi="Gill Sans MT"/>
                <w:sz w:val="20"/>
              </w:rPr>
            </w:pPr>
          </w:p>
        </w:tc>
      </w:tr>
      <w:tr w:rsidR="007045FC" w:rsidRPr="00BE068B" w14:paraId="60BF0847" w14:textId="2803922D" w:rsidTr="00C67ECD">
        <w:trPr>
          <w:trHeight w:val="20"/>
        </w:trPr>
        <w:tc>
          <w:tcPr>
            <w:tcW w:w="694" w:type="dxa"/>
          </w:tcPr>
          <w:p w14:paraId="1A9BCC3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4</w:t>
            </w:r>
          </w:p>
        </w:tc>
        <w:tc>
          <w:tcPr>
            <w:tcW w:w="1101" w:type="dxa"/>
          </w:tcPr>
          <w:p w14:paraId="65F63BD6" w14:textId="77777777" w:rsidR="007045FC" w:rsidRPr="00BE068B" w:rsidRDefault="007045FC" w:rsidP="00F7697D">
            <w:pPr>
              <w:contextualSpacing/>
              <w:jc w:val="center"/>
              <w:rPr>
                <w:rFonts w:ascii="Gill Sans MT" w:hAnsi="Gill Sans MT"/>
                <w:sz w:val="20"/>
              </w:rPr>
            </w:pPr>
          </w:p>
        </w:tc>
        <w:tc>
          <w:tcPr>
            <w:tcW w:w="1594" w:type="dxa"/>
          </w:tcPr>
          <w:p w14:paraId="32626320" w14:textId="77777777" w:rsidR="007045FC" w:rsidRPr="00BE068B" w:rsidRDefault="007045FC" w:rsidP="00F7697D">
            <w:pPr>
              <w:contextualSpacing/>
              <w:jc w:val="center"/>
              <w:rPr>
                <w:rFonts w:ascii="Gill Sans MT" w:hAnsi="Gill Sans MT"/>
                <w:sz w:val="20"/>
              </w:rPr>
            </w:pPr>
          </w:p>
        </w:tc>
        <w:tc>
          <w:tcPr>
            <w:tcW w:w="1594" w:type="dxa"/>
          </w:tcPr>
          <w:p w14:paraId="03818910" w14:textId="77777777" w:rsidR="007045FC" w:rsidRPr="00BE068B" w:rsidRDefault="007045FC" w:rsidP="00F7697D">
            <w:pPr>
              <w:contextualSpacing/>
              <w:jc w:val="center"/>
              <w:rPr>
                <w:rFonts w:ascii="Gill Sans MT" w:hAnsi="Gill Sans MT"/>
                <w:sz w:val="20"/>
              </w:rPr>
            </w:pPr>
          </w:p>
        </w:tc>
        <w:tc>
          <w:tcPr>
            <w:tcW w:w="1047" w:type="dxa"/>
          </w:tcPr>
          <w:p w14:paraId="1B73D466" w14:textId="77777777" w:rsidR="007045FC" w:rsidRPr="00BE068B" w:rsidRDefault="007045FC" w:rsidP="00F7697D">
            <w:pPr>
              <w:contextualSpacing/>
              <w:jc w:val="center"/>
              <w:rPr>
                <w:rFonts w:ascii="Gill Sans MT" w:hAnsi="Gill Sans MT"/>
                <w:sz w:val="20"/>
              </w:rPr>
            </w:pPr>
          </w:p>
        </w:tc>
        <w:tc>
          <w:tcPr>
            <w:tcW w:w="1080" w:type="dxa"/>
          </w:tcPr>
          <w:p w14:paraId="45A81FA0" w14:textId="77777777" w:rsidR="007045FC" w:rsidRPr="00BE068B" w:rsidRDefault="007045FC" w:rsidP="00F7697D">
            <w:pPr>
              <w:contextualSpacing/>
              <w:jc w:val="center"/>
              <w:rPr>
                <w:rFonts w:ascii="Gill Sans MT" w:hAnsi="Gill Sans MT"/>
                <w:sz w:val="20"/>
              </w:rPr>
            </w:pPr>
          </w:p>
        </w:tc>
        <w:tc>
          <w:tcPr>
            <w:tcW w:w="1530" w:type="dxa"/>
          </w:tcPr>
          <w:p w14:paraId="5DD21D68" w14:textId="77777777" w:rsidR="007045FC" w:rsidRPr="00BE068B" w:rsidRDefault="007045FC" w:rsidP="00F7697D">
            <w:pPr>
              <w:contextualSpacing/>
              <w:jc w:val="center"/>
              <w:rPr>
                <w:rFonts w:ascii="Gill Sans MT" w:hAnsi="Gill Sans MT"/>
                <w:sz w:val="20"/>
              </w:rPr>
            </w:pPr>
          </w:p>
        </w:tc>
        <w:tc>
          <w:tcPr>
            <w:tcW w:w="1530" w:type="dxa"/>
          </w:tcPr>
          <w:p w14:paraId="6D8B0B0B" w14:textId="77777777" w:rsidR="007045FC" w:rsidRPr="00BE068B" w:rsidRDefault="007045FC" w:rsidP="00F7697D">
            <w:pPr>
              <w:contextualSpacing/>
              <w:jc w:val="center"/>
              <w:rPr>
                <w:rFonts w:ascii="Gill Sans MT" w:hAnsi="Gill Sans MT"/>
                <w:sz w:val="20"/>
              </w:rPr>
            </w:pPr>
          </w:p>
        </w:tc>
        <w:tc>
          <w:tcPr>
            <w:tcW w:w="1170" w:type="dxa"/>
          </w:tcPr>
          <w:p w14:paraId="4A5ADA36" w14:textId="77777777" w:rsidR="007045FC" w:rsidRPr="00BE068B" w:rsidRDefault="007045FC" w:rsidP="00F7697D">
            <w:pPr>
              <w:contextualSpacing/>
              <w:jc w:val="center"/>
              <w:rPr>
                <w:rFonts w:ascii="Gill Sans MT" w:hAnsi="Gill Sans MT"/>
                <w:sz w:val="20"/>
              </w:rPr>
            </w:pPr>
          </w:p>
        </w:tc>
        <w:tc>
          <w:tcPr>
            <w:tcW w:w="1350" w:type="dxa"/>
          </w:tcPr>
          <w:p w14:paraId="2C0B8438" w14:textId="77777777" w:rsidR="007045FC" w:rsidRPr="00BE068B" w:rsidRDefault="007045FC" w:rsidP="00F7697D">
            <w:pPr>
              <w:contextualSpacing/>
              <w:jc w:val="center"/>
              <w:rPr>
                <w:rFonts w:ascii="Gill Sans MT" w:hAnsi="Gill Sans MT"/>
                <w:sz w:val="20"/>
              </w:rPr>
            </w:pPr>
          </w:p>
        </w:tc>
      </w:tr>
      <w:tr w:rsidR="007045FC" w:rsidRPr="00BE068B" w14:paraId="7C09E42A" w14:textId="50DC10D7" w:rsidTr="00C67ECD">
        <w:trPr>
          <w:trHeight w:val="20"/>
        </w:trPr>
        <w:tc>
          <w:tcPr>
            <w:tcW w:w="694" w:type="dxa"/>
          </w:tcPr>
          <w:p w14:paraId="1BAD826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7097DC" w14:textId="77777777" w:rsidR="007045FC" w:rsidRPr="00BE068B" w:rsidRDefault="007045FC" w:rsidP="00F7697D">
            <w:pPr>
              <w:contextualSpacing/>
              <w:jc w:val="center"/>
              <w:rPr>
                <w:rFonts w:ascii="Gill Sans MT" w:hAnsi="Gill Sans MT"/>
                <w:sz w:val="20"/>
              </w:rPr>
            </w:pPr>
          </w:p>
        </w:tc>
        <w:tc>
          <w:tcPr>
            <w:tcW w:w="1594" w:type="dxa"/>
          </w:tcPr>
          <w:p w14:paraId="7C7EC915" w14:textId="77777777" w:rsidR="007045FC" w:rsidRPr="00BE068B" w:rsidRDefault="007045FC" w:rsidP="00F7697D">
            <w:pPr>
              <w:contextualSpacing/>
              <w:jc w:val="center"/>
              <w:rPr>
                <w:rFonts w:ascii="Gill Sans MT" w:hAnsi="Gill Sans MT"/>
                <w:sz w:val="20"/>
              </w:rPr>
            </w:pPr>
          </w:p>
        </w:tc>
        <w:tc>
          <w:tcPr>
            <w:tcW w:w="1594" w:type="dxa"/>
          </w:tcPr>
          <w:p w14:paraId="26F515A1" w14:textId="77777777" w:rsidR="007045FC" w:rsidRPr="00BE068B" w:rsidRDefault="007045FC" w:rsidP="00F7697D">
            <w:pPr>
              <w:contextualSpacing/>
              <w:jc w:val="center"/>
              <w:rPr>
                <w:rFonts w:ascii="Gill Sans MT" w:hAnsi="Gill Sans MT"/>
                <w:sz w:val="20"/>
              </w:rPr>
            </w:pPr>
          </w:p>
        </w:tc>
        <w:tc>
          <w:tcPr>
            <w:tcW w:w="1047" w:type="dxa"/>
          </w:tcPr>
          <w:p w14:paraId="234B83A7" w14:textId="77777777" w:rsidR="007045FC" w:rsidRPr="00BE068B" w:rsidRDefault="007045FC" w:rsidP="00F7697D">
            <w:pPr>
              <w:contextualSpacing/>
              <w:jc w:val="center"/>
              <w:rPr>
                <w:rFonts w:ascii="Gill Sans MT" w:hAnsi="Gill Sans MT"/>
                <w:sz w:val="20"/>
              </w:rPr>
            </w:pPr>
          </w:p>
        </w:tc>
        <w:tc>
          <w:tcPr>
            <w:tcW w:w="1080" w:type="dxa"/>
          </w:tcPr>
          <w:p w14:paraId="2306600E" w14:textId="77777777" w:rsidR="007045FC" w:rsidRPr="00BE068B" w:rsidRDefault="007045FC" w:rsidP="00F7697D">
            <w:pPr>
              <w:contextualSpacing/>
              <w:jc w:val="center"/>
              <w:rPr>
                <w:rFonts w:ascii="Gill Sans MT" w:hAnsi="Gill Sans MT"/>
                <w:sz w:val="20"/>
              </w:rPr>
            </w:pPr>
          </w:p>
        </w:tc>
        <w:tc>
          <w:tcPr>
            <w:tcW w:w="1530" w:type="dxa"/>
          </w:tcPr>
          <w:p w14:paraId="469FD061" w14:textId="77777777" w:rsidR="007045FC" w:rsidRPr="00BE068B" w:rsidRDefault="007045FC" w:rsidP="00F7697D">
            <w:pPr>
              <w:contextualSpacing/>
              <w:jc w:val="center"/>
              <w:rPr>
                <w:rFonts w:ascii="Gill Sans MT" w:hAnsi="Gill Sans MT"/>
                <w:sz w:val="20"/>
              </w:rPr>
            </w:pPr>
          </w:p>
        </w:tc>
        <w:tc>
          <w:tcPr>
            <w:tcW w:w="1530" w:type="dxa"/>
          </w:tcPr>
          <w:p w14:paraId="75F739A7" w14:textId="77777777" w:rsidR="007045FC" w:rsidRPr="00BE068B" w:rsidRDefault="007045FC" w:rsidP="00F7697D">
            <w:pPr>
              <w:contextualSpacing/>
              <w:jc w:val="center"/>
              <w:rPr>
                <w:rFonts w:ascii="Gill Sans MT" w:hAnsi="Gill Sans MT"/>
                <w:sz w:val="20"/>
              </w:rPr>
            </w:pPr>
          </w:p>
        </w:tc>
        <w:tc>
          <w:tcPr>
            <w:tcW w:w="1170" w:type="dxa"/>
          </w:tcPr>
          <w:p w14:paraId="2600F113" w14:textId="77777777" w:rsidR="007045FC" w:rsidRPr="00BE068B" w:rsidRDefault="007045FC" w:rsidP="00F7697D">
            <w:pPr>
              <w:contextualSpacing/>
              <w:jc w:val="center"/>
              <w:rPr>
                <w:rFonts w:ascii="Gill Sans MT" w:hAnsi="Gill Sans MT"/>
                <w:sz w:val="20"/>
              </w:rPr>
            </w:pPr>
          </w:p>
        </w:tc>
        <w:tc>
          <w:tcPr>
            <w:tcW w:w="1350" w:type="dxa"/>
          </w:tcPr>
          <w:p w14:paraId="257EE04C" w14:textId="77777777" w:rsidR="007045FC" w:rsidRPr="00BE068B" w:rsidRDefault="007045FC" w:rsidP="00F7697D">
            <w:pPr>
              <w:contextualSpacing/>
              <w:jc w:val="center"/>
              <w:rPr>
                <w:rFonts w:ascii="Gill Sans MT" w:hAnsi="Gill Sans MT"/>
                <w:sz w:val="20"/>
              </w:rPr>
            </w:pPr>
          </w:p>
        </w:tc>
      </w:tr>
      <w:tr w:rsidR="007045FC" w:rsidRPr="00BE068B" w14:paraId="4E37A28A" w14:textId="0F6F956F" w:rsidTr="00C67ECD">
        <w:trPr>
          <w:trHeight w:val="20"/>
        </w:trPr>
        <w:tc>
          <w:tcPr>
            <w:tcW w:w="694" w:type="dxa"/>
          </w:tcPr>
          <w:p w14:paraId="228311AD"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6</w:t>
            </w:r>
          </w:p>
        </w:tc>
        <w:tc>
          <w:tcPr>
            <w:tcW w:w="1101" w:type="dxa"/>
          </w:tcPr>
          <w:p w14:paraId="1949DB6A" w14:textId="77777777" w:rsidR="007045FC" w:rsidRPr="00BE068B" w:rsidRDefault="007045FC" w:rsidP="00F7697D">
            <w:pPr>
              <w:contextualSpacing/>
              <w:jc w:val="center"/>
              <w:rPr>
                <w:rFonts w:ascii="Gill Sans MT" w:hAnsi="Gill Sans MT"/>
                <w:sz w:val="20"/>
              </w:rPr>
            </w:pPr>
          </w:p>
        </w:tc>
        <w:tc>
          <w:tcPr>
            <w:tcW w:w="1594" w:type="dxa"/>
          </w:tcPr>
          <w:p w14:paraId="41732283" w14:textId="77777777" w:rsidR="007045FC" w:rsidRPr="00BE068B" w:rsidRDefault="007045FC" w:rsidP="00F7697D">
            <w:pPr>
              <w:contextualSpacing/>
              <w:jc w:val="center"/>
              <w:rPr>
                <w:rFonts w:ascii="Gill Sans MT" w:hAnsi="Gill Sans MT"/>
                <w:sz w:val="20"/>
              </w:rPr>
            </w:pPr>
          </w:p>
        </w:tc>
        <w:tc>
          <w:tcPr>
            <w:tcW w:w="1594" w:type="dxa"/>
          </w:tcPr>
          <w:p w14:paraId="78FFCD7C" w14:textId="77777777" w:rsidR="007045FC" w:rsidRPr="00BE068B" w:rsidRDefault="007045FC" w:rsidP="00F7697D">
            <w:pPr>
              <w:contextualSpacing/>
              <w:jc w:val="center"/>
              <w:rPr>
                <w:rFonts w:ascii="Gill Sans MT" w:hAnsi="Gill Sans MT"/>
                <w:sz w:val="20"/>
              </w:rPr>
            </w:pPr>
          </w:p>
        </w:tc>
        <w:tc>
          <w:tcPr>
            <w:tcW w:w="1047" w:type="dxa"/>
          </w:tcPr>
          <w:p w14:paraId="087AFC58" w14:textId="77777777" w:rsidR="007045FC" w:rsidRPr="00BE068B" w:rsidRDefault="007045FC" w:rsidP="00F7697D">
            <w:pPr>
              <w:contextualSpacing/>
              <w:jc w:val="center"/>
              <w:rPr>
                <w:rFonts w:ascii="Gill Sans MT" w:hAnsi="Gill Sans MT"/>
                <w:sz w:val="20"/>
              </w:rPr>
            </w:pPr>
          </w:p>
        </w:tc>
        <w:tc>
          <w:tcPr>
            <w:tcW w:w="1080" w:type="dxa"/>
          </w:tcPr>
          <w:p w14:paraId="712F7DD4" w14:textId="77777777" w:rsidR="007045FC" w:rsidRPr="00BE068B" w:rsidRDefault="007045FC" w:rsidP="00F7697D">
            <w:pPr>
              <w:contextualSpacing/>
              <w:jc w:val="center"/>
              <w:rPr>
                <w:rFonts w:ascii="Gill Sans MT" w:hAnsi="Gill Sans MT"/>
                <w:sz w:val="20"/>
              </w:rPr>
            </w:pPr>
          </w:p>
        </w:tc>
        <w:tc>
          <w:tcPr>
            <w:tcW w:w="1530" w:type="dxa"/>
          </w:tcPr>
          <w:p w14:paraId="45FB2141" w14:textId="77777777" w:rsidR="007045FC" w:rsidRPr="00BE068B" w:rsidRDefault="007045FC" w:rsidP="00F7697D">
            <w:pPr>
              <w:contextualSpacing/>
              <w:jc w:val="center"/>
              <w:rPr>
                <w:rFonts w:ascii="Gill Sans MT" w:hAnsi="Gill Sans MT"/>
                <w:sz w:val="20"/>
              </w:rPr>
            </w:pPr>
          </w:p>
        </w:tc>
        <w:tc>
          <w:tcPr>
            <w:tcW w:w="1530" w:type="dxa"/>
          </w:tcPr>
          <w:p w14:paraId="48DF42A7" w14:textId="77777777" w:rsidR="007045FC" w:rsidRPr="00BE068B" w:rsidRDefault="007045FC" w:rsidP="00F7697D">
            <w:pPr>
              <w:contextualSpacing/>
              <w:jc w:val="center"/>
              <w:rPr>
                <w:rFonts w:ascii="Gill Sans MT" w:hAnsi="Gill Sans MT"/>
                <w:sz w:val="20"/>
              </w:rPr>
            </w:pPr>
          </w:p>
        </w:tc>
        <w:tc>
          <w:tcPr>
            <w:tcW w:w="1170" w:type="dxa"/>
          </w:tcPr>
          <w:p w14:paraId="1A861E1F" w14:textId="77777777" w:rsidR="007045FC" w:rsidRPr="00BE068B" w:rsidRDefault="007045FC" w:rsidP="00F7697D">
            <w:pPr>
              <w:contextualSpacing/>
              <w:jc w:val="center"/>
              <w:rPr>
                <w:rFonts w:ascii="Gill Sans MT" w:hAnsi="Gill Sans MT"/>
                <w:sz w:val="20"/>
              </w:rPr>
            </w:pPr>
          </w:p>
        </w:tc>
        <w:tc>
          <w:tcPr>
            <w:tcW w:w="1350" w:type="dxa"/>
          </w:tcPr>
          <w:p w14:paraId="46C48449" w14:textId="77777777" w:rsidR="007045FC" w:rsidRPr="00BE068B" w:rsidRDefault="007045FC" w:rsidP="00F7697D">
            <w:pPr>
              <w:contextualSpacing/>
              <w:jc w:val="center"/>
              <w:rPr>
                <w:rFonts w:ascii="Gill Sans MT" w:hAnsi="Gill Sans MT"/>
                <w:sz w:val="20"/>
              </w:rPr>
            </w:pPr>
          </w:p>
        </w:tc>
      </w:tr>
      <w:tr w:rsidR="007045FC" w:rsidRPr="00BE068B" w14:paraId="78E30CB6" w14:textId="7C13D0DD" w:rsidTr="00C67ECD">
        <w:trPr>
          <w:trHeight w:val="20"/>
        </w:trPr>
        <w:tc>
          <w:tcPr>
            <w:tcW w:w="694" w:type="dxa"/>
          </w:tcPr>
          <w:p w14:paraId="47635F8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7</w:t>
            </w:r>
          </w:p>
        </w:tc>
        <w:tc>
          <w:tcPr>
            <w:tcW w:w="1101" w:type="dxa"/>
          </w:tcPr>
          <w:p w14:paraId="4A538365" w14:textId="77777777" w:rsidR="007045FC" w:rsidRPr="00BE068B" w:rsidRDefault="007045FC" w:rsidP="00F7697D">
            <w:pPr>
              <w:contextualSpacing/>
              <w:jc w:val="center"/>
              <w:rPr>
                <w:rFonts w:ascii="Gill Sans MT" w:hAnsi="Gill Sans MT"/>
                <w:sz w:val="20"/>
              </w:rPr>
            </w:pPr>
          </w:p>
        </w:tc>
        <w:tc>
          <w:tcPr>
            <w:tcW w:w="1594" w:type="dxa"/>
          </w:tcPr>
          <w:p w14:paraId="00E4A7FD" w14:textId="77777777" w:rsidR="007045FC" w:rsidRPr="00BE068B" w:rsidRDefault="007045FC" w:rsidP="00F7697D">
            <w:pPr>
              <w:contextualSpacing/>
              <w:jc w:val="center"/>
              <w:rPr>
                <w:rFonts w:ascii="Gill Sans MT" w:hAnsi="Gill Sans MT"/>
                <w:sz w:val="20"/>
              </w:rPr>
            </w:pPr>
          </w:p>
        </w:tc>
        <w:tc>
          <w:tcPr>
            <w:tcW w:w="1594" w:type="dxa"/>
          </w:tcPr>
          <w:p w14:paraId="5F0D56C5" w14:textId="77777777" w:rsidR="007045FC" w:rsidRPr="00BE068B" w:rsidRDefault="007045FC" w:rsidP="00F7697D">
            <w:pPr>
              <w:contextualSpacing/>
              <w:jc w:val="center"/>
              <w:rPr>
                <w:rFonts w:ascii="Gill Sans MT" w:hAnsi="Gill Sans MT"/>
                <w:sz w:val="20"/>
              </w:rPr>
            </w:pPr>
          </w:p>
        </w:tc>
        <w:tc>
          <w:tcPr>
            <w:tcW w:w="1047" w:type="dxa"/>
          </w:tcPr>
          <w:p w14:paraId="1DC6B6CF" w14:textId="77777777" w:rsidR="007045FC" w:rsidRPr="00BE068B" w:rsidRDefault="007045FC" w:rsidP="00F7697D">
            <w:pPr>
              <w:contextualSpacing/>
              <w:jc w:val="center"/>
              <w:rPr>
                <w:rFonts w:ascii="Gill Sans MT" w:hAnsi="Gill Sans MT"/>
                <w:sz w:val="20"/>
              </w:rPr>
            </w:pPr>
          </w:p>
        </w:tc>
        <w:tc>
          <w:tcPr>
            <w:tcW w:w="1080" w:type="dxa"/>
          </w:tcPr>
          <w:p w14:paraId="6B5FF013" w14:textId="77777777" w:rsidR="007045FC" w:rsidRPr="00BE068B" w:rsidRDefault="007045FC" w:rsidP="00F7697D">
            <w:pPr>
              <w:contextualSpacing/>
              <w:jc w:val="center"/>
              <w:rPr>
                <w:rFonts w:ascii="Gill Sans MT" w:hAnsi="Gill Sans MT"/>
                <w:sz w:val="20"/>
              </w:rPr>
            </w:pPr>
          </w:p>
        </w:tc>
        <w:tc>
          <w:tcPr>
            <w:tcW w:w="1530" w:type="dxa"/>
          </w:tcPr>
          <w:p w14:paraId="5A89F0AD" w14:textId="77777777" w:rsidR="007045FC" w:rsidRPr="00BE068B" w:rsidRDefault="007045FC" w:rsidP="00F7697D">
            <w:pPr>
              <w:contextualSpacing/>
              <w:jc w:val="center"/>
              <w:rPr>
                <w:rFonts w:ascii="Gill Sans MT" w:hAnsi="Gill Sans MT"/>
                <w:sz w:val="20"/>
              </w:rPr>
            </w:pPr>
          </w:p>
        </w:tc>
        <w:tc>
          <w:tcPr>
            <w:tcW w:w="1530" w:type="dxa"/>
          </w:tcPr>
          <w:p w14:paraId="5E923122" w14:textId="77777777" w:rsidR="007045FC" w:rsidRPr="00BE068B" w:rsidRDefault="007045FC" w:rsidP="00F7697D">
            <w:pPr>
              <w:contextualSpacing/>
              <w:jc w:val="center"/>
              <w:rPr>
                <w:rFonts w:ascii="Gill Sans MT" w:hAnsi="Gill Sans MT"/>
                <w:sz w:val="20"/>
              </w:rPr>
            </w:pPr>
          </w:p>
        </w:tc>
        <w:tc>
          <w:tcPr>
            <w:tcW w:w="1170" w:type="dxa"/>
          </w:tcPr>
          <w:p w14:paraId="409A208F" w14:textId="77777777" w:rsidR="007045FC" w:rsidRPr="00BE068B" w:rsidRDefault="007045FC" w:rsidP="00F7697D">
            <w:pPr>
              <w:contextualSpacing/>
              <w:jc w:val="center"/>
              <w:rPr>
                <w:rFonts w:ascii="Gill Sans MT" w:hAnsi="Gill Sans MT"/>
                <w:sz w:val="20"/>
              </w:rPr>
            </w:pPr>
          </w:p>
        </w:tc>
        <w:tc>
          <w:tcPr>
            <w:tcW w:w="1350" w:type="dxa"/>
          </w:tcPr>
          <w:p w14:paraId="1F40A127" w14:textId="77777777" w:rsidR="007045FC" w:rsidRPr="00BE068B" w:rsidRDefault="007045FC" w:rsidP="00F7697D">
            <w:pPr>
              <w:contextualSpacing/>
              <w:jc w:val="center"/>
              <w:rPr>
                <w:rFonts w:ascii="Gill Sans MT" w:hAnsi="Gill Sans MT"/>
                <w:sz w:val="20"/>
              </w:rPr>
            </w:pPr>
          </w:p>
        </w:tc>
      </w:tr>
      <w:tr w:rsidR="007045FC" w:rsidRPr="00BE068B" w14:paraId="6C9DB410" w14:textId="0D731A2E" w:rsidTr="00C67ECD">
        <w:trPr>
          <w:trHeight w:val="20"/>
        </w:trPr>
        <w:tc>
          <w:tcPr>
            <w:tcW w:w="694" w:type="dxa"/>
          </w:tcPr>
          <w:p w14:paraId="396BA99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8</w:t>
            </w:r>
          </w:p>
        </w:tc>
        <w:tc>
          <w:tcPr>
            <w:tcW w:w="1101" w:type="dxa"/>
          </w:tcPr>
          <w:p w14:paraId="7255C8EA" w14:textId="77777777" w:rsidR="007045FC" w:rsidRPr="00BE068B" w:rsidRDefault="007045FC" w:rsidP="00F7697D">
            <w:pPr>
              <w:contextualSpacing/>
              <w:jc w:val="center"/>
              <w:rPr>
                <w:rFonts w:ascii="Gill Sans MT" w:hAnsi="Gill Sans MT"/>
                <w:sz w:val="20"/>
              </w:rPr>
            </w:pPr>
          </w:p>
        </w:tc>
        <w:tc>
          <w:tcPr>
            <w:tcW w:w="1594" w:type="dxa"/>
          </w:tcPr>
          <w:p w14:paraId="6009A8A6" w14:textId="77777777" w:rsidR="007045FC" w:rsidRPr="00BE068B" w:rsidRDefault="007045FC" w:rsidP="00F7697D">
            <w:pPr>
              <w:contextualSpacing/>
              <w:jc w:val="center"/>
              <w:rPr>
                <w:rFonts w:ascii="Gill Sans MT" w:hAnsi="Gill Sans MT"/>
                <w:sz w:val="20"/>
              </w:rPr>
            </w:pPr>
          </w:p>
        </w:tc>
        <w:tc>
          <w:tcPr>
            <w:tcW w:w="1594" w:type="dxa"/>
          </w:tcPr>
          <w:p w14:paraId="6D97DB04" w14:textId="77777777" w:rsidR="007045FC" w:rsidRPr="00BE068B" w:rsidRDefault="007045FC" w:rsidP="00F7697D">
            <w:pPr>
              <w:contextualSpacing/>
              <w:jc w:val="center"/>
              <w:rPr>
                <w:rFonts w:ascii="Gill Sans MT" w:hAnsi="Gill Sans MT"/>
                <w:sz w:val="20"/>
              </w:rPr>
            </w:pPr>
          </w:p>
        </w:tc>
        <w:tc>
          <w:tcPr>
            <w:tcW w:w="1047" w:type="dxa"/>
          </w:tcPr>
          <w:p w14:paraId="75BA2C2D" w14:textId="77777777" w:rsidR="007045FC" w:rsidRPr="00BE068B" w:rsidRDefault="007045FC" w:rsidP="00F7697D">
            <w:pPr>
              <w:contextualSpacing/>
              <w:jc w:val="center"/>
              <w:rPr>
                <w:rFonts w:ascii="Gill Sans MT" w:hAnsi="Gill Sans MT"/>
                <w:sz w:val="20"/>
              </w:rPr>
            </w:pPr>
          </w:p>
        </w:tc>
        <w:tc>
          <w:tcPr>
            <w:tcW w:w="1080" w:type="dxa"/>
          </w:tcPr>
          <w:p w14:paraId="023DA0C7" w14:textId="77777777" w:rsidR="007045FC" w:rsidRPr="00BE068B" w:rsidRDefault="007045FC" w:rsidP="00F7697D">
            <w:pPr>
              <w:contextualSpacing/>
              <w:jc w:val="center"/>
              <w:rPr>
                <w:rFonts w:ascii="Gill Sans MT" w:hAnsi="Gill Sans MT"/>
                <w:sz w:val="20"/>
              </w:rPr>
            </w:pPr>
          </w:p>
        </w:tc>
        <w:tc>
          <w:tcPr>
            <w:tcW w:w="1530" w:type="dxa"/>
          </w:tcPr>
          <w:p w14:paraId="114DB176" w14:textId="77777777" w:rsidR="007045FC" w:rsidRPr="00BE068B" w:rsidRDefault="007045FC" w:rsidP="00F7697D">
            <w:pPr>
              <w:contextualSpacing/>
              <w:jc w:val="center"/>
              <w:rPr>
                <w:rFonts w:ascii="Gill Sans MT" w:hAnsi="Gill Sans MT"/>
                <w:sz w:val="20"/>
              </w:rPr>
            </w:pPr>
          </w:p>
        </w:tc>
        <w:tc>
          <w:tcPr>
            <w:tcW w:w="1530" w:type="dxa"/>
          </w:tcPr>
          <w:p w14:paraId="5940E38C" w14:textId="77777777" w:rsidR="007045FC" w:rsidRPr="00BE068B" w:rsidRDefault="007045FC" w:rsidP="00F7697D">
            <w:pPr>
              <w:contextualSpacing/>
              <w:jc w:val="center"/>
              <w:rPr>
                <w:rFonts w:ascii="Gill Sans MT" w:hAnsi="Gill Sans MT"/>
                <w:sz w:val="20"/>
              </w:rPr>
            </w:pPr>
          </w:p>
        </w:tc>
        <w:tc>
          <w:tcPr>
            <w:tcW w:w="1170" w:type="dxa"/>
          </w:tcPr>
          <w:p w14:paraId="71784EC8" w14:textId="77777777" w:rsidR="007045FC" w:rsidRPr="00BE068B" w:rsidRDefault="007045FC" w:rsidP="00F7697D">
            <w:pPr>
              <w:contextualSpacing/>
              <w:jc w:val="center"/>
              <w:rPr>
                <w:rFonts w:ascii="Gill Sans MT" w:hAnsi="Gill Sans MT"/>
                <w:sz w:val="20"/>
              </w:rPr>
            </w:pPr>
          </w:p>
        </w:tc>
        <w:tc>
          <w:tcPr>
            <w:tcW w:w="1350" w:type="dxa"/>
          </w:tcPr>
          <w:p w14:paraId="13C0155B" w14:textId="77777777" w:rsidR="007045FC" w:rsidRPr="00BE068B" w:rsidRDefault="007045FC" w:rsidP="00F7697D">
            <w:pPr>
              <w:contextualSpacing/>
              <w:jc w:val="center"/>
              <w:rPr>
                <w:rFonts w:ascii="Gill Sans MT" w:hAnsi="Gill Sans MT"/>
                <w:sz w:val="20"/>
              </w:rPr>
            </w:pPr>
          </w:p>
        </w:tc>
      </w:tr>
      <w:tr w:rsidR="007045FC" w:rsidRPr="00BE068B" w14:paraId="31CF7A55" w14:textId="4AFFF1D7" w:rsidTr="00C67ECD">
        <w:trPr>
          <w:trHeight w:val="20"/>
        </w:trPr>
        <w:tc>
          <w:tcPr>
            <w:tcW w:w="694" w:type="dxa"/>
          </w:tcPr>
          <w:p w14:paraId="7911C37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9</w:t>
            </w:r>
          </w:p>
        </w:tc>
        <w:tc>
          <w:tcPr>
            <w:tcW w:w="1101" w:type="dxa"/>
          </w:tcPr>
          <w:p w14:paraId="3985B861" w14:textId="77777777" w:rsidR="007045FC" w:rsidRPr="00BE068B" w:rsidRDefault="007045FC" w:rsidP="00F7697D">
            <w:pPr>
              <w:contextualSpacing/>
              <w:jc w:val="center"/>
              <w:rPr>
                <w:rFonts w:ascii="Gill Sans MT" w:hAnsi="Gill Sans MT"/>
                <w:sz w:val="20"/>
              </w:rPr>
            </w:pPr>
          </w:p>
        </w:tc>
        <w:tc>
          <w:tcPr>
            <w:tcW w:w="1594" w:type="dxa"/>
          </w:tcPr>
          <w:p w14:paraId="59FF219A" w14:textId="77777777" w:rsidR="007045FC" w:rsidRPr="00BE068B" w:rsidRDefault="007045FC" w:rsidP="00F7697D">
            <w:pPr>
              <w:contextualSpacing/>
              <w:jc w:val="center"/>
              <w:rPr>
                <w:rFonts w:ascii="Gill Sans MT" w:hAnsi="Gill Sans MT"/>
                <w:sz w:val="20"/>
              </w:rPr>
            </w:pPr>
          </w:p>
        </w:tc>
        <w:tc>
          <w:tcPr>
            <w:tcW w:w="1594" w:type="dxa"/>
          </w:tcPr>
          <w:p w14:paraId="2BB8EBE9" w14:textId="77777777" w:rsidR="007045FC" w:rsidRPr="00BE068B" w:rsidRDefault="007045FC" w:rsidP="00F7697D">
            <w:pPr>
              <w:contextualSpacing/>
              <w:jc w:val="center"/>
              <w:rPr>
                <w:rFonts w:ascii="Gill Sans MT" w:hAnsi="Gill Sans MT"/>
                <w:sz w:val="20"/>
              </w:rPr>
            </w:pPr>
          </w:p>
        </w:tc>
        <w:tc>
          <w:tcPr>
            <w:tcW w:w="1047" w:type="dxa"/>
          </w:tcPr>
          <w:p w14:paraId="703F10C0" w14:textId="77777777" w:rsidR="007045FC" w:rsidRPr="00BE068B" w:rsidRDefault="007045FC" w:rsidP="00F7697D">
            <w:pPr>
              <w:contextualSpacing/>
              <w:jc w:val="center"/>
              <w:rPr>
                <w:rFonts w:ascii="Gill Sans MT" w:hAnsi="Gill Sans MT"/>
                <w:sz w:val="20"/>
              </w:rPr>
            </w:pPr>
          </w:p>
        </w:tc>
        <w:tc>
          <w:tcPr>
            <w:tcW w:w="1080" w:type="dxa"/>
          </w:tcPr>
          <w:p w14:paraId="3E727E0D" w14:textId="77777777" w:rsidR="007045FC" w:rsidRPr="00BE068B" w:rsidRDefault="007045FC" w:rsidP="00F7697D">
            <w:pPr>
              <w:contextualSpacing/>
              <w:jc w:val="center"/>
              <w:rPr>
                <w:rFonts w:ascii="Gill Sans MT" w:hAnsi="Gill Sans MT"/>
                <w:sz w:val="20"/>
              </w:rPr>
            </w:pPr>
          </w:p>
        </w:tc>
        <w:tc>
          <w:tcPr>
            <w:tcW w:w="1530" w:type="dxa"/>
          </w:tcPr>
          <w:p w14:paraId="495A8C91" w14:textId="77777777" w:rsidR="007045FC" w:rsidRPr="00BE068B" w:rsidRDefault="007045FC" w:rsidP="00F7697D">
            <w:pPr>
              <w:contextualSpacing/>
              <w:jc w:val="center"/>
              <w:rPr>
                <w:rFonts w:ascii="Gill Sans MT" w:hAnsi="Gill Sans MT"/>
                <w:sz w:val="20"/>
              </w:rPr>
            </w:pPr>
          </w:p>
        </w:tc>
        <w:tc>
          <w:tcPr>
            <w:tcW w:w="1530" w:type="dxa"/>
          </w:tcPr>
          <w:p w14:paraId="57C2DD8C" w14:textId="77777777" w:rsidR="007045FC" w:rsidRPr="00BE068B" w:rsidRDefault="007045FC" w:rsidP="00F7697D">
            <w:pPr>
              <w:contextualSpacing/>
              <w:jc w:val="center"/>
              <w:rPr>
                <w:rFonts w:ascii="Gill Sans MT" w:hAnsi="Gill Sans MT"/>
                <w:sz w:val="20"/>
              </w:rPr>
            </w:pPr>
          </w:p>
        </w:tc>
        <w:tc>
          <w:tcPr>
            <w:tcW w:w="1170" w:type="dxa"/>
          </w:tcPr>
          <w:p w14:paraId="758E20B3" w14:textId="77777777" w:rsidR="007045FC" w:rsidRPr="00BE068B" w:rsidRDefault="007045FC" w:rsidP="00F7697D">
            <w:pPr>
              <w:contextualSpacing/>
              <w:jc w:val="center"/>
              <w:rPr>
                <w:rFonts w:ascii="Gill Sans MT" w:hAnsi="Gill Sans MT"/>
                <w:sz w:val="20"/>
              </w:rPr>
            </w:pPr>
          </w:p>
        </w:tc>
        <w:tc>
          <w:tcPr>
            <w:tcW w:w="1350" w:type="dxa"/>
          </w:tcPr>
          <w:p w14:paraId="57ED9E45" w14:textId="77777777" w:rsidR="007045FC" w:rsidRPr="00BE068B" w:rsidRDefault="007045FC" w:rsidP="00F7697D">
            <w:pPr>
              <w:contextualSpacing/>
              <w:jc w:val="center"/>
              <w:rPr>
                <w:rFonts w:ascii="Gill Sans MT" w:hAnsi="Gill Sans MT"/>
                <w:sz w:val="20"/>
              </w:rPr>
            </w:pPr>
          </w:p>
        </w:tc>
      </w:tr>
      <w:tr w:rsidR="007045FC" w:rsidRPr="00BE068B" w14:paraId="60761F5C" w14:textId="51DD9CC0" w:rsidTr="00C67ECD">
        <w:trPr>
          <w:trHeight w:val="20"/>
        </w:trPr>
        <w:tc>
          <w:tcPr>
            <w:tcW w:w="694" w:type="dxa"/>
          </w:tcPr>
          <w:p w14:paraId="7F94D8A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0C498832" w14:textId="77777777" w:rsidR="007045FC" w:rsidRPr="00BE068B" w:rsidRDefault="007045FC" w:rsidP="00F7697D">
            <w:pPr>
              <w:contextualSpacing/>
              <w:jc w:val="center"/>
              <w:rPr>
                <w:rFonts w:ascii="Gill Sans MT" w:hAnsi="Gill Sans MT"/>
                <w:sz w:val="20"/>
              </w:rPr>
            </w:pPr>
          </w:p>
        </w:tc>
        <w:tc>
          <w:tcPr>
            <w:tcW w:w="1594" w:type="dxa"/>
          </w:tcPr>
          <w:p w14:paraId="7BFA98BD" w14:textId="77777777" w:rsidR="007045FC" w:rsidRPr="00BE068B" w:rsidRDefault="007045FC" w:rsidP="00F7697D">
            <w:pPr>
              <w:contextualSpacing/>
              <w:jc w:val="center"/>
              <w:rPr>
                <w:rFonts w:ascii="Gill Sans MT" w:hAnsi="Gill Sans MT"/>
                <w:sz w:val="20"/>
              </w:rPr>
            </w:pPr>
          </w:p>
        </w:tc>
        <w:tc>
          <w:tcPr>
            <w:tcW w:w="1594" w:type="dxa"/>
          </w:tcPr>
          <w:p w14:paraId="57C27BCD" w14:textId="77777777" w:rsidR="007045FC" w:rsidRPr="00BE068B" w:rsidRDefault="007045FC" w:rsidP="00F7697D">
            <w:pPr>
              <w:contextualSpacing/>
              <w:jc w:val="center"/>
              <w:rPr>
                <w:rFonts w:ascii="Gill Sans MT" w:hAnsi="Gill Sans MT"/>
                <w:sz w:val="20"/>
              </w:rPr>
            </w:pPr>
          </w:p>
        </w:tc>
        <w:tc>
          <w:tcPr>
            <w:tcW w:w="1047" w:type="dxa"/>
          </w:tcPr>
          <w:p w14:paraId="5B144C1A" w14:textId="77777777" w:rsidR="007045FC" w:rsidRPr="00BE068B" w:rsidRDefault="007045FC" w:rsidP="00F7697D">
            <w:pPr>
              <w:contextualSpacing/>
              <w:jc w:val="center"/>
              <w:rPr>
                <w:rFonts w:ascii="Gill Sans MT" w:hAnsi="Gill Sans MT"/>
                <w:sz w:val="20"/>
              </w:rPr>
            </w:pPr>
          </w:p>
        </w:tc>
        <w:tc>
          <w:tcPr>
            <w:tcW w:w="1080" w:type="dxa"/>
          </w:tcPr>
          <w:p w14:paraId="34B8591D" w14:textId="77777777" w:rsidR="007045FC" w:rsidRPr="00BE068B" w:rsidRDefault="007045FC" w:rsidP="00F7697D">
            <w:pPr>
              <w:contextualSpacing/>
              <w:jc w:val="center"/>
              <w:rPr>
                <w:rFonts w:ascii="Gill Sans MT" w:hAnsi="Gill Sans MT"/>
                <w:sz w:val="20"/>
              </w:rPr>
            </w:pPr>
          </w:p>
        </w:tc>
        <w:tc>
          <w:tcPr>
            <w:tcW w:w="1530" w:type="dxa"/>
          </w:tcPr>
          <w:p w14:paraId="1F3F74F2" w14:textId="77777777" w:rsidR="007045FC" w:rsidRPr="00BE068B" w:rsidRDefault="007045FC" w:rsidP="00F7697D">
            <w:pPr>
              <w:contextualSpacing/>
              <w:jc w:val="center"/>
              <w:rPr>
                <w:rFonts w:ascii="Gill Sans MT" w:hAnsi="Gill Sans MT"/>
                <w:sz w:val="20"/>
              </w:rPr>
            </w:pPr>
          </w:p>
        </w:tc>
        <w:tc>
          <w:tcPr>
            <w:tcW w:w="1530" w:type="dxa"/>
          </w:tcPr>
          <w:p w14:paraId="25C9F9EA" w14:textId="77777777" w:rsidR="007045FC" w:rsidRPr="00BE068B" w:rsidRDefault="007045FC" w:rsidP="00F7697D">
            <w:pPr>
              <w:contextualSpacing/>
              <w:jc w:val="center"/>
              <w:rPr>
                <w:rFonts w:ascii="Gill Sans MT" w:hAnsi="Gill Sans MT"/>
                <w:sz w:val="20"/>
              </w:rPr>
            </w:pPr>
          </w:p>
        </w:tc>
        <w:tc>
          <w:tcPr>
            <w:tcW w:w="1170" w:type="dxa"/>
          </w:tcPr>
          <w:p w14:paraId="7C418E50" w14:textId="77777777" w:rsidR="007045FC" w:rsidRPr="00BE068B" w:rsidRDefault="007045FC" w:rsidP="00F7697D">
            <w:pPr>
              <w:contextualSpacing/>
              <w:jc w:val="center"/>
              <w:rPr>
                <w:rFonts w:ascii="Gill Sans MT" w:hAnsi="Gill Sans MT"/>
                <w:sz w:val="20"/>
              </w:rPr>
            </w:pPr>
          </w:p>
        </w:tc>
        <w:tc>
          <w:tcPr>
            <w:tcW w:w="1350" w:type="dxa"/>
          </w:tcPr>
          <w:p w14:paraId="3DD349DE" w14:textId="77777777" w:rsidR="007045FC" w:rsidRPr="00BE068B" w:rsidRDefault="007045FC" w:rsidP="00F7697D">
            <w:pPr>
              <w:contextualSpacing/>
              <w:jc w:val="center"/>
              <w:rPr>
                <w:rFonts w:ascii="Gill Sans MT" w:hAnsi="Gill Sans MT"/>
                <w:sz w:val="20"/>
              </w:rPr>
            </w:pPr>
          </w:p>
        </w:tc>
      </w:tr>
    </w:tbl>
    <w:p w14:paraId="2E9DF626" w14:textId="77777777" w:rsidR="00F7697D" w:rsidRPr="00BE068B" w:rsidRDefault="00F7697D" w:rsidP="00F7697D">
      <w:pPr>
        <w:spacing w:after="0" w:line="240" w:lineRule="auto"/>
        <w:contextualSpacing/>
        <w:rPr>
          <w:rFonts w:ascii="Gill Sans MT" w:eastAsia="SimSun" w:hAnsi="Gill Sans MT"/>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BE068B" w14:paraId="43927DF8" w14:textId="77777777" w:rsidTr="007045FC">
        <w:trPr>
          <w:jc w:val="center"/>
        </w:trPr>
        <w:tc>
          <w:tcPr>
            <w:tcW w:w="5397" w:type="dxa"/>
          </w:tcPr>
          <w:p w14:paraId="7CF8CE97" w14:textId="5772933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Documentation Type 121</w:t>
            </w:r>
          </w:p>
        </w:tc>
        <w:tc>
          <w:tcPr>
            <w:tcW w:w="5398" w:type="dxa"/>
          </w:tcPr>
          <w:p w14:paraId="4A0C4EFD" w14:textId="51B0544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Likelihood scale 122</w:t>
            </w:r>
          </w:p>
        </w:tc>
      </w:tr>
      <w:tr w:rsidR="007045FC" w:rsidRPr="00BE068B" w14:paraId="39555FF7" w14:textId="77777777" w:rsidTr="007045FC">
        <w:trPr>
          <w:jc w:val="center"/>
        </w:trPr>
        <w:tc>
          <w:tcPr>
            <w:tcW w:w="5397" w:type="dxa"/>
          </w:tcPr>
          <w:p w14:paraId="65F77A91"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1=Customary land certificate</w:t>
            </w:r>
          </w:p>
          <w:p w14:paraId="622606F5"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2=State land lease/title - 14 year lease</w:t>
            </w:r>
          </w:p>
          <w:p w14:paraId="67E5CFA0"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3=State land lease/title - 99 year lease</w:t>
            </w:r>
          </w:p>
          <w:p w14:paraId="765B192B"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4=Letter of consent not yet registered with the Ministry of Lands</w:t>
            </w:r>
          </w:p>
          <w:p w14:paraId="1FE183FA"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documentation</w:t>
            </w:r>
          </w:p>
        </w:tc>
        <w:tc>
          <w:tcPr>
            <w:tcW w:w="5398" w:type="dxa"/>
          </w:tcPr>
          <w:p w14:paraId="749ED6A6"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0C9DA5D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16F0664D"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1F91641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27BA01E7"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71D42085" w14:textId="25E7C732"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7=Prefer not to answer</w:t>
            </w:r>
          </w:p>
        </w:tc>
      </w:tr>
    </w:tbl>
    <w:p w14:paraId="1B4F4EBD" w14:textId="77777777" w:rsidR="00F7697D" w:rsidRPr="00BE068B" w:rsidRDefault="00F7697D" w:rsidP="00F7697D">
      <w:pPr>
        <w:spacing w:after="0" w:line="240" w:lineRule="auto"/>
        <w:contextualSpacing/>
        <w:rPr>
          <w:rFonts w:ascii="Gill Sans MT" w:eastAsia="SimSun" w:hAnsi="Gill Sans MT"/>
        </w:rPr>
      </w:pPr>
    </w:p>
    <w:p w14:paraId="238DC753" w14:textId="77777777" w:rsidR="008B5DEC" w:rsidRDefault="008B5DEC" w:rsidP="00F7697D">
      <w:pPr>
        <w:spacing w:after="0" w:line="240" w:lineRule="auto"/>
        <w:contextualSpacing/>
        <w:rPr>
          <w:rFonts w:ascii="Gill Sans MT" w:eastAsia="Times New Roman" w:hAnsi="Gill Sans MT" w:cs="Times New Roman"/>
          <w:b/>
          <w:bCs/>
        </w:rPr>
      </w:pPr>
    </w:p>
    <w:p w14:paraId="112482DD" w14:textId="77777777" w:rsidR="008B5DEC" w:rsidRDefault="008B5DEC" w:rsidP="00F7697D">
      <w:pPr>
        <w:spacing w:after="0" w:line="240" w:lineRule="auto"/>
        <w:contextualSpacing/>
        <w:rPr>
          <w:rFonts w:ascii="Gill Sans MT" w:eastAsia="Times New Roman" w:hAnsi="Gill Sans MT" w:cs="Times New Roman"/>
          <w:b/>
          <w:bCs/>
        </w:rPr>
      </w:pPr>
    </w:p>
    <w:p w14:paraId="40BD053E" w14:textId="77777777" w:rsidR="008B5DEC" w:rsidRDefault="008B5DEC" w:rsidP="00F7697D">
      <w:pPr>
        <w:spacing w:after="0" w:line="240" w:lineRule="auto"/>
        <w:contextualSpacing/>
        <w:rPr>
          <w:rFonts w:ascii="Gill Sans MT" w:eastAsia="Times New Roman" w:hAnsi="Gill Sans MT" w:cs="Times New Roman"/>
          <w:b/>
          <w:bCs/>
        </w:rPr>
      </w:pPr>
    </w:p>
    <w:p w14:paraId="2E7EF4C4" w14:textId="77777777" w:rsidR="008B5DEC" w:rsidRDefault="008B5DEC" w:rsidP="00F7697D">
      <w:pPr>
        <w:spacing w:after="0" w:line="240" w:lineRule="auto"/>
        <w:contextualSpacing/>
        <w:rPr>
          <w:rFonts w:ascii="Gill Sans MT" w:eastAsia="Times New Roman" w:hAnsi="Gill Sans MT" w:cs="Times New Roman"/>
          <w:b/>
          <w:bCs/>
        </w:rPr>
      </w:pPr>
    </w:p>
    <w:p w14:paraId="5780C37E" w14:textId="77777777" w:rsidR="008B5DEC" w:rsidRDefault="008B5DEC" w:rsidP="00F7697D">
      <w:pPr>
        <w:spacing w:after="0" w:line="240" w:lineRule="auto"/>
        <w:contextualSpacing/>
        <w:rPr>
          <w:rFonts w:ascii="Gill Sans MT" w:eastAsia="Times New Roman" w:hAnsi="Gill Sans MT" w:cs="Times New Roman"/>
          <w:b/>
          <w:bCs/>
        </w:rPr>
      </w:pPr>
    </w:p>
    <w:p w14:paraId="01D88CC6" w14:textId="77777777" w:rsidR="008B5DEC" w:rsidRDefault="008B5DEC" w:rsidP="00F7697D">
      <w:pPr>
        <w:spacing w:after="0" w:line="240" w:lineRule="auto"/>
        <w:contextualSpacing/>
        <w:rPr>
          <w:rFonts w:ascii="Gill Sans MT" w:eastAsia="Times New Roman" w:hAnsi="Gill Sans MT" w:cs="Times New Roman"/>
          <w:b/>
          <w:bCs/>
        </w:rPr>
      </w:pPr>
    </w:p>
    <w:p w14:paraId="6B9D2CCB" w14:textId="77777777" w:rsidR="008B5DEC" w:rsidRDefault="008B5DEC" w:rsidP="00F7697D">
      <w:pPr>
        <w:spacing w:after="0" w:line="240" w:lineRule="auto"/>
        <w:contextualSpacing/>
        <w:rPr>
          <w:rFonts w:ascii="Gill Sans MT" w:eastAsia="Times New Roman" w:hAnsi="Gill Sans MT" w:cs="Times New Roman"/>
          <w:b/>
          <w:bCs/>
        </w:rPr>
      </w:pPr>
    </w:p>
    <w:p w14:paraId="07CC4FAD" w14:textId="77777777" w:rsidR="008B5DEC" w:rsidRDefault="008B5DEC" w:rsidP="00F7697D">
      <w:pPr>
        <w:spacing w:after="0" w:line="240" w:lineRule="auto"/>
        <w:contextualSpacing/>
        <w:rPr>
          <w:rFonts w:ascii="Gill Sans MT" w:eastAsia="Times New Roman" w:hAnsi="Gill Sans MT" w:cs="Times New Roman"/>
          <w:b/>
          <w:bCs/>
        </w:rPr>
      </w:pPr>
    </w:p>
    <w:p w14:paraId="441967DB" w14:textId="77777777" w:rsidR="008B5DEC" w:rsidRDefault="008B5DEC" w:rsidP="00F7697D">
      <w:pPr>
        <w:spacing w:after="0" w:line="240" w:lineRule="auto"/>
        <w:contextualSpacing/>
        <w:rPr>
          <w:rFonts w:ascii="Gill Sans MT" w:eastAsia="Times New Roman" w:hAnsi="Gill Sans MT" w:cs="Times New Roman"/>
          <w:b/>
          <w:bCs/>
        </w:rPr>
      </w:pPr>
    </w:p>
    <w:p w14:paraId="1DB20564" w14:textId="77777777" w:rsidR="008B5DEC" w:rsidRDefault="008B5DEC" w:rsidP="00F7697D">
      <w:pPr>
        <w:spacing w:after="0" w:line="240" w:lineRule="auto"/>
        <w:contextualSpacing/>
        <w:rPr>
          <w:rFonts w:ascii="Gill Sans MT" w:eastAsia="Times New Roman" w:hAnsi="Gill Sans MT" w:cs="Times New Roman"/>
          <w:b/>
          <w:bCs/>
        </w:rPr>
      </w:pPr>
    </w:p>
    <w:p w14:paraId="51859615" w14:textId="77777777" w:rsidR="008B5DEC" w:rsidRDefault="008B5DEC" w:rsidP="00F7697D">
      <w:pPr>
        <w:spacing w:after="0" w:line="240" w:lineRule="auto"/>
        <w:contextualSpacing/>
        <w:rPr>
          <w:rFonts w:ascii="Gill Sans MT" w:eastAsia="Times New Roman" w:hAnsi="Gill Sans MT" w:cs="Times New Roman"/>
          <w:b/>
          <w:bCs/>
        </w:rPr>
      </w:pPr>
    </w:p>
    <w:p w14:paraId="0CDB8BC8" w14:textId="77777777" w:rsidR="008B5DEC" w:rsidRDefault="008B5DEC" w:rsidP="00F7697D">
      <w:pPr>
        <w:spacing w:after="0" w:line="240" w:lineRule="auto"/>
        <w:contextualSpacing/>
        <w:rPr>
          <w:rFonts w:ascii="Gill Sans MT" w:eastAsia="Times New Roman" w:hAnsi="Gill Sans MT" w:cs="Times New Roman"/>
          <w:b/>
          <w:bCs/>
        </w:rPr>
      </w:pPr>
    </w:p>
    <w:p w14:paraId="5D8E3D90" w14:textId="77777777" w:rsidR="008B5DEC" w:rsidRDefault="008B5DEC" w:rsidP="00F7697D">
      <w:pPr>
        <w:spacing w:after="0" w:line="240" w:lineRule="auto"/>
        <w:contextualSpacing/>
        <w:rPr>
          <w:rFonts w:ascii="Gill Sans MT" w:eastAsia="Times New Roman" w:hAnsi="Gill Sans MT" w:cs="Times New Roman"/>
          <w:b/>
          <w:bCs/>
        </w:rPr>
      </w:pPr>
    </w:p>
    <w:p w14:paraId="34DCA936" w14:textId="77777777" w:rsidR="008B5DEC" w:rsidRDefault="008B5DEC" w:rsidP="00F7697D">
      <w:pPr>
        <w:spacing w:after="0" w:line="240" w:lineRule="auto"/>
        <w:contextualSpacing/>
        <w:rPr>
          <w:rFonts w:ascii="Gill Sans MT" w:eastAsia="Times New Roman" w:hAnsi="Gill Sans MT" w:cs="Times New Roman"/>
          <w:b/>
          <w:bCs/>
        </w:rPr>
      </w:pPr>
    </w:p>
    <w:p w14:paraId="105445AD" w14:textId="77777777" w:rsidR="008B5DEC" w:rsidRDefault="008B5DEC" w:rsidP="00F7697D">
      <w:pPr>
        <w:spacing w:after="0" w:line="240" w:lineRule="auto"/>
        <w:contextualSpacing/>
        <w:rPr>
          <w:rFonts w:ascii="Gill Sans MT" w:eastAsia="Times New Roman" w:hAnsi="Gill Sans MT" w:cs="Times New Roman"/>
          <w:b/>
          <w:bCs/>
        </w:rPr>
      </w:pPr>
    </w:p>
    <w:p w14:paraId="0C01B526" w14:textId="77777777" w:rsidR="008B5DEC" w:rsidRDefault="008B5DEC" w:rsidP="00F7697D">
      <w:pPr>
        <w:spacing w:after="0" w:line="240" w:lineRule="auto"/>
        <w:contextualSpacing/>
        <w:rPr>
          <w:rFonts w:ascii="Gill Sans MT" w:eastAsia="Times New Roman" w:hAnsi="Gill Sans MT" w:cs="Times New Roman"/>
          <w:b/>
          <w:bCs/>
        </w:rPr>
      </w:pPr>
    </w:p>
    <w:p w14:paraId="388F283B" w14:textId="77777777" w:rsidR="008B5DEC" w:rsidRDefault="008B5DEC" w:rsidP="00F7697D">
      <w:pPr>
        <w:spacing w:after="0" w:line="240" w:lineRule="auto"/>
        <w:contextualSpacing/>
        <w:rPr>
          <w:rFonts w:ascii="Gill Sans MT" w:eastAsia="Times New Roman" w:hAnsi="Gill Sans MT" w:cs="Times New Roman"/>
          <w:b/>
          <w:bCs/>
        </w:rPr>
      </w:pPr>
    </w:p>
    <w:p w14:paraId="67072677" w14:textId="77777777" w:rsidR="008B5DEC" w:rsidRDefault="008B5DEC" w:rsidP="00F7697D">
      <w:pPr>
        <w:spacing w:after="0" w:line="240" w:lineRule="auto"/>
        <w:contextualSpacing/>
        <w:rPr>
          <w:rFonts w:ascii="Gill Sans MT" w:eastAsia="Times New Roman" w:hAnsi="Gill Sans MT" w:cs="Times New Roman"/>
          <w:b/>
          <w:bCs/>
        </w:rPr>
      </w:pPr>
    </w:p>
    <w:p w14:paraId="185B8491" w14:textId="77777777" w:rsidR="008B5DEC" w:rsidRDefault="008B5DEC" w:rsidP="00F7697D">
      <w:pPr>
        <w:spacing w:after="0" w:line="240" w:lineRule="auto"/>
        <w:contextualSpacing/>
        <w:rPr>
          <w:rFonts w:ascii="Gill Sans MT" w:eastAsia="Times New Roman" w:hAnsi="Gill Sans MT" w:cs="Times New Roman"/>
          <w:b/>
          <w:bCs/>
        </w:rPr>
      </w:pPr>
    </w:p>
    <w:p w14:paraId="09F96048" w14:textId="77777777" w:rsidR="008B5DEC" w:rsidRDefault="008B5DEC" w:rsidP="00F7697D">
      <w:pPr>
        <w:spacing w:after="0" w:line="240" w:lineRule="auto"/>
        <w:contextualSpacing/>
        <w:rPr>
          <w:rFonts w:ascii="Gill Sans MT" w:eastAsia="Times New Roman" w:hAnsi="Gill Sans MT" w:cs="Times New Roman"/>
          <w:b/>
          <w:bCs/>
        </w:rPr>
      </w:pPr>
    </w:p>
    <w:p w14:paraId="3EEF6713" w14:textId="77777777" w:rsidR="008B5DEC" w:rsidRDefault="008B5DEC" w:rsidP="00F7697D">
      <w:pPr>
        <w:spacing w:after="0" w:line="240" w:lineRule="auto"/>
        <w:contextualSpacing/>
        <w:rPr>
          <w:rFonts w:ascii="Gill Sans MT" w:eastAsia="Times New Roman" w:hAnsi="Gill Sans MT" w:cs="Times New Roman"/>
          <w:b/>
          <w:bCs/>
        </w:rPr>
      </w:pPr>
    </w:p>
    <w:p w14:paraId="0152113C" w14:textId="77777777" w:rsidR="008B5DEC" w:rsidRDefault="008B5DEC" w:rsidP="00F7697D">
      <w:pPr>
        <w:spacing w:after="0" w:line="240" w:lineRule="auto"/>
        <w:contextualSpacing/>
        <w:rPr>
          <w:rFonts w:ascii="Gill Sans MT" w:eastAsia="Times New Roman" w:hAnsi="Gill Sans MT" w:cs="Times New Roman"/>
          <w:b/>
          <w:bCs/>
        </w:rPr>
      </w:pPr>
    </w:p>
    <w:p w14:paraId="446BC94B" w14:textId="77777777" w:rsidR="008B5DEC" w:rsidRDefault="008B5DEC" w:rsidP="00F7697D">
      <w:pPr>
        <w:spacing w:after="0" w:line="240" w:lineRule="auto"/>
        <w:contextualSpacing/>
        <w:rPr>
          <w:rFonts w:ascii="Gill Sans MT" w:eastAsia="Times New Roman" w:hAnsi="Gill Sans MT" w:cs="Times New Roman"/>
          <w:b/>
          <w:bCs/>
        </w:rPr>
      </w:pPr>
    </w:p>
    <w:p w14:paraId="76161950" w14:textId="77777777" w:rsidR="008B5DEC" w:rsidRDefault="008B5DEC" w:rsidP="00F7697D">
      <w:pPr>
        <w:spacing w:after="0" w:line="240" w:lineRule="auto"/>
        <w:contextualSpacing/>
        <w:rPr>
          <w:rFonts w:ascii="Gill Sans MT" w:eastAsia="Times New Roman" w:hAnsi="Gill Sans MT" w:cs="Times New Roman"/>
          <w:b/>
          <w:bCs/>
        </w:rPr>
      </w:pPr>
    </w:p>
    <w:p w14:paraId="48D5F9EA" w14:textId="77777777" w:rsidR="008B5DEC" w:rsidRDefault="008B5DEC" w:rsidP="00F7697D">
      <w:pPr>
        <w:spacing w:after="0" w:line="240" w:lineRule="auto"/>
        <w:contextualSpacing/>
        <w:rPr>
          <w:rFonts w:ascii="Gill Sans MT" w:eastAsia="Times New Roman" w:hAnsi="Gill Sans MT" w:cs="Times New Roman"/>
          <w:b/>
          <w:bCs/>
        </w:rPr>
      </w:pPr>
    </w:p>
    <w:p w14:paraId="53E1568E" w14:textId="77777777" w:rsidR="008B5DEC" w:rsidRDefault="008B5DEC" w:rsidP="00F7697D">
      <w:pPr>
        <w:spacing w:after="0" w:line="240" w:lineRule="auto"/>
        <w:contextualSpacing/>
        <w:rPr>
          <w:rFonts w:ascii="Gill Sans MT" w:eastAsia="Times New Roman" w:hAnsi="Gill Sans MT" w:cs="Times New Roman"/>
          <w:b/>
          <w:bCs/>
        </w:rPr>
      </w:pPr>
    </w:p>
    <w:p w14:paraId="06C2698B" w14:textId="77777777" w:rsidR="008B5DEC" w:rsidRDefault="008B5DEC" w:rsidP="00F7697D">
      <w:pPr>
        <w:spacing w:after="0" w:line="240" w:lineRule="auto"/>
        <w:contextualSpacing/>
        <w:rPr>
          <w:rFonts w:ascii="Gill Sans MT" w:eastAsia="Times New Roman" w:hAnsi="Gill Sans MT" w:cs="Times New Roman"/>
          <w:b/>
          <w:bCs/>
        </w:rPr>
      </w:pPr>
    </w:p>
    <w:p w14:paraId="6B57B8CF" w14:textId="77777777" w:rsidR="008B5DEC" w:rsidRDefault="008B5DEC" w:rsidP="00F7697D">
      <w:pPr>
        <w:spacing w:after="0" w:line="240" w:lineRule="auto"/>
        <w:contextualSpacing/>
        <w:rPr>
          <w:rFonts w:ascii="Gill Sans MT" w:eastAsia="Times New Roman" w:hAnsi="Gill Sans MT" w:cs="Times New Roman"/>
          <w:b/>
          <w:bCs/>
        </w:rPr>
      </w:pPr>
    </w:p>
    <w:p w14:paraId="1F59C9B3" w14:textId="77777777" w:rsidR="008B5DEC" w:rsidRDefault="008B5DEC" w:rsidP="00F7697D">
      <w:pPr>
        <w:spacing w:after="0" w:line="240" w:lineRule="auto"/>
        <w:contextualSpacing/>
        <w:rPr>
          <w:rFonts w:ascii="Gill Sans MT" w:eastAsia="Times New Roman" w:hAnsi="Gill Sans MT" w:cs="Times New Roman"/>
          <w:b/>
          <w:bCs/>
        </w:rPr>
      </w:pPr>
    </w:p>
    <w:p w14:paraId="529B8C1A" w14:textId="77777777" w:rsidR="008B5DEC" w:rsidRDefault="008B5DEC" w:rsidP="00F7697D">
      <w:pPr>
        <w:spacing w:after="0" w:line="240" w:lineRule="auto"/>
        <w:contextualSpacing/>
        <w:rPr>
          <w:rFonts w:ascii="Gill Sans MT" w:eastAsia="Times New Roman" w:hAnsi="Gill Sans MT" w:cs="Times New Roman"/>
          <w:b/>
          <w:bCs/>
        </w:rPr>
      </w:pPr>
    </w:p>
    <w:p w14:paraId="345AA480" w14:textId="77777777" w:rsidR="008B5DEC" w:rsidRDefault="008B5DEC" w:rsidP="00F7697D">
      <w:pPr>
        <w:spacing w:after="0" w:line="240" w:lineRule="auto"/>
        <w:contextualSpacing/>
        <w:rPr>
          <w:rFonts w:ascii="Gill Sans MT" w:eastAsia="Times New Roman" w:hAnsi="Gill Sans MT" w:cs="Times New Roman"/>
          <w:b/>
          <w:bCs/>
        </w:rPr>
      </w:pPr>
    </w:p>
    <w:p w14:paraId="1465A14A" w14:textId="77777777" w:rsidR="008B5DEC" w:rsidRDefault="008B5DEC" w:rsidP="00F7697D">
      <w:pPr>
        <w:spacing w:after="0" w:line="240" w:lineRule="auto"/>
        <w:contextualSpacing/>
        <w:rPr>
          <w:rFonts w:ascii="Gill Sans MT" w:eastAsia="Times New Roman" w:hAnsi="Gill Sans MT" w:cs="Times New Roman"/>
          <w:b/>
          <w:bCs/>
        </w:rPr>
      </w:pPr>
    </w:p>
    <w:p w14:paraId="19E93EBF" w14:textId="77777777" w:rsidR="008B5DEC" w:rsidRDefault="008B5DEC" w:rsidP="00F7697D">
      <w:pPr>
        <w:spacing w:after="0" w:line="240" w:lineRule="auto"/>
        <w:contextualSpacing/>
        <w:rPr>
          <w:rFonts w:ascii="Gill Sans MT" w:eastAsia="Times New Roman" w:hAnsi="Gill Sans MT" w:cs="Times New Roman"/>
          <w:b/>
          <w:bCs/>
        </w:rPr>
      </w:pPr>
    </w:p>
    <w:p w14:paraId="2418D4F8" w14:textId="77777777" w:rsidR="008B5DEC" w:rsidRDefault="008B5DEC" w:rsidP="00F7697D">
      <w:pPr>
        <w:spacing w:after="0" w:line="240" w:lineRule="auto"/>
        <w:contextualSpacing/>
        <w:rPr>
          <w:rFonts w:ascii="Gill Sans MT" w:eastAsia="Times New Roman" w:hAnsi="Gill Sans MT" w:cs="Times New Roman"/>
          <w:b/>
          <w:bCs/>
        </w:rPr>
      </w:pPr>
    </w:p>
    <w:p w14:paraId="67AEEEAE" w14:textId="77777777" w:rsidR="008B5DEC" w:rsidRDefault="008B5DEC" w:rsidP="00F7697D">
      <w:pPr>
        <w:spacing w:after="0" w:line="240" w:lineRule="auto"/>
        <w:contextualSpacing/>
        <w:rPr>
          <w:rFonts w:ascii="Gill Sans MT" w:eastAsia="Times New Roman" w:hAnsi="Gill Sans MT" w:cs="Times New Roman"/>
          <w:b/>
          <w:bCs/>
        </w:rPr>
      </w:pPr>
    </w:p>
    <w:p w14:paraId="3D077914" w14:textId="77777777" w:rsidR="008B5DEC" w:rsidRDefault="008B5DEC" w:rsidP="00F7697D">
      <w:pPr>
        <w:spacing w:after="0" w:line="240" w:lineRule="auto"/>
        <w:contextualSpacing/>
        <w:rPr>
          <w:rFonts w:ascii="Gill Sans MT" w:eastAsia="Times New Roman" w:hAnsi="Gill Sans MT" w:cs="Times New Roman"/>
          <w:b/>
          <w:bCs/>
        </w:rPr>
      </w:pPr>
    </w:p>
    <w:p w14:paraId="62BCD55F" w14:textId="77777777" w:rsidR="008B5DEC" w:rsidRDefault="008B5DEC" w:rsidP="00F7697D">
      <w:pPr>
        <w:spacing w:after="0" w:line="240" w:lineRule="auto"/>
        <w:contextualSpacing/>
        <w:rPr>
          <w:rFonts w:ascii="Gill Sans MT" w:eastAsia="Times New Roman" w:hAnsi="Gill Sans MT" w:cs="Times New Roman"/>
          <w:b/>
          <w:bCs/>
        </w:rPr>
      </w:pPr>
    </w:p>
    <w:p w14:paraId="015286F1" w14:textId="77777777" w:rsidR="008B5DEC" w:rsidRDefault="008B5DEC" w:rsidP="00F7697D">
      <w:pPr>
        <w:spacing w:after="0" w:line="240" w:lineRule="auto"/>
        <w:contextualSpacing/>
        <w:rPr>
          <w:rFonts w:ascii="Gill Sans MT" w:eastAsia="Times New Roman" w:hAnsi="Gill Sans MT" w:cs="Times New Roman"/>
          <w:b/>
          <w:bCs/>
        </w:rPr>
      </w:pPr>
    </w:p>
    <w:p w14:paraId="560F6E77" w14:textId="77777777" w:rsidR="008B5DEC" w:rsidRDefault="008B5DEC" w:rsidP="00F7697D">
      <w:pPr>
        <w:spacing w:after="0" w:line="240" w:lineRule="auto"/>
        <w:contextualSpacing/>
        <w:rPr>
          <w:rFonts w:ascii="Gill Sans MT" w:eastAsia="Times New Roman" w:hAnsi="Gill Sans MT" w:cs="Times New Roman"/>
          <w:b/>
          <w:bCs/>
        </w:rPr>
      </w:pPr>
    </w:p>
    <w:p w14:paraId="290DBDCC" w14:textId="77777777" w:rsidR="008B5DEC" w:rsidRDefault="008B5DEC" w:rsidP="00F7697D">
      <w:pPr>
        <w:spacing w:after="0" w:line="240" w:lineRule="auto"/>
        <w:contextualSpacing/>
        <w:rPr>
          <w:rFonts w:ascii="Gill Sans MT" w:eastAsia="Times New Roman" w:hAnsi="Gill Sans MT" w:cs="Times New Roman"/>
          <w:b/>
          <w:bCs/>
        </w:rPr>
      </w:pPr>
    </w:p>
    <w:p w14:paraId="6935914F" w14:textId="0F371600" w:rsidR="00C67ECD" w:rsidRPr="00BE068B" w:rsidRDefault="00C67ECD" w:rsidP="00F7697D">
      <w:pPr>
        <w:spacing w:after="0" w:line="240" w:lineRule="auto"/>
        <w:contextualSpacing/>
        <w:rPr>
          <w:rFonts w:ascii="Gill Sans MT" w:eastAsia="Times New Roman" w:hAnsi="Gill Sans MT" w:cs="Times New Roman"/>
          <w:b/>
          <w:bCs/>
        </w:rPr>
      </w:pPr>
    </w:p>
    <w:tbl>
      <w:tblPr>
        <w:tblStyle w:val="TableGrid2"/>
        <w:tblpPr w:leftFromText="180" w:rightFromText="180" w:horzAnchor="page" w:tblpX="1470" w:tblpY="360"/>
        <w:tblW w:w="87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1250"/>
        <w:gridCol w:w="10"/>
      </w:tblGrid>
      <w:tr w:rsidR="008B5DEC" w:rsidRPr="00BE068B" w14:paraId="57DF78CB" w14:textId="44660095" w:rsidTr="008B5DEC">
        <w:trPr>
          <w:gridAfter w:val="1"/>
          <w:wAfter w:w="10" w:type="dxa"/>
          <w:trHeight w:val="244"/>
        </w:trPr>
        <w:tc>
          <w:tcPr>
            <w:tcW w:w="797" w:type="dxa"/>
            <w:vMerge w:val="restart"/>
          </w:tcPr>
          <w:p w14:paraId="4983945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Field</w:t>
            </w:r>
          </w:p>
        </w:tc>
        <w:tc>
          <w:tcPr>
            <w:tcW w:w="1752" w:type="dxa"/>
          </w:tcPr>
          <w:p w14:paraId="08DFC54C" w14:textId="5E7F123E" w:rsidR="008B5DEC" w:rsidRPr="00BE068B" w:rsidRDefault="008B5DEC" w:rsidP="00C67ECD">
            <w:pPr>
              <w:contextualSpacing/>
              <w:jc w:val="both"/>
              <w:rPr>
                <w:rFonts w:ascii="Gill Sans MT" w:hAnsi="Gill Sans MT"/>
                <w:sz w:val="20"/>
              </w:rPr>
            </w:pPr>
            <w:r w:rsidRPr="00BE068B">
              <w:rPr>
                <w:rFonts w:ascii="Gill Sans MT" w:hAnsi="Gill Sans MT"/>
                <w:sz w:val="20"/>
              </w:rPr>
              <w:t xml:space="preserve">J.9 </w:t>
            </w:r>
          </w:p>
        </w:tc>
        <w:tc>
          <w:tcPr>
            <w:tcW w:w="1912" w:type="dxa"/>
          </w:tcPr>
          <w:p w14:paraId="7BAF12F1" w14:textId="4BEBC25E" w:rsidR="008B5DEC" w:rsidRPr="00BE068B" w:rsidRDefault="008B5DEC" w:rsidP="00C67ECD">
            <w:pPr>
              <w:contextualSpacing/>
              <w:jc w:val="both"/>
              <w:rPr>
                <w:rFonts w:ascii="Gill Sans MT" w:hAnsi="Gill Sans MT"/>
                <w:sz w:val="20"/>
              </w:rPr>
            </w:pPr>
            <w:r w:rsidRPr="00BE068B">
              <w:rPr>
                <w:rFonts w:ascii="Gill Sans MT" w:hAnsi="Gill Sans MT"/>
                <w:sz w:val="20"/>
              </w:rPr>
              <w:t>J.10</w:t>
            </w:r>
          </w:p>
        </w:tc>
        <w:tc>
          <w:tcPr>
            <w:tcW w:w="1430" w:type="dxa"/>
          </w:tcPr>
          <w:p w14:paraId="28F157A4" w14:textId="2E8C74EE" w:rsidR="008B5DEC" w:rsidRPr="00BE068B" w:rsidRDefault="008B5DEC" w:rsidP="00C67ECD">
            <w:pPr>
              <w:contextualSpacing/>
              <w:jc w:val="both"/>
              <w:rPr>
                <w:rFonts w:ascii="Gill Sans MT" w:hAnsi="Gill Sans MT"/>
                <w:sz w:val="20"/>
              </w:rPr>
            </w:pPr>
            <w:r w:rsidRPr="00BE068B">
              <w:rPr>
                <w:rFonts w:ascii="Gill Sans MT" w:hAnsi="Gill Sans MT"/>
                <w:sz w:val="20"/>
              </w:rPr>
              <w:t>J.11</w:t>
            </w:r>
          </w:p>
        </w:tc>
        <w:tc>
          <w:tcPr>
            <w:tcW w:w="1620" w:type="dxa"/>
          </w:tcPr>
          <w:p w14:paraId="47363765" w14:textId="5D6E8DB3" w:rsidR="008B5DEC" w:rsidRPr="00BE068B" w:rsidRDefault="008B5DEC" w:rsidP="00C67ECD">
            <w:pPr>
              <w:contextualSpacing/>
              <w:jc w:val="both"/>
              <w:rPr>
                <w:rFonts w:ascii="Gill Sans MT" w:hAnsi="Gill Sans MT"/>
                <w:sz w:val="20"/>
              </w:rPr>
            </w:pPr>
            <w:r w:rsidRPr="00BE068B">
              <w:rPr>
                <w:rFonts w:ascii="Gill Sans MT" w:hAnsi="Gill Sans MT"/>
                <w:sz w:val="20"/>
              </w:rPr>
              <w:t>J.12</w:t>
            </w:r>
          </w:p>
        </w:tc>
        <w:tc>
          <w:tcPr>
            <w:tcW w:w="1260" w:type="dxa"/>
            <w:gridSpan w:val="2"/>
          </w:tcPr>
          <w:p w14:paraId="18311D56" w14:textId="6F3895F6" w:rsidR="008B5DEC" w:rsidRPr="00BE068B" w:rsidRDefault="008B5DEC" w:rsidP="00C67ECD">
            <w:pPr>
              <w:contextualSpacing/>
              <w:jc w:val="both"/>
              <w:rPr>
                <w:rFonts w:ascii="Gill Sans MT" w:hAnsi="Gill Sans MT"/>
                <w:sz w:val="20"/>
              </w:rPr>
            </w:pPr>
            <w:r w:rsidRPr="00BE068B">
              <w:rPr>
                <w:rFonts w:ascii="Gill Sans MT" w:hAnsi="Gill Sans MT"/>
                <w:sz w:val="20"/>
              </w:rPr>
              <w:t>J.14</w:t>
            </w:r>
          </w:p>
        </w:tc>
      </w:tr>
      <w:tr w:rsidR="008B5DEC" w:rsidRPr="00BE068B" w14:paraId="69D2E1E4" w14:textId="2F3F317A" w:rsidTr="008B5DEC">
        <w:trPr>
          <w:gridAfter w:val="1"/>
          <w:wAfter w:w="10" w:type="dxa"/>
          <w:trHeight w:val="244"/>
        </w:trPr>
        <w:tc>
          <w:tcPr>
            <w:tcW w:w="797" w:type="dxa"/>
            <w:vMerge/>
          </w:tcPr>
          <w:p w14:paraId="3329E8C0" w14:textId="77777777" w:rsidR="008B5DEC" w:rsidRPr="00BE068B" w:rsidRDefault="008B5DEC" w:rsidP="00C67ECD">
            <w:pPr>
              <w:contextualSpacing/>
              <w:jc w:val="both"/>
              <w:rPr>
                <w:rFonts w:ascii="Gill Sans MT" w:hAnsi="Gill Sans MT"/>
                <w:sz w:val="20"/>
              </w:rPr>
            </w:pPr>
          </w:p>
        </w:tc>
        <w:tc>
          <w:tcPr>
            <w:tcW w:w="1752" w:type="dxa"/>
          </w:tcPr>
          <w:p w14:paraId="71852B5F" w14:textId="7FCE64B9"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chief will give this field up for investment purposes?</w:t>
            </w:r>
          </w:p>
          <w:p w14:paraId="247DC850" w14:textId="77777777" w:rsidR="008B5DEC" w:rsidRPr="00BE068B" w:rsidRDefault="008B5DEC" w:rsidP="00C67ECD">
            <w:pPr>
              <w:contextualSpacing/>
              <w:rPr>
                <w:rFonts w:ascii="Gill Sans MT" w:hAnsi="Gill Sans MT" w:cs="Times New Roman"/>
                <w:sz w:val="20"/>
              </w:rPr>
            </w:pPr>
          </w:p>
          <w:p w14:paraId="2E573A6A" w14:textId="0DDD80F6" w:rsidR="008B5DEC" w:rsidRPr="00BE068B" w:rsidRDefault="008B5DEC" w:rsidP="00C67ECD">
            <w:pPr>
              <w:contextualSpacing/>
              <w:rPr>
                <w:rFonts w:ascii="Gill Sans MT" w:hAnsi="Gill Sans MT"/>
                <w:i/>
                <w:sz w:val="20"/>
              </w:rPr>
            </w:pPr>
            <w:r w:rsidRPr="00BE068B">
              <w:rPr>
                <w:rFonts w:ascii="Gill Sans MT" w:hAnsi="Gill Sans MT" w:cs="Times New Roman"/>
                <w:i/>
                <w:sz w:val="20"/>
              </w:rPr>
              <w:t>(See  Code 122 Below)</w:t>
            </w:r>
          </w:p>
        </w:tc>
        <w:tc>
          <w:tcPr>
            <w:tcW w:w="1912" w:type="dxa"/>
          </w:tcPr>
          <w:p w14:paraId="096D0FBC" w14:textId="30D8F28B"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village headman will re-allocate some or all of this field to another household or for other purposes:</w:t>
            </w:r>
          </w:p>
          <w:p w14:paraId="087A5C4A" w14:textId="77777777" w:rsidR="008B5DEC" w:rsidRPr="00BE068B" w:rsidRDefault="008B5DEC" w:rsidP="00C67ECD">
            <w:pPr>
              <w:contextualSpacing/>
              <w:rPr>
                <w:rFonts w:ascii="Gill Sans MT" w:hAnsi="Gill Sans MT" w:cs="Times New Roman"/>
                <w:i/>
                <w:sz w:val="20"/>
              </w:rPr>
            </w:pPr>
          </w:p>
          <w:p w14:paraId="0EFD80A9" w14:textId="05A91545" w:rsidR="008B5DEC" w:rsidRPr="00BE068B" w:rsidRDefault="008B5DEC" w:rsidP="00C67ECD">
            <w:pPr>
              <w:contextualSpacing/>
              <w:rPr>
                <w:rFonts w:ascii="Gill Sans MT" w:hAnsi="Gill Sans MT"/>
                <w:sz w:val="20"/>
              </w:rPr>
            </w:pPr>
            <w:r w:rsidRPr="00BE068B">
              <w:rPr>
                <w:rFonts w:ascii="Gill Sans MT" w:hAnsi="Gill Sans MT" w:cs="Times New Roman"/>
                <w:i/>
                <w:sz w:val="20"/>
              </w:rPr>
              <w:t>(See Code 122 Below)</w:t>
            </w:r>
            <w:r w:rsidRPr="00BE068B">
              <w:rPr>
                <w:rStyle w:val="CommentReference"/>
                <w:rFonts w:ascii="Gill Sans MT" w:eastAsiaTheme="minorHAnsi" w:hAnsi="Gill Sans MT"/>
                <w:i/>
              </w:rPr>
              <w:commentReference w:id="40"/>
            </w:r>
          </w:p>
        </w:tc>
        <w:tc>
          <w:tcPr>
            <w:tcW w:w="1430" w:type="dxa"/>
          </w:tcPr>
          <w:p w14:paraId="133399D1" w14:textId="4415925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next 1-3 years, how likely is it that someone from wi</w:t>
            </w:r>
            <w:ins w:id="41" w:author="Stickler, Mercedes M. (E3/LTRM)" w:date="2014-09-22T17:17:00Z">
              <w:r w:rsidRPr="00BE068B">
                <w:rPr>
                  <w:rFonts w:ascii="Gill Sans MT" w:hAnsi="Gill Sans MT" w:cs="Times New Roman"/>
                  <w:sz w:val="20"/>
                </w:rPr>
                <w:t>t</w:t>
              </w:r>
            </w:ins>
            <w:r w:rsidRPr="00BE068B">
              <w:rPr>
                <w:rFonts w:ascii="Gill Sans MT" w:hAnsi="Gill Sans MT" w:cs="Times New Roman"/>
                <w:sz w:val="20"/>
              </w:rPr>
              <w:t>hin your extended family will take over the use of this field:</w:t>
            </w:r>
          </w:p>
          <w:p w14:paraId="59333156" w14:textId="7777777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p>
          <w:p w14:paraId="3FDE3697" w14:textId="0A9BEE33" w:rsidR="008B5DEC" w:rsidRPr="00BE068B" w:rsidRDefault="008B5DEC" w:rsidP="00C67ECD">
            <w:pPr>
              <w:contextualSpacing/>
              <w:rPr>
                <w:rFonts w:ascii="Gill Sans MT" w:hAnsi="Gill Sans MT"/>
                <w:sz w:val="20"/>
              </w:rPr>
            </w:pPr>
            <w:r w:rsidRPr="00BE068B">
              <w:rPr>
                <w:rFonts w:ascii="Gill Sans MT" w:hAnsi="Gill Sans MT" w:cs="Times New Roman"/>
                <w:sz w:val="20"/>
              </w:rPr>
              <w:t>(</w:t>
            </w:r>
            <w:r w:rsidRPr="00BE068B">
              <w:rPr>
                <w:rFonts w:ascii="Gill Sans MT" w:hAnsi="Gill Sans MT" w:cs="Times New Roman"/>
                <w:i/>
                <w:sz w:val="20"/>
              </w:rPr>
              <w:t>See  Code 122 Below)</w:t>
            </w:r>
          </w:p>
        </w:tc>
        <w:tc>
          <w:tcPr>
            <w:tcW w:w="1620" w:type="dxa"/>
          </w:tcPr>
          <w:p w14:paraId="60866D80" w14:textId="753EF18D" w:rsidR="008B5DEC" w:rsidRPr="00BE068B" w:rsidRDefault="008B5DEC" w:rsidP="00C67ECD">
            <w:pPr>
              <w:contextualSpacing/>
              <w:jc w:val="center"/>
              <w:rPr>
                <w:rFonts w:ascii="Gill Sans MT" w:hAnsi="Gill Sans MT" w:cs="Times New Roman"/>
                <w:sz w:val="20"/>
              </w:rPr>
            </w:pPr>
            <w:r w:rsidRPr="00BE068B">
              <w:rPr>
                <w:rFonts w:ascii="Gill Sans MT" w:hAnsi="Gill Sans MT" w:cs="Times New Roman"/>
                <w:sz w:val="20"/>
              </w:rPr>
              <w:t>How many seasons could you let this field lie fallow without being worried about the field being reallocated to another household?</w:t>
            </w:r>
          </w:p>
          <w:p w14:paraId="1BF8A1C3" w14:textId="77777777" w:rsidR="008B5DEC" w:rsidRPr="00BE068B" w:rsidRDefault="008B5DEC" w:rsidP="00C67ECD">
            <w:pPr>
              <w:contextualSpacing/>
              <w:jc w:val="center"/>
              <w:rPr>
                <w:rFonts w:ascii="Gill Sans MT" w:hAnsi="Gill Sans MT" w:cs="Times New Roman"/>
                <w:sz w:val="20"/>
              </w:rPr>
            </w:pPr>
          </w:p>
          <w:p w14:paraId="140577E9" w14:textId="2023C276" w:rsidR="008B5DEC" w:rsidRPr="00BE068B" w:rsidRDefault="008B5DEC" w:rsidP="00C67ECD">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they do not think it will ever be reallocated, enter 777</w:t>
            </w:r>
            <w:r w:rsidRPr="00BE068B">
              <w:rPr>
                <w:rStyle w:val="CommentReference"/>
                <w:rFonts w:ascii="Gill Sans MT" w:eastAsiaTheme="minorHAnsi" w:hAnsi="Gill Sans MT"/>
                <w:i/>
              </w:rPr>
              <w:commentReference w:id="42"/>
            </w:r>
          </w:p>
        </w:tc>
        <w:tc>
          <w:tcPr>
            <w:tcW w:w="1260" w:type="dxa"/>
            <w:gridSpan w:val="2"/>
          </w:tcPr>
          <w:p w14:paraId="2659E8DE" w14:textId="68DDE9F6" w:rsidR="008B5DEC" w:rsidRPr="00BE068B" w:rsidRDefault="008B5DEC" w:rsidP="000F5C1F">
            <w:pPr>
              <w:tabs>
                <w:tab w:val="left" w:pos="9810"/>
              </w:tabs>
              <w:contextualSpacing/>
              <w:rPr>
                <w:rFonts w:ascii="Gill Sans MT" w:hAnsi="Gill Sans MT" w:cs="Times New Roman"/>
                <w:sz w:val="20"/>
              </w:rPr>
            </w:pPr>
            <w:r w:rsidRPr="00BE068B">
              <w:rPr>
                <w:rFonts w:ascii="Gill Sans MT" w:hAnsi="Gill Sans MT" w:cs="Times New Roman"/>
                <w:sz w:val="20"/>
              </w:rPr>
              <w:t>In the past 3 years, how many land disputes have you experienced on this field?</w:t>
            </w:r>
          </w:p>
        </w:tc>
      </w:tr>
      <w:tr w:rsidR="008B5DEC" w:rsidRPr="00BE068B" w14:paraId="21286DBF" w14:textId="6247546E" w:rsidTr="008B5DEC">
        <w:trPr>
          <w:gridAfter w:val="1"/>
          <w:wAfter w:w="10" w:type="dxa"/>
          <w:trHeight w:val="20"/>
        </w:trPr>
        <w:tc>
          <w:tcPr>
            <w:tcW w:w="797" w:type="dxa"/>
          </w:tcPr>
          <w:p w14:paraId="5A30E75B"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752" w:type="dxa"/>
          </w:tcPr>
          <w:p w14:paraId="44B2F5AC"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912" w:type="dxa"/>
          </w:tcPr>
          <w:p w14:paraId="090D0EF4"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430" w:type="dxa"/>
          </w:tcPr>
          <w:p w14:paraId="36696E43"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630" w:type="dxa"/>
            <w:gridSpan w:val="2"/>
          </w:tcPr>
          <w:p w14:paraId="17D781D9"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250" w:type="dxa"/>
          </w:tcPr>
          <w:p w14:paraId="657EDA3F" w14:textId="77777777" w:rsidR="008B5DEC" w:rsidRPr="00BE068B" w:rsidRDefault="008B5DEC" w:rsidP="000F5C1F">
            <w:pPr>
              <w:kinsoku w:val="0"/>
              <w:overflowPunct w:val="0"/>
              <w:autoSpaceDE w:val="0"/>
              <w:autoSpaceDN w:val="0"/>
              <w:adjustRightInd w:val="0"/>
              <w:ind w:right="414"/>
              <w:contextualSpacing/>
              <w:jc w:val="both"/>
              <w:rPr>
                <w:rFonts w:ascii="Gill Sans MT" w:hAnsi="Gill Sans MT" w:cs="Times New Roman"/>
                <w:b/>
                <w:bCs/>
                <w:spacing w:val="1"/>
                <w:w w:val="105"/>
                <w:sz w:val="18"/>
                <w:szCs w:val="18"/>
              </w:rPr>
            </w:pPr>
          </w:p>
        </w:tc>
      </w:tr>
      <w:tr w:rsidR="008B5DEC" w:rsidRPr="00BE068B" w14:paraId="4F5131EE" w14:textId="4E879E5E" w:rsidTr="008B5DEC">
        <w:trPr>
          <w:gridAfter w:val="1"/>
          <w:wAfter w:w="10" w:type="dxa"/>
          <w:trHeight w:val="20"/>
        </w:trPr>
        <w:tc>
          <w:tcPr>
            <w:tcW w:w="797" w:type="dxa"/>
          </w:tcPr>
          <w:p w14:paraId="2706EA2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w:t>
            </w:r>
          </w:p>
        </w:tc>
        <w:tc>
          <w:tcPr>
            <w:tcW w:w="1752" w:type="dxa"/>
          </w:tcPr>
          <w:p w14:paraId="0C3C763C" w14:textId="77777777" w:rsidR="008B5DEC" w:rsidRPr="00BE068B" w:rsidRDefault="008B5DEC" w:rsidP="00C67ECD">
            <w:pPr>
              <w:contextualSpacing/>
              <w:jc w:val="both"/>
              <w:rPr>
                <w:rFonts w:ascii="Gill Sans MT" w:hAnsi="Gill Sans MT"/>
                <w:sz w:val="20"/>
              </w:rPr>
            </w:pPr>
          </w:p>
        </w:tc>
        <w:tc>
          <w:tcPr>
            <w:tcW w:w="1912" w:type="dxa"/>
          </w:tcPr>
          <w:p w14:paraId="7FB5BF43" w14:textId="77777777" w:rsidR="008B5DEC" w:rsidRPr="00BE068B" w:rsidRDefault="008B5DEC" w:rsidP="00C67ECD">
            <w:pPr>
              <w:contextualSpacing/>
              <w:jc w:val="both"/>
              <w:rPr>
                <w:rFonts w:ascii="Gill Sans MT" w:hAnsi="Gill Sans MT"/>
                <w:sz w:val="20"/>
              </w:rPr>
            </w:pPr>
          </w:p>
        </w:tc>
        <w:tc>
          <w:tcPr>
            <w:tcW w:w="1430" w:type="dxa"/>
          </w:tcPr>
          <w:p w14:paraId="786DD190" w14:textId="77777777" w:rsidR="008B5DEC" w:rsidRPr="00BE068B" w:rsidRDefault="008B5DEC" w:rsidP="00C67ECD">
            <w:pPr>
              <w:contextualSpacing/>
              <w:jc w:val="both"/>
              <w:rPr>
                <w:rFonts w:ascii="Gill Sans MT" w:hAnsi="Gill Sans MT"/>
                <w:sz w:val="20"/>
              </w:rPr>
            </w:pPr>
          </w:p>
        </w:tc>
        <w:tc>
          <w:tcPr>
            <w:tcW w:w="1630" w:type="dxa"/>
            <w:gridSpan w:val="2"/>
          </w:tcPr>
          <w:p w14:paraId="45C82105" w14:textId="77777777" w:rsidR="008B5DEC" w:rsidRPr="00BE068B" w:rsidRDefault="008B5DEC" w:rsidP="00C67ECD">
            <w:pPr>
              <w:contextualSpacing/>
              <w:jc w:val="both"/>
              <w:rPr>
                <w:rFonts w:ascii="Gill Sans MT" w:hAnsi="Gill Sans MT"/>
                <w:sz w:val="20"/>
              </w:rPr>
            </w:pPr>
          </w:p>
        </w:tc>
        <w:tc>
          <w:tcPr>
            <w:tcW w:w="1250" w:type="dxa"/>
            <w:vAlign w:val="center"/>
          </w:tcPr>
          <w:p w14:paraId="43D3632D" w14:textId="2DA242A0" w:rsidR="008B5DEC" w:rsidRPr="00BE068B" w:rsidRDefault="008B5DEC" w:rsidP="000F5C1F">
            <w:pPr>
              <w:ind w:right="414"/>
              <w:contextualSpacing/>
              <w:jc w:val="both"/>
              <w:rPr>
                <w:rFonts w:ascii="Gill Sans MT" w:hAnsi="Gill Sans MT"/>
                <w:sz w:val="20"/>
              </w:rPr>
            </w:pPr>
          </w:p>
        </w:tc>
      </w:tr>
      <w:tr w:rsidR="008B5DEC" w:rsidRPr="00BE068B" w14:paraId="78E04A40" w14:textId="1F9085D3" w:rsidTr="008B5DEC">
        <w:trPr>
          <w:gridAfter w:val="1"/>
          <w:wAfter w:w="10" w:type="dxa"/>
          <w:trHeight w:val="20"/>
        </w:trPr>
        <w:tc>
          <w:tcPr>
            <w:tcW w:w="797" w:type="dxa"/>
          </w:tcPr>
          <w:p w14:paraId="78F562E8" w14:textId="4B5BEEA5" w:rsidR="008B5DEC" w:rsidRPr="00BE068B" w:rsidRDefault="008B5DEC" w:rsidP="00C67ECD">
            <w:pPr>
              <w:ind w:left="-900" w:firstLine="810"/>
              <w:contextualSpacing/>
              <w:jc w:val="both"/>
              <w:rPr>
                <w:rFonts w:ascii="Gill Sans MT" w:hAnsi="Gill Sans MT"/>
                <w:sz w:val="20"/>
              </w:rPr>
            </w:pPr>
            <w:r w:rsidRPr="00BE068B">
              <w:rPr>
                <w:rFonts w:ascii="Gill Sans MT" w:hAnsi="Gill Sans MT"/>
                <w:sz w:val="20"/>
              </w:rPr>
              <w:t xml:space="preserve"> 2</w:t>
            </w:r>
          </w:p>
        </w:tc>
        <w:tc>
          <w:tcPr>
            <w:tcW w:w="1752" w:type="dxa"/>
          </w:tcPr>
          <w:p w14:paraId="75508585" w14:textId="77777777" w:rsidR="008B5DEC" w:rsidRPr="00BE068B" w:rsidRDefault="008B5DEC" w:rsidP="00C67ECD">
            <w:pPr>
              <w:ind w:left="-900" w:firstLine="810"/>
              <w:contextualSpacing/>
              <w:jc w:val="both"/>
              <w:rPr>
                <w:rFonts w:ascii="Gill Sans MT" w:hAnsi="Gill Sans MT"/>
                <w:sz w:val="20"/>
              </w:rPr>
            </w:pPr>
          </w:p>
        </w:tc>
        <w:tc>
          <w:tcPr>
            <w:tcW w:w="1912" w:type="dxa"/>
          </w:tcPr>
          <w:p w14:paraId="50C0F5B1" w14:textId="77777777" w:rsidR="008B5DEC" w:rsidRPr="00BE068B" w:rsidRDefault="008B5DEC" w:rsidP="00C67ECD">
            <w:pPr>
              <w:ind w:left="-900" w:firstLine="810"/>
              <w:contextualSpacing/>
              <w:jc w:val="both"/>
              <w:rPr>
                <w:rFonts w:ascii="Gill Sans MT" w:hAnsi="Gill Sans MT"/>
                <w:sz w:val="20"/>
              </w:rPr>
            </w:pPr>
          </w:p>
        </w:tc>
        <w:tc>
          <w:tcPr>
            <w:tcW w:w="1430" w:type="dxa"/>
          </w:tcPr>
          <w:p w14:paraId="26F83041" w14:textId="77777777" w:rsidR="008B5DEC" w:rsidRPr="00BE068B" w:rsidRDefault="008B5DEC" w:rsidP="00C67ECD">
            <w:pPr>
              <w:ind w:left="-900" w:firstLine="810"/>
              <w:contextualSpacing/>
              <w:jc w:val="both"/>
              <w:rPr>
                <w:rFonts w:ascii="Gill Sans MT" w:hAnsi="Gill Sans MT"/>
                <w:sz w:val="20"/>
              </w:rPr>
            </w:pPr>
          </w:p>
        </w:tc>
        <w:tc>
          <w:tcPr>
            <w:tcW w:w="1630" w:type="dxa"/>
            <w:gridSpan w:val="2"/>
          </w:tcPr>
          <w:p w14:paraId="20031D69" w14:textId="77777777" w:rsidR="008B5DEC" w:rsidRPr="00BE068B" w:rsidRDefault="008B5DEC" w:rsidP="00C67ECD">
            <w:pPr>
              <w:ind w:left="-900" w:firstLine="810"/>
              <w:contextualSpacing/>
              <w:jc w:val="both"/>
              <w:rPr>
                <w:rFonts w:ascii="Gill Sans MT" w:hAnsi="Gill Sans MT"/>
                <w:sz w:val="20"/>
              </w:rPr>
            </w:pPr>
          </w:p>
        </w:tc>
        <w:tc>
          <w:tcPr>
            <w:tcW w:w="1250" w:type="dxa"/>
          </w:tcPr>
          <w:p w14:paraId="066AA647" w14:textId="77777777" w:rsidR="008B5DEC" w:rsidRPr="00BE068B" w:rsidRDefault="008B5DEC" w:rsidP="000F5C1F">
            <w:pPr>
              <w:ind w:left="-900" w:right="414" w:firstLine="810"/>
              <w:contextualSpacing/>
              <w:jc w:val="both"/>
              <w:rPr>
                <w:rFonts w:ascii="Gill Sans MT" w:hAnsi="Gill Sans MT"/>
                <w:sz w:val="20"/>
              </w:rPr>
            </w:pPr>
          </w:p>
        </w:tc>
      </w:tr>
      <w:tr w:rsidR="008B5DEC" w:rsidRPr="00BE068B" w14:paraId="000379B4" w14:textId="4479B53A" w:rsidTr="008B5DEC">
        <w:trPr>
          <w:gridAfter w:val="1"/>
          <w:wAfter w:w="10" w:type="dxa"/>
          <w:trHeight w:val="20"/>
        </w:trPr>
        <w:tc>
          <w:tcPr>
            <w:tcW w:w="797" w:type="dxa"/>
          </w:tcPr>
          <w:p w14:paraId="4F8D6FB6"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3</w:t>
            </w:r>
          </w:p>
        </w:tc>
        <w:tc>
          <w:tcPr>
            <w:tcW w:w="1752" w:type="dxa"/>
          </w:tcPr>
          <w:p w14:paraId="1E81F4EE" w14:textId="77777777" w:rsidR="008B5DEC" w:rsidRPr="00BE068B" w:rsidRDefault="008B5DEC" w:rsidP="00C67ECD">
            <w:pPr>
              <w:contextualSpacing/>
              <w:jc w:val="both"/>
              <w:rPr>
                <w:rFonts w:ascii="Gill Sans MT" w:hAnsi="Gill Sans MT"/>
                <w:sz w:val="20"/>
              </w:rPr>
            </w:pPr>
          </w:p>
        </w:tc>
        <w:tc>
          <w:tcPr>
            <w:tcW w:w="1912" w:type="dxa"/>
          </w:tcPr>
          <w:p w14:paraId="77A577E3" w14:textId="77777777" w:rsidR="008B5DEC" w:rsidRPr="00BE068B" w:rsidRDefault="008B5DEC" w:rsidP="00C67ECD">
            <w:pPr>
              <w:contextualSpacing/>
              <w:jc w:val="both"/>
              <w:rPr>
                <w:rFonts w:ascii="Gill Sans MT" w:hAnsi="Gill Sans MT"/>
                <w:sz w:val="20"/>
              </w:rPr>
            </w:pPr>
          </w:p>
        </w:tc>
        <w:tc>
          <w:tcPr>
            <w:tcW w:w="1430" w:type="dxa"/>
          </w:tcPr>
          <w:p w14:paraId="6E3EFF03" w14:textId="77777777" w:rsidR="008B5DEC" w:rsidRPr="00BE068B" w:rsidRDefault="008B5DEC" w:rsidP="00C67ECD">
            <w:pPr>
              <w:contextualSpacing/>
              <w:jc w:val="both"/>
              <w:rPr>
                <w:rFonts w:ascii="Gill Sans MT" w:hAnsi="Gill Sans MT"/>
                <w:sz w:val="20"/>
              </w:rPr>
            </w:pPr>
          </w:p>
        </w:tc>
        <w:tc>
          <w:tcPr>
            <w:tcW w:w="1630" w:type="dxa"/>
            <w:gridSpan w:val="2"/>
          </w:tcPr>
          <w:p w14:paraId="3EC23DF4" w14:textId="77777777" w:rsidR="008B5DEC" w:rsidRPr="00BE068B" w:rsidRDefault="008B5DEC" w:rsidP="00C67ECD">
            <w:pPr>
              <w:contextualSpacing/>
              <w:jc w:val="both"/>
              <w:rPr>
                <w:rFonts w:ascii="Gill Sans MT" w:hAnsi="Gill Sans MT"/>
                <w:sz w:val="20"/>
              </w:rPr>
            </w:pPr>
          </w:p>
        </w:tc>
        <w:tc>
          <w:tcPr>
            <w:tcW w:w="1250" w:type="dxa"/>
          </w:tcPr>
          <w:p w14:paraId="0C2A5E32" w14:textId="77777777" w:rsidR="008B5DEC" w:rsidRPr="00BE068B" w:rsidRDefault="008B5DEC" w:rsidP="000F5C1F">
            <w:pPr>
              <w:ind w:right="414"/>
              <w:contextualSpacing/>
              <w:jc w:val="both"/>
              <w:rPr>
                <w:rFonts w:ascii="Gill Sans MT" w:hAnsi="Gill Sans MT"/>
                <w:sz w:val="20"/>
              </w:rPr>
            </w:pPr>
          </w:p>
        </w:tc>
      </w:tr>
      <w:tr w:rsidR="008B5DEC" w:rsidRPr="00BE068B" w14:paraId="36F4EA66" w14:textId="506C5BC3" w:rsidTr="008B5DEC">
        <w:trPr>
          <w:trHeight w:val="20"/>
        </w:trPr>
        <w:tc>
          <w:tcPr>
            <w:tcW w:w="797" w:type="dxa"/>
          </w:tcPr>
          <w:p w14:paraId="2060A7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4</w:t>
            </w:r>
          </w:p>
        </w:tc>
        <w:tc>
          <w:tcPr>
            <w:tcW w:w="1752" w:type="dxa"/>
          </w:tcPr>
          <w:p w14:paraId="1ED096EB" w14:textId="77777777" w:rsidR="008B5DEC" w:rsidRPr="00BE068B" w:rsidRDefault="008B5DEC" w:rsidP="00C67ECD">
            <w:pPr>
              <w:contextualSpacing/>
              <w:jc w:val="both"/>
              <w:rPr>
                <w:rFonts w:ascii="Gill Sans MT" w:hAnsi="Gill Sans MT"/>
                <w:sz w:val="20"/>
              </w:rPr>
            </w:pPr>
          </w:p>
        </w:tc>
        <w:tc>
          <w:tcPr>
            <w:tcW w:w="1912" w:type="dxa"/>
          </w:tcPr>
          <w:p w14:paraId="554B3AE4" w14:textId="77777777" w:rsidR="008B5DEC" w:rsidRPr="00BE068B" w:rsidRDefault="008B5DEC" w:rsidP="00C67ECD">
            <w:pPr>
              <w:contextualSpacing/>
              <w:jc w:val="both"/>
              <w:rPr>
                <w:rFonts w:ascii="Gill Sans MT" w:hAnsi="Gill Sans MT"/>
                <w:sz w:val="20"/>
              </w:rPr>
            </w:pPr>
          </w:p>
        </w:tc>
        <w:tc>
          <w:tcPr>
            <w:tcW w:w="1430" w:type="dxa"/>
          </w:tcPr>
          <w:p w14:paraId="3F41FE61" w14:textId="77777777" w:rsidR="008B5DEC" w:rsidRPr="00BE068B" w:rsidRDefault="008B5DEC" w:rsidP="00C67ECD">
            <w:pPr>
              <w:contextualSpacing/>
              <w:jc w:val="both"/>
              <w:rPr>
                <w:rFonts w:ascii="Gill Sans MT" w:hAnsi="Gill Sans MT"/>
                <w:sz w:val="20"/>
              </w:rPr>
            </w:pPr>
          </w:p>
        </w:tc>
        <w:tc>
          <w:tcPr>
            <w:tcW w:w="1630" w:type="dxa"/>
            <w:gridSpan w:val="2"/>
          </w:tcPr>
          <w:p w14:paraId="7F010DE4" w14:textId="77777777" w:rsidR="008B5DEC" w:rsidRPr="00BE068B" w:rsidRDefault="008B5DEC" w:rsidP="00C67ECD">
            <w:pPr>
              <w:contextualSpacing/>
              <w:jc w:val="both"/>
              <w:rPr>
                <w:rFonts w:ascii="Gill Sans MT" w:hAnsi="Gill Sans MT"/>
                <w:sz w:val="20"/>
              </w:rPr>
            </w:pPr>
          </w:p>
        </w:tc>
        <w:tc>
          <w:tcPr>
            <w:tcW w:w="1260" w:type="dxa"/>
            <w:gridSpan w:val="2"/>
          </w:tcPr>
          <w:p w14:paraId="68091923" w14:textId="77777777" w:rsidR="008B5DEC" w:rsidRPr="00BE068B" w:rsidRDefault="008B5DEC" w:rsidP="000F5C1F">
            <w:pPr>
              <w:ind w:right="414"/>
              <w:contextualSpacing/>
              <w:jc w:val="both"/>
              <w:rPr>
                <w:rFonts w:ascii="Gill Sans MT" w:hAnsi="Gill Sans MT"/>
                <w:sz w:val="20"/>
              </w:rPr>
            </w:pPr>
          </w:p>
        </w:tc>
      </w:tr>
      <w:tr w:rsidR="008B5DEC" w:rsidRPr="00BE068B" w14:paraId="2E23CB1B" w14:textId="401630A0" w:rsidTr="008B5DEC">
        <w:trPr>
          <w:gridAfter w:val="1"/>
          <w:wAfter w:w="10" w:type="dxa"/>
          <w:trHeight w:val="20"/>
        </w:trPr>
        <w:tc>
          <w:tcPr>
            <w:tcW w:w="797" w:type="dxa"/>
          </w:tcPr>
          <w:p w14:paraId="6CD12275"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5</w:t>
            </w:r>
          </w:p>
        </w:tc>
        <w:tc>
          <w:tcPr>
            <w:tcW w:w="1752" w:type="dxa"/>
          </w:tcPr>
          <w:p w14:paraId="32CF5EC3" w14:textId="77777777" w:rsidR="008B5DEC" w:rsidRPr="00BE068B" w:rsidRDefault="008B5DEC" w:rsidP="00C67ECD">
            <w:pPr>
              <w:contextualSpacing/>
              <w:jc w:val="both"/>
              <w:rPr>
                <w:rFonts w:ascii="Gill Sans MT" w:hAnsi="Gill Sans MT"/>
                <w:sz w:val="20"/>
              </w:rPr>
            </w:pPr>
          </w:p>
        </w:tc>
        <w:tc>
          <w:tcPr>
            <w:tcW w:w="1912" w:type="dxa"/>
          </w:tcPr>
          <w:p w14:paraId="3C486038" w14:textId="77777777" w:rsidR="008B5DEC" w:rsidRPr="00BE068B" w:rsidRDefault="008B5DEC" w:rsidP="00C67ECD">
            <w:pPr>
              <w:contextualSpacing/>
              <w:jc w:val="both"/>
              <w:rPr>
                <w:rFonts w:ascii="Gill Sans MT" w:hAnsi="Gill Sans MT"/>
                <w:sz w:val="20"/>
              </w:rPr>
            </w:pPr>
          </w:p>
        </w:tc>
        <w:tc>
          <w:tcPr>
            <w:tcW w:w="1430" w:type="dxa"/>
          </w:tcPr>
          <w:p w14:paraId="671D0EB1" w14:textId="77777777" w:rsidR="008B5DEC" w:rsidRPr="00BE068B" w:rsidRDefault="008B5DEC" w:rsidP="00C67ECD">
            <w:pPr>
              <w:contextualSpacing/>
              <w:jc w:val="both"/>
              <w:rPr>
                <w:rFonts w:ascii="Gill Sans MT" w:hAnsi="Gill Sans MT"/>
                <w:sz w:val="20"/>
              </w:rPr>
            </w:pPr>
          </w:p>
        </w:tc>
        <w:tc>
          <w:tcPr>
            <w:tcW w:w="1630" w:type="dxa"/>
            <w:gridSpan w:val="2"/>
          </w:tcPr>
          <w:p w14:paraId="2CFED8A8" w14:textId="77777777" w:rsidR="008B5DEC" w:rsidRPr="00BE068B" w:rsidRDefault="008B5DEC" w:rsidP="00C67ECD">
            <w:pPr>
              <w:contextualSpacing/>
              <w:jc w:val="both"/>
              <w:rPr>
                <w:rFonts w:ascii="Gill Sans MT" w:hAnsi="Gill Sans MT"/>
                <w:sz w:val="20"/>
              </w:rPr>
            </w:pPr>
          </w:p>
        </w:tc>
        <w:tc>
          <w:tcPr>
            <w:tcW w:w="1250" w:type="dxa"/>
          </w:tcPr>
          <w:p w14:paraId="2E544CF5" w14:textId="77777777" w:rsidR="008B5DEC" w:rsidRPr="00BE068B" w:rsidRDefault="008B5DEC" w:rsidP="000F5C1F">
            <w:pPr>
              <w:ind w:right="414"/>
              <w:contextualSpacing/>
              <w:jc w:val="both"/>
              <w:rPr>
                <w:rFonts w:ascii="Gill Sans MT" w:hAnsi="Gill Sans MT"/>
                <w:sz w:val="20"/>
              </w:rPr>
            </w:pPr>
          </w:p>
        </w:tc>
      </w:tr>
      <w:tr w:rsidR="008B5DEC" w:rsidRPr="00BE068B" w14:paraId="0BC7E26F" w14:textId="73191CE1" w:rsidTr="008B5DEC">
        <w:trPr>
          <w:gridAfter w:val="1"/>
          <w:wAfter w:w="10" w:type="dxa"/>
          <w:trHeight w:val="20"/>
        </w:trPr>
        <w:tc>
          <w:tcPr>
            <w:tcW w:w="797" w:type="dxa"/>
          </w:tcPr>
          <w:p w14:paraId="2E33942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6</w:t>
            </w:r>
          </w:p>
        </w:tc>
        <w:tc>
          <w:tcPr>
            <w:tcW w:w="1752" w:type="dxa"/>
          </w:tcPr>
          <w:p w14:paraId="587D2F6F" w14:textId="77777777" w:rsidR="008B5DEC" w:rsidRPr="00BE068B" w:rsidRDefault="008B5DEC" w:rsidP="00C67ECD">
            <w:pPr>
              <w:contextualSpacing/>
              <w:jc w:val="both"/>
              <w:rPr>
                <w:rFonts w:ascii="Gill Sans MT" w:hAnsi="Gill Sans MT"/>
                <w:sz w:val="20"/>
              </w:rPr>
            </w:pPr>
          </w:p>
        </w:tc>
        <w:tc>
          <w:tcPr>
            <w:tcW w:w="1912" w:type="dxa"/>
          </w:tcPr>
          <w:p w14:paraId="7A937B2F" w14:textId="77777777" w:rsidR="008B5DEC" w:rsidRPr="00BE068B" w:rsidRDefault="008B5DEC" w:rsidP="00C67ECD">
            <w:pPr>
              <w:contextualSpacing/>
              <w:jc w:val="both"/>
              <w:rPr>
                <w:rFonts w:ascii="Gill Sans MT" w:hAnsi="Gill Sans MT"/>
                <w:sz w:val="20"/>
              </w:rPr>
            </w:pPr>
          </w:p>
        </w:tc>
        <w:tc>
          <w:tcPr>
            <w:tcW w:w="1430" w:type="dxa"/>
          </w:tcPr>
          <w:p w14:paraId="304F6081" w14:textId="77777777" w:rsidR="008B5DEC" w:rsidRPr="00BE068B" w:rsidRDefault="008B5DEC" w:rsidP="00C67ECD">
            <w:pPr>
              <w:contextualSpacing/>
              <w:jc w:val="both"/>
              <w:rPr>
                <w:rFonts w:ascii="Gill Sans MT" w:hAnsi="Gill Sans MT"/>
                <w:sz w:val="20"/>
              </w:rPr>
            </w:pPr>
          </w:p>
        </w:tc>
        <w:tc>
          <w:tcPr>
            <w:tcW w:w="1630" w:type="dxa"/>
            <w:gridSpan w:val="2"/>
          </w:tcPr>
          <w:p w14:paraId="39AC59A6" w14:textId="77777777" w:rsidR="008B5DEC" w:rsidRPr="00BE068B" w:rsidRDefault="008B5DEC" w:rsidP="00C67ECD">
            <w:pPr>
              <w:contextualSpacing/>
              <w:jc w:val="both"/>
              <w:rPr>
                <w:rFonts w:ascii="Gill Sans MT" w:hAnsi="Gill Sans MT"/>
                <w:sz w:val="20"/>
              </w:rPr>
            </w:pPr>
          </w:p>
        </w:tc>
        <w:tc>
          <w:tcPr>
            <w:tcW w:w="1250" w:type="dxa"/>
          </w:tcPr>
          <w:p w14:paraId="2575E7B0" w14:textId="77777777" w:rsidR="008B5DEC" w:rsidRPr="00BE068B" w:rsidRDefault="008B5DEC" w:rsidP="000F5C1F">
            <w:pPr>
              <w:ind w:right="414"/>
              <w:contextualSpacing/>
              <w:jc w:val="both"/>
              <w:rPr>
                <w:rFonts w:ascii="Gill Sans MT" w:hAnsi="Gill Sans MT"/>
                <w:sz w:val="20"/>
              </w:rPr>
            </w:pPr>
          </w:p>
        </w:tc>
      </w:tr>
      <w:tr w:rsidR="008B5DEC" w:rsidRPr="00BE068B" w14:paraId="3D0E363C" w14:textId="37461FD5" w:rsidTr="008B5DEC">
        <w:trPr>
          <w:gridAfter w:val="1"/>
          <w:wAfter w:w="10" w:type="dxa"/>
          <w:trHeight w:val="20"/>
        </w:trPr>
        <w:tc>
          <w:tcPr>
            <w:tcW w:w="797" w:type="dxa"/>
          </w:tcPr>
          <w:p w14:paraId="0E46614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7</w:t>
            </w:r>
          </w:p>
        </w:tc>
        <w:tc>
          <w:tcPr>
            <w:tcW w:w="1752" w:type="dxa"/>
          </w:tcPr>
          <w:p w14:paraId="4B1FDC16" w14:textId="77777777" w:rsidR="008B5DEC" w:rsidRPr="00BE068B" w:rsidRDefault="008B5DEC" w:rsidP="00C67ECD">
            <w:pPr>
              <w:contextualSpacing/>
              <w:jc w:val="both"/>
              <w:rPr>
                <w:rFonts w:ascii="Gill Sans MT" w:hAnsi="Gill Sans MT"/>
                <w:sz w:val="20"/>
              </w:rPr>
            </w:pPr>
          </w:p>
        </w:tc>
        <w:tc>
          <w:tcPr>
            <w:tcW w:w="1912" w:type="dxa"/>
          </w:tcPr>
          <w:p w14:paraId="51485432" w14:textId="77777777" w:rsidR="008B5DEC" w:rsidRPr="00BE068B" w:rsidRDefault="008B5DEC" w:rsidP="00C67ECD">
            <w:pPr>
              <w:contextualSpacing/>
              <w:jc w:val="both"/>
              <w:rPr>
                <w:rFonts w:ascii="Gill Sans MT" w:hAnsi="Gill Sans MT"/>
                <w:sz w:val="20"/>
              </w:rPr>
            </w:pPr>
          </w:p>
        </w:tc>
        <w:tc>
          <w:tcPr>
            <w:tcW w:w="1430" w:type="dxa"/>
          </w:tcPr>
          <w:p w14:paraId="62833C38" w14:textId="77777777" w:rsidR="008B5DEC" w:rsidRPr="00BE068B" w:rsidRDefault="008B5DEC" w:rsidP="00C67ECD">
            <w:pPr>
              <w:contextualSpacing/>
              <w:jc w:val="both"/>
              <w:rPr>
                <w:rFonts w:ascii="Gill Sans MT" w:hAnsi="Gill Sans MT"/>
                <w:sz w:val="20"/>
              </w:rPr>
            </w:pPr>
          </w:p>
        </w:tc>
        <w:tc>
          <w:tcPr>
            <w:tcW w:w="1630" w:type="dxa"/>
            <w:gridSpan w:val="2"/>
          </w:tcPr>
          <w:p w14:paraId="7C5BC7C7" w14:textId="77777777" w:rsidR="008B5DEC" w:rsidRPr="00BE068B" w:rsidRDefault="008B5DEC" w:rsidP="00C67ECD">
            <w:pPr>
              <w:contextualSpacing/>
              <w:jc w:val="both"/>
              <w:rPr>
                <w:rFonts w:ascii="Gill Sans MT" w:hAnsi="Gill Sans MT"/>
                <w:sz w:val="20"/>
              </w:rPr>
            </w:pPr>
          </w:p>
        </w:tc>
        <w:tc>
          <w:tcPr>
            <w:tcW w:w="1250" w:type="dxa"/>
          </w:tcPr>
          <w:p w14:paraId="18400081" w14:textId="77777777" w:rsidR="008B5DEC" w:rsidRPr="00BE068B" w:rsidRDefault="008B5DEC" w:rsidP="000F5C1F">
            <w:pPr>
              <w:ind w:right="414"/>
              <w:contextualSpacing/>
              <w:jc w:val="both"/>
              <w:rPr>
                <w:rFonts w:ascii="Gill Sans MT" w:hAnsi="Gill Sans MT"/>
                <w:sz w:val="20"/>
              </w:rPr>
            </w:pPr>
          </w:p>
        </w:tc>
      </w:tr>
      <w:tr w:rsidR="008B5DEC" w:rsidRPr="00BE068B" w14:paraId="6707CB44" w14:textId="6A600B55" w:rsidTr="008B5DEC">
        <w:trPr>
          <w:gridAfter w:val="1"/>
          <w:wAfter w:w="10" w:type="dxa"/>
          <w:trHeight w:val="20"/>
        </w:trPr>
        <w:tc>
          <w:tcPr>
            <w:tcW w:w="797" w:type="dxa"/>
          </w:tcPr>
          <w:p w14:paraId="65436F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8</w:t>
            </w:r>
          </w:p>
        </w:tc>
        <w:tc>
          <w:tcPr>
            <w:tcW w:w="1752" w:type="dxa"/>
          </w:tcPr>
          <w:p w14:paraId="7B76645B" w14:textId="77777777" w:rsidR="008B5DEC" w:rsidRPr="00BE068B" w:rsidRDefault="008B5DEC" w:rsidP="00C67ECD">
            <w:pPr>
              <w:contextualSpacing/>
              <w:jc w:val="both"/>
              <w:rPr>
                <w:rFonts w:ascii="Gill Sans MT" w:hAnsi="Gill Sans MT"/>
                <w:sz w:val="20"/>
              </w:rPr>
            </w:pPr>
          </w:p>
        </w:tc>
        <w:tc>
          <w:tcPr>
            <w:tcW w:w="1912" w:type="dxa"/>
          </w:tcPr>
          <w:p w14:paraId="5A350533" w14:textId="77777777" w:rsidR="008B5DEC" w:rsidRPr="00BE068B" w:rsidRDefault="008B5DEC" w:rsidP="00C67ECD">
            <w:pPr>
              <w:contextualSpacing/>
              <w:jc w:val="both"/>
              <w:rPr>
                <w:rFonts w:ascii="Gill Sans MT" w:hAnsi="Gill Sans MT"/>
                <w:sz w:val="20"/>
              </w:rPr>
            </w:pPr>
          </w:p>
        </w:tc>
        <w:tc>
          <w:tcPr>
            <w:tcW w:w="1430" w:type="dxa"/>
          </w:tcPr>
          <w:p w14:paraId="1C7A5A8A" w14:textId="77777777" w:rsidR="008B5DEC" w:rsidRPr="00BE068B" w:rsidRDefault="008B5DEC" w:rsidP="00C67ECD">
            <w:pPr>
              <w:contextualSpacing/>
              <w:jc w:val="both"/>
              <w:rPr>
                <w:rFonts w:ascii="Gill Sans MT" w:hAnsi="Gill Sans MT"/>
                <w:sz w:val="20"/>
              </w:rPr>
            </w:pPr>
          </w:p>
        </w:tc>
        <w:tc>
          <w:tcPr>
            <w:tcW w:w="1630" w:type="dxa"/>
            <w:gridSpan w:val="2"/>
          </w:tcPr>
          <w:p w14:paraId="31CC1A5E" w14:textId="77777777" w:rsidR="008B5DEC" w:rsidRPr="00BE068B" w:rsidRDefault="008B5DEC" w:rsidP="00C67ECD">
            <w:pPr>
              <w:contextualSpacing/>
              <w:jc w:val="both"/>
              <w:rPr>
                <w:rFonts w:ascii="Gill Sans MT" w:hAnsi="Gill Sans MT"/>
                <w:sz w:val="20"/>
              </w:rPr>
            </w:pPr>
          </w:p>
        </w:tc>
        <w:tc>
          <w:tcPr>
            <w:tcW w:w="1250" w:type="dxa"/>
          </w:tcPr>
          <w:p w14:paraId="019FBE1C" w14:textId="77777777" w:rsidR="008B5DEC" w:rsidRPr="00BE068B" w:rsidRDefault="008B5DEC" w:rsidP="000F5C1F">
            <w:pPr>
              <w:ind w:right="414"/>
              <w:contextualSpacing/>
              <w:jc w:val="both"/>
              <w:rPr>
                <w:rFonts w:ascii="Gill Sans MT" w:hAnsi="Gill Sans MT"/>
                <w:sz w:val="20"/>
              </w:rPr>
            </w:pPr>
          </w:p>
        </w:tc>
      </w:tr>
      <w:tr w:rsidR="008B5DEC" w:rsidRPr="00BE068B" w14:paraId="7B834DF0" w14:textId="684CDFCF" w:rsidTr="008B5DEC">
        <w:trPr>
          <w:gridAfter w:val="1"/>
          <w:wAfter w:w="10" w:type="dxa"/>
          <w:trHeight w:val="20"/>
        </w:trPr>
        <w:tc>
          <w:tcPr>
            <w:tcW w:w="797" w:type="dxa"/>
          </w:tcPr>
          <w:p w14:paraId="310DDA7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9</w:t>
            </w:r>
          </w:p>
        </w:tc>
        <w:tc>
          <w:tcPr>
            <w:tcW w:w="1752" w:type="dxa"/>
          </w:tcPr>
          <w:p w14:paraId="5D3FC5C1" w14:textId="77777777" w:rsidR="008B5DEC" w:rsidRPr="00BE068B" w:rsidRDefault="008B5DEC" w:rsidP="00C67ECD">
            <w:pPr>
              <w:contextualSpacing/>
              <w:jc w:val="both"/>
              <w:rPr>
                <w:rFonts w:ascii="Gill Sans MT" w:hAnsi="Gill Sans MT"/>
                <w:sz w:val="20"/>
              </w:rPr>
            </w:pPr>
          </w:p>
        </w:tc>
        <w:tc>
          <w:tcPr>
            <w:tcW w:w="1912" w:type="dxa"/>
          </w:tcPr>
          <w:p w14:paraId="2F507DCC" w14:textId="77777777" w:rsidR="008B5DEC" w:rsidRPr="00BE068B" w:rsidRDefault="008B5DEC" w:rsidP="00C67ECD">
            <w:pPr>
              <w:contextualSpacing/>
              <w:jc w:val="both"/>
              <w:rPr>
                <w:rFonts w:ascii="Gill Sans MT" w:hAnsi="Gill Sans MT"/>
                <w:sz w:val="20"/>
              </w:rPr>
            </w:pPr>
          </w:p>
        </w:tc>
        <w:tc>
          <w:tcPr>
            <w:tcW w:w="1430" w:type="dxa"/>
          </w:tcPr>
          <w:p w14:paraId="40A8DF4B" w14:textId="77777777" w:rsidR="008B5DEC" w:rsidRPr="00BE068B" w:rsidRDefault="008B5DEC" w:rsidP="00C67ECD">
            <w:pPr>
              <w:contextualSpacing/>
              <w:jc w:val="both"/>
              <w:rPr>
                <w:rFonts w:ascii="Gill Sans MT" w:hAnsi="Gill Sans MT"/>
                <w:sz w:val="20"/>
              </w:rPr>
            </w:pPr>
          </w:p>
        </w:tc>
        <w:tc>
          <w:tcPr>
            <w:tcW w:w="1630" w:type="dxa"/>
            <w:gridSpan w:val="2"/>
          </w:tcPr>
          <w:p w14:paraId="20BA262A" w14:textId="77777777" w:rsidR="008B5DEC" w:rsidRPr="00BE068B" w:rsidRDefault="008B5DEC" w:rsidP="00C67ECD">
            <w:pPr>
              <w:contextualSpacing/>
              <w:jc w:val="both"/>
              <w:rPr>
                <w:rFonts w:ascii="Gill Sans MT" w:hAnsi="Gill Sans MT"/>
                <w:sz w:val="20"/>
              </w:rPr>
            </w:pPr>
          </w:p>
        </w:tc>
        <w:tc>
          <w:tcPr>
            <w:tcW w:w="1250" w:type="dxa"/>
          </w:tcPr>
          <w:p w14:paraId="6832E569" w14:textId="77777777" w:rsidR="008B5DEC" w:rsidRPr="00BE068B" w:rsidRDefault="008B5DEC" w:rsidP="000F5C1F">
            <w:pPr>
              <w:ind w:right="414"/>
              <w:contextualSpacing/>
              <w:jc w:val="both"/>
              <w:rPr>
                <w:rFonts w:ascii="Gill Sans MT" w:hAnsi="Gill Sans MT"/>
                <w:sz w:val="20"/>
              </w:rPr>
            </w:pPr>
          </w:p>
        </w:tc>
      </w:tr>
      <w:tr w:rsidR="008B5DEC" w:rsidRPr="00BE068B" w14:paraId="1BD69138" w14:textId="0397D0F4" w:rsidTr="008B5DEC">
        <w:trPr>
          <w:gridAfter w:val="1"/>
          <w:wAfter w:w="10" w:type="dxa"/>
          <w:trHeight w:val="20"/>
        </w:trPr>
        <w:tc>
          <w:tcPr>
            <w:tcW w:w="797" w:type="dxa"/>
          </w:tcPr>
          <w:p w14:paraId="7751E54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10</w:t>
            </w:r>
          </w:p>
        </w:tc>
        <w:tc>
          <w:tcPr>
            <w:tcW w:w="1752" w:type="dxa"/>
          </w:tcPr>
          <w:p w14:paraId="7793CCF8" w14:textId="77777777" w:rsidR="008B5DEC" w:rsidRPr="00BE068B" w:rsidRDefault="008B5DEC" w:rsidP="00C67ECD">
            <w:pPr>
              <w:contextualSpacing/>
              <w:jc w:val="both"/>
              <w:rPr>
                <w:rFonts w:ascii="Gill Sans MT" w:hAnsi="Gill Sans MT"/>
                <w:sz w:val="20"/>
              </w:rPr>
            </w:pPr>
          </w:p>
        </w:tc>
        <w:tc>
          <w:tcPr>
            <w:tcW w:w="1912" w:type="dxa"/>
          </w:tcPr>
          <w:p w14:paraId="3E3803C6" w14:textId="77777777" w:rsidR="008B5DEC" w:rsidRPr="00BE068B" w:rsidRDefault="008B5DEC" w:rsidP="00C67ECD">
            <w:pPr>
              <w:contextualSpacing/>
              <w:jc w:val="both"/>
              <w:rPr>
                <w:rFonts w:ascii="Gill Sans MT" w:hAnsi="Gill Sans MT"/>
                <w:sz w:val="20"/>
              </w:rPr>
            </w:pPr>
          </w:p>
        </w:tc>
        <w:tc>
          <w:tcPr>
            <w:tcW w:w="1430" w:type="dxa"/>
          </w:tcPr>
          <w:p w14:paraId="580D1452" w14:textId="77777777" w:rsidR="008B5DEC" w:rsidRPr="00BE068B" w:rsidRDefault="008B5DEC" w:rsidP="00C67ECD">
            <w:pPr>
              <w:contextualSpacing/>
              <w:jc w:val="both"/>
              <w:rPr>
                <w:rFonts w:ascii="Gill Sans MT" w:hAnsi="Gill Sans MT"/>
                <w:sz w:val="20"/>
              </w:rPr>
            </w:pPr>
          </w:p>
        </w:tc>
        <w:tc>
          <w:tcPr>
            <w:tcW w:w="1630" w:type="dxa"/>
            <w:gridSpan w:val="2"/>
          </w:tcPr>
          <w:p w14:paraId="3E85C81F" w14:textId="77777777" w:rsidR="008B5DEC" w:rsidRPr="00BE068B" w:rsidRDefault="008B5DEC" w:rsidP="00C67ECD">
            <w:pPr>
              <w:contextualSpacing/>
              <w:jc w:val="both"/>
              <w:rPr>
                <w:rFonts w:ascii="Gill Sans MT" w:hAnsi="Gill Sans MT"/>
                <w:sz w:val="20"/>
              </w:rPr>
            </w:pPr>
          </w:p>
        </w:tc>
        <w:tc>
          <w:tcPr>
            <w:tcW w:w="1250" w:type="dxa"/>
          </w:tcPr>
          <w:p w14:paraId="7237D204" w14:textId="77777777" w:rsidR="008B5DEC" w:rsidRPr="00BE068B" w:rsidRDefault="008B5DEC" w:rsidP="000F5C1F">
            <w:pPr>
              <w:ind w:right="414"/>
              <w:contextualSpacing/>
              <w:jc w:val="both"/>
              <w:rPr>
                <w:rFonts w:ascii="Gill Sans MT" w:hAnsi="Gill Sans MT"/>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rsidRPr="00BE068B" w14:paraId="5A154781" w14:textId="77777777" w:rsidTr="000F5C1F">
        <w:tc>
          <w:tcPr>
            <w:tcW w:w="3528" w:type="dxa"/>
          </w:tcPr>
          <w:p w14:paraId="2A99671B" w14:textId="77777777" w:rsidR="000F5C1F" w:rsidRPr="00BE068B" w:rsidRDefault="000F5C1F" w:rsidP="000F5C1F">
            <w:pPr>
              <w:contextualSpacing/>
              <w:rPr>
                <w:rFonts w:ascii="Gill Sans MT" w:eastAsia="SimSun" w:hAnsi="Gill Sans MT"/>
              </w:rPr>
            </w:pPr>
            <w:r w:rsidRPr="00BE068B">
              <w:rPr>
                <w:rFonts w:ascii="Gill Sans MT" w:hAnsi="Gill Sans MT" w:cs="Times New Roman"/>
                <w:b/>
                <w:sz w:val="20"/>
              </w:rPr>
              <w:t>Likelihood scale 122</w:t>
            </w:r>
          </w:p>
        </w:tc>
      </w:tr>
      <w:tr w:rsidR="000F5C1F" w:rsidRPr="00BE068B" w14:paraId="5848478E" w14:textId="77777777" w:rsidTr="000F5C1F">
        <w:tc>
          <w:tcPr>
            <w:tcW w:w="3528" w:type="dxa"/>
          </w:tcPr>
          <w:p w14:paraId="7D6511C0"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2966F68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6E0D462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0E4A2D14"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4EB00E23"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531B458E" w14:textId="77777777" w:rsidR="000F5C1F" w:rsidRPr="00BE068B" w:rsidRDefault="000F5C1F" w:rsidP="000F5C1F">
            <w:pPr>
              <w:contextualSpacing/>
              <w:rPr>
                <w:rFonts w:ascii="Gill Sans MT" w:hAnsi="Gill Sans MT" w:cs="Times New Roman"/>
                <w:b/>
                <w:sz w:val="20"/>
              </w:rPr>
            </w:pPr>
            <w:r w:rsidRPr="00BE068B">
              <w:rPr>
                <w:rFonts w:ascii="Gill Sans MT" w:hAnsi="Gill Sans MT" w:cs="Times New Roman"/>
                <w:sz w:val="20"/>
              </w:rPr>
              <w:t>7=Prefer not to answer</w:t>
            </w:r>
          </w:p>
        </w:tc>
      </w:tr>
    </w:tbl>
    <w:p w14:paraId="42388C50" w14:textId="77777777" w:rsidR="00C67ECD" w:rsidRPr="00BE068B" w:rsidRDefault="00C67ECD" w:rsidP="00F7697D">
      <w:pPr>
        <w:spacing w:after="0" w:line="240" w:lineRule="auto"/>
        <w:contextualSpacing/>
        <w:rPr>
          <w:rFonts w:ascii="Gill Sans MT" w:eastAsia="SimSun" w:hAnsi="Gill Sans MT"/>
        </w:rPr>
      </w:pPr>
    </w:p>
    <w:p w14:paraId="0E6BBF1E" w14:textId="77777777" w:rsidR="00C67ECD" w:rsidRPr="00BE068B" w:rsidRDefault="00C67ECD" w:rsidP="00F7697D">
      <w:pPr>
        <w:spacing w:after="0" w:line="240" w:lineRule="auto"/>
        <w:contextualSpacing/>
        <w:rPr>
          <w:rFonts w:ascii="Gill Sans MT" w:eastAsia="SimSun" w:hAnsi="Gill Sans MT"/>
        </w:rPr>
      </w:pPr>
    </w:p>
    <w:p w14:paraId="568FA482" w14:textId="77777777" w:rsidR="00C67ECD" w:rsidRPr="00BE068B" w:rsidRDefault="00C67ECD" w:rsidP="00F7697D">
      <w:pPr>
        <w:spacing w:after="0" w:line="240" w:lineRule="auto"/>
        <w:contextualSpacing/>
        <w:rPr>
          <w:rFonts w:ascii="Gill Sans MT" w:eastAsia="SimSun" w:hAnsi="Gill Sans MT"/>
        </w:rPr>
      </w:pPr>
    </w:p>
    <w:p w14:paraId="1E2B066E" w14:textId="77777777" w:rsidR="00C67ECD" w:rsidRPr="00BE068B" w:rsidRDefault="00C67ECD" w:rsidP="00F7697D">
      <w:pPr>
        <w:spacing w:after="0" w:line="240" w:lineRule="auto"/>
        <w:contextualSpacing/>
        <w:rPr>
          <w:rFonts w:ascii="Gill Sans MT" w:eastAsia="SimSun" w:hAnsi="Gill Sans MT"/>
        </w:rPr>
      </w:pPr>
    </w:p>
    <w:p w14:paraId="73A273FD" w14:textId="77777777" w:rsidR="00C67ECD" w:rsidRPr="00BE068B" w:rsidRDefault="00C67ECD" w:rsidP="00F7697D">
      <w:pPr>
        <w:spacing w:after="0" w:line="240" w:lineRule="auto"/>
        <w:contextualSpacing/>
        <w:rPr>
          <w:rFonts w:ascii="Gill Sans MT" w:eastAsia="SimSun" w:hAnsi="Gill Sans MT"/>
        </w:rPr>
      </w:pPr>
    </w:p>
    <w:p w14:paraId="3A489C6F" w14:textId="77777777" w:rsidR="00C67ECD" w:rsidRPr="00BE068B" w:rsidRDefault="00C67ECD" w:rsidP="00F7697D">
      <w:pPr>
        <w:spacing w:after="0" w:line="240" w:lineRule="auto"/>
        <w:contextualSpacing/>
        <w:rPr>
          <w:rFonts w:ascii="Gill Sans MT" w:eastAsia="SimSun" w:hAnsi="Gill Sans MT"/>
        </w:rPr>
      </w:pPr>
    </w:p>
    <w:p w14:paraId="0EA61AFB" w14:textId="77777777" w:rsidR="00C67ECD" w:rsidRPr="00BE068B" w:rsidRDefault="00C67ECD" w:rsidP="00F7697D">
      <w:pPr>
        <w:spacing w:after="0" w:line="240" w:lineRule="auto"/>
        <w:contextualSpacing/>
        <w:rPr>
          <w:rFonts w:ascii="Gill Sans MT" w:eastAsia="SimSun" w:hAnsi="Gill Sans MT"/>
        </w:rPr>
      </w:pPr>
    </w:p>
    <w:p w14:paraId="1565BBB2" w14:textId="77777777" w:rsidR="00C67ECD" w:rsidRPr="00BE068B" w:rsidRDefault="00C67ECD" w:rsidP="00F7697D">
      <w:pPr>
        <w:spacing w:after="0" w:line="240" w:lineRule="auto"/>
        <w:contextualSpacing/>
        <w:rPr>
          <w:rFonts w:ascii="Gill Sans MT" w:eastAsia="SimSun" w:hAnsi="Gill Sans MT"/>
        </w:rPr>
      </w:pPr>
    </w:p>
    <w:p w14:paraId="7ADE4B17" w14:textId="77777777" w:rsidR="00C67ECD" w:rsidRPr="00BE068B" w:rsidRDefault="00C67ECD" w:rsidP="00F7697D">
      <w:pPr>
        <w:spacing w:after="0" w:line="240" w:lineRule="auto"/>
        <w:contextualSpacing/>
        <w:rPr>
          <w:rFonts w:ascii="Gill Sans MT" w:eastAsia="SimSun" w:hAnsi="Gill Sans MT"/>
        </w:rPr>
      </w:pPr>
    </w:p>
    <w:p w14:paraId="3CF3B0BC" w14:textId="77777777" w:rsidR="00C67ECD" w:rsidRPr="00BE068B" w:rsidRDefault="00C67ECD" w:rsidP="00F7697D">
      <w:pPr>
        <w:spacing w:after="0" w:line="240" w:lineRule="auto"/>
        <w:contextualSpacing/>
        <w:rPr>
          <w:rFonts w:ascii="Gill Sans MT" w:eastAsia="SimSun" w:hAnsi="Gill Sans MT"/>
        </w:rPr>
      </w:pPr>
    </w:p>
    <w:p w14:paraId="6BCFEE0B" w14:textId="77777777" w:rsidR="00C67ECD" w:rsidRPr="00BE068B" w:rsidRDefault="00C67ECD" w:rsidP="00F7697D">
      <w:pPr>
        <w:spacing w:after="0" w:line="240" w:lineRule="auto"/>
        <w:contextualSpacing/>
        <w:rPr>
          <w:rFonts w:ascii="Gill Sans MT" w:eastAsia="SimSun" w:hAnsi="Gill Sans MT"/>
        </w:rPr>
      </w:pPr>
    </w:p>
    <w:p w14:paraId="22EBFC5B" w14:textId="77777777" w:rsidR="00C67ECD" w:rsidRPr="00BE068B" w:rsidRDefault="00C67ECD" w:rsidP="00F7697D">
      <w:pPr>
        <w:spacing w:after="0" w:line="240" w:lineRule="auto"/>
        <w:contextualSpacing/>
        <w:rPr>
          <w:rFonts w:ascii="Gill Sans MT" w:eastAsia="SimSun" w:hAnsi="Gill Sans MT"/>
        </w:rPr>
      </w:pPr>
    </w:p>
    <w:p w14:paraId="523CF950" w14:textId="77777777" w:rsidR="00C67ECD" w:rsidRPr="00BE068B" w:rsidRDefault="00C67ECD" w:rsidP="00F7697D">
      <w:pPr>
        <w:spacing w:after="0" w:line="240" w:lineRule="auto"/>
        <w:contextualSpacing/>
        <w:rPr>
          <w:rFonts w:ascii="Gill Sans MT" w:eastAsia="SimSun" w:hAnsi="Gill Sans MT"/>
        </w:rPr>
      </w:pPr>
    </w:p>
    <w:p w14:paraId="08354C21" w14:textId="77777777" w:rsidR="00C67ECD" w:rsidRPr="00BE068B" w:rsidRDefault="00C67ECD" w:rsidP="00F7697D">
      <w:pPr>
        <w:spacing w:after="0" w:line="240" w:lineRule="auto"/>
        <w:contextualSpacing/>
        <w:rPr>
          <w:rFonts w:ascii="Gill Sans MT" w:eastAsia="SimSun" w:hAnsi="Gill Sans MT"/>
        </w:rPr>
      </w:pPr>
    </w:p>
    <w:p w14:paraId="7FB64E33" w14:textId="77777777" w:rsidR="00C67ECD" w:rsidRPr="00BE068B" w:rsidRDefault="00C67ECD" w:rsidP="00F7697D">
      <w:pPr>
        <w:spacing w:after="0" w:line="240" w:lineRule="auto"/>
        <w:contextualSpacing/>
        <w:rPr>
          <w:rFonts w:ascii="Gill Sans MT" w:eastAsia="SimSun" w:hAnsi="Gill Sans MT"/>
        </w:rPr>
      </w:pPr>
    </w:p>
    <w:p w14:paraId="0FE2EDEC" w14:textId="77777777" w:rsidR="00C67ECD" w:rsidRPr="00BE068B" w:rsidRDefault="00C67ECD" w:rsidP="00F7697D">
      <w:pPr>
        <w:spacing w:after="0" w:line="240" w:lineRule="auto"/>
        <w:contextualSpacing/>
        <w:rPr>
          <w:rFonts w:ascii="Gill Sans MT" w:eastAsia="SimSun" w:hAnsi="Gill Sans MT"/>
        </w:rPr>
      </w:pPr>
    </w:p>
    <w:p w14:paraId="0FCE1FB9" w14:textId="77777777" w:rsidR="00C67ECD" w:rsidRPr="00BE068B" w:rsidRDefault="00C67ECD" w:rsidP="00F7697D">
      <w:pPr>
        <w:spacing w:after="0" w:line="240" w:lineRule="auto"/>
        <w:contextualSpacing/>
        <w:rPr>
          <w:rFonts w:ascii="Gill Sans MT" w:eastAsia="SimSun" w:hAnsi="Gill Sans MT"/>
        </w:rPr>
      </w:pPr>
    </w:p>
    <w:p w14:paraId="71A3BD64" w14:textId="77777777" w:rsidR="00C67ECD" w:rsidRPr="00BE068B" w:rsidRDefault="00C67ECD" w:rsidP="00F7697D">
      <w:pPr>
        <w:spacing w:after="0" w:line="240" w:lineRule="auto"/>
        <w:contextualSpacing/>
        <w:rPr>
          <w:rFonts w:ascii="Gill Sans MT" w:eastAsia="SimSun" w:hAnsi="Gill Sans MT"/>
        </w:rPr>
      </w:pPr>
    </w:p>
    <w:p w14:paraId="31A5A695" w14:textId="77777777" w:rsidR="00C67ECD" w:rsidRPr="00BE068B" w:rsidRDefault="00C67ECD" w:rsidP="00F7697D">
      <w:pPr>
        <w:spacing w:after="0" w:line="240" w:lineRule="auto"/>
        <w:contextualSpacing/>
        <w:rPr>
          <w:rFonts w:ascii="Gill Sans MT" w:eastAsia="SimSun" w:hAnsi="Gill Sans MT"/>
        </w:rPr>
      </w:pPr>
    </w:p>
    <w:p w14:paraId="3AF46258" w14:textId="77777777" w:rsidR="00C67ECD" w:rsidRPr="00BE068B" w:rsidRDefault="00C67ECD" w:rsidP="00F7697D">
      <w:pPr>
        <w:spacing w:after="0" w:line="240" w:lineRule="auto"/>
        <w:contextualSpacing/>
        <w:rPr>
          <w:rFonts w:ascii="Gill Sans MT" w:eastAsia="SimSun" w:hAnsi="Gill Sans MT"/>
        </w:rPr>
      </w:pPr>
    </w:p>
    <w:p w14:paraId="7A1876B7" w14:textId="31DBFDA4" w:rsidR="003C3B44" w:rsidRPr="001D470B" w:rsidRDefault="005E0051" w:rsidP="001D470B">
      <w:pPr>
        <w:spacing w:after="0" w:line="240" w:lineRule="auto"/>
        <w:rPr>
          <w:ins w:id="43" w:author="Aleta Haflett" w:date="2014-11-03T12:47:00Z"/>
          <w:rFonts w:ascii="Gill Sans MT" w:hAnsi="Gill Sans MT"/>
        </w:rPr>
      </w:pPr>
      <w:ins w:id="44" w:author="Aleta Haflett" w:date="2014-11-03T13:24:00Z">
        <w:r w:rsidRPr="00BE068B">
          <w:rPr>
            <w:rFonts w:ascii="Gill Sans MT" w:hAnsi="Gill Sans MT"/>
          </w:rPr>
          <w:br w:type="page"/>
        </w:r>
      </w:ins>
      <w:r w:rsidR="004C374D" w:rsidRPr="00BE068B">
        <w:rPr>
          <w:rFonts w:ascii="Gill Sans MT" w:hAnsi="Gill Sans MT"/>
          <w:b/>
        </w:rPr>
        <w:lastRenderedPageBreak/>
        <w:t xml:space="preserve">Section </w:t>
      </w:r>
      <w:proofErr w:type="gramStart"/>
      <w:r w:rsidR="004C374D" w:rsidRPr="00BE068B">
        <w:rPr>
          <w:rFonts w:ascii="Gill Sans MT" w:hAnsi="Gill Sans MT"/>
          <w:b/>
        </w:rPr>
        <w:t>L :</w:t>
      </w:r>
      <w:proofErr w:type="gramEnd"/>
      <w:r w:rsidR="004C374D" w:rsidRPr="00BE068B">
        <w:rPr>
          <w:rFonts w:ascii="Gill Sans MT" w:hAnsi="Gill Sans MT"/>
          <w:b/>
        </w:rPr>
        <w:t xml:space="preserve"> </w:t>
      </w:r>
      <w:r w:rsidR="003C3B44" w:rsidRPr="00BE068B">
        <w:rPr>
          <w:rFonts w:ascii="Gill Sans MT" w:hAnsi="Gill Sans MT"/>
          <w:b/>
        </w:rPr>
        <w:t xml:space="preserve">Income from Off-Farm labor and </w:t>
      </w:r>
      <w:r w:rsidR="00866F30" w:rsidRPr="00BE068B">
        <w:rPr>
          <w:rFonts w:ascii="Gill Sans MT" w:hAnsi="Gill Sans MT"/>
          <w:b/>
        </w:rPr>
        <w:t>Remittances</w:t>
      </w:r>
      <w:bookmarkStart w:id="45" w:name="_GoBack"/>
    </w:p>
    <w:bookmarkEnd w:id="45"/>
    <w:p w14:paraId="382CC0BA" w14:textId="77777777" w:rsidR="00E74210" w:rsidRPr="00BE068B" w:rsidRDefault="00E74210" w:rsidP="006D5C10">
      <w:pPr>
        <w:spacing w:after="0" w:line="240" w:lineRule="auto"/>
        <w:contextualSpacing/>
        <w:rPr>
          <w:rFonts w:ascii="Gill Sans MT" w:hAnsi="Gill Sans MT"/>
        </w:rPr>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rsidRPr="00BE068B" w14:paraId="3A2596D5" w14:textId="77777777" w:rsidTr="004C374D">
        <w:trPr>
          <w:jc w:val="center"/>
        </w:trPr>
        <w:tc>
          <w:tcPr>
            <w:tcW w:w="707" w:type="dxa"/>
          </w:tcPr>
          <w:p w14:paraId="00AE10B1" w14:textId="77777777" w:rsidR="004C374D" w:rsidRPr="00BE068B" w:rsidRDefault="004C374D" w:rsidP="006D5C10">
            <w:pPr>
              <w:rPr>
                <w:rFonts w:ascii="Gill Sans MT" w:hAnsi="Gill Sans MT"/>
              </w:rPr>
            </w:pPr>
          </w:p>
        </w:tc>
        <w:tc>
          <w:tcPr>
            <w:tcW w:w="2617" w:type="dxa"/>
          </w:tcPr>
          <w:p w14:paraId="2B749D2F" w14:textId="57C376B6" w:rsidR="004C374D" w:rsidRPr="00BE068B" w:rsidRDefault="004C374D" w:rsidP="006D5C10">
            <w:pPr>
              <w:rPr>
                <w:rFonts w:ascii="Gill Sans MT" w:hAnsi="Gill Sans MT"/>
              </w:rPr>
            </w:pPr>
          </w:p>
        </w:tc>
        <w:tc>
          <w:tcPr>
            <w:tcW w:w="2526" w:type="dxa"/>
          </w:tcPr>
          <w:p w14:paraId="33BED0B1" w14:textId="4F26B4D8" w:rsidR="004C374D" w:rsidRPr="00BE068B" w:rsidRDefault="004C374D" w:rsidP="006D5C10">
            <w:pPr>
              <w:rPr>
                <w:rFonts w:ascii="Gill Sans MT" w:hAnsi="Gill Sans MT"/>
              </w:rPr>
            </w:pPr>
            <w:r w:rsidRPr="00BE068B">
              <w:rPr>
                <w:rFonts w:ascii="Gill Sans MT" w:hAnsi="Gill Sans MT"/>
              </w:rPr>
              <w:t>L.1</w:t>
            </w:r>
          </w:p>
        </w:tc>
        <w:tc>
          <w:tcPr>
            <w:tcW w:w="1647" w:type="dxa"/>
          </w:tcPr>
          <w:p w14:paraId="3A58EE1E" w14:textId="79850932" w:rsidR="004C374D" w:rsidRPr="00BE068B" w:rsidRDefault="004C374D" w:rsidP="001512DD">
            <w:pPr>
              <w:contextualSpacing/>
              <w:rPr>
                <w:rFonts w:ascii="Gill Sans MT" w:hAnsi="Gill Sans MT"/>
              </w:rPr>
            </w:pPr>
            <w:r w:rsidRPr="00BE068B">
              <w:rPr>
                <w:rFonts w:ascii="Gill Sans MT" w:hAnsi="Gill Sans MT"/>
              </w:rPr>
              <w:t>L.2</w:t>
            </w:r>
          </w:p>
        </w:tc>
        <w:tc>
          <w:tcPr>
            <w:tcW w:w="2085" w:type="dxa"/>
          </w:tcPr>
          <w:p w14:paraId="00B3CA3F" w14:textId="7FBEBA12" w:rsidR="004C374D" w:rsidRPr="00BE068B" w:rsidRDefault="004C374D" w:rsidP="006D5C10">
            <w:pPr>
              <w:contextualSpacing/>
              <w:rPr>
                <w:rFonts w:ascii="Gill Sans MT" w:hAnsi="Gill Sans MT"/>
              </w:rPr>
            </w:pPr>
            <w:r w:rsidRPr="00BE068B">
              <w:rPr>
                <w:rFonts w:ascii="Gill Sans MT" w:hAnsi="Gill Sans MT"/>
              </w:rPr>
              <w:t>L.3</w:t>
            </w:r>
          </w:p>
        </w:tc>
        <w:tc>
          <w:tcPr>
            <w:tcW w:w="1996" w:type="dxa"/>
          </w:tcPr>
          <w:p w14:paraId="0C628218" w14:textId="52F54EEE" w:rsidR="004C374D" w:rsidRPr="00BE068B" w:rsidRDefault="004C374D" w:rsidP="001512DD">
            <w:pPr>
              <w:contextualSpacing/>
              <w:rPr>
                <w:rFonts w:ascii="Gill Sans MT" w:hAnsi="Gill Sans MT"/>
              </w:rPr>
            </w:pPr>
            <w:r w:rsidRPr="00BE068B">
              <w:rPr>
                <w:rFonts w:ascii="Gill Sans MT" w:hAnsi="Gill Sans MT"/>
              </w:rPr>
              <w:t>L.4</w:t>
            </w:r>
          </w:p>
        </w:tc>
      </w:tr>
      <w:tr w:rsidR="004C374D" w:rsidRPr="00BE068B" w14:paraId="060636AB" w14:textId="77777777" w:rsidTr="004C374D">
        <w:trPr>
          <w:jc w:val="center"/>
        </w:trPr>
        <w:tc>
          <w:tcPr>
            <w:tcW w:w="707" w:type="dxa"/>
          </w:tcPr>
          <w:p w14:paraId="467D3BE7" w14:textId="77777777" w:rsidR="004C374D" w:rsidRPr="00BE068B" w:rsidRDefault="004C374D" w:rsidP="006D5C10">
            <w:pPr>
              <w:rPr>
                <w:rFonts w:ascii="Gill Sans MT" w:hAnsi="Gill Sans MT"/>
              </w:rPr>
            </w:pPr>
          </w:p>
        </w:tc>
        <w:tc>
          <w:tcPr>
            <w:tcW w:w="2617" w:type="dxa"/>
          </w:tcPr>
          <w:p w14:paraId="5773C6B4" w14:textId="30C31158" w:rsidR="004C374D" w:rsidRPr="00BE068B" w:rsidRDefault="004C374D" w:rsidP="006D5C10">
            <w:pPr>
              <w:rPr>
                <w:rFonts w:ascii="Gill Sans MT" w:hAnsi="Gill Sans MT"/>
              </w:rPr>
            </w:pPr>
          </w:p>
        </w:tc>
        <w:tc>
          <w:tcPr>
            <w:tcW w:w="2526" w:type="dxa"/>
          </w:tcPr>
          <w:p w14:paraId="52CF9182" w14:textId="39C265E9" w:rsidR="004C374D" w:rsidRPr="00BE068B" w:rsidRDefault="004C374D" w:rsidP="006D5C10">
            <w:pPr>
              <w:rPr>
                <w:rFonts w:ascii="Gill Sans MT" w:hAnsi="Gill Sans MT"/>
              </w:rPr>
            </w:pPr>
            <w:r w:rsidRPr="00BE068B">
              <w:rPr>
                <w:rFonts w:ascii="Gill Sans MT" w:hAnsi="Gill Sans MT"/>
              </w:rPr>
              <w:t>Did any of the household members receive cash or in-kind payments for service or labor for the following?</w:t>
            </w:r>
          </w:p>
          <w:p w14:paraId="71CC71CF" w14:textId="77777777" w:rsidR="004C374D" w:rsidRPr="00BE068B" w:rsidRDefault="004C374D" w:rsidP="003C0031">
            <w:pPr>
              <w:rPr>
                <w:rFonts w:ascii="Gill Sans MT" w:hAnsi="Gill Sans MT"/>
              </w:rPr>
            </w:pPr>
            <w:r w:rsidRPr="00BE068B">
              <w:rPr>
                <w:rFonts w:ascii="Gill Sans MT" w:hAnsi="Gill Sans MT"/>
              </w:rPr>
              <w:t>0=No; 1=Yes</w:t>
            </w:r>
          </w:p>
          <w:p w14:paraId="48D31338" w14:textId="4B370E0E" w:rsidR="004C374D" w:rsidRPr="00BE068B" w:rsidRDefault="004C374D" w:rsidP="003C0031">
            <w:pPr>
              <w:rPr>
                <w:rFonts w:ascii="Gill Sans MT" w:hAnsi="Gill Sans MT"/>
                <w:i/>
              </w:rPr>
            </w:pPr>
            <w:r w:rsidRPr="00BE068B">
              <w:rPr>
                <w:rFonts w:ascii="Gill Sans MT" w:hAnsi="Gill Sans MT"/>
                <w:i/>
              </w:rPr>
              <w:t>If 0, skip to next activity</w:t>
            </w:r>
          </w:p>
        </w:tc>
        <w:tc>
          <w:tcPr>
            <w:tcW w:w="1647" w:type="dxa"/>
          </w:tcPr>
          <w:p w14:paraId="64952DDF" w14:textId="02824DBF" w:rsidR="004C374D" w:rsidRPr="00BE068B" w:rsidRDefault="004C374D" w:rsidP="001512DD">
            <w:pPr>
              <w:contextualSpacing/>
              <w:rPr>
                <w:rFonts w:ascii="Gill Sans MT" w:hAnsi="Gill Sans MT"/>
              </w:rPr>
            </w:pPr>
            <w:r w:rsidRPr="00BE068B">
              <w:rPr>
                <w:rFonts w:ascii="Gill Sans MT" w:hAnsi="Gill Sans MT"/>
              </w:rPr>
              <w:t>Which members received cash or in-kind payments for each activity?</w:t>
            </w:r>
          </w:p>
        </w:tc>
        <w:tc>
          <w:tcPr>
            <w:tcW w:w="2085" w:type="dxa"/>
          </w:tcPr>
          <w:p w14:paraId="4A0DBEBE" w14:textId="7D152229" w:rsidR="004C374D" w:rsidRPr="00BE068B" w:rsidRDefault="004C374D" w:rsidP="006D5C10">
            <w:pPr>
              <w:contextualSpacing/>
              <w:rPr>
                <w:rFonts w:ascii="Gill Sans MT" w:hAnsi="Gill Sans MT"/>
              </w:rPr>
            </w:pPr>
            <w:r w:rsidRPr="00BE068B">
              <w:rPr>
                <w:rFonts w:ascii="Gill Sans MT" w:hAnsi="Gill Sans MT"/>
              </w:rPr>
              <w:t>How much cash did each person receive for each task over the past 12 months?</w:t>
            </w:r>
          </w:p>
        </w:tc>
        <w:tc>
          <w:tcPr>
            <w:tcW w:w="1996" w:type="dxa"/>
          </w:tcPr>
          <w:p w14:paraId="0C5B6D19" w14:textId="492A9700" w:rsidR="004C374D" w:rsidRPr="00BE068B" w:rsidRDefault="004C374D" w:rsidP="001512DD">
            <w:pPr>
              <w:contextualSpacing/>
              <w:rPr>
                <w:rFonts w:ascii="Gill Sans MT" w:hAnsi="Gill Sans MT"/>
              </w:rPr>
            </w:pPr>
            <w:r w:rsidRPr="00BE068B">
              <w:rPr>
                <w:rFonts w:ascii="Gill Sans MT" w:hAnsi="Gill Sans MT"/>
              </w:rPr>
              <w:t>How much (in ZMK equivalent values) in-kind payments did each person receive for each task over the past 12 months?</w:t>
            </w:r>
          </w:p>
        </w:tc>
      </w:tr>
      <w:tr w:rsidR="004C374D" w:rsidRPr="00BE068B" w14:paraId="20BDD0AB" w14:textId="77777777" w:rsidTr="004C374D">
        <w:trPr>
          <w:trHeight w:val="90"/>
          <w:jc w:val="center"/>
        </w:trPr>
        <w:tc>
          <w:tcPr>
            <w:tcW w:w="707" w:type="dxa"/>
            <w:vMerge w:val="restart"/>
          </w:tcPr>
          <w:p w14:paraId="5B79C513" w14:textId="2B8DAF58" w:rsidR="004C374D" w:rsidRPr="00BE068B" w:rsidRDefault="004C374D" w:rsidP="003C0031">
            <w:pPr>
              <w:contextualSpacing/>
              <w:rPr>
                <w:rFonts w:ascii="Gill Sans MT" w:hAnsi="Gill Sans MT"/>
              </w:rPr>
            </w:pPr>
            <w:r w:rsidRPr="00BE068B">
              <w:rPr>
                <w:rFonts w:ascii="Gill Sans MT" w:hAnsi="Gill Sans MT"/>
              </w:rPr>
              <w:t>a</w:t>
            </w:r>
          </w:p>
        </w:tc>
        <w:tc>
          <w:tcPr>
            <w:tcW w:w="2617" w:type="dxa"/>
            <w:vMerge w:val="restart"/>
          </w:tcPr>
          <w:p w14:paraId="61C665F4" w14:textId="4D6FF794" w:rsidR="004C374D" w:rsidRPr="00BE068B" w:rsidRDefault="004C374D" w:rsidP="003C0031">
            <w:pPr>
              <w:contextualSpacing/>
              <w:rPr>
                <w:rFonts w:ascii="Gill Sans MT" w:hAnsi="Gill Sans MT"/>
              </w:rPr>
            </w:pPr>
            <w:r w:rsidRPr="00BE068B">
              <w:rPr>
                <w:rFonts w:ascii="Gill Sans MT" w:hAnsi="Gill Sans MT"/>
              </w:rPr>
              <w:t>Work on a small-holder farm</w:t>
            </w:r>
          </w:p>
        </w:tc>
        <w:tc>
          <w:tcPr>
            <w:tcW w:w="2526" w:type="dxa"/>
            <w:vMerge w:val="restart"/>
          </w:tcPr>
          <w:p w14:paraId="24128608" w14:textId="10F9FF5E" w:rsidR="004C374D" w:rsidRPr="00BE068B" w:rsidRDefault="004C374D" w:rsidP="003C0031">
            <w:pPr>
              <w:contextualSpacing/>
              <w:rPr>
                <w:rFonts w:ascii="Gill Sans MT" w:hAnsi="Gill Sans MT"/>
              </w:rPr>
            </w:pPr>
          </w:p>
        </w:tc>
        <w:tc>
          <w:tcPr>
            <w:tcW w:w="1647" w:type="dxa"/>
          </w:tcPr>
          <w:p w14:paraId="2B87BFA1" w14:textId="77777777" w:rsidR="004C374D" w:rsidRPr="00BE068B" w:rsidRDefault="004C374D" w:rsidP="003C0031">
            <w:pPr>
              <w:contextualSpacing/>
              <w:rPr>
                <w:rFonts w:ascii="Gill Sans MT" w:hAnsi="Gill Sans MT"/>
              </w:rPr>
            </w:pPr>
          </w:p>
        </w:tc>
        <w:tc>
          <w:tcPr>
            <w:tcW w:w="2085" w:type="dxa"/>
          </w:tcPr>
          <w:p w14:paraId="11CF4AE6" w14:textId="77777777" w:rsidR="004C374D" w:rsidRPr="00BE068B" w:rsidRDefault="004C374D" w:rsidP="003C0031">
            <w:pPr>
              <w:contextualSpacing/>
              <w:rPr>
                <w:rFonts w:ascii="Gill Sans MT" w:hAnsi="Gill Sans MT"/>
              </w:rPr>
            </w:pPr>
          </w:p>
        </w:tc>
        <w:tc>
          <w:tcPr>
            <w:tcW w:w="1996" w:type="dxa"/>
          </w:tcPr>
          <w:p w14:paraId="71BCCF63" w14:textId="01155C6F" w:rsidR="004C374D" w:rsidRPr="00BE068B" w:rsidRDefault="004C374D" w:rsidP="003C0031">
            <w:pPr>
              <w:contextualSpacing/>
              <w:rPr>
                <w:rFonts w:ascii="Gill Sans MT" w:hAnsi="Gill Sans MT"/>
              </w:rPr>
            </w:pPr>
          </w:p>
        </w:tc>
      </w:tr>
      <w:tr w:rsidR="004C374D" w:rsidRPr="00BE068B" w14:paraId="315EAE77" w14:textId="77777777" w:rsidTr="004C374D">
        <w:trPr>
          <w:trHeight w:val="90"/>
          <w:jc w:val="center"/>
        </w:trPr>
        <w:tc>
          <w:tcPr>
            <w:tcW w:w="707" w:type="dxa"/>
            <w:vMerge/>
          </w:tcPr>
          <w:p w14:paraId="7CD36DF6" w14:textId="77777777" w:rsidR="004C374D" w:rsidRPr="00BE068B" w:rsidRDefault="004C374D" w:rsidP="001512DD">
            <w:pPr>
              <w:contextualSpacing/>
              <w:rPr>
                <w:rFonts w:ascii="Gill Sans MT" w:hAnsi="Gill Sans MT"/>
              </w:rPr>
            </w:pPr>
          </w:p>
        </w:tc>
        <w:tc>
          <w:tcPr>
            <w:tcW w:w="2617" w:type="dxa"/>
            <w:vMerge/>
          </w:tcPr>
          <w:p w14:paraId="02C0CE23" w14:textId="698A61B6" w:rsidR="004C374D" w:rsidRPr="00BE068B" w:rsidRDefault="004C374D" w:rsidP="001512DD">
            <w:pPr>
              <w:contextualSpacing/>
              <w:rPr>
                <w:rFonts w:ascii="Gill Sans MT" w:hAnsi="Gill Sans MT"/>
              </w:rPr>
            </w:pPr>
          </w:p>
        </w:tc>
        <w:tc>
          <w:tcPr>
            <w:tcW w:w="2526" w:type="dxa"/>
            <w:vMerge/>
          </w:tcPr>
          <w:p w14:paraId="39B0BC47" w14:textId="77777777" w:rsidR="004C374D" w:rsidRPr="00BE068B" w:rsidRDefault="004C374D" w:rsidP="001512DD">
            <w:pPr>
              <w:contextualSpacing/>
              <w:rPr>
                <w:rFonts w:ascii="Gill Sans MT" w:hAnsi="Gill Sans MT"/>
              </w:rPr>
            </w:pPr>
          </w:p>
        </w:tc>
        <w:tc>
          <w:tcPr>
            <w:tcW w:w="1647" w:type="dxa"/>
          </w:tcPr>
          <w:p w14:paraId="2864A250" w14:textId="77777777" w:rsidR="004C374D" w:rsidRPr="00BE068B" w:rsidRDefault="004C374D" w:rsidP="001512DD">
            <w:pPr>
              <w:contextualSpacing/>
              <w:rPr>
                <w:rFonts w:ascii="Gill Sans MT" w:hAnsi="Gill Sans MT"/>
              </w:rPr>
            </w:pPr>
          </w:p>
        </w:tc>
        <w:tc>
          <w:tcPr>
            <w:tcW w:w="2085" w:type="dxa"/>
          </w:tcPr>
          <w:p w14:paraId="37B3A031" w14:textId="77777777" w:rsidR="004C374D" w:rsidRPr="00BE068B" w:rsidRDefault="004C374D" w:rsidP="001512DD">
            <w:pPr>
              <w:contextualSpacing/>
              <w:rPr>
                <w:rFonts w:ascii="Gill Sans MT" w:hAnsi="Gill Sans MT"/>
              </w:rPr>
            </w:pPr>
          </w:p>
        </w:tc>
        <w:tc>
          <w:tcPr>
            <w:tcW w:w="1996" w:type="dxa"/>
          </w:tcPr>
          <w:p w14:paraId="5677149D" w14:textId="51BF0661" w:rsidR="004C374D" w:rsidRPr="00BE068B" w:rsidRDefault="004C374D" w:rsidP="001512DD">
            <w:pPr>
              <w:contextualSpacing/>
              <w:rPr>
                <w:rFonts w:ascii="Gill Sans MT" w:hAnsi="Gill Sans MT"/>
              </w:rPr>
            </w:pPr>
          </w:p>
        </w:tc>
      </w:tr>
      <w:tr w:rsidR="004C374D" w:rsidRPr="00BE068B" w14:paraId="16C735E5" w14:textId="77777777" w:rsidTr="004C374D">
        <w:trPr>
          <w:trHeight w:val="90"/>
          <w:jc w:val="center"/>
        </w:trPr>
        <w:tc>
          <w:tcPr>
            <w:tcW w:w="707" w:type="dxa"/>
            <w:vMerge/>
          </w:tcPr>
          <w:p w14:paraId="4FA44F7E" w14:textId="77777777" w:rsidR="004C374D" w:rsidRPr="00BE068B" w:rsidRDefault="004C374D" w:rsidP="0015117F">
            <w:pPr>
              <w:contextualSpacing/>
              <w:rPr>
                <w:rFonts w:ascii="Gill Sans MT" w:hAnsi="Gill Sans MT"/>
              </w:rPr>
            </w:pPr>
          </w:p>
        </w:tc>
        <w:tc>
          <w:tcPr>
            <w:tcW w:w="2617" w:type="dxa"/>
            <w:vMerge/>
          </w:tcPr>
          <w:p w14:paraId="1857E67F" w14:textId="562E7751" w:rsidR="004C374D" w:rsidRPr="00BE068B" w:rsidRDefault="004C374D" w:rsidP="0015117F">
            <w:pPr>
              <w:contextualSpacing/>
              <w:rPr>
                <w:rFonts w:ascii="Gill Sans MT" w:hAnsi="Gill Sans MT"/>
              </w:rPr>
            </w:pPr>
          </w:p>
        </w:tc>
        <w:tc>
          <w:tcPr>
            <w:tcW w:w="2526" w:type="dxa"/>
            <w:vMerge/>
          </w:tcPr>
          <w:p w14:paraId="7F3252C0" w14:textId="77777777" w:rsidR="004C374D" w:rsidRPr="00BE068B" w:rsidRDefault="004C374D" w:rsidP="0015117F">
            <w:pPr>
              <w:contextualSpacing/>
              <w:rPr>
                <w:rFonts w:ascii="Gill Sans MT" w:hAnsi="Gill Sans MT"/>
              </w:rPr>
            </w:pPr>
          </w:p>
        </w:tc>
        <w:tc>
          <w:tcPr>
            <w:tcW w:w="1647" w:type="dxa"/>
          </w:tcPr>
          <w:p w14:paraId="05A818CB" w14:textId="77777777" w:rsidR="004C374D" w:rsidRPr="00BE068B" w:rsidRDefault="004C374D" w:rsidP="0015117F">
            <w:pPr>
              <w:contextualSpacing/>
              <w:rPr>
                <w:rFonts w:ascii="Gill Sans MT" w:hAnsi="Gill Sans MT"/>
              </w:rPr>
            </w:pPr>
          </w:p>
        </w:tc>
        <w:tc>
          <w:tcPr>
            <w:tcW w:w="2085" w:type="dxa"/>
          </w:tcPr>
          <w:p w14:paraId="1CCBCE88" w14:textId="77777777" w:rsidR="004C374D" w:rsidRPr="00BE068B" w:rsidRDefault="004C374D" w:rsidP="0015117F">
            <w:pPr>
              <w:contextualSpacing/>
              <w:rPr>
                <w:rFonts w:ascii="Gill Sans MT" w:hAnsi="Gill Sans MT"/>
              </w:rPr>
            </w:pPr>
          </w:p>
        </w:tc>
        <w:tc>
          <w:tcPr>
            <w:tcW w:w="1996" w:type="dxa"/>
          </w:tcPr>
          <w:p w14:paraId="36708C68" w14:textId="6C048D28" w:rsidR="004C374D" w:rsidRPr="00BE068B" w:rsidRDefault="004C374D" w:rsidP="0015117F">
            <w:pPr>
              <w:contextualSpacing/>
              <w:rPr>
                <w:rFonts w:ascii="Gill Sans MT" w:hAnsi="Gill Sans MT"/>
              </w:rPr>
            </w:pPr>
          </w:p>
        </w:tc>
      </w:tr>
      <w:tr w:rsidR="004C374D" w:rsidRPr="00BE068B" w14:paraId="63997DC9" w14:textId="77777777" w:rsidTr="004C374D">
        <w:trPr>
          <w:trHeight w:val="90"/>
          <w:jc w:val="center"/>
        </w:trPr>
        <w:tc>
          <w:tcPr>
            <w:tcW w:w="707" w:type="dxa"/>
            <w:vMerge w:val="restart"/>
          </w:tcPr>
          <w:p w14:paraId="734F285E" w14:textId="758C7A30" w:rsidR="004C374D" w:rsidRPr="00BE068B" w:rsidRDefault="004C374D" w:rsidP="009A059D">
            <w:pPr>
              <w:contextualSpacing/>
              <w:rPr>
                <w:rFonts w:ascii="Gill Sans MT" w:hAnsi="Gill Sans MT"/>
              </w:rPr>
            </w:pPr>
            <w:r w:rsidRPr="00BE068B">
              <w:rPr>
                <w:rFonts w:ascii="Gill Sans MT" w:hAnsi="Gill Sans MT"/>
              </w:rPr>
              <w:t>b</w:t>
            </w:r>
          </w:p>
        </w:tc>
        <w:tc>
          <w:tcPr>
            <w:tcW w:w="2617" w:type="dxa"/>
            <w:vMerge w:val="restart"/>
          </w:tcPr>
          <w:p w14:paraId="73EEB0B9" w14:textId="6D8A7248" w:rsidR="004C374D" w:rsidRPr="00BE068B" w:rsidRDefault="004C374D" w:rsidP="004C374D">
            <w:pPr>
              <w:ind w:left="-707" w:firstLine="707"/>
              <w:contextualSpacing/>
              <w:rPr>
                <w:rFonts w:ascii="Gill Sans MT" w:hAnsi="Gill Sans MT"/>
              </w:rPr>
            </w:pPr>
            <w:r w:rsidRPr="00BE068B">
              <w:rPr>
                <w:rFonts w:ascii="Gill Sans MT" w:hAnsi="Gill Sans MT"/>
              </w:rPr>
              <w:t>Work on a large-holder farm</w:t>
            </w:r>
          </w:p>
        </w:tc>
        <w:tc>
          <w:tcPr>
            <w:tcW w:w="2526" w:type="dxa"/>
            <w:vMerge w:val="restart"/>
          </w:tcPr>
          <w:p w14:paraId="26FE9182" w14:textId="77777777" w:rsidR="004C374D" w:rsidRPr="00BE068B" w:rsidRDefault="004C374D" w:rsidP="009A059D">
            <w:pPr>
              <w:contextualSpacing/>
              <w:rPr>
                <w:rFonts w:ascii="Gill Sans MT" w:hAnsi="Gill Sans MT"/>
              </w:rPr>
            </w:pPr>
          </w:p>
        </w:tc>
        <w:tc>
          <w:tcPr>
            <w:tcW w:w="1647" w:type="dxa"/>
          </w:tcPr>
          <w:p w14:paraId="0F20FC13" w14:textId="77777777" w:rsidR="004C374D" w:rsidRPr="00BE068B" w:rsidRDefault="004C374D" w:rsidP="009A059D">
            <w:pPr>
              <w:contextualSpacing/>
              <w:rPr>
                <w:rFonts w:ascii="Gill Sans MT" w:hAnsi="Gill Sans MT"/>
              </w:rPr>
            </w:pPr>
          </w:p>
        </w:tc>
        <w:tc>
          <w:tcPr>
            <w:tcW w:w="2085" w:type="dxa"/>
          </w:tcPr>
          <w:p w14:paraId="7F732231" w14:textId="77777777" w:rsidR="004C374D" w:rsidRPr="00BE068B" w:rsidRDefault="004C374D" w:rsidP="009A059D">
            <w:pPr>
              <w:contextualSpacing/>
              <w:rPr>
                <w:rFonts w:ascii="Gill Sans MT" w:hAnsi="Gill Sans MT"/>
              </w:rPr>
            </w:pPr>
          </w:p>
        </w:tc>
        <w:tc>
          <w:tcPr>
            <w:tcW w:w="1996" w:type="dxa"/>
          </w:tcPr>
          <w:p w14:paraId="7EF3A1F7" w14:textId="77777777" w:rsidR="004C374D" w:rsidRPr="00BE068B" w:rsidRDefault="004C374D" w:rsidP="009A059D">
            <w:pPr>
              <w:contextualSpacing/>
              <w:rPr>
                <w:rFonts w:ascii="Gill Sans MT" w:hAnsi="Gill Sans MT"/>
              </w:rPr>
            </w:pPr>
          </w:p>
        </w:tc>
      </w:tr>
      <w:tr w:rsidR="004C374D" w:rsidRPr="00BE068B" w14:paraId="25BC8C02" w14:textId="77777777" w:rsidTr="004C374D">
        <w:trPr>
          <w:trHeight w:val="90"/>
          <w:jc w:val="center"/>
        </w:trPr>
        <w:tc>
          <w:tcPr>
            <w:tcW w:w="707" w:type="dxa"/>
            <w:vMerge/>
          </w:tcPr>
          <w:p w14:paraId="4951468C" w14:textId="77777777" w:rsidR="004C374D" w:rsidRPr="00BE068B" w:rsidRDefault="004C374D" w:rsidP="009A059D">
            <w:pPr>
              <w:contextualSpacing/>
              <w:rPr>
                <w:rFonts w:ascii="Gill Sans MT" w:hAnsi="Gill Sans MT"/>
              </w:rPr>
            </w:pPr>
          </w:p>
        </w:tc>
        <w:tc>
          <w:tcPr>
            <w:tcW w:w="2617" w:type="dxa"/>
            <w:vMerge/>
          </w:tcPr>
          <w:p w14:paraId="127B6801" w14:textId="3ECC93DC" w:rsidR="004C374D" w:rsidRPr="00BE068B" w:rsidRDefault="004C374D" w:rsidP="009A059D">
            <w:pPr>
              <w:contextualSpacing/>
              <w:rPr>
                <w:rFonts w:ascii="Gill Sans MT" w:hAnsi="Gill Sans MT"/>
              </w:rPr>
            </w:pPr>
          </w:p>
        </w:tc>
        <w:tc>
          <w:tcPr>
            <w:tcW w:w="2526" w:type="dxa"/>
            <w:vMerge/>
          </w:tcPr>
          <w:p w14:paraId="2351BBFE" w14:textId="77777777" w:rsidR="004C374D" w:rsidRPr="00BE068B" w:rsidRDefault="004C374D" w:rsidP="009A059D">
            <w:pPr>
              <w:contextualSpacing/>
              <w:rPr>
                <w:rFonts w:ascii="Gill Sans MT" w:hAnsi="Gill Sans MT"/>
              </w:rPr>
            </w:pPr>
          </w:p>
        </w:tc>
        <w:tc>
          <w:tcPr>
            <w:tcW w:w="1647" w:type="dxa"/>
          </w:tcPr>
          <w:p w14:paraId="11A5B9A5" w14:textId="77777777" w:rsidR="004C374D" w:rsidRPr="00BE068B" w:rsidRDefault="004C374D" w:rsidP="009A059D">
            <w:pPr>
              <w:contextualSpacing/>
              <w:rPr>
                <w:rFonts w:ascii="Gill Sans MT" w:hAnsi="Gill Sans MT"/>
              </w:rPr>
            </w:pPr>
          </w:p>
        </w:tc>
        <w:tc>
          <w:tcPr>
            <w:tcW w:w="2085" w:type="dxa"/>
          </w:tcPr>
          <w:p w14:paraId="1DCFB587" w14:textId="77777777" w:rsidR="004C374D" w:rsidRPr="00BE068B" w:rsidRDefault="004C374D" w:rsidP="009A059D">
            <w:pPr>
              <w:contextualSpacing/>
              <w:rPr>
                <w:rFonts w:ascii="Gill Sans MT" w:hAnsi="Gill Sans MT"/>
              </w:rPr>
            </w:pPr>
          </w:p>
        </w:tc>
        <w:tc>
          <w:tcPr>
            <w:tcW w:w="1996" w:type="dxa"/>
          </w:tcPr>
          <w:p w14:paraId="4473B391" w14:textId="77777777" w:rsidR="004C374D" w:rsidRPr="00BE068B" w:rsidRDefault="004C374D" w:rsidP="009A059D">
            <w:pPr>
              <w:contextualSpacing/>
              <w:rPr>
                <w:rFonts w:ascii="Gill Sans MT" w:hAnsi="Gill Sans MT"/>
              </w:rPr>
            </w:pPr>
          </w:p>
        </w:tc>
      </w:tr>
      <w:tr w:rsidR="004C374D" w:rsidRPr="00BE068B" w14:paraId="0F66182B" w14:textId="77777777" w:rsidTr="004C374D">
        <w:trPr>
          <w:trHeight w:val="90"/>
          <w:jc w:val="center"/>
        </w:trPr>
        <w:tc>
          <w:tcPr>
            <w:tcW w:w="707" w:type="dxa"/>
            <w:vMerge/>
          </w:tcPr>
          <w:p w14:paraId="489B30DC" w14:textId="77777777" w:rsidR="004C374D" w:rsidRPr="00BE068B" w:rsidRDefault="004C374D" w:rsidP="009A059D">
            <w:pPr>
              <w:contextualSpacing/>
              <w:rPr>
                <w:rFonts w:ascii="Gill Sans MT" w:hAnsi="Gill Sans MT"/>
              </w:rPr>
            </w:pPr>
          </w:p>
        </w:tc>
        <w:tc>
          <w:tcPr>
            <w:tcW w:w="2617" w:type="dxa"/>
            <w:vMerge/>
          </w:tcPr>
          <w:p w14:paraId="4D53E365" w14:textId="4E0C4AB7" w:rsidR="004C374D" w:rsidRPr="00BE068B" w:rsidRDefault="004C374D" w:rsidP="009A059D">
            <w:pPr>
              <w:contextualSpacing/>
              <w:rPr>
                <w:rFonts w:ascii="Gill Sans MT" w:hAnsi="Gill Sans MT"/>
              </w:rPr>
            </w:pPr>
          </w:p>
        </w:tc>
        <w:tc>
          <w:tcPr>
            <w:tcW w:w="2526" w:type="dxa"/>
            <w:vMerge/>
          </w:tcPr>
          <w:p w14:paraId="26477C26" w14:textId="77777777" w:rsidR="004C374D" w:rsidRPr="00BE068B" w:rsidRDefault="004C374D" w:rsidP="009A059D">
            <w:pPr>
              <w:contextualSpacing/>
              <w:rPr>
                <w:rFonts w:ascii="Gill Sans MT" w:hAnsi="Gill Sans MT"/>
              </w:rPr>
            </w:pPr>
          </w:p>
        </w:tc>
        <w:tc>
          <w:tcPr>
            <w:tcW w:w="1647" w:type="dxa"/>
          </w:tcPr>
          <w:p w14:paraId="1F728B35" w14:textId="77777777" w:rsidR="004C374D" w:rsidRPr="00BE068B" w:rsidRDefault="004C374D" w:rsidP="009A059D">
            <w:pPr>
              <w:contextualSpacing/>
              <w:rPr>
                <w:rFonts w:ascii="Gill Sans MT" w:hAnsi="Gill Sans MT"/>
              </w:rPr>
            </w:pPr>
          </w:p>
        </w:tc>
        <w:tc>
          <w:tcPr>
            <w:tcW w:w="2085" w:type="dxa"/>
          </w:tcPr>
          <w:p w14:paraId="08533C16" w14:textId="77777777" w:rsidR="004C374D" w:rsidRPr="00BE068B" w:rsidRDefault="004C374D" w:rsidP="009A059D">
            <w:pPr>
              <w:contextualSpacing/>
              <w:rPr>
                <w:rFonts w:ascii="Gill Sans MT" w:hAnsi="Gill Sans MT"/>
              </w:rPr>
            </w:pPr>
          </w:p>
        </w:tc>
        <w:tc>
          <w:tcPr>
            <w:tcW w:w="1996" w:type="dxa"/>
          </w:tcPr>
          <w:p w14:paraId="7C34C492" w14:textId="77777777" w:rsidR="004C374D" w:rsidRPr="00BE068B" w:rsidRDefault="004C374D" w:rsidP="009A059D">
            <w:pPr>
              <w:contextualSpacing/>
              <w:rPr>
                <w:rFonts w:ascii="Gill Sans MT" w:hAnsi="Gill Sans MT"/>
              </w:rPr>
            </w:pPr>
          </w:p>
        </w:tc>
      </w:tr>
      <w:tr w:rsidR="004C374D" w:rsidRPr="00BE068B" w14:paraId="60394723" w14:textId="77777777" w:rsidTr="004C374D">
        <w:trPr>
          <w:trHeight w:val="90"/>
          <w:jc w:val="center"/>
        </w:trPr>
        <w:tc>
          <w:tcPr>
            <w:tcW w:w="707" w:type="dxa"/>
            <w:vMerge w:val="restart"/>
          </w:tcPr>
          <w:p w14:paraId="2EF4E6CB" w14:textId="29388D02" w:rsidR="004C374D" w:rsidRPr="00BE068B" w:rsidRDefault="004C374D" w:rsidP="0015117F">
            <w:pPr>
              <w:contextualSpacing/>
              <w:rPr>
                <w:rFonts w:ascii="Gill Sans MT" w:hAnsi="Gill Sans MT"/>
              </w:rPr>
            </w:pPr>
            <w:r w:rsidRPr="00BE068B">
              <w:rPr>
                <w:rFonts w:ascii="Gill Sans MT" w:hAnsi="Gill Sans MT"/>
              </w:rPr>
              <w:t>c</w:t>
            </w:r>
          </w:p>
        </w:tc>
        <w:tc>
          <w:tcPr>
            <w:tcW w:w="2617" w:type="dxa"/>
            <w:vMerge w:val="restart"/>
          </w:tcPr>
          <w:p w14:paraId="5AB9D84D" w14:textId="04AE54B9" w:rsidR="004C374D" w:rsidRPr="00BE068B" w:rsidRDefault="004C374D" w:rsidP="0015117F">
            <w:pPr>
              <w:contextualSpacing/>
              <w:rPr>
                <w:rFonts w:ascii="Gill Sans MT" w:hAnsi="Gill Sans MT"/>
              </w:rPr>
            </w:pPr>
            <w:r w:rsidRPr="00BE068B">
              <w:rPr>
                <w:rFonts w:ascii="Gill Sans MT" w:hAnsi="Gill Sans MT"/>
              </w:rPr>
              <w:t>Work in a factory or other industrial work, or in a mine</w:t>
            </w:r>
          </w:p>
        </w:tc>
        <w:tc>
          <w:tcPr>
            <w:tcW w:w="2526" w:type="dxa"/>
            <w:vMerge w:val="restart"/>
          </w:tcPr>
          <w:p w14:paraId="26ABE208" w14:textId="77777777" w:rsidR="004C374D" w:rsidRPr="00BE068B" w:rsidRDefault="004C374D" w:rsidP="0015117F">
            <w:pPr>
              <w:contextualSpacing/>
              <w:rPr>
                <w:rFonts w:ascii="Gill Sans MT" w:hAnsi="Gill Sans MT"/>
              </w:rPr>
            </w:pPr>
          </w:p>
        </w:tc>
        <w:tc>
          <w:tcPr>
            <w:tcW w:w="1647" w:type="dxa"/>
          </w:tcPr>
          <w:p w14:paraId="2B0B2180" w14:textId="77777777" w:rsidR="004C374D" w:rsidRPr="00BE068B" w:rsidRDefault="004C374D" w:rsidP="0015117F">
            <w:pPr>
              <w:contextualSpacing/>
              <w:rPr>
                <w:rFonts w:ascii="Gill Sans MT" w:hAnsi="Gill Sans MT"/>
              </w:rPr>
            </w:pPr>
          </w:p>
        </w:tc>
        <w:tc>
          <w:tcPr>
            <w:tcW w:w="2085" w:type="dxa"/>
          </w:tcPr>
          <w:p w14:paraId="6511081C" w14:textId="77777777" w:rsidR="004C374D" w:rsidRPr="00BE068B" w:rsidRDefault="004C374D" w:rsidP="0015117F">
            <w:pPr>
              <w:contextualSpacing/>
              <w:rPr>
                <w:rFonts w:ascii="Gill Sans MT" w:hAnsi="Gill Sans MT"/>
              </w:rPr>
            </w:pPr>
          </w:p>
        </w:tc>
        <w:tc>
          <w:tcPr>
            <w:tcW w:w="1996" w:type="dxa"/>
          </w:tcPr>
          <w:p w14:paraId="5971077E" w14:textId="77777777" w:rsidR="004C374D" w:rsidRPr="00BE068B" w:rsidRDefault="004C374D" w:rsidP="0015117F">
            <w:pPr>
              <w:contextualSpacing/>
              <w:rPr>
                <w:rFonts w:ascii="Gill Sans MT" w:hAnsi="Gill Sans MT"/>
              </w:rPr>
            </w:pPr>
          </w:p>
        </w:tc>
      </w:tr>
      <w:tr w:rsidR="004C374D" w:rsidRPr="00BE068B" w14:paraId="3233288D" w14:textId="77777777" w:rsidTr="004C374D">
        <w:trPr>
          <w:trHeight w:val="90"/>
          <w:jc w:val="center"/>
        </w:trPr>
        <w:tc>
          <w:tcPr>
            <w:tcW w:w="707" w:type="dxa"/>
            <w:vMerge/>
          </w:tcPr>
          <w:p w14:paraId="2B191FB6" w14:textId="77777777" w:rsidR="004C374D" w:rsidRPr="00BE068B" w:rsidRDefault="004C374D" w:rsidP="009A059D">
            <w:pPr>
              <w:contextualSpacing/>
              <w:rPr>
                <w:rFonts w:ascii="Gill Sans MT" w:hAnsi="Gill Sans MT"/>
              </w:rPr>
            </w:pPr>
          </w:p>
        </w:tc>
        <w:tc>
          <w:tcPr>
            <w:tcW w:w="2617" w:type="dxa"/>
            <w:vMerge/>
          </w:tcPr>
          <w:p w14:paraId="106AE5CE" w14:textId="0446CC52" w:rsidR="004C374D" w:rsidRPr="00BE068B" w:rsidRDefault="004C374D" w:rsidP="009A059D">
            <w:pPr>
              <w:contextualSpacing/>
              <w:rPr>
                <w:rFonts w:ascii="Gill Sans MT" w:hAnsi="Gill Sans MT"/>
              </w:rPr>
            </w:pPr>
          </w:p>
        </w:tc>
        <w:tc>
          <w:tcPr>
            <w:tcW w:w="2526" w:type="dxa"/>
            <w:vMerge/>
          </w:tcPr>
          <w:p w14:paraId="6FFECC60" w14:textId="77777777" w:rsidR="004C374D" w:rsidRPr="00BE068B" w:rsidRDefault="004C374D" w:rsidP="009A059D">
            <w:pPr>
              <w:contextualSpacing/>
              <w:rPr>
                <w:rFonts w:ascii="Gill Sans MT" w:hAnsi="Gill Sans MT"/>
              </w:rPr>
            </w:pPr>
          </w:p>
        </w:tc>
        <w:tc>
          <w:tcPr>
            <w:tcW w:w="1647" w:type="dxa"/>
          </w:tcPr>
          <w:p w14:paraId="1CF37617" w14:textId="77777777" w:rsidR="004C374D" w:rsidRPr="00BE068B" w:rsidRDefault="004C374D" w:rsidP="009A059D">
            <w:pPr>
              <w:contextualSpacing/>
              <w:rPr>
                <w:rFonts w:ascii="Gill Sans MT" w:hAnsi="Gill Sans MT"/>
              </w:rPr>
            </w:pPr>
          </w:p>
        </w:tc>
        <w:tc>
          <w:tcPr>
            <w:tcW w:w="2085" w:type="dxa"/>
          </w:tcPr>
          <w:p w14:paraId="43060388" w14:textId="77777777" w:rsidR="004C374D" w:rsidRPr="00BE068B" w:rsidRDefault="004C374D" w:rsidP="009A059D">
            <w:pPr>
              <w:contextualSpacing/>
              <w:rPr>
                <w:rFonts w:ascii="Gill Sans MT" w:hAnsi="Gill Sans MT"/>
              </w:rPr>
            </w:pPr>
          </w:p>
        </w:tc>
        <w:tc>
          <w:tcPr>
            <w:tcW w:w="1996" w:type="dxa"/>
          </w:tcPr>
          <w:p w14:paraId="58C25491" w14:textId="77777777" w:rsidR="004C374D" w:rsidRPr="00BE068B" w:rsidRDefault="004C374D" w:rsidP="009A059D">
            <w:pPr>
              <w:contextualSpacing/>
              <w:rPr>
                <w:rFonts w:ascii="Gill Sans MT" w:hAnsi="Gill Sans MT"/>
              </w:rPr>
            </w:pPr>
          </w:p>
        </w:tc>
      </w:tr>
      <w:tr w:rsidR="004C374D" w:rsidRPr="00BE068B" w14:paraId="69F49E64" w14:textId="77777777" w:rsidTr="004C374D">
        <w:trPr>
          <w:trHeight w:val="90"/>
          <w:jc w:val="center"/>
        </w:trPr>
        <w:tc>
          <w:tcPr>
            <w:tcW w:w="707" w:type="dxa"/>
            <w:vMerge/>
          </w:tcPr>
          <w:p w14:paraId="6D9429DC" w14:textId="77777777" w:rsidR="004C374D" w:rsidRPr="00BE068B" w:rsidRDefault="004C374D" w:rsidP="009A059D">
            <w:pPr>
              <w:contextualSpacing/>
              <w:rPr>
                <w:rFonts w:ascii="Gill Sans MT" w:hAnsi="Gill Sans MT"/>
              </w:rPr>
            </w:pPr>
          </w:p>
        </w:tc>
        <w:tc>
          <w:tcPr>
            <w:tcW w:w="2617" w:type="dxa"/>
            <w:vMerge/>
          </w:tcPr>
          <w:p w14:paraId="6FA775F2" w14:textId="7DE24C40" w:rsidR="004C374D" w:rsidRPr="00BE068B" w:rsidRDefault="004C374D" w:rsidP="009A059D">
            <w:pPr>
              <w:contextualSpacing/>
              <w:rPr>
                <w:rFonts w:ascii="Gill Sans MT" w:hAnsi="Gill Sans MT"/>
              </w:rPr>
            </w:pPr>
          </w:p>
        </w:tc>
        <w:tc>
          <w:tcPr>
            <w:tcW w:w="2526" w:type="dxa"/>
            <w:vMerge/>
          </w:tcPr>
          <w:p w14:paraId="0664C51F" w14:textId="77777777" w:rsidR="004C374D" w:rsidRPr="00BE068B" w:rsidRDefault="004C374D" w:rsidP="009A059D">
            <w:pPr>
              <w:contextualSpacing/>
              <w:rPr>
                <w:rFonts w:ascii="Gill Sans MT" w:hAnsi="Gill Sans MT"/>
              </w:rPr>
            </w:pPr>
          </w:p>
        </w:tc>
        <w:tc>
          <w:tcPr>
            <w:tcW w:w="1647" w:type="dxa"/>
          </w:tcPr>
          <w:p w14:paraId="62EAE1A5" w14:textId="77777777" w:rsidR="004C374D" w:rsidRPr="00BE068B" w:rsidRDefault="004C374D" w:rsidP="009A059D">
            <w:pPr>
              <w:contextualSpacing/>
              <w:rPr>
                <w:rFonts w:ascii="Gill Sans MT" w:hAnsi="Gill Sans MT"/>
              </w:rPr>
            </w:pPr>
          </w:p>
        </w:tc>
        <w:tc>
          <w:tcPr>
            <w:tcW w:w="2085" w:type="dxa"/>
          </w:tcPr>
          <w:p w14:paraId="67DF574C" w14:textId="77777777" w:rsidR="004C374D" w:rsidRPr="00BE068B" w:rsidRDefault="004C374D" w:rsidP="009A059D">
            <w:pPr>
              <w:contextualSpacing/>
              <w:rPr>
                <w:rFonts w:ascii="Gill Sans MT" w:hAnsi="Gill Sans MT"/>
              </w:rPr>
            </w:pPr>
          </w:p>
        </w:tc>
        <w:tc>
          <w:tcPr>
            <w:tcW w:w="1996" w:type="dxa"/>
          </w:tcPr>
          <w:p w14:paraId="7E24EF13" w14:textId="77777777" w:rsidR="004C374D" w:rsidRPr="00BE068B" w:rsidRDefault="004C374D" w:rsidP="009A059D">
            <w:pPr>
              <w:contextualSpacing/>
              <w:rPr>
                <w:rFonts w:ascii="Gill Sans MT" w:hAnsi="Gill Sans MT"/>
              </w:rPr>
            </w:pPr>
          </w:p>
        </w:tc>
      </w:tr>
      <w:tr w:rsidR="004C374D" w:rsidRPr="00BE068B" w14:paraId="42BF6AB1" w14:textId="77777777" w:rsidTr="004C374D">
        <w:trPr>
          <w:trHeight w:val="90"/>
          <w:jc w:val="center"/>
        </w:trPr>
        <w:tc>
          <w:tcPr>
            <w:tcW w:w="707" w:type="dxa"/>
            <w:vMerge w:val="restart"/>
          </w:tcPr>
          <w:p w14:paraId="4D8784E4" w14:textId="79864C15" w:rsidR="004C374D" w:rsidRPr="00BE068B" w:rsidRDefault="004C374D" w:rsidP="0015117F">
            <w:pPr>
              <w:contextualSpacing/>
              <w:rPr>
                <w:rFonts w:ascii="Gill Sans MT" w:hAnsi="Gill Sans MT"/>
              </w:rPr>
            </w:pPr>
            <w:r w:rsidRPr="00BE068B">
              <w:rPr>
                <w:rFonts w:ascii="Gill Sans MT" w:hAnsi="Gill Sans MT"/>
              </w:rPr>
              <w:t>d</w:t>
            </w:r>
          </w:p>
        </w:tc>
        <w:tc>
          <w:tcPr>
            <w:tcW w:w="2617" w:type="dxa"/>
            <w:vMerge w:val="restart"/>
          </w:tcPr>
          <w:p w14:paraId="686D5125" w14:textId="6816CB70" w:rsidR="004C374D" w:rsidRPr="00BE068B" w:rsidRDefault="004C374D" w:rsidP="0015117F">
            <w:pPr>
              <w:contextualSpacing/>
              <w:rPr>
                <w:rFonts w:ascii="Gill Sans MT" w:hAnsi="Gill Sans MT"/>
              </w:rPr>
            </w:pPr>
            <w:r w:rsidRPr="00BE068B">
              <w:rPr>
                <w:rFonts w:ascii="Gill Sans MT" w:hAnsi="Gill Sans MT"/>
              </w:rPr>
              <w:t>Work as a teacher, health worker, or agricultural officer</w:t>
            </w:r>
          </w:p>
        </w:tc>
        <w:tc>
          <w:tcPr>
            <w:tcW w:w="2526" w:type="dxa"/>
            <w:vMerge w:val="restart"/>
          </w:tcPr>
          <w:p w14:paraId="44CEEB15" w14:textId="77777777" w:rsidR="004C374D" w:rsidRPr="00BE068B" w:rsidRDefault="004C374D" w:rsidP="0015117F">
            <w:pPr>
              <w:contextualSpacing/>
              <w:rPr>
                <w:rFonts w:ascii="Gill Sans MT" w:hAnsi="Gill Sans MT"/>
              </w:rPr>
            </w:pPr>
          </w:p>
        </w:tc>
        <w:tc>
          <w:tcPr>
            <w:tcW w:w="1647" w:type="dxa"/>
          </w:tcPr>
          <w:p w14:paraId="511D5B05" w14:textId="77777777" w:rsidR="004C374D" w:rsidRPr="00BE068B" w:rsidRDefault="004C374D" w:rsidP="0015117F">
            <w:pPr>
              <w:contextualSpacing/>
              <w:rPr>
                <w:rFonts w:ascii="Gill Sans MT" w:hAnsi="Gill Sans MT"/>
              </w:rPr>
            </w:pPr>
          </w:p>
        </w:tc>
        <w:tc>
          <w:tcPr>
            <w:tcW w:w="2085" w:type="dxa"/>
          </w:tcPr>
          <w:p w14:paraId="6E39B936" w14:textId="77777777" w:rsidR="004C374D" w:rsidRPr="00BE068B" w:rsidRDefault="004C374D" w:rsidP="0015117F">
            <w:pPr>
              <w:contextualSpacing/>
              <w:rPr>
                <w:rFonts w:ascii="Gill Sans MT" w:hAnsi="Gill Sans MT"/>
              </w:rPr>
            </w:pPr>
          </w:p>
        </w:tc>
        <w:tc>
          <w:tcPr>
            <w:tcW w:w="1996" w:type="dxa"/>
          </w:tcPr>
          <w:p w14:paraId="37834A1F" w14:textId="77777777" w:rsidR="004C374D" w:rsidRPr="00BE068B" w:rsidRDefault="004C374D" w:rsidP="0015117F">
            <w:pPr>
              <w:contextualSpacing/>
              <w:rPr>
                <w:rFonts w:ascii="Gill Sans MT" w:hAnsi="Gill Sans MT"/>
              </w:rPr>
            </w:pPr>
          </w:p>
        </w:tc>
      </w:tr>
      <w:tr w:rsidR="004C374D" w:rsidRPr="00BE068B" w14:paraId="644AB78E" w14:textId="77777777" w:rsidTr="004C374D">
        <w:trPr>
          <w:trHeight w:val="90"/>
          <w:jc w:val="center"/>
        </w:trPr>
        <w:tc>
          <w:tcPr>
            <w:tcW w:w="707" w:type="dxa"/>
            <w:vMerge/>
          </w:tcPr>
          <w:p w14:paraId="60AD0743" w14:textId="77777777" w:rsidR="004C374D" w:rsidRPr="00BE068B" w:rsidRDefault="004C374D" w:rsidP="009A059D">
            <w:pPr>
              <w:contextualSpacing/>
              <w:rPr>
                <w:rFonts w:ascii="Gill Sans MT" w:hAnsi="Gill Sans MT"/>
              </w:rPr>
            </w:pPr>
          </w:p>
        </w:tc>
        <w:tc>
          <w:tcPr>
            <w:tcW w:w="2617" w:type="dxa"/>
            <w:vMerge/>
          </w:tcPr>
          <w:p w14:paraId="446CE390" w14:textId="63020CAC" w:rsidR="004C374D" w:rsidRPr="00BE068B" w:rsidRDefault="004C374D" w:rsidP="009A059D">
            <w:pPr>
              <w:contextualSpacing/>
              <w:rPr>
                <w:rFonts w:ascii="Gill Sans MT" w:hAnsi="Gill Sans MT"/>
              </w:rPr>
            </w:pPr>
          </w:p>
        </w:tc>
        <w:tc>
          <w:tcPr>
            <w:tcW w:w="2526" w:type="dxa"/>
            <w:vMerge/>
          </w:tcPr>
          <w:p w14:paraId="2062EE4C" w14:textId="77777777" w:rsidR="004C374D" w:rsidRPr="00BE068B" w:rsidRDefault="004C374D" w:rsidP="009A059D">
            <w:pPr>
              <w:contextualSpacing/>
              <w:rPr>
                <w:rFonts w:ascii="Gill Sans MT" w:hAnsi="Gill Sans MT"/>
              </w:rPr>
            </w:pPr>
          </w:p>
        </w:tc>
        <w:tc>
          <w:tcPr>
            <w:tcW w:w="1647" w:type="dxa"/>
          </w:tcPr>
          <w:p w14:paraId="0E5C8B11" w14:textId="77777777" w:rsidR="004C374D" w:rsidRPr="00BE068B" w:rsidRDefault="004C374D" w:rsidP="009A059D">
            <w:pPr>
              <w:contextualSpacing/>
              <w:rPr>
                <w:rFonts w:ascii="Gill Sans MT" w:hAnsi="Gill Sans MT"/>
              </w:rPr>
            </w:pPr>
          </w:p>
        </w:tc>
        <w:tc>
          <w:tcPr>
            <w:tcW w:w="2085" w:type="dxa"/>
          </w:tcPr>
          <w:p w14:paraId="0F4FBA29" w14:textId="77777777" w:rsidR="004C374D" w:rsidRPr="00BE068B" w:rsidRDefault="004C374D" w:rsidP="009A059D">
            <w:pPr>
              <w:contextualSpacing/>
              <w:rPr>
                <w:rFonts w:ascii="Gill Sans MT" w:hAnsi="Gill Sans MT"/>
              </w:rPr>
            </w:pPr>
          </w:p>
        </w:tc>
        <w:tc>
          <w:tcPr>
            <w:tcW w:w="1996" w:type="dxa"/>
          </w:tcPr>
          <w:p w14:paraId="00A5661B" w14:textId="77777777" w:rsidR="004C374D" w:rsidRPr="00BE068B" w:rsidRDefault="004C374D" w:rsidP="009A059D">
            <w:pPr>
              <w:contextualSpacing/>
              <w:rPr>
                <w:rFonts w:ascii="Gill Sans MT" w:hAnsi="Gill Sans MT"/>
              </w:rPr>
            </w:pPr>
          </w:p>
        </w:tc>
      </w:tr>
      <w:tr w:rsidR="004C374D" w:rsidRPr="00BE068B" w14:paraId="07BED8EF" w14:textId="77777777" w:rsidTr="004C374D">
        <w:trPr>
          <w:trHeight w:val="90"/>
          <w:jc w:val="center"/>
        </w:trPr>
        <w:tc>
          <w:tcPr>
            <w:tcW w:w="707" w:type="dxa"/>
            <w:vMerge/>
          </w:tcPr>
          <w:p w14:paraId="39055514" w14:textId="77777777" w:rsidR="004C374D" w:rsidRPr="00BE068B" w:rsidRDefault="004C374D" w:rsidP="009A059D">
            <w:pPr>
              <w:contextualSpacing/>
              <w:rPr>
                <w:rFonts w:ascii="Gill Sans MT" w:hAnsi="Gill Sans MT"/>
              </w:rPr>
            </w:pPr>
          </w:p>
        </w:tc>
        <w:tc>
          <w:tcPr>
            <w:tcW w:w="2617" w:type="dxa"/>
            <w:vMerge/>
          </w:tcPr>
          <w:p w14:paraId="2170A0B3" w14:textId="68FC7AF1" w:rsidR="004C374D" w:rsidRPr="00BE068B" w:rsidRDefault="004C374D" w:rsidP="009A059D">
            <w:pPr>
              <w:contextualSpacing/>
              <w:rPr>
                <w:rFonts w:ascii="Gill Sans MT" w:hAnsi="Gill Sans MT"/>
              </w:rPr>
            </w:pPr>
          </w:p>
        </w:tc>
        <w:tc>
          <w:tcPr>
            <w:tcW w:w="2526" w:type="dxa"/>
            <w:vMerge/>
          </w:tcPr>
          <w:p w14:paraId="78D1B75C" w14:textId="77777777" w:rsidR="004C374D" w:rsidRPr="00BE068B" w:rsidRDefault="004C374D" w:rsidP="009A059D">
            <w:pPr>
              <w:contextualSpacing/>
              <w:rPr>
                <w:rFonts w:ascii="Gill Sans MT" w:hAnsi="Gill Sans MT"/>
              </w:rPr>
            </w:pPr>
          </w:p>
        </w:tc>
        <w:tc>
          <w:tcPr>
            <w:tcW w:w="1647" w:type="dxa"/>
          </w:tcPr>
          <w:p w14:paraId="20743770" w14:textId="77777777" w:rsidR="004C374D" w:rsidRPr="00BE068B" w:rsidRDefault="004C374D" w:rsidP="009A059D">
            <w:pPr>
              <w:contextualSpacing/>
              <w:rPr>
                <w:rFonts w:ascii="Gill Sans MT" w:hAnsi="Gill Sans MT"/>
              </w:rPr>
            </w:pPr>
          </w:p>
        </w:tc>
        <w:tc>
          <w:tcPr>
            <w:tcW w:w="2085" w:type="dxa"/>
          </w:tcPr>
          <w:p w14:paraId="257F96A3" w14:textId="77777777" w:rsidR="004C374D" w:rsidRPr="00BE068B" w:rsidRDefault="004C374D" w:rsidP="009A059D">
            <w:pPr>
              <w:contextualSpacing/>
              <w:rPr>
                <w:rFonts w:ascii="Gill Sans MT" w:hAnsi="Gill Sans MT"/>
              </w:rPr>
            </w:pPr>
          </w:p>
        </w:tc>
        <w:tc>
          <w:tcPr>
            <w:tcW w:w="1996" w:type="dxa"/>
          </w:tcPr>
          <w:p w14:paraId="2AC2A19D" w14:textId="77777777" w:rsidR="004C374D" w:rsidRPr="00BE068B" w:rsidRDefault="004C374D" w:rsidP="009A059D">
            <w:pPr>
              <w:contextualSpacing/>
              <w:rPr>
                <w:rFonts w:ascii="Gill Sans MT" w:hAnsi="Gill Sans MT"/>
              </w:rPr>
            </w:pPr>
          </w:p>
        </w:tc>
      </w:tr>
      <w:tr w:rsidR="004C374D" w:rsidRPr="00BE068B" w14:paraId="0BC328EE" w14:textId="77777777" w:rsidTr="004C374D">
        <w:trPr>
          <w:trHeight w:val="90"/>
          <w:jc w:val="center"/>
        </w:trPr>
        <w:tc>
          <w:tcPr>
            <w:tcW w:w="707" w:type="dxa"/>
            <w:vMerge w:val="restart"/>
          </w:tcPr>
          <w:p w14:paraId="6AAE8755" w14:textId="3021B0F9" w:rsidR="004C374D" w:rsidRPr="00BE068B" w:rsidRDefault="004C374D" w:rsidP="0015117F">
            <w:pPr>
              <w:contextualSpacing/>
              <w:rPr>
                <w:rFonts w:ascii="Gill Sans MT" w:hAnsi="Gill Sans MT"/>
              </w:rPr>
            </w:pPr>
            <w:r w:rsidRPr="00BE068B">
              <w:rPr>
                <w:rFonts w:ascii="Gill Sans MT" w:hAnsi="Gill Sans MT"/>
              </w:rPr>
              <w:t>e</w:t>
            </w:r>
          </w:p>
        </w:tc>
        <w:tc>
          <w:tcPr>
            <w:tcW w:w="2617" w:type="dxa"/>
            <w:vMerge w:val="restart"/>
          </w:tcPr>
          <w:p w14:paraId="3F94F495" w14:textId="1C9DBED4" w:rsidR="004C374D" w:rsidRPr="00BE068B" w:rsidRDefault="004C374D" w:rsidP="0015117F">
            <w:pPr>
              <w:contextualSpacing/>
              <w:rPr>
                <w:rFonts w:ascii="Gill Sans MT" w:hAnsi="Gill Sans MT"/>
              </w:rPr>
            </w:pPr>
            <w:r w:rsidRPr="00BE068B">
              <w:rPr>
                <w:rFonts w:ascii="Gill Sans MT" w:hAnsi="Gill Sans MT"/>
              </w:rPr>
              <w:t>Work in the police force/army/national service</w:t>
            </w:r>
          </w:p>
        </w:tc>
        <w:tc>
          <w:tcPr>
            <w:tcW w:w="2526" w:type="dxa"/>
            <w:vMerge w:val="restart"/>
          </w:tcPr>
          <w:p w14:paraId="5077D4F7" w14:textId="77777777" w:rsidR="004C374D" w:rsidRPr="00BE068B" w:rsidRDefault="004C374D" w:rsidP="0015117F">
            <w:pPr>
              <w:contextualSpacing/>
              <w:rPr>
                <w:rFonts w:ascii="Gill Sans MT" w:hAnsi="Gill Sans MT"/>
              </w:rPr>
            </w:pPr>
          </w:p>
        </w:tc>
        <w:tc>
          <w:tcPr>
            <w:tcW w:w="1647" w:type="dxa"/>
          </w:tcPr>
          <w:p w14:paraId="2031E398" w14:textId="77777777" w:rsidR="004C374D" w:rsidRPr="00BE068B" w:rsidRDefault="004C374D" w:rsidP="0015117F">
            <w:pPr>
              <w:contextualSpacing/>
              <w:rPr>
                <w:rFonts w:ascii="Gill Sans MT" w:hAnsi="Gill Sans MT"/>
              </w:rPr>
            </w:pPr>
          </w:p>
        </w:tc>
        <w:tc>
          <w:tcPr>
            <w:tcW w:w="2085" w:type="dxa"/>
          </w:tcPr>
          <w:p w14:paraId="34F50C38" w14:textId="77777777" w:rsidR="004C374D" w:rsidRPr="00BE068B" w:rsidRDefault="004C374D" w:rsidP="0015117F">
            <w:pPr>
              <w:contextualSpacing/>
              <w:rPr>
                <w:rFonts w:ascii="Gill Sans MT" w:hAnsi="Gill Sans MT"/>
              </w:rPr>
            </w:pPr>
          </w:p>
        </w:tc>
        <w:tc>
          <w:tcPr>
            <w:tcW w:w="1996" w:type="dxa"/>
          </w:tcPr>
          <w:p w14:paraId="37E29D8E" w14:textId="77777777" w:rsidR="004C374D" w:rsidRPr="00BE068B" w:rsidRDefault="004C374D" w:rsidP="0015117F">
            <w:pPr>
              <w:contextualSpacing/>
              <w:rPr>
                <w:rFonts w:ascii="Gill Sans MT" w:hAnsi="Gill Sans MT"/>
              </w:rPr>
            </w:pPr>
          </w:p>
        </w:tc>
      </w:tr>
      <w:tr w:rsidR="004C374D" w:rsidRPr="00BE068B" w14:paraId="2D5CB9F4" w14:textId="77777777" w:rsidTr="004C374D">
        <w:trPr>
          <w:trHeight w:val="90"/>
          <w:jc w:val="center"/>
        </w:trPr>
        <w:tc>
          <w:tcPr>
            <w:tcW w:w="707" w:type="dxa"/>
            <w:vMerge/>
          </w:tcPr>
          <w:p w14:paraId="16AFB2E8" w14:textId="77777777" w:rsidR="004C374D" w:rsidRPr="00BE068B" w:rsidRDefault="004C374D" w:rsidP="009A059D">
            <w:pPr>
              <w:contextualSpacing/>
              <w:rPr>
                <w:rFonts w:ascii="Gill Sans MT" w:hAnsi="Gill Sans MT"/>
              </w:rPr>
            </w:pPr>
          </w:p>
        </w:tc>
        <w:tc>
          <w:tcPr>
            <w:tcW w:w="2617" w:type="dxa"/>
            <w:vMerge/>
          </w:tcPr>
          <w:p w14:paraId="5905EBDB" w14:textId="448AAA2F" w:rsidR="004C374D" w:rsidRPr="00BE068B" w:rsidRDefault="004C374D" w:rsidP="009A059D">
            <w:pPr>
              <w:contextualSpacing/>
              <w:rPr>
                <w:rFonts w:ascii="Gill Sans MT" w:hAnsi="Gill Sans MT"/>
              </w:rPr>
            </w:pPr>
          </w:p>
        </w:tc>
        <w:tc>
          <w:tcPr>
            <w:tcW w:w="2526" w:type="dxa"/>
            <w:vMerge/>
          </w:tcPr>
          <w:p w14:paraId="53360FA4" w14:textId="77777777" w:rsidR="004C374D" w:rsidRPr="00BE068B" w:rsidRDefault="004C374D" w:rsidP="009A059D">
            <w:pPr>
              <w:contextualSpacing/>
              <w:rPr>
                <w:rFonts w:ascii="Gill Sans MT" w:hAnsi="Gill Sans MT"/>
              </w:rPr>
            </w:pPr>
          </w:p>
        </w:tc>
        <w:tc>
          <w:tcPr>
            <w:tcW w:w="1647" w:type="dxa"/>
          </w:tcPr>
          <w:p w14:paraId="5C02F3AC" w14:textId="77777777" w:rsidR="004C374D" w:rsidRPr="00BE068B" w:rsidRDefault="004C374D" w:rsidP="009A059D">
            <w:pPr>
              <w:contextualSpacing/>
              <w:rPr>
                <w:rFonts w:ascii="Gill Sans MT" w:hAnsi="Gill Sans MT"/>
              </w:rPr>
            </w:pPr>
          </w:p>
        </w:tc>
        <w:tc>
          <w:tcPr>
            <w:tcW w:w="2085" w:type="dxa"/>
          </w:tcPr>
          <w:p w14:paraId="784AF94E" w14:textId="77777777" w:rsidR="004C374D" w:rsidRPr="00BE068B" w:rsidRDefault="004C374D" w:rsidP="009A059D">
            <w:pPr>
              <w:contextualSpacing/>
              <w:rPr>
                <w:rFonts w:ascii="Gill Sans MT" w:hAnsi="Gill Sans MT"/>
              </w:rPr>
            </w:pPr>
          </w:p>
        </w:tc>
        <w:tc>
          <w:tcPr>
            <w:tcW w:w="1996" w:type="dxa"/>
          </w:tcPr>
          <w:p w14:paraId="6F4B0DC9" w14:textId="77777777" w:rsidR="004C374D" w:rsidRPr="00BE068B" w:rsidRDefault="004C374D" w:rsidP="009A059D">
            <w:pPr>
              <w:contextualSpacing/>
              <w:rPr>
                <w:rFonts w:ascii="Gill Sans MT" w:hAnsi="Gill Sans MT"/>
              </w:rPr>
            </w:pPr>
          </w:p>
        </w:tc>
      </w:tr>
      <w:tr w:rsidR="004C374D" w:rsidRPr="00BE068B" w14:paraId="56D67A51" w14:textId="77777777" w:rsidTr="004C374D">
        <w:trPr>
          <w:trHeight w:val="90"/>
          <w:jc w:val="center"/>
        </w:trPr>
        <w:tc>
          <w:tcPr>
            <w:tcW w:w="707" w:type="dxa"/>
            <w:vMerge/>
          </w:tcPr>
          <w:p w14:paraId="5A918B1B" w14:textId="77777777" w:rsidR="004C374D" w:rsidRPr="00BE068B" w:rsidRDefault="004C374D" w:rsidP="009A059D">
            <w:pPr>
              <w:contextualSpacing/>
              <w:rPr>
                <w:rFonts w:ascii="Gill Sans MT" w:hAnsi="Gill Sans MT"/>
              </w:rPr>
            </w:pPr>
          </w:p>
        </w:tc>
        <w:tc>
          <w:tcPr>
            <w:tcW w:w="2617" w:type="dxa"/>
            <w:vMerge/>
          </w:tcPr>
          <w:p w14:paraId="595688B3" w14:textId="6D6F1BFC" w:rsidR="004C374D" w:rsidRPr="00BE068B" w:rsidRDefault="004C374D" w:rsidP="009A059D">
            <w:pPr>
              <w:contextualSpacing/>
              <w:rPr>
                <w:rFonts w:ascii="Gill Sans MT" w:hAnsi="Gill Sans MT"/>
              </w:rPr>
            </w:pPr>
          </w:p>
        </w:tc>
        <w:tc>
          <w:tcPr>
            <w:tcW w:w="2526" w:type="dxa"/>
            <w:vMerge/>
          </w:tcPr>
          <w:p w14:paraId="67C72AAB" w14:textId="77777777" w:rsidR="004C374D" w:rsidRPr="00BE068B" w:rsidRDefault="004C374D" w:rsidP="009A059D">
            <w:pPr>
              <w:contextualSpacing/>
              <w:rPr>
                <w:rFonts w:ascii="Gill Sans MT" w:hAnsi="Gill Sans MT"/>
              </w:rPr>
            </w:pPr>
          </w:p>
        </w:tc>
        <w:tc>
          <w:tcPr>
            <w:tcW w:w="1647" w:type="dxa"/>
          </w:tcPr>
          <w:p w14:paraId="5EBCD4AF" w14:textId="77777777" w:rsidR="004C374D" w:rsidRPr="00BE068B" w:rsidRDefault="004C374D" w:rsidP="009A059D">
            <w:pPr>
              <w:contextualSpacing/>
              <w:rPr>
                <w:rFonts w:ascii="Gill Sans MT" w:hAnsi="Gill Sans MT"/>
              </w:rPr>
            </w:pPr>
          </w:p>
        </w:tc>
        <w:tc>
          <w:tcPr>
            <w:tcW w:w="2085" w:type="dxa"/>
          </w:tcPr>
          <w:p w14:paraId="0D38335D" w14:textId="77777777" w:rsidR="004C374D" w:rsidRPr="00BE068B" w:rsidRDefault="004C374D" w:rsidP="009A059D">
            <w:pPr>
              <w:contextualSpacing/>
              <w:rPr>
                <w:rFonts w:ascii="Gill Sans MT" w:hAnsi="Gill Sans MT"/>
              </w:rPr>
            </w:pPr>
          </w:p>
        </w:tc>
        <w:tc>
          <w:tcPr>
            <w:tcW w:w="1996" w:type="dxa"/>
          </w:tcPr>
          <w:p w14:paraId="40173EF1" w14:textId="77777777" w:rsidR="004C374D" w:rsidRPr="00BE068B" w:rsidRDefault="004C374D" w:rsidP="009A059D">
            <w:pPr>
              <w:contextualSpacing/>
              <w:rPr>
                <w:rFonts w:ascii="Gill Sans MT" w:hAnsi="Gill Sans MT"/>
              </w:rPr>
            </w:pPr>
          </w:p>
        </w:tc>
      </w:tr>
      <w:tr w:rsidR="004C374D" w:rsidRPr="00BE068B" w14:paraId="0B47C0AF" w14:textId="77777777" w:rsidTr="004C374D">
        <w:trPr>
          <w:trHeight w:val="90"/>
          <w:jc w:val="center"/>
        </w:trPr>
        <w:tc>
          <w:tcPr>
            <w:tcW w:w="707" w:type="dxa"/>
            <w:vMerge w:val="restart"/>
          </w:tcPr>
          <w:p w14:paraId="38AD34A6" w14:textId="178F174D" w:rsidR="004C374D" w:rsidRPr="00BE068B" w:rsidRDefault="004C374D" w:rsidP="0015117F">
            <w:pPr>
              <w:contextualSpacing/>
              <w:rPr>
                <w:rFonts w:ascii="Gill Sans MT" w:hAnsi="Gill Sans MT"/>
              </w:rPr>
            </w:pPr>
            <w:r w:rsidRPr="00BE068B">
              <w:rPr>
                <w:rFonts w:ascii="Gill Sans MT" w:hAnsi="Gill Sans MT"/>
              </w:rPr>
              <w:t>f</w:t>
            </w:r>
          </w:p>
        </w:tc>
        <w:tc>
          <w:tcPr>
            <w:tcW w:w="2617" w:type="dxa"/>
            <w:vMerge w:val="restart"/>
          </w:tcPr>
          <w:p w14:paraId="7D1F5C4D" w14:textId="1C926EB1" w:rsidR="004C374D" w:rsidRPr="00BE068B" w:rsidRDefault="004C374D" w:rsidP="0015117F">
            <w:pPr>
              <w:contextualSpacing/>
              <w:rPr>
                <w:rFonts w:ascii="Gill Sans MT" w:hAnsi="Gill Sans MT"/>
              </w:rPr>
            </w:pPr>
            <w:r w:rsidRPr="00BE068B">
              <w:rPr>
                <w:rFonts w:ascii="Gill Sans MT" w:hAnsi="Gill Sans MT"/>
              </w:rPr>
              <w:t>Work for a privately or government-owned corporation (ZESCO, FRA)</w:t>
            </w:r>
          </w:p>
        </w:tc>
        <w:tc>
          <w:tcPr>
            <w:tcW w:w="2526" w:type="dxa"/>
            <w:vMerge w:val="restart"/>
          </w:tcPr>
          <w:p w14:paraId="3724DEE0" w14:textId="77777777" w:rsidR="004C374D" w:rsidRPr="00BE068B" w:rsidRDefault="004C374D" w:rsidP="0015117F">
            <w:pPr>
              <w:contextualSpacing/>
              <w:rPr>
                <w:rFonts w:ascii="Gill Sans MT" w:hAnsi="Gill Sans MT"/>
              </w:rPr>
            </w:pPr>
          </w:p>
        </w:tc>
        <w:tc>
          <w:tcPr>
            <w:tcW w:w="1647" w:type="dxa"/>
          </w:tcPr>
          <w:p w14:paraId="1C86F63E" w14:textId="77777777" w:rsidR="004C374D" w:rsidRPr="00BE068B" w:rsidRDefault="004C374D" w:rsidP="0015117F">
            <w:pPr>
              <w:contextualSpacing/>
              <w:rPr>
                <w:rFonts w:ascii="Gill Sans MT" w:hAnsi="Gill Sans MT"/>
              </w:rPr>
            </w:pPr>
          </w:p>
        </w:tc>
        <w:tc>
          <w:tcPr>
            <w:tcW w:w="2085" w:type="dxa"/>
          </w:tcPr>
          <w:p w14:paraId="00A16B37" w14:textId="77777777" w:rsidR="004C374D" w:rsidRPr="00BE068B" w:rsidRDefault="004C374D" w:rsidP="0015117F">
            <w:pPr>
              <w:contextualSpacing/>
              <w:rPr>
                <w:rFonts w:ascii="Gill Sans MT" w:hAnsi="Gill Sans MT"/>
              </w:rPr>
            </w:pPr>
          </w:p>
        </w:tc>
        <w:tc>
          <w:tcPr>
            <w:tcW w:w="1996" w:type="dxa"/>
          </w:tcPr>
          <w:p w14:paraId="4B9AC36B" w14:textId="77777777" w:rsidR="004C374D" w:rsidRPr="00BE068B" w:rsidRDefault="004C374D" w:rsidP="0015117F">
            <w:pPr>
              <w:contextualSpacing/>
              <w:rPr>
                <w:rFonts w:ascii="Gill Sans MT" w:hAnsi="Gill Sans MT"/>
              </w:rPr>
            </w:pPr>
          </w:p>
        </w:tc>
      </w:tr>
      <w:tr w:rsidR="004C374D" w:rsidRPr="00BE068B" w14:paraId="0BEDD613" w14:textId="77777777" w:rsidTr="004C374D">
        <w:trPr>
          <w:trHeight w:val="90"/>
          <w:jc w:val="center"/>
        </w:trPr>
        <w:tc>
          <w:tcPr>
            <w:tcW w:w="707" w:type="dxa"/>
            <w:vMerge/>
          </w:tcPr>
          <w:p w14:paraId="3A6EDE04" w14:textId="77777777" w:rsidR="004C374D" w:rsidRPr="00BE068B" w:rsidRDefault="004C374D" w:rsidP="009A059D">
            <w:pPr>
              <w:contextualSpacing/>
              <w:rPr>
                <w:rFonts w:ascii="Gill Sans MT" w:hAnsi="Gill Sans MT"/>
              </w:rPr>
            </w:pPr>
          </w:p>
        </w:tc>
        <w:tc>
          <w:tcPr>
            <w:tcW w:w="2617" w:type="dxa"/>
            <w:vMerge/>
          </w:tcPr>
          <w:p w14:paraId="5AB7AC39" w14:textId="67C98E8E" w:rsidR="004C374D" w:rsidRPr="00BE068B" w:rsidRDefault="004C374D" w:rsidP="009A059D">
            <w:pPr>
              <w:contextualSpacing/>
              <w:rPr>
                <w:rFonts w:ascii="Gill Sans MT" w:hAnsi="Gill Sans MT"/>
              </w:rPr>
            </w:pPr>
          </w:p>
        </w:tc>
        <w:tc>
          <w:tcPr>
            <w:tcW w:w="2526" w:type="dxa"/>
            <w:vMerge/>
          </w:tcPr>
          <w:p w14:paraId="5356FED1" w14:textId="77777777" w:rsidR="004C374D" w:rsidRPr="00BE068B" w:rsidRDefault="004C374D" w:rsidP="009A059D">
            <w:pPr>
              <w:contextualSpacing/>
              <w:rPr>
                <w:rFonts w:ascii="Gill Sans MT" w:hAnsi="Gill Sans MT"/>
              </w:rPr>
            </w:pPr>
          </w:p>
        </w:tc>
        <w:tc>
          <w:tcPr>
            <w:tcW w:w="1647" w:type="dxa"/>
          </w:tcPr>
          <w:p w14:paraId="4B7A7848" w14:textId="77777777" w:rsidR="004C374D" w:rsidRPr="00BE068B" w:rsidRDefault="004C374D" w:rsidP="009A059D">
            <w:pPr>
              <w:contextualSpacing/>
              <w:rPr>
                <w:rFonts w:ascii="Gill Sans MT" w:hAnsi="Gill Sans MT"/>
              </w:rPr>
            </w:pPr>
          </w:p>
        </w:tc>
        <w:tc>
          <w:tcPr>
            <w:tcW w:w="2085" w:type="dxa"/>
          </w:tcPr>
          <w:p w14:paraId="346552A0" w14:textId="77777777" w:rsidR="004C374D" w:rsidRPr="00BE068B" w:rsidRDefault="004C374D" w:rsidP="009A059D">
            <w:pPr>
              <w:contextualSpacing/>
              <w:rPr>
                <w:rFonts w:ascii="Gill Sans MT" w:hAnsi="Gill Sans MT"/>
              </w:rPr>
            </w:pPr>
          </w:p>
        </w:tc>
        <w:tc>
          <w:tcPr>
            <w:tcW w:w="1996" w:type="dxa"/>
          </w:tcPr>
          <w:p w14:paraId="2E1F9041" w14:textId="77777777" w:rsidR="004C374D" w:rsidRPr="00BE068B" w:rsidRDefault="004C374D" w:rsidP="009A059D">
            <w:pPr>
              <w:contextualSpacing/>
              <w:rPr>
                <w:rFonts w:ascii="Gill Sans MT" w:hAnsi="Gill Sans MT"/>
              </w:rPr>
            </w:pPr>
          </w:p>
        </w:tc>
      </w:tr>
      <w:tr w:rsidR="004C374D" w:rsidRPr="00BE068B" w14:paraId="4692BEBD" w14:textId="77777777" w:rsidTr="004C374D">
        <w:trPr>
          <w:trHeight w:val="90"/>
          <w:jc w:val="center"/>
        </w:trPr>
        <w:tc>
          <w:tcPr>
            <w:tcW w:w="707" w:type="dxa"/>
            <w:vMerge/>
          </w:tcPr>
          <w:p w14:paraId="47281026" w14:textId="77777777" w:rsidR="004C374D" w:rsidRPr="00BE068B" w:rsidRDefault="004C374D" w:rsidP="009A059D">
            <w:pPr>
              <w:contextualSpacing/>
              <w:rPr>
                <w:rFonts w:ascii="Gill Sans MT" w:hAnsi="Gill Sans MT"/>
              </w:rPr>
            </w:pPr>
          </w:p>
        </w:tc>
        <w:tc>
          <w:tcPr>
            <w:tcW w:w="2617" w:type="dxa"/>
            <w:vMerge/>
          </w:tcPr>
          <w:p w14:paraId="3E3A3CD1" w14:textId="4A47FFAB" w:rsidR="004C374D" w:rsidRPr="00BE068B" w:rsidRDefault="004C374D" w:rsidP="009A059D">
            <w:pPr>
              <w:contextualSpacing/>
              <w:rPr>
                <w:rFonts w:ascii="Gill Sans MT" w:hAnsi="Gill Sans MT"/>
              </w:rPr>
            </w:pPr>
          </w:p>
        </w:tc>
        <w:tc>
          <w:tcPr>
            <w:tcW w:w="2526" w:type="dxa"/>
            <w:vMerge/>
          </w:tcPr>
          <w:p w14:paraId="5B3BF451" w14:textId="77777777" w:rsidR="004C374D" w:rsidRPr="00BE068B" w:rsidRDefault="004C374D" w:rsidP="009A059D">
            <w:pPr>
              <w:contextualSpacing/>
              <w:rPr>
                <w:rFonts w:ascii="Gill Sans MT" w:hAnsi="Gill Sans MT"/>
              </w:rPr>
            </w:pPr>
          </w:p>
        </w:tc>
        <w:tc>
          <w:tcPr>
            <w:tcW w:w="1647" w:type="dxa"/>
          </w:tcPr>
          <w:p w14:paraId="2618B1D3" w14:textId="77777777" w:rsidR="004C374D" w:rsidRPr="00BE068B" w:rsidRDefault="004C374D" w:rsidP="009A059D">
            <w:pPr>
              <w:contextualSpacing/>
              <w:rPr>
                <w:rFonts w:ascii="Gill Sans MT" w:hAnsi="Gill Sans MT"/>
              </w:rPr>
            </w:pPr>
          </w:p>
        </w:tc>
        <w:tc>
          <w:tcPr>
            <w:tcW w:w="2085" w:type="dxa"/>
          </w:tcPr>
          <w:p w14:paraId="1C6AC2CC" w14:textId="77777777" w:rsidR="004C374D" w:rsidRPr="00BE068B" w:rsidRDefault="004C374D" w:rsidP="009A059D">
            <w:pPr>
              <w:contextualSpacing/>
              <w:rPr>
                <w:rFonts w:ascii="Gill Sans MT" w:hAnsi="Gill Sans MT"/>
              </w:rPr>
            </w:pPr>
          </w:p>
        </w:tc>
        <w:tc>
          <w:tcPr>
            <w:tcW w:w="1996" w:type="dxa"/>
          </w:tcPr>
          <w:p w14:paraId="46BFC91A" w14:textId="77777777" w:rsidR="004C374D" w:rsidRPr="00BE068B" w:rsidRDefault="004C374D" w:rsidP="009A059D">
            <w:pPr>
              <w:contextualSpacing/>
              <w:rPr>
                <w:rFonts w:ascii="Gill Sans MT" w:hAnsi="Gill Sans MT"/>
              </w:rPr>
            </w:pPr>
          </w:p>
        </w:tc>
      </w:tr>
      <w:tr w:rsidR="004C374D" w:rsidRPr="00BE068B" w14:paraId="34ED9F4E" w14:textId="77777777" w:rsidTr="004C374D">
        <w:trPr>
          <w:trHeight w:val="90"/>
          <w:jc w:val="center"/>
        </w:trPr>
        <w:tc>
          <w:tcPr>
            <w:tcW w:w="707" w:type="dxa"/>
            <w:vMerge w:val="restart"/>
          </w:tcPr>
          <w:p w14:paraId="12362CB9" w14:textId="677DAC74" w:rsidR="004C374D" w:rsidRPr="00BE068B" w:rsidRDefault="004C374D" w:rsidP="0015117F">
            <w:pPr>
              <w:contextualSpacing/>
              <w:rPr>
                <w:rFonts w:ascii="Gill Sans MT" w:hAnsi="Gill Sans MT"/>
              </w:rPr>
            </w:pPr>
            <w:r w:rsidRPr="00BE068B">
              <w:rPr>
                <w:rFonts w:ascii="Gill Sans MT" w:hAnsi="Gill Sans MT"/>
              </w:rPr>
              <w:t>g</w:t>
            </w:r>
          </w:p>
        </w:tc>
        <w:tc>
          <w:tcPr>
            <w:tcW w:w="2617" w:type="dxa"/>
            <w:vMerge w:val="restart"/>
          </w:tcPr>
          <w:p w14:paraId="5B4DB7CD" w14:textId="67005127" w:rsidR="004C374D" w:rsidRPr="00BE068B" w:rsidRDefault="004C374D" w:rsidP="0015117F">
            <w:pPr>
              <w:contextualSpacing/>
              <w:rPr>
                <w:rFonts w:ascii="Gill Sans MT" w:hAnsi="Gill Sans MT"/>
              </w:rPr>
            </w:pPr>
            <w:r w:rsidRPr="00BE068B">
              <w:rPr>
                <w:rFonts w:ascii="Gill Sans MT" w:hAnsi="Gill Sans MT"/>
              </w:rPr>
              <w:t>Work as a shop attendant/in a house</w:t>
            </w:r>
          </w:p>
        </w:tc>
        <w:tc>
          <w:tcPr>
            <w:tcW w:w="2526" w:type="dxa"/>
            <w:vMerge w:val="restart"/>
          </w:tcPr>
          <w:p w14:paraId="4F9125BD" w14:textId="77777777" w:rsidR="004C374D" w:rsidRPr="00BE068B" w:rsidRDefault="004C374D" w:rsidP="0015117F">
            <w:pPr>
              <w:contextualSpacing/>
              <w:rPr>
                <w:rFonts w:ascii="Gill Sans MT" w:hAnsi="Gill Sans MT"/>
              </w:rPr>
            </w:pPr>
          </w:p>
        </w:tc>
        <w:tc>
          <w:tcPr>
            <w:tcW w:w="1647" w:type="dxa"/>
          </w:tcPr>
          <w:p w14:paraId="0E619D94" w14:textId="77777777" w:rsidR="004C374D" w:rsidRPr="00BE068B" w:rsidRDefault="004C374D" w:rsidP="0015117F">
            <w:pPr>
              <w:contextualSpacing/>
              <w:rPr>
                <w:rFonts w:ascii="Gill Sans MT" w:hAnsi="Gill Sans MT"/>
              </w:rPr>
            </w:pPr>
          </w:p>
        </w:tc>
        <w:tc>
          <w:tcPr>
            <w:tcW w:w="2085" w:type="dxa"/>
          </w:tcPr>
          <w:p w14:paraId="51E6E90B" w14:textId="77777777" w:rsidR="004C374D" w:rsidRPr="00BE068B" w:rsidRDefault="004C374D" w:rsidP="0015117F">
            <w:pPr>
              <w:contextualSpacing/>
              <w:rPr>
                <w:rFonts w:ascii="Gill Sans MT" w:hAnsi="Gill Sans MT"/>
              </w:rPr>
            </w:pPr>
          </w:p>
        </w:tc>
        <w:tc>
          <w:tcPr>
            <w:tcW w:w="1996" w:type="dxa"/>
          </w:tcPr>
          <w:p w14:paraId="22872044" w14:textId="77777777" w:rsidR="004C374D" w:rsidRPr="00BE068B" w:rsidRDefault="004C374D" w:rsidP="0015117F">
            <w:pPr>
              <w:contextualSpacing/>
              <w:rPr>
                <w:rFonts w:ascii="Gill Sans MT" w:hAnsi="Gill Sans MT"/>
              </w:rPr>
            </w:pPr>
          </w:p>
        </w:tc>
      </w:tr>
      <w:tr w:rsidR="004C374D" w:rsidRPr="00BE068B" w14:paraId="31A808A7" w14:textId="77777777" w:rsidTr="004C374D">
        <w:trPr>
          <w:trHeight w:val="90"/>
          <w:jc w:val="center"/>
        </w:trPr>
        <w:tc>
          <w:tcPr>
            <w:tcW w:w="707" w:type="dxa"/>
            <w:vMerge/>
          </w:tcPr>
          <w:p w14:paraId="180B1170" w14:textId="77777777" w:rsidR="004C374D" w:rsidRPr="00BE068B" w:rsidRDefault="004C374D" w:rsidP="009A059D">
            <w:pPr>
              <w:contextualSpacing/>
              <w:rPr>
                <w:rFonts w:ascii="Gill Sans MT" w:hAnsi="Gill Sans MT"/>
              </w:rPr>
            </w:pPr>
          </w:p>
        </w:tc>
        <w:tc>
          <w:tcPr>
            <w:tcW w:w="2617" w:type="dxa"/>
            <w:vMerge/>
          </w:tcPr>
          <w:p w14:paraId="1B053B92" w14:textId="435E69BB" w:rsidR="004C374D" w:rsidRPr="00BE068B" w:rsidRDefault="004C374D" w:rsidP="009A059D">
            <w:pPr>
              <w:contextualSpacing/>
              <w:rPr>
                <w:rFonts w:ascii="Gill Sans MT" w:hAnsi="Gill Sans MT"/>
              </w:rPr>
            </w:pPr>
          </w:p>
        </w:tc>
        <w:tc>
          <w:tcPr>
            <w:tcW w:w="2526" w:type="dxa"/>
            <w:vMerge/>
          </w:tcPr>
          <w:p w14:paraId="32CB076A" w14:textId="77777777" w:rsidR="004C374D" w:rsidRPr="00BE068B" w:rsidRDefault="004C374D" w:rsidP="009A059D">
            <w:pPr>
              <w:contextualSpacing/>
              <w:rPr>
                <w:rFonts w:ascii="Gill Sans MT" w:hAnsi="Gill Sans MT"/>
              </w:rPr>
            </w:pPr>
          </w:p>
        </w:tc>
        <w:tc>
          <w:tcPr>
            <w:tcW w:w="1647" w:type="dxa"/>
          </w:tcPr>
          <w:p w14:paraId="31E829E7" w14:textId="77777777" w:rsidR="004C374D" w:rsidRPr="00BE068B" w:rsidRDefault="004C374D" w:rsidP="009A059D">
            <w:pPr>
              <w:contextualSpacing/>
              <w:rPr>
                <w:rFonts w:ascii="Gill Sans MT" w:hAnsi="Gill Sans MT"/>
              </w:rPr>
            </w:pPr>
          </w:p>
        </w:tc>
        <w:tc>
          <w:tcPr>
            <w:tcW w:w="2085" w:type="dxa"/>
          </w:tcPr>
          <w:p w14:paraId="329C45D5" w14:textId="77777777" w:rsidR="004C374D" w:rsidRPr="00BE068B" w:rsidRDefault="004C374D" w:rsidP="009A059D">
            <w:pPr>
              <w:contextualSpacing/>
              <w:rPr>
                <w:rFonts w:ascii="Gill Sans MT" w:hAnsi="Gill Sans MT"/>
              </w:rPr>
            </w:pPr>
          </w:p>
        </w:tc>
        <w:tc>
          <w:tcPr>
            <w:tcW w:w="1996" w:type="dxa"/>
          </w:tcPr>
          <w:p w14:paraId="302FB7B9" w14:textId="77777777" w:rsidR="004C374D" w:rsidRPr="00BE068B" w:rsidRDefault="004C374D" w:rsidP="009A059D">
            <w:pPr>
              <w:contextualSpacing/>
              <w:rPr>
                <w:rFonts w:ascii="Gill Sans MT" w:hAnsi="Gill Sans MT"/>
              </w:rPr>
            </w:pPr>
          </w:p>
        </w:tc>
      </w:tr>
      <w:tr w:rsidR="004C374D" w:rsidRPr="00BE068B" w14:paraId="4F0C1C4C" w14:textId="77777777" w:rsidTr="004C374D">
        <w:trPr>
          <w:trHeight w:val="90"/>
          <w:jc w:val="center"/>
        </w:trPr>
        <w:tc>
          <w:tcPr>
            <w:tcW w:w="707" w:type="dxa"/>
            <w:vMerge/>
          </w:tcPr>
          <w:p w14:paraId="133761DC" w14:textId="77777777" w:rsidR="004C374D" w:rsidRPr="00BE068B" w:rsidRDefault="004C374D" w:rsidP="009A059D">
            <w:pPr>
              <w:contextualSpacing/>
              <w:rPr>
                <w:rFonts w:ascii="Gill Sans MT" w:hAnsi="Gill Sans MT"/>
              </w:rPr>
            </w:pPr>
          </w:p>
        </w:tc>
        <w:tc>
          <w:tcPr>
            <w:tcW w:w="2617" w:type="dxa"/>
            <w:vMerge/>
          </w:tcPr>
          <w:p w14:paraId="1660BD58" w14:textId="7BA8BBBE" w:rsidR="004C374D" w:rsidRPr="00BE068B" w:rsidRDefault="004C374D" w:rsidP="009A059D">
            <w:pPr>
              <w:contextualSpacing/>
              <w:rPr>
                <w:rFonts w:ascii="Gill Sans MT" w:hAnsi="Gill Sans MT"/>
              </w:rPr>
            </w:pPr>
          </w:p>
        </w:tc>
        <w:tc>
          <w:tcPr>
            <w:tcW w:w="2526" w:type="dxa"/>
            <w:vMerge/>
          </w:tcPr>
          <w:p w14:paraId="184CA82C" w14:textId="77777777" w:rsidR="004C374D" w:rsidRPr="00BE068B" w:rsidRDefault="004C374D" w:rsidP="009A059D">
            <w:pPr>
              <w:contextualSpacing/>
              <w:rPr>
                <w:rFonts w:ascii="Gill Sans MT" w:hAnsi="Gill Sans MT"/>
              </w:rPr>
            </w:pPr>
          </w:p>
        </w:tc>
        <w:tc>
          <w:tcPr>
            <w:tcW w:w="1647" w:type="dxa"/>
          </w:tcPr>
          <w:p w14:paraId="4FDC533C" w14:textId="77777777" w:rsidR="004C374D" w:rsidRPr="00BE068B" w:rsidRDefault="004C374D" w:rsidP="009A059D">
            <w:pPr>
              <w:contextualSpacing/>
              <w:rPr>
                <w:rFonts w:ascii="Gill Sans MT" w:hAnsi="Gill Sans MT"/>
              </w:rPr>
            </w:pPr>
          </w:p>
        </w:tc>
        <w:tc>
          <w:tcPr>
            <w:tcW w:w="2085" w:type="dxa"/>
          </w:tcPr>
          <w:p w14:paraId="527207ED" w14:textId="77777777" w:rsidR="004C374D" w:rsidRPr="00BE068B" w:rsidRDefault="004C374D" w:rsidP="009A059D">
            <w:pPr>
              <w:contextualSpacing/>
              <w:rPr>
                <w:rFonts w:ascii="Gill Sans MT" w:hAnsi="Gill Sans MT"/>
              </w:rPr>
            </w:pPr>
          </w:p>
        </w:tc>
        <w:tc>
          <w:tcPr>
            <w:tcW w:w="1996" w:type="dxa"/>
          </w:tcPr>
          <w:p w14:paraId="7BA6F4D9" w14:textId="77777777" w:rsidR="004C374D" w:rsidRPr="00BE068B" w:rsidRDefault="004C374D" w:rsidP="009A059D">
            <w:pPr>
              <w:contextualSpacing/>
              <w:rPr>
                <w:rFonts w:ascii="Gill Sans MT" w:hAnsi="Gill Sans MT"/>
              </w:rPr>
            </w:pPr>
          </w:p>
        </w:tc>
      </w:tr>
      <w:tr w:rsidR="004C374D" w:rsidRPr="00BE068B" w14:paraId="37E39170" w14:textId="77777777" w:rsidTr="004C374D">
        <w:trPr>
          <w:trHeight w:val="90"/>
          <w:jc w:val="center"/>
        </w:trPr>
        <w:tc>
          <w:tcPr>
            <w:tcW w:w="707" w:type="dxa"/>
            <w:vMerge w:val="restart"/>
          </w:tcPr>
          <w:p w14:paraId="1C32CB73" w14:textId="5B4DC2EB" w:rsidR="004C374D" w:rsidRPr="00BE068B" w:rsidRDefault="004C374D" w:rsidP="0015117F">
            <w:pPr>
              <w:contextualSpacing/>
              <w:rPr>
                <w:rFonts w:ascii="Gill Sans MT" w:hAnsi="Gill Sans MT"/>
              </w:rPr>
            </w:pPr>
            <w:r w:rsidRPr="00BE068B">
              <w:rPr>
                <w:rFonts w:ascii="Gill Sans MT" w:hAnsi="Gill Sans MT"/>
              </w:rPr>
              <w:t>h</w:t>
            </w:r>
          </w:p>
        </w:tc>
        <w:tc>
          <w:tcPr>
            <w:tcW w:w="2617" w:type="dxa"/>
            <w:vMerge w:val="restart"/>
          </w:tcPr>
          <w:p w14:paraId="6DB7263A" w14:textId="4EB1F5E2" w:rsidR="004C374D" w:rsidRPr="00BE068B" w:rsidRDefault="004C374D" w:rsidP="0015117F">
            <w:pPr>
              <w:contextualSpacing/>
              <w:rPr>
                <w:rFonts w:ascii="Gill Sans MT" w:hAnsi="Gill Sans MT"/>
              </w:rPr>
            </w:pPr>
            <w:r w:rsidRPr="00BE068B">
              <w:rPr>
                <w:rFonts w:ascii="Gill Sans MT" w:hAnsi="Gill Sans MT"/>
              </w:rPr>
              <w:t xml:space="preserve">Work in the </w:t>
            </w:r>
            <w:commentRangeStart w:id="46"/>
            <w:r w:rsidRPr="00BE068B">
              <w:rPr>
                <w:rFonts w:ascii="Gill Sans MT" w:hAnsi="Gill Sans MT"/>
              </w:rPr>
              <w:t xml:space="preserve">tourism </w:t>
            </w:r>
            <w:commentRangeEnd w:id="46"/>
            <w:r w:rsidRPr="00BE068B">
              <w:rPr>
                <w:rStyle w:val="CommentReference"/>
                <w:rFonts w:ascii="Gill Sans MT" w:hAnsi="Gill Sans MT"/>
              </w:rPr>
              <w:commentReference w:id="46"/>
            </w:r>
            <w:r w:rsidRPr="00BE068B">
              <w:rPr>
                <w:rFonts w:ascii="Gill Sans MT" w:hAnsi="Gill Sans MT"/>
              </w:rPr>
              <w:t>industry (lodges, safari, curio, etc.)</w:t>
            </w:r>
          </w:p>
        </w:tc>
        <w:tc>
          <w:tcPr>
            <w:tcW w:w="2526" w:type="dxa"/>
            <w:vMerge w:val="restart"/>
          </w:tcPr>
          <w:p w14:paraId="16FF3641" w14:textId="77777777" w:rsidR="004C374D" w:rsidRPr="00BE068B" w:rsidRDefault="004C374D" w:rsidP="0015117F">
            <w:pPr>
              <w:contextualSpacing/>
              <w:rPr>
                <w:rFonts w:ascii="Gill Sans MT" w:hAnsi="Gill Sans MT"/>
              </w:rPr>
            </w:pPr>
          </w:p>
        </w:tc>
        <w:tc>
          <w:tcPr>
            <w:tcW w:w="1647" w:type="dxa"/>
          </w:tcPr>
          <w:p w14:paraId="57D120D9" w14:textId="77777777" w:rsidR="004C374D" w:rsidRPr="00BE068B" w:rsidRDefault="004C374D" w:rsidP="0015117F">
            <w:pPr>
              <w:contextualSpacing/>
              <w:rPr>
                <w:rFonts w:ascii="Gill Sans MT" w:hAnsi="Gill Sans MT"/>
              </w:rPr>
            </w:pPr>
          </w:p>
        </w:tc>
        <w:tc>
          <w:tcPr>
            <w:tcW w:w="2085" w:type="dxa"/>
          </w:tcPr>
          <w:p w14:paraId="0CE5F861" w14:textId="77777777" w:rsidR="004C374D" w:rsidRPr="00BE068B" w:rsidRDefault="004C374D" w:rsidP="0015117F">
            <w:pPr>
              <w:contextualSpacing/>
              <w:rPr>
                <w:rFonts w:ascii="Gill Sans MT" w:hAnsi="Gill Sans MT"/>
              </w:rPr>
            </w:pPr>
          </w:p>
        </w:tc>
        <w:tc>
          <w:tcPr>
            <w:tcW w:w="1996" w:type="dxa"/>
          </w:tcPr>
          <w:p w14:paraId="40EA5885" w14:textId="22B1B87C" w:rsidR="004C374D" w:rsidRPr="00BE068B" w:rsidRDefault="004C374D" w:rsidP="0015117F">
            <w:pPr>
              <w:contextualSpacing/>
              <w:rPr>
                <w:rFonts w:ascii="Gill Sans MT" w:hAnsi="Gill Sans MT"/>
              </w:rPr>
            </w:pPr>
          </w:p>
        </w:tc>
      </w:tr>
      <w:tr w:rsidR="004C374D" w:rsidRPr="00BE068B" w14:paraId="609A5E66" w14:textId="77777777" w:rsidTr="004C374D">
        <w:trPr>
          <w:trHeight w:val="90"/>
          <w:jc w:val="center"/>
        </w:trPr>
        <w:tc>
          <w:tcPr>
            <w:tcW w:w="707" w:type="dxa"/>
            <w:vMerge/>
          </w:tcPr>
          <w:p w14:paraId="02F0DA18" w14:textId="77777777" w:rsidR="004C374D" w:rsidRPr="00BE068B" w:rsidRDefault="004C374D" w:rsidP="003C0031">
            <w:pPr>
              <w:contextualSpacing/>
              <w:rPr>
                <w:rFonts w:ascii="Gill Sans MT" w:hAnsi="Gill Sans MT"/>
              </w:rPr>
            </w:pPr>
          </w:p>
        </w:tc>
        <w:tc>
          <w:tcPr>
            <w:tcW w:w="2617" w:type="dxa"/>
            <w:vMerge/>
          </w:tcPr>
          <w:p w14:paraId="3D89F27E" w14:textId="63B3C747" w:rsidR="004C374D" w:rsidRPr="00BE068B" w:rsidRDefault="004C374D" w:rsidP="003C0031">
            <w:pPr>
              <w:contextualSpacing/>
              <w:rPr>
                <w:rFonts w:ascii="Gill Sans MT" w:hAnsi="Gill Sans MT"/>
              </w:rPr>
            </w:pPr>
          </w:p>
        </w:tc>
        <w:tc>
          <w:tcPr>
            <w:tcW w:w="2526" w:type="dxa"/>
            <w:vMerge/>
          </w:tcPr>
          <w:p w14:paraId="6976AAE8" w14:textId="77777777" w:rsidR="004C374D" w:rsidRPr="00BE068B" w:rsidRDefault="004C374D" w:rsidP="003C0031">
            <w:pPr>
              <w:contextualSpacing/>
              <w:rPr>
                <w:rFonts w:ascii="Gill Sans MT" w:hAnsi="Gill Sans MT"/>
              </w:rPr>
            </w:pPr>
          </w:p>
        </w:tc>
        <w:tc>
          <w:tcPr>
            <w:tcW w:w="1647" w:type="dxa"/>
          </w:tcPr>
          <w:p w14:paraId="088766CB" w14:textId="77777777" w:rsidR="004C374D" w:rsidRPr="00BE068B" w:rsidRDefault="004C374D" w:rsidP="003C0031">
            <w:pPr>
              <w:contextualSpacing/>
              <w:rPr>
                <w:rFonts w:ascii="Gill Sans MT" w:hAnsi="Gill Sans MT"/>
              </w:rPr>
            </w:pPr>
          </w:p>
        </w:tc>
        <w:tc>
          <w:tcPr>
            <w:tcW w:w="2085" w:type="dxa"/>
          </w:tcPr>
          <w:p w14:paraId="4D7F2B6C" w14:textId="77777777" w:rsidR="004C374D" w:rsidRPr="00BE068B" w:rsidRDefault="004C374D" w:rsidP="003C0031">
            <w:pPr>
              <w:contextualSpacing/>
              <w:rPr>
                <w:rFonts w:ascii="Gill Sans MT" w:hAnsi="Gill Sans MT"/>
              </w:rPr>
            </w:pPr>
          </w:p>
        </w:tc>
        <w:tc>
          <w:tcPr>
            <w:tcW w:w="1996" w:type="dxa"/>
          </w:tcPr>
          <w:p w14:paraId="7028999F" w14:textId="5A221B1A" w:rsidR="004C374D" w:rsidRPr="00BE068B" w:rsidRDefault="004C374D" w:rsidP="003C0031">
            <w:pPr>
              <w:contextualSpacing/>
              <w:rPr>
                <w:rFonts w:ascii="Gill Sans MT" w:hAnsi="Gill Sans MT"/>
              </w:rPr>
            </w:pPr>
          </w:p>
        </w:tc>
      </w:tr>
      <w:tr w:rsidR="004C374D" w:rsidRPr="00BE068B" w14:paraId="7E4BE79D" w14:textId="77777777" w:rsidTr="004C374D">
        <w:trPr>
          <w:trHeight w:val="90"/>
          <w:jc w:val="center"/>
        </w:trPr>
        <w:tc>
          <w:tcPr>
            <w:tcW w:w="707" w:type="dxa"/>
            <w:vMerge/>
          </w:tcPr>
          <w:p w14:paraId="21F60E99" w14:textId="77777777" w:rsidR="004C374D" w:rsidRPr="00BE068B" w:rsidRDefault="004C374D" w:rsidP="003C0031">
            <w:pPr>
              <w:contextualSpacing/>
              <w:rPr>
                <w:rFonts w:ascii="Gill Sans MT" w:hAnsi="Gill Sans MT"/>
              </w:rPr>
            </w:pPr>
          </w:p>
        </w:tc>
        <w:tc>
          <w:tcPr>
            <w:tcW w:w="2617" w:type="dxa"/>
            <w:vMerge/>
          </w:tcPr>
          <w:p w14:paraId="1D244FCA" w14:textId="6CEB8263" w:rsidR="004C374D" w:rsidRPr="00BE068B" w:rsidRDefault="004C374D" w:rsidP="003C0031">
            <w:pPr>
              <w:contextualSpacing/>
              <w:rPr>
                <w:rFonts w:ascii="Gill Sans MT" w:hAnsi="Gill Sans MT"/>
              </w:rPr>
            </w:pPr>
          </w:p>
        </w:tc>
        <w:tc>
          <w:tcPr>
            <w:tcW w:w="2526" w:type="dxa"/>
            <w:vMerge/>
          </w:tcPr>
          <w:p w14:paraId="6A757E5C" w14:textId="77777777" w:rsidR="004C374D" w:rsidRPr="00BE068B" w:rsidRDefault="004C374D" w:rsidP="003C0031">
            <w:pPr>
              <w:contextualSpacing/>
              <w:rPr>
                <w:rFonts w:ascii="Gill Sans MT" w:hAnsi="Gill Sans MT"/>
              </w:rPr>
            </w:pPr>
          </w:p>
        </w:tc>
        <w:tc>
          <w:tcPr>
            <w:tcW w:w="1647" w:type="dxa"/>
          </w:tcPr>
          <w:p w14:paraId="387D6E6F" w14:textId="77777777" w:rsidR="004C374D" w:rsidRPr="00BE068B" w:rsidRDefault="004C374D" w:rsidP="003C0031">
            <w:pPr>
              <w:contextualSpacing/>
              <w:rPr>
                <w:rFonts w:ascii="Gill Sans MT" w:hAnsi="Gill Sans MT"/>
              </w:rPr>
            </w:pPr>
          </w:p>
        </w:tc>
        <w:tc>
          <w:tcPr>
            <w:tcW w:w="2085" w:type="dxa"/>
          </w:tcPr>
          <w:p w14:paraId="3F02667A" w14:textId="77777777" w:rsidR="004C374D" w:rsidRPr="00BE068B" w:rsidRDefault="004C374D" w:rsidP="003C0031">
            <w:pPr>
              <w:contextualSpacing/>
              <w:rPr>
                <w:rFonts w:ascii="Gill Sans MT" w:hAnsi="Gill Sans MT"/>
              </w:rPr>
            </w:pPr>
          </w:p>
        </w:tc>
        <w:tc>
          <w:tcPr>
            <w:tcW w:w="1996" w:type="dxa"/>
          </w:tcPr>
          <w:p w14:paraId="1515BEF8" w14:textId="003ACA74" w:rsidR="004C374D" w:rsidRPr="00BE068B" w:rsidRDefault="004C374D" w:rsidP="003C0031">
            <w:pPr>
              <w:contextualSpacing/>
              <w:rPr>
                <w:rFonts w:ascii="Gill Sans MT" w:hAnsi="Gill Sans MT"/>
              </w:rPr>
            </w:pPr>
          </w:p>
        </w:tc>
      </w:tr>
    </w:tbl>
    <w:tbl>
      <w:tblPr>
        <w:tblpPr w:leftFromText="180" w:rightFromText="180" w:vertAnchor="text" w:horzAnchor="page" w:tblpX="2190" w:tblpY="40"/>
        <w:tblW w:w="1020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1D470B" w:rsidRPr="00BE068B" w14:paraId="552EDEE0"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47787495" w14:textId="77777777" w:rsidR="001D470B" w:rsidRPr="00BE068B" w:rsidRDefault="001D470B" w:rsidP="001D470B">
            <w:pPr>
              <w:rPr>
                <w:rFonts w:ascii="Gill Sans MT" w:hAnsi="Gill Sans MT"/>
                <w:w w:val="105"/>
              </w:rPr>
            </w:pPr>
            <w:r w:rsidRPr="00BE068B">
              <w:rPr>
                <w:rFonts w:ascii="Gill Sans MT" w:hAnsi="Gill Sans MT"/>
                <w:w w:val="105"/>
              </w:rPr>
              <w:t>L.5</w:t>
            </w:r>
          </w:p>
        </w:tc>
        <w:tc>
          <w:tcPr>
            <w:tcW w:w="7206" w:type="dxa"/>
            <w:tcBorders>
              <w:top w:val="single" w:sz="4" w:space="0" w:color="000000"/>
              <w:left w:val="single" w:sz="4" w:space="0" w:color="auto"/>
              <w:bottom w:val="single" w:sz="4" w:space="0" w:color="000000"/>
              <w:right w:val="single" w:sz="18" w:space="0" w:color="000000"/>
            </w:tcBorders>
          </w:tcPr>
          <w:p w14:paraId="731D5F87" w14:textId="77777777" w:rsidR="001D470B" w:rsidRPr="00BE068B" w:rsidRDefault="001D470B" w:rsidP="001D470B">
            <w:pPr>
              <w:spacing w:after="0"/>
              <w:rPr>
                <w:rFonts w:ascii="Gill Sans MT" w:hAnsi="Gill Sans MT"/>
                <w:w w:val="105"/>
              </w:rPr>
            </w:pPr>
            <w:r w:rsidRPr="00BE068B">
              <w:rPr>
                <w:rFonts w:ascii="Gill Sans MT" w:hAnsi="Gill Sans MT"/>
              </w:rPr>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48E6B15B"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7E6E53C9" w14:textId="77777777" w:rsidTr="001D470B">
        <w:trPr>
          <w:trHeight w:val="1080"/>
        </w:trPr>
        <w:tc>
          <w:tcPr>
            <w:tcW w:w="484" w:type="dxa"/>
            <w:tcBorders>
              <w:top w:val="single" w:sz="4" w:space="0" w:color="000000"/>
              <w:left w:val="single" w:sz="4" w:space="0" w:color="000000"/>
              <w:bottom w:val="single" w:sz="4" w:space="0" w:color="auto"/>
              <w:right w:val="single" w:sz="4" w:space="0" w:color="auto"/>
            </w:tcBorders>
          </w:tcPr>
          <w:p w14:paraId="02292A05" w14:textId="77777777" w:rsidR="001D470B" w:rsidRPr="00BE068B" w:rsidRDefault="001D470B" w:rsidP="001D470B">
            <w:pPr>
              <w:rPr>
                <w:rFonts w:ascii="Gill Sans MT" w:hAnsi="Gill Sans MT"/>
                <w:w w:val="105"/>
              </w:rPr>
            </w:pPr>
            <w:r w:rsidRPr="00BE068B">
              <w:rPr>
                <w:rFonts w:ascii="Gill Sans MT" w:hAnsi="Gill Sans MT"/>
                <w:w w:val="105"/>
              </w:rPr>
              <w:lastRenderedPageBreak/>
              <w:t>L.6</w:t>
            </w:r>
          </w:p>
        </w:tc>
        <w:tc>
          <w:tcPr>
            <w:tcW w:w="7206" w:type="dxa"/>
            <w:tcBorders>
              <w:top w:val="single" w:sz="4" w:space="0" w:color="000000"/>
              <w:left w:val="single" w:sz="4" w:space="0" w:color="auto"/>
              <w:bottom w:val="single" w:sz="4" w:space="0" w:color="auto"/>
              <w:right w:val="single" w:sz="18" w:space="0" w:color="000000"/>
            </w:tcBorders>
          </w:tcPr>
          <w:p w14:paraId="003DB1DA"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selling livestock or livestock products? (sale of skins/hides/milk/eggs) (</w:t>
            </w:r>
            <w:proofErr w:type="spellStart"/>
            <w:r w:rsidRPr="00BE068B">
              <w:rPr>
                <w:rFonts w:ascii="Gill Sans MT" w:hAnsi="Gill Sans MT"/>
                <w:b/>
                <w:w w:val="105"/>
              </w:rPr>
              <w:t>income_livestock</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59DC95DE"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35326D0" w14:textId="77777777" w:rsidTr="001D470B">
        <w:trPr>
          <w:trHeight w:val="720"/>
        </w:trPr>
        <w:tc>
          <w:tcPr>
            <w:tcW w:w="484" w:type="dxa"/>
            <w:tcBorders>
              <w:top w:val="single" w:sz="4" w:space="0" w:color="auto"/>
              <w:left w:val="single" w:sz="4" w:space="0" w:color="000000"/>
              <w:bottom w:val="single" w:sz="4" w:space="0" w:color="auto"/>
              <w:right w:val="single" w:sz="4" w:space="0" w:color="auto"/>
            </w:tcBorders>
          </w:tcPr>
          <w:p w14:paraId="69913669" w14:textId="77777777" w:rsidR="001D470B" w:rsidRPr="00BE068B" w:rsidRDefault="001D470B" w:rsidP="001D470B">
            <w:pPr>
              <w:rPr>
                <w:rFonts w:ascii="Gill Sans MT" w:hAnsi="Gill Sans MT"/>
                <w:w w:val="105"/>
              </w:rPr>
            </w:pPr>
            <w:r w:rsidRPr="00BE068B">
              <w:rPr>
                <w:rFonts w:ascii="Gill Sans MT" w:hAnsi="Gill Sans MT"/>
                <w:w w:val="105"/>
              </w:rPr>
              <w:t>L.7</w:t>
            </w:r>
          </w:p>
        </w:tc>
        <w:tc>
          <w:tcPr>
            <w:tcW w:w="7206" w:type="dxa"/>
            <w:tcBorders>
              <w:top w:val="single" w:sz="4" w:space="0" w:color="auto"/>
              <w:left w:val="single" w:sz="4" w:space="0" w:color="auto"/>
              <w:bottom w:val="single" w:sz="4" w:space="0" w:color="auto"/>
              <w:right w:val="single" w:sz="18" w:space="0" w:color="000000"/>
            </w:tcBorders>
          </w:tcPr>
          <w:p w14:paraId="02E145AC" w14:textId="77777777" w:rsidR="001D470B" w:rsidRPr="00BE068B" w:rsidRDefault="001D470B" w:rsidP="001D470B">
            <w:pPr>
              <w:spacing w:after="0"/>
              <w:rPr>
                <w:rFonts w:ascii="Gill Sans MT" w:hAnsi="Gill Sans MT"/>
                <w:w w:val="105"/>
              </w:rPr>
            </w:pPr>
            <w:commentRangeStart w:id="47"/>
            <w:r w:rsidRPr="00BE068B">
              <w:rPr>
                <w:rFonts w:ascii="Gill Sans MT" w:hAnsi="Gill Sans MT"/>
              </w:rPr>
              <w:t xml:space="preserve">Thinking over the past year, how much income did your household receive from </w:t>
            </w:r>
            <w:r w:rsidRPr="00BE068B">
              <w:rPr>
                <w:rFonts w:ascii="Gill Sans MT" w:hAnsi="Gill Sans MT"/>
                <w:w w:val="105"/>
              </w:rPr>
              <w:t xml:space="preserve"> any other payment?</w:t>
            </w:r>
          </w:p>
          <w:p w14:paraId="173A7DB3" w14:textId="77777777" w:rsidR="001D470B" w:rsidRPr="00BE068B" w:rsidRDefault="001D470B" w:rsidP="001D470B">
            <w:pPr>
              <w:spacing w:after="0"/>
              <w:rPr>
                <w:rFonts w:ascii="Gill Sans MT" w:hAnsi="Gill Sans MT"/>
                <w:w w:val="105"/>
              </w:rPr>
            </w:pPr>
          </w:p>
          <w:p w14:paraId="39F507EF" w14:textId="77777777" w:rsidR="001D470B" w:rsidRPr="00BE068B" w:rsidRDefault="001D470B" w:rsidP="001D470B">
            <w:pPr>
              <w:spacing w:after="0"/>
              <w:rPr>
                <w:rFonts w:ascii="Gill Sans MT" w:hAnsi="Gill Sans MT"/>
                <w:w w:val="105"/>
              </w:rPr>
            </w:pPr>
            <w:r w:rsidRPr="00BE068B">
              <w:rPr>
                <w:rFonts w:ascii="Gill Sans MT" w:hAnsi="Gill Sans MT"/>
                <w:w w:val="105"/>
              </w:rPr>
              <w:t xml:space="preserve"> Probe and Code - Forest service/ ZAWA/Hunting concessions operations</w:t>
            </w:r>
            <w:commentRangeEnd w:id="47"/>
            <w:r w:rsidRPr="00BE068B">
              <w:rPr>
                <w:rStyle w:val="CommentReference"/>
                <w:rFonts w:ascii="Gill Sans MT" w:hAnsi="Gill Sans MT"/>
              </w:rPr>
              <w:commentReference w:id="47"/>
            </w:r>
          </w:p>
        </w:tc>
        <w:tc>
          <w:tcPr>
            <w:tcW w:w="2515" w:type="dxa"/>
            <w:gridSpan w:val="4"/>
            <w:tcBorders>
              <w:top w:val="single" w:sz="4" w:space="0" w:color="auto"/>
              <w:left w:val="single" w:sz="18" w:space="0" w:color="000000"/>
              <w:bottom w:val="single" w:sz="4" w:space="0" w:color="auto"/>
              <w:right w:val="single" w:sz="18" w:space="0" w:color="000000"/>
            </w:tcBorders>
          </w:tcPr>
          <w:p w14:paraId="083E2662" w14:textId="77777777" w:rsidR="001D470B" w:rsidRPr="00BE068B" w:rsidRDefault="001D470B" w:rsidP="001D470B">
            <w:pPr>
              <w:spacing w:after="0"/>
              <w:rPr>
                <w:rFonts w:ascii="Gill Sans MT" w:hAnsi="Gill Sans MT"/>
                <w:i/>
                <w:color w:val="A6A6A6" w:themeColor="background1" w:themeShade="A6"/>
              </w:rPr>
            </w:pPr>
          </w:p>
        </w:tc>
      </w:tr>
      <w:tr w:rsidR="001D470B" w:rsidRPr="00BE068B" w14:paraId="206B2A7A"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3804CFA8" w14:textId="77777777" w:rsidR="001D470B" w:rsidRPr="00BE068B" w:rsidRDefault="001D470B" w:rsidP="001D470B">
            <w:pPr>
              <w:rPr>
                <w:rFonts w:ascii="Gill Sans MT" w:hAnsi="Gill Sans MT"/>
                <w:w w:val="105"/>
              </w:rPr>
            </w:pPr>
            <w:r w:rsidRPr="00BE068B">
              <w:rPr>
                <w:rFonts w:ascii="Gill Sans MT" w:hAnsi="Gill Sans MT"/>
                <w:w w:val="105"/>
              </w:rPr>
              <w:t>L.8</w:t>
            </w:r>
          </w:p>
        </w:tc>
        <w:tc>
          <w:tcPr>
            <w:tcW w:w="7206" w:type="dxa"/>
            <w:tcBorders>
              <w:top w:val="single" w:sz="4" w:space="0" w:color="000000"/>
              <w:left w:val="single" w:sz="4" w:space="0" w:color="auto"/>
              <w:bottom w:val="single" w:sz="4" w:space="0" w:color="000000"/>
              <w:right w:val="single" w:sz="18" w:space="0" w:color="000000"/>
            </w:tcBorders>
          </w:tcPr>
          <w:p w14:paraId="2B9F2E8F"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remittances or pensions? (</w:t>
            </w:r>
            <w:proofErr w:type="spellStart"/>
            <w:r w:rsidRPr="00BE068B">
              <w:rPr>
                <w:rFonts w:ascii="Gill Sans MT" w:hAnsi="Gill Sans MT"/>
                <w:b/>
                <w:w w:val="105"/>
              </w:rPr>
              <w:t>income_other</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14C9E537"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0335A5B6"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4A494656" w14:textId="77777777" w:rsidR="001D470B" w:rsidRPr="00BE068B" w:rsidRDefault="001D470B" w:rsidP="001D470B">
            <w:pPr>
              <w:spacing w:after="0"/>
              <w:rPr>
                <w:rFonts w:ascii="Gill Sans MT" w:hAnsi="Gill Sans MT"/>
                <w:w w:val="105"/>
              </w:rPr>
            </w:pPr>
            <w:r w:rsidRPr="00BE068B">
              <w:rPr>
                <w:rFonts w:ascii="Gill Sans MT" w:hAnsi="Gill Sans MT"/>
                <w:w w:val="105"/>
              </w:rPr>
              <w:t>L.9</w:t>
            </w:r>
          </w:p>
        </w:tc>
        <w:tc>
          <w:tcPr>
            <w:tcW w:w="7235" w:type="dxa"/>
            <w:gridSpan w:val="2"/>
            <w:tcBorders>
              <w:left w:val="single" w:sz="4" w:space="0" w:color="auto"/>
              <w:right w:val="nil"/>
            </w:tcBorders>
          </w:tcPr>
          <w:p w14:paraId="781C3E09"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Thinking over the past year, did you household receive any cash, in kind or labor for renting out one or more of your fields to another household? (</w:t>
            </w:r>
            <w:proofErr w:type="spellStart"/>
            <w:r w:rsidRPr="00BE068B">
              <w:rPr>
                <w:rFonts w:ascii="Gill Sans MT" w:hAnsi="Gill Sans MT"/>
                <w:b/>
                <w:w w:val="105"/>
              </w:rPr>
              <w:t>income_rent</w:t>
            </w:r>
            <w:proofErr w:type="spellEnd"/>
            <w:r w:rsidRPr="00BE068B">
              <w:rPr>
                <w:rFonts w:ascii="Gill Sans MT" w:hAnsi="Gill Sans MT"/>
                <w:w w:val="105"/>
              </w:rPr>
              <w:t>)</w:t>
            </w:r>
          </w:p>
          <w:p w14:paraId="6E84D594" w14:textId="77777777" w:rsidR="001D470B" w:rsidRPr="00BE068B" w:rsidRDefault="001D470B" w:rsidP="001D470B">
            <w:pPr>
              <w:spacing w:after="0"/>
              <w:rPr>
                <w:rFonts w:ascii="Gill Sans MT" w:hAnsi="Gill Sans MT"/>
                <w:i/>
                <w:w w:val="105"/>
              </w:rPr>
            </w:pPr>
            <w:r w:rsidRPr="00BE068B">
              <w:rPr>
                <w:rFonts w:ascii="Gill Sans MT" w:hAnsi="Gill Sans MT"/>
                <w:i/>
                <w:w w:val="105"/>
              </w:rPr>
              <w:t>Probe and code</w:t>
            </w:r>
          </w:p>
          <w:p w14:paraId="790287C6" w14:textId="77777777" w:rsidR="001D470B" w:rsidRPr="00BE068B" w:rsidRDefault="001D470B" w:rsidP="001D470B">
            <w:pPr>
              <w:spacing w:after="0"/>
              <w:rPr>
                <w:rFonts w:ascii="Gill Sans MT" w:hAnsi="Gill Sans MT"/>
                <w:w w:val="105"/>
              </w:rPr>
            </w:pPr>
            <w:r w:rsidRPr="00BE068B">
              <w:rPr>
                <w:rFonts w:ascii="Gill Sans MT" w:hAnsi="Gill Sans MT"/>
                <w:i/>
                <w:w w:val="105"/>
              </w:rPr>
              <w:t>If L9=9, skip to L12</w:t>
            </w:r>
          </w:p>
        </w:tc>
        <w:tc>
          <w:tcPr>
            <w:tcW w:w="1776" w:type="dxa"/>
            <w:gridSpan w:val="2"/>
            <w:tcBorders>
              <w:left w:val="nil"/>
              <w:right w:val="single" w:sz="18" w:space="0" w:color="000000"/>
            </w:tcBorders>
          </w:tcPr>
          <w:p w14:paraId="711F9E41" w14:textId="77777777" w:rsidR="001D470B" w:rsidRPr="00BE068B" w:rsidRDefault="001D470B" w:rsidP="001D470B">
            <w:pPr>
              <w:spacing w:after="0"/>
              <w:rPr>
                <w:rFonts w:ascii="Gill Sans MT" w:hAnsi="Gill Sans MT"/>
                <w:w w:val="105"/>
              </w:rPr>
            </w:pPr>
            <w:r w:rsidRPr="00BE068B">
              <w:rPr>
                <w:rFonts w:ascii="Gill Sans MT" w:hAnsi="Gill Sans MT"/>
                <w:w w:val="105"/>
              </w:rPr>
              <w:t>0=No</w:t>
            </w:r>
          </w:p>
          <w:p w14:paraId="65071008" w14:textId="77777777" w:rsidR="001D470B" w:rsidRPr="00BE068B" w:rsidRDefault="001D470B" w:rsidP="001D470B">
            <w:pPr>
              <w:spacing w:after="0"/>
              <w:rPr>
                <w:rFonts w:ascii="Gill Sans MT" w:hAnsi="Gill Sans MT"/>
                <w:w w:val="105"/>
              </w:rPr>
            </w:pPr>
            <w:r w:rsidRPr="00BE068B">
              <w:rPr>
                <w:rFonts w:ascii="Gill Sans MT" w:hAnsi="Gill Sans MT"/>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5AFEFCD0"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(Code)</w:t>
            </w:r>
          </w:p>
        </w:tc>
      </w:tr>
      <w:tr w:rsidR="001D470B" w:rsidRPr="00BE068B" w14:paraId="0A6F0571"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3C22EB0B" w14:textId="77777777" w:rsidR="001D470B" w:rsidRPr="00BE068B" w:rsidRDefault="001D470B" w:rsidP="001D470B">
            <w:pPr>
              <w:spacing w:after="0"/>
              <w:rPr>
                <w:rFonts w:ascii="Gill Sans MT" w:hAnsi="Gill Sans MT"/>
              </w:rPr>
            </w:pPr>
            <w:r w:rsidRPr="00BE068B">
              <w:rPr>
                <w:rFonts w:ascii="Gill Sans MT" w:hAnsi="Gill Sans MT"/>
              </w:rP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229FDA1E"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48"/>
            <w:r w:rsidRPr="00BE068B">
              <w:rPr>
                <w:rFonts w:ascii="Gill Sans MT" w:hAnsi="Gill Sans MT"/>
                <w:w w:val="105"/>
              </w:rPr>
              <w:t>How much payment did you receive for renting your fields</w:t>
            </w:r>
            <w:proofErr w:type="gramStart"/>
            <w:r w:rsidRPr="00BE068B">
              <w:rPr>
                <w:rFonts w:ascii="Gill Sans MT" w:hAnsi="Gill Sans MT"/>
                <w:w w:val="105"/>
              </w:rPr>
              <w:t>?(</w:t>
            </w:r>
            <w:commentRangeEnd w:id="48"/>
            <w:proofErr w:type="gramEnd"/>
            <w:r w:rsidRPr="00BE068B">
              <w:rPr>
                <w:rStyle w:val="CommentReference"/>
                <w:rFonts w:ascii="Gill Sans MT" w:hAnsi="Gill Sans MT"/>
              </w:rPr>
              <w:commentReference w:id="48"/>
            </w:r>
            <w:proofErr w:type="spellStart"/>
            <w:r w:rsidRPr="00BE068B">
              <w:rPr>
                <w:rFonts w:ascii="Gill Sans MT" w:hAnsi="Gill Sans MT"/>
                <w:b/>
                <w:w w:val="105"/>
              </w:rPr>
              <w:t>rent_cash</w:t>
            </w:r>
            <w:proofErr w:type="spellEnd"/>
            <w:r w:rsidRPr="00BE068B">
              <w:rPr>
                <w:rFonts w:ascii="Gill Sans MT" w:hAnsi="Gill Sans MT"/>
                <w:w w:val="105"/>
              </w:rPr>
              <w:t>)</w:t>
            </w:r>
          </w:p>
          <w:p w14:paraId="697F8890" w14:textId="77777777" w:rsidR="001D470B" w:rsidRPr="00BE068B" w:rsidRDefault="001D470B" w:rsidP="001D470B">
            <w:pPr>
              <w:spacing w:after="0"/>
              <w:rPr>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5CA6EA15"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8D86039"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60308369" w14:textId="77777777" w:rsidR="001D470B" w:rsidRPr="00BE068B" w:rsidRDefault="001D470B" w:rsidP="001D470B">
            <w:pPr>
              <w:spacing w:after="0"/>
              <w:rPr>
                <w:rFonts w:ascii="Gill Sans MT" w:hAnsi="Gill Sans MT"/>
              </w:rPr>
            </w:pPr>
            <w:r w:rsidRPr="00BE068B">
              <w:rPr>
                <w:rFonts w:ascii="Gill Sans MT" w:hAnsi="Gill Sans MT"/>
              </w:rP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402E384C"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How many person-days of labor did you receive for renting your fields? (</w:t>
            </w:r>
            <w:proofErr w:type="spellStart"/>
            <w:r w:rsidRPr="00BE068B">
              <w:rPr>
                <w:rFonts w:ascii="Gill Sans MT" w:hAnsi="Gill Sans MT"/>
                <w:b/>
                <w:w w:val="105"/>
              </w:rPr>
              <w:t>rent_labor</w:t>
            </w:r>
            <w:proofErr w:type="spell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48329DB1"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4A022DBA"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7FF04B23"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L.12</w:t>
            </w:r>
          </w:p>
        </w:tc>
        <w:tc>
          <w:tcPr>
            <w:tcW w:w="7235" w:type="dxa"/>
            <w:gridSpan w:val="2"/>
            <w:tcBorders>
              <w:top w:val="single" w:sz="4" w:space="0" w:color="000000"/>
              <w:left w:val="single" w:sz="4" w:space="0" w:color="000000"/>
              <w:bottom w:val="single" w:sz="4" w:space="0" w:color="000000"/>
            </w:tcBorders>
          </w:tcPr>
          <w:p w14:paraId="407F7527"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L5. Did your household take out any formal loans from a bank or micro-credit institution in the past year? (</w:t>
            </w:r>
            <w:r w:rsidRPr="00BE068B">
              <w:rPr>
                <w:rFonts w:ascii="Gill Sans MT" w:hAnsi="Gill Sans MT"/>
                <w:b/>
                <w:w w:val="105"/>
              </w:rPr>
              <w:t>loan</w:t>
            </w:r>
            <w:r w:rsidRPr="00BE068B">
              <w:rPr>
                <w:rFonts w:ascii="Gill Sans MT" w:hAnsi="Gill Sans MT"/>
                <w:w w:val="105"/>
              </w:rPr>
              <w:t>)</w:t>
            </w:r>
          </w:p>
          <w:p w14:paraId="74BE2152"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Q</w:t>
            </w:r>
          </w:p>
        </w:tc>
        <w:tc>
          <w:tcPr>
            <w:tcW w:w="1764" w:type="dxa"/>
            <w:tcBorders>
              <w:top w:val="single" w:sz="4" w:space="0" w:color="000000"/>
              <w:bottom w:val="single" w:sz="4" w:space="0" w:color="000000"/>
              <w:right w:val="single" w:sz="18" w:space="0" w:color="000000"/>
            </w:tcBorders>
          </w:tcPr>
          <w:p w14:paraId="3D1143EB"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5A677565"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4E0F9A8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47A80A0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4959858"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64564F57"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50A11688"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L.13</w:t>
            </w:r>
          </w:p>
        </w:tc>
        <w:tc>
          <w:tcPr>
            <w:tcW w:w="7235" w:type="dxa"/>
            <w:gridSpan w:val="2"/>
            <w:tcBorders>
              <w:top w:val="single" w:sz="4" w:space="0" w:color="000000"/>
              <w:left w:val="single" w:sz="4" w:space="0" w:color="000000"/>
              <w:bottom w:val="single" w:sz="4" w:space="0" w:color="000000"/>
            </w:tcBorders>
          </w:tcPr>
          <w:p w14:paraId="4EEA30B4"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49"/>
            <w:commentRangeStart w:id="50"/>
            <w:r w:rsidRPr="00BE068B">
              <w:rPr>
                <w:rFonts w:ascii="Gill Sans MT" w:hAnsi="Gill Sans MT"/>
                <w:w w:val="105"/>
              </w:rPr>
              <w:t>Did you have to provide any documentation of your land rights to secure the loan? (</w:t>
            </w:r>
            <w:proofErr w:type="spellStart"/>
            <w:proofErr w:type="gramStart"/>
            <w:r w:rsidRPr="00BE068B">
              <w:rPr>
                <w:rFonts w:ascii="Gill Sans MT" w:hAnsi="Gill Sans MT"/>
                <w:b/>
                <w:w w:val="105"/>
              </w:rPr>
              <w:t>loandoc</w:t>
            </w:r>
            <w:commentRangeEnd w:id="49"/>
            <w:proofErr w:type="spellEnd"/>
            <w:proofErr w:type="gramEnd"/>
            <w:r w:rsidRPr="00BE068B">
              <w:rPr>
                <w:rStyle w:val="CommentReference"/>
                <w:rFonts w:ascii="Gill Sans MT" w:hAnsi="Gill Sans MT"/>
              </w:rPr>
              <w:commentReference w:id="49"/>
            </w:r>
            <w:r w:rsidRPr="00BE068B">
              <w:rPr>
                <w:rFonts w:ascii="Gill Sans MT" w:hAnsi="Gill Sans MT"/>
                <w:w w:val="105"/>
              </w:rPr>
              <w:t>)</w:t>
            </w:r>
            <w:commentRangeEnd w:id="50"/>
            <w:r w:rsidRPr="00BE068B">
              <w:rPr>
                <w:rStyle w:val="CommentReference"/>
                <w:rFonts w:ascii="Gill Sans MT" w:hAnsi="Gill Sans MT"/>
              </w:rPr>
              <w:commentReference w:id="50"/>
            </w:r>
          </w:p>
          <w:p w14:paraId="095B464E"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M</w:t>
            </w:r>
          </w:p>
        </w:tc>
        <w:tc>
          <w:tcPr>
            <w:tcW w:w="1764" w:type="dxa"/>
            <w:tcBorders>
              <w:top w:val="single" w:sz="4" w:space="0" w:color="000000"/>
              <w:bottom w:val="single" w:sz="4" w:space="0" w:color="000000"/>
              <w:right w:val="single" w:sz="18" w:space="0" w:color="000000"/>
            </w:tcBorders>
          </w:tcPr>
          <w:p w14:paraId="0DA4DACE"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086ADAB8"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06557C12"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18856CFF"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1B33DCA"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3324204A"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5E2E9817" w14:textId="77777777" w:rsidR="001D470B" w:rsidRPr="00BE068B" w:rsidRDefault="001D470B" w:rsidP="001D470B">
            <w:pPr>
              <w:spacing w:after="0"/>
              <w:rPr>
                <w:rFonts w:ascii="Gill Sans MT" w:hAnsi="Gill Sans MT"/>
              </w:rPr>
            </w:pPr>
            <w:r w:rsidRPr="00BE068B">
              <w:rPr>
                <w:rFonts w:ascii="Gill Sans MT" w:hAnsi="Gill Sans MT"/>
              </w:rPr>
              <w:t>L.14</w:t>
            </w:r>
          </w:p>
        </w:tc>
        <w:tc>
          <w:tcPr>
            <w:tcW w:w="7235" w:type="dxa"/>
            <w:gridSpan w:val="2"/>
            <w:tcBorders>
              <w:left w:val="single" w:sz="4" w:space="0" w:color="auto"/>
              <w:right w:val="single" w:sz="18" w:space="0" w:color="000000"/>
            </w:tcBorders>
          </w:tcPr>
          <w:p w14:paraId="3C8DA23E" w14:textId="77777777" w:rsidR="001D470B" w:rsidRPr="00BE068B" w:rsidRDefault="001D470B" w:rsidP="001D470B">
            <w:pPr>
              <w:spacing w:after="0"/>
              <w:rPr>
                <w:rFonts w:ascii="Gill Sans MT" w:hAnsi="Gill Sans MT"/>
                <w:w w:val="105"/>
              </w:rPr>
            </w:pPr>
            <w:r w:rsidRPr="00BE068B">
              <w:rPr>
                <w:rFonts w:ascii="Gill Sans MT" w:hAnsi="Gill Sans MT"/>
                <w:w w:val="105"/>
              </w:rPr>
              <w:t>What kind of documentation was required? (</w:t>
            </w:r>
            <w:proofErr w:type="spellStart"/>
            <w:r w:rsidRPr="00BE068B">
              <w:rPr>
                <w:rFonts w:ascii="Gill Sans MT" w:hAnsi="Gill Sans MT"/>
                <w:b/>
                <w:w w:val="105"/>
              </w:rPr>
              <w:t>loandoctype</w:t>
            </w:r>
            <w:proofErr w:type="spell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2095EFFA"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(Text)</w:t>
            </w:r>
          </w:p>
        </w:tc>
      </w:tr>
    </w:tbl>
    <w:p w14:paraId="159E6AB0" w14:textId="77777777" w:rsidR="00726F64" w:rsidRPr="00BE068B" w:rsidRDefault="00726F64" w:rsidP="004C374D">
      <w:pPr>
        <w:framePr w:w="12028" w:h="9986" w:hRule="exact" w:wrap="auto" w:hAnchor="text" w:y="-98"/>
        <w:spacing w:afterLines="20" w:after="48" w:line="240" w:lineRule="auto"/>
        <w:contextualSpacing/>
        <w:rPr>
          <w:rFonts w:ascii="Gill Sans MT" w:eastAsia="Times New Roman" w:hAnsi="Gill Sans MT" w:cs="Times New Roman"/>
          <w:lang w:eastAsia="zh-CN"/>
        </w:rPr>
        <w:sectPr w:rsidR="00726F64" w:rsidRPr="00BE068B" w:rsidSect="00726F64">
          <w:pgSz w:w="15840" w:h="12240" w:orient="landscape"/>
          <w:pgMar w:top="1080" w:right="1440" w:bottom="1080" w:left="1440" w:header="720" w:footer="720" w:gutter="0"/>
          <w:cols w:space="720"/>
          <w:docGrid w:linePitch="360"/>
        </w:sectPr>
      </w:pPr>
    </w:p>
    <w:p w14:paraId="6F2C6C32" w14:textId="0767E4D0" w:rsidR="00C71DE8" w:rsidRPr="00BE068B" w:rsidRDefault="00C71DE8"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M. LIVESTOCK ASSETS</w:t>
      </w:r>
    </w:p>
    <w:p w14:paraId="163FA4A4" w14:textId="77777777" w:rsidR="00C71DE8" w:rsidRPr="00BE068B" w:rsidRDefault="00C71DE8"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you about the number of livestock that your household currently owns. </w:t>
      </w:r>
    </w:p>
    <w:p w14:paraId="229BDF67" w14:textId="77777777" w:rsidR="00451397" w:rsidRPr="00BE068B" w:rsidRDefault="00451397"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754"/>
        <w:gridCol w:w="7290"/>
        <w:gridCol w:w="2070"/>
      </w:tblGrid>
      <w:tr w:rsidR="00B71EAD" w:rsidRPr="00BE068B" w14:paraId="4FE59287" w14:textId="77777777" w:rsidTr="001D470B">
        <w:trPr>
          <w:trHeight w:val="20"/>
        </w:trPr>
        <w:tc>
          <w:tcPr>
            <w:tcW w:w="754" w:type="dxa"/>
            <w:tcBorders>
              <w:right w:val="single" w:sz="4" w:space="0" w:color="auto"/>
            </w:tcBorders>
            <w:vAlign w:val="center"/>
          </w:tcPr>
          <w:p w14:paraId="50D63242" w14:textId="68533A66"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w:t>
            </w:r>
          </w:p>
        </w:tc>
        <w:tc>
          <w:tcPr>
            <w:tcW w:w="7290" w:type="dxa"/>
            <w:tcBorders>
              <w:top w:val="single" w:sz="4" w:space="0" w:color="auto"/>
              <w:left w:val="single" w:sz="4" w:space="0" w:color="auto"/>
              <w:bottom w:val="single" w:sz="4" w:space="0" w:color="auto"/>
              <w:right w:val="nil"/>
            </w:tcBorders>
            <w:vAlign w:val="center"/>
          </w:tcPr>
          <w:p w14:paraId="4452DE86" w14:textId="15892ED5"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cattle does your household own? (</w:t>
            </w:r>
            <w:r w:rsidRPr="00BE068B">
              <w:rPr>
                <w:rFonts w:ascii="Gill Sans MT" w:hAnsi="Gill Sans MT"/>
                <w:b/>
                <w:w w:val="105"/>
              </w:rPr>
              <w:t>cattle</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1CD6882" w14:textId="77777777" w:rsidTr="001D470B">
        <w:trPr>
          <w:trHeight w:val="20"/>
        </w:trPr>
        <w:tc>
          <w:tcPr>
            <w:tcW w:w="754" w:type="dxa"/>
            <w:vAlign w:val="center"/>
          </w:tcPr>
          <w:p w14:paraId="3533318A" w14:textId="5BF45077"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M2</w:t>
            </w:r>
          </w:p>
        </w:tc>
        <w:tc>
          <w:tcPr>
            <w:tcW w:w="7290" w:type="dxa"/>
            <w:tcBorders>
              <w:top w:val="single" w:sz="4" w:space="0" w:color="auto"/>
              <w:bottom w:val="single" w:sz="4" w:space="0" w:color="auto"/>
            </w:tcBorders>
            <w:vAlign w:val="center"/>
          </w:tcPr>
          <w:p w14:paraId="05A2F0FF"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donkeys does your household own? (</w:t>
            </w:r>
            <w:r w:rsidRPr="00BE068B">
              <w:rPr>
                <w:rFonts w:ascii="Gill Sans MT" w:hAnsi="Gill Sans MT"/>
                <w:b/>
                <w:w w:val="105"/>
              </w:rPr>
              <w:t>donkey</w:t>
            </w:r>
            <w:r w:rsidRPr="00BE068B">
              <w:rPr>
                <w:rFonts w:ascii="Gill Sans MT" w:hAnsi="Gill Sans MT"/>
                <w:w w:val="105"/>
              </w:rPr>
              <w:t>)</w:t>
            </w:r>
          </w:p>
          <w:p w14:paraId="08005593" w14:textId="57041F35" w:rsidR="009D61E6" w:rsidRPr="00BE068B" w:rsidRDefault="009D61E6"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M7</w:t>
            </w:r>
          </w:p>
        </w:tc>
        <w:tc>
          <w:tcPr>
            <w:tcW w:w="207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2E8A5F3" w14:textId="77777777" w:rsidTr="001D470B">
        <w:trPr>
          <w:trHeight w:val="20"/>
        </w:trPr>
        <w:tc>
          <w:tcPr>
            <w:tcW w:w="754" w:type="dxa"/>
            <w:vAlign w:val="center"/>
          </w:tcPr>
          <w:p w14:paraId="102EEE17" w14:textId="2668F55A"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M7</w:t>
            </w:r>
          </w:p>
        </w:tc>
        <w:tc>
          <w:tcPr>
            <w:tcW w:w="7290" w:type="dxa"/>
            <w:tcBorders>
              <w:top w:val="single" w:sz="4" w:space="0" w:color="auto"/>
              <w:bottom w:val="single" w:sz="4" w:space="0" w:color="auto"/>
            </w:tcBorders>
            <w:vAlign w:val="center"/>
          </w:tcPr>
          <w:p w14:paraId="737097EF" w14:textId="51A27488"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village chickens does your household own? (</w:t>
            </w:r>
            <w:r w:rsidRPr="00BE068B">
              <w:rPr>
                <w:rFonts w:ascii="Gill Sans MT" w:hAnsi="Gill Sans MT"/>
                <w:b/>
                <w:w w:val="105"/>
              </w:rPr>
              <w:t>chicken</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F22F6C1" w14:textId="77777777" w:rsidTr="001D470B">
        <w:trPr>
          <w:trHeight w:val="20"/>
        </w:trPr>
        <w:tc>
          <w:tcPr>
            <w:tcW w:w="754" w:type="dxa"/>
            <w:vAlign w:val="center"/>
          </w:tcPr>
          <w:p w14:paraId="523323F5" w14:textId="23993A6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M8</w:t>
            </w:r>
          </w:p>
        </w:tc>
        <w:tc>
          <w:tcPr>
            <w:tcW w:w="7290" w:type="dxa"/>
            <w:tcBorders>
              <w:top w:val="single" w:sz="4" w:space="0" w:color="auto"/>
              <w:bottom w:val="single" w:sz="4" w:space="0" w:color="auto"/>
            </w:tcBorders>
            <w:vAlign w:val="center"/>
          </w:tcPr>
          <w:p w14:paraId="0EF74F30" w14:textId="605D6F0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guinea fowls does your household own? (</w:t>
            </w:r>
            <w:proofErr w:type="spellStart"/>
            <w:r w:rsidRPr="00BE068B">
              <w:rPr>
                <w:rFonts w:ascii="Gill Sans MT" w:hAnsi="Gill Sans MT"/>
                <w:b/>
                <w:w w:val="105"/>
              </w:rPr>
              <w:t>guineafowls</w:t>
            </w:r>
            <w:proofErr w:type="spell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D84FB59" w14:textId="77777777" w:rsidTr="001D470B">
        <w:trPr>
          <w:trHeight w:val="20"/>
        </w:trPr>
        <w:tc>
          <w:tcPr>
            <w:tcW w:w="754" w:type="dxa"/>
            <w:vAlign w:val="center"/>
          </w:tcPr>
          <w:p w14:paraId="6B6116B0" w14:textId="4861C6C0"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M9</w:t>
            </w:r>
          </w:p>
        </w:tc>
        <w:tc>
          <w:tcPr>
            <w:tcW w:w="7290" w:type="dxa"/>
            <w:tcBorders>
              <w:top w:val="single" w:sz="4" w:space="0" w:color="auto"/>
              <w:bottom w:val="single" w:sz="4" w:space="0" w:color="auto"/>
            </w:tcBorders>
            <w:vAlign w:val="center"/>
          </w:tcPr>
          <w:p w14:paraId="06B05035" w14:textId="7B7A4A44"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ducks and geese does your household own? (</w:t>
            </w:r>
            <w:r w:rsidRPr="00BE068B">
              <w:rPr>
                <w:rFonts w:ascii="Gill Sans MT" w:hAnsi="Gill Sans MT"/>
                <w:b/>
                <w:w w:val="105"/>
              </w:rPr>
              <w:t>ducks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3902004" w14:textId="77777777" w:rsidTr="001D470B">
        <w:trPr>
          <w:trHeight w:val="20"/>
        </w:trPr>
        <w:tc>
          <w:tcPr>
            <w:tcW w:w="754" w:type="dxa"/>
            <w:vAlign w:val="center"/>
          </w:tcPr>
          <w:p w14:paraId="11AB567C" w14:textId="6A1284F8" w:rsidR="00C71DE8" w:rsidRPr="00BE068B" w:rsidRDefault="00DA1429" w:rsidP="00DA1429">
            <w:pPr>
              <w:kinsoku w:val="0"/>
              <w:overflowPunct w:val="0"/>
              <w:spacing w:afterLines="20" w:after="48"/>
              <w:ind w:left="119" w:right="-119" w:hanging="114"/>
              <w:contextualSpacing/>
              <w:rPr>
                <w:rFonts w:ascii="Gill Sans MT" w:hAnsi="Gill Sans MT"/>
                <w:w w:val="105"/>
              </w:rPr>
            </w:pPr>
            <w:r w:rsidRPr="00BE068B">
              <w:rPr>
                <w:rFonts w:ascii="Gill Sans MT" w:hAnsi="Gill Sans MT"/>
                <w:w w:val="105"/>
              </w:rPr>
              <w:t>M10</w:t>
            </w:r>
          </w:p>
        </w:tc>
        <w:tc>
          <w:tcPr>
            <w:tcW w:w="7290" w:type="dxa"/>
            <w:tcBorders>
              <w:top w:val="single" w:sz="4" w:space="0" w:color="auto"/>
              <w:bottom w:val="single" w:sz="4" w:space="0" w:color="auto"/>
            </w:tcBorders>
            <w:vAlign w:val="center"/>
          </w:tcPr>
          <w:p w14:paraId="099CB5A4"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goats does your household own? (</w:t>
            </w:r>
            <w:r w:rsidRPr="00BE068B">
              <w:rPr>
                <w:rFonts w:ascii="Gill Sans MT" w:hAnsi="Gill Sans MT"/>
                <w:b/>
                <w:w w:val="105"/>
              </w:rPr>
              <w:t>goats</w:t>
            </w:r>
            <w:r w:rsidRPr="00BE068B">
              <w:rPr>
                <w:rFonts w:ascii="Gill Sans MT" w:hAnsi="Gill Sans MT"/>
                <w:w w:val="105"/>
              </w:rPr>
              <w:t>)</w:t>
            </w:r>
          </w:p>
          <w:p w14:paraId="75217BA8" w14:textId="5BF0FDA3" w:rsidR="00DA1429" w:rsidRPr="00BE068B" w:rsidRDefault="00DA1429"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M14</w:t>
            </w:r>
          </w:p>
        </w:tc>
        <w:tc>
          <w:tcPr>
            <w:tcW w:w="207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54E40C4E" w14:textId="77777777" w:rsidTr="001D470B">
        <w:trPr>
          <w:trHeight w:val="20"/>
        </w:trPr>
        <w:tc>
          <w:tcPr>
            <w:tcW w:w="754" w:type="dxa"/>
            <w:vAlign w:val="center"/>
          </w:tcPr>
          <w:p w14:paraId="1B28FEB0" w14:textId="7FE9DC2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M14</w:t>
            </w:r>
          </w:p>
        </w:tc>
        <w:tc>
          <w:tcPr>
            <w:tcW w:w="7290" w:type="dxa"/>
            <w:tcBorders>
              <w:top w:val="single" w:sz="4" w:space="0" w:color="auto"/>
              <w:bottom w:val="single" w:sz="4" w:space="0" w:color="auto"/>
            </w:tcBorders>
            <w:vAlign w:val="center"/>
          </w:tcPr>
          <w:p w14:paraId="0EBF797C" w14:textId="6123907A"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pigs does your household own? (</w:t>
            </w:r>
            <w:r w:rsidRPr="00BE068B">
              <w:rPr>
                <w:rFonts w:ascii="Gill Sans MT" w:hAnsi="Gill Sans MT"/>
                <w:b/>
                <w:w w:val="105"/>
              </w:rPr>
              <w:t>pigs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47EC25B4" w14:textId="77777777" w:rsidTr="001D470B">
        <w:trPr>
          <w:trHeight w:val="20"/>
        </w:trPr>
        <w:tc>
          <w:tcPr>
            <w:tcW w:w="754" w:type="dxa"/>
            <w:vAlign w:val="center"/>
          </w:tcPr>
          <w:p w14:paraId="4BB8E174" w14:textId="49AF443E"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M15</w:t>
            </w:r>
          </w:p>
        </w:tc>
        <w:tc>
          <w:tcPr>
            <w:tcW w:w="7290" w:type="dxa"/>
            <w:tcBorders>
              <w:top w:val="single" w:sz="4" w:space="0" w:color="auto"/>
              <w:bottom w:val="single" w:sz="4" w:space="0" w:color="auto"/>
            </w:tcBorders>
            <w:vAlign w:val="center"/>
          </w:tcPr>
          <w:p w14:paraId="0EAE062C" w14:textId="2C6A72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rabbits does your household own? (</w:t>
            </w:r>
            <w:r w:rsidRPr="00BE068B">
              <w:rPr>
                <w:rFonts w:ascii="Gill Sans MT" w:hAnsi="Gill Sans MT"/>
                <w:b/>
                <w:w w:val="105"/>
              </w:rPr>
              <w:t>rabbits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71C763F0" w14:textId="77777777" w:rsidTr="001D470B">
        <w:trPr>
          <w:trHeight w:val="20"/>
        </w:trPr>
        <w:tc>
          <w:tcPr>
            <w:tcW w:w="754" w:type="dxa"/>
            <w:tcBorders>
              <w:right w:val="single" w:sz="4" w:space="0" w:color="auto"/>
            </w:tcBorders>
            <w:vAlign w:val="center"/>
          </w:tcPr>
          <w:p w14:paraId="496F5430" w14:textId="63D9DF67"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M16</w:t>
            </w:r>
          </w:p>
        </w:tc>
        <w:tc>
          <w:tcPr>
            <w:tcW w:w="7290" w:type="dxa"/>
            <w:tcBorders>
              <w:top w:val="single" w:sz="4" w:space="0" w:color="auto"/>
              <w:left w:val="single" w:sz="4" w:space="0" w:color="auto"/>
              <w:bottom w:val="single" w:sz="4" w:space="0" w:color="auto"/>
              <w:right w:val="nil"/>
            </w:tcBorders>
            <w:vAlign w:val="center"/>
          </w:tcPr>
          <w:p w14:paraId="4EFDA18F" w14:textId="0AB020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pigeons does your household own? (</w:t>
            </w:r>
            <w:r w:rsidRPr="00BE068B">
              <w:rPr>
                <w:rFonts w:ascii="Gill Sans MT" w:hAnsi="Gill Sans MT"/>
                <w:b/>
                <w:w w:val="105"/>
              </w:rPr>
              <w:t>pigeons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C3C95F6" w14:textId="77777777" w:rsidTr="001D470B">
        <w:trPr>
          <w:trHeight w:val="20"/>
        </w:trPr>
        <w:tc>
          <w:tcPr>
            <w:tcW w:w="754" w:type="dxa"/>
            <w:tcBorders>
              <w:right w:val="single" w:sz="4" w:space="0" w:color="auto"/>
            </w:tcBorders>
            <w:vAlign w:val="center"/>
          </w:tcPr>
          <w:p w14:paraId="0951F18A" w14:textId="385C6D4D"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M17</w:t>
            </w:r>
          </w:p>
        </w:tc>
        <w:tc>
          <w:tcPr>
            <w:tcW w:w="7290" w:type="dxa"/>
            <w:tcBorders>
              <w:top w:val="single" w:sz="4" w:space="0" w:color="auto"/>
              <w:left w:val="single" w:sz="4" w:space="0" w:color="auto"/>
              <w:bottom w:val="single" w:sz="4" w:space="0" w:color="auto"/>
              <w:right w:val="nil"/>
            </w:tcBorders>
            <w:vAlign w:val="center"/>
          </w:tcPr>
          <w:p w14:paraId="27ABFEA5" w14:textId="21D447D9"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oxen does your household have? (</w:t>
            </w:r>
            <w:r w:rsidRPr="00BE068B">
              <w:rPr>
                <w:rFonts w:ascii="Gill Sans MT" w:hAnsi="Gill Sans MT"/>
                <w:b/>
                <w:w w:val="105"/>
              </w:rPr>
              <w:t>ox</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67E0B688" w14:textId="77777777" w:rsidTr="001D470B">
        <w:trPr>
          <w:trHeight w:val="20"/>
        </w:trPr>
        <w:tc>
          <w:tcPr>
            <w:tcW w:w="754" w:type="dxa"/>
            <w:tcBorders>
              <w:right w:val="single" w:sz="4" w:space="0" w:color="auto"/>
            </w:tcBorders>
            <w:vAlign w:val="center"/>
          </w:tcPr>
          <w:p w14:paraId="2B51D00A" w14:textId="4CD9F89E"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M18</w:t>
            </w:r>
          </w:p>
        </w:tc>
        <w:tc>
          <w:tcPr>
            <w:tcW w:w="7290" w:type="dxa"/>
            <w:tcBorders>
              <w:top w:val="single" w:sz="4" w:space="0" w:color="auto"/>
              <w:left w:val="single" w:sz="4" w:space="0" w:color="auto"/>
              <w:bottom w:val="single" w:sz="4" w:space="0" w:color="auto"/>
              <w:right w:val="nil"/>
            </w:tcBorders>
            <w:vAlign w:val="center"/>
          </w:tcPr>
          <w:p w14:paraId="7CA6E905" w14:textId="67D51EC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turkeys does your household have? (</w:t>
            </w:r>
            <w:r w:rsidRPr="00BE068B">
              <w:rPr>
                <w:rFonts w:ascii="Gill Sans MT" w:hAnsi="Gill Sans MT"/>
                <w:b/>
                <w:w w:val="105"/>
              </w:rPr>
              <w:t>turkey</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bl>
    <w:p w14:paraId="32C771BF" w14:textId="77777777" w:rsidR="00C71DE8" w:rsidRPr="00BE068B" w:rsidRDefault="00C71DE8" w:rsidP="001512DD">
      <w:pPr>
        <w:pStyle w:val="CommentText"/>
        <w:spacing w:afterLines="20" w:after="48"/>
        <w:contextualSpacing/>
        <w:rPr>
          <w:rFonts w:ascii="Gill Sans MT" w:hAnsi="Gill Sans MT"/>
          <w:sz w:val="22"/>
          <w:szCs w:val="22"/>
        </w:rPr>
      </w:pPr>
    </w:p>
    <w:p w14:paraId="26EAC98D" w14:textId="77777777" w:rsidR="00D4243B" w:rsidRPr="00BE068B" w:rsidRDefault="00D4243B" w:rsidP="001512DD">
      <w:pPr>
        <w:pStyle w:val="CommentText"/>
        <w:spacing w:afterLines="20" w:after="48"/>
        <w:contextualSpacing/>
        <w:rPr>
          <w:rFonts w:ascii="Gill Sans MT" w:hAnsi="Gill Sans MT"/>
          <w:sz w:val="22"/>
          <w:szCs w:val="22"/>
        </w:rPr>
      </w:pPr>
    </w:p>
    <w:p w14:paraId="1842FECA" w14:textId="77777777" w:rsidR="00D4243B" w:rsidRPr="00BE068B" w:rsidRDefault="00D4243B" w:rsidP="001512DD">
      <w:pPr>
        <w:pStyle w:val="CommentText"/>
        <w:spacing w:afterLines="20" w:after="48"/>
        <w:contextualSpacing/>
        <w:rPr>
          <w:rFonts w:ascii="Gill Sans MT" w:hAnsi="Gill Sans MT"/>
          <w:sz w:val="22"/>
          <w:szCs w:val="22"/>
        </w:rPr>
      </w:pPr>
    </w:p>
    <w:p w14:paraId="5D3559AE" w14:textId="77777777" w:rsidR="00D4243B" w:rsidRPr="00BE068B" w:rsidRDefault="00D4243B" w:rsidP="001512DD">
      <w:pPr>
        <w:pStyle w:val="CommentText"/>
        <w:spacing w:afterLines="20" w:after="48"/>
        <w:contextualSpacing/>
        <w:rPr>
          <w:rFonts w:ascii="Gill Sans MT" w:hAnsi="Gill Sans MT"/>
          <w:sz w:val="22"/>
          <w:szCs w:val="22"/>
        </w:rPr>
      </w:pPr>
    </w:p>
    <w:p w14:paraId="62BE614B" w14:textId="77777777" w:rsidR="00D4243B" w:rsidRPr="00BE068B" w:rsidRDefault="00D4243B" w:rsidP="001512DD">
      <w:pPr>
        <w:pStyle w:val="CommentText"/>
        <w:spacing w:afterLines="20" w:after="48"/>
        <w:contextualSpacing/>
        <w:rPr>
          <w:rFonts w:ascii="Gill Sans MT" w:hAnsi="Gill Sans MT"/>
          <w:sz w:val="22"/>
          <w:szCs w:val="22"/>
        </w:rPr>
      </w:pPr>
    </w:p>
    <w:p w14:paraId="48023ECC" w14:textId="77777777" w:rsidR="00E0092D" w:rsidRPr="00BE068B" w:rsidRDefault="00E0092D">
      <w:pPr>
        <w:rPr>
          <w:rFonts w:ascii="Gill Sans MT" w:eastAsia="Times New Roman" w:hAnsi="Gill Sans MT" w:cs="Times New Roman"/>
          <w:b/>
          <w:bCs/>
        </w:rPr>
      </w:pPr>
      <w:r w:rsidRPr="00BE068B">
        <w:rPr>
          <w:rFonts w:ascii="Gill Sans MT" w:eastAsia="Times New Roman" w:hAnsi="Gill Sans MT" w:cs="Times New Roman"/>
          <w:b/>
          <w:bCs/>
        </w:rPr>
        <w:br w:type="page"/>
      </w:r>
    </w:p>
    <w:p w14:paraId="0E2F6497" w14:textId="6A54886A" w:rsidR="00C71DE8" w:rsidRPr="00BE068B" w:rsidRDefault="00C71DE8" w:rsidP="001512DD">
      <w:pPr>
        <w:spacing w:afterLines="20" w:after="48" w:line="240" w:lineRule="auto"/>
        <w:contextualSpacing/>
        <w:rPr>
          <w:rFonts w:ascii="Gill Sans MT" w:eastAsia="Times New Roman" w:hAnsi="Gill Sans MT" w:cs="Times New Roman"/>
          <w:b/>
          <w:bCs/>
        </w:rPr>
      </w:pPr>
      <w:commentRangeStart w:id="51"/>
      <w:r w:rsidRPr="00BE068B">
        <w:rPr>
          <w:rFonts w:ascii="Gill Sans MT" w:eastAsia="Times New Roman" w:hAnsi="Gill Sans MT" w:cs="Times New Roman"/>
          <w:b/>
          <w:bCs/>
        </w:rPr>
        <w:lastRenderedPageBreak/>
        <w:t>N. HOUSEHOLD AND AGRICULTURAL ASSETS</w:t>
      </w:r>
      <w:commentRangeEnd w:id="51"/>
      <w:r w:rsidR="006A3EA6" w:rsidRPr="00BE068B">
        <w:rPr>
          <w:rStyle w:val="CommentReference"/>
          <w:rFonts w:ascii="Gill Sans MT" w:hAnsi="Gill Sans MT"/>
        </w:rPr>
        <w:commentReference w:id="51"/>
      </w:r>
    </w:p>
    <w:p w14:paraId="4B32A423"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9471" w:type="dxa"/>
        <w:tblInd w:w="8" w:type="dxa"/>
        <w:tblLayout w:type="fixed"/>
        <w:tblCellMar>
          <w:left w:w="29" w:type="dxa"/>
          <w:right w:w="29" w:type="dxa"/>
        </w:tblCellMar>
        <w:tblLook w:val="0000" w:firstRow="0" w:lastRow="0" w:firstColumn="0" w:lastColumn="0" w:noHBand="0" w:noVBand="0"/>
      </w:tblPr>
      <w:tblGrid>
        <w:gridCol w:w="720"/>
        <w:gridCol w:w="3584"/>
        <w:gridCol w:w="2737"/>
        <w:gridCol w:w="2430"/>
      </w:tblGrid>
      <w:tr w:rsidR="001D470B" w:rsidRPr="00BE068B" w14:paraId="7F3C3E37" w14:textId="77777777" w:rsidTr="001D470B">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1D470B" w:rsidRPr="00BE068B" w:rsidRDefault="001D470B" w:rsidP="001512DD">
            <w:pPr>
              <w:kinsoku w:val="0"/>
              <w:overflowPunct w:val="0"/>
              <w:spacing w:afterLines="20" w:after="48" w:line="240" w:lineRule="auto"/>
              <w:ind w:left="119"/>
              <w:contextualSpacing/>
              <w:rPr>
                <w:rFonts w:ascii="Gill Sans MT" w:hAnsi="Gill Sans MT"/>
                <w:b/>
                <w:w w:val="105"/>
              </w:rPr>
            </w:pPr>
            <w:proofErr w:type="spellStart"/>
            <w:proofErr w:type="gramStart"/>
            <w:r w:rsidRPr="00BE068B">
              <w:rPr>
                <w:rFonts w:ascii="Gill Sans MT" w:hAnsi="Gill Sans MT"/>
                <w:b/>
                <w:w w:val="105"/>
              </w:rPr>
              <w:t>item</w:t>
            </w:r>
            <w:proofErr w:type="gramEnd"/>
            <w:r w:rsidRPr="00BE068B">
              <w:rPr>
                <w:rFonts w:ascii="Gill Sans MT" w:hAnsi="Gill Sans MT"/>
                <w:b/>
                <w:w w:val="105"/>
              </w:rPr>
              <w:t>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How many of these items-</w:t>
            </w:r>
          </w:p>
          <w:p w14:paraId="630A61FA"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205DB24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r w:rsidRPr="00BE068B">
              <w:rPr>
                <w:rFonts w:ascii="Gill Sans MT" w:hAnsi="Gill Sans MT"/>
                <w:b/>
                <w:w w:val="105"/>
              </w:rPr>
              <w:t>item</w:t>
            </w:r>
            <w:r w:rsidRPr="00BE068B">
              <w:rPr>
                <w:rFonts w:ascii="Gill Sans MT" w:hAnsi="Gill Sans MT"/>
                <w:w w:val="105"/>
              </w:rPr>
              <w:t>)</w:t>
            </w:r>
          </w:p>
        </w:tc>
        <w:tc>
          <w:tcPr>
            <w:tcW w:w="2737" w:type="dxa"/>
            <w:tcBorders>
              <w:top w:val="single" w:sz="12" w:space="0" w:color="000000"/>
              <w:left w:val="single" w:sz="6" w:space="0" w:color="000000"/>
              <w:bottom w:val="single" w:sz="12" w:space="0" w:color="000000"/>
              <w:right w:val="single" w:sz="6" w:space="0" w:color="000000"/>
            </w:tcBorders>
          </w:tcPr>
          <w:p w14:paraId="458DFED3" w14:textId="760BAFE8"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a) -do you currently own?</w:t>
            </w:r>
          </w:p>
          <w:p w14:paraId="7375D01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09BD3B0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r w:rsidRPr="00BE068B">
              <w:rPr>
                <w:rFonts w:ascii="Gill Sans MT" w:hAnsi="Gill Sans MT"/>
                <w:b/>
                <w:w w:val="105"/>
              </w:rPr>
              <w:t>n_ownnow</w:t>
            </w:r>
            <w:proofErr w:type="spellEnd"/>
            <w:r w:rsidRPr="00BE068B">
              <w:rPr>
                <w:rFonts w:ascii="Gill Sans MT" w:hAnsi="Gill Sans MT"/>
                <w:w w:val="105"/>
              </w:rPr>
              <w:t>)</w:t>
            </w:r>
          </w:p>
        </w:tc>
        <w:tc>
          <w:tcPr>
            <w:tcW w:w="2430" w:type="dxa"/>
            <w:tcBorders>
              <w:top w:val="single" w:sz="12" w:space="0" w:color="000000"/>
              <w:left w:val="single" w:sz="6" w:space="0" w:color="000000"/>
              <w:bottom w:val="single" w:sz="12" w:space="0" w:color="000000"/>
              <w:right w:val="single" w:sz="6" w:space="0" w:color="000000"/>
            </w:tcBorders>
          </w:tcPr>
          <w:p w14:paraId="0536E396" w14:textId="706FFE8E"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c) -</w:t>
            </w:r>
            <w:proofErr w:type="gramStart"/>
            <w:r w:rsidRPr="00BE068B">
              <w:rPr>
                <w:rFonts w:ascii="Gill Sans MT" w:hAnsi="Gill Sans MT"/>
                <w:w w:val="105"/>
              </w:rPr>
              <w:t>have</w:t>
            </w:r>
            <w:proofErr w:type="gramEnd"/>
            <w:r w:rsidRPr="00BE068B">
              <w:rPr>
                <w:rFonts w:ascii="Gill Sans MT" w:hAnsi="Gill Sans MT"/>
                <w:w w:val="105"/>
              </w:rPr>
              <w:t xml:space="preserve"> you purchased in the</w:t>
            </w:r>
          </w:p>
          <w:p w14:paraId="25C5A32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last year?</w:t>
            </w:r>
          </w:p>
          <w:p w14:paraId="2A1192D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r w:rsidRPr="00BE068B">
              <w:rPr>
                <w:rFonts w:ascii="Gill Sans MT" w:hAnsi="Gill Sans MT"/>
                <w:b/>
                <w:w w:val="105"/>
              </w:rPr>
              <w:t>no_past</w:t>
            </w:r>
            <w:proofErr w:type="spellEnd"/>
            <w:r w:rsidRPr="00BE068B">
              <w:rPr>
                <w:rFonts w:ascii="Gill Sans MT" w:hAnsi="Gill Sans MT"/>
                <w:w w:val="105"/>
              </w:rPr>
              <w:t>)</w:t>
            </w:r>
          </w:p>
        </w:tc>
      </w:tr>
      <w:tr w:rsidR="001D470B" w:rsidRPr="00BE068B" w14:paraId="0C0B3940" w14:textId="77777777" w:rsidTr="001D470B">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Mobile Phone (</w:t>
            </w:r>
            <w:r w:rsidRPr="00BE068B">
              <w:rPr>
                <w:rFonts w:ascii="Gill Sans MT" w:hAnsi="Gill Sans MT"/>
                <w:b/>
                <w:w w:val="105"/>
              </w:rPr>
              <w:t>phone</w:t>
            </w:r>
            <w:r w:rsidRPr="00BE068B">
              <w:rPr>
                <w:rFonts w:ascii="Gill Sans MT" w:hAnsi="Gill Sans MT"/>
                <w:w w:val="105"/>
              </w:rPr>
              <w:t>)</w:t>
            </w:r>
          </w:p>
        </w:tc>
        <w:tc>
          <w:tcPr>
            <w:tcW w:w="2737" w:type="dxa"/>
            <w:tcBorders>
              <w:top w:val="single" w:sz="12" w:space="0" w:color="000000"/>
              <w:left w:val="single" w:sz="6" w:space="0" w:color="000000"/>
              <w:bottom w:val="single" w:sz="6" w:space="0" w:color="000000"/>
              <w:right w:val="single" w:sz="6" w:space="0" w:color="000000"/>
            </w:tcBorders>
          </w:tcPr>
          <w:p w14:paraId="497588D8"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12" w:space="0" w:color="000000"/>
              <w:left w:val="single" w:sz="6" w:space="0" w:color="000000"/>
              <w:bottom w:val="single" w:sz="6" w:space="0" w:color="000000"/>
              <w:right w:val="single" w:sz="6" w:space="0" w:color="000000"/>
            </w:tcBorders>
          </w:tcPr>
          <w:p w14:paraId="1B970799"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2C5A10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Radio (</w:t>
            </w:r>
            <w:r w:rsidRPr="00BE068B">
              <w:rPr>
                <w:rFonts w:ascii="Gill Sans MT" w:hAnsi="Gill Sans MT"/>
                <w:b/>
                <w:w w:val="105"/>
              </w:rPr>
              <w:t>radio</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5A4F395"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F8EC26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8E782E2"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TV (</w:t>
            </w:r>
            <w:proofErr w:type="spellStart"/>
            <w:r w:rsidRPr="00BE068B">
              <w:rPr>
                <w:rFonts w:ascii="Gill Sans MT" w:hAnsi="Gill Sans MT"/>
                <w:b/>
                <w:w w:val="105"/>
              </w:rPr>
              <w:t>tv</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2655F414"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42ACC2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E74BB4D"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Cars, Vans, Pick-up Trucks (</w:t>
            </w:r>
            <w:r w:rsidRPr="00BE068B">
              <w:rPr>
                <w:rFonts w:ascii="Gill Sans MT" w:hAnsi="Gill Sans MT"/>
                <w:b/>
                <w:w w:val="105"/>
              </w:rPr>
              <w:t>car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0E31B1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5F90D0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D48B2D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Motorcycle (</w:t>
            </w:r>
            <w:r w:rsidRPr="00BE068B">
              <w:rPr>
                <w:rFonts w:ascii="Gill Sans MT" w:hAnsi="Gill Sans MT"/>
                <w:b/>
                <w:w w:val="105"/>
              </w:rPr>
              <w:t>motor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15A3F5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63B556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F43224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Bicycle (</w:t>
            </w:r>
            <w:r w:rsidRPr="00BE068B">
              <w:rPr>
                <w:rFonts w:ascii="Gill Sans MT" w:hAnsi="Gill Sans MT"/>
                <w:b/>
                <w:w w:val="105"/>
              </w:rPr>
              <w:t>bike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26EC089"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45FE8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423299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Cook stove (</w:t>
            </w:r>
            <w:r w:rsidRPr="00BE068B">
              <w:rPr>
                <w:rFonts w:ascii="Gill Sans MT" w:hAnsi="Gill Sans MT"/>
                <w:b/>
                <w:w w:val="105"/>
              </w:rPr>
              <w:t>stove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FB5D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9DB48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B626D5"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1D470B" w:rsidRPr="00BE068B" w:rsidRDefault="001D470B" w:rsidP="009559BE">
            <w:pPr>
              <w:spacing w:afterLines="20" w:after="48" w:line="240" w:lineRule="auto"/>
              <w:ind w:left="119"/>
              <w:contextualSpacing/>
              <w:rPr>
                <w:rFonts w:ascii="Gill Sans MT" w:hAnsi="Gill Sans MT"/>
                <w:w w:val="105"/>
              </w:rPr>
            </w:pPr>
            <w:r w:rsidRPr="00BE068B">
              <w:rPr>
                <w:rFonts w:ascii="Gill Sans MT" w:hAnsi="Gill Sans MT"/>
                <w:w w:val="105"/>
              </w:rPr>
              <w:t>Refrigerator (</w:t>
            </w:r>
            <w:r w:rsidRPr="00BE068B">
              <w:rPr>
                <w:rFonts w:ascii="Gill Sans MT" w:hAnsi="Gill Sans MT"/>
                <w:b/>
                <w:w w:val="105"/>
              </w:rPr>
              <w:t>fridge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A31B17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23FA1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059B400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Water pump/treadle pump (</w:t>
            </w:r>
            <w:r w:rsidRPr="00BE068B">
              <w:rPr>
                <w:rFonts w:ascii="Gill Sans MT" w:hAnsi="Gill Sans MT"/>
                <w:b/>
                <w:w w:val="105"/>
              </w:rPr>
              <w:t>pump</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EA242"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7634002"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1010D0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Solar panel (</w:t>
            </w:r>
            <w:r w:rsidRPr="00BE068B">
              <w:rPr>
                <w:rFonts w:ascii="Gill Sans MT" w:hAnsi="Gill Sans MT"/>
                <w:b/>
                <w:w w:val="105"/>
              </w:rPr>
              <w:t>solar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0A17C37"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57C80F55"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0FB8203"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How many pick axes does your household own? (pickax)</w:t>
            </w:r>
          </w:p>
        </w:tc>
        <w:tc>
          <w:tcPr>
            <w:tcW w:w="2737" w:type="dxa"/>
            <w:tcBorders>
              <w:top w:val="single" w:sz="6" w:space="0" w:color="000000"/>
              <w:left w:val="single" w:sz="6" w:space="0" w:color="000000"/>
              <w:bottom w:val="single" w:sz="6" w:space="0" w:color="000000"/>
              <w:right w:val="single" w:sz="6" w:space="0" w:color="000000"/>
            </w:tcBorders>
          </w:tcPr>
          <w:p w14:paraId="4E8FF51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318943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CE642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Wheel barrow (</w:t>
            </w:r>
            <w:r w:rsidRPr="00BE068B">
              <w:rPr>
                <w:rFonts w:ascii="Gill Sans MT" w:hAnsi="Gill Sans MT"/>
                <w:b/>
                <w:w w:val="105"/>
              </w:rPr>
              <w:t>wheelbarrow</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7A4FEA6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70FA424C"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A26FEB1"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Drip irrigation set (</w:t>
            </w:r>
            <w:proofErr w:type="spellStart"/>
            <w:r w:rsidRPr="00BE068B">
              <w:rPr>
                <w:rFonts w:ascii="Gill Sans MT" w:hAnsi="Gill Sans MT"/>
                <w:b/>
                <w:w w:val="105"/>
              </w:rPr>
              <w:t>dripirrigateset</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54631E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5A1C59E"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E630188"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Sprinklers</w:t>
            </w:r>
            <w:r w:rsidRPr="00BE068B">
              <w:rPr>
                <w:rFonts w:ascii="Gill Sans MT" w:hAnsi="Gill Sans MT"/>
              </w:rPr>
              <w:t xml:space="preserve"> (</w:t>
            </w:r>
            <w:r w:rsidRPr="00BE068B">
              <w:rPr>
                <w:rFonts w:ascii="Gill Sans MT" w:hAnsi="Gill Sans MT"/>
                <w:b/>
                <w:w w:val="105"/>
              </w:rPr>
              <w:t>sprinkler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558087A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F99126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36392DA"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Efficient wood burning stove</w:t>
            </w:r>
          </w:p>
        </w:tc>
        <w:tc>
          <w:tcPr>
            <w:tcW w:w="2737" w:type="dxa"/>
            <w:tcBorders>
              <w:top w:val="single" w:sz="6" w:space="0" w:color="000000"/>
              <w:left w:val="single" w:sz="6" w:space="0" w:color="000000"/>
              <w:bottom w:val="single" w:sz="6" w:space="0" w:color="000000"/>
              <w:right w:val="single" w:sz="6" w:space="0" w:color="000000"/>
            </w:tcBorders>
          </w:tcPr>
          <w:p w14:paraId="1372872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AE7A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5962E1E" w14:textId="77777777" w:rsidTr="00275BD5">
        <w:trPr>
          <w:trHeight w:val="334"/>
        </w:trPr>
        <w:tc>
          <w:tcPr>
            <w:tcW w:w="720" w:type="dxa"/>
            <w:tcBorders>
              <w:top w:val="single" w:sz="6" w:space="0" w:color="000000"/>
              <w:left w:val="single" w:sz="6" w:space="0" w:color="000000"/>
              <w:bottom w:val="single" w:sz="4" w:space="0" w:color="auto"/>
              <w:right w:val="single" w:sz="6" w:space="0" w:color="000000"/>
            </w:tcBorders>
          </w:tcPr>
          <w:p w14:paraId="001D3714" w14:textId="3ACDCA15"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N25</w:t>
            </w:r>
          </w:p>
        </w:tc>
        <w:tc>
          <w:tcPr>
            <w:tcW w:w="3584" w:type="dxa"/>
            <w:tcBorders>
              <w:top w:val="single" w:sz="6" w:space="0" w:color="000000"/>
              <w:left w:val="single" w:sz="6" w:space="0" w:color="000000"/>
              <w:bottom w:val="single" w:sz="4" w:space="0" w:color="auto"/>
              <w:right w:val="single" w:sz="6" w:space="0" w:color="000000"/>
            </w:tcBorders>
          </w:tcPr>
          <w:p w14:paraId="0BBB185A" w14:textId="77777777" w:rsidR="001D470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Pressure cooker</w:t>
            </w:r>
          </w:p>
          <w:p w14:paraId="7BD69A42" w14:textId="1EFF8FF5" w:rsidR="00275BD5" w:rsidRPr="00BE068B" w:rsidRDefault="00275BD5" w:rsidP="001512DD">
            <w:pPr>
              <w:spacing w:afterLines="20" w:after="48" w:line="240" w:lineRule="auto"/>
              <w:ind w:left="119"/>
              <w:contextualSpacing/>
              <w:rPr>
                <w:rFonts w:ascii="Gill Sans MT" w:hAnsi="Gill Sans MT"/>
                <w:w w:val="105"/>
              </w:rPr>
            </w:pPr>
          </w:p>
        </w:tc>
        <w:tc>
          <w:tcPr>
            <w:tcW w:w="2737" w:type="dxa"/>
            <w:tcBorders>
              <w:top w:val="single" w:sz="6" w:space="0" w:color="000000"/>
              <w:left w:val="single" w:sz="6" w:space="0" w:color="000000"/>
              <w:bottom w:val="single" w:sz="4" w:space="0" w:color="auto"/>
              <w:right w:val="single" w:sz="6" w:space="0" w:color="000000"/>
            </w:tcBorders>
          </w:tcPr>
          <w:p w14:paraId="72E8D0D1"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4" w:space="0" w:color="auto"/>
              <w:right w:val="single" w:sz="6" w:space="0" w:color="000000"/>
            </w:tcBorders>
          </w:tcPr>
          <w:p w14:paraId="576B2C7A" w14:textId="77777777" w:rsidR="001D470B" w:rsidRPr="00BE068B" w:rsidRDefault="001D470B" w:rsidP="001512DD">
            <w:pPr>
              <w:spacing w:afterLines="20" w:after="48" w:line="240" w:lineRule="auto"/>
              <w:contextualSpacing/>
              <w:rPr>
                <w:rFonts w:ascii="Gill Sans MT" w:hAnsi="Gill Sans MT"/>
                <w:i/>
              </w:rPr>
            </w:pPr>
          </w:p>
        </w:tc>
      </w:tr>
      <w:tr w:rsidR="00275BD5" w:rsidRPr="00BE068B" w14:paraId="0339AA4B" w14:textId="77777777" w:rsidTr="00275BD5">
        <w:trPr>
          <w:trHeight w:val="424"/>
        </w:trPr>
        <w:tc>
          <w:tcPr>
            <w:tcW w:w="720" w:type="dxa"/>
            <w:tcBorders>
              <w:top w:val="single" w:sz="4" w:space="0" w:color="auto"/>
              <w:left w:val="single" w:sz="6" w:space="0" w:color="000000"/>
              <w:bottom w:val="single" w:sz="6" w:space="0" w:color="000000"/>
              <w:right w:val="single" w:sz="6" w:space="0" w:color="000000"/>
            </w:tcBorders>
          </w:tcPr>
          <w:p w14:paraId="39B683FA" w14:textId="77777777" w:rsidR="00275BD5" w:rsidRPr="00BE068B" w:rsidRDefault="00275BD5" w:rsidP="001512DD">
            <w:pPr>
              <w:kinsoku w:val="0"/>
              <w:overflowPunct w:val="0"/>
              <w:spacing w:afterLines="20" w:after="48" w:line="240" w:lineRule="auto"/>
              <w:ind w:left="119"/>
              <w:contextualSpacing/>
              <w:rPr>
                <w:rFonts w:ascii="Gill Sans MT" w:hAnsi="Gill Sans MT"/>
                <w:w w:val="105"/>
              </w:rPr>
            </w:pPr>
          </w:p>
        </w:tc>
        <w:tc>
          <w:tcPr>
            <w:tcW w:w="3584" w:type="dxa"/>
            <w:tcBorders>
              <w:top w:val="single" w:sz="4" w:space="0" w:color="auto"/>
              <w:left w:val="single" w:sz="6" w:space="0" w:color="000000"/>
              <w:bottom w:val="single" w:sz="6" w:space="0" w:color="000000"/>
              <w:right w:val="single" w:sz="6" w:space="0" w:color="000000"/>
            </w:tcBorders>
          </w:tcPr>
          <w:p w14:paraId="29F1E1E4" w14:textId="36D58B2A" w:rsidR="00275BD5" w:rsidRPr="00BE068B" w:rsidRDefault="00275BD5" w:rsidP="001512DD">
            <w:pPr>
              <w:spacing w:afterLines="20" w:after="48" w:line="240" w:lineRule="auto"/>
              <w:ind w:left="119"/>
              <w:contextualSpacing/>
              <w:rPr>
                <w:rFonts w:ascii="Gill Sans MT" w:hAnsi="Gill Sans MT"/>
                <w:w w:val="105"/>
              </w:rPr>
            </w:pPr>
            <w:r>
              <w:rPr>
                <w:rFonts w:ascii="Gill Sans MT" w:hAnsi="Gill Sans MT"/>
                <w:w w:val="105"/>
              </w:rPr>
              <w:t>Canoe</w:t>
            </w:r>
          </w:p>
        </w:tc>
        <w:tc>
          <w:tcPr>
            <w:tcW w:w="2737" w:type="dxa"/>
            <w:tcBorders>
              <w:top w:val="single" w:sz="4" w:space="0" w:color="auto"/>
              <w:left w:val="single" w:sz="6" w:space="0" w:color="000000"/>
              <w:bottom w:val="single" w:sz="6" w:space="0" w:color="000000"/>
              <w:right w:val="single" w:sz="6" w:space="0" w:color="000000"/>
            </w:tcBorders>
          </w:tcPr>
          <w:p w14:paraId="3F73BA06" w14:textId="77777777" w:rsidR="00275BD5" w:rsidRPr="00BE068B" w:rsidRDefault="00275BD5" w:rsidP="001512DD">
            <w:pPr>
              <w:spacing w:afterLines="20" w:after="48" w:line="240" w:lineRule="auto"/>
              <w:contextualSpacing/>
              <w:rPr>
                <w:rFonts w:ascii="Gill Sans MT" w:hAnsi="Gill Sans MT"/>
                <w:i/>
              </w:rPr>
            </w:pPr>
          </w:p>
        </w:tc>
        <w:tc>
          <w:tcPr>
            <w:tcW w:w="2430" w:type="dxa"/>
            <w:tcBorders>
              <w:top w:val="single" w:sz="4" w:space="0" w:color="auto"/>
              <w:left w:val="single" w:sz="6" w:space="0" w:color="000000"/>
              <w:bottom w:val="single" w:sz="6" w:space="0" w:color="000000"/>
              <w:right w:val="single" w:sz="6" w:space="0" w:color="000000"/>
            </w:tcBorders>
          </w:tcPr>
          <w:p w14:paraId="55B45BFC" w14:textId="77777777" w:rsidR="00275BD5" w:rsidRPr="00BE068B" w:rsidRDefault="00275BD5" w:rsidP="001512DD">
            <w:pPr>
              <w:spacing w:afterLines="20" w:after="48" w:line="240" w:lineRule="auto"/>
              <w:contextualSpacing/>
              <w:rPr>
                <w:rFonts w:ascii="Gill Sans MT" w:hAnsi="Gill Sans MT"/>
                <w:i/>
              </w:rPr>
            </w:pPr>
          </w:p>
        </w:tc>
      </w:tr>
    </w:tbl>
    <w:p w14:paraId="773EA6A1"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BE068B"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BE068B" w:rsidRDefault="00DA1429" w:rsidP="001512DD">
            <w:pPr>
              <w:spacing w:afterLines="20" w:after="48" w:line="240" w:lineRule="auto"/>
              <w:ind w:left="119"/>
              <w:contextualSpacing/>
              <w:rPr>
                <w:rFonts w:ascii="Gill Sans MT" w:hAnsi="Gill Sans MT"/>
                <w:w w:val="105"/>
              </w:rPr>
            </w:pPr>
            <w:r w:rsidRPr="00BE068B">
              <w:rPr>
                <w:rFonts w:ascii="Gill Sans MT" w:hAnsi="Gill Sans MT"/>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BE068B" w:rsidRDefault="00C71DE8" w:rsidP="001512DD">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How many meals did your household eat meat in the last 7 days?  (</w:t>
            </w:r>
            <w:r w:rsidRPr="00BE068B">
              <w:rPr>
                <w:rFonts w:ascii="Gill Sans MT" w:hAnsi="Gill Sans MT"/>
                <w:b/>
                <w:w w:val="105"/>
              </w:rPr>
              <w:t>meals</w:t>
            </w:r>
            <w:r w:rsidRPr="00BE068B">
              <w:rPr>
                <w:rFonts w:ascii="Gill Sans MT" w:hAnsi="Gill Sans MT"/>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BE068B" w:rsidRDefault="00C71DE8" w:rsidP="001512DD">
            <w:pPr>
              <w:spacing w:afterLines="20" w:after="48" w:line="240" w:lineRule="auto"/>
              <w:contextualSpacing/>
              <w:rPr>
                <w:rFonts w:ascii="Gill Sans MT" w:hAnsi="Gill Sans MT"/>
                <w:i/>
              </w:rPr>
            </w:pPr>
            <w:r w:rsidRPr="00BE068B">
              <w:rPr>
                <w:rFonts w:ascii="Gill Sans MT" w:hAnsi="Gill Sans MT"/>
                <w:i/>
              </w:rPr>
              <w:t>(Integer)</w:t>
            </w:r>
          </w:p>
        </w:tc>
      </w:tr>
    </w:tbl>
    <w:p w14:paraId="257D7EC4" w14:textId="6DAB2E35" w:rsidR="002609A2" w:rsidRPr="00BE068B" w:rsidRDefault="002609A2">
      <w:pPr>
        <w:rPr>
          <w:ins w:id="52" w:author="Stephanie Fenner" w:date="2014-11-04T13:53:00Z"/>
          <w:rFonts w:ascii="Gill Sans MT" w:hAnsi="Gill Sans MT"/>
        </w:rPr>
      </w:pPr>
    </w:p>
    <w:tbl>
      <w:tblPr>
        <w:tblStyle w:val="TableGrid"/>
        <w:tblW w:w="0" w:type="auto"/>
        <w:tblLook w:val="04A0" w:firstRow="1" w:lastRow="0" w:firstColumn="1" w:lastColumn="0" w:noHBand="0" w:noVBand="1"/>
      </w:tblPr>
      <w:tblGrid>
        <w:gridCol w:w="2574"/>
        <w:gridCol w:w="2574"/>
        <w:gridCol w:w="2574"/>
        <w:gridCol w:w="2574"/>
      </w:tblGrid>
      <w:tr w:rsidR="002609A2" w:rsidRPr="00BE068B" w14:paraId="6B8754E1" w14:textId="77777777" w:rsidTr="002609A2">
        <w:tc>
          <w:tcPr>
            <w:tcW w:w="2574" w:type="dxa"/>
          </w:tcPr>
          <w:p w14:paraId="00D257A7" w14:textId="1D9AD87E" w:rsidR="002609A2" w:rsidRPr="00BE068B" w:rsidRDefault="002609A2">
            <w:pPr>
              <w:rPr>
                <w:rFonts w:ascii="Gill Sans MT" w:hAnsi="Gill Sans MT"/>
              </w:rPr>
            </w:pPr>
            <w:r w:rsidRPr="00BE068B">
              <w:rPr>
                <w:rFonts w:ascii="Gill Sans MT" w:hAnsi="Gill Sans MT"/>
              </w:rPr>
              <w:t>Protein Source/Type:</w:t>
            </w:r>
          </w:p>
        </w:tc>
        <w:tc>
          <w:tcPr>
            <w:tcW w:w="2574" w:type="dxa"/>
          </w:tcPr>
          <w:p w14:paraId="20795F43" w14:textId="0BC4B338" w:rsidR="002609A2" w:rsidRPr="00BE068B" w:rsidRDefault="002609A2">
            <w:pPr>
              <w:rPr>
                <w:rFonts w:ascii="Gill Sans MT" w:hAnsi="Gill Sans MT"/>
              </w:rPr>
            </w:pPr>
            <w:r w:rsidRPr="00BE068B">
              <w:rPr>
                <w:rFonts w:ascii="Gill Sans MT" w:hAnsi="Gill Sans MT"/>
              </w:rPr>
              <w:t>Amount per week consumed, on average  by household</w:t>
            </w:r>
          </w:p>
        </w:tc>
        <w:tc>
          <w:tcPr>
            <w:tcW w:w="2574" w:type="dxa"/>
          </w:tcPr>
          <w:p w14:paraId="6B484CA7" w14:textId="1489BEF7" w:rsidR="002609A2" w:rsidRPr="00BE068B" w:rsidRDefault="002609A2">
            <w:pPr>
              <w:rPr>
                <w:rFonts w:ascii="Gill Sans MT" w:hAnsi="Gill Sans MT"/>
              </w:rPr>
            </w:pPr>
            <w:r w:rsidRPr="00BE068B">
              <w:rPr>
                <w:rFonts w:ascii="Gill Sans MT" w:hAnsi="Gill Sans MT"/>
              </w:rPr>
              <w:t>Times consumed per week, on average by household</w:t>
            </w:r>
          </w:p>
        </w:tc>
        <w:tc>
          <w:tcPr>
            <w:tcW w:w="2574" w:type="dxa"/>
          </w:tcPr>
          <w:p w14:paraId="4FB19AAA" w14:textId="3B8D3D62" w:rsidR="002609A2" w:rsidRPr="00BE068B" w:rsidRDefault="002609A2">
            <w:pPr>
              <w:rPr>
                <w:rFonts w:ascii="Gill Sans MT" w:hAnsi="Gill Sans MT"/>
              </w:rPr>
            </w:pPr>
            <w:r w:rsidRPr="00BE068B">
              <w:rPr>
                <w:rFonts w:ascii="Gill Sans MT" w:hAnsi="Gill Sans MT"/>
              </w:rPr>
              <w:t>Source (</w:t>
            </w:r>
            <w:proofErr w:type="spellStart"/>
            <w:r w:rsidRPr="00BE068B">
              <w:rPr>
                <w:rFonts w:ascii="Gill Sans MT" w:hAnsi="Gill Sans MT"/>
              </w:rPr>
              <w:t>ie</w:t>
            </w:r>
            <w:proofErr w:type="spellEnd"/>
            <w:r w:rsidRPr="00BE068B">
              <w:rPr>
                <w:rFonts w:ascii="Gill Sans MT" w:hAnsi="Gill Sans MT"/>
              </w:rPr>
              <w:t>: market)</w:t>
            </w:r>
          </w:p>
        </w:tc>
      </w:tr>
      <w:tr w:rsidR="002609A2" w:rsidRPr="00BE068B" w14:paraId="192F1091" w14:textId="77777777" w:rsidTr="002609A2">
        <w:tc>
          <w:tcPr>
            <w:tcW w:w="2574" w:type="dxa"/>
          </w:tcPr>
          <w:p w14:paraId="41D035DF" w14:textId="21E83CFC" w:rsidR="002609A2" w:rsidRPr="00BE068B" w:rsidRDefault="002609A2">
            <w:pPr>
              <w:rPr>
                <w:rFonts w:ascii="Gill Sans MT" w:hAnsi="Gill Sans MT"/>
              </w:rPr>
            </w:pPr>
            <w:r w:rsidRPr="00BE068B">
              <w:rPr>
                <w:rFonts w:ascii="Gill Sans MT" w:hAnsi="Gill Sans MT"/>
              </w:rPr>
              <w:t>Red Meat</w:t>
            </w:r>
          </w:p>
        </w:tc>
        <w:tc>
          <w:tcPr>
            <w:tcW w:w="2574" w:type="dxa"/>
          </w:tcPr>
          <w:p w14:paraId="6BAF88B2" w14:textId="77777777" w:rsidR="002609A2" w:rsidRPr="00BE068B" w:rsidRDefault="002609A2">
            <w:pPr>
              <w:rPr>
                <w:rFonts w:ascii="Gill Sans MT" w:hAnsi="Gill Sans MT"/>
              </w:rPr>
            </w:pPr>
          </w:p>
        </w:tc>
        <w:tc>
          <w:tcPr>
            <w:tcW w:w="2574" w:type="dxa"/>
          </w:tcPr>
          <w:p w14:paraId="481C08F4" w14:textId="77777777" w:rsidR="002609A2" w:rsidRPr="00BE068B" w:rsidRDefault="002609A2">
            <w:pPr>
              <w:rPr>
                <w:rFonts w:ascii="Gill Sans MT" w:hAnsi="Gill Sans MT"/>
              </w:rPr>
            </w:pPr>
          </w:p>
        </w:tc>
        <w:tc>
          <w:tcPr>
            <w:tcW w:w="2574" w:type="dxa"/>
          </w:tcPr>
          <w:p w14:paraId="76904EE1" w14:textId="77777777" w:rsidR="002609A2" w:rsidRPr="00BE068B" w:rsidRDefault="002609A2">
            <w:pPr>
              <w:rPr>
                <w:rFonts w:ascii="Gill Sans MT" w:hAnsi="Gill Sans MT"/>
              </w:rPr>
            </w:pPr>
          </w:p>
        </w:tc>
      </w:tr>
      <w:tr w:rsidR="002609A2" w:rsidRPr="00BE068B" w14:paraId="4CF1FED8" w14:textId="77777777" w:rsidTr="002609A2">
        <w:tc>
          <w:tcPr>
            <w:tcW w:w="2574" w:type="dxa"/>
          </w:tcPr>
          <w:p w14:paraId="3D9B43B2" w14:textId="65784E7C" w:rsidR="002609A2" w:rsidRPr="00BE068B" w:rsidRDefault="002609A2">
            <w:pPr>
              <w:rPr>
                <w:rFonts w:ascii="Gill Sans MT" w:hAnsi="Gill Sans MT"/>
              </w:rPr>
            </w:pPr>
            <w:r w:rsidRPr="00BE068B">
              <w:rPr>
                <w:rFonts w:ascii="Gill Sans MT" w:hAnsi="Gill Sans MT"/>
              </w:rPr>
              <w:t>Chicken/Poultry</w:t>
            </w:r>
          </w:p>
        </w:tc>
        <w:tc>
          <w:tcPr>
            <w:tcW w:w="2574" w:type="dxa"/>
          </w:tcPr>
          <w:p w14:paraId="0880E646" w14:textId="77777777" w:rsidR="002609A2" w:rsidRPr="00BE068B" w:rsidRDefault="002609A2">
            <w:pPr>
              <w:rPr>
                <w:rFonts w:ascii="Gill Sans MT" w:hAnsi="Gill Sans MT"/>
              </w:rPr>
            </w:pPr>
          </w:p>
        </w:tc>
        <w:tc>
          <w:tcPr>
            <w:tcW w:w="2574" w:type="dxa"/>
          </w:tcPr>
          <w:p w14:paraId="540EC067" w14:textId="77777777" w:rsidR="002609A2" w:rsidRPr="00BE068B" w:rsidRDefault="002609A2">
            <w:pPr>
              <w:rPr>
                <w:rFonts w:ascii="Gill Sans MT" w:hAnsi="Gill Sans MT"/>
              </w:rPr>
            </w:pPr>
          </w:p>
        </w:tc>
        <w:tc>
          <w:tcPr>
            <w:tcW w:w="2574" w:type="dxa"/>
          </w:tcPr>
          <w:p w14:paraId="54F8195E" w14:textId="77777777" w:rsidR="002609A2" w:rsidRPr="00BE068B" w:rsidRDefault="002609A2">
            <w:pPr>
              <w:rPr>
                <w:rFonts w:ascii="Gill Sans MT" w:hAnsi="Gill Sans MT"/>
              </w:rPr>
            </w:pPr>
          </w:p>
        </w:tc>
      </w:tr>
      <w:tr w:rsidR="002609A2" w:rsidRPr="00BE068B" w14:paraId="338F5ACA" w14:textId="77777777" w:rsidTr="002609A2">
        <w:tc>
          <w:tcPr>
            <w:tcW w:w="2574" w:type="dxa"/>
          </w:tcPr>
          <w:p w14:paraId="7ACA7A2F" w14:textId="5367DB10" w:rsidR="002609A2" w:rsidRPr="00BE068B" w:rsidRDefault="002609A2">
            <w:pPr>
              <w:rPr>
                <w:rFonts w:ascii="Gill Sans MT" w:hAnsi="Gill Sans MT"/>
              </w:rPr>
            </w:pPr>
            <w:r w:rsidRPr="00BE068B">
              <w:rPr>
                <w:rFonts w:ascii="Gill Sans MT" w:hAnsi="Gill Sans MT"/>
              </w:rPr>
              <w:t>Fish</w:t>
            </w:r>
          </w:p>
        </w:tc>
        <w:tc>
          <w:tcPr>
            <w:tcW w:w="2574" w:type="dxa"/>
          </w:tcPr>
          <w:p w14:paraId="44BE557C" w14:textId="77777777" w:rsidR="002609A2" w:rsidRPr="00BE068B" w:rsidRDefault="002609A2">
            <w:pPr>
              <w:rPr>
                <w:rFonts w:ascii="Gill Sans MT" w:hAnsi="Gill Sans MT"/>
              </w:rPr>
            </w:pPr>
          </w:p>
        </w:tc>
        <w:tc>
          <w:tcPr>
            <w:tcW w:w="2574" w:type="dxa"/>
          </w:tcPr>
          <w:p w14:paraId="54E24BFD" w14:textId="77777777" w:rsidR="002609A2" w:rsidRPr="00BE068B" w:rsidRDefault="002609A2">
            <w:pPr>
              <w:rPr>
                <w:rFonts w:ascii="Gill Sans MT" w:hAnsi="Gill Sans MT"/>
              </w:rPr>
            </w:pPr>
          </w:p>
        </w:tc>
        <w:tc>
          <w:tcPr>
            <w:tcW w:w="2574" w:type="dxa"/>
          </w:tcPr>
          <w:p w14:paraId="088A0FDE" w14:textId="77777777" w:rsidR="002609A2" w:rsidRPr="00BE068B" w:rsidRDefault="002609A2">
            <w:pPr>
              <w:rPr>
                <w:rFonts w:ascii="Gill Sans MT" w:hAnsi="Gill Sans MT"/>
              </w:rPr>
            </w:pPr>
          </w:p>
        </w:tc>
      </w:tr>
      <w:tr w:rsidR="002609A2" w:rsidRPr="00BE068B" w14:paraId="274387C5" w14:textId="77777777" w:rsidTr="002609A2">
        <w:tc>
          <w:tcPr>
            <w:tcW w:w="2574" w:type="dxa"/>
          </w:tcPr>
          <w:p w14:paraId="3E6BCFA0" w14:textId="524BE3DB" w:rsidR="002609A2" w:rsidRPr="00BE068B" w:rsidRDefault="002609A2">
            <w:pPr>
              <w:rPr>
                <w:rFonts w:ascii="Gill Sans MT" w:hAnsi="Gill Sans MT"/>
              </w:rPr>
            </w:pPr>
            <w:r w:rsidRPr="00BE068B">
              <w:rPr>
                <w:rFonts w:ascii="Gill Sans MT" w:hAnsi="Gill Sans MT"/>
              </w:rPr>
              <w:t>Eggs</w:t>
            </w:r>
          </w:p>
        </w:tc>
        <w:tc>
          <w:tcPr>
            <w:tcW w:w="2574" w:type="dxa"/>
          </w:tcPr>
          <w:p w14:paraId="4908EFD0" w14:textId="77777777" w:rsidR="002609A2" w:rsidRPr="00BE068B" w:rsidRDefault="002609A2">
            <w:pPr>
              <w:rPr>
                <w:rFonts w:ascii="Gill Sans MT" w:hAnsi="Gill Sans MT"/>
              </w:rPr>
            </w:pPr>
          </w:p>
        </w:tc>
        <w:tc>
          <w:tcPr>
            <w:tcW w:w="2574" w:type="dxa"/>
          </w:tcPr>
          <w:p w14:paraId="76E4CB5C" w14:textId="77777777" w:rsidR="002609A2" w:rsidRPr="00BE068B" w:rsidRDefault="002609A2">
            <w:pPr>
              <w:rPr>
                <w:rFonts w:ascii="Gill Sans MT" w:hAnsi="Gill Sans MT"/>
              </w:rPr>
            </w:pPr>
          </w:p>
        </w:tc>
        <w:tc>
          <w:tcPr>
            <w:tcW w:w="2574" w:type="dxa"/>
          </w:tcPr>
          <w:p w14:paraId="425A8F98" w14:textId="77777777" w:rsidR="002609A2" w:rsidRPr="00BE068B" w:rsidRDefault="002609A2">
            <w:pPr>
              <w:rPr>
                <w:rFonts w:ascii="Gill Sans MT" w:hAnsi="Gill Sans MT"/>
              </w:rPr>
            </w:pPr>
          </w:p>
        </w:tc>
      </w:tr>
      <w:tr w:rsidR="002609A2" w:rsidRPr="00BE068B" w14:paraId="401C8A08" w14:textId="77777777" w:rsidTr="002609A2">
        <w:tc>
          <w:tcPr>
            <w:tcW w:w="2574" w:type="dxa"/>
          </w:tcPr>
          <w:p w14:paraId="67562E3C" w14:textId="447129BE" w:rsidR="002609A2" w:rsidRPr="00BE068B" w:rsidRDefault="002609A2">
            <w:pPr>
              <w:rPr>
                <w:rFonts w:ascii="Gill Sans MT" w:hAnsi="Gill Sans MT"/>
              </w:rPr>
            </w:pPr>
            <w:proofErr w:type="spellStart"/>
            <w:r w:rsidRPr="00BE068B">
              <w:rPr>
                <w:rFonts w:ascii="Gill Sans MT" w:hAnsi="Gill Sans MT"/>
              </w:rPr>
              <w:t>Bushmeat</w:t>
            </w:r>
            <w:proofErr w:type="spellEnd"/>
            <w:r w:rsidRPr="00BE068B">
              <w:rPr>
                <w:rFonts w:ascii="Gill Sans MT" w:hAnsi="Gill Sans MT"/>
              </w:rPr>
              <w:t xml:space="preserve"> (if appropriate)</w:t>
            </w:r>
          </w:p>
        </w:tc>
        <w:tc>
          <w:tcPr>
            <w:tcW w:w="2574" w:type="dxa"/>
          </w:tcPr>
          <w:p w14:paraId="70389460" w14:textId="77777777" w:rsidR="002609A2" w:rsidRPr="00BE068B" w:rsidRDefault="002609A2">
            <w:pPr>
              <w:rPr>
                <w:rFonts w:ascii="Gill Sans MT" w:hAnsi="Gill Sans MT"/>
              </w:rPr>
            </w:pPr>
          </w:p>
        </w:tc>
        <w:tc>
          <w:tcPr>
            <w:tcW w:w="2574" w:type="dxa"/>
          </w:tcPr>
          <w:p w14:paraId="45A12C3F" w14:textId="77777777" w:rsidR="002609A2" w:rsidRPr="00BE068B" w:rsidRDefault="002609A2">
            <w:pPr>
              <w:rPr>
                <w:rFonts w:ascii="Gill Sans MT" w:hAnsi="Gill Sans MT"/>
              </w:rPr>
            </w:pPr>
          </w:p>
        </w:tc>
        <w:tc>
          <w:tcPr>
            <w:tcW w:w="2574" w:type="dxa"/>
          </w:tcPr>
          <w:p w14:paraId="532B5303" w14:textId="77777777" w:rsidR="002609A2" w:rsidRPr="00BE068B" w:rsidRDefault="002609A2">
            <w:pPr>
              <w:rPr>
                <w:rFonts w:ascii="Gill Sans MT" w:hAnsi="Gill Sans MT"/>
              </w:rPr>
            </w:pPr>
          </w:p>
        </w:tc>
      </w:tr>
    </w:tbl>
    <w:p w14:paraId="0FC43D4F" w14:textId="77777777" w:rsidR="00275BD5" w:rsidRDefault="00275BD5">
      <w:pPr>
        <w:rPr>
          <w:rFonts w:ascii="Gill Sans MT" w:hAnsi="Gill Sans MT"/>
        </w:rPr>
      </w:pPr>
    </w:p>
    <w:p w14:paraId="5A74E7AA" w14:textId="6BF18626" w:rsidR="002609A2" w:rsidRPr="00BE068B" w:rsidRDefault="002609A2">
      <w:pPr>
        <w:rPr>
          <w:rFonts w:ascii="Gill Sans MT" w:hAnsi="Gill Sans MT"/>
        </w:rPr>
      </w:pPr>
      <w:r w:rsidRPr="00BE068B">
        <w:rPr>
          <w:rFonts w:ascii="Gill Sans MT" w:hAnsi="Gill Sans MT"/>
        </w:rPr>
        <w:t>Please indicate any months of the year that your household experiences “hunger”:</w:t>
      </w:r>
    </w:p>
    <w:tbl>
      <w:tblPr>
        <w:tblStyle w:val="TableGrid"/>
        <w:tblW w:w="0" w:type="auto"/>
        <w:tblLook w:val="04A0" w:firstRow="1" w:lastRow="0" w:firstColumn="1" w:lastColumn="0" w:noHBand="0" w:noVBand="1"/>
      </w:tblPr>
      <w:tblGrid>
        <w:gridCol w:w="858"/>
        <w:gridCol w:w="858"/>
        <w:gridCol w:w="858"/>
        <w:gridCol w:w="858"/>
        <w:gridCol w:w="858"/>
        <w:gridCol w:w="858"/>
        <w:gridCol w:w="858"/>
        <w:gridCol w:w="858"/>
        <w:gridCol w:w="858"/>
        <w:gridCol w:w="858"/>
        <w:gridCol w:w="858"/>
        <w:gridCol w:w="858"/>
      </w:tblGrid>
      <w:tr w:rsidR="002609A2" w:rsidRPr="00BE068B" w14:paraId="6695F777" w14:textId="102FA01C" w:rsidTr="001D470B">
        <w:tc>
          <w:tcPr>
            <w:tcW w:w="858" w:type="dxa"/>
          </w:tcPr>
          <w:p w14:paraId="00EA469F" w14:textId="6D09EDF6" w:rsidR="002609A2" w:rsidRPr="00BE068B" w:rsidRDefault="002609A2">
            <w:pPr>
              <w:rPr>
                <w:rFonts w:ascii="Gill Sans MT" w:hAnsi="Gill Sans MT"/>
              </w:rPr>
            </w:pPr>
            <w:r w:rsidRPr="00BE068B">
              <w:rPr>
                <w:rFonts w:ascii="Gill Sans MT" w:hAnsi="Gill Sans MT"/>
              </w:rPr>
              <w:t>JAN</w:t>
            </w:r>
          </w:p>
        </w:tc>
        <w:tc>
          <w:tcPr>
            <w:tcW w:w="858" w:type="dxa"/>
          </w:tcPr>
          <w:p w14:paraId="36A3E222" w14:textId="30FADE98" w:rsidR="002609A2" w:rsidRPr="00BE068B" w:rsidRDefault="002609A2">
            <w:pPr>
              <w:rPr>
                <w:rFonts w:ascii="Gill Sans MT" w:hAnsi="Gill Sans MT"/>
              </w:rPr>
            </w:pPr>
            <w:r w:rsidRPr="00BE068B">
              <w:rPr>
                <w:rFonts w:ascii="Gill Sans MT" w:hAnsi="Gill Sans MT"/>
              </w:rPr>
              <w:t>FEB</w:t>
            </w:r>
          </w:p>
        </w:tc>
        <w:tc>
          <w:tcPr>
            <w:tcW w:w="858" w:type="dxa"/>
          </w:tcPr>
          <w:p w14:paraId="4826F7D0" w14:textId="233A3A2C" w:rsidR="002609A2" w:rsidRPr="00BE068B" w:rsidRDefault="002609A2">
            <w:pPr>
              <w:rPr>
                <w:rFonts w:ascii="Gill Sans MT" w:hAnsi="Gill Sans MT"/>
              </w:rPr>
            </w:pPr>
            <w:r w:rsidRPr="00BE068B">
              <w:rPr>
                <w:rFonts w:ascii="Gill Sans MT" w:hAnsi="Gill Sans MT"/>
              </w:rPr>
              <w:t>MAR</w:t>
            </w:r>
          </w:p>
        </w:tc>
        <w:tc>
          <w:tcPr>
            <w:tcW w:w="858" w:type="dxa"/>
          </w:tcPr>
          <w:p w14:paraId="19FDB41E" w14:textId="0BD6725E" w:rsidR="002609A2" w:rsidRPr="00BE068B" w:rsidRDefault="002609A2">
            <w:pPr>
              <w:rPr>
                <w:rFonts w:ascii="Gill Sans MT" w:hAnsi="Gill Sans MT"/>
              </w:rPr>
            </w:pPr>
            <w:r w:rsidRPr="00BE068B">
              <w:rPr>
                <w:rFonts w:ascii="Gill Sans MT" w:hAnsi="Gill Sans MT"/>
              </w:rPr>
              <w:t>APR</w:t>
            </w:r>
          </w:p>
        </w:tc>
        <w:tc>
          <w:tcPr>
            <w:tcW w:w="858" w:type="dxa"/>
          </w:tcPr>
          <w:p w14:paraId="34F3964D" w14:textId="3CEE4575" w:rsidR="002609A2" w:rsidRPr="00BE068B" w:rsidRDefault="002609A2">
            <w:pPr>
              <w:rPr>
                <w:rFonts w:ascii="Gill Sans MT" w:hAnsi="Gill Sans MT"/>
              </w:rPr>
            </w:pPr>
            <w:r w:rsidRPr="00BE068B">
              <w:rPr>
                <w:rFonts w:ascii="Gill Sans MT" w:hAnsi="Gill Sans MT"/>
              </w:rPr>
              <w:t>MAY</w:t>
            </w:r>
          </w:p>
        </w:tc>
        <w:tc>
          <w:tcPr>
            <w:tcW w:w="858" w:type="dxa"/>
          </w:tcPr>
          <w:p w14:paraId="7FD9D2AC" w14:textId="1BEB7405" w:rsidR="002609A2" w:rsidRPr="00BE068B" w:rsidRDefault="002609A2">
            <w:pPr>
              <w:rPr>
                <w:rFonts w:ascii="Gill Sans MT" w:hAnsi="Gill Sans MT"/>
              </w:rPr>
            </w:pPr>
            <w:r w:rsidRPr="00BE068B">
              <w:rPr>
                <w:rFonts w:ascii="Gill Sans MT" w:hAnsi="Gill Sans MT"/>
              </w:rPr>
              <w:t>JUN</w:t>
            </w:r>
          </w:p>
        </w:tc>
        <w:tc>
          <w:tcPr>
            <w:tcW w:w="858" w:type="dxa"/>
          </w:tcPr>
          <w:p w14:paraId="6274145B" w14:textId="32CEA77A" w:rsidR="002609A2" w:rsidRPr="00BE068B" w:rsidRDefault="002609A2">
            <w:pPr>
              <w:rPr>
                <w:rFonts w:ascii="Gill Sans MT" w:hAnsi="Gill Sans MT"/>
              </w:rPr>
            </w:pPr>
            <w:r w:rsidRPr="00BE068B">
              <w:rPr>
                <w:rFonts w:ascii="Gill Sans MT" w:hAnsi="Gill Sans MT"/>
              </w:rPr>
              <w:t>JUL</w:t>
            </w:r>
          </w:p>
        </w:tc>
        <w:tc>
          <w:tcPr>
            <w:tcW w:w="858" w:type="dxa"/>
          </w:tcPr>
          <w:p w14:paraId="1A3DDB46" w14:textId="3CFBCDFC" w:rsidR="002609A2" w:rsidRPr="00BE068B" w:rsidRDefault="002609A2">
            <w:pPr>
              <w:rPr>
                <w:rFonts w:ascii="Gill Sans MT" w:hAnsi="Gill Sans MT"/>
              </w:rPr>
            </w:pPr>
            <w:r w:rsidRPr="00BE068B">
              <w:rPr>
                <w:rFonts w:ascii="Gill Sans MT" w:hAnsi="Gill Sans MT"/>
              </w:rPr>
              <w:t>AUG</w:t>
            </w:r>
          </w:p>
        </w:tc>
        <w:tc>
          <w:tcPr>
            <w:tcW w:w="858" w:type="dxa"/>
          </w:tcPr>
          <w:p w14:paraId="5211DBB4" w14:textId="231A0E25" w:rsidR="002609A2" w:rsidRPr="00BE068B" w:rsidRDefault="002609A2">
            <w:pPr>
              <w:rPr>
                <w:rFonts w:ascii="Gill Sans MT" w:hAnsi="Gill Sans MT"/>
              </w:rPr>
            </w:pPr>
            <w:r w:rsidRPr="00BE068B">
              <w:rPr>
                <w:rFonts w:ascii="Gill Sans MT" w:hAnsi="Gill Sans MT"/>
              </w:rPr>
              <w:t>SEP</w:t>
            </w:r>
          </w:p>
        </w:tc>
        <w:tc>
          <w:tcPr>
            <w:tcW w:w="858" w:type="dxa"/>
          </w:tcPr>
          <w:p w14:paraId="122668FA" w14:textId="399D73DD" w:rsidR="002609A2" w:rsidRPr="00BE068B" w:rsidRDefault="002609A2">
            <w:pPr>
              <w:rPr>
                <w:rFonts w:ascii="Gill Sans MT" w:hAnsi="Gill Sans MT"/>
              </w:rPr>
            </w:pPr>
            <w:r w:rsidRPr="00BE068B">
              <w:rPr>
                <w:rFonts w:ascii="Gill Sans MT" w:hAnsi="Gill Sans MT"/>
              </w:rPr>
              <w:t>OCT</w:t>
            </w:r>
          </w:p>
        </w:tc>
        <w:tc>
          <w:tcPr>
            <w:tcW w:w="858" w:type="dxa"/>
          </w:tcPr>
          <w:p w14:paraId="5AB0298A" w14:textId="6872B7A1" w:rsidR="002609A2" w:rsidRPr="00BE068B" w:rsidRDefault="002609A2">
            <w:pPr>
              <w:rPr>
                <w:rFonts w:ascii="Gill Sans MT" w:hAnsi="Gill Sans MT"/>
              </w:rPr>
            </w:pPr>
            <w:r w:rsidRPr="00BE068B">
              <w:rPr>
                <w:rFonts w:ascii="Gill Sans MT" w:hAnsi="Gill Sans MT"/>
              </w:rPr>
              <w:t>NOV</w:t>
            </w:r>
          </w:p>
        </w:tc>
        <w:tc>
          <w:tcPr>
            <w:tcW w:w="858" w:type="dxa"/>
          </w:tcPr>
          <w:p w14:paraId="0E1E13BD" w14:textId="13FB8D3C" w:rsidR="002609A2" w:rsidRPr="00BE068B" w:rsidRDefault="002609A2">
            <w:pPr>
              <w:rPr>
                <w:rFonts w:ascii="Gill Sans MT" w:hAnsi="Gill Sans MT"/>
              </w:rPr>
            </w:pPr>
            <w:r w:rsidRPr="00BE068B">
              <w:rPr>
                <w:rFonts w:ascii="Gill Sans MT" w:hAnsi="Gill Sans MT"/>
              </w:rPr>
              <w:t>DEC</w:t>
            </w:r>
          </w:p>
        </w:tc>
      </w:tr>
      <w:tr w:rsidR="002609A2" w:rsidRPr="00BE068B" w14:paraId="5D90C719" w14:textId="32E7EAAA" w:rsidTr="001D470B">
        <w:tc>
          <w:tcPr>
            <w:tcW w:w="858" w:type="dxa"/>
          </w:tcPr>
          <w:p w14:paraId="2243765C" w14:textId="77777777" w:rsidR="002609A2" w:rsidRPr="00BE068B" w:rsidRDefault="002609A2">
            <w:pPr>
              <w:rPr>
                <w:rFonts w:ascii="Gill Sans MT" w:hAnsi="Gill Sans MT"/>
              </w:rPr>
            </w:pPr>
          </w:p>
        </w:tc>
        <w:tc>
          <w:tcPr>
            <w:tcW w:w="858" w:type="dxa"/>
          </w:tcPr>
          <w:p w14:paraId="11207101" w14:textId="77777777" w:rsidR="002609A2" w:rsidRPr="00BE068B" w:rsidRDefault="002609A2">
            <w:pPr>
              <w:rPr>
                <w:rFonts w:ascii="Gill Sans MT" w:hAnsi="Gill Sans MT"/>
              </w:rPr>
            </w:pPr>
          </w:p>
        </w:tc>
        <w:tc>
          <w:tcPr>
            <w:tcW w:w="858" w:type="dxa"/>
          </w:tcPr>
          <w:p w14:paraId="249BF514" w14:textId="77777777" w:rsidR="002609A2" w:rsidRPr="00BE068B" w:rsidRDefault="002609A2">
            <w:pPr>
              <w:rPr>
                <w:rFonts w:ascii="Gill Sans MT" w:hAnsi="Gill Sans MT"/>
              </w:rPr>
            </w:pPr>
          </w:p>
        </w:tc>
        <w:tc>
          <w:tcPr>
            <w:tcW w:w="858" w:type="dxa"/>
          </w:tcPr>
          <w:p w14:paraId="0E15BF35" w14:textId="77777777" w:rsidR="002609A2" w:rsidRPr="00BE068B" w:rsidRDefault="002609A2">
            <w:pPr>
              <w:rPr>
                <w:rFonts w:ascii="Gill Sans MT" w:hAnsi="Gill Sans MT"/>
              </w:rPr>
            </w:pPr>
          </w:p>
        </w:tc>
        <w:tc>
          <w:tcPr>
            <w:tcW w:w="858" w:type="dxa"/>
          </w:tcPr>
          <w:p w14:paraId="73551DE8" w14:textId="77777777" w:rsidR="002609A2" w:rsidRPr="00BE068B" w:rsidRDefault="002609A2">
            <w:pPr>
              <w:rPr>
                <w:rFonts w:ascii="Gill Sans MT" w:hAnsi="Gill Sans MT"/>
              </w:rPr>
            </w:pPr>
          </w:p>
        </w:tc>
        <w:tc>
          <w:tcPr>
            <w:tcW w:w="858" w:type="dxa"/>
          </w:tcPr>
          <w:p w14:paraId="23693C54" w14:textId="77777777" w:rsidR="002609A2" w:rsidRPr="00BE068B" w:rsidRDefault="002609A2">
            <w:pPr>
              <w:rPr>
                <w:rFonts w:ascii="Gill Sans MT" w:hAnsi="Gill Sans MT"/>
              </w:rPr>
            </w:pPr>
          </w:p>
        </w:tc>
        <w:tc>
          <w:tcPr>
            <w:tcW w:w="858" w:type="dxa"/>
          </w:tcPr>
          <w:p w14:paraId="173C1D56" w14:textId="77777777" w:rsidR="002609A2" w:rsidRPr="00BE068B" w:rsidRDefault="002609A2">
            <w:pPr>
              <w:rPr>
                <w:rFonts w:ascii="Gill Sans MT" w:hAnsi="Gill Sans MT"/>
              </w:rPr>
            </w:pPr>
          </w:p>
        </w:tc>
        <w:tc>
          <w:tcPr>
            <w:tcW w:w="858" w:type="dxa"/>
          </w:tcPr>
          <w:p w14:paraId="783E3645" w14:textId="77777777" w:rsidR="002609A2" w:rsidRPr="00BE068B" w:rsidRDefault="002609A2">
            <w:pPr>
              <w:rPr>
                <w:rFonts w:ascii="Gill Sans MT" w:hAnsi="Gill Sans MT"/>
              </w:rPr>
            </w:pPr>
          </w:p>
        </w:tc>
        <w:tc>
          <w:tcPr>
            <w:tcW w:w="858" w:type="dxa"/>
          </w:tcPr>
          <w:p w14:paraId="05B4E098" w14:textId="77777777" w:rsidR="002609A2" w:rsidRPr="00BE068B" w:rsidRDefault="002609A2">
            <w:pPr>
              <w:rPr>
                <w:rFonts w:ascii="Gill Sans MT" w:hAnsi="Gill Sans MT"/>
              </w:rPr>
            </w:pPr>
          </w:p>
        </w:tc>
        <w:tc>
          <w:tcPr>
            <w:tcW w:w="858" w:type="dxa"/>
          </w:tcPr>
          <w:p w14:paraId="0718CD83" w14:textId="77777777" w:rsidR="002609A2" w:rsidRPr="00BE068B" w:rsidRDefault="002609A2">
            <w:pPr>
              <w:rPr>
                <w:rFonts w:ascii="Gill Sans MT" w:hAnsi="Gill Sans MT"/>
              </w:rPr>
            </w:pPr>
          </w:p>
        </w:tc>
        <w:tc>
          <w:tcPr>
            <w:tcW w:w="858" w:type="dxa"/>
          </w:tcPr>
          <w:p w14:paraId="4D2439EB" w14:textId="77777777" w:rsidR="002609A2" w:rsidRPr="00BE068B" w:rsidRDefault="002609A2">
            <w:pPr>
              <w:rPr>
                <w:rFonts w:ascii="Gill Sans MT" w:hAnsi="Gill Sans MT"/>
              </w:rPr>
            </w:pPr>
          </w:p>
        </w:tc>
        <w:tc>
          <w:tcPr>
            <w:tcW w:w="858" w:type="dxa"/>
          </w:tcPr>
          <w:p w14:paraId="06224DA9" w14:textId="77777777" w:rsidR="002609A2" w:rsidRPr="00BE068B" w:rsidRDefault="002609A2">
            <w:pPr>
              <w:rPr>
                <w:rFonts w:ascii="Gill Sans MT" w:hAnsi="Gill Sans MT"/>
              </w:rPr>
            </w:pPr>
          </w:p>
        </w:tc>
      </w:tr>
    </w:tbl>
    <w:p w14:paraId="4E010F53" w14:textId="77777777" w:rsidR="002609A2" w:rsidRPr="00BE068B" w:rsidRDefault="002609A2" w:rsidP="002609A2">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577"/>
        <w:gridCol w:w="4950"/>
        <w:gridCol w:w="3870"/>
        <w:gridCol w:w="720"/>
      </w:tblGrid>
      <w:tr w:rsidR="002609A2" w:rsidRPr="00BE068B" w14:paraId="3D23E099"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9B5B893" w14:textId="647908AC"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top w:val="single" w:sz="6" w:space="0" w:color="000000"/>
              <w:left w:val="single" w:sz="6" w:space="0" w:color="000000"/>
              <w:bottom w:val="single" w:sz="4" w:space="0" w:color="auto"/>
            </w:tcBorders>
          </w:tcPr>
          <w:p w14:paraId="5D431180"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 xml:space="preserve">Do your children have access to decent educational </w:t>
            </w:r>
            <w:r w:rsidRPr="00BE068B">
              <w:rPr>
                <w:rFonts w:ascii="Gill Sans MT" w:hAnsi="Gill Sans MT"/>
                <w:w w:val="105"/>
              </w:rPr>
              <w:lastRenderedPageBreak/>
              <w:t>facilities?</w:t>
            </w:r>
          </w:p>
        </w:tc>
        <w:tc>
          <w:tcPr>
            <w:tcW w:w="3870" w:type="dxa"/>
            <w:tcBorders>
              <w:top w:val="single" w:sz="6" w:space="0" w:color="000000"/>
              <w:bottom w:val="single" w:sz="4" w:space="0" w:color="auto"/>
              <w:right w:val="single" w:sz="18" w:space="0" w:color="000000"/>
            </w:tcBorders>
          </w:tcPr>
          <w:p w14:paraId="554F7499"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1=No</w:t>
            </w:r>
          </w:p>
          <w:p w14:paraId="6439008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 xml:space="preserve">2=Yes </w:t>
            </w:r>
          </w:p>
          <w:p w14:paraId="79D6FB6F"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888=Don’t know</w:t>
            </w:r>
          </w:p>
          <w:p w14:paraId="6B769593" w14:textId="4778C5D6"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F550EC1" w14:textId="0A4DFAE5"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lastRenderedPageBreak/>
              <w:t>(Code)</w:t>
            </w:r>
          </w:p>
        </w:tc>
      </w:tr>
      <w:tr w:rsidR="002609A2" w:rsidRPr="00BE068B" w14:paraId="4A4F7D33"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6B5B9305" w14:textId="17AFB8E3"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lastRenderedPageBreak/>
              <w:t>N#</w:t>
            </w:r>
          </w:p>
        </w:tc>
        <w:tc>
          <w:tcPr>
            <w:tcW w:w="4950" w:type="dxa"/>
            <w:tcBorders>
              <w:top w:val="single" w:sz="4" w:space="0" w:color="auto"/>
              <w:left w:val="single" w:sz="6" w:space="0" w:color="000000"/>
            </w:tcBorders>
          </w:tcPr>
          <w:p w14:paraId="356245F1"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clean water?</w:t>
            </w:r>
          </w:p>
        </w:tc>
        <w:tc>
          <w:tcPr>
            <w:tcW w:w="3870" w:type="dxa"/>
            <w:tcBorders>
              <w:top w:val="single" w:sz="4" w:space="0" w:color="auto"/>
              <w:bottom w:val="single" w:sz="4" w:space="0" w:color="auto"/>
              <w:right w:val="single" w:sz="18" w:space="0" w:color="000000"/>
            </w:tcBorders>
          </w:tcPr>
          <w:p w14:paraId="0F426F7B"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02BB8C9E"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700E2F16"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3324212D" w14:textId="6B3146D8"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0C1986A7" w14:textId="404E6A04"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r w:rsidR="002609A2" w:rsidRPr="00BE068B" w14:paraId="574BF2D5"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3BB9E98" w14:textId="1B4602C8"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left w:val="single" w:sz="6" w:space="0" w:color="000000"/>
              <w:bottom w:val="single" w:sz="6" w:space="0" w:color="000000"/>
            </w:tcBorders>
          </w:tcPr>
          <w:p w14:paraId="7EAFC71C"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decent healthcare facilities?</w:t>
            </w:r>
          </w:p>
        </w:tc>
        <w:tc>
          <w:tcPr>
            <w:tcW w:w="3870" w:type="dxa"/>
            <w:tcBorders>
              <w:top w:val="single" w:sz="4" w:space="0" w:color="auto"/>
              <w:bottom w:val="single" w:sz="6" w:space="0" w:color="000000"/>
              <w:right w:val="single" w:sz="18" w:space="0" w:color="000000"/>
            </w:tcBorders>
          </w:tcPr>
          <w:p w14:paraId="1B8A315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1F947655"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1D8C618A"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1FBFFBF8" w14:textId="2D86A9A0"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3322F43" w14:textId="421BD1DA"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bl>
    <w:p w14:paraId="36C60F8E" w14:textId="77777777" w:rsidR="002609A2" w:rsidRPr="00BE068B" w:rsidRDefault="002609A2">
      <w:pPr>
        <w:rPr>
          <w:ins w:id="53" w:author="Stephanie Fenner" w:date="2014-11-04T13:53:00Z"/>
          <w:rFonts w:ascii="Gill Sans MT" w:hAnsi="Gill Sans MT"/>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1798"/>
        <w:gridCol w:w="720"/>
      </w:tblGrid>
      <w:tr w:rsidR="008250E0" w:rsidRPr="00BE068B" w14:paraId="7F790331" w14:textId="77777777" w:rsidTr="00DA1429">
        <w:trPr>
          <w:trHeight w:val="20"/>
        </w:trPr>
        <w:tc>
          <w:tcPr>
            <w:tcW w:w="757" w:type="dxa"/>
            <w:tcBorders>
              <w:top w:val="single" w:sz="4" w:space="0" w:color="000000"/>
              <w:left w:val="single" w:sz="4" w:space="0" w:color="000000"/>
              <w:bottom w:val="single" w:sz="4" w:space="0" w:color="000000"/>
              <w:right w:val="single" w:sz="4" w:space="0" w:color="000000"/>
            </w:tcBorders>
          </w:tcPr>
          <w:p w14:paraId="0FA35AD5" w14:textId="60F48E72"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N27</w:t>
            </w:r>
          </w:p>
        </w:tc>
        <w:tc>
          <w:tcPr>
            <w:tcW w:w="4680" w:type="dxa"/>
            <w:tcBorders>
              <w:top w:val="single" w:sz="4" w:space="0" w:color="000000"/>
              <w:left w:val="single" w:sz="4" w:space="0" w:color="000000"/>
              <w:bottom w:val="single" w:sz="4" w:space="0" w:color="000000"/>
            </w:tcBorders>
          </w:tcPr>
          <w:p w14:paraId="08E04445" w14:textId="721AA131" w:rsidR="008250E0" w:rsidRPr="00BE068B" w:rsidRDefault="008250E0" w:rsidP="008250E0">
            <w:pPr>
              <w:spacing w:after="0"/>
              <w:rPr>
                <w:rFonts w:ascii="Gill Sans MT" w:hAnsi="Gill Sans MT"/>
                <w:color w:val="000000"/>
              </w:rPr>
            </w:pPr>
            <w:r w:rsidRPr="00BE068B">
              <w:rPr>
                <w:rFonts w:ascii="Gill Sans MT" w:hAnsi="Gill Sans MT"/>
                <w:w w:val="105"/>
              </w:rPr>
              <w:t>What is the roof of the household's house made of? (</w:t>
            </w:r>
            <w:r w:rsidRPr="00BE068B">
              <w:rPr>
                <w:rFonts w:ascii="Gill Sans MT" w:hAnsi="Gill Sans MT"/>
                <w:b/>
                <w:w w:val="105"/>
              </w:rPr>
              <w:t>roof</w:t>
            </w:r>
            <w:r w:rsidRPr="00BE068B">
              <w:rPr>
                <w:rFonts w:ascii="Gill Sans MT" w:hAnsi="Gill Sans MT"/>
                <w:w w:val="105"/>
              </w:rPr>
              <w:t>)</w:t>
            </w:r>
          </w:p>
        </w:tc>
        <w:tc>
          <w:tcPr>
            <w:tcW w:w="2162" w:type="dxa"/>
            <w:gridSpan w:val="2"/>
            <w:tcBorders>
              <w:top w:val="single" w:sz="4" w:space="0" w:color="000000"/>
              <w:bottom w:val="single" w:sz="4" w:space="0" w:color="000000"/>
            </w:tcBorders>
          </w:tcPr>
          <w:p w14:paraId="1EA7C8F6" w14:textId="4B07AE2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1=Grass thatched</w:t>
            </w:r>
          </w:p>
          <w:p w14:paraId="25D53A32" w14:textId="00B04F28"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2=Iron sheets</w:t>
            </w:r>
          </w:p>
          <w:p w14:paraId="002645D1" w14:textId="06D96E3A"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3=Tin</w:t>
            </w:r>
          </w:p>
          <w:p w14:paraId="57511880" w14:textId="5E665F7E"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4=Zinc</w:t>
            </w:r>
          </w:p>
          <w:p w14:paraId="5D25BB78" w14:textId="186A418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5=Roofing Tile</w:t>
            </w:r>
          </w:p>
          <w:p w14:paraId="5422764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6=Concrete</w:t>
            </w:r>
          </w:p>
        </w:tc>
        <w:tc>
          <w:tcPr>
            <w:tcW w:w="1798" w:type="dxa"/>
            <w:tcBorders>
              <w:top w:val="single" w:sz="4" w:space="0" w:color="000000"/>
              <w:bottom w:val="single" w:sz="4" w:space="0" w:color="000000"/>
              <w:right w:val="single" w:sz="18" w:space="0" w:color="000000"/>
            </w:tcBorders>
          </w:tcPr>
          <w:p w14:paraId="0DA8D076" w14:textId="5A28391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7=Cardboard</w:t>
            </w:r>
          </w:p>
          <w:p w14:paraId="5068F78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8=Asbestos</w:t>
            </w:r>
          </w:p>
          <w:p w14:paraId="65ECD37A"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9=Shingles</w:t>
            </w:r>
          </w:p>
          <w:p w14:paraId="630F7A12" w14:textId="007A250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10=Plastic sheets</w:t>
            </w:r>
          </w:p>
          <w:p w14:paraId="3B5B737A" w14:textId="0E45DD65" w:rsidR="008250E0" w:rsidRPr="00BE068B" w:rsidRDefault="008250E0" w:rsidP="008250E0">
            <w:pPr>
              <w:spacing w:after="0"/>
              <w:rPr>
                <w:rFonts w:ascii="Gill Sans MT" w:hAnsi="Gill Sans MT" w:cs="Times New Roman"/>
                <w:i/>
                <w:w w:val="105"/>
              </w:rPr>
            </w:pPr>
            <w:r w:rsidRPr="00BE068B">
              <w:rPr>
                <w:rFonts w:ascii="Gill Sans MT" w:hAnsi="Gill Sans MT"/>
              </w:rPr>
              <w:t>97=Other, please specify</w:t>
            </w:r>
          </w:p>
        </w:tc>
        <w:tc>
          <w:tcPr>
            <w:tcW w:w="720" w:type="dxa"/>
            <w:tcBorders>
              <w:top w:val="single" w:sz="18" w:space="0" w:color="000000"/>
              <w:left w:val="single" w:sz="18" w:space="0" w:color="000000"/>
              <w:bottom w:val="single" w:sz="18" w:space="0" w:color="000000"/>
              <w:right w:val="single" w:sz="18" w:space="0" w:color="000000"/>
            </w:tcBorders>
          </w:tcPr>
          <w:p w14:paraId="3E69E4BD"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E18AE49"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03878FF9" w14:textId="21099152" w:rsidR="008250E0" w:rsidRPr="00BE068B" w:rsidRDefault="00DA1429" w:rsidP="008250E0">
            <w:pPr>
              <w:spacing w:afterLines="20" w:after="48" w:line="240" w:lineRule="auto"/>
              <w:ind w:left="119"/>
              <w:contextualSpacing/>
              <w:rPr>
                <w:rFonts w:ascii="Gill Sans MT" w:hAnsi="Gill Sans MT"/>
                <w:w w:val="105"/>
              </w:rPr>
            </w:pPr>
            <w:r w:rsidRPr="00BE068B">
              <w:rPr>
                <w:rFonts w:ascii="Gill Sans MT" w:hAnsi="Gill Sans MT"/>
                <w:w w:val="105"/>
              </w:rPr>
              <w:t>N27b</w:t>
            </w:r>
          </w:p>
        </w:tc>
        <w:tc>
          <w:tcPr>
            <w:tcW w:w="4695" w:type="dxa"/>
            <w:gridSpan w:val="2"/>
            <w:tcBorders>
              <w:top w:val="single" w:sz="6" w:space="0" w:color="000000"/>
              <w:left w:val="single" w:sz="6" w:space="0" w:color="000000"/>
              <w:bottom w:val="single" w:sz="6" w:space="0" w:color="000000"/>
            </w:tcBorders>
          </w:tcPr>
          <w:p w14:paraId="02AB0420" w14:textId="471E57C9" w:rsidR="008250E0" w:rsidRPr="00BE068B" w:rsidRDefault="008250E0" w:rsidP="00DA1429">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65" w:type="dxa"/>
            <w:gridSpan w:val="3"/>
            <w:tcBorders>
              <w:top w:val="single" w:sz="18" w:space="0" w:color="000000"/>
              <w:left w:val="single" w:sz="18" w:space="0" w:color="000000"/>
              <w:bottom w:val="single" w:sz="18" w:space="0" w:color="000000"/>
              <w:right w:val="single" w:sz="18" w:space="0" w:color="000000"/>
            </w:tcBorders>
          </w:tcPr>
          <w:p w14:paraId="75C9E9BB"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r w:rsidR="008250E0" w:rsidRPr="00BE068B" w14:paraId="0A26854E" w14:textId="77777777" w:rsidTr="00DA1429">
        <w:trPr>
          <w:trHeight w:val="20"/>
        </w:trPr>
        <w:tc>
          <w:tcPr>
            <w:tcW w:w="757" w:type="dxa"/>
            <w:tcBorders>
              <w:top w:val="single" w:sz="4" w:space="0" w:color="000000"/>
              <w:left w:val="single" w:sz="4" w:space="0" w:color="000000"/>
              <w:bottom w:val="single" w:sz="4" w:space="0" w:color="000000"/>
              <w:right w:val="single" w:sz="4" w:space="0" w:color="auto"/>
            </w:tcBorders>
          </w:tcPr>
          <w:p w14:paraId="44A70899" w14:textId="0718B6EE" w:rsidR="008250E0" w:rsidRPr="00BE068B" w:rsidRDefault="00DA1429" w:rsidP="008250E0">
            <w:pPr>
              <w:spacing w:after="0"/>
              <w:rPr>
                <w:rFonts w:ascii="Gill Sans MT" w:eastAsia="Calibri" w:hAnsi="Gill Sans MT" w:cs="Times New Roman"/>
                <w:w w:val="105"/>
              </w:rPr>
            </w:pPr>
            <w:r w:rsidRPr="00BE068B">
              <w:rPr>
                <w:rFonts w:ascii="Gill Sans MT" w:eastAsia="Calibri" w:hAnsi="Gill Sans MT" w:cs="Times New Roman"/>
                <w:w w:val="105"/>
              </w:rPr>
              <w:t>N28</w:t>
            </w:r>
          </w:p>
        </w:tc>
        <w:tc>
          <w:tcPr>
            <w:tcW w:w="4680" w:type="dxa"/>
            <w:tcBorders>
              <w:top w:val="single" w:sz="4" w:space="0" w:color="000000"/>
              <w:left w:val="single" w:sz="4" w:space="0" w:color="auto"/>
              <w:bottom w:val="single" w:sz="4" w:space="0" w:color="000000"/>
            </w:tcBorders>
          </w:tcPr>
          <w:p w14:paraId="5701A036" w14:textId="5A2E8E85" w:rsidR="008250E0" w:rsidRPr="00BE068B" w:rsidRDefault="008250E0" w:rsidP="008250E0">
            <w:pPr>
              <w:spacing w:after="0"/>
              <w:rPr>
                <w:rFonts w:ascii="Gill Sans MT" w:eastAsia="Calibri" w:hAnsi="Gill Sans MT" w:cs="Times New Roman"/>
                <w:w w:val="105"/>
              </w:rPr>
            </w:pPr>
            <w:r w:rsidRPr="00BE068B">
              <w:rPr>
                <w:rFonts w:ascii="Gill Sans MT" w:hAnsi="Gill Sans MT"/>
                <w:w w:val="105"/>
              </w:rPr>
              <w:t>Is the respondent’s house painted? (</w:t>
            </w:r>
            <w:proofErr w:type="spellStart"/>
            <w:r w:rsidRPr="00BE068B">
              <w:rPr>
                <w:rFonts w:ascii="Gill Sans MT" w:hAnsi="Gill Sans MT"/>
                <w:b/>
                <w:w w:val="105"/>
              </w:rPr>
              <w:t>housepaint</w:t>
            </w:r>
            <w:proofErr w:type="spellEnd"/>
            <w:r w:rsidRPr="00BE068B">
              <w:rPr>
                <w:rFonts w:ascii="Gill Sans MT" w:hAnsi="Gill Sans MT"/>
                <w:w w:val="105"/>
              </w:rPr>
              <w:t>)</w:t>
            </w:r>
          </w:p>
        </w:tc>
        <w:tc>
          <w:tcPr>
            <w:tcW w:w="3960" w:type="dxa"/>
            <w:gridSpan w:val="3"/>
            <w:tcBorders>
              <w:top w:val="single" w:sz="4" w:space="0" w:color="000000"/>
              <w:bottom w:val="single" w:sz="4" w:space="0" w:color="000000"/>
              <w:right w:val="single" w:sz="18" w:space="0" w:color="000000"/>
            </w:tcBorders>
          </w:tcPr>
          <w:p w14:paraId="746C1BCB" w14:textId="77777777" w:rsidR="008250E0" w:rsidRPr="00BE068B" w:rsidRDefault="008250E0" w:rsidP="008250E0">
            <w:pPr>
              <w:spacing w:after="0"/>
              <w:rPr>
                <w:rFonts w:ascii="Gill Sans MT" w:hAnsi="Gill Sans MT"/>
              </w:rPr>
            </w:pPr>
            <w:r w:rsidRPr="00BE068B">
              <w:rPr>
                <w:rFonts w:ascii="Gill Sans MT" w:hAnsi="Gill Sans MT"/>
              </w:rPr>
              <w:t>1=No</w:t>
            </w:r>
          </w:p>
          <w:p w14:paraId="72733553" w14:textId="77777777" w:rsidR="008250E0" w:rsidRPr="00BE068B" w:rsidRDefault="008250E0" w:rsidP="008250E0">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8D1B7A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307F36F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3917AC56" w14:textId="77777777" w:rsidR="00DA7C5C" w:rsidRPr="00BE068B" w:rsidRDefault="00DA7C5C" w:rsidP="001512DD">
      <w:pPr>
        <w:spacing w:after="0" w:line="240" w:lineRule="auto"/>
        <w:contextualSpacing/>
        <w:rPr>
          <w:rFonts w:ascii="Gill Sans MT" w:hAnsi="Gill Sans MT"/>
        </w:rPr>
      </w:pPr>
    </w:p>
    <w:p w14:paraId="5C3B3B2E" w14:textId="4D99C2FE" w:rsidR="00DA7C5C" w:rsidRPr="00BE068B" w:rsidRDefault="008250E0" w:rsidP="001512DD">
      <w:pPr>
        <w:spacing w:after="0" w:line="240" w:lineRule="auto"/>
        <w:contextualSpacing/>
        <w:rPr>
          <w:rFonts w:ascii="Gill Sans MT" w:hAnsi="Gill Sans MT" w:cs="Times New Roman"/>
        </w:rPr>
      </w:pPr>
      <w:r w:rsidRPr="00BE068B">
        <w:rPr>
          <w:rFonts w:ascii="Gill Sans MT" w:hAnsi="Gill Sans MT" w:cs="Times New Roman"/>
        </w:rPr>
        <w:t>Please tell me how much your household spent on the fo</w:t>
      </w:r>
      <w:r w:rsidR="00DA1429" w:rsidRPr="00BE068B">
        <w:rPr>
          <w:rFonts w:ascii="Gill Sans MT" w:hAnsi="Gill Sans MT" w:cs="Times New Roman"/>
        </w:rPr>
        <w:t>llowing items in the past month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BE068B"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BE068B" w:rsidRDefault="00DA1429" w:rsidP="008250E0">
            <w:pPr>
              <w:rPr>
                <w:rFonts w:ascii="Gill Sans MT" w:hAnsi="Gill Sans MT"/>
                <w:w w:val="105"/>
              </w:rPr>
            </w:pPr>
            <w:r w:rsidRPr="00BE068B">
              <w:rPr>
                <w:rFonts w:ascii="Gill Sans MT" w:hAnsi="Gill Sans MT"/>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BE068B" w:rsidRDefault="008250E0" w:rsidP="008250E0">
            <w:pPr>
              <w:spacing w:after="0"/>
              <w:rPr>
                <w:rFonts w:ascii="Gill Sans MT" w:hAnsi="Gill Sans MT"/>
                <w:w w:val="105"/>
              </w:rPr>
            </w:pPr>
            <w:r w:rsidRPr="00BE068B">
              <w:rPr>
                <w:rFonts w:ascii="Gill Sans MT" w:hAnsi="Gill Sans MT"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BE068B" w:rsidRDefault="00DA1429" w:rsidP="008250E0">
            <w:pPr>
              <w:rPr>
                <w:rFonts w:ascii="Gill Sans MT" w:hAnsi="Gill Sans MT"/>
                <w:w w:val="105"/>
              </w:rPr>
            </w:pPr>
            <w:r w:rsidRPr="00BE068B">
              <w:rPr>
                <w:rFonts w:ascii="Gill Sans MT" w:hAnsi="Gill Sans MT"/>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BE068B" w:rsidRDefault="008250E0" w:rsidP="008250E0">
            <w:pPr>
              <w:spacing w:after="0"/>
              <w:rPr>
                <w:rFonts w:ascii="Gill Sans MT" w:hAnsi="Gill Sans MT"/>
                <w:w w:val="105"/>
              </w:rPr>
            </w:pPr>
            <w:r w:rsidRPr="00BE068B">
              <w:rPr>
                <w:rFonts w:ascii="Gill Sans MT" w:hAnsi="Gill Sans MT" w:cs="Times New Roman"/>
                <w:bCs/>
              </w:rPr>
              <w:t>Domestic energy</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92F91C4" w14:textId="77777777" w:rsidR="008250E0" w:rsidRPr="00BE068B" w:rsidRDefault="008250E0" w:rsidP="008250E0">
      <w:pPr>
        <w:spacing w:after="0" w:line="240" w:lineRule="auto"/>
        <w:contextualSpacing/>
        <w:rPr>
          <w:rFonts w:ascii="Gill Sans MT" w:hAnsi="Gill Sans MT"/>
        </w:rPr>
      </w:pPr>
    </w:p>
    <w:p w14:paraId="73E40271" w14:textId="3F48CA99" w:rsidR="008250E0" w:rsidRPr="00BE068B" w:rsidRDefault="008250E0" w:rsidP="008250E0">
      <w:pPr>
        <w:spacing w:after="0" w:line="240" w:lineRule="auto"/>
        <w:contextualSpacing/>
        <w:rPr>
          <w:rFonts w:ascii="Gill Sans MT" w:hAnsi="Gill Sans MT"/>
        </w:rPr>
      </w:pPr>
      <w:r w:rsidRPr="00BE068B">
        <w:rPr>
          <w:rFonts w:ascii="Gill Sans MT" w:hAnsi="Gill Sans MT"/>
        </w:rPr>
        <w:t>Please tell me how much your household spent on the f</w:t>
      </w:r>
      <w:r w:rsidR="00DA1429" w:rsidRPr="00BE068B">
        <w:rPr>
          <w:rFonts w:ascii="Gill Sans MT" w:hAnsi="Gill Sans MT"/>
        </w:rPr>
        <w:t>ollowing items in the past year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BE068B"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0344F5C" w:rsidR="003D65F2" w:rsidRPr="00BE068B" w:rsidRDefault="003D65F2" w:rsidP="008250E0">
            <w:pPr>
              <w:spacing w:after="0"/>
              <w:rPr>
                <w:rFonts w:ascii="Gill Sans MT" w:hAnsi="Gill Sans MT"/>
                <w:w w:val="105"/>
              </w:rPr>
            </w:pPr>
            <w:r w:rsidRPr="00BE068B">
              <w:rPr>
                <w:rFonts w:ascii="Gill Sans MT" w:hAnsi="Gill Sans MT" w:cs="Times New Roman"/>
                <w:bCs/>
              </w:rPr>
              <w:t>Farming Expenses</w:t>
            </w:r>
          </w:p>
          <w:p w14:paraId="169C4A78" w14:textId="55DD2E8F"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3D65F2" w:rsidRPr="00BE068B" w14:paraId="150ABDD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Seeds</w:t>
            </w:r>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B2C57A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Equipment</w:t>
            </w:r>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7D9F9A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Fertilizer</w:t>
            </w:r>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4FA25D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inputs</w:t>
            </w:r>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2905D2D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produce</w:t>
            </w:r>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0138BF5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Pr="00BE068B" w:rsidRDefault="003D65F2" w:rsidP="008250E0">
            <w:pPr>
              <w:spacing w:after="0"/>
              <w:rPr>
                <w:rFonts w:ascii="Gill Sans MT" w:hAnsi="Gill Sans MT" w:cs="Times New Roman"/>
                <w:bCs/>
              </w:rPr>
            </w:pPr>
            <w:r w:rsidRPr="00BE068B">
              <w:rPr>
                <w:rFonts w:ascii="Gill Sans MT" w:hAnsi="Gill Sans MT" w:cs="Times New Roman"/>
                <w:bCs/>
              </w:rPr>
              <w:t>Bags</w:t>
            </w:r>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981A947"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Pr="00BE068B" w:rsidRDefault="003D65F2" w:rsidP="008250E0">
            <w:pPr>
              <w:spacing w:after="0"/>
              <w:rPr>
                <w:rFonts w:ascii="Gill Sans MT" w:hAnsi="Gill Sans MT" w:cs="Times New Roman"/>
                <w:bCs/>
              </w:rPr>
            </w:pPr>
            <w:r w:rsidRPr="00BE068B">
              <w:rPr>
                <w:rFonts w:ascii="Gill Sans MT" w:hAnsi="Gill Sans MT" w:cs="Times New Roman"/>
                <w:bCs/>
              </w:rPr>
              <w:t>Plowing</w:t>
            </w:r>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7B4F98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Pr="00BE068B" w:rsidRDefault="003D65F2" w:rsidP="008250E0">
            <w:pPr>
              <w:spacing w:after="0"/>
              <w:rPr>
                <w:rFonts w:ascii="Gill Sans MT" w:hAnsi="Gill Sans MT" w:cs="Times New Roman"/>
                <w:bCs/>
              </w:rPr>
            </w:pPr>
            <w:r w:rsidRPr="00BE068B">
              <w:rPr>
                <w:rFonts w:ascii="Gill Sans MT" w:hAnsi="Gill Sans MT" w:cs="Times New Roman"/>
                <w:bCs/>
              </w:rPr>
              <w:t>Labor for weeding</w:t>
            </w:r>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0014A2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Pr="00BE068B" w:rsidRDefault="002609A2" w:rsidP="008250E0">
            <w:pPr>
              <w:spacing w:after="0"/>
              <w:rPr>
                <w:rFonts w:ascii="Gill Sans MT" w:hAnsi="Gill Sans MT" w:cs="Times New Roman"/>
                <w:bCs/>
              </w:rPr>
            </w:pPr>
            <w:r w:rsidRPr="00BE068B">
              <w:rPr>
                <w:rFonts w:ascii="Gill Sans MT" w:hAnsi="Gill Sans MT" w:cs="Times New Roman"/>
                <w:bCs/>
              </w:rPr>
              <w:t>Insecticid</w:t>
            </w:r>
            <w:r w:rsidR="003D65F2" w:rsidRPr="00BE068B">
              <w:rPr>
                <w:rFonts w:ascii="Gill Sans MT" w:hAnsi="Gill Sans MT" w:cs="Times New Roman"/>
                <w:bCs/>
              </w:rPr>
              <w:t xml:space="preserve">e </w:t>
            </w:r>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BE068B" w:rsidRDefault="003D65F2" w:rsidP="008250E0">
            <w:pPr>
              <w:spacing w:after="0"/>
              <w:rPr>
                <w:rFonts w:ascii="Gill Sans MT" w:hAnsi="Gill Sans MT"/>
                <w:i/>
                <w:color w:val="A6A6A6" w:themeColor="background1" w:themeShade="A6"/>
              </w:rPr>
            </w:pPr>
          </w:p>
        </w:tc>
      </w:tr>
      <w:tr w:rsidR="002609A2" w:rsidRPr="00BE068B" w14:paraId="0DE3E15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Irrigation </w:t>
            </w:r>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BE068B" w:rsidRDefault="002609A2" w:rsidP="008250E0">
            <w:pPr>
              <w:spacing w:after="0"/>
              <w:rPr>
                <w:rFonts w:ascii="Gill Sans MT" w:hAnsi="Gill Sans MT"/>
                <w:i/>
                <w:color w:val="A6A6A6" w:themeColor="background1" w:themeShade="A6"/>
              </w:rPr>
            </w:pPr>
          </w:p>
        </w:tc>
      </w:tr>
      <w:tr w:rsidR="003D65F2" w:rsidRPr="00BE068B" w14:paraId="1324CD0D"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cs="Times New Roman"/>
                <w:bCs/>
              </w:rPr>
              <w:lastRenderedPageBreak/>
              <w:t>Other Expenses</w:t>
            </w:r>
          </w:p>
        </w:tc>
      </w:tr>
      <w:tr w:rsidR="008250E0" w:rsidRPr="00BE068B"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0B6CB27B"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BE068B" w:rsidRDefault="008250E0" w:rsidP="008250E0">
            <w:pPr>
              <w:spacing w:after="0"/>
              <w:rPr>
                <w:rFonts w:ascii="Gill Sans MT" w:hAnsi="Gill Sans MT"/>
                <w:w w:val="105"/>
              </w:rPr>
            </w:pPr>
            <w:r w:rsidRPr="00BE068B">
              <w:rPr>
                <w:rFonts w:ascii="Gill Sans MT" w:hAnsi="Gill Sans MT" w:cs="Times New Roman"/>
                <w:bCs/>
              </w:rPr>
              <w:t>Medical expenses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3A3C8ED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BE068B" w:rsidRDefault="002609A2" w:rsidP="008250E0">
            <w:pPr>
              <w:spacing w:after="0"/>
              <w:rPr>
                <w:rFonts w:ascii="Gill Sans MT" w:hAnsi="Gill Sans MT" w:cs="Times New Roman"/>
                <w:bCs/>
              </w:rPr>
            </w:pPr>
            <w:r w:rsidRPr="00BE068B">
              <w:rPr>
                <w:rFonts w:ascii="Gill Sans MT" w:hAnsi="Gill Sans MT" w:cs="Times New Roman"/>
                <w:bCs/>
              </w:rPr>
              <w:t>School</w:t>
            </w:r>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BE068B" w:rsidRDefault="002609A2" w:rsidP="008250E0">
            <w:pPr>
              <w:spacing w:after="0"/>
              <w:rPr>
                <w:rFonts w:ascii="Gill Sans MT" w:hAnsi="Gill Sans MT"/>
                <w:i/>
                <w:color w:val="A6A6A6" w:themeColor="background1" w:themeShade="A6"/>
              </w:rPr>
            </w:pPr>
          </w:p>
        </w:tc>
      </w:tr>
      <w:tr w:rsidR="002609A2" w:rsidRPr="00BE068B" w14:paraId="2D9A089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Pr="00BE068B" w:rsidRDefault="002609A2" w:rsidP="008250E0">
            <w:pPr>
              <w:spacing w:after="0"/>
              <w:rPr>
                <w:rFonts w:ascii="Gill Sans MT" w:hAnsi="Gill Sans MT" w:cs="Times New Roman"/>
                <w:bCs/>
              </w:rPr>
            </w:pPr>
            <w:r w:rsidRPr="00BE068B">
              <w:rPr>
                <w:rFonts w:ascii="Gill Sans MT" w:hAnsi="Gill Sans MT" w:cs="Times New Roman"/>
                <w:bCs/>
              </w:rPr>
              <w:t>Rent</w:t>
            </w:r>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71C771F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1BFDC6FC" w:rsidR="008250E0" w:rsidRPr="00BE068B" w:rsidRDefault="008250E0" w:rsidP="008250E0">
            <w:pPr>
              <w:spacing w:after="0"/>
              <w:rPr>
                <w:rFonts w:ascii="Gill Sans MT" w:hAnsi="Gill Sans MT"/>
                <w:w w:val="105"/>
              </w:rPr>
            </w:pPr>
            <w:r w:rsidRPr="00BE068B">
              <w:rPr>
                <w:rFonts w:ascii="Gill Sans MT" w:hAnsi="Gill Sans MT"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38226EB4"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BE068B" w:rsidRDefault="008250E0" w:rsidP="008250E0">
            <w:pPr>
              <w:spacing w:after="0"/>
              <w:rPr>
                <w:rFonts w:ascii="Gill Sans MT" w:hAnsi="Gill Sans MT"/>
                <w:w w:val="105"/>
              </w:rPr>
            </w:pPr>
            <w:r w:rsidRPr="00BE068B">
              <w:rPr>
                <w:rFonts w:ascii="Gill Sans MT" w:hAnsi="Gill Sans MT" w:cs="Times New Roman"/>
                <w:bCs/>
              </w:rPr>
              <w:t>Veterinary costs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589A40"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rsidDel="002609A2" w14:paraId="0236DD75" w14:textId="29CE922E" w:rsidTr="00DA1429">
        <w:trPr>
          <w:trHeight w:hRule="exact" w:val="367"/>
          <w:del w:id="54"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590B00D3" w14:textId="7E126EB5" w:rsidR="008250E0" w:rsidRPr="00BE068B" w:rsidDel="002609A2" w:rsidRDefault="00DA1429" w:rsidP="008250E0">
            <w:pPr>
              <w:rPr>
                <w:del w:id="55" w:author="Stephanie Fenner" w:date="2014-11-04T13:49:00Z"/>
                <w:rFonts w:ascii="Gill Sans MT" w:hAnsi="Gill Sans MT"/>
                <w:w w:val="105"/>
              </w:rPr>
            </w:pPr>
            <w:del w:id="56" w:author="Stephanie Fenner" w:date="2014-11-04T13:49:00Z">
              <w:r w:rsidRPr="00BE068B" w:rsidDel="002609A2">
                <w:rPr>
                  <w:rFonts w:ascii="Gill Sans MT" w:hAnsi="Gill Sans MT"/>
                  <w:w w:val="105"/>
                </w:rPr>
                <w:delText>N36</w:delText>
              </w:r>
            </w:del>
          </w:p>
        </w:tc>
        <w:tc>
          <w:tcPr>
            <w:tcW w:w="7206" w:type="dxa"/>
            <w:tcBorders>
              <w:top w:val="single" w:sz="4" w:space="0" w:color="000000"/>
              <w:left w:val="single" w:sz="4" w:space="0" w:color="auto"/>
              <w:bottom w:val="single" w:sz="4" w:space="0" w:color="000000"/>
              <w:right w:val="single" w:sz="18" w:space="0" w:color="000000"/>
            </w:tcBorders>
          </w:tcPr>
          <w:p w14:paraId="162B8A8D" w14:textId="16359361" w:rsidR="008250E0" w:rsidRPr="00BE068B" w:rsidDel="002609A2" w:rsidRDefault="008250E0" w:rsidP="008250E0">
            <w:pPr>
              <w:spacing w:after="0"/>
              <w:rPr>
                <w:del w:id="57" w:author="Stephanie Fenner" w:date="2014-11-04T13:49:00Z"/>
                <w:rFonts w:ascii="Gill Sans MT" w:hAnsi="Gill Sans MT"/>
                <w:w w:val="105"/>
              </w:rPr>
            </w:pPr>
            <w:del w:id="58" w:author="Stephanie Fenner" w:date="2014-11-04T13:49:00Z">
              <w:r w:rsidRPr="00BE068B" w:rsidDel="002609A2">
                <w:rPr>
                  <w:rFonts w:ascii="Gill Sans MT" w:hAnsi="Gill Sans MT" w:cs="Times New Roman"/>
                  <w:bCs/>
                </w:rPr>
                <w:delText>Agricultural inputs (fertilizer, pesticides, seeds, irrigation expenses)</w:delText>
              </w:r>
            </w:del>
          </w:p>
        </w:tc>
        <w:tc>
          <w:tcPr>
            <w:tcW w:w="2244" w:type="dxa"/>
            <w:tcBorders>
              <w:top w:val="single" w:sz="18" w:space="0" w:color="000000"/>
              <w:left w:val="single" w:sz="18" w:space="0" w:color="000000"/>
              <w:bottom w:val="single" w:sz="18" w:space="0" w:color="000000"/>
              <w:right w:val="single" w:sz="18" w:space="0" w:color="000000"/>
            </w:tcBorders>
          </w:tcPr>
          <w:p w14:paraId="1F6F0C48" w14:textId="2063A571" w:rsidR="008250E0" w:rsidRPr="00BE068B" w:rsidDel="002609A2" w:rsidRDefault="008250E0" w:rsidP="008250E0">
            <w:pPr>
              <w:spacing w:after="0"/>
              <w:rPr>
                <w:del w:id="59" w:author="Stephanie Fenner" w:date="2014-11-04T13:49:00Z"/>
                <w:rFonts w:ascii="Gill Sans MT" w:hAnsi="Gill Sans MT"/>
                <w:i/>
                <w:color w:val="A6A6A6" w:themeColor="background1" w:themeShade="A6"/>
              </w:rPr>
            </w:pPr>
            <w:del w:id="60" w:author="Stephanie Fenner" w:date="2014-11-04T13:49:00Z">
              <w:r w:rsidRPr="00BE068B" w:rsidDel="002609A2">
                <w:rPr>
                  <w:rFonts w:ascii="Gill Sans MT" w:hAnsi="Gill Sans MT"/>
                  <w:i/>
                  <w:color w:val="A6A6A6" w:themeColor="background1" w:themeShade="A6"/>
                </w:rPr>
                <w:delText>(Integer)</w:delText>
              </w:r>
            </w:del>
          </w:p>
        </w:tc>
      </w:tr>
      <w:tr w:rsidR="008250E0" w:rsidRPr="00BE068B"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19FDFA23" w:rsidR="008250E0" w:rsidRPr="00BE068B" w:rsidRDefault="00DA1429" w:rsidP="008250E0">
            <w:pPr>
              <w:rPr>
                <w:rFonts w:ascii="Gill Sans MT" w:hAnsi="Gill Sans MT"/>
                <w:w w:val="105"/>
              </w:rPr>
            </w:pPr>
            <w:del w:id="61" w:author="Stephanie Fenner" w:date="2014-11-04T13:51:00Z">
              <w:r w:rsidRPr="00BE068B" w:rsidDel="002609A2">
                <w:rPr>
                  <w:rFonts w:ascii="Gill Sans MT" w:hAnsi="Gill Sans MT"/>
                  <w:w w:val="105"/>
                </w:rPr>
                <w:delText>N37</w:delText>
              </w:r>
            </w:del>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67233FEF"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Household durables (ex. </w:t>
            </w:r>
            <w:proofErr w:type="spellStart"/>
            <w:r w:rsidRPr="00BE068B">
              <w:rPr>
                <w:rFonts w:ascii="Gill Sans MT" w:hAnsi="Gill Sans MT" w:cs="Times New Roman"/>
                <w:bCs/>
              </w:rPr>
              <w:t>Tv</w:t>
            </w:r>
            <w:proofErr w:type="spellEnd"/>
            <w:r w:rsidRPr="00BE068B">
              <w:rPr>
                <w:rFonts w:ascii="Gill Sans MT" w:hAnsi="Gill Sans MT" w:cs="Times New Roman"/>
                <w:bCs/>
              </w:rPr>
              <w:t>,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70B83DAE"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289ED759"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BE068B" w:rsidRDefault="008250E0" w:rsidP="008250E0">
            <w:pPr>
              <w:spacing w:after="0"/>
              <w:rPr>
                <w:rFonts w:ascii="Gill Sans MT" w:hAnsi="Gill Sans MT"/>
                <w:w w:val="105"/>
              </w:rPr>
            </w:pPr>
            <w:r w:rsidRPr="00BE068B">
              <w:rPr>
                <w:rFonts w:ascii="Gill Sans MT" w:hAnsi="Gill Sans MT" w:cs="Times New Roman"/>
                <w:bCs/>
              </w:rPr>
              <w:t>Clothing</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26A93DBD" w14:textId="77777777" w:rsidTr="00DA1429">
        <w:trPr>
          <w:trHeight w:hRule="exact" w:val="367"/>
          <w:ins w:id="62"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Pr="00BE068B" w:rsidRDefault="002609A2" w:rsidP="008250E0">
            <w:pPr>
              <w:rPr>
                <w:ins w:id="63" w:author="Stephanie Fenner" w:date="2014-11-04T13:50:00Z"/>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BE068B" w:rsidRDefault="002609A2" w:rsidP="008250E0">
            <w:pPr>
              <w:spacing w:after="0"/>
              <w:rPr>
                <w:ins w:id="64" w:author="Stephanie Fenner" w:date="2014-11-04T13:50:00Z"/>
                <w:rFonts w:ascii="Gill Sans MT" w:hAnsi="Gill Sans MT" w:cs="Times New Roman"/>
                <w:bCs/>
              </w:rPr>
            </w:pPr>
            <w:r w:rsidRPr="00BE068B">
              <w:rPr>
                <w:rFonts w:ascii="Gill Sans MT" w:hAnsi="Gill Sans MT" w:cs="Times New Roman"/>
                <w:bCs/>
              </w:rPr>
              <w:t xml:space="preserve">Helping dependents </w:t>
            </w:r>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BE068B" w:rsidRDefault="002609A2" w:rsidP="008250E0">
            <w:pPr>
              <w:spacing w:after="0"/>
              <w:rPr>
                <w:ins w:id="65" w:author="Stephanie Fenner" w:date="2014-11-04T13:50:00Z"/>
                <w:rFonts w:ascii="Gill Sans MT" w:hAnsi="Gill Sans MT"/>
                <w:i/>
                <w:color w:val="A6A6A6" w:themeColor="background1" w:themeShade="A6"/>
              </w:rPr>
            </w:pPr>
          </w:p>
        </w:tc>
      </w:tr>
      <w:tr w:rsidR="008250E0" w:rsidRPr="00BE068B"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9310523"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4141B3F" w14:textId="77777777" w:rsidR="008250E0" w:rsidRPr="00BE068B" w:rsidRDefault="008250E0" w:rsidP="001512DD">
      <w:pPr>
        <w:spacing w:after="0" w:line="240" w:lineRule="auto"/>
        <w:contextualSpacing/>
        <w:rPr>
          <w:rFonts w:ascii="Gill Sans MT" w:hAnsi="Gill Sans MT"/>
        </w:rPr>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BE068B"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BE068B" w:rsidRDefault="008250E0" w:rsidP="008250E0">
            <w:pPr>
              <w:spacing w:after="0"/>
              <w:rPr>
                <w:rFonts w:ascii="Gill Sans MT" w:hAnsi="Gill Sans MT"/>
                <w:color w:val="000000"/>
              </w:rPr>
            </w:pPr>
            <w:r w:rsidRPr="00BE068B">
              <w:rPr>
                <w:rFonts w:ascii="Gill Sans MT" w:hAnsi="Gill Sans MT"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1=Electricity or gas</w:t>
            </w:r>
          </w:p>
          <w:p w14:paraId="7176EC3D" w14:textId="7C46EA8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2=Oil</w:t>
            </w:r>
          </w:p>
          <w:p w14:paraId="7A51C862" w14:textId="47A0EC9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3=Wood</w:t>
            </w:r>
          </w:p>
          <w:p w14:paraId="2E814AEB" w14:textId="03A0BD0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4=Charcoal</w:t>
            </w:r>
          </w:p>
          <w:p w14:paraId="3123E1D4" w14:textId="487FEE5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5=small sticks or scrap wood</w:t>
            </w:r>
          </w:p>
          <w:p w14:paraId="091769A4" w14:textId="3409DFB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6=Weeds, leaves, dung</w:t>
            </w:r>
          </w:p>
          <w:p w14:paraId="2A4723B4" w14:textId="6AA10DDE" w:rsidR="008250E0" w:rsidRPr="00BE068B" w:rsidRDefault="008250E0" w:rsidP="008250E0">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BE068B" w:rsidRDefault="00DA1429" w:rsidP="00DA1429">
            <w:pPr>
              <w:spacing w:afterLines="20" w:after="48" w:line="240" w:lineRule="auto"/>
              <w:ind w:left="119" w:hanging="114"/>
              <w:contextualSpacing/>
              <w:rPr>
                <w:rFonts w:ascii="Gill Sans MT" w:hAnsi="Gill Sans MT"/>
                <w:w w:val="105"/>
              </w:rPr>
            </w:pPr>
            <w:r w:rsidRPr="00BE068B">
              <w:rPr>
                <w:rFonts w:ascii="Gill Sans MT" w:hAnsi="Gill Sans MT"/>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BE068B" w:rsidRDefault="008250E0" w:rsidP="008250E0">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bl>
    <w:p w14:paraId="675A28AD" w14:textId="77777777" w:rsidR="00DA7C5C" w:rsidRPr="00BE068B" w:rsidRDefault="00DA7C5C" w:rsidP="001512DD">
      <w:pPr>
        <w:spacing w:after="0" w:line="240" w:lineRule="auto"/>
        <w:contextualSpacing/>
        <w:rPr>
          <w:rFonts w:ascii="Gill Sans MT" w:hAnsi="Gill Sans MT"/>
        </w:rPr>
      </w:pPr>
    </w:p>
    <w:p w14:paraId="15B4EB08" w14:textId="03AD6FF2" w:rsidR="00F05B1A" w:rsidRPr="00BE068B" w:rsidRDefault="00B41661">
      <w:pPr>
        <w:rPr>
          <w:rFonts w:ascii="Gill Sans MT" w:hAnsi="Gill Sans MT"/>
          <w:b/>
        </w:rPr>
      </w:pPr>
      <w:r w:rsidRPr="00BE068B">
        <w:rPr>
          <w:rFonts w:ascii="Gill Sans MT" w:hAnsi="Gill Sans MT"/>
          <w:b/>
        </w:rPr>
        <w:t xml:space="preserve">Section O: </w:t>
      </w:r>
      <w:r w:rsidR="00F05B1A" w:rsidRPr="00BE068B">
        <w:rPr>
          <w:rFonts w:ascii="Gill Sans MT" w:hAnsi="Gill Sans MT"/>
          <w:b/>
        </w:rPr>
        <w:t xml:space="preserve">Energy Sources and Utilization </w:t>
      </w:r>
    </w:p>
    <w:tbl>
      <w:tblPr>
        <w:tblStyle w:val="TableGrid"/>
        <w:tblW w:w="0" w:type="auto"/>
        <w:tblLook w:val="04A0" w:firstRow="1" w:lastRow="0" w:firstColumn="1" w:lastColumn="0" w:noHBand="0" w:noVBand="1"/>
      </w:tblPr>
      <w:tblGrid>
        <w:gridCol w:w="535"/>
        <w:gridCol w:w="4654"/>
        <w:gridCol w:w="3583"/>
        <w:gridCol w:w="1255"/>
      </w:tblGrid>
      <w:tr w:rsidR="00F05B1A" w:rsidRPr="00BE068B" w14:paraId="2F05048A" w14:textId="77777777" w:rsidTr="00275BD5">
        <w:tc>
          <w:tcPr>
            <w:tcW w:w="535" w:type="dxa"/>
          </w:tcPr>
          <w:p w14:paraId="0A717D6A" w14:textId="1ECF81E4" w:rsidR="00F05B1A" w:rsidRPr="00BE068B" w:rsidRDefault="00DA1429" w:rsidP="00DA1429">
            <w:pPr>
              <w:ind w:left="-90"/>
              <w:rPr>
                <w:rFonts w:ascii="Gill Sans MT" w:hAnsi="Gill Sans MT"/>
                <w:sz w:val="20"/>
                <w:szCs w:val="20"/>
              </w:rPr>
            </w:pPr>
            <w:r w:rsidRPr="00BE068B">
              <w:rPr>
                <w:rFonts w:ascii="Gill Sans MT" w:hAnsi="Gill Sans MT"/>
                <w:sz w:val="20"/>
                <w:szCs w:val="20"/>
              </w:rPr>
              <w:t>O.1</w:t>
            </w:r>
          </w:p>
        </w:tc>
        <w:tc>
          <w:tcPr>
            <w:tcW w:w="4654" w:type="dxa"/>
          </w:tcPr>
          <w:p w14:paraId="44941FF1" w14:textId="77777777" w:rsidR="00F05B1A" w:rsidRPr="00BE068B" w:rsidRDefault="00F05B1A">
            <w:pPr>
              <w:rPr>
                <w:rFonts w:ascii="Gill Sans MT" w:hAnsi="Gill Sans MT"/>
                <w:sz w:val="20"/>
                <w:szCs w:val="20"/>
              </w:rPr>
            </w:pPr>
            <w:r w:rsidRPr="00BE068B">
              <w:rPr>
                <w:rFonts w:ascii="Gill Sans MT" w:hAnsi="Gill Sans MT"/>
                <w:sz w:val="20"/>
                <w:szCs w:val="20"/>
              </w:rPr>
              <w:t>Does your household use charcoal?</w:t>
            </w:r>
          </w:p>
          <w:p w14:paraId="5C4200E0" w14:textId="159F15EA" w:rsidR="004B4B2A" w:rsidRPr="00BE068B" w:rsidRDefault="004B4B2A">
            <w:pPr>
              <w:rPr>
                <w:rFonts w:ascii="Gill Sans MT" w:hAnsi="Gill Sans MT"/>
                <w:i/>
                <w:sz w:val="20"/>
                <w:szCs w:val="20"/>
              </w:rPr>
            </w:pPr>
            <w:r w:rsidRPr="00BE068B">
              <w:rPr>
                <w:rFonts w:ascii="Gill Sans MT" w:hAnsi="Gill Sans MT"/>
                <w:i/>
                <w:sz w:val="20"/>
                <w:szCs w:val="20"/>
              </w:rPr>
              <w:t>If 0, skip to O.4</w:t>
            </w:r>
          </w:p>
        </w:tc>
        <w:tc>
          <w:tcPr>
            <w:tcW w:w="3583" w:type="dxa"/>
          </w:tcPr>
          <w:p w14:paraId="375D52C3" w14:textId="77777777" w:rsidR="00F05B1A" w:rsidRPr="00BE068B" w:rsidRDefault="00F05B1A">
            <w:pPr>
              <w:rPr>
                <w:rFonts w:ascii="Gill Sans MT" w:hAnsi="Gill Sans MT"/>
                <w:sz w:val="20"/>
                <w:szCs w:val="20"/>
              </w:rPr>
            </w:pPr>
            <w:r w:rsidRPr="00BE068B">
              <w:rPr>
                <w:rFonts w:ascii="Gill Sans MT" w:hAnsi="Gill Sans MT"/>
                <w:sz w:val="20"/>
                <w:szCs w:val="20"/>
              </w:rPr>
              <w:t>0=No</w:t>
            </w:r>
          </w:p>
          <w:p w14:paraId="6B287F71" w14:textId="40B4B5DF" w:rsidR="00F05B1A" w:rsidRPr="00BE068B" w:rsidRDefault="00F05B1A">
            <w:pPr>
              <w:rPr>
                <w:rFonts w:ascii="Gill Sans MT" w:hAnsi="Gill Sans MT"/>
                <w:sz w:val="20"/>
                <w:szCs w:val="20"/>
              </w:rPr>
            </w:pPr>
            <w:r w:rsidRPr="00BE068B">
              <w:rPr>
                <w:rFonts w:ascii="Gill Sans MT" w:hAnsi="Gill Sans MT"/>
                <w:sz w:val="20"/>
                <w:szCs w:val="20"/>
              </w:rPr>
              <w:t>1=Yes</w:t>
            </w:r>
          </w:p>
        </w:tc>
        <w:tc>
          <w:tcPr>
            <w:tcW w:w="1255" w:type="dxa"/>
          </w:tcPr>
          <w:p w14:paraId="0BAE0BBD" w14:textId="77777777" w:rsidR="00F05B1A" w:rsidRPr="00BE068B" w:rsidRDefault="00F05B1A">
            <w:pPr>
              <w:rPr>
                <w:rFonts w:ascii="Gill Sans MT" w:hAnsi="Gill Sans MT"/>
                <w:b/>
                <w:sz w:val="20"/>
                <w:szCs w:val="20"/>
              </w:rPr>
            </w:pPr>
          </w:p>
        </w:tc>
      </w:tr>
      <w:tr w:rsidR="00F05B1A" w:rsidRPr="00BE068B" w14:paraId="515ABA31" w14:textId="77777777" w:rsidTr="00275BD5">
        <w:tc>
          <w:tcPr>
            <w:tcW w:w="535" w:type="dxa"/>
          </w:tcPr>
          <w:p w14:paraId="74BA5CD3" w14:textId="19B6BD54" w:rsidR="00F05B1A" w:rsidRPr="00BE068B" w:rsidRDefault="00DA1429" w:rsidP="00DA1429">
            <w:pPr>
              <w:ind w:left="-90"/>
              <w:rPr>
                <w:rFonts w:ascii="Gill Sans MT" w:hAnsi="Gill Sans MT"/>
                <w:sz w:val="20"/>
                <w:szCs w:val="20"/>
              </w:rPr>
            </w:pPr>
            <w:r w:rsidRPr="00BE068B">
              <w:rPr>
                <w:rFonts w:ascii="Gill Sans MT" w:hAnsi="Gill Sans MT"/>
                <w:sz w:val="20"/>
                <w:szCs w:val="20"/>
              </w:rPr>
              <w:t>O.2</w:t>
            </w:r>
          </w:p>
        </w:tc>
        <w:tc>
          <w:tcPr>
            <w:tcW w:w="4654" w:type="dxa"/>
          </w:tcPr>
          <w:p w14:paraId="6E8BE26B" w14:textId="6D4C9130" w:rsidR="00F05B1A" w:rsidRPr="00BE068B" w:rsidRDefault="007A7614">
            <w:pPr>
              <w:rPr>
                <w:rFonts w:ascii="Gill Sans MT" w:hAnsi="Gill Sans MT"/>
                <w:sz w:val="20"/>
                <w:szCs w:val="20"/>
              </w:rPr>
            </w:pPr>
            <w:r w:rsidRPr="00BE068B">
              <w:rPr>
                <w:rFonts w:ascii="Gill Sans MT" w:hAnsi="Gill Sans MT"/>
                <w:sz w:val="20"/>
                <w:szCs w:val="20"/>
              </w:rPr>
              <w:t>What</w:t>
            </w:r>
            <w:r w:rsidR="00F05B1A" w:rsidRPr="00BE068B">
              <w:rPr>
                <w:rFonts w:ascii="Gill Sans MT" w:hAnsi="Gill Sans MT"/>
                <w:sz w:val="20"/>
                <w:szCs w:val="20"/>
              </w:rPr>
              <w:t xml:space="preserve"> is the quantity of charcoal used per month, on average? </w:t>
            </w:r>
          </w:p>
        </w:tc>
        <w:tc>
          <w:tcPr>
            <w:tcW w:w="3583" w:type="dxa"/>
          </w:tcPr>
          <w:p w14:paraId="077A1D3C" w14:textId="77777777" w:rsidR="00F05B1A" w:rsidRPr="00BE068B" w:rsidRDefault="00F05B1A">
            <w:pPr>
              <w:rPr>
                <w:rFonts w:ascii="Gill Sans MT" w:hAnsi="Gill Sans MT"/>
                <w:b/>
                <w:sz w:val="20"/>
                <w:szCs w:val="20"/>
              </w:rPr>
            </w:pPr>
          </w:p>
        </w:tc>
        <w:tc>
          <w:tcPr>
            <w:tcW w:w="1255" w:type="dxa"/>
          </w:tcPr>
          <w:p w14:paraId="72C02BBC" w14:textId="6FB1FAC2" w:rsidR="00F05B1A" w:rsidRPr="00BE068B" w:rsidRDefault="00F05B1A">
            <w:pPr>
              <w:rPr>
                <w:rFonts w:ascii="Gill Sans MT" w:hAnsi="Gill Sans MT"/>
                <w:b/>
                <w:sz w:val="20"/>
                <w:szCs w:val="20"/>
              </w:rPr>
            </w:pPr>
            <w:r w:rsidRPr="00BE068B">
              <w:rPr>
                <w:rFonts w:ascii="Gill Sans MT" w:hAnsi="Gill Sans MT"/>
                <w:b/>
                <w:sz w:val="20"/>
                <w:szCs w:val="20"/>
              </w:rPr>
              <w:t>(</w:t>
            </w:r>
            <w:r w:rsidRPr="00BE068B">
              <w:rPr>
                <w:rFonts w:ascii="Gill Sans MT" w:hAnsi="Gill Sans MT"/>
                <w:sz w:val="20"/>
                <w:szCs w:val="20"/>
              </w:rPr>
              <w:t>integer)</w:t>
            </w:r>
          </w:p>
        </w:tc>
      </w:tr>
      <w:tr w:rsidR="00F05B1A" w:rsidRPr="00BE068B" w14:paraId="48329BF6" w14:textId="77777777" w:rsidTr="00275BD5">
        <w:tc>
          <w:tcPr>
            <w:tcW w:w="535" w:type="dxa"/>
          </w:tcPr>
          <w:p w14:paraId="789CB62B" w14:textId="37965257" w:rsidR="00F05B1A" w:rsidRPr="00BE068B" w:rsidRDefault="00DA1429" w:rsidP="00DA1429">
            <w:pPr>
              <w:ind w:left="-90"/>
              <w:rPr>
                <w:rFonts w:ascii="Gill Sans MT" w:hAnsi="Gill Sans MT"/>
                <w:sz w:val="20"/>
                <w:szCs w:val="20"/>
              </w:rPr>
            </w:pPr>
            <w:r w:rsidRPr="00BE068B">
              <w:rPr>
                <w:rFonts w:ascii="Gill Sans MT" w:hAnsi="Gill Sans MT"/>
                <w:sz w:val="20"/>
                <w:szCs w:val="20"/>
              </w:rPr>
              <w:t>O.2b</w:t>
            </w:r>
          </w:p>
        </w:tc>
        <w:tc>
          <w:tcPr>
            <w:tcW w:w="4654" w:type="dxa"/>
          </w:tcPr>
          <w:p w14:paraId="20A5BD0C" w14:textId="432F68CA" w:rsidR="00F05B1A" w:rsidRPr="00BE068B" w:rsidRDefault="00F05B1A">
            <w:pPr>
              <w:rPr>
                <w:rFonts w:ascii="Gill Sans MT" w:hAnsi="Gill Sans MT"/>
                <w:sz w:val="20"/>
                <w:szCs w:val="20"/>
              </w:rPr>
            </w:pPr>
            <w:r w:rsidRPr="00BE068B">
              <w:rPr>
                <w:rFonts w:ascii="Gill Sans MT" w:hAnsi="Gill Sans MT"/>
                <w:sz w:val="20"/>
                <w:szCs w:val="20"/>
              </w:rPr>
              <w:t>Unit</w:t>
            </w:r>
          </w:p>
        </w:tc>
        <w:tc>
          <w:tcPr>
            <w:tcW w:w="3583" w:type="dxa"/>
          </w:tcPr>
          <w:p w14:paraId="3BCF0A97" w14:textId="312F1439" w:rsidR="00F05B1A" w:rsidRPr="00BE068B" w:rsidRDefault="00F05B1A">
            <w:pPr>
              <w:rPr>
                <w:rFonts w:ascii="Gill Sans MT" w:hAnsi="Gill Sans MT"/>
                <w:sz w:val="20"/>
                <w:szCs w:val="20"/>
              </w:rPr>
            </w:pPr>
            <w:r w:rsidRPr="00BE068B">
              <w:rPr>
                <w:rFonts w:ascii="Gill Sans MT" w:hAnsi="Gill Sans MT"/>
                <w:sz w:val="20"/>
                <w:szCs w:val="20"/>
              </w:rPr>
              <w:t>1=</w:t>
            </w:r>
            <w:r w:rsidR="007A7614" w:rsidRPr="00BE068B">
              <w:rPr>
                <w:rFonts w:ascii="Gill Sans MT" w:hAnsi="Gill Sans MT"/>
                <w:sz w:val="20"/>
                <w:szCs w:val="20"/>
              </w:rPr>
              <w:t xml:space="preserve"> packet</w:t>
            </w:r>
          </w:p>
          <w:p w14:paraId="76278FF7" w14:textId="77777777" w:rsidR="007A7614" w:rsidRPr="00BE068B" w:rsidRDefault="007A7614">
            <w:pPr>
              <w:rPr>
                <w:rFonts w:ascii="Gill Sans MT" w:hAnsi="Gill Sans MT"/>
                <w:sz w:val="20"/>
                <w:szCs w:val="20"/>
              </w:rPr>
            </w:pPr>
            <w:r w:rsidRPr="00BE068B">
              <w:rPr>
                <w:rFonts w:ascii="Gill Sans MT" w:hAnsi="Gill Sans MT"/>
                <w:sz w:val="20"/>
                <w:szCs w:val="20"/>
              </w:rPr>
              <w:t>2=10kg bag</w:t>
            </w:r>
          </w:p>
          <w:p w14:paraId="14A392D0" w14:textId="3E94B5B5" w:rsidR="007A7614" w:rsidRPr="00BE068B" w:rsidRDefault="007A7614">
            <w:pPr>
              <w:rPr>
                <w:rFonts w:ascii="Gill Sans MT" w:hAnsi="Gill Sans MT"/>
                <w:sz w:val="20"/>
                <w:szCs w:val="20"/>
              </w:rPr>
            </w:pPr>
            <w:r w:rsidRPr="00BE068B">
              <w:rPr>
                <w:rFonts w:ascii="Gill Sans MT" w:hAnsi="Gill Sans MT"/>
                <w:sz w:val="20"/>
                <w:szCs w:val="20"/>
              </w:rPr>
              <w:t>3=25kg bag</w:t>
            </w:r>
          </w:p>
          <w:p w14:paraId="7F00F717" w14:textId="77777777" w:rsidR="00F05B1A" w:rsidRPr="00BE068B" w:rsidRDefault="007A7614">
            <w:pPr>
              <w:rPr>
                <w:rFonts w:ascii="Gill Sans MT" w:hAnsi="Gill Sans MT"/>
                <w:sz w:val="20"/>
                <w:szCs w:val="20"/>
              </w:rPr>
            </w:pPr>
            <w:r w:rsidRPr="00BE068B">
              <w:rPr>
                <w:rFonts w:ascii="Gill Sans MT" w:hAnsi="Gill Sans MT"/>
                <w:sz w:val="20"/>
                <w:szCs w:val="20"/>
              </w:rPr>
              <w:t>4=50kg bag</w:t>
            </w:r>
          </w:p>
          <w:p w14:paraId="115247A2" w14:textId="63141EF2" w:rsidR="007A7614" w:rsidRPr="00BE068B" w:rsidRDefault="007A7614">
            <w:pPr>
              <w:rPr>
                <w:rFonts w:ascii="Gill Sans MT" w:hAnsi="Gill Sans MT"/>
                <w:sz w:val="20"/>
                <w:szCs w:val="20"/>
              </w:rPr>
            </w:pPr>
            <w:r w:rsidRPr="00BE068B">
              <w:rPr>
                <w:rFonts w:ascii="Gill Sans MT" w:hAnsi="Gill Sans MT"/>
                <w:sz w:val="20"/>
                <w:szCs w:val="20"/>
              </w:rPr>
              <w:t>5=kg only</w:t>
            </w:r>
          </w:p>
        </w:tc>
        <w:tc>
          <w:tcPr>
            <w:tcW w:w="1255" w:type="dxa"/>
          </w:tcPr>
          <w:p w14:paraId="1C92D643" w14:textId="77777777" w:rsidR="00F05B1A" w:rsidRPr="00BE068B" w:rsidRDefault="00F05B1A">
            <w:pPr>
              <w:rPr>
                <w:rFonts w:ascii="Gill Sans MT" w:hAnsi="Gill Sans MT"/>
                <w:b/>
                <w:sz w:val="20"/>
                <w:szCs w:val="20"/>
              </w:rPr>
            </w:pPr>
          </w:p>
        </w:tc>
      </w:tr>
      <w:tr w:rsidR="00F05B1A" w:rsidRPr="00BE068B" w14:paraId="49131536" w14:textId="77777777" w:rsidTr="00275BD5">
        <w:tc>
          <w:tcPr>
            <w:tcW w:w="535" w:type="dxa"/>
          </w:tcPr>
          <w:p w14:paraId="212ED82F" w14:textId="70833D6C" w:rsidR="00F05B1A" w:rsidRPr="00BE068B" w:rsidRDefault="00DA1429" w:rsidP="00DA1429">
            <w:pPr>
              <w:ind w:left="-90"/>
              <w:rPr>
                <w:rFonts w:ascii="Gill Sans MT" w:hAnsi="Gill Sans MT"/>
                <w:sz w:val="20"/>
                <w:szCs w:val="20"/>
              </w:rPr>
            </w:pPr>
            <w:r w:rsidRPr="00BE068B">
              <w:rPr>
                <w:rFonts w:ascii="Gill Sans MT" w:hAnsi="Gill Sans MT"/>
                <w:sz w:val="20"/>
                <w:szCs w:val="20"/>
              </w:rPr>
              <w:t>O.5</w:t>
            </w:r>
          </w:p>
        </w:tc>
        <w:tc>
          <w:tcPr>
            <w:tcW w:w="4654" w:type="dxa"/>
          </w:tcPr>
          <w:p w14:paraId="3AA5D9E2" w14:textId="4BA6EC0B" w:rsidR="00F05B1A" w:rsidRPr="00BE068B" w:rsidRDefault="007A7614">
            <w:pPr>
              <w:rPr>
                <w:rFonts w:ascii="Gill Sans MT" w:hAnsi="Gill Sans MT"/>
                <w:sz w:val="20"/>
                <w:szCs w:val="20"/>
              </w:rPr>
            </w:pPr>
            <w:r w:rsidRPr="00BE068B">
              <w:rPr>
                <w:rFonts w:ascii="Gill Sans MT" w:hAnsi="Gill Sans MT"/>
                <w:sz w:val="20"/>
                <w:szCs w:val="20"/>
              </w:rPr>
              <w:t xml:space="preserve">What is the quantity of fuel wood used per month, on average?  </w:t>
            </w:r>
          </w:p>
        </w:tc>
        <w:tc>
          <w:tcPr>
            <w:tcW w:w="3583" w:type="dxa"/>
          </w:tcPr>
          <w:p w14:paraId="07A47591" w14:textId="77777777" w:rsidR="00F05B1A" w:rsidRPr="00BE068B" w:rsidRDefault="00F05B1A">
            <w:pPr>
              <w:rPr>
                <w:rFonts w:ascii="Gill Sans MT" w:hAnsi="Gill Sans MT"/>
                <w:sz w:val="20"/>
                <w:szCs w:val="20"/>
              </w:rPr>
            </w:pPr>
          </w:p>
        </w:tc>
        <w:tc>
          <w:tcPr>
            <w:tcW w:w="1255" w:type="dxa"/>
          </w:tcPr>
          <w:p w14:paraId="4B3EF392" w14:textId="5DBA4A85" w:rsidR="00F05B1A" w:rsidRPr="00BE068B" w:rsidRDefault="007A7614">
            <w:pPr>
              <w:rPr>
                <w:rFonts w:ascii="Gill Sans MT" w:hAnsi="Gill Sans MT"/>
                <w:sz w:val="20"/>
                <w:szCs w:val="20"/>
              </w:rPr>
            </w:pPr>
            <w:r w:rsidRPr="00BE068B">
              <w:rPr>
                <w:rFonts w:ascii="Gill Sans MT" w:hAnsi="Gill Sans MT"/>
                <w:sz w:val="20"/>
                <w:szCs w:val="20"/>
              </w:rPr>
              <w:t>(integer)</w:t>
            </w:r>
          </w:p>
        </w:tc>
      </w:tr>
      <w:tr w:rsidR="007B362C" w:rsidRPr="00BE068B" w14:paraId="16C92F4C" w14:textId="77777777" w:rsidTr="00275BD5">
        <w:tc>
          <w:tcPr>
            <w:tcW w:w="535" w:type="dxa"/>
          </w:tcPr>
          <w:p w14:paraId="677B16F6" w14:textId="75D85955" w:rsidR="007B362C" w:rsidRPr="00BE068B" w:rsidRDefault="00DA1429" w:rsidP="00DA1429">
            <w:pPr>
              <w:ind w:left="-90"/>
              <w:rPr>
                <w:rFonts w:ascii="Gill Sans MT" w:hAnsi="Gill Sans MT"/>
                <w:sz w:val="20"/>
                <w:szCs w:val="20"/>
              </w:rPr>
            </w:pPr>
            <w:r w:rsidRPr="00BE068B">
              <w:rPr>
                <w:rFonts w:ascii="Gill Sans MT" w:hAnsi="Gill Sans MT"/>
                <w:sz w:val="20"/>
                <w:szCs w:val="20"/>
              </w:rPr>
              <w:t>O.5b</w:t>
            </w:r>
          </w:p>
        </w:tc>
        <w:tc>
          <w:tcPr>
            <w:tcW w:w="4654" w:type="dxa"/>
          </w:tcPr>
          <w:p w14:paraId="782CC1A4" w14:textId="3CEF428D" w:rsidR="007B362C" w:rsidRPr="00BE068B" w:rsidRDefault="00BB1C09" w:rsidP="007B362C">
            <w:pPr>
              <w:rPr>
                <w:rFonts w:ascii="Gill Sans MT" w:hAnsi="Gill Sans MT"/>
                <w:sz w:val="20"/>
                <w:szCs w:val="20"/>
              </w:rPr>
            </w:pPr>
            <w:r w:rsidRPr="00BE068B">
              <w:rPr>
                <w:rFonts w:ascii="Gill Sans MT" w:hAnsi="Gill Sans MT"/>
                <w:sz w:val="20"/>
                <w:szCs w:val="20"/>
              </w:rPr>
              <w:t>Unit</w:t>
            </w:r>
          </w:p>
        </w:tc>
        <w:tc>
          <w:tcPr>
            <w:tcW w:w="3583" w:type="dxa"/>
          </w:tcPr>
          <w:p w14:paraId="3F28395F" w14:textId="77777777" w:rsidR="007B362C" w:rsidRPr="00BE068B" w:rsidRDefault="007B362C" w:rsidP="007B362C">
            <w:pPr>
              <w:rPr>
                <w:rFonts w:ascii="Gill Sans MT" w:hAnsi="Gill Sans MT"/>
                <w:sz w:val="20"/>
                <w:szCs w:val="20"/>
              </w:rPr>
            </w:pPr>
            <w:r w:rsidRPr="00BE068B">
              <w:rPr>
                <w:rFonts w:ascii="Gill Sans MT" w:hAnsi="Gill Sans MT"/>
                <w:sz w:val="20"/>
                <w:szCs w:val="20"/>
              </w:rPr>
              <w:t>1=Bundle</w:t>
            </w:r>
          </w:p>
          <w:p w14:paraId="680DAE75" w14:textId="1D052B03" w:rsidR="007B362C" w:rsidRPr="00BE068B" w:rsidRDefault="00072A5F" w:rsidP="007B362C">
            <w:pPr>
              <w:rPr>
                <w:rFonts w:ascii="Gill Sans MT" w:hAnsi="Gill Sans MT"/>
                <w:sz w:val="20"/>
                <w:szCs w:val="20"/>
              </w:rPr>
            </w:pPr>
            <w:r w:rsidRPr="00BE068B">
              <w:rPr>
                <w:rFonts w:ascii="Gill Sans MT" w:hAnsi="Gill Sans MT"/>
                <w:sz w:val="20"/>
                <w:szCs w:val="20"/>
              </w:rPr>
              <w:t>2=KG only</w:t>
            </w:r>
          </w:p>
        </w:tc>
        <w:tc>
          <w:tcPr>
            <w:tcW w:w="1255" w:type="dxa"/>
          </w:tcPr>
          <w:p w14:paraId="6FEA9E56" w14:textId="77777777" w:rsidR="007B362C" w:rsidRPr="00BE068B" w:rsidRDefault="007B362C">
            <w:pPr>
              <w:rPr>
                <w:rFonts w:ascii="Gill Sans MT" w:hAnsi="Gill Sans MT"/>
                <w:sz w:val="20"/>
                <w:szCs w:val="20"/>
              </w:rPr>
            </w:pPr>
          </w:p>
        </w:tc>
      </w:tr>
      <w:tr w:rsidR="007B362C" w:rsidRPr="00BE068B" w14:paraId="58521B42" w14:textId="77777777" w:rsidTr="00275BD5">
        <w:tc>
          <w:tcPr>
            <w:tcW w:w="535" w:type="dxa"/>
          </w:tcPr>
          <w:p w14:paraId="19321CD1" w14:textId="62AB81FB" w:rsidR="007B362C" w:rsidRPr="00BE068B" w:rsidRDefault="00DA1429" w:rsidP="00DA1429">
            <w:pPr>
              <w:ind w:left="-90"/>
              <w:rPr>
                <w:rFonts w:ascii="Gill Sans MT" w:hAnsi="Gill Sans MT"/>
                <w:sz w:val="20"/>
                <w:szCs w:val="20"/>
              </w:rPr>
            </w:pPr>
            <w:r w:rsidRPr="00BE068B">
              <w:rPr>
                <w:rFonts w:ascii="Gill Sans MT" w:hAnsi="Gill Sans MT"/>
                <w:sz w:val="20"/>
                <w:szCs w:val="20"/>
              </w:rPr>
              <w:t xml:space="preserve">O.8 </w:t>
            </w:r>
          </w:p>
        </w:tc>
        <w:tc>
          <w:tcPr>
            <w:tcW w:w="4654" w:type="dxa"/>
          </w:tcPr>
          <w:p w14:paraId="32883D77" w14:textId="25376B28" w:rsidR="007B362C" w:rsidRPr="00BE068B" w:rsidRDefault="00072A5F">
            <w:pPr>
              <w:rPr>
                <w:rFonts w:ascii="Gill Sans MT" w:hAnsi="Gill Sans MT"/>
                <w:sz w:val="20"/>
                <w:szCs w:val="20"/>
              </w:rPr>
            </w:pPr>
            <w:r w:rsidRPr="00BE068B">
              <w:rPr>
                <w:rFonts w:ascii="Gill Sans MT" w:hAnsi="Gill Sans MT"/>
                <w:sz w:val="20"/>
                <w:szCs w:val="20"/>
              </w:rPr>
              <w:t xml:space="preserve">How much time do household members spend gathering </w:t>
            </w:r>
            <w:proofErr w:type="spellStart"/>
            <w:r w:rsidRPr="00BE068B">
              <w:rPr>
                <w:rFonts w:ascii="Gill Sans MT" w:hAnsi="Gill Sans MT"/>
                <w:sz w:val="20"/>
                <w:szCs w:val="20"/>
              </w:rPr>
              <w:t>fuelwood</w:t>
            </w:r>
            <w:proofErr w:type="spellEnd"/>
            <w:r w:rsidRPr="00BE068B">
              <w:rPr>
                <w:rFonts w:ascii="Gill Sans MT" w:hAnsi="Gill Sans MT"/>
                <w:sz w:val="20"/>
                <w:szCs w:val="20"/>
              </w:rPr>
              <w:t xml:space="preserve">? </w:t>
            </w:r>
          </w:p>
        </w:tc>
        <w:tc>
          <w:tcPr>
            <w:tcW w:w="3583" w:type="dxa"/>
          </w:tcPr>
          <w:p w14:paraId="143F7724" w14:textId="77777777" w:rsidR="00072A5F" w:rsidRPr="00BE068B" w:rsidRDefault="00072A5F">
            <w:pPr>
              <w:rPr>
                <w:rFonts w:ascii="Gill Sans MT" w:hAnsi="Gill Sans MT"/>
                <w:sz w:val="20"/>
                <w:szCs w:val="20"/>
              </w:rPr>
            </w:pPr>
            <w:r w:rsidRPr="00BE068B">
              <w:rPr>
                <w:rFonts w:ascii="Gill Sans MT" w:hAnsi="Gill Sans MT"/>
                <w:sz w:val="20"/>
                <w:szCs w:val="20"/>
              </w:rPr>
              <w:t xml:space="preserve">Hours: </w:t>
            </w:r>
          </w:p>
          <w:p w14:paraId="2FAAD945" w14:textId="26AE8965" w:rsidR="00072A5F" w:rsidRPr="00BE068B" w:rsidRDefault="00072A5F">
            <w:pPr>
              <w:rPr>
                <w:rFonts w:ascii="Gill Sans MT" w:hAnsi="Gill Sans MT"/>
                <w:sz w:val="20"/>
                <w:szCs w:val="20"/>
              </w:rPr>
            </w:pPr>
          </w:p>
        </w:tc>
        <w:tc>
          <w:tcPr>
            <w:tcW w:w="1255" w:type="dxa"/>
          </w:tcPr>
          <w:p w14:paraId="485DFA24" w14:textId="77777777" w:rsidR="007B362C" w:rsidRPr="00BE068B" w:rsidRDefault="007B362C">
            <w:pPr>
              <w:rPr>
                <w:rFonts w:ascii="Gill Sans MT" w:hAnsi="Gill Sans MT"/>
                <w:sz w:val="20"/>
                <w:szCs w:val="20"/>
              </w:rPr>
            </w:pPr>
          </w:p>
        </w:tc>
      </w:tr>
      <w:tr w:rsidR="007B362C" w:rsidRPr="00BE068B" w14:paraId="17A20365" w14:textId="77777777" w:rsidTr="00275BD5">
        <w:tc>
          <w:tcPr>
            <w:tcW w:w="535" w:type="dxa"/>
          </w:tcPr>
          <w:p w14:paraId="60EC8732" w14:textId="68A664CE" w:rsidR="007B362C" w:rsidRPr="00BE068B" w:rsidRDefault="00DA1429" w:rsidP="00DA1429">
            <w:pPr>
              <w:ind w:left="-90"/>
              <w:rPr>
                <w:rFonts w:ascii="Gill Sans MT" w:hAnsi="Gill Sans MT"/>
                <w:sz w:val="20"/>
                <w:szCs w:val="20"/>
              </w:rPr>
            </w:pPr>
            <w:r w:rsidRPr="00BE068B">
              <w:rPr>
                <w:rFonts w:ascii="Gill Sans MT" w:hAnsi="Gill Sans MT"/>
                <w:sz w:val="20"/>
                <w:szCs w:val="20"/>
              </w:rPr>
              <w:t>O.8b</w:t>
            </w:r>
          </w:p>
        </w:tc>
        <w:tc>
          <w:tcPr>
            <w:tcW w:w="4654" w:type="dxa"/>
          </w:tcPr>
          <w:p w14:paraId="6D0B694B" w14:textId="7212E175" w:rsidR="007B362C" w:rsidRPr="00BE068B" w:rsidRDefault="00072A5F">
            <w:pPr>
              <w:rPr>
                <w:rFonts w:ascii="Gill Sans MT" w:hAnsi="Gill Sans MT"/>
                <w:sz w:val="20"/>
                <w:szCs w:val="20"/>
              </w:rPr>
            </w:pPr>
            <w:r w:rsidRPr="00BE068B">
              <w:rPr>
                <w:rFonts w:ascii="Gill Sans MT" w:hAnsi="Gill Sans MT"/>
                <w:sz w:val="20"/>
                <w:szCs w:val="20"/>
              </w:rPr>
              <w:t>Unit</w:t>
            </w:r>
          </w:p>
        </w:tc>
        <w:tc>
          <w:tcPr>
            <w:tcW w:w="3583" w:type="dxa"/>
          </w:tcPr>
          <w:p w14:paraId="5CB28A42" w14:textId="77777777" w:rsidR="00072A5F" w:rsidRPr="00BE068B" w:rsidRDefault="00072A5F">
            <w:pPr>
              <w:rPr>
                <w:rFonts w:ascii="Gill Sans MT" w:hAnsi="Gill Sans MT"/>
                <w:sz w:val="20"/>
                <w:szCs w:val="20"/>
              </w:rPr>
            </w:pPr>
            <w:r w:rsidRPr="00BE068B">
              <w:rPr>
                <w:rFonts w:ascii="Gill Sans MT" w:hAnsi="Gill Sans MT"/>
                <w:sz w:val="20"/>
                <w:szCs w:val="20"/>
              </w:rPr>
              <w:t xml:space="preserve">1=day </w:t>
            </w:r>
          </w:p>
          <w:p w14:paraId="64169DDC" w14:textId="77777777" w:rsidR="00072A5F" w:rsidRPr="00BE068B" w:rsidRDefault="00072A5F">
            <w:pPr>
              <w:rPr>
                <w:rFonts w:ascii="Gill Sans MT" w:hAnsi="Gill Sans MT"/>
                <w:sz w:val="20"/>
                <w:szCs w:val="20"/>
              </w:rPr>
            </w:pPr>
            <w:r w:rsidRPr="00BE068B">
              <w:rPr>
                <w:rFonts w:ascii="Gill Sans MT" w:hAnsi="Gill Sans MT"/>
                <w:sz w:val="20"/>
                <w:szCs w:val="20"/>
              </w:rPr>
              <w:t xml:space="preserve">2=week </w:t>
            </w:r>
          </w:p>
          <w:p w14:paraId="69D3642B" w14:textId="52B2E088" w:rsidR="007B362C" w:rsidRPr="00BE068B" w:rsidRDefault="00072A5F">
            <w:pPr>
              <w:rPr>
                <w:rFonts w:ascii="Gill Sans MT" w:hAnsi="Gill Sans MT"/>
                <w:sz w:val="20"/>
                <w:szCs w:val="20"/>
              </w:rPr>
            </w:pPr>
            <w:r w:rsidRPr="00BE068B">
              <w:rPr>
                <w:rFonts w:ascii="Gill Sans MT" w:hAnsi="Gill Sans MT"/>
                <w:sz w:val="20"/>
                <w:szCs w:val="20"/>
              </w:rPr>
              <w:t>3=month</w:t>
            </w:r>
          </w:p>
        </w:tc>
        <w:tc>
          <w:tcPr>
            <w:tcW w:w="1255" w:type="dxa"/>
          </w:tcPr>
          <w:p w14:paraId="6DB6C49F" w14:textId="77777777" w:rsidR="007B362C" w:rsidRPr="00BE068B" w:rsidRDefault="007B362C">
            <w:pPr>
              <w:rPr>
                <w:rFonts w:ascii="Gill Sans MT" w:hAnsi="Gill Sans MT"/>
                <w:sz w:val="20"/>
                <w:szCs w:val="20"/>
              </w:rPr>
            </w:pPr>
          </w:p>
        </w:tc>
      </w:tr>
      <w:tr w:rsidR="005C016F" w:rsidRPr="00BE068B" w14:paraId="067DAF19" w14:textId="77777777" w:rsidTr="00275BD5">
        <w:tc>
          <w:tcPr>
            <w:tcW w:w="535" w:type="dxa"/>
          </w:tcPr>
          <w:p w14:paraId="11BE000E" w14:textId="52761EE2" w:rsidR="005C016F" w:rsidRPr="00BE068B" w:rsidRDefault="00DA1429" w:rsidP="00DA1429">
            <w:pPr>
              <w:ind w:left="-90"/>
              <w:rPr>
                <w:rFonts w:ascii="Gill Sans MT" w:hAnsi="Gill Sans MT"/>
                <w:sz w:val="20"/>
                <w:szCs w:val="20"/>
              </w:rPr>
            </w:pPr>
            <w:r w:rsidRPr="00BE068B">
              <w:rPr>
                <w:rFonts w:ascii="Gill Sans MT" w:hAnsi="Gill Sans MT"/>
                <w:sz w:val="20"/>
                <w:szCs w:val="20"/>
              </w:rPr>
              <w:t>O.9</w:t>
            </w:r>
          </w:p>
        </w:tc>
        <w:tc>
          <w:tcPr>
            <w:tcW w:w="4654" w:type="dxa"/>
          </w:tcPr>
          <w:p w14:paraId="5E84EF38" w14:textId="77777777" w:rsidR="005C016F" w:rsidRPr="00BE068B" w:rsidRDefault="005C016F">
            <w:pPr>
              <w:rPr>
                <w:rFonts w:ascii="Gill Sans MT" w:hAnsi="Gill Sans MT"/>
                <w:sz w:val="20"/>
                <w:szCs w:val="20"/>
              </w:rPr>
            </w:pPr>
            <w:r w:rsidRPr="00BE068B">
              <w:rPr>
                <w:rFonts w:ascii="Gill Sans MT" w:hAnsi="Gill Sans MT"/>
                <w:sz w:val="20"/>
                <w:szCs w:val="20"/>
              </w:rPr>
              <w:t xml:space="preserve">Do you know any alternative energy sources for fuel and charcoal? </w:t>
            </w:r>
          </w:p>
          <w:p w14:paraId="4114D434" w14:textId="299C3F6E" w:rsidR="005C016F" w:rsidRPr="00BE068B" w:rsidRDefault="005C016F">
            <w:pPr>
              <w:rPr>
                <w:rFonts w:ascii="Gill Sans MT" w:hAnsi="Gill Sans MT"/>
                <w:i/>
                <w:sz w:val="20"/>
                <w:szCs w:val="20"/>
              </w:rPr>
            </w:pPr>
            <w:r w:rsidRPr="00BE068B">
              <w:rPr>
                <w:rFonts w:ascii="Gill Sans MT" w:hAnsi="Gill Sans MT"/>
                <w:i/>
                <w:sz w:val="20"/>
                <w:szCs w:val="20"/>
              </w:rPr>
              <w:lastRenderedPageBreak/>
              <w:t xml:space="preserve">If =0, skip to </w:t>
            </w:r>
            <w:r w:rsidR="00DA1429" w:rsidRPr="00BE068B">
              <w:rPr>
                <w:rFonts w:ascii="Gill Sans MT" w:hAnsi="Gill Sans MT"/>
                <w:i/>
                <w:sz w:val="20"/>
                <w:szCs w:val="20"/>
              </w:rPr>
              <w:t>O13</w:t>
            </w:r>
          </w:p>
        </w:tc>
        <w:tc>
          <w:tcPr>
            <w:tcW w:w="3583" w:type="dxa"/>
          </w:tcPr>
          <w:p w14:paraId="7E24920F" w14:textId="77777777" w:rsidR="005C016F" w:rsidRPr="00BE068B" w:rsidRDefault="005C016F">
            <w:pPr>
              <w:rPr>
                <w:rFonts w:ascii="Gill Sans MT" w:hAnsi="Gill Sans MT"/>
                <w:sz w:val="20"/>
                <w:szCs w:val="20"/>
              </w:rPr>
            </w:pPr>
            <w:r w:rsidRPr="00BE068B">
              <w:rPr>
                <w:rFonts w:ascii="Gill Sans MT" w:hAnsi="Gill Sans MT"/>
                <w:sz w:val="20"/>
                <w:szCs w:val="20"/>
              </w:rPr>
              <w:lastRenderedPageBreak/>
              <w:t>0=No</w:t>
            </w:r>
          </w:p>
          <w:p w14:paraId="571DB4CB" w14:textId="2BCC7A84" w:rsidR="005C016F" w:rsidRPr="00BE068B" w:rsidRDefault="005C016F">
            <w:pPr>
              <w:rPr>
                <w:rFonts w:ascii="Gill Sans MT" w:hAnsi="Gill Sans MT"/>
                <w:sz w:val="20"/>
                <w:szCs w:val="20"/>
              </w:rPr>
            </w:pPr>
            <w:r w:rsidRPr="00BE068B">
              <w:rPr>
                <w:rFonts w:ascii="Gill Sans MT" w:hAnsi="Gill Sans MT"/>
                <w:sz w:val="20"/>
                <w:szCs w:val="20"/>
              </w:rPr>
              <w:t xml:space="preserve">1=Yes </w:t>
            </w:r>
          </w:p>
        </w:tc>
        <w:tc>
          <w:tcPr>
            <w:tcW w:w="1255" w:type="dxa"/>
          </w:tcPr>
          <w:p w14:paraId="29ADAAC9" w14:textId="77777777" w:rsidR="005C016F" w:rsidRPr="00BE068B" w:rsidRDefault="005C016F">
            <w:pPr>
              <w:rPr>
                <w:rFonts w:ascii="Gill Sans MT" w:hAnsi="Gill Sans MT"/>
                <w:sz w:val="20"/>
                <w:szCs w:val="20"/>
              </w:rPr>
            </w:pPr>
          </w:p>
        </w:tc>
      </w:tr>
    </w:tbl>
    <w:p w14:paraId="747248C2" w14:textId="5C044B60" w:rsidR="00F05B1A" w:rsidRPr="00BE068B" w:rsidRDefault="00F05B1A">
      <w:pPr>
        <w:rPr>
          <w:rFonts w:ascii="Gill Sans MT" w:hAnsi="Gill Sans MT"/>
          <w:b/>
        </w:rPr>
      </w:pPr>
    </w:p>
    <w:tbl>
      <w:tblPr>
        <w:tblStyle w:val="TableGrid"/>
        <w:tblW w:w="0" w:type="auto"/>
        <w:tblLook w:val="04A0" w:firstRow="1" w:lastRow="0" w:firstColumn="1" w:lastColumn="0" w:noHBand="0" w:noVBand="1"/>
      </w:tblPr>
      <w:tblGrid>
        <w:gridCol w:w="2574"/>
        <w:gridCol w:w="2214"/>
        <w:gridCol w:w="2124"/>
        <w:gridCol w:w="3186"/>
      </w:tblGrid>
      <w:tr w:rsidR="005C016F" w:rsidRPr="00BE068B" w14:paraId="3D4AA865" w14:textId="77777777" w:rsidTr="008E7E6A">
        <w:tc>
          <w:tcPr>
            <w:tcW w:w="2574" w:type="dxa"/>
          </w:tcPr>
          <w:p w14:paraId="1318EAD4" w14:textId="44DA2D28" w:rsidR="005C016F" w:rsidRPr="00BE068B" w:rsidRDefault="005C016F">
            <w:pPr>
              <w:rPr>
                <w:rFonts w:ascii="Gill Sans MT" w:hAnsi="Gill Sans MT"/>
                <w:sz w:val="20"/>
                <w:szCs w:val="20"/>
              </w:rPr>
            </w:pPr>
            <w:r w:rsidRPr="00BE068B">
              <w:rPr>
                <w:rFonts w:ascii="Gill Sans MT" w:hAnsi="Gill Sans MT"/>
                <w:sz w:val="20"/>
                <w:szCs w:val="20"/>
              </w:rPr>
              <w:t>Fuel source</w:t>
            </w:r>
          </w:p>
        </w:tc>
        <w:tc>
          <w:tcPr>
            <w:tcW w:w="2214" w:type="dxa"/>
          </w:tcPr>
          <w:p w14:paraId="01032AC8" w14:textId="188B9B19" w:rsidR="005C016F" w:rsidRPr="00BE068B" w:rsidRDefault="00DA1429">
            <w:pPr>
              <w:rPr>
                <w:rFonts w:ascii="Gill Sans MT" w:hAnsi="Gill Sans MT"/>
                <w:sz w:val="20"/>
                <w:szCs w:val="20"/>
              </w:rPr>
            </w:pPr>
            <w:r w:rsidRPr="00BE068B">
              <w:rPr>
                <w:rFonts w:ascii="Gill Sans MT" w:hAnsi="Gill Sans MT"/>
                <w:sz w:val="20"/>
                <w:szCs w:val="20"/>
              </w:rPr>
              <w:t xml:space="preserve">O.10 </w:t>
            </w:r>
            <w:r w:rsidR="005C016F" w:rsidRPr="00BE068B">
              <w:rPr>
                <w:rFonts w:ascii="Gill Sans MT" w:hAnsi="Gill Sans MT"/>
                <w:sz w:val="20"/>
                <w:szCs w:val="20"/>
              </w:rPr>
              <w:t xml:space="preserve">Which alternative energy sources do you know? </w:t>
            </w:r>
          </w:p>
          <w:p w14:paraId="45760D16" w14:textId="5CE0E439" w:rsidR="005C016F" w:rsidRPr="00BE068B" w:rsidRDefault="005C016F">
            <w:pPr>
              <w:rPr>
                <w:rFonts w:ascii="Gill Sans MT" w:hAnsi="Gill Sans MT"/>
                <w:sz w:val="20"/>
                <w:szCs w:val="20"/>
              </w:rPr>
            </w:pPr>
            <w:r w:rsidRPr="00BE068B">
              <w:rPr>
                <w:rFonts w:ascii="Gill Sans MT" w:hAnsi="Gill Sans MT"/>
                <w:sz w:val="20"/>
                <w:szCs w:val="20"/>
              </w:rPr>
              <w:t>For each fuel source: 0=No, 1=Yes</w:t>
            </w:r>
          </w:p>
          <w:p w14:paraId="7EE57C30" w14:textId="718CE690" w:rsidR="005C016F" w:rsidRPr="00BE068B" w:rsidRDefault="005C016F">
            <w:pPr>
              <w:rPr>
                <w:rFonts w:ascii="Gill Sans MT" w:hAnsi="Gill Sans MT"/>
                <w:i/>
                <w:sz w:val="20"/>
                <w:szCs w:val="20"/>
              </w:rPr>
            </w:pPr>
            <w:r w:rsidRPr="00BE068B">
              <w:rPr>
                <w:rFonts w:ascii="Gill Sans MT" w:hAnsi="Gill Sans MT"/>
                <w:i/>
                <w:sz w:val="20"/>
                <w:szCs w:val="20"/>
              </w:rPr>
              <w:t>Probe and code</w:t>
            </w:r>
          </w:p>
          <w:p w14:paraId="3AA059BD" w14:textId="349F8B3E" w:rsidR="005C016F" w:rsidRPr="00BE068B" w:rsidRDefault="005C016F">
            <w:pPr>
              <w:rPr>
                <w:rFonts w:ascii="Gill Sans MT" w:hAnsi="Gill Sans MT"/>
                <w:i/>
                <w:sz w:val="20"/>
                <w:szCs w:val="20"/>
              </w:rPr>
            </w:pPr>
            <w:r w:rsidRPr="00BE068B">
              <w:rPr>
                <w:rFonts w:ascii="Gill Sans MT" w:hAnsi="Gill Sans MT"/>
                <w:i/>
                <w:sz w:val="20"/>
                <w:szCs w:val="20"/>
              </w:rPr>
              <w:t>If 0, skip to next fuel source</w:t>
            </w:r>
          </w:p>
          <w:p w14:paraId="3DF5837C" w14:textId="32659A84" w:rsidR="005C016F" w:rsidRPr="00BE068B" w:rsidRDefault="005C016F">
            <w:pPr>
              <w:rPr>
                <w:rFonts w:ascii="Gill Sans MT" w:hAnsi="Gill Sans MT"/>
                <w:i/>
              </w:rPr>
            </w:pPr>
          </w:p>
        </w:tc>
        <w:tc>
          <w:tcPr>
            <w:tcW w:w="2124" w:type="dxa"/>
          </w:tcPr>
          <w:p w14:paraId="004BF326" w14:textId="3EC9BD23" w:rsidR="005C016F" w:rsidRPr="00BE068B" w:rsidRDefault="00DA1429">
            <w:pPr>
              <w:rPr>
                <w:rFonts w:ascii="Gill Sans MT" w:hAnsi="Gill Sans MT"/>
                <w:sz w:val="20"/>
                <w:szCs w:val="20"/>
              </w:rPr>
            </w:pPr>
            <w:r w:rsidRPr="00BE068B">
              <w:rPr>
                <w:rFonts w:ascii="Gill Sans MT" w:hAnsi="Gill Sans MT"/>
                <w:sz w:val="20"/>
                <w:szCs w:val="20"/>
              </w:rPr>
              <w:t xml:space="preserve">O.11 </w:t>
            </w:r>
            <w:r w:rsidR="00AC07EE" w:rsidRPr="00BE068B">
              <w:rPr>
                <w:rFonts w:ascii="Gill Sans MT" w:hAnsi="Gill Sans MT"/>
                <w:sz w:val="20"/>
                <w:szCs w:val="20"/>
              </w:rPr>
              <w:t xml:space="preserve">Are you currently using &lt;fuel&gt; in your household? </w:t>
            </w:r>
          </w:p>
          <w:p w14:paraId="0EC1F5EE" w14:textId="7CBBA229" w:rsidR="00AC07EE" w:rsidRPr="00BE068B" w:rsidRDefault="00AC07EE">
            <w:pPr>
              <w:rPr>
                <w:rFonts w:ascii="Gill Sans MT" w:hAnsi="Gill Sans MT"/>
                <w:sz w:val="20"/>
                <w:szCs w:val="20"/>
              </w:rPr>
            </w:pPr>
            <w:r w:rsidRPr="00BE068B">
              <w:rPr>
                <w:rFonts w:ascii="Gill Sans MT" w:hAnsi="Gill Sans MT"/>
                <w:sz w:val="20"/>
                <w:szCs w:val="20"/>
              </w:rPr>
              <w:t>If 1, skip x and go to next fuel source</w:t>
            </w:r>
          </w:p>
        </w:tc>
        <w:tc>
          <w:tcPr>
            <w:tcW w:w="3186" w:type="dxa"/>
          </w:tcPr>
          <w:p w14:paraId="4549094A" w14:textId="5C69C440" w:rsidR="005C016F" w:rsidRPr="00BE068B" w:rsidRDefault="00DA1429">
            <w:pPr>
              <w:rPr>
                <w:rFonts w:ascii="Gill Sans MT" w:hAnsi="Gill Sans MT"/>
                <w:sz w:val="20"/>
                <w:szCs w:val="20"/>
              </w:rPr>
            </w:pPr>
            <w:r w:rsidRPr="00BE068B">
              <w:rPr>
                <w:rFonts w:ascii="Gill Sans MT" w:hAnsi="Gill Sans MT"/>
                <w:sz w:val="20"/>
                <w:szCs w:val="20"/>
              </w:rPr>
              <w:t xml:space="preserve">O.12 </w:t>
            </w:r>
            <w:r w:rsidR="00AC07EE" w:rsidRPr="00BE068B">
              <w:rPr>
                <w:rFonts w:ascii="Gill Sans MT" w:hAnsi="Gill Sans MT"/>
                <w:sz w:val="20"/>
                <w:szCs w:val="20"/>
              </w:rPr>
              <w:t>What is the main reason you are not currently using &lt;fuel?</w:t>
            </w:r>
          </w:p>
          <w:p w14:paraId="1DF630A1" w14:textId="77777777" w:rsidR="00AC07EE" w:rsidRPr="00BE068B" w:rsidRDefault="00AC07EE">
            <w:pPr>
              <w:rPr>
                <w:rFonts w:ascii="Gill Sans MT" w:hAnsi="Gill Sans MT"/>
                <w:sz w:val="20"/>
                <w:szCs w:val="20"/>
              </w:rPr>
            </w:pPr>
            <w:r w:rsidRPr="00BE068B">
              <w:rPr>
                <w:rFonts w:ascii="Gill Sans MT" w:hAnsi="Gill Sans MT"/>
                <w:sz w:val="20"/>
                <w:szCs w:val="20"/>
              </w:rPr>
              <w:t>1=Too expensive</w:t>
            </w:r>
          </w:p>
          <w:p w14:paraId="09212F91" w14:textId="77777777" w:rsidR="00AC07EE" w:rsidRPr="00BE068B" w:rsidRDefault="00AC07EE">
            <w:pPr>
              <w:rPr>
                <w:rFonts w:ascii="Gill Sans MT" w:hAnsi="Gill Sans MT"/>
                <w:sz w:val="20"/>
                <w:szCs w:val="20"/>
              </w:rPr>
            </w:pPr>
            <w:r w:rsidRPr="00BE068B">
              <w:rPr>
                <w:rFonts w:ascii="Gill Sans MT" w:hAnsi="Gill Sans MT"/>
                <w:sz w:val="20"/>
                <w:szCs w:val="20"/>
              </w:rPr>
              <w:t>2=Not available</w:t>
            </w:r>
          </w:p>
          <w:p w14:paraId="1EDA9B86" w14:textId="77777777" w:rsidR="00AC07EE" w:rsidRPr="00BE068B" w:rsidRDefault="00AC07EE">
            <w:pPr>
              <w:rPr>
                <w:rFonts w:ascii="Gill Sans MT" w:hAnsi="Gill Sans MT"/>
                <w:sz w:val="20"/>
                <w:szCs w:val="20"/>
              </w:rPr>
            </w:pPr>
            <w:r w:rsidRPr="00BE068B">
              <w:rPr>
                <w:rFonts w:ascii="Gill Sans MT" w:hAnsi="Gill Sans MT"/>
                <w:sz w:val="20"/>
                <w:szCs w:val="20"/>
              </w:rPr>
              <w:t>3=Don’t know how to use it</w:t>
            </w:r>
          </w:p>
          <w:p w14:paraId="438D17AE" w14:textId="77777777" w:rsidR="00AC07EE" w:rsidRPr="00BE068B" w:rsidRDefault="00AC07EE">
            <w:pPr>
              <w:rPr>
                <w:rFonts w:ascii="Gill Sans MT" w:hAnsi="Gill Sans MT"/>
                <w:sz w:val="20"/>
                <w:szCs w:val="20"/>
              </w:rPr>
            </w:pPr>
            <w:r w:rsidRPr="00BE068B">
              <w:rPr>
                <w:rFonts w:ascii="Gill Sans MT" w:hAnsi="Gill Sans MT"/>
                <w:sz w:val="20"/>
                <w:szCs w:val="20"/>
              </w:rPr>
              <w:t>4=More time-consuming</w:t>
            </w:r>
          </w:p>
          <w:p w14:paraId="1C792884" w14:textId="77777777" w:rsidR="00AC07EE" w:rsidRPr="00BE068B" w:rsidRDefault="00AC07EE">
            <w:pPr>
              <w:rPr>
                <w:rFonts w:ascii="Gill Sans MT" w:hAnsi="Gill Sans MT"/>
                <w:sz w:val="20"/>
                <w:szCs w:val="20"/>
              </w:rPr>
            </w:pPr>
            <w:r w:rsidRPr="00BE068B">
              <w:rPr>
                <w:rFonts w:ascii="Gill Sans MT" w:hAnsi="Gill Sans MT"/>
                <w:sz w:val="20"/>
                <w:szCs w:val="20"/>
              </w:rPr>
              <w:t>5=Because of the small</w:t>
            </w:r>
          </w:p>
          <w:p w14:paraId="54A5D9CD" w14:textId="77777777" w:rsidR="00AC07EE" w:rsidRPr="00BE068B" w:rsidRDefault="00AC07EE">
            <w:pPr>
              <w:rPr>
                <w:rFonts w:ascii="Gill Sans MT" w:hAnsi="Gill Sans MT"/>
                <w:sz w:val="20"/>
                <w:szCs w:val="20"/>
              </w:rPr>
            </w:pPr>
            <w:r w:rsidRPr="00BE068B">
              <w:rPr>
                <w:rFonts w:ascii="Gill Sans MT" w:hAnsi="Gill Sans MT"/>
                <w:sz w:val="20"/>
                <w:szCs w:val="20"/>
              </w:rPr>
              <w:t>6=Just don’t want to</w:t>
            </w:r>
          </w:p>
          <w:p w14:paraId="7CEC85BF" w14:textId="7B120799" w:rsidR="00AC07EE" w:rsidRPr="00BE068B" w:rsidRDefault="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285E9D41" w14:textId="77231A74" w:rsidR="00AC07EE" w:rsidRPr="00BE068B" w:rsidRDefault="00AC07EE">
            <w:pPr>
              <w:rPr>
                <w:rFonts w:ascii="Gill Sans MT" w:hAnsi="Gill Sans MT"/>
                <w:sz w:val="20"/>
                <w:szCs w:val="20"/>
              </w:rPr>
            </w:pPr>
            <w:r w:rsidRPr="00BE068B">
              <w:rPr>
                <w:rFonts w:ascii="Gill Sans MT" w:hAnsi="Gill Sans MT"/>
                <w:sz w:val="20"/>
                <w:szCs w:val="20"/>
              </w:rPr>
              <w:t xml:space="preserve">8=Cultural reasons </w:t>
            </w:r>
          </w:p>
          <w:p w14:paraId="420462AF" w14:textId="78ECF678" w:rsidR="00AC07EE" w:rsidRPr="00BE068B" w:rsidRDefault="00AC07EE">
            <w:pPr>
              <w:rPr>
                <w:rFonts w:ascii="Gill Sans MT" w:hAnsi="Gill Sans MT"/>
                <w:sz w:val="20"/>
                <w:szCs w:val="20"/>
              </w:rPr>
            </w:pPr>
            <w:r w:rsidRPr="00BE068B">
              <w:rPr>
                <w:rFonts w:ascii="Gill Sans MT" w:hAnsi="Gill Sans MT"/>
                <w:sz w:val="20"/>
                <w:szCs w:val="20"/>
              </w:rPr>
              <w:t xml:space="preserve">97=Other, specify </w:t>
            </w:r>
          </w:p>
        </w:tc>
      </w:tr>
      <w:tr w:rsidR="005C016F" w:rsidRPr="00BE068B" w14:paraId="24ADA930" w14:textId="77777777" w:rsidTr="008E7E6A">
        <w:tc>
          <w:tcPr>
            <w:tcW w:w="2574" w:type="dxa"/>
          </w:tcPr>
          <w:p w14:paraId="742AF5D7" w14:textId="63DC9F25" w:rsidR="005C016F" w:rsidRPr="00BE068B" w:rsidRDefault="00F65E5D">
            <w:pPr>
              <w:rPr>
                <w:rFonts w:ascii="Gill Sans MT" w:hAnsi="Gill Sans MT"/>
                <w:sz w:val="20"/>
                <w:szCs w:val="20"/>
              </w:rPr>
            </w:pPr>
            <w:r w:rsidRPr="00BE068B">
              <w:rPr>
                <w:rFonts w:ascii="Gill Sans MT" w:hAnsi="Gill Sans MT"/>
                <w:sz w:val="20"/>
                <w:szCs w:val="20"/>
              </w:rPr>
              <w:t xml:space="preserve">a. </w:t>
            </w:r>
            <w:r w:rsidR="005C016F" w:rsidRPr="00BE068B">
              <w:rPr>
                <w:rFonts w:ascii="Gill Sans MT" w:hAnsi="Gill Sans MT"/>
                <w:sz w:val="20"/>
                <w:szCs w:val="20"/>
              </w:rPr>
              <w:t>Coal</w:t>
            </w:r>
          </w:p>
        </w:tc>
        <w:tc>
          <w:tcPr>
            <w:tcW w:w="2214" w:type="dxa"/>
          </w:tcPr>
          <w:p w14:paraId="2F26406D" w14:textId="77777777" w:rsidR="005C016F" w:rsidRPr="00BE068B" w:rsidRDefault="005C016F">
            <w:pPr>
              <w:rPr>
                <w:rFonts w:ascii="Gill Sans MT" w:hAnsi="Gill Sans MT"/>
              </w:rPr>
            </w:pPr>
          </w:p>
        </w:tc>
        <w:tc>
          <w:tcPr>
            <w:tcW w:w="2124" w:type="dxa"/>
          </w:tcPr>
          <w:p w14:paraId="6982713C" w14:textId="77777777" w:rsidR="005C016F" w:rsidRPr="00BE068B" w:rsidRDefault="005C016F">
            <w:pPr>
              <w:rPr>
                <w:rFonts w:ascii="Gill Sans MT" w:hAnsi="Gill Sans MT"/>
              </w:rPr>
            </w:pPr>
          </w:p>
        </w:tc>
        <w:tc>
          <w:tcPr>
            <w:tcW w:w="3186" w:type="dxa"/>
          </w:tcPr>
          <w:p w14:paraId="4C3EEA41" w14:textId="77777777" w:rsidR="005C016F" w:rsidRPr="00BE068B" w:rsidRDefault="005C016F">
            <w:pPr>
              <w:rPr>
                <w:rFonts w:ascii="Gill Sans MT" w:hAnsi="Gill Sans MT"/>
              </w:rPr>
            </w:pPr>
          </w:p>
        </w:tc>
      </w:tr>
      <w:tr w:rsidR="005C016F" w:rsidRPr="00BE068B" w14:paraId="737F17BF" w14:textId="77777777" w:rsidTr="008E7E6A">
        <w:tc>
          <w:tcPr>
            <w:tcW w:w="2574" w:type="dxa"/>
          </w:tcPr>
          <w:p w14:paraId="35406DA8" w14:textId="087CBE66" w:rsidR="005C016F" w:rsidRPr="00BE068B" w:rsidRDefault="00F65E5D">
            <w:pPr>
              <w:rPr>
                <w:rFonts w:ascii="Gill Sans MT" w:hAnsi="Gill Sans MT"/>
                <w:sz w:val="20"/>
                <w:szCs w:val="20"/>
              </w:rPr>
            </w:pPr>
            <w:r w:rsidRPr="00BE068B">
              <w:rPr>
                <w:rFonts w:ascii="Gill Sans MT" w:hAnsi="Gill Sans MT"/>
                <w:sz w:val="20"/>
                <w:szCs w:val="20"/>
              </w:rPr>
              <w:t xml:space="preserve">b. </w:t>
            </w:r>
            <w:r w:rsidR="005C016F" w:rsidRPr="00BE068B">
              <w:rPr>
                <w:rFonts w:ascii="Gill Sans MT" w:hAnsi="Gill Sans MT"/>
                <w:sz w:val="20"/>
                <w:szCs w:val="20"/>
              </w:rPr>
              <w:t>Diesel</w:t>
            </w:r>
          </w:p>
        </w:tc>
        <w:tc>
          <w:tcPr>
            <w:tcW w:w="2214" w:type="dxa"/>
          </w:tcPr>
          <w:p w14:paraId="03BB89FF" w14:textId="77777777" w:rsidR="005C016F" w:rsidRPr="00BE068B" w:rsidRDefault="005C016F">
            <w:pPr>
              <w:rPr>
                <w:rFonts w:ascii="Gill Sans MT" w:hAnsi="Gill Sans MT"/>
              </w:rPr>
            </w:pPr>
          </w:p>
        </w:tc>
        <w:tc>
          <w:tcPr>
            <w:tcW w:w="2124" w:type="dxa"/>
          </w:tcPr>
          <w:p w14:paraId="4CA9A572" w14:textId="77777777" w:rsidR="005C016F" w:rsidRPr="00BE068B" w:rsidRDefault="005C016F">
            <w:pPr>
              <w:rPr>
                <w:rFonts w:ascii="Gill Sans MT" w:hAnsi="Gill Sans MT"/>
              </w:rPr>
            </w:pPr>
          </w:p>
        </w:tc>
        <w:tc>
          <w:tcPr>
            <w:tcW w:w="3186" w:type="dxa"/>
          </w:tcPr>
          <w:p w14:paraId="233CEDE4" w14:textId="77777777" w:rsidR="005C016F" w:rsidRPr="00BE068B" w:rsidRDefault="005C016F">
            <w:pPr>
              <w:rPr>
                <w:rFonts w:ascii="Gill Sans MT" w:hAnsi="Gill Sans MT"/>
              </w:rPr>
            </w:pPr>
          </w:p>
        </w:tc>
      </w:tr>
      <w:tr w:rsidR="005C016F" w:rsidRPr="00BE068B" w14:paraId="531214CC" w14:textId="77777777" w:rsidTr="008E7E6A">
        <w:tc>
          <w:tcPr>
            <w:tcW w:w="2574" w:type="dxa"/>
          </w:tcPr>
          <w:p w14:paraId="6DBEE502" w14:textId="34A0FE7C" w:rsidR="005C016F" w:rsidRPr="00BE068B" w:rsidRDefault="00F65E5D">
            <w:pPr>
              <w:rPr>
                <w:rFonts w:ascii="Gill Sans MT" w:hAnsi="Gill Sans MT"/>
                <w:sz w:val="20"/>
                <w:szCs w:val="20"/>
              </w:rPr>
            </w:pPr>
            <w:r w:rsidRPr="00BE068B">
              <w:rPr>
                <w:rFonts w:ascii="Gill Sans MT" w:hAnsi="Gill Sans MT"/>
                <w:sz w:val="20"/>
                <w:szCs w:val="20"/>
              </w:rPr>
              <w:t xml:space="preserve">c. </w:t>
            </w:r>
            <w:r w:rsidR="005C016F" w:rsidRPr="00BE068B">
              <w:rPr>
                <w:rFonts w:ascii="Gill Sans MT" w:hAnsi="Gill Sans MT"/>
                <w:sz w:val="20"/>
                <w:szCs w:val="20"/>
              </w:rPr>
              <w:t>Manure</w:t>
            </w:r>
          </w:p>
        </w:tc>
        <w:tc>
          <w:tcPr>
            <w:tcW w:w="2214" w:type="dxa"/>
          </w:tcPr>
          <w:p w14:paraId="4F6469D9" w14:textId="77777777" w:rsidR="005C016F" w:rsidRPr="00BE068B" w:rsidRDefault="005C016F">
            <w:pPr>
              <w:rPr>
                <w:rFonts w:ascii="Gill Sans MT" w:hAnsi="Gill Sans MT"/>
              </w:rPr>
            </w:pPr>
          </w:p>
        </w:tc>
        <w:tc>
          <w:tcPr>
            <w:tcW w:w="2124" w:type="dxa"/>
          </w:tcPr>
          <w:p w14:paraId="5A3D87DE" w14:textId="77777777" w:rsidR="005C016F" w:rsidRPr="00BE068B" w:rsidRDefault="005C016F">
            <w:pPr>
              <w:rPr>
                <w:rFonts w:ascii="Gill Sans MT" w:hAnsi="Gill Sans MT"/>
              </w:rPr>
            </w:pPr>
          </w:p>
        </w:tc>
        <w:tc>
          <w:tcPr>
            <w:tcW w:w="3186" w:type="dxa"/>
          </w:tcPr>
          <w:p w14:paraId="059227EB" w14:textId="77777777" w:rsidR="005C016F" w:rsidRPr="00BE068B" w:rsidRDefault="005C016F">
            <w:pPr>
              <w:rPr>
                <w:rFonts w:ascii="Gill Sans MT" w:hAnsi="Gill Sans MT"/>
              </w:rPr>
            </w:pPr>
          </w:p>
        </w:tc>
      </w:tr>
      <w:tr w:rsidR="005C016F" w:rsidRPr="00BE068B" w14:paraId="78552BF8" w14:textId="77777777" w:rsidTr="008E7E6A">
        <w:tc>
          <w:tcPr>
            <w:tcW w:w="2574" w:type="dxa"/>
          </w:tcPr>
          <w:p w14:paraId="77B4B950" w14:textId="1F4FB410" w:rsidR="005C016F" w:rsidRPr="00BE068B" w:rsidRDefault="00F65E5D">
            <w:pPr>
              <w:rPr>
                <w:rFonts w:ascii="Gill Sans MT" w:hAnsi="Gill Sans MT"/>
                <w:sz w:val="20"/>
                <w:szCs w:val="20"/>
              </w:rPr>
            </w:pPr>
            <w:r w:rsidRPr="00BE068B">
              <w:rPr>
                <w:rFonts w:ascii="Gill Sans MT" w:hAnsi="Gill Sans MT"/>
                <w:sz w:val="20"/>
                <w:szCs w:val="20"/>
              </w:rPr>
              <w:t xml:space="preserve">d. </w:t>
            </w:r>
            <w:r w:rsidR="005C016F" w:rsidRPr="00BE068B">
              <w:rPr>
                <w:rFonts w:ascii="Gill Sans MT" w:hAnsi="Gill Sans MT"/>
                <w:sz w:val="20"/>
                <w:szCs w:val="20"/>
              </w:rPr>
              <w:t>Electricity</w:t>
            </w:r>
          </w:p>
        </w:tc>
        <w:tc>
          <w:tcPr>
            <w:tcW w:w="2214" w:type="dxa"/>
          </w:tcPr>
          <w:p w14:paraId="6B361EC8" w14:textId="77777777" w:rsidR="005C016F" w:rsidRPr="00BE068B" w:rsidRDefault="005C016F">
            <w:pPr>
              <w:rPr>
                <w:rFonts w:ascii="Gill Sans MT" w:hAnsi="Gill Sans MT"/>
              </w:rPr>
            </w:pPr>
          </w:p>
        </w:tc>
        <w:tc>
          <w:tcPr>
            <w:tcW w:w="2124" w:type="dxa"/>
          </w:tcPr>
          <w:p w14:paraId="1647CE14" w14:textId="77777777" w:rsidR="005C016F" w:rsidRPr="00BE068B" w:rsidRDefault="005C016F">
            <w:pPr>
              <w:rPr>
                <w:rFonts w:ascii="Gill Sans MT" w:hAnsi="Gill Sans MT"/>
              </w:rPr>
            </w:pPr>
          </w:p>
        </w:tc>
        <w:tc>
          <w:tcPr>
            <w:tcW w:w="3186" w:type="dxa"/>
          </w:tcPr>
          <w:p w14:paraId="5BB98CA3" w14:textId="77777777" w:rsidR="005C016F" w:rsidRPr="00BE068B" w:rsidRDefault="005C016F">
            <w:pPr>
              <w:rPr>
                <w:rFonts w:ascii="Gill Sans MT" w:hAnsi="Gill Sans MT"/>
              </w:rPr>
            </w:pPr>
          </w:p>
        </w:tc>
      </w:tr>
      <w:tr w:rsidR="005C016F" w:rsidRPr="00BE068B" w14:paraId="448B84ED" w14:textId="77777777" w:rsidTr="008E7E6A">
        <w:tc>
          <w:tcPr>
            <w:tcW w:w="2574" w:type="dxa"/>
          </w:tcPr>
          <w:p w14:paraId="7684B25D" w14:textId="4FBB9B8F" w:rsidR="005C016F" w:rsidRPr="00BE068B" w:rsidRDefault="00F65E5D">
            <w:pPr>
              <w:rPr>
                <w:rFonts w:ascii="Gill Sans MT" w:hAnsi="Gill Sans MT"/>
                <w:sz w:val="20"/>
                <w:szCs w:val="20"/>
              </w:rPr>
            </w:pPr>
            <w:r w:rsidRPr="00BE068B">
              <w:rPr>
                <w:rFonts w:ascii="Gill Sans MT" w:hAnsi="Gill Sans MT"/>
                <w:sz w:val="20"/>
                <w:szCs w:val="20"/>
              </w:rPr>
              <w:t xml:space="preserve">e. </w:t>
            </w:r>
            <w:r w:rsidR="005C016F" w:rsidRPr="00BE068B">
              <w:rPr>
                <w:rFonts w:ascii="Gill Sans MT" w:hAnsi="Gill Sans MT"/>
                <w:sz w:val="20"/>
                <w:szCs w:val="20"/>
              </w:rPr>
              <w:t>Gas</w:t>
            </w:r>
          </w:p>
        </w:tc>
        <w:tc>
          <w:tcPr>
            <w:tcW w:w="2214" w:type="dxa"/>
          </w:tcPr>
          <w:p w14:paraId="5BBBA1EE" w14:textId="77777777" w:rsidR="005C016F" w:rsidRPr="00BE068B" w:rsidRDefault="005C016F">
            <w:pPr>
              <w:rPr>
                <w:rFonts w:ascii="Gill Sans MT" w:hAnsi="Gill Sans MT"/>
              </w:rPr>
            </w:pPr>
          </w:p>
        </w:tc>
        <w:tc>
          <w:tcPr>
            <w:tcW w:w="2124" w:type="dxa"/>
          </w:tcPr>
          <w:p w14:paraId="484002F3" w14:textId="77777777" w:rsidR="005C016F" w:rsidRPr="00BE068B" w:rsidRDefault="005C016F">
            <w:pPr>
              <w:rPr>
                <w:rFonts w:ascii="Gill Sans MT" w:hAnsi="Gill Sans MT"/>
              </w:rPr>
            </w:pPr>
          </w:p>
        </w:tc>
        <w:tc>
          <w:tcPr>
            <w:tcW w:w="3186" w:type="dxa"/>
          </w:tcPr>
          <w:p w14:paraId="5ABDF5CC" w14:textId="77777777" w:rsidR="005C016F" w:rsidRPr="00BE068B" w:rsidRDefault="005C016F">
            <w:pPr>
              <w:rPr>
                <w:rFonts w:ascii="Gill Sans MT" w:hAnsi="Gill Sans MT"/>
              </w:rPr>
            </w:pPr>
          </w:p>
        </w:tc>
      </w:tr>
      <w:tr w:rsidR="005C016F" w:rsidRPr="00BE068B" w14:paraId="766FE807" w14:textId="77777777" w:rsidTr="008E7E6A">
        <w:tc>
          <w:tcPr>
            <w:tcW w:w="2574" w:type="dxa"/>
          </w:tcPr>
          <w:p w14:paraId="37774E91" w14:textId="6B4B9D4E" w:rsidR="005C016F" w:rsidRPr="00BE068B" w:rsidRDefault="00F65E5D">
            <w:pPr>
              <w:rPr>
                <w:rFonts w:ascii="Gill Sans MT" w:hAnsi="Gill Sans MT"/>
                <w:sz w:val="20"/>
                <w:szCs w:val="20"/>
              </w:rPr>
            </w:pPr>
            <w:r w:rsidRPr="00BE068B">
              <w:rPr>
                <w:rFonts w:ascii="Gill Sans MT" w:hAnsi="Gill Sans MT"/>
                <w:sz w:val="20"/>
                <w:szCs w:val="20"/>
              </w:rPr>
              <w:t xml:space="preserve">f. </w:t>
            </w:r>
            <w:r w:rsidR="005C016F" w:rsidRPr="00BE068B">
              <w:rPr>
                <w:rFonts w:ascii="Gill Sans MT" w:hAnsi="Gill Sans MT"/>
                <w:sz w:val="20"/>
                <w:szCs w:val="20"/>
              </w:rPr>
              <w:t>Kerosene/paraffin</w:t>
            </w:r>
          </w:p>
        </w:tc>
        <w:tc>
          <w:tcPr>
            <w:tcW w:w="2214" w:type="dxa"/>
          </w:tcPr>
          <w:p w14:paraId="770DDBAD" w14:textId="77777777" w:rsidR="005C016F" w:rsidRPr="00BE068B" w:rsidRDefault="005C016F">
            <w:pPr>
              <w:rPr>
                <w:rFonts w:ascii="Gill Sans MT" w:hAnsi="Gill Sans MT"/>
              </w:rPr>
            </w:pPr>
          </w:p>
        </w:tc>
        <w:tc>
          <w:tcPr>
            <w:tcW w:w="2124" w:type="dxa"/>
          </w:tcPr>
          <w:p w14:paraId="69B1753B" w14:textId="77777777" w:rsidR="005C016F" w:rsidRPr="00BE068B" w:rsidRDefault="005C016F">
            <w:pPr>
              <w:rPr>
                <w:rFonts w:ascii="Gill Sans MT" w:hAnsi="Gill Sans MT"/>
              </w:rPr>
            </w:pPr>
          </w:p>
        </w:tc>
        <w:tc>
          <w:tcPr>
            <w:tcW w:w="3186" w:type="dxa"/>
          </w:tcPr>
          <w:p w14:paraId="57EB3C29" w14:textId="77777777" w:rsidR="005C016F" w:rsidRPr="00BE068B" w:rsidRDefault="005C016F">
            <w:pPr>
              <w:rPr>
                <w:rFonts w:ascii="Gill Sans MT" w:hAnsi="Gill Sans MT"/>
              </w:rPr>
            </w:pPr>
          </w:p>
        </w:tc>
      </w:tr>
      <w:tr w:rsidR="005C016F" w:rsidRPr="00BE068B" w14:paraId="3B0135C0" w14:textId="77777777" w:rsidTr="008E7E6A">
        <w:trPr>
          <w:trHeight w:val="161"/>
        </w:trPr>
        <w:tc>
          <w:tcPr>
            <w:tcW w:w="2574" w:type="dxa"/>
          </w:tcPr>
          <w:p w14:paraId="3E254D67" w14:textId="4EDEA9CD" w:rsidR="005C016F" w:rsidRPr="00BE068B" w:rsidRDefault="00F65E5D">
            <w:pPr>
              <w:rPr>
                <w:rFonts w:ascii="Gill Sans MT" w:hAnsi="Gill Sans MT"/>
                <w:sz w:val="20"/>
                <w:szCs w:val="20"/>
              </w:rPr>
            </w:pPr>
            <w:r w:rsidRPr="00BE068B">
              <w:rPr>
                <w:rFonts w:ascii="Gill Sans MT" w:hAnsi="Gill Sans MT"/>
                <w:sz w:val="20"/>
                <w:szCs w:val="20"/>
              </w:rPr>
              <w:t xml:space="preserve">g. </w:t>
            </w:r>
            <w:r w:rsidR="005C016F" w:rsidRPr="00BE068B">
              <w:rPr>
                <w:rFonts w:ascii="Gill Sans MT" w:hAnsi="Gill Sans MT"/>
                <w:sz w:val="20"/>
                <w:szCs w:val="20"/>
              </w:rPr>
              <w:t>Solar</w:t>
            </w:r>
          </w:p>
        </w:tc>
        <w:tc>
          <w:tcPr>
            <w:tcW w:w="2214" w:type="dxa"/>
          </w:tcPr>
          <w:p w14:paraId="381741CF" w14:textId="77777777" w:rsidR="005C016F" w:rsidRPr="00BE068B" w:rsidRDefault="005C016F">
            <w:pPr>
              <w:rPr>
                <w:rFonts w:ascii="Gill Sans MT" w:hAnsi="Gill Sans MT"/>
              </w:rPr>
            </w:pPr>
          </w:p>
        </w:tc>
        <w:tc>
          <w:tcPr>
            <w:tcW w:w="2124" w:type="dxa"/>
          </w:tcPr>
          <w:p w14:paraId="6F44706C" w14:textId="77777777" w:rsidR="005C016F" w:rsidRPr="00BE068B" w:rsidRDefault="005C016F">
            <w:pPr>
              <w:rPr>
                <w:rFonts w:ascii="Gill Sans MT" w:hAnsi="Gill Sans MT"/>
              </w:rPr>
            </w:pPr>
          </w:p>
        </w:tc>
        <w:tc>
          <w:tcPr>
            <w:tcW w:w="3186" w:type="dxa"/>
          </w:tcPr>
          <w:p w14:paraId="2F99D15A" w14:textId="77777777" w:rsidR="005C016F" w:rsidRPr="00BE068B" w:rsidRDefault="005C016F">
            <w:pPr>
              <w:rPr>
                <w:rFonts w:ascii="Gill Sans MT" w:hAnsi="Gill Sans MT"/>
              </w:rPr>
            </w:pPr>
          </w:p>
        </w:tc>
      </w:tr>
    </w:tbl>
    <w:p w14:paraId="18BAD2D9" w14:textId="77777777" w:rsidR="00AC07EE" w:rsidRPr="00BE068B" w:rsidRDefault="00AC07EE">
      <w:pPr>
        <w:rPr>
          <w:rFonts w:ascii="Gill Sans MT" w:hAnsi="Gill Sans MT"/>
          <w:b/>
        </w:rPr>
      </w:pPr>
    </w:p>
    <w:tbl>
      <w:tblPr>
        <w:tblStyle w:val="TableGrid"/>
        <w:tblW w:w="10098" w:type="dxa"/>
        <w:tblLook w:val="04A0" w:firstRow="1" w:lastRow="0" w:firstColumn="1" w:lastColumn="0" w:noHBand="0" w:noVBand="1"/>
      </w:tblPr>
      <w:tblGrid>
        <w:gridCol w:w="625"/>
        <w:gridCol w:w="4390"/>
        <w:gridCol w:w="4633"/>
        <w:gridCol w:w="450"/>
      </w:tblGrid>
      <w:tr w:rsidR="00275BD5" w:rsidRPr="00BE068B" w14:paraId="6AA8DE30" w14:textId="77777777" w:rsidTr="00275BD5">
        <w:tc>
          <w:tcPr>
            <w:tcW w:w="625" w:type="dxa"/>
          </w:tcPr>
          <w:p w14:paraId="72068F5D" w14:textId="5BE51F0E" w:rsidR="00AC07EE" w:rsidRPr="00BE068B" w:rsidRDefault="00F65E5D">
            <w:pPr>
              <w:rPr>
                <w:rFonts w:ascii="Gill Sans MT" w:hAnsi="Gill Sans MT"/>
                <w:sz w:val="20"/>
                <w:szCs w:val="20"/>
              </w:rPr>
            </w:pPr>
            <w:r w:rsidRPr="00BE068B">
              <w:rPr>
                <w:rFonts w:ascii="Gill Sans MT" w:hAnsi="Gill Sans MT"/>
                <w:sz w:val="20"/>
                <w:szCs w:val="20"/>
              </w:rPr>
              <w:t xml:space="preserve">O.13 </w:t>
            </w:r>
          </w:p>
        </w:tc>
        <w:tc>
          <w:tcPr>
            <w:tcW w:w="4390" w:type="dxa"/>
          </w:tcPr>
          <w:p w14:paraId="1411D852" w14:textId="1C531B5E" w:rsidR="00AC07EE" w:rsidRPr="00BE068B" w:rsidRDefault="00AC07EE">
            <w:pPr>
              <w:rPr>
                <w:rFonts w:ascii="Gill Sans MT" w:hAnsi="Gill Sans MT"/>
                <w:sz w:val="20"/>
                <w:szCs w:val="20"/>
              </w:rPr>
            </w:pPr>
            <w:r w:rsidRPr="00BE068B">
              <w:rPr>
                <w:rFonts w:ascii="Gill Sans MT" w:hAnsi="Gill Sans MT"/>
                <w:sz w:val="20"/>
                <w:szCs w:val="20"/>
              </w:rPr>
              <w:t xml:space="preserve">Are you currently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tc>
        <w:tc>
          <w:tcPr>
            <w:tcW w:w="4633" w:type="dxa"/>
          </w:tcPr>
          <w:p w14:paraId="0B3E5800" w14:textId="77777777" w:rsidR="00AC07EE" w:rsidRPr="00BE068B" w:rsidRDefault="00AC07EE">
            <w:pPr>
              <w:rPr>
                <w:rFonts w:ascii="Gill Sans MT" w:hAnsi="Gill Sans MT"/>
                <w:sz w:val="20"/>
                <w:szCs w:val="20"/>
              </w:rPr>
            </w:pPr>
            <w:r w:rsidRPr="00BE068B">
              <w:rPr>
                <w:rFonts w:ascii="Gill Sans MT" w:hAnsi="Gill Sans MT"/>
                <w:sz w:val="20"/>
                <w:szCs w:val="20"/>
              </w:rPr>
              <w:t>0=No</w:t>
            </w:r>
          </w:p>
          <w:p w14:paraId="56194365" w14:textId="77777777" w:rsidR="00AC07EE" w:rsidRPr="00BE068B" w:rsidRDefault="00AC07EE">
            <w:pPr>
              <w:rPr>
                <w:rFonts w:ascii="Gill Sans MT" w:hAnsi="Gill Sans MT"/>
                <w:sz w:val="20"/>
                <w:szCs w:val="20"/>
              </w:rPr>
            </w:pPr>
            <w:r w:rsidRPr="00BE068B">
              <w:rPr>
                <w:rFonts w:ascii="Gill Sans MT" w:hAnsi="Gill Sans MT"/>
                <w:sz w:val="20"/>
                <w:szCs w:val="20"/>
              </w:rPr>
              <w:t>1=Yes</w:t>
            </w:r>
          </w:p>
          <w:p w14:paraId="00B6C7B8" w14:textId="12B51853" w:rsidR="00AC07EE" w:rsidRPr="00BE068B" w:rsidRDefault="00AC07EE">
            <w:pPr>
              <w:rPr>
                <w:rFonts w:ascii="Gill Sans MT" w:hAnsi="Gill Sans MT"/>
                <w:b/>
              </w:rPr>
            </w:pPr>
            <w:r w:rsidRPr="00BE068B">
              <w:rPr>
                <w:rFonts w:ascii="Gill Sans MT" w:hAnsi="Gill Sans MT"/>
                <w:sz w:val="20"/>
                <w:szCs w:val="20"/>
              </w:rPr>
              <w:t>888=Don’t know</w:t>
            </w:r>
          </w:p>
        </w:tc>
        <w:tc>
          <w:tcPr>
            <w:tcW w:w="450" w:type="dxa"/>
          </w:tcPr>
          <w:p w14:paraId="7F1884BA" w14:textId="77777777" w:rsidR="00AC07EE" w:rsidRPr="00BE068B" w:rsidRDefault="00AC07EE">
            <w:pPr>
              <w:rPr>
                <w:rFonts w:ascii="Gill Sans MT" w:hAnsi="Gill Sans MT"/>
                <w:b/>
              </w:rPr>
            </w:pPr>
          </w:p>
        </w:tc>
      </w:tr>
      <w:tr w:rsidR="00275BD5" w:rsidRPr="00BE068B" w14:paraId="2260CCAE" w14:textId="77777777" w:rsidTr="00275BD5">
        <w:tc>
          <w:tcPr>
            <w:tcW w:w="625" w:type="dxa"/>
          </w:tcPr>
          <w:p w14:paraId="6B60BE29" w14:textId="7FE54A9A" w:rsidR="00AC07EE" w:rsidRPr="00BE068B" w:rsidRDefault="00F65E5D">
            <w:pPr>
              <w:rPr>
                <w:rFonts w:ascii="Gill Sans MT" w:hAnsi="Gill Sans MT"/>
                <w:sz w:val="20"/>
                <w:szCs w:val="20"/>
              </w:rPr>
            </w:pPr>
            <w:r w:rsidRPr="00BE068B">
              <w:rPr>
                <w:rFonts w:ascii="Gill Sans MT" w:hAnsi="Gill Sans MT"/>
                <w:sz w:val="20"/>
                <w:szCs w:val="20"/>
              </w:rPr>
              <w:t>O.14</w:t>
            </w:r>
          </w:p>
        </w:tc>
        <w:tc>
          <w:tcPr>
            <w:tcW w:w="4390" w:type="dxa"/>
          </w:tcPr>
          <w:p w14:paraId="3B4DAAD5" w14:textId="77777777" w:rsidR="00AC07EE" w:rsidRPr="00BE068B" w:rsidRDefault="00AC07EE">
            <w:pPr>
              <w:rPr>
                <w:rFonts w:ascii="Gill Sans MT" w:hAnsi="Gill Sans MT"/>
                <w:sz w:val="20"/>
                <w:szCs w:val="20"/>
              </w:rPr>
            </w:pPr>
            <w:r w:rsidRPr="00BE068B">
              <w:rPr>
                <w:rFonts w:ascii="Gill Sans MT" w:hAnsi="Gill Sans MT"/>
                <w:sz w:val="20"/>
                <w:szCs w:val="20"/>
              </w:rPr>
              <w:t xml:space="preserve">Why are you not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p w14:paraId="413EABD7" w14:textId="5BA605EE" w:rsidR="00AC07EE" w:rsidRPr="00BE068B" w:rsidRDefault="00AC07EE">
            <w:pPr>
              <w:rPr>
                <w:rFonts w:ascii="Gill Sans MT" w:hAnsi="Gill Sans MT"/>
                <w:i/>
                <w:sz w:val="20"/>
                <w:szCs w:val="20"/>
              </w:rPr>
            </w:pPr>
            <w:r w:rsidRPr="00BE068B">
              <w:rPr>
                <w:rFonts w:ascii="Gill Sans MT" w:hAnsi="Gill Sans MT"/>
                <w:i/>
                <w:sz w:val="20"/>
                <w:szCs w:val="20"/>
              </w:rPr>
              <w:t>Probe and code. Select all that apply</w:t>
            </w:r>
          </w:p>
        </w:tc>
        <w:tc>
          <w:tcPr>
            <w:tcW w:w="4633" w:type="dxa"/>
          </w:tcPr>
          <w:p w14:paraId="13F005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1=Too expensive</w:t>
            </w:r>
          </w:p>
          <w:p w14:paraId="7A1596FB"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2=Not available</w:t>
            </w:r>
          </w:p>
          <w:p w14:paraId="294E07AE"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3=Don’t know how to use it</w:t>
            </w:r>
          </w:p>
          <w:p w14:paraId="318978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4=More time-consuming</w:t>
            </w:r>
          </w:p>
          <w:p w14:paraId="01E65B5D"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5=Because of the small</w:t>
            </w:r>
          </w:p>
          <w:p w14:paraId="7D4BB734"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6=Just don’t want to</w:t>
            </w:r>
          </w:p>
          <w:p w14:paraId="5CC03D7A"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56035E5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 xml:space="preserve">8=Cultural reasons </w:t>
            </w:r>
          </w:p>
          <w:p w14:paraId="796C2C38" w14:textId="5A471475" w:rsidR="00AC07EE" w:rsidRPr="00BE068B" w:rsidRDefault="00AC07EE" w:rsidP="00AC07EE">
            <w:pPr>
              <w:rPr>
                <w:rFonts w:ascii="Gill Sans MT" w:hAnsi="Gill Sans MT"/>
                <w:sz w:val="20"/>
                <w:szCs w:val="20"/>
              </w:rPr>
            </w:pPr>
            <w:r w:rsidRPr="00BE068B">
              <w:rPr>
                <w:rFonts w:ascii="Gill Sans MT" w:hAnsi="Gill Sans MT"/>
                <w:sz w:val="20"/>
                <w:szCs w:val="20"/>
              </w:rPr>
              <w:t>97=Other, specify</w:t>
            </w:r>
          </w:p>
        </w:tc>
        <w:tc>
          <w:tcPr>
            <w:tcW w:w="450" w:type="dxa"/>
          </w:tcPr>
          <w:p w14:paraId="45E94DF7" w14:textId="77777777" w:rsidR="00AC07EE" w:rsidRPr="00BE068B" w:rsidRDefault="00AC07EE">
            <w:pPr>
              <w:rPr>
                <w:rFonts w:ascii="Gill Sans MT" w:hAnsi="Gill Sans MT"/>
                <w:b/>
              </w:rPr>
            </w:pPr>
          </w:p>
        </w:tc>
      </w:tr>
    </w:tbl>
    <w:p w14:paraId="046BA8F0" w14:textId="77777777" w:rsidR="00F65E5D" w:rsidRPr="00BE068B" w:rsidRDefault="00F65E5D" w:rsidP="00F65E5D">
      <w:pPr>
        <w:rPr>
          <w:rFonts w:ascii="Gill Sans MT" w:hAnsi="Gill Sans MT"/>
          <w:b/>
        </w:rPr>
      </w:pPr>
    </w:p>
    <w:p w14:paraId="1BAB879B" w14:textId="3A5906EE" w:rsidR="00747FDE" w:rsidRPr="00BE068B" w:rsidRDefault="00747FDE" w:rsidP="00F65E5D">
      <w:pPr>
        <w:rPr>
          <w:rFonts w:ascii="Gill Sans MT" w:hAnsi="Gill Sans MT"/>
          <w:b/>
        </w:rPr>
      </w:pPr>
      <w:r w:rsidRPr="00BE068B">
        <w:rPr>
          <w:rFonts w:ascii="Gill Sans MT" w:hAnsi="Gill Sans MT"/>
          <w:b/>
        </w:rPr>
        <w:t>S</w:t>
      </w:r>
      <w:r w:rsidR="00B41661" w:rsidRPr="00BE068B">
        <w:rPr>
          <w:rFonts w:ascii="Gill Sans MT" w:hAnsi="Gill Sans MT"/>
          <w:b/>
        </w:rPr>
        <w:t>ECTION P</w:t>
      </w:r>
      <w:r w:rsidRPr="00BE068B">
        <w:rPr>
          <w:rFonts w:ascii="Gill Sans MT" w:hAnsi="Gill Sans MT"/>
          <w:b/>
        </w:rPr>
        <w:t>. CLIMATE CHANGE ADAPTATION</w:t>
      </w:r>
    </w:p>
    <w:p w14:paraId="1E7DFF2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r w:rsidRPr="00BE068B">
        <w:rPr>
          <w:rFonts w:ascii="Gill Sans MT" w:hAnsi="Gill Sans MT"/>
        </w:rPr>
        <w:t xml:space="preserve">We would like to learn about shocks from climate change and weather extremes that affected your household in the past 5 years. </w:t>
      </w:r>
      <w:r w:rsidRPr="00BE068B">
        <w:rPr>
          <w:rFonts w:ascii="Gill Sans MT" w:hAnsi="Gill Sans MT"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BE068B"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DROUGHT</w:t>
            </w:r>
            <w:r w:rsidRPr="00BE068B">
              <w:rPr>
                <w:rFonts w:ascii="Gill Sans MT" w:hAnsi="Gill Sans MT" w:cs="ArialNarrow"/>
              </w:rPr>
              <w:t>?</w:t>
            </w:r>
          </w:p>
          <w:p w14:paraId="6FC17065" w14:textId="41E8628C"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BE068B" w:rsidRDefault="00747FDE" w:rsidP="00747FDE">
            <w:pPr>
              <w:spacing w:after="0"/>
              <w:rPr>
                <w:rFonts w:ascii="Gill Sans MT" w:hAnsi="Gill Sans MT"/>
              </w:rPr>
            </w:pPr>
            <w:r w:rsidRPr="00BE068B">
              <w:rPr>
                <w:rFonts w:ascii="Gill Sans MT" w:hAnsi="Gill Sans MT"/>
              </w:rPr>
              <w:t>1=No</w:t>
            </w:r>
          </w:p>
          <w:p w14:paraId="3D4CCC3C" w14:textId="77777777" w:rsidR="00747FDE" w:rsidRPr="00BE068B" w:rsidRDefault="00747FDE" w:rsidP="00747FDE">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643FA14"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38DDBAC4"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65E5D" w:rsidRPr="00BE068B"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BE068B" w:rsidRDefault="00F65E5D" w:rsidP="00747FDE">
            <w:pPr>
              <w:spacing w:after="0"/>
              <w:rPr>
                <w:rFonts w:ascii="Gill Sans MT" w:hAnsi="Gill Sans MT"/>
                <w:w w:val="105"/>
              </w:rPr>
            </w:pPr>
            <w:r w:rsidRPr="00BE068B">
              <w:rPr>
                <w:rFonts w:ascii="Gill Sans MT" w:hAnsi="Gill Sans MT"/>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Pr="00BE068B" w:rsidRDefault="00F65E5D" w:rsidP="00747FDE">
            <w:pPr>
              <w:spacing w:after="0"/>
              <w:rPr>
                <w:rFonts w:ascii="Gill Sans MT" w:hAnsi="Gill Sans MT" w:cs="ArialNarrow"/>
              </w:rPr>
            </w:pPr>
            <w:r w:rsidRPr="00BE068B">
              <w:rPr>
                <w:rFonts w:ascii="Gill Sans MT" w:hAnsi="Gill Sans MT" w:cs="ArialNarrow"/>
              </w:rPr>
              <w:t>What years was your HH affected by the drought?</w:t>
            </w:r>
          </w:p>
          <w:p w14:paraId="17DC20A6" w14:textId="2452D063" w:rsidR="00F65E5D" w:rsidRPr="00BE068B" w:rsidRDefault="00F65E5D" w:rsidP="00747FDE">
            <w:pPr>
              <w:spacing w:after="0"/>
              <w:rPr>
                <w:rFonts w:ascii="Gill Sans MT" w:hAnsi="Gill Sans MT" w:cs="ArialNarrow"/>
              </w:rPr>
            </w:pPr>
            <w:r w:rsidRPr="00BE068B">
              <w:rPr>
                <w:rFonts w:ascii="Gill Sans MT" w:hAnsi="Gill Sans MT" w:cs="ArialNarrow"/>
                <w:i/>
              </w:rPr>
              <w:t xml:space="preserve">Selecta all that apply </w:t>
            </w:r>
            <w:r w:rsidRPr="00BE068B">
              <w:rPr>
                <w:rFonts w:ascii="Gill Sans MT" w:hAnsi="Gill Sans MT" w:cs="ArialNarrow"/>
              </w:rPr>
              <w:t xml:space="preserve">   </w:t>
            </w:r>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Pr="00BE068B" w:rsidRDefault="00F65E5D" w:rsidP="00747FDE">
            <w:pPr>
              <w:spacing w:after="0"/>
              <w:rPr>
                <w:rFonts w:ascii="Gill Sans MT" w:hAnsi="Gill Sans MT" w:cs="ArialNarrow"/>
              </w:rPr>
            </w:pPr>
            <w:r w:rsidRPr="00BE068B">
              <w:rPr>
                <w:rFonts w:ascii="Gill Sans MT" w:hAnsi="Gill Sans MT" w:cs="ArialNarrow"/>
              </w:rPr>
              <w:t xml:space="preserve"> 2014</w:t>
            </w:r>
          </w:p>
          <w:p w14:paraId="7C5605A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2013</w:t>
            </w:r>
          </w:p>
          <w:p w14:paraId="256EF963" w14:textId="77777777" w:rsidR="00F65E5D" w:rsidRPr="00BE068B" w:rsidRDefault="00F65E5D" w:rsidP="00747FDE">
            <w:pPr>
              <w:spacing w:after="0"/>
              <w:rPr>
                <w:rFonts w:ascii="Gill Sans MT" w:hAnsi="Gill Sans MT" w:cs="ArialNarrow"/>
              </w:rPr>
            </w:pPr>
            <w:r w:rsidRPr="00BE068B">
              <w:rPr>
                <w:rFonts w:ascii="Gill Sans MT" w:hAnsi="Gill Sans MT" w:cs="ArialNarrow"/>
              </w:rPr>
              <w:lastRenderedPageBreak/>
              <w:t>2012</w:t>
            </w:r>
          </w:p>
          <w:p w14:paraId="25790F0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2011</w:t>
            </w:r>
          </w:p>
          <w:p w14:paraId="1F54B0DD" w14:textId="268FD0EA" w:rsidR="00F65E5D" w:rsidRPr="00BE068B" w:rsidRDefault="00F65E5D" w:rsidP="00747FDE">
            <w:pPr>
              <w:spacing w:after="0"/>
              <w:rPr>
                <w:rFonts w:ascii="Gill Sans MT" w:hAnsi="Gill Sans MT" w:cs="ArialNarrow"/>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p>
        </w:tc>
      </w:tr>
      <w:tr w:rsidR="00BE6AEC" w:rsidRPr="00BE068B"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BE068B" w:rsidRDefault="00BE6AEC" w:rsidP="00747FDE">
            <w:pPr>
              <w:spacing w:after="0"/>
              <w:rPr>
                <w:rFonts w:ascii="Gill Sans MT" w:hAnsi="Gill Sans MT"/>
                <w:w w:val="105"/>
              </w:rPr>
            </w:pPr>
            <w:r w:rsidRPr="00BE068B">
              <w:rPr>
                <w:rFonts w:ascii="Gill Sans MT" w:hAnsi="Gill Sans MT"/>
                <w:w w:val="105"/>
              </w:rPr>
              <w:lastRenderedPageBreak/>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BE068B" w:rsidRDefault="00BE6AEC" w:rsidP="00747FDE">
            <w:pPr>
              <w:spacing w:after="0"/>
              <w:rPr>
                <w:rFonts w:ascii="Gill Sans MT" w:hAnsi="Gill Sans MT"/>
                <w:w w:val="105"/>
              </w:rPr>
            </w:pPr>
            <w:r w:rsidRPr="00BE068B">
              <w:rPr>
                <w:rFonts w:ascii="Gill Sans MT" w:hAnsi="Gill Sans MT"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2A085560"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1CC01972"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109CEE8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5F0CC426" w14:textId="6F7768C9"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0805AFF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5D3C523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6E2B371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0AED33C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48E89C5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EC23B74"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What was the result of the drought on your HH?</w:t>
            </w:r>
          </w:p>
          <w:p w14:paraId="55D33433" w14:textId="5FFBFED6" w:rsidR="00F65E5D" w:rsidRPr="00BE068B" w:rsidRDefault="00F65E5D"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1802A72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8D2392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73E7BF1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1C9BF1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2585570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0767FC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3B5B630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3BF3C4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11BC1BD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788421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00175F3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1BAD79A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6920F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31575A3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P6</w:t>
            </w:r>
          </w:p>
        </w:tc>
        <w:tc>
          <w:tcPr>
            <w:tcW w:w="4682" w:type="dxa"/>
            <w:tcBorders>
              <w:top w:val="single" w:sz="4" w:space="0" w:color="000000"/>
              <w:left w:val="single" w:sz="4" w:space="0" w:color="000000"/>
              <w:bottom w:val="single" w:sz="4" w:space="0" w:color="000000"/>
            </w:tcBorders>
          </w:tcPr>
          <w:p w14:paraId="55CD8B9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DROUGHT</w:t>
            </w:r>
            <w:r w:rsidRPr="00BE068B">
              <w:rPr>
                <w:rFonts w:ascii="Gill Sans MT" w:hAnsi="Gill Sans MT" w:cs="ArialNarrow"/>
              </w:rPr>
              <w:t xml:space="preserve"> that your household experienced, what adjustments/adaptations did your household make during the drought?</w:t>
            </w:r>
          </w:p>
          <w:p w14:paraId="75FF0F22" w14:textId="49713736"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BE068B" w:rsidRDefault="00F65E5D" w:rsidP="00747FDE">
            <w:pPr>
              <w:spacing w:after="0"/>
              <w:rPr>
                <w:rFonts w:ascii="Gill Sans MT" w:hAnsi="Gill Sans MT"/>
              </w:rPr>
            </w:pPr>
            <w:r w:rsidRPr="00BE068B">
              <w:rPr>
                <w:rFonts w:ascii="Gill Sans MT" w:hAnsi="Gill Sans MT"/>
              </w:rPr>
              <w:t>P6b</w:t>
            </w:r>
          </w:p>
        </w:tc>
        <w:tc>
          <w:tcPr>
            <w:tcW w:w="4682" w:type="dxa"/>
            <w:tcBorders>
              <w:left w:val="single" w:sz="4" w:space="0" w:color="auto"/>
              <w:right w:val="single" w:sz="18" w:space="0" w:color="000000"/>
            </w:tcBorders>
          </w:tcPr>
          <w:p w14:paraId="29E44624"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3F630BAD" w14:textId="4BFA20EA"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BE068B" w:rsidRDefault="00F65E5D" w:rsidP="00747FDE">
            <w:pPr>
              <w:spacing w:after="0"/>
              <w:rPr>
                <w:rFonts w:ascii="Gill Sans MT" w:hAnsi="Gill Sans MT"/>
              </w:rPr>
            </w:pPr>
            <w:r w:rsidRPr="00BE068B">
              <w:rPr>
                <w:rFonts w:ascii="Gill Sans MT" w:hAnsi="Gill Sans MT"/>
              </w:rPr>
              <w:lastRenderedPageBreak/>
              <w:t>P7b</w:t>
            </w:r>
          </w:p>
        </w:tc>
        <w:tc>
          <w:tcPr>
            <w:tcW w:w="4682" w:type="dxa"/>
            <w:tcBorders>
              <w:left w:val="single" w:sz="4" w:space="0" w:color="auto"/>
              <w:right w:val="single" w:sz="18" w:space="0" w:color="000000"/>
            </w:tcBorders>
          </w:tcPr>
          <w:p w14:paraId="2F1618B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281648F4" w14:textId="036A5DF0"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73D4BF9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43C80C6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6C90BC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07ACFDC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BE068B" w:rsidRDefault="00F65E5D" w:rsidP="00747FDE">
            <w:pPr>
              <w:spacing w:after="0"/>
              <w:rPr>
                <w:rFonts w:ascii="Gill Sans MT" w:hAnsi="Gill Sans MT"/>
              </w:rPr>
            </w:pPr>
            <w:r w:rsidRPr="00BE068B">
              <w:rPr>
                <w:rFonts w:ascii="Gill Sans MT" w:hAnsi="Gill Sans MT"/>
              </w:rPr>
              <w:t>P8b</w:t>
            </w:r>
          </w:p>
        </w:tc>
        <w:tc>
          <w:tcPr>
            <w:tcW w:w="4682" w:type="dxa"/>
            <w:tcBorders>
              <w:left w:val="single" w:sz="4" w:space="0" w:color="auto"/>
              <w:right w:val="single" w:sz="18" w:space="0" w:color="000000"/>
            </w:tcBorders>
          </w:tcPr>
          <w:p w14:paraId="1250A1F3"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29A3F5FB" w14:textId="4C63DF8F" w:rsidR="00F65E5D" w:rsidRPr="00BE068B" w:rsidRDefault="00F65E5D" w:rsidP="00747FDE">
            <w:pPr>
              <w:spacing w:after="0"/>
              <w:rPr>
                <w:rFonts w:ascii="Gill Sans MT" w:hAnsi="Gill Sans MT"/>
                <w:i/>
                <w:color w:val="000000"/>
              </w:rPr>
            </w:pPr>
            <w:r w:rsidRPr="00BE068B">
              <w:rPr>
                <w:rFonts w:ascii="Gill Sans MT" w:hAnsi="Gill Sans MT"/>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7F6D751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2532171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DAC09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1BF14B3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2DE9F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195C48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69A22D6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0DB50D5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credit ,associations, </w:t>
            </w:r>
            <w:proofErr w:type="spellStart"/>
            <w:r w:rsidRPr="00BE068B">
              <w:rPr>
                <w:rFonts w:ascii="Gill Sans MT" w:hAnsi="Gill Sans MT" w:cs="Times New Roman"/>
                <w:w w:val="105"/>
              </w:rPr>
              <w:t>etc</w:t>
            </w:r>
            <w:proofErr w:type="spellEnd"/>
          </w:p>
          <w:p w14:paraId="75CD424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E758EA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5EEEF1F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BE068B" w:rsidRDefault="00F65E5D" w:rsidP="00747FDE">
            <w:pPr>
              <w:spacing w:after="0"/>
              <w:rPr>
                <w:rFonts w:ascii="Gill Sans MT" w:hAnsi="Gill Sans MT"/>
              </w:rPr>
            </w:pPr>
            <w:r w:rsidRPr="00BE068B">
              <w:rPr>
                <w:rFonts w:ascii="Gill Sans MT" w:hAnsi="Gill Sans MT"/>
              </w:rPr>
              <w:t>P9b</w:t>
            </w:r>
          </w:p>
        </w:tc>
        <w:tc>
          <w:tcPr>
            <w:tcW w:w="4682" w:type="dxa"/>
            <w:tcBorders>
              <w:left w:val="single" w:sz="4" w:space="0" w:color="auto"/>
              <w:right w:val="single" w:sz="18" w:space="0" w:color="000000"/>
            </w:tcBorders>
          </w:tcPr>
          <w:p w14:paraId="7F5BCCE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70447F2E"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BE068B"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TOO MUCH RAIN/FLOODS</w:t>
            </w:r>
            <w:r w:rsidRPr="00BE068B">
              <w:rPr>
                <w:rFonts w:ascii="Gill Sans MT" w:hAnsi="Gill Sans MT" w:cs="ArialNarrow"/>
              </w:rPr>
              <w:t>?</w:t>
            </w:r>
          </w:p>
          <w:p w14:paraId="5929433D" w14:textId="0EC8B6B7"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w:t>
            </w:r>
            <w:r w:rsidR="00BE6AEC" w:rsidRPr="00BE068B">
              <w:rPr>
                <w:rFonts w:ascii="Gill Sans MT" w:hAnsi="Gill Sans MT"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BE068B" w:rsidRDefault="00F65E5D"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2EB9A336" w14:textId="65392755" w:rsidR="00747FDE" w:rsidRPr="00BE068B" w:rsidRDefault="00F65E5D"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22B717C0"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6516DF03"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6AEC" w:rsidRPr="00BE068B"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BE068B" w:rsidRDefault="00BE6AEC" w:rsidP="00747FDE">
            <w:pPr>
              <w:spacing w:after="0"/>
              <w:rPr>
                <w:rFonts w:ascii="Gill Sans MT" w:hAnsi="Gill Sans MT"/>
                <w:w w:val="105"/>
              </w:rPr>
            </w:pPr>
            <w:r w:rsidRPr="00BE068B">
              <w:rPr>
                <w:rFonts w:ascii="Gill Sans MT" w:hAnsi="Gill Sans MT"/>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BE068B" w:rsidRDefault="00BE6AEC"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RAIN/FLOODS</w:t>
            </w:r>
            <w:r w:rsidRPr="00BE068B">
              <w:rPr>
                <w:rFonts w:ascii="Gill Sans MT" w:hAnsi="Gill Sans MT"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36CE979C"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2E9AFB5D"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0AA9F86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26140D30" w14:textId="35AB4430"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65E5D" w:rsidRPr="00BE068B"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BE068B" w:rsidRDefault="00BE6AEC" w:rsidP="00747FDE">
            <w:pPr>
              <w:spacing w:after="0"/>
              <w:rPr>
                <w:rFonts w:ascii="Gill Sans MT" w:hAnsi="Gill Sans MT"/>
                <w:w w:val="105"/>
              </w:rPr>
            </w:pPr>
            <w:r w:rsidRPr="00BE068B">
              <w:rPr>
                <w:rFonts w:ascii="Gill Sans MT" w:hAnsi="Gill Sans MT"/>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BE068B" w:rsidRDefault="00F65E5D"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RAIN/FLOODS</w:t>
            </w:r>
            <w:r w:rsidRPr="00BE068B">
              <w:rPr>
                <w:rFonts w:ascii="Gill Sans MT" w:hAnsi="Gill Sans MT"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2014</w:t>
            </w:r>
          </w:p>
          <w:p w14:paraId="038A4914"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2013</w:t>
            </w:r>
          </w:p>
          <w:p w14:paraId="6B222ADA"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2012</w:t>
            </w:r>
          </w:p>
          <w:p w14:paraId="18D2DBF1"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2011</w:t>
            </w:r>
          </w:p>
          <w:p w14:paraId="46E26FCA" w14:textId="6C4C7202" w:rsidR="00F65E5D" w:rsidRPr="00BE068B" w:rsidRDefault="00F65E5D" w:rsidP="00F65E5D">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RAIN/FLOODS</w:t>
            </w:r>
            <w:r w:rsidRPr="00BE068B">
              <w:rPr>
                <w:rFonts w:ascii="Gill Sans MT" w:hAnsi="Gill Sans MT"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ED04BE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77FD851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53E85DF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146A6C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5=Very poorly</w:t>
            </w:r>
          </w:p>
          <w:p w14:paraId="51C12BC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7ABA774B"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lastRenderedPageBreak/>
              <w:t>P14</w:t>
            </w:r>
          </w:p>
        </w:tc>
        <w:tc>
          <w:tcPr>
            <w:tcW w:w="4682" w:type="dxa"/>
            <w:tcBorders>
              <w:top w:val="single" w:sz="4" w:space="0" w:color="000000"/>
              <w:left w:val="single" w:sz="4" w:space="0" w:color="000000"/>
              <w:bottom w:val="single" w:sz="4" w:space="0" w:color="000000"/>
            </w:tcBorders>
          </w:tcPr>
          <w:p w14:paraId="52FBEC9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RAIN/FLOODS</w:t>
            </w:r>
            <w:r w:rsidRPr="00BE068B">
              <w:rPr>
                <w:rFonts w:ascii="Gill Sans MT" w:hAnsi="Gill Sans MT" w:cs="ArialNarrow"/>
              </w:rPr>
              <w:t xml:space="preserve"> on your HH?</w:t>
            </w:r>
          </w:p>
          <w:p w14:paraId="3CFF83A7" w14:textId="25B13E25" w:rsidR="00BE6AEC" w:rsidRPr="00BE068B" w:rsidRDefault="00BE6AEC"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5C57E95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39ECF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E7DAEE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66ABECC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6CA7306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64F812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1BE0AB1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150F7D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E40E9B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6B5282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57650F6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5B0C2D4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7D3278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441DF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P15</w:t>
            </w:r>
          </w:p>
        </w:tc>
        <w:tc>
          <w:tcPr>
            <w:tcW w:w="4682" w:type="dxa"/>
            <w:tcBorders>
              <w:top w:val="single" w:sz="4" w:space="0" w:color="000000"/>
              <w:left w:val="single" w:sz="4" w:space="0" w:color="000000"/>
              <w:bottom w:val="single" w:sz="4" w:space="0" w:color="000000"/>
            </w:tcBorders>
          </w:tcPr>
          <w:p w14:paraId="762CE600"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RAIN/FLOODS</w:t>
            </w:r>
            <w:r w:rsidRPr="00BE068B">
              <w:rPr>
                <w:rFonts w:ascii="Gill Sans MT" w:hAnsi="Gill Sans MT" w:cs="ArialNarrow"/>
              </w:rPr>
              <w:t xml:space="preserve"> that your household experienced, what adjustments/adaptations did your household make during the drought?</w:t>
            </w:r>
          </w:p>
          <w:p w14:paraId="7BF53430" w14:textId="3380896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BE068B" w:rsidRDefault="00BE6AEC" w:rsidP="00747FDE">
            <w:pPr>
              <w:spacing w:after="0"/>
              <w:rPr>
                <w:rFonts w:ascii="Gill Sans MT" w:hAnsi="Gill Sans MT"/>
              </w:rPr>
            </w:pPr>
            <w:r w:rsidRPr="00BE068B">
              <w:rPr>
                <w:rFonts w:ascii="Gill Sans MT" w:hAnsi="Gill Sans MT"/>
              </w:rPr>
              <w:t>P15b</w:t>
            </w:r>
          </w:p>
        </w:tc>
        <w:tc>
          <w:tcPr>
            <w:tcW w:w="4682" w:type="dxa"/>
            <w:tcBorders>
              <w:left w:val="single" w:sz="4" w:space="0" w:color="auto"/>
              <w:right w:val="single" w:sz="18" w:space="0" w:color="000000"/>
            </w:tcBorders>
          </w:tcPr>
          <w:p w14:paraId="78B4F38A"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65DC6DEB" w14:textId="39F4FE92"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BE068B" w:rsidRDefault="00BE6AEC" w:rsidP="00747FDE">
            <w:pPr>
              <w:spacing w:after="0"/>
              <w:rPr>
                <w:rFonts w:ascii="Gill Sans MT" w:hAnsi="Gill Sans MT"/>
              </w:rPr>
            </w:pPr>
            <w:r w:rsidRPr="00BE068B">
              <w:rPr>
                <w:rFonts w:ascii="Gill Sans MT" w:hAnsi="Gill Sans MT"/>
              </w:rPr>
              <w:t>P16b</w:t>
            </w:r>
          </w:p>
        </w:tc>
        <w:tc>
          <w:tcPr>
            <w:tcW w:w="4682" w:type="dxa"/>
            <w:tcBorders>
              <w:left w:val="single" w:sz="4" w:space="0" w:color="auto"/>
              <w:right w:val="single" w:sz="18" w:space="0" w:color="000000"/>
            </w:tcBorders>
          </w:tcPr>
          <w:p w14:paraId="41E259F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504AE294" w14:textId="0115CBBE"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1AF4AF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380A7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03D260E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38DB84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BE068B" w:rsidRDefault="00BE6AEC" w:rsidP="00747FDE">
            <w:pPr>
              <w:spacing w:after="0"/>
              <w:rPr>
                <w:rFonts w:ascii="Gill Sans MT" w:hAnsi="Gill Sans MT"/>
              </w:rPr>
            </w:pPr>
            <w:r w:rsidRPr="00BE068B">
              <w:rPr>
                <w:rFonts w:ascii="Gill Sans MT" w:hAnsi="Gill Sans MT"/>
              </w:rPr>
              <w:t>P17b</w:t>
            </w:r>
          </w:p>
        </w:tc>
        <w:tc>
          <w:tcPr>
            <w:tcW w:w="4682" w:type="dxa"/>
            <w:tcBorders>
              <w:left w:val="single" w:sz="4" w:space="0" w:color="auto"/>
              <w:right w:val="single" w:sz="18" w:space="0" w:color="000000"/>
            </w:tcBorders>
          </w:tcPr>
          <w:p w14:paraId="4CE51BB2"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0B7FD052" w14:textId="7B25645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E8EDC4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09A482D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73CCBD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426517D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3B4FEB3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6 = Do extra casual labor</w:t>
            </w:r>
          </w:p>
          <w:p w14:paraId="0400917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24D8C02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2A501D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credit ,associations, </w:t>
            </w:r>
            <w:proofErr w:type="spellStart"/>
            <w:r w:rsidRPr="00BE068B">
              <w:rPr>
                <w:rFonts w:ascii="Gill Sans MT" w:hAnsi="Gill Sans MT" w:cs="Times New Roman"/>
                <w:w w:val="105"/>
              </w:rPr>
              <w:t>etc</w:t>
            </w:r>
            <w:proofErr w:type="spellEnd"/>
          </w:p>
          <w:p w14:paraId="5E825A8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49D821F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039D008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BE068B" w:rsidRDefault="00BE6AEC" w:rsidP="00747FDE">
            <w:pPr>
              <w:spacing w:after="0"/>
              <w:rPr>
                <w:rFonts w:ascii="Gill Sans MT" w:hAnsi="Gill Sans MT"/>
              </w:rPr>
            </w:pPr>
            <w:r w:rsidRPr="00BE068B">
              <w:rPr>
                <w:rFonts w:ascii="Gill Sans MT" w:hAnsi="Gill Sans MT"/>
              </w:rPr>
              <w:lastRenderedPageBreak/>
              <w:t>P18b</w:t>
            </w:r>
          </w:p>
        </w:tc>
        <w:tc>
          <w:tcPr>
            <w:tcW w:w="4682" w:type="dxa"/>
            <w:tcBorders>
              <w:left w:val="single" w:sz="4" w:space="0" w:color="auto"/>
              <w:right w:val="single" w:sz="18" w:space="0" w:color="000000"/>
            </w:tcBorders>
          </w:tcPr>
          <w:p w14:paraId="2586DA77"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2A6312B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BE068B"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BE068B" w:rsidRDefault="00134A66" w:rsidP="00747FDE">
            <w:pPr>
              <w:spacing w:after="0"/>
              <w:rPr>
                <w:rFonts w:ascii="Gill Sans MT" w:eastAsia="Calibri" w:hAnsi="Gill Sans MT" w:cs="Times New Roman"/>
                <w:w w:val="105"/>
              </w:rPr>
            </w:pPr>
            <w:r w:rsidRPr="00BE068B">
              <w:rPr>
                <w:rFonts w:ascii="Gill Sans MT" w:eastAsia="Calibri" w:hAnsi="Gill Sans MT"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w:t>
            </w:r>
            <w:r w:rsidRPr="00BE068B">
              <w:rPr>
                <w:rFonts w:ascii="Gill Sans MT" w:hAnsi="Gill Sans MT" w:cs="ArialNarrow"/>
                <w:b/>
              </w:rPr>
              <w:t>ERRATIC RAINS</w:t>
            </w:r>
            <w:r w:rsidRPr="00BE068B">
              <w:rPr>
                <w:rFonts w:ascii="Gill Sans MT" w:hAnsi="Gill Sans MT" w:cs="ArialNarrow"/>
              </w:rPr>
              <w:t>?</w:t>
            </w:r>
          </w:p>
          <w:p w14:paraId="50032B00" w14:textId="0EF91894" w:rsidR="00134A66" w:rsidRPr="00BE068B" w:rsidRDefault="00134A66" w:rsidP="00747FDE">
            <w:pPr>
              <w:spacing w:after="0"/>
              <w:rPr>
                <w:rFonts w:ascii="Gill Sans MT" w:eastAsia="Calibri" w:hAnsi="Gill Sans MT" w:cs="Times New Roman"/>
                <w:i/>
                <w:w w:val="105"/>
              </w:rPr>
            </w:pPr>
            <w:r w:rsidRPr="00BE068B">
              <w:rPr>
                <w:rFonts w:ascii="Gill Sans MT" w:hAnsi="Gill Sans MT"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BE068B" w:rsidRDefault="00134A66"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156F0019" w14:textId="65411E74" w:rsidR="00747FDE" w:rsidRPr="00BE068B" w:rsidRDefault="00134A66"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5E638942"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2B95A270"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34A66" w:rsidRPr="00BE068B"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BE068B" w:rsidRDefault="00134A66" w:rsidP="00747FDE">
            <w:pPr>
              <w:spacing w:after="0"/>
              <w:rPr>
                <w:rFonts w:ascii="Gill Sans MT" w:hAnsi="Gill Sans MT"/>
                <w:w w:val="105"/>
              </w:rPr>
            </w:pPr>
            <w:r w:rsidRPr="00BE068B">
              <w:rPr>
                <w:rFonts w:ascii="Gill Sans MT" w:hAnsi="Gill Sans MT"/>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ERRATIC RAINS</w:t>
            </w:r>
            <w:r w:rsidRPr="00BE068B">
              <w:rPr>
                <w:rFonts w:ascii="Gill Sans MT" w:hAnsi="Gill Sans MT"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1B5CF56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583F7D82"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16BEBF31"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24C9380B" w14:textId="2EB981E9"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34A66" w:rsidRPr="00BE068B"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BE068B" w:rsidRDefault="00134A66" w:rsidP="00747FDE">
            <w:pPr>
              <w:spacing w:after="0"/>
              <w:rPr>
                <w:rFonts w:ascii="Gill Sans MT" w:hAnsi="Gill Sans MT"/>
                <w:w w:val="105"/>
              </w:rPr>
            </w:pPr>
            <w:r w:rsidRPr="00BE068B">
              <w:rPr>
                <w:rFonts w:ascii="Gill Sans MT" w:hAnsi="Gill Sans MT"/>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ERRATIC RAINS</w:t>
            </w:r>
            <w:r w:rsidRPr="00BE068B">
              <w:rPr>
                <w:rFonts w:ascii="Gill Sans MT" w:hAnsi="Gill Sans MT"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71DFECF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3692F01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3E12527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703E308C" w14:textId="5FF369F6"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ERRATIC RAINS</w:t>
            </w:r>
            <w:r w:rsidRPr="00BE068B">
              <w:rPr>
                <w:rFonts w:ascii="Gill Sans MT" w:hAnsi="Gill Sans MT"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109FEF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0786208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3F9B48C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4344547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2F69F0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E3BC447"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ERRATIC RAINS</w:t>
            </w:r>
            <w:r w:rsidRPr="00BE068B">
              <w:rPr>
                <w:rFonts w:ascii="Gill Sans MT" w:hAnsi="Gill Sans MT" w:cs="ArialNarrow"/>
              </w:rPr>
              <w:t xml:space="preserve"> on your HH?</w:t>
            </w:r>
          </w:p>
          <w:p w14:paraId="3D52283A" w14:textId="3C28C47C"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4865F36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0A36A3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D38FDA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3E6885A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4ADC2D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7BC3212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07DB3C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009C37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417CB0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10=Pests or diseases that affected the crops </w:t>
            </w:r>
            <w:r w:rsidRPr="00BE068B">
              <w:rPr>
                <w:rFonts w:ascii="Gill Sans MT" w:hAnsi="Gill Sans MT" w:cs="Times New Roman"/>
                <w:w w:val="105"/>
              </w:rPr>
              <w:lastRenderedPageBreak/>
              <w:t>before they were harvested</w:t>
            </w:r>
          </w:p>
          <w:p w14:paraId="1FD509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4AD9D0F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21336CE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4CE523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D7F44E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lastRenderedPageBreak/>
              <w:t>P24</w:t>
            </w:r>
          </w:p>
        </w:tc>
        <w:tc>
          <w:tcPr>
            <w:tcW w:w="4463" w:type="dxa"/>
            <w:tcBorders>
              <w:top w:val="single" w:sz="4" w:space="0" w:color="000000"/>
              <w:left w:val="single" w:sz="4" w:space="0" w:color="000000"/>
              <w:bottom w:val="single" w:sz="4" w:space="0" w:color="000000"/>
            </w:tcBorders>
          </w:tcPr>
          <w:p w14:paraId="5F85ABD3"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ERRATIC RAINS</w:t>
            </w:r>
            <w:r w:rsidRPr="00BE068B">
              <w:rPr>
                <w:rFonts w:ascii="Gill Sans MT" w:hAnsi="Gill Sans MT" w:cs="ArialNarrow"/>
              </w:rPr>
              <w:t xml:space="preserve"> that your household experienced, what adjustments/adaptations did your household make during the drought?</w:t>
            </w:r>
          </w:p>
          <w:p w14:paraId="12872B46" w14:textId="261DB624"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BE068B" w:rsidRDefault="00134A66" w:rsidP="00747FDE">
            <w:pPr>
              <w:spacing w:after="0"/>
              <w:rPr>
                <w:rFonts w:ascii="Gill Sans MT" w:hAnsi="Gill Sans MT"/>
              </w:rPr>
            </w:pPr>
            <w:r w:rsidRPr="00BE068B">
              <w:rPr>
                <w:rFonts w:ascii="Gill Sans MT" w:hAnsi="Gill Sans MT"/>
              </w:rPr>
              <w:t>P24b</w:t>
            </w:r>
          </w:p>
        </w:tc>
        <w:tc>
          <w:tcPr>
            <w:tcW w:w="4463" w:type="dxa"/>
            <w:tcBorders>
              <w:left w:val="single" w:sz="4" w:space="0" w:color="auto"/>
              <w:right w:val="single" w:sz="18" w:space="0" w:color="000000"/>
            </w:tcBorders>
          </w:tcPr>
          <w:p w14:paraId="295ACC8D"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7CD8B20B" w14:textId="4769B216"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BE068B" w:rsidRDefault="00134A66" w:rsidP="00747FDE">
            <w:pPr>
              <w:spacing w:after="0"/>
              <w:rPr>
                <w:rFonts w:ascii="Gill Sans MT" w:hAnsi="Gill Sans MT"/>
              </w:rPr>
            </w:pPr>
            <w:r w:rsidRPr="00BE068B">
              <w:rPr>
                <w:rFonts w:ascii="Gill Sans MT" w:hAnsi="Gill Sans MT"/>
              </w:rPr>
              <w:t>P25b</w:t>
            </w:r>
          </w:p>
        </w:tc>
        <w:tc>
          <w:tcPr>
            <w:tcW w:w="4463" w:type="dxa"/>
            <w:tcBorders>
              <w:left w:val="single" w:sz="4" w:space="0" w:color="auto"/>
              <w:right w:val="single" w:sz="18" w:space="0" w:color="000000"/>
            </w:tcBorders>
          </w:tcPr>
          <w:p w14:paraId="3B9FA50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38487252" w14:textId="3E4105BB"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67ACC0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695CC73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275366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458FBDA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BE068B" w:rsidRDefault="00134A66" w:rsidP="00747FDE">
            <w:pPr>
              <w:spacing w:after="0"/>
              <w:rPr>
                <w:rFonts w:ascii="Gill Sans MT" w:hAnsi="Gill Sans MT"/>
              </w:rPr>
            </w:pPr>
            <w:r w:rsidRPr="00BE068B">
              <w:rPr>
                <w:rFonts w:ascii="Gill Sans MT" w:hAnsi="Gill Sans MT"/>
              </w:rPr>
              <w:t>P26b</w:t>
            </w:r>
          </w:p>
        </w:tc>
        <w:tc>
          <w:tcPr>
            <w:tcW w:w="4463" w:type="dxa"/>
            <w:tcBorders>
              <w:left w:val="single" w:sz="4" w:space="0" w:color="auto"/>
              <w:right w:val="single" w:sz="18" w:space="0" w:color="000000"/>
            </w:tcBorders>
          </w:tcPr>
          <w:p w14:paraId="5A6F77D5"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14E9DEFC" w14:textId="508C543E" w:rsidR="00134A66" w:rsidRPr="00BE068B" w:rsidRDefault="00134A66" w:rsidP="00747FDE">
            <w:pPr>
              <w:spacing w:after="0"/>
              <w:rPr>
                <w:rFonts w:ascii="Gill Sans MT" w:hAnsi="Gill Sans MT"/>
                <w:i/>
                <w:color w:val="000000"/>
              </w:rPr>
            </w:pPr>
            <w:r w:rsidRPr="00BE068B">
              <w:rPr>
                <w:rFonts w:ascii="Gill Sans MT" w:hAnsi="Gill Sans MT"/>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1D43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349D18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9C1532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58A077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F1D21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3B9A7DD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30DB961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731A1ED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credit ,associations, </w:t>
            </w:r>
            <w:proofErr w:type="spellStart"/>
            <w:r w:rsidRPr="00BE068B">
              <w:rPr>
                <w:rFonts w:ascii="Gill Sans MT" w:hAnsi="Gill Sans MT" w:cs="Times New Roman"/>
                <w:w w:val="105"/>
              </w:rPr>
              <w:t>etc</w:t>
            </w:r>
            <w:proofErr w:type="spellEnd"/>
          </w:p>
          <w:p w14:paraId="4C1EDFB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778A09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49B543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BE068B" w:rsidRDefault="00134A66" w:rsidP="00747FDE">
            <w:pPr>
              <w:spacing w:after="0"/>
              <w:rPr>
                <w:rFonts w:ascii="Gill Sans MT" w:hAnsi="Gill Sans MT"/>
              </w:rPr>
            </w:pPr>
            <w:r w:rsidRPr="00BE068B">
              <w:rPr>
                <w:rFonts w:ascii="Gill Sans MT" w:hAnsi="Gill Sans MT"/>
              </w:rPr>
              <w:t>P27b</w:t>
            </w:r>
          </w:p>
        </w:tc>
        <w:tc>
          <w:tcPr>
            <w:tcW w:w="4463" w:type="dxa"/>
            <w:tcBorders>
              <w:left w:val="single" w:sz="4" w:space="0" w:color="auto"/>
              <w:right w:val="single" w:sz="18" w:space="0" w:color="000000"/>
            </w:tcBorders>
          </w:tcPr>
          <w:p w14:paraId="2EA47C9E"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617B904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BE068B" w14:paraId="2CFB1983" w14:textId="77777777" w:rsidTr="00134A66">
        <w:trPr>
          <w:jc w:val="center"/>
        </w:trPr>
        <w:tc>
          <w:tcPr>
            <w:tcW w:w="9808" w:type="dxa"/>
            <w:gridSpan w:val="2"/>
          </w:tcPr>
          <w:p w14:paraId="5C5B132A" w14:textId="77777777" w:rsidR="00747FDE" w:rsidRPr="00BE068B" w:rsidRDefault="00747FDE" w:rsidP="00747FDE">
            <w:pPr>
              <w:contextualSpacing/>
              <w:rPr>
                <w:rFonts w:ascii="Gill Sans MT" w:hAnsi="Gill Sans MT"/>
                <w:b/>
                <w:sz w:val="20"/>
              </w:rPr>
            </w:pPr>
            <w:r w:rsidRPr="00BE068B">
              <w:rPr>
                <w:rFonts w:ascii="Gill Sans MT" w:hAnsi="Gill Sans MT"/>
                <w:b/>
                <w:sz w:val="20"/>
              </w:rPr>
              <w:t>Adjustments/adaptations made</w:t>
            </w:r>
          </w:p>
        </w:tc>
      </w:tr>
      <w:tr w:rsidR="00747FDE" w:rsidRPr="00BE068B" w14:paraId="6A854CCA" w14:textId="77777777" w:rsidTr="00134A66">
        <w:trPr>
          <w:jc w:val="center"/>
        </w:trPr>
        <w:tc>
          <w:tcPr>
            <w:tcW w:w="5395" w:type="dxa"/>
          </w:tcPr>
          <w:p w14:paraId="380E759B" w14:textId="77777777" w:rsidR="00747FDE" w:rsidRPr="00BE068B" w:rsidRDefault="00747FDE" w:rsidP="00747FDE">
            <w:pPr>
              <w:contextualSpacing/>
              <w:rPr>
                <w:rFonts w:ascii="Gill Sans MT" w:hAnsi="Gill Sans MT"/>
                <w:sz w:val="18"/>
              </w:rPr>
            </w:pPr>
            <w:r w:rsidRPr="00BE068B">
              <w:rPr>
                <w:rFonts w:ascii="Gill Sans MT" w:hAnsi="Gill Sans MT"/>
                <w:sz w:val="18"/>
              </w:rPr>
              <w:t>1=Construction of wells/</w:t>
            </w:r>
            <w:proofErr w:type="spellStart"/>
            <w:r w:rsidRPr="00BE068B">
              <w:rPr>
                <w:rFonts w:ascii="Gill Sans MT" w:hAnsi="Gill Sans MT"/>
                <w:sz w:val="18"/>
              </w:rPr>
              <w:t>borewells</w:t>
            </w:r>
            <w:proofErr w:type="spellEnd"/>
            <w:r w:rsidRPr="00BE068B">
              <w:rPr>
                <w:rFonts w:ascii="Gill Sans MT" w:hAnsi="Gill Sans MT"/>
                <w:sz w:val="18"/>
              </w:rPr>
              <w:t xml:space="preserve">/deepening of wells </w:t>
            </w:r>
          </w:p>
          <w:p w14:paraId="1DC28BEF"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2=Invest in irrigation practices that reduce water use (drip </w:t>
            </w:r>
            <w:r w:rsidRPr="00BE068B">
              <w:rPr>
                <w:rFonts w:ascii="Gill Sans MT" w:hAnsi="Gill Sans MT"/>
                <w:sz w:val="18"/>
              </w:rPr>
              <w:lastRenderedPageBreak/>
              <w:t>irrigation/sprinklers)</w:t>
            </w:r>
          </w:p>
          <w:p w14:paraId="4B7F146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3=Build a water harvesting scheme </w:t>
            </w:r>
          </w:p>
          <w:p w14:paraId="653DD528" w14:textId="77777777" w:rsidR="00747FDE" w:rsidRPr="00BE068B" w:rsidRDefault="00747FDE" w:rsidP="00747FDE">
            <w:pPr>
              <w:contextualSpacing/>
              <w:rPr>
                <w:rFonts w:ascii="Gill Sans MT" w:hAnsi="Gill Sans MT"/>
                <w:sz w:val="18"/>
              </w:rPr>
            </w:pPr>
            <w:r w:rsidRPr="00BE068B">
              <w:rPr>
                <w:rFonts w:ascii="Gill Sans MT" w:hAnsi="Gill Sans MT"/>
                <w:sz w:val="18"/>
              </w:rPr>
              <w:t>4=Soil conservation techniques (farm bunds, farm ponds</w:t>
            </w:r>
          </w:p>
          <w:p w14:paraId="10274C68"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5=Add manure or mulch to increase soil moisture </w:t>
            </w:r>
          </w:p>
          <w:p w14:paraId="4EAAE256"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6=Crop water budgeting  </w:t>
            </w:r>
          </w:p>
          <w:p w14:paraId="0CB9CBB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7=Change crop variety/diversification  </w:t>
            </w:r>
          </w:p>
          <w:p w14:paraId="4EC825F5"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8=Shift to market or cash crops </w:t>
            </w:r>
          </w:p>
          <w:p w14:paraId="6F650DF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9=Plant drought resistant crops </w:t>
            </w:r>
          </w:p>
          <w:p w14:paraId="12D6383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10=Plant earlier/later </w:t>
            </w:r>
          </w:p>
        </w:tc>
        <w:tc>
          <w:tcPr>
            <w:tcW w:w="4413" w:type="dxa"/>
          </w:tcPr>
          <w:p w14:paraId="3F3679C1" w14:textId="77777777" w:rsidR="00747FDE" w:rsidRPr="00BE068B" w:rsidRDefault="00747FDE" w:rsidP="00747FDE">
            <w:pPr>
              <w:contextualSpacing/>
              <w:rPr>
                <w:rFonts w:ascii="Gill Sans MT" w:hAnsi="Gill Sans MT"/>
                <w:sz w:val="18"/>
              </w:rPr>
            </w:pPr>
            <w:r w:rsidRPr="00BE068B">
              <w:rPr>
                <w:rFonts w:ascii="Gill Sans MT" w:hAnsi="Gill Sans MT"/>
                <w:sz w:val="18"/>
              </w:rPr>
              <w:lastRenderedPageBreak/>
              <w:t xml:space="preserve">11=Agroforestry  </w:t>
            </w:r>
          </w:p>
          <w:p w14:paraId="27E9C5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12=Consult weather forecasts  </w:t>
            </w:r>
          </w:p>
          <w:p w14:paraId="4E5101D1" w14:textId="77777777" w:rsidR="00747FDE" w:rsidRPr="00BE068B" w:rsidRDefault="00747FDE" w:rsidP="00747FDE">
            <w:pPr>
              <w:contextualSpacing/>
              <w:rPr>
                <w:rFonts w:ascii="Gill Sans MT" w:hAnsi="Gill Sans MT"/>
                <w:sz w:val="18"/>
              </w:rPr>
            </w:pPr>
            <w:r w:rsidRPr="00BE068B">
              <w:rPr>
                <w:rFonts w:ascii="Gill Sans MT" w:hAnsi="Gill Sans MT"/>
                <w:sz w:val="18"/>
              </w:rPr>
              <w:lastRenderedPageBreak/>
              <w:t xml:space="preserve">13=Change from crop to livestock/mixed farming  </w:t>
            </w:r>
          </w:p>
          <w:p w14:paraId="14BFA0D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14=Reduce number of livestock  </w:t>
            </w:r>
          </w:p>
          <w:p w14:paraId="16894F5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15=Buy crop insurance </w:t>
            </w:r>
          </w:p>
          <w:p w14:paraId="2CB669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16=Borrow money (e.g. from bank or family)   </w:t>
            </w:r>
          </w:p>
          <w:p w14:paraId="6D009884"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17=Invest in bank seed/grain bank at community level  </w:t>
            </w:r>
          </w:p>
          <w:p w14:paraId="4AE7E029"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18=Migrate to urban area/find off farm job  </w:t>
            </w:r>
          </w:p>
          <w:p w14:paraId="3C8F676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19=Lease your land  </w:t>
            </w:r>
          </w:p>
          <w:p w14:paraId="647F94F7"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20=Spend more money on children’s education </w:t>
            </w:r>
          </w:p>
          <w:p w14:paraId="0D82B5CE" w14:textId="77777777" w:rsidR="00747FDE" w:rsidRPr="00BE068B" w:rsidRDefault="00747FDE" w:rsidP="00747FDE">
            <w:pPr>
              <w:contextualSpacing/>
              <w:rPr>
                <w:rFonts w:ascii="Gill Sans MT" w:hAnsi="Gill Sans MT" w:cs="ArialNarrow"/>
                <w:sz w:val="18"/>
              </w:rPr>
            </w:pPr>
            <w:r w:rsidRPr="00BE068B">
              <w:rPr>
                <w:rFonts w:ascii="Gill Sans MT" w:hAnsi="Gill Sans MT"/>
                <w:sz w:val="18"/>
              </w:rPr>
              <w:t>97=Other, please</w:t>
            </w:r>
          </w:p>
        </w:tc>
      </w:tr>
    </w:tbl>
    <w:p w14:paraId="16DFE0FD" w14:textId="77777777" w:rsidR="00747FDE" w:rsidRPr="00BE068B" w:rsidRDefault="00747FDE" w:rsidP="00747FDE">
      <w:pPr>
        <w:spacing w:after="0" w:line="240" w:lineRule="auto"/>
        <w:contextualSpacing/>
        <w:rPr>
          <w:rFonts w:ascii="Gill Sans MT" w:hAnsi="Gill Sans MT"/>
        </w:rPr>
      </w:pPr>
    </w:p>
    <w:p w14:paraId="78CEA7D3" w14:textId="6A6C31F4" w:rsidR="00747FDE" w:rsidRPr="00BE068B" w:rsidRDefault="00134A66" w:rsidP="001512DD">
      <w:pPr>
        <w:spacing w:after="0" w:line="240" w:lineRule="auto"/>
        <w:contextualSpacing/>
        <w:rPr>
          <w:rFonts w:ascii="Gill Sans MT" w:hAnsi="Gill Sans MT"/>
          <w:b/>
        </w:rPr>
      </w:pPr>
      <w:r w:rsidRPr="00BE068B">
        <w:rPr>
          <w:rFonts w:ascii="Gill Sans MT" w:hAnsi="Gill Sans MT"/>
          <w:b/>
        </w:rPr>
        <w:t xml:space="preserve">Section Q: </w:t>
      </w:r>
      <w:commentRangeStart w:id="66"/>
      <w:r w:rsidRPr="00BE068B">
        <w:rPr>
          <w:rFonts w:ascii="Gill Sans MT" w:hAnsi="Gill Sans MT"/>
          <w:b/>
        </w:rPr>
        <w:t>Relationships</w:t>
      </w:r>
      <w:commentRangeEnd w:id="66"/>
      <w:r w:rsidR="0029538B" w:rsidRPr="00BE068B">
        <w:rPr>
          <w:rStyle w:val="CommentReference"/>
          <w:rFonts w:ascii="Gill Sans MT" w:hAnsi="Gill Sans MT"/>
        </w:rPr>
        <w:commentReference w:id="66"/>
      </w:r>
      <w:r w:rsidRPr="00BE068B">
        <w:rPr>
          <w:rFonts w:ascii="Gill Sans MT" w:hAnsi="Gill Sans MT"/>
          <w:b/>
        </w:rPr>
        <w:t xml:space="preserve"> </w:t>
      </w:r>
    </w:p>
    <w:p w14:paraId="2B0937B9" w14:textId="77777777" w:rsidR="00747FDE" w:rsidRPr="00BE068B" w:rsidRDefault="00747FDE" w:rsidP="001512DD">
      <w:pPr>
        <w:spacing w:after="0" w:line="240" w:lineRule="auto"/>
        <w:contextualSpacing/>
        <w:rPr>
          <w:rFonts w:ascii="Gill Sans MT" w:hAnsi="Gill Sans MT"/>
        </w:rPr>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BE068B"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BE068B" w:rsidRDefault="00205402"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Is</w:t>
            </w:r>
            <w:commentRangeStart w:id="67"/>
            <w:r w:rsidR="008250E0" w:rsidRPr="00BE068B">
              <w:rPr>
                <w:rFonts w:ascii="Gill Sans MT" w:hAnsi="Gill Sans MT" w:cs="Times New Roman"/>
                <w:w w:val="105"/>
              </w:rPr>
              <w:t xml:space="preserve"> the headman in this village related to you or your spouse? (</w:t>
            </w:r>
            <w:proofErr w:type="spellStart"/>
            <w:r w:rsidR="008250E0" w:rsidRPr="00BE068B">
              <w:rPr>
                <w:rFonts w:ascii="Gill Sans MT" w:hAnsi="Gill Sans MT" w:cs="Times New Roman"/>
                <w:b/>
                <w:w w:val="105"/>
              </w:rPr>
              <w:t>headmanrelate</w:t>
            </w:r>
            <w:proofErr w:type="spellEnd"/>
            <w:r w:rsidR="008250E0" w:rsidRPr="00BE068B">
              <w:rPr>
                <w:rFonts w:ascii="Gill Sans MT" w:hAnsi="Gill Sans MT" w:cs="Times New Roman"/>
                <w:w w:val="105"/>
              </w:rPr>
              <w:t>)</w:t>
            </w:r>
            <w:commentRangeEnd w:id="67"/>
            <w:r w:rsidR="00C3665F" w:rsidRPr="00BE068B">
              <w:rPr>
                <w:rStyle w:val="CommentReference"/>
                <w:rFonts w:ascii="Gill Sans MT" w:hAnsi="Gill Sans MT"/>
              </w:rPr>
              <w:commentReference w:id="67"/>
            </w:r>
          </w:p>
          <w:p w14:paraId="15730DF5"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A11=1,2</w:t>
            </w:r>
          </w:p>
          <w:p w14:paraId="372DAF3D" w14:textId="79EB2666"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BE068B" w:rsidRDefault="00134A66" w:rsidP="008250E0">
            <w:pPr>
              <w:spacing w:after="0"/>
              <w:rPr>
                <w:rFonts w:ascii="Gill Sans MT" w:hAnsi="Gill Sans MT"/>
              </w:rPr>
            </w:pPr>
            <w:r w:rsidRPr="00BE068B">
              <w:rPr>
                <w:rFonts w:ascii="Gill Sans MT" w:hAnsi="Gill Sans MT"/>
              </w:rPr>
              <w:t>0</w:t>
            </w:r>
            <w:r w:rsidR="008250E0" w:rsidRPr="00BE068B">
              <w:rPr>
                <w:rFonts w:ascii="Gill Sans MT" w:hAnsi="Gill Sans MT"/>
              </w:rPr>
              <w:t>=No</w:t>
            </w:r>
          </w:p>
          <w:p w14:paraId="4FF86AE7" w14:textId="58090EE9" w:rsidR="008250E0" w:rsidRPr="00BE068B" w:rsidRDefault="00134A66" w:rsidP="008250E0">
            <w:pPr>
              <w:spacing w:after="0"/>
              <w:rPr>
                <w:rFonts w:ascii="Gill Sans MT" w:hAnsi="Gill Sans MT"/>
              </w:rPr>
            </w:pPr>
            <w:r w:rsidRPr="00BE068B">
              <w:rPr>
                <w:rFonts w:ascii="Gill Sans MT" w:hAnsi="Gill Sans MT"/>
              </w:rPr>
              <w:t>1</w:t>
            </w:r>
            <w:r w:rsidR="008250E0" w:rsidRPr="00BE068B">
              <w:rPr>
                <w:rFonts w:ascii="Gill Sans MT" w:hAnsi="Gill Sans MT"/>
              </w:rPr>
              <w:t>=Yes</w:t>
            </w:r>
            <w:r w:rsidR="008250E0" w:rsidRPr="00BE068B" w:rsidDel="00226116">
              <w:rPr>
                <w:rFonts w:ascii="Gill Sans MT" w:hAnsi="Gill Sans MT"/>
              </w:rPr>
              <w:t xml:space="preserve"> </w:t>
            </w:r>
          </w:p>
          <w:p w14:paraId="0829EF4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BCCEB4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BE068B" w:rsidRDefault="008250E0" w:rsidP="00205402">
            <w:pPr>
              <w:spacing w:afterLines="20" w:after="48" w:line="240" w:lineRule="auto"/>
              <w:contextualSpacing/>
              <w:rPr>
                <w:rFonts w:ascii="Gill Sans MT" w:hAnsi="Gill Sans MT" w:cs="Times New Roman"/>
                <w:w w:val="105"/>
              </w:rPr>
            </w:pPr>
            <w:r w:rsidRPr="00BE068B">
              <w:rPr>
                <w:rFonts w:ascii="Gill Sans MT" w:hAnsi="Gill Sans MT" w:cs="Times New Roman"/>
                <w:w w:val="105"/>
              </w:rPr>
              <w:t>Is the headman in this village related to either the head of household or the spouse of the head of household? (</w:t>
            </w:r>
            <w:r w:rsidRPr="00BE068B">
              <w:rPr>
                <w:rFonts w:ascii="Gill Sans MT" w:hAnsi="Gill Sans MT" w:cs="Times New Roman"/>
                <w:b/>
                <w:w w:val="105"/>
              </w:rPr>
              <w:t>headmanrelate1</w:t>
            </w:r>
            <w:r w:rsidRPr="00BE068B">
              <w:rPr>
                <w:rFonts w:ascii="Gill Sans MT" w:hAnsi="Gill Sans MT" w:cs="Times New Roman"/>
                <w:w w:val="105"/>
              </w:rPr>
              <w:t>)</w:t>
            </w:r>
          </w:p>
          <w:p w14:paraId="0AF782D4"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A11=3</w:t>
            </w:r>
          </w:p>
          <w:p w14:paraId="2B920EC8" w14:textId="55245942"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BE068B" w:rsidRDefault="00134A66" w:rsidP="00134A66">
            <w:pPr>
              <w:spacing w:after="0"/>
              <w:rPr>
                <w:rFonts w:ascii="Gill Sans MT" w:hAnsi="Gill Sans MT"/>
              </w:rPr>
            </w:pPr>
            <w:r w:rsidRPr="00BE068B">
              <w:rPr>
                <w:rFonts w:ascii="Gill Sans MT" w:hAnsi="Gill Sans MT"/>
              </w:rPr>
              <w:t>0=No</w:t>
            </w:r>
          </w:p>
          <w:p w14:paraId="4E2860FA" w14:textId="5F2FDA34"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E1D2BEF"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02B7D37"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Q6. What is the relationship of the headman to you and/or your spouse? (</w:t>
            </w:r>
            <w:proofErr w:type="spellStart"/>
            <w:r w:rsidRPr="00BE068B">
              <w:rPr>
                <w:rFonts w:ascii="Gill Sans MT" w:hAnsi="Gill Sans MT" w:cs="Times New Roman"/>
                <w:b/>
              </w:rPr>
              <w:t>headmanrelatespec</w:t>
            </w:r>
            <w:proofErr w:type="spellEnd"/>
            <w:r w:rsidRPr="00BE068B">
              <w:rPr>
                <w:rFonts w:ascii="Gill Sans MT" w:hAnsi="Gill Sans MT" w:cs="Times New Roman"/>
              </w:rPr>
              <w:t>)</w:t>
            </w:r>
          </w:p>
          <w:p w14:paraId="3CC7189A"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7728084" w14:textId="3D07B093"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BE068B" w:rsidRDefault="008250E0" w:rsidP="008250E0">
            <w:pPr>
              <w:spacing w:after="0"/>
              <w:rPr>
                <w:rFonts w:ascii="Gill Sans MT" w:hAnsi="Gill Sans MT"/>
              </w:rPr>
            </w:pPr>
            <w:r w:rsidRPr="00BE068B">
              <w:rPr>
                <w:rFonts w:ascii="Gill Sans MT" w:hAnsi="Gill Sans MT"/>
              </w:rPr>
              <w:t>1=Immediate family</w:t>
            </w:r>
          </w:p>
          <w:p w14:paraId="022699D5" w14:textId="0944DFE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1DE830B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FA16FA9"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headman to the head of household or the spouse of the head of household? (</w:t>
            </w:r>
            <w:r w:rsidRPr="00BE068B">
              <w:rPr>
                <w:rFonts w:ascii="Gill Sans MT" w:hAnsi="Gill Sans MT" w:cs="Times New Roman"/>
                <w:b/>
              </w:rPr>
              <w:t>headmanrelatespec1</w:t>
            </w:r>
            <w:r w:rsidRPr="00BE068B">
              <w:rPr>
                <w:rFonts w:ascii="Gill Sans MT" w:hAnsi="Gill Sans MT" w:cs="Times New Roman"/>
              </w:rPr>
              <w:t>)</w:t>
            </w:r>
          </w:p>
          <w:p w14:paraId="7026EF40"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D8CD2B6" w14:textId="20B55A92"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729EBF66"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4F21AF8E"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20DBE237" w14:textId="5A58AC08"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you or your spouse? (</w:t>
            </w:r>
            <w:proofErr w:type="spellStart"/>
            <w:r w:rsidRPr="00BE068B">
              <w:rPr>
                <w:rFonts w:ascii="Gill Sans MT" w:hAnsi="Gill Sans MT" w:cs="Times New Roman"/>
                <w:b/>
              </w:rPr>
              <w:t>chiefrelate</w:t>
            </w:r>
            <w:proofErr w:type="spellEnd"/>
            <w:r w:rsidRPr="00BE068B">
              <w:rPr>
                <w:rFonts w:ascii="Gill Sans MT" w:hAnsi="Gill Sans MT" w:cs="Times New Roman"/>
              </w:rPr>
              <w:t>)</w:t>
            </w:r>
          </w:p>
          <w:p w14:paraId="6E811CC7"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A11=1,2</w:t>
            </w:r>
          </w:p>
          <w:p w14:paraId="6A39FC65"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If 0, skip to Section R</w:t>
            </w:r>
          </w:p>
          <w:p w14:paraId="0C210A7E" w14:textId="5A516C85"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BE068B" w:rsidRDefault="00134A66" w:rsidP="00134A66">
            <w:pPr>
              <w:spacing w:after="0"/>
              <w:rPr>
                <w:rFonts w:ascii="Gill Sans MT" w:hAnsi="Gill Sans MT"/>
              </w:rPr>
            </w:pPr>
            <w:r w:rsidRPr="00BE068B">
              <w:rPr>
                <w:rFonts w:ascii="Gill Sans MT" w:hAnsi="Gill Sans MT"/>
              </w:rPr>
              <w:t>0=No</w:t>
            </w:r>
          </w:p>
          <w:p w14:paraId="07425571" w14:textId="4C5FC610"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16D481E2"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187668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the head of household or the spouse of the head of household? (</w:t>
            </w:r>
            <w:r w:rsidRPr="00BE068B">
              <w:rPr>
                <w:rFonts w:ascii="Gill Sans MT" w:hAnsi="Gill Sans MT" w:cs="Times New Roman"/>
                <w:b/>
              </w:rPr>
              <w:t>chiefrelate1</w:t>
            </w:r>
            <w:r w:rsidRPr="00BE068B">
              <w:rPr>
                <w:rFonts w:ascii="Gill Sans MT" w:hAnsi="Gill Sans MT" w:cs="Times New Roman"/>
              </w:rPr>
              <w:t>)</w:t>
            </w:r>
          </w:p>
          <w:p w14:paraId="55BD69B2"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A11=3</w:t>
            </w:r>
          </w:p>
          <w:p w14:paraId="6B0DCF11"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 xml:space="preserve">If 0, skip to Section R </w:t>
            </w:r>
          </w:p>
          <w:p w14:paraId="585EC720" w14:textId="0BCDACF3"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BE068B" w:rsidRDefault="00134A66" w:rsidP="00134A66">
            <w:pPr>
              <w:spacing w:after="0"/>
              <w:rPr>
                <w:rFonts w:ascii="Gill Sans MT" w:hAnsi="Gill Sans MT"/>
              </w:rPr>
            </w:pPr>
            <w:r w:rsidRPr="00BE068B">
              <w:rPr>
                <w:rFonts w:ascii="Gill Sans MT" w:hAnsi="Gill Sans MT"/>
              </w:rPr>
              <w:t>0=No</w:t>
            </w:r>
          </w:p>
          <w:p w14:paraId="1AF11FC1" w14:textId="77777777" w:rsidR="00134A66" w:rsidRPr="00BE068B" w:rsidRDefault="00134A66" w:rsidP="00134A66">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9E5901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6D5795A"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you and/or your spouse? (</w:t>
            </w:r>
            <w:proofErr w:type="spellStart"/>
            <w:r w:rsidRPr="00BE068B">
              <w:rPr>
                <w:rFonts w:ascii="Gill Sans MT" w:hAnsi="Gill Sans MT" w:cs="Times New Roman"/>
                <w:b/>
              </w:rPr>
              <w:t>chiefrelatespec</w:t>
            </w:r>
            <w:proofErr w:type="spellEnd"/>
            <w:r w:rsidRPr="00BE068B">
              <w:rPr>
                <w:rFonts w:ascii="Gill Sans MT" w:hAnsi="Gill Sans MT" w:cs="Times New Roman"/>
              </w:rPr>
              <w:t>)</w:t>
            </w:r>
          </w:p>
          <w:p w14:paraId="18E328C8" w14:textId="00BD104C" w:rsidR="008250E0"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69EDC0A1"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6103C53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8B0C76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the head of household or the spouse of the head of household? (</w:t>
            </w:r>
            <w:r w:rsidRPr="00BE068B">
              <w:rPr>
                <w:rFonts w:ascii="Gill Sans MT" w:hAnsi="Gill Sans MT" w:cs="Times New Roman"/>
                <w:b/>
              </w:rPr>
              <w:t>chiefrelatespec1</w:t>
            </w:r>
            <w:r w:rsidRPr="00BE068B">
              <w:rPr>
                <w:rFonts w:ascii="Gill Sans MT" w:hAnsi="Gill Sans MT" w:cs="Times New Roman"/>
              </w:rPr>
              <w:t>)</w:t>
            </w:r>
          </w:p>
          <w:p w14:paraId="20F950D9" w14:textId="4F40BD85"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w w:val="105"/>
              </w:rPr>
              <w:lastRenderedPageBreak/>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BE068B" w:rsidRDefault="008250E0" w:rsidP="008250E0">
            <w:pPr>
              <w:spacing w:after="0"/>
              <w:rPr>
                <w:rFonts w:ascii="Gill Sans MT" w:hAnsi="Gill Sans MT"/>
              </w:rPr>
            </w:pPr>
            <w:r w:rsidRPr="00BE068B">
              <w:rPr>
                <w:rFonts w:ascii="Gill Sans MT" w:hAnsi="Gill Sans MT"/>
              </w:rPr>
              <w:lastRenderedPageBreak/>
              <w:t>1=Immediate family</w:t>
            </w:r>
          </w:p>
          <w:p w14:paraId="566BFBF0"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07AD00A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12FDDD2F" w14:textId="77777777" w:rsidR="008250E0" w:rsidRPr="00BE068B" w:rsidRDefault="008250E0" w:rsidP="008250E0">
            <w:pPr>
              <w:spacing w:after="0"/>
              <w:rPr>
                <w:rFonts w:ascii="Gill Sans MT" w:hAnsi="Gill Sans MT"/>
              </w:rPr>
            </w:pPr>
            <w:r w:rsidRPr="00BE068B">
              <w:rPr>
                <w:rFonts w:ascii="Gill Sans MT" w:hAnsi="Gill Sans MT"/>
              </w:rPr>
              <w:lastRenderedPageBreak/>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bl>
    <w:p w14:paraId="16748319" w14:textId="77777777" w:rsidR="00E34508" w:rsidRPr="00BE068B" w:rsidRDefault="00E34508" w:rsidP="001512DD">
      <w:pPr>
        <w:spacing w:after="0" w:line="240" w:lineRule="auto"/>
        <w:contextualSpacing/>
        <w:rPr>
          <w:ins w:id="68" w:author="Aleta Haflett" w:date="2014-11-03T16:20:00Z"/>
          <w:rFonts w:ascii="Gill Sans MT" w:hAnsi="Gill Sans MT"/>
        </w:rPr>
      </w:pPr>
    </w:p>
    <w:p w14:paraId="26D44B06" w14:textId="58EB64F9" w:rsidR="00DA7C5C" w:rsidRPr="00BE068B" w:rsidRDefault="00134A66" w:rsidP="008E7E6A">
      <w:pPr>
        <w:rPr>
          <w:rFonts w:ascii="Gill Sans MT" w:eastAsia="Times New Roman" w:hAnsi="Gill Sans MT" w:cs="Times New Roman"/>
          <w:b/>
          <w:bCs/>
        </w:rPr>
      </w:pPr>
      <w:r w:rsidRPr="00BE068B">
        <w:rPr>
          <w:rFonts w:ascii="Gill Sans MT" w:eastAsia="Times New Roman" w:hAnsi="Gill Sans MT" w:cs="Times New Roman"/>
          <w:b/>
          <w:bCs/>
        </w:rPr>
        <w:t>R</w:t>
      </w:r>
      <w:r w:rsidR="00DA7C5C" w:rsidRPr="00BE068B">
        <w:rPr>
          <w:rFonts w:ascii="Gill Sans MT" w:eastAsia="Times New Roman" w:hAnsi="Gill Sans MT"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432"/>
        <w:gridCol w:w="4644"/>
        <w:gridCol w:w="2512"/>
        <w:gridCol w:w="2493"/>
      </w:tblGrid>
      <w:tr w:rsidR="00B71EAD" w:rsidRPr="00BE068B"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R1</w:t>
            </w:r>
          </w:p>
        </w:tc>
        <w:tc>
          <w:tcPr>
            <w:tcW w:w="4689" w:type="dxa"/>
            <w:vMerge w:val="restart"/>
            <w:tcBorders>
              <w:top w:val="single" w:sz="6" w:space="0" w:color="000000"/>
              <w:left w:val="single" w:sz="6" w:space="0" w:color="000000"/>
              <w:bottom w:val="single" w:sz="6" w:space="0" w:color="000000"/>
            </w:tcBorders>
          </w:tcPr>
          <w:p w14:paraId="23A076C3" w14:textId="3A4425A1" w:rsidR="00DA7C5C" w:rsidRPr="00BE068B" w:rsidRDefault="00DA7C5C" w:rsidP="00205402">
            <w:pPr>
              <w:spacing w:afterLines="20" w:after="48" w:line="240" w:lineRule="auto"/>
              <w:contextualSpacing/>
              <w:rPr>
                <w:rFonts w:ascii="Gill Sans MT" w:hAnsi="Gill Sans MT"/>
                <w:w w:val="105"/>
              </w:rPr>
            </w:pPr>
            <w:proofErr w:type="spellStart"/>
            <w:r w:rsidRPr="00BE068B">
              <w:rPr>
                <w:rFonts w:ascii="Gill Sans MT" w:hAnsi="Gill Sans MT"/>
                <w:w w:val="105"/>
              </w:rPr>
              <w:t>Geopoint</w:t>
            </w:r>
            <w:proofErr w:type="spellEnd"/>
            <w:r w:rsidRPr="00BE068B">
              <w:rPr>
                <w:rFonts w:ascii="Gill Sans MT" w:hAnsi="Gill Sans MT"/>
                <w:w w:val="105"/>
              </w:rPr>
              <w:t xml:space="preserve"> (</w:t>
            </w:r>
            <w:proofErr w:type="spellStart"/>
            <w:r w:rsidRPr="00BE068B">
              <w:rPr>
                <w:rFonts w:ascii="Gill Sans MT" w:hAnsi="Gill Sans MT"/>
                <w:w w:val="105"/>
              </w:rPr>
              <w:t>gps</w:t>
            </w:r>
            <w:proofErr w:type="spellEnd"/>
            <w:r w:rsidRPr="00BE068B">
              <w:rPr>
                <w:rFonts w:ascii="Gill Sans MT" w:hAnsi="Gill Sans MT"/>
                <w:w w:val="105"/>
              </w:rPr>
              <w:t>)</w:t>
            </w:r>
          </w:p>
        </w:tc>
        <w:tc>
          <w:tcPr>
            <w:tcW w:w="2527" w:type="dxa"/>
            <w:tcBorders>
              <w:top w:val="single" w:sz="6" w:space="0" w:color="000000"/>
              <w:left w:val="single" w:sz="6" w:space="0" w:color="000000"/>
              <w:bottom w:val="single" w:sz="4" w:space="0" w:color="auto"/>
            </w:tcBorders>
          </w:tcPr>
          <w:p w14:paraId="5DF8DBC6" w14:textId="6364646F"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a. </w:t>
            </w:r>
            <w:r w:rsidR="00DA7C5C" w:rsidRPr="00BE068B">
              <w:rPr>
                <w:rFonts w:ascii="Gill Sans MT" w:hAnsi="Gill Sans MT"/>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BE068B" w:rsidRDefault="00DA7C5C" w:rsidP="001512DD">
            <w:pPr>
              <w:spacing w:afterLines="20" w:after="48" w:line="240" w:lineRule="auto"/>
              <w:ind w:left="119"/>
              <w:contextualSpacing/>
              <w:rPr>
                <w:rFonts w:ascii="Gill Sans MT" w:hAnsi="Gill Sans MT"/>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BE068B" w:rsidRDefault="00DA7C5C" w:rsidP="001512DD">
            <w:pPr>
              <w:spacing w:afterLines="20" w:after="48" w:line="240" w:lineRule="auto"/>
              <w:ind w:left="119"/>
              <w:contextualSpacing/>
              <w:rPr>
                <w:rFonts w:ascii="Gill Sans MT" w:hAnsi="Gill Sans MT"/>
                <w:w w:val="105"/>
              </w:rPr>
            </w:pPr>
          </w:p>
        </w:tc>
        <w:tc>
          <w:tcPr>
            <w:tcW w:w="2527" w:type="dxa"/>
            <w:tcBorders>
              <w:top w:val="single" w:sz="4" w:space="0" w:color="auto"/>
              <w:left w:val="single" w:sz="6" w:space="0" w:color="000000"/>
              <w:bottom w:val="single" w:sz="18" w:space="0" w:color="000000"/>
            </w:tcBorders>
          </w:tcPr>
          <w:p w14:paraId="0A63A332" w14:textId="1D6DD316"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b. </w:t>
            </w:r>
            <w:r w:rsidR="00DA7C5C" w:rsidRPr="00BE068B">
              <w:rPr>
                <w:rFonts w:ascii="Gill Sans MT" w:hAnsi="Gill Sans MT"/>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64AAEF5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R2</w:t>
            </w:r>
          </w:p>
        </w:tc>
        <w:tc>
          <w:tcPr>
            <w:tcW w:w="4689" w:type="dxa"/>
            <w:tcBorders>
              <w:top w:val="single" w:sz="6" w:space="0" w:color="000000"/>
              <w:left w:val="single" w:sz="4" w:space="0" w:color="auto"/>
              <w:bottom w:val="single" w:sz="6" w:space="0" w:color="000000"/>
              <w:right w:val="single" w:sz="18" w:space="0" w:color="000000"/>
            </w:tcBorders>
          </w:tcPr>
          <w:p w14:paraId="630150FF" w14:textId="71CC2195"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BE068B" w:rsidRDefault="00DA7C5C" w:rsidP="001512DD">
            <w:pPr>
              <w:pStyle w:val="codes"/>
              <w:tabs>
                <w:tab w:val="left" w:pos="904"/>
              </w:tab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(Text)</w:t>
            </w:r>
          </w:p>
        </w:tc>
      </w:tr>
    </w:tbl>
    <w:p w14:paraId="24392FB6" w14:textId="77777777" w:rsidR="00B26E95" w:rsidRPr="00BE068B" w:rsidRDefault="00B26E95" w:rsidP="001512DD">
      <w:pPr>
        <w:spacing w:afterLines="20" w:after="48" w:line="240" w:lineRule="auto"/>
        <w:contextualSpacing/>
        <w:rPr>
          <w:rFonts w:ascii="Gill Sans MT" w:eastAsia="Times New Roman" w:hAnsi="Gill Sans MT" w:cs="Times New Roman"/>
          <w:b/>
          <w:bCs/>
        </w:rPr>
      </w:pPr>
    </w:p>
    <w:p w14:paraId="6A38938A" w14:textId="24ABB5DA" w:rsidR="00DA7C5C" w:rsidRPr="00BE068B" w:rsidRDefault="00134A66"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DA7C5C" w:rsidRPr="00BE068B">
        <w:rPr>
          <w:rFonts w:ascii="Gill Sans MT" w:eastAsia="Times New Roman" w:hAnsi="Gill Sans MT" w:cs="Times New Roman"/>
          <w:b/>
          <w:bCs/>
        </w:rPr>
        <w:t>. CONCLUSION</w:t>
      </w:r>
    </w:p>
    <w:p w14:paraId="17810933" w14:textId="77777777" w:rsidR="00DA7C5C" w:rsidRPr="00BE068B" w:rsidRDefault="00DA7C5C"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BE068B"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BE068B" w:rsidRDefault="00205402" w:rsidP="00FC1FE3">
            <w:pPr>
              <w:spacing w:after="0"/>
              <w:rPr>
                <w:rFonts w:ascii="Gill Sans MT" w:eastAsia="Calibri" w:hAnsi="Gill Sans MT" w:cs="Times New Roman"/>
              </w:rPr>
            </w:pPr>
            <w:r w:rsidRPr="00BE068B">
              <w:rPr>
                <w:rFonts w:ascii="Gill Sans MT" w:eastAsia="Calibri" w:hAnsi="Gill Sans MT"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BE068B" w:rsidRDefault="00B26E95" w:rsidP="00FC1FE3">
            <w:pPr>
              <w:spacing w:after="0"/>
              <w:rPr>
                <w:rFonts w:ascii="Gill Sans MT" w:hAnsi="Gill Sans MT"/>
                <w:color w:val="000000"/>
              </w:rPr>
            </w:pPr>
            <w:r w:rsidRPr="00BE068B">
              <w:rPr>
                <w:rFonts w:ascii="Gill Sans MT" w:hAnsi="Gill Sans MT"/>
                <w:w w:val="105"/>
              </w:rPr>
              <w:t>Enumerator: Please select the correct survey status from the list (</w:t>
            </w:r>
            <w:proofErr w:type="spellStart"/>
            <w:r w:rsidRPr="00BE068B">
              <w:rPr>
                <w:rFonts w:ascii="Gill Sans MT" w:hAnsi="Gill Sans MT"/>
                <w:b/>
                <w:w w:val="105"/>
              </w:rPr>
              <w:t>s_status</w:t>
            </w:r>
            <w:proofErr w:type="spellEnd"/>
            <w:r w:rsidRPr="00BE068B">
              <w:rPr>
                <w:rFonts w:ascii="Gill Sans MT" w:hAnsi="Gill Sans MT"/>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1=Complete</w:t>
            </w:r>
          </w:p>
          <w:p w14:paraId="66DA536A" w14:textId="7677916D"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2=Incomplete, come back</w:t>
            </w:r>
          </w:p>
          <w:p w14:paraId="60BEF0AF" w14:textId="6412F550"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3=Incomplete, cannot finish</w:t>
            </w:r>
          </w:p>
          <w:p w14:paraId="182447FD" w14:textId="4D7201B2"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4=</w:t>
            </w:r>
            <w:r w:rsidR="00296E2F" w:rsidRPr="00BE068B">
              <w:rPr>
                <w:rFonts w:ascii="Gill Sans MT" w:hAnsi="Gill Sans MT" w:cs="Times New Roman"/>
                <w:w w:val="105"/>
              </w:rPr>
              <w:t>Prefer not</w:t>
            </w:r>
            <w:r w:rsidRPr="00BE068B">
              <w:rPr>
                <w:rFonts w:ascii="Gill Sans MT" w:hAnsi="Gill Sans MT" w:cs="Times New Roman"/>
                <w:w w:val="105"/>
              </w:rPr>
              <w:t xml:space="preserve"> to participate</w:t>
            </w:r>
          </w:p>
          <w:p w14:paraId="50278705" w14:textId="0C13F364" w:rsidR="00B26E95" w:rsidRPr="00BE068B" w:rsidRDefault="00B26E95" w:rsidP="00FC1FE3">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BE068B" w:rsidRDefault="00B26E95" w:rsidP="00FC1FE3">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26E95" w:rsidRPr="00BE068B"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BE068B" w:rsidRDefault="00205402" w:rsidP="00B26E95">
            <w:pPr>
              <w:rPr>
                <w:rFonts w:ascii="Gill Sans MT" w:hAnsi="Gill Sans MT"/>
                <w:w w:val="105"/>
              </w:rPr>
            </w:pPr>
            <w:r w:rsidRPr="00BE068B">
              <w:rPr>
                <w:rFonts w:ascii="Gill Sans MT" w:hAnsi="Gill Sans MT"/>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BE068B" w:rsidRDefault="00B26E95" w:rsidP="00B26E95">
            <w:pPr>
              <w:spacing w:after="0"/>
              <w:rPr>
                <w:rFonts w:ascii="Gill Sans MT" w:hAnsi="Gill Sans MT"/>
                <w:w w:val="105"/>
              </w:rPr>
            </w:pPr>
            <w:r w:rsidRPr="00BE068B">
              <w:rPr>
                <w:rFonts w:ascii="Gill Sans MT" w:hAnsi="Gill Sans MT"/>
                <w:w w:val="105"/>
              </w:rPr>
              <w:t>On a scale of 1 to 5, 5 being very reliable, how reliable was the respondent? (</w:t>
            </w:r>
            <w:proofErr w:type="spellStart"/>
            <w:r w:rsidRPr="00BE068B">
              <w:rPr>
                <w:rFonts w:ascii="Gill Sans MT" w:hAnsi="Gill Sans MT"/>
                <w:b/>
                <w:w w:val="105"/>
              </w:rPr>
              <w:t>s_reliable</w:t>
            </w:r>
            <w:proofErr w:type="spellEnd"/>
            <w:r w:rsidRPr="00BE068B">
              <w:rPr>
                <w:rFonts w:ascii="Gill Sans MT" w:hAnsi="Gill Sans MT"/>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26E95" w:rsidRPr="00BE068B"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BE068B" w:rsidRDefault="00205402" w:rsidP="00B26E95">
            <w:pPr>
              <w:rPr>
                <w:rFonts w:ascii="Gill Sans MT" w:hAnsi="Gill Sans MT"/>
                <w:w w:val="105"/>
              </w:rPr>
            </w:pPr>
            <w:r w:rsidRPr="00BE068B">
              <w:rPr>
                <w:rFonts w:ascii="Gill Sans MT" w:hAnsi="Gill Sans MT"/>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BE068B" w:rsidRDefault="00B26E95" w:rsidP="00B26E95">
            <w:pPr>
              <w:spacing w:after="0"/>
              <w:rPr>
                <w:rFonts w:ascii="Gill Sans MT" w:hAnsi="Gill Sans MT"/>
                <w:w w:val="105"/>
              </w:rPr>
            </w:pPr>
            <w:r w:rsidRPr="00BE068B">
              <w:rPr>
                <w:rFonts w:ascii="Gill Sans MT" w:hAnsi="Gill Sans MT"/>
                <w:w w:val="105"/>
              </w:rPr>
              <w:t>Any additional comments?  (</w:t>
            </w:r>
            <w:proofErr w:type="spellStart"/>
            <w:r w:rsidRPr="00BE068B">
              <w:rPr>
                <w:rFonts w:ascii="Gill Sans MT" w:hAnsi="Gill Sans MT"/>
                <w:b/>
                <w:w w:val="105"/>
              </w:rPr>
              <w:t>s_notes</w:t>
            </w:r>
            <w:proofErr w:type="spellEnd"/>
            <w:r w:rsidRPr="00BE068B">
              <w:rPr>
                <w:rFonts w:ascii="Gill Sans MT" w:hAnsi="Gill Sans MT"/>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bl>
    <w:p w14:paraId="321381CC" w14:textId="2F8211D7" w:rsidR="00B26E95" w:rsidRPr="00BE068B" w:rsidRDefault="00B26E95" w:rsidP="001512DD">
      <w:pPr>
        <w:spacing w:afterLines="20" w:after="48" w:line="240" w:lineRule="auto"/>
        <w:contextualSpacing/>
        <w:rPr>
          <w:rFonts w:ascii="Gill Sans MT" w:eastAsia="Times New Roman" w:hAnsi="Gill Sans MT" w:cs="Times New Roman"/>
          <w:lang w:eastAsia="zh-CN"/>
        </w:rPr>
      </w:pPr>
    </w:p>
    <w:sectPr w:rsidR="00B26E95" w:rsidRPr="00BE068B"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Stickler, Mercedes M. (E3/LTRM)" w:date="2014-11-04T15:38:00Z" w:initials="MMS">
    <w:p w14:paraId="2828D3E8" w14:textId="77777777" w:rsidR="001D470B" w:rsidRDefault="001D470B"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1D470B" w:rsidRDefault="001D470B" w:rsidP="00BE5610">
      <w:pPr>
        <w:pStyle w:val="CommentText"/>
        <w:rPr>
          <w:b/>
        </w:rPr>
      </w:pPr>
    </w:p>
    <w:p w14:paraId="21E67321" w14:textId="77777777" w:rsidR="001D470B" w:rsidRPr="0070348B" w:rsidRDefault="001D470B"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5" w:author="Vanessa Retana" w:date="2014-11-05T17:08:00Z" w:initials="VR">
    <w:p w14:paraId="5BDFC40E" w14:textId="5B09BBFD" w:rsidR="001D470B" w:rsidRDefault="001D470B">
      <w:pPr>
        <w:pStyle w:val="CommentText"/>
      </w:pPr>
      <w:r>
        <w:rPr>
          <w:rStyle w:val="CommentReference"/>
        </w:rPr>
        <w:annotationRef/>
      </w: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64BD4136" w14:textId="5B342D5C" w:rsidR="001D470B" w:rsidRDefault="001D470B">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  </w:t>
      </w:r>
    </w:p>
  </w:comment>
  <w:comment w:id="3" w:author="Heather Huntington" w:date="2014-11-04T15:38:00Z" w:initials="HH">
    <w:p w14:paraId="4C197FA3" w14:textId="34600094" w:rsidR="001D470B" w:rsidRDefault="001D470B">
      <w:pPr>
        <w:pStyle w:val="CommentText"/>
      </w:pPr>
      <w:r>
        <w:rPr>
          <w:rStyle w:val="CommentReference"/>
        </w:rPr>
        <w:annotationRef/>
      </w:r>
      <w:r>
        <w:t xml:space="preserve">I think we have to keep this section to address GCC questions, </w:t>
      </w:r>
      <w:proofErr w:type="gramStart"/>
      <w:r>
        <w:t>especially  RQ</w:t>
      </w:r>
      <w:proofErr w:type="gramEnd"/>
      <w:r>
        <w:t xml:space="preserve"> #1 since there is still a lot of uncertainty about using resources for remote sensing. I totally agree that this is not the best way to measure this, but we need this as a back-up if we aren’t going to use remote sensing. </w:t>
      </w:r>
    </w:p>
  </w:comment>
  <w:comment w:id="6" w:author="Stickler, Mercedes M. (E3/LTRM)" w:date="2014-11-07T20:45:00Z" w:initials="MMS">
    <w:p w14:paraId="7282EA0D" w14:textId="77777777" w:rsidR="001D470B" w:rsidRDefault="001D470B" w:rsidP="00BE068B">
      <w:pPr>
        <w:pStyle w:val="CommentText"/>
      </w:pPr>
      <w:r>
        <w:rPr>
          <w:rStyle w:val="CommentReference"/>
        </w:rPr>
        <w:annotationRef/>
      </w:r>
      <w:r>
        <w:t>Again, let’s leave out the forest condition questions from surveys</w:t>
      </w:r>
    </w:p>
  </w:comment>
  <w:comment w:id="7" w:author="Heather Huntington" w:date="2014-11-07T20:45:00Z" w:initials="HH">
    <w:p w14:paraId="2359DFB9" w14:textId="77777777" w:rsidR="001D470B" w:rsidRDefault="001D470B" w:rsidP="00BE068B">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degradation under the canopy. </w:t>
      </w:r>
    </w:p>
  </w:comment>
  <w:comment w:id="10" w:author="Stickler, Mercedes M. (E3/LTRM)" w:date="2014-11-04T15:38:00Z" w:initials="MMS">
    <w:p w14:paraId="53C98F09" w14:textId="77777777" w:rsidR="001D470B" w:rsidRDefault="001D470B"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11" w:author="Vanessa Retana" w:date="2014-11-05T17:15:00Z" w:initials="VR">
    <w:p w14:paraId="029889BD" w14:textId="7D1FE1EF" w:rsidR="001D470B" w:rsidRDefault="001D470B">
      <w:pPr>
        <w:pStyle w:val="CommentText"/>
      </w:pPr>
      <w:r>
        <w:rPr>
          <w:rStyle w:val="CommentReference"/>
        </w:rPr>
        <w:annotationRef/>
      </w:r>
      <w:r>
        <w:t xml:space="preserve">I think it’s important to leave this section. Feedback and grievance mechanisms in REDD+ are new and are </w:t>
      </w:r>
      <w:r w:rsidRPr="005B41FE">
        <w:t>occasionally</w:t>
      </w:r>
      <w:r>
        <w:t xml:space="preserve"> being built over existing forest conflict structures. Therefore, evaluating the existing forest conflict structure is central.</w:t>
      </w:r>
    </w:p>
  </w:comment>
  <w:comment w:id="15" w:author="Stickler, Mercedes M. (E3/LTRM)" w:date="2014-11-04T15:38:00Z" w:initials="MMS">
    <w:p w14:paraId="50C367C1" w14:textId="74D1D161" w:rsidR="001D470B" w:rsidRDefault="001D470B">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16" w:author="Heather Huntington" w:date="2014-11-04T15:38:00Z" w:initials="HH">
    <w:p w14:paraId="2C138DAE" w14:textId="7BF63C59" w:rsidR="001D470B" w:rsidRDefault="001D470B">
      <w:pPr>
        <w:pStyle w:val="CommentText"/>
      </w:pPr>
      <w:r>
        <w:rPr>
          <w:rStyle w:val="CommentReference"/>
        </w:rPr>
        <w:annotationRef/>
      </w:r>
      <w:r>
        <w:t xml:space="preserve">The CFP interventions will not be determined until late spring/summer of next year, so we might just need to work with BCP to come up with a general set </w:t>
      </w:r>
      <w:proofErr w:type="gramStart"/>
      <w:r>
        <w:t>of  categories</w:t>
      </w:r>
      <w:proofErr w:type="gramEnd"/>
      <w:r>
        <w:t xml:space="preserve"> for this question. </w:t>
      </w:r>
    </w:p>
  </w:comment>
  <w:comment w:id="30" w:author="Vanessa Retana" w:date="2014-11-05T18:41:00Z" w:initials="VR">
    <w:p w14:paraId="64C3725F" w14:textId="471FF100" w:rsidR="001D470B" w:rsidRDefault="001D470B">
      <w:pPr>
        <w:pStyle w:val="CommentText"/>
      </w:pPr>
      <w:r>
        <w:rPr>
          <w:rStyle w:val="CommentReference"/>
        </w:rPr>
        <w:annotationRef/>
      </w:r>
      <w:r>
        <w:t>I suggest to add the following question tackling land reallocation:</w:t>
      </w:r>
    </w:p>
    <w:p w14:paraId="327868C9" w14:textId="4F9B9012" w:rsidR="001D470B" w:rsidRDefault="001D470B">
      <w:pPr>
        <w:pStyle w:val="CommentText"/>
      </w:pPr>
      <w:r>
        <w:t>Was your household compensated for losing access to land and resources? If so how?</w:t>
      </w:r>
    </w:p>
  </w:comment>
  <w:comment w:id="31" w:author="Heather Huntington" w:date="2014-11-07T22:15:00Z" w:initials="HH">
    <w:p w14:paraId="29F368B0" w14:textId="6FB64629" w:rsidR="001D470B" w:rsidRDefault="001D470B">
      <w:pPr>
        <w:pStyle w:val="CommentText"/>
      </w:pPr>
      <w:r>
        <w:rPr>
          <w:rStyle w:val="CommentReference"/>
        </w:rPr>
        <w:annotationRef/>
      </w:r>
      <w:r>
        <w:t xml:space="preserve">I cut many of the investment questions out of this roster section. However, I left the basic investment questions. If possible, I think we should try to keep those. </w:t>
      </w:r>
    </w:p>
  </w:comment>
  <w:comment w:id="33" w:author="Heather Huntington" w:date="2014-11-07T22:14:00Z" w:initials="HH">
    <w:p w14:paraId="484315C1" w14:textId="4D46A34C" w:rsidR="001D470B" w:rsidRDefault="001D470B">
      <w:pPr>
        <w:pStyle w:val="CommentText"/>
      </w:pPr>
      <w:r>
        <w:rPr>
          <w:rStyle w:val="CommentReference"/>
        </w:rPr>
        <w:annotationRef/>
      </w:r>
      <w:r>
        <w:t xml:space="preserve">This is a section from BCP’s Social Monitoring Survey that they would like for us to include. This is asking for a sum across all fields. If you think it is a priority, we can get this at the field level, but the survey is already pretty long. </w:t>
      </w:r>
    </w:p>
  </w:comment>
  <w:comment w:id="35" w:author="Heather Huntington" w:date="2014-11-07T22:41:00Z" w:initials="HH">
    <w:p w14:paraId="08FF2A34" w14:textId="73F16C04" w:rsidR="001D470B" w:rsidRDefault="001D470B">
      <w:pPr>
        <w:pStyle w:val="CommentText"/>
      </w:pPr>
      <w:r>
        <w:rPr>
          <w:rStyle w:val="CommentReference"/>
        </w:rPr>
        <w:annotationRef/>
      </w:r>
      <w:r>
        <w:t xml:space="preserve"> This is just about the fields that they farm on.  There are some forest tenure </w:t>
      </w:r>
      <w:proofErr w:type="gramStart"/>
      <w:r>
        <w:t>security  questions</w:t>
      </w:r>
      <w:proofErr w:type="gramEnd"/>
      <w:r>
        <w:t xml:space="preserve"> in the Headperson survey and in the HH forest section above. </w:t>
      </w:r>
    </w:p>
  </w:comment>
  <w:comment w:id="36" w:author="Stickler, Mercedes M. (E3/LTRM)" w:date="2014-11-07T22:27:00Z" w:initials="MMS">
    <w:p w14:paraId="07A28AEB" w14:textId="77777777" w:rsidR="001D470B" w:rsidRDefault="001D470B"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p w14:paraId="4E6CEBDC" w14:textId="77777777" w:rsidR="001D470B" w:rsidRDefault="001D470B" w:rsidP="00F7697D">
      <w:pPr>
        <w:pStyle w:val="CommentText"/>
      </w:pPr>
    </w:p>
    <w:p w14:paraId="43A1490A" w14:textId="56FC2673" w:rsidR="001D470B" w:rsidRDefault="001D470B" w:rsidP="00F7697D">
      <w:pPr>
        <w:pStyle w:val="CommentText"/>
      </w:pPr>
      <w:r>
        <w:t xml:space="preserve">HLH: Can they farm in reserves and parks? </w:t>
      </w:r>
    </w:p>
    <w:p w14:paraId="31FED18E" w14:textId="77777777" w:rsidR="001D470B" w:rsidRDefault="001D470B" w:rsidP="00F7697D">
      <w:pPr>
        <w:pStyle w:val="CommentText"/>
      </w:pPr>
    </w:p>
    <w:p w14:paraId="17BA091C" w14:textId="77777777" w:rsidR="001D470B" w:rsidRDefault="001D470B" w:rsidP="00F7697D">
      <w:pPr>
        <w:pStyle w:val="CommentText"/>
      </w:pPr>
    </w:p>
  </w:comment>
  <w:comment w:id="37" w:author="Stickler, Mercedes M. (E3/LTRM)" w:date="2014-11-04T15:38:00Z" w:initials="MMS">
    <w:p w14:paraId="01B81CD0" w14:textId="77777777" w:rsidR="001D470B" w:rsidRDefault="001D470B"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38" w:author="Vanessa Retana" w:date="2014-11-05T19:19:00Z" w:initials="VR">
    <w:p w14:paraId="6C96301C" w14:textId="77777777" w:rsidR="001D470B" w:rsidRDefault="001D470B">
      <w:pPr>
        <w:pStyle w:val="CommentText"/>
      </w:pPr>
      <w:r>
        <w:rPr>
          <w:rStyle w:val="CommentReference"/>
        </w:rPr>
        <w:annotationRef/>
      </w:r>
      <w:r>
        <w:t>I suggest to incorporate missing questions tackling tenure bundle of rights, i.e.</w:t>
      </w:r>
    </w:p>
    <w:p w14:paraId="30A9EF7E" w14:textId="0F6B1CA0" w:rsidR="001D470B" w:rsidRDefault="001D470B" w:rsidP="00D64E5E">
      <w:pPr>
        <w:pStyle w:val="CommentText"/>
        <w:numPr>
          <w:ilvl w:val="0"/>
          <w:numId w:val="1"/>
        </w:numPr>
      </w:pPr>
      <w:r>
        <w:t>Who can give permission to access the land?</w:t>
      </w:r>
    </w:p>
    <w:p w14:paraId="4D31C084" w14:textId="38671886" w:rsidR="001D470B" w:rsidRDefault="001D470B" w:rsidP="00D64E5E">
      <w:pPr>
        <w:pStyle w:val="CommentText"/>
        <w:numPr>
          <w:ilvl w:val="0"/>
          <w:numId w:val="1"/>
        </w:numPr>
      </w:pPr>
      <w:r>
        <w:t>Is the household or the community authorized to rent its land or grant a permit to use the resources?</w:t>
      </w:r>
    </w:p>
    <w:p w14:paraId="17E927EA" w14:textId="5DD9A36F" w:rsidR="001D470B" w:rsidRDefault="001D470B" w:rsidP="00D64E5E">
      <w:pPr>
        <w:pStyle w:val="CommentText"/>
      </w:pPr>
      <w:r>
        <w:t>Regarding this question, frequently communities believe land is sold, but it’s actually granted in a concession or permit.</w:t>
      </w:r>
    </w:p>
  </w:comment>
  <w:comment w:id="39" w:author="Stickler, Mercedes M. (E3/LTRM)" w:date="2014-11-04T15:38:00Z" w:initials="MMS">
    <w:p w14:paraId="69F4FF2B" w14:textId="77777777" w:rsidR="001D470B" w:rsidRDefault="001D470B"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40" w:author="Stickler, Mercedes M. (E3/LTRM)" w:date="2014-11-04T15:38:00Z" w:initials="MMS">
    <w:p w14:paraId="278ED38F" w14:textId="77777777" w:rsidR="001D470B" w:rsidRDefault="001D470B"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42" w:author="Stickler, Mercedes M. (E3/LTRM)" w:date="2014-11-04T15:38:00Z" w:initials="MMS">
    <w:p w14:paraId="16E7DF1E" w14:textId="77777777" w:rsidR="001D470B" w:rsidRDefault="001D470B" w:rsidP="00C67ECD">
      <w:pPr>
        <w:pStyle w:val="CommentText"/>
      </w:pPr>
      <w:r>
        <w:rPr>
          <w:rStyle w:val="CommentReference"/>
        </w:rPr>
        <w:annotationRef/>
      </w:r>
      <w:r>
        <w:t>Delete if re: forests; consider keeping to look at equity at field level (if we keep these questions at field level at all).</w:t>
      </w:r>
    </w:p>
  </w:comment>
  <w:comment w:id="46" w:author="Stickler, Mercedes M. (E3/LTRM)" w:date="2014-11-04T15:38:00Z" w:initials="MMS">
    <w:p w14:paraId="386D14FB" w14:textId="692274A1" w:rsidR="001D470B" w:rsidRDefault="001D470B">
      <w:pPr>
        <w:pStyle w:val="CommentText"/>
      </w:pPr>
      <w:r>
        <w:rPr>
          <w:rStyle w:val="CommentReference"/>
        </w:rPr>
        <w:annotationRef/>
      </w:r>
      <w:r>
        <w:t>Good. Double check whether CFP will be promoting any other off-farm salaried livelihoods that we should include here.</w:t>
      </w:r>
    </w:p>
  </w:comment>
  <w:comment w:id="47" w:author="Heather Huntington" w:date="2014-11-07T23:06:00Z" w:initials="HH">
    <w:p w14:paraId="0BF781E4" w14:textId="77777777" w:rsidR="001D470B" w:rsidRDefault="001D470B" w:rsidP="001D470B">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comment>
  <w:comment w:id="48" w:author="Vanessa Retana" w:date="2014-11-07T23:06:00Z" w:initials="VR">
    <w:p w14:paraId="313EB47D" w14:textId="77777777" w:rsidR="001D470B" w:rsidRDefault="001D470B" w:rsidP="001D470B">
      <w:pPr>
        <w:pStyle w:val="CommentText"/>
      </w:pPr>
      <w:r>
        <w:rPr>
          <w:rStyle w:val="CommentReference"/>
        </w:rPr>
        <w:annotationRef/>
      </w:r>
      <w:r>
        <w:t>I suggest to add the following question:</w:t>
      </w:r>
    </w:p>
    <w:p w14:paraId="4D9EDCC7" w14:textId="77777777" w:rsidR="001D470B" w:rsidRDefault="001D470B" w:rsidP="001D470B">
      <w:pPr>
        <w:pStyle w:val="CommentText"/>
      </w:pPr>
      <w:r>
        <w:t>- How much in kind payment did you received for renting your fields?</w:t>
      </w:r>
    </w:p>
  </w:comment>
  <w:comment w:id="49" w:author="Vanessa Retana" w:date="2014-11-07T23:06:00Z" w:initials="VR">
    <w:p w14:paraId="62888F10" w14:textId="77777777" w:rsidR="001D470B" w:rsidRDefault="001D470B" w:rsidP="001D470B">
      <w:pPr>
        <w:pStyle w:val="CommentText"/>
      </w:pPr>
      <w:r>
        <w:rPr>
          <w:rStyle w:val="CommentReference"/>
        </w:rPr>
        <w:annotationRef/>
      </w:r>
      <w:r>
        <w:t>Another question you may consider:</w:t>
      </w:r>
    </w:p>
    <w:p w14:paraId="2BE551AC" w14:textId="77777777" w:rsidR="001D470B" w:rsidRDefault="001D470B" w:rsidP="001D470B">
      <w:pPr>
        <w:pStyle w:val="CommentText"/>
      </w:pPr>
      <w:r>
        <w:t xml:space="preserve">- </w:t>
      </w: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comment>
  <w:comment w:id="50" w:author="Stickler, Mercedes M. (E3/LTRM)" w:date="2014-11-07T23:06:00Z" w:initials="MMS">
    <w:p w14:paraId="177B0CCD" w14:textId="77777777" w:rsidR="001D470B" w:rsidRDefault="001D470B" w:rsidP="001D470B">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51" w:author="Stickler, Mercedes M. (E3/LTRM)" w:date="2014-11-04T15:38:00Z" w:initials="MMS">
    <w:p w14:paraId="27742A60" w14:textId="4088D222" w:rsidR="001D470B" w:rsidRDefault="001D470B">
      <w:pPr>
        <w:pStyle w:val="CommentText"/>
      </w:pPr>
      <w:r>
        <w:rPr>
          <w:rStyle w:val="CommentReference"/>
        </w:rPr>
        <w:annotationRef/>
      </w:r>
      <w:r>
        <w:t>Can we slim this section a bit but still use it for assessing overall wealth to analyze equity in distribution of benefits? Also, are there any other assets the CFP will be distributing that we should add to this list??</w:t>
      </w:r>
    </w:p>
  </w:comment>
  <w:comment w:id="66" w:author="Vanessa Retana" w:date="2014-11-05T19:49:00Z" w:initials="VR">
    <w:p w14:paraId="4953C08D" w14:textId="6D608F06" w:rsidR="001D470B" w:rsidRDefault="001D470B">
      <w:pPr>
        <w:pStyle w:val="CommentText"/>
      </w:pPr>
      <w:r>
        <w:rPr>
          <w:rStyle w:val="CommentReference"/>
        </w:rPr>
        <w:annotationRef/>
      </w:r>
      <w:r>
        <w:t>I believe the information in this section will contribute to the design of the benefit sharing mechanism and to stakeholder mapping refining.</w:t>
      </w:r>
    </w:p>
  </w:comment>
  <w:comment w:id="67" w:author="Stickler, Mercedes M. (E3/LTRM)" w:date="2014-11-04T15:38:00Z" w:initials="MMS">
    <w:p w14:paraId="1718CC81" w14:textId="1FD7540F" w:rsidR="001D470B" w:rsidRDefault="001D470B">
      <w:pPr>
        <w:pStyle w:val="CommentText"/>
      </w:pPr>
      <w:r>
        <w:rPr>
          <w:rStyle w:val="CommentReference"/>
        </w:rPr>
        <w:annotationRef/>
      </w:r>
      <w:r>
        <w:t xml:space="preserve">Keep all these power/relationship questions – again for </w:t>
      </w:r>
      <w:proofErr w:type="gramStart"/>
      <w:r>
        <w:t>equity ?s</w:t>
      </w:r>
      <w:proofErr w:type="gram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1D470B" w:rsidRDefault="001D470B" w:rsidP="00C71DE8">
      <w:pPr>
        <w:spacing w:after="0" w:line="240" w:lineRule="auto"/>
      </w:pPr>
      <w:r>
        <w:separator/>
      </w:r>
    </w:p>
  </w:endnote>
  <w:endnote w:type="continuationSeparator" w:id="0">
    <w:p w14:paraId="2D784E8E" w14:textId="77777777" w:rsidR="001D470B" w:rsidRDefault="001D470B"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1D470B" w:rsidRDefault="001D470B">
        <w:pPr>
          <w:pStyle w:val="Footer"/>
          <w:jc w:val="right"/>
        </w:pPr>
        <w:r>
          <w:fldChar w:fldCharType="begin"/>
        </w:r>
        <w:r>
          <w:instrText xml:space="preserve"> PAGE   \* MERGEFORMAT </w:instrText>
        </w:r>
        <w:r>
          <w:fldChar w:fldCharType="separate"/>
        </w:r>
        <w:r w:rsidR="00275BD5">
          <w:rPr>
            <w:noProof/>
          </w:rPr>
          <w:t>1</w:t>
        </w:r>
        <w:r>
          <w:rPr>
            <w:noProof/>
          </w:rPr>
          <w:fldChar w:fldCharType="end"/>
        </w:r>
      </w:p>
    </w:sdtContent>
  </w:sdt>
  <w:p w14:paraId="27BD405B" w14:textId="77777777" w:rsidR="001D470B" w:rsidRDefault="001D470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1D470B" w:rsidRDefault="001D470B" w:rsidP="00C71DE8">
      <w:pPr>
        <w:spacing w:after="0" w:line="240" w:lineRule="auto"/>
      </w:pPr>
      <w:r>
        <w:separator/>
      </w:r>
    </w:p>
  </w:footnote>
  <w:footnote w:type="continuationSeparator" w:id="0">
    <w:p w14:paraId="71C8CEE0" w14:textId="77777777" w:rsidR="001D470B" w:rsidRDefault="001D470B" w:rsidP="00C71D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7FA1"/>
    <w:rsid w:val="00020B58"/>
    <w:rsid w:val="00026305"/>
    <w:rsid w:val="000324F5"/>
    <w:rsid w:val="00033F1D"/>
    <w:rsid w:val="000360B1"/>
    <w:rsid w:val="00042643"/>
    <w:rsid w:val="000427DF"/>
    <w:rsid w:val="00046A5C"/>
    <w:rsid w:val="00060783"/>
    <w:rsid w:val="00062FCA"/>
    <w:rsid w:val="00067200"/>
    <w:rsid w:val="00072A5F"/>
    <w:rsid w:val="00076053"/>
    <w:rsid w:val="000811E3"/>
    <w:rsid w:val="00084CE6"/>
    <w:rsid w:val="00085B25"/>
    <w:rsid w:val="00086D63"/>
    <w:rsid w:val="000A0002"/>
    <w:rsid w:val="000A369F"/>
    <w:rsid w:val="000B0A99"/>
    <w:rsid w:val="000B1EA8"/>
    <w:rsid w:val="000C30D8"/>
    <w:rsid w:val="000C43F6"/>
    <w:rsid w:val="000C7B5A"/>
    <w:rsid w:val="000D5605"/>
    <w:rsid w:val="000D64E6"/>
    <w:rsid w:val="000D7BE9"/>
    <w:rsid w:val="000F37E6"/>
    <w:rsid w:val="000F5062"/>
    <w:rsid w:val="000F5C1F"/>
    <w:rsid w:val="00134A66"/>
    <w:rsid w:val="00137629"/>
    <w:rsid w:val="00142892"/>
    <w:rsid w:val="00144967"/>
    <w:rsid w:val="0015117F"/>
    <w:rsid w:val="001512DD"/>
    <w:rsid w:val="00152B2F"/>
    <w:rsid w:val="001949A5"/>
    <w:rsid w:val="00196EC9"/>
    <w:rsid w:val="001A2B55"/>
    <w:rsid w:val="001A3006"/>
    <w:rsid w:val="001A7E23"/>
    <w:rsid w:val="001B251A"/>
    <w:rsid w:val="001C3ACA"/>
    <w:rsid w:val="001D470B"/>
    <w:rsid w:val="001E1DA8"/>
    <w:rsid w:val="001E617E"/>
    <w:rsid w:val="00205402"/>
    <w:rsid w:val="0021752C"/>
    <w:rsid w:val="00222712"/>
    <w:rsid w:val="0022680E"/>
    <w:rsid w:val="00233F7F"/>
    <w:rsid w:val="002360AB"/>
    <w:rsid w:val="00236681"/>
    <w:rsid w:val="002422DE"/>
    <w:rsid w:val="00247971"/>
    <w:rsid w:val="00254EEC"/>
    <w:rsid w:val="00257924"/>
    <w:rsid w:val="002609A2"/>
    <w:rsid w:val="00271744"/>
    <w:rsid w:val="00275BD5"/>
    <w:rsid w:val="002876B6"/>
    <w:rsid w:val="0028787E"/>
    <w:rsid w:val="00293477"/>
    <w:rsid w:val="0029538B"/>
    <w:rsid w:val="002954A7"/>
    <w:rsid w:val="00296E2F"/>
    <w:rsid w:val="00297833"/>
    <w:rsid w:val="002A4761"/>
    <w:rsid w:val="002A4ED0"/>
    <w:rsid w:val="002A6145"/>
    <w:rsid w:val="002D2A10"/>
    <w:rsid w:val="002E1759"/>
    <w:rsid w:val="00300F1D"/>
    <w:rsid w:val="00302C97"/>
    <w:rsid w:val="00321017"/>
    <w:rsid w:val="003338E1"/>
    <w:rsid w:val="00343A87"/>
    <w:rsid w:val="00346364"/>
    <w:rsid w:val="0036037D"/>
    <w:rsid w:val="00372E4E"/>
    <w:rsid w:val="0038752A"/>
    <w:rsid w:val="00396812"/>
    <w:rsid w:val="003B39C9"/>
    <w:rsid w:val="003C0031"/>
    <w:rsid w:val="003C3B44"/>
    <w:rsid w:val="003D65F2"/>
    <w:rsid w:val="003F5B16"/>
    <w:rsid w:val="004229F7"/>
    <w:rsid w:val="00435148"/>
    <w:rsid w:val="00437190"/>
    <w:rsid w:val="00442121"/>
    <w:rsid w:val="00451397"/>
    <w:rsid w:val="00451C80"/>
    <w:rsid w:val="00474D3E"/>
    <w:rsid w:val="00475675"/>
    <w:rsid w:val="00492CDC"/>
    <w:rsid w:val="00492EE7"/>
    <w:rsid w:val="00496396"/>
    <w:rsid w:val="004A1781"/>
    <w:rsid w:val="004A7491"/>
    <w:rsid w:val="004B4B2A"/>
    <w:rsid w:val="004C374D"/>
    <w:rsid w:val="004D42B4"/>
    <w:rsid w:val="004E3493"/>
    <w:rsid w:val="004E75E6"/>
    <w:rsid w:val="004F537B"/>
    <w:rsid w:val="00501D27"/>
    <w:rsid w:val="005067F4"/>
    <w:rsid w:val="0051057D"/>
    <w:rsid w:val="00512DC2"/>
    <w:rsid w:val="005133B7"/>
    <w:rsid w:val="00515913"/>
    <w:rsid w:val="00525160"/>
    <w:rsid w:val="00537F5E"/>
    <w:rsid w:val="00540CE5"/>
    <w:rsid w:val="00540F30"/>
    <w:rsid w:val="00553709"/>
    <w:rsid w:val="00555D1F"/>
    <w:rsid w:val="005701D2"/>
    <w:rsid w:val="00571097"/>
    <w:rsid w:val="00580237"/>
    <w:rsid w:val="005819B1"/>
    <w:rsid w:val="00581F27"/>
    <w:rsid w:val="00582D49"/>
    <w:rsid w:val="005856F5"/>
    <w:rsid w:val="00587FA3"/>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DEB"/>
    <w:rsid w:val="00643F9B"/>
    <w:rsid w:val="0064718C"/>
    <w:rsid w:val="006511A2"/>
    <w:rsid w:val="006569EA"/>
    <w:rsid w:val="00657266"/>
    <w:rsid w:val="00672FD9"/>
    <w:rsid w:val="006873C7"/>
    <w:rsid w:val="00691F08"/>
    <w:rsid w:val="00692DAE"/>
    <w:rsid w:val="0069331D"/>
    <w:rsid w:val="006A3EA6"/>
    <w:rsid w:val="006A5FEF"/>
    <w:rsid w:val="006A6B13"/>
    <w:rsid w:val="006B1783"/>
    <w:rsid w:val="006B34CA"/>
    <w:rsid w:val="006C2023"/>
    <w:rsid w:val="006D17A1"/>
    <w:rsid w:val="006D3041"/>
    <w:rsid w:val="006D5C10"/>
    <w:rsid w:val="006D66F2"/>
    <w:rsid w:val="006E365E"/>
    <w:rsid w:val="006E721F"/>
    <w:rsid w:val="006F3A74"/>
    <w:rsid w:val="006F5060"/>
    <w:rsid w:val="00701044"/>
    <w:rsid w:val="0070348B"/>
    <w:rsid w:val="007045FC"/>
    <w:rsid w:val="00707954"/>
    <w:rsid w:val="00710C24"/>
    <w:rsid w:val="00722B52"/>
    <w:rsid w:val="0072666B"/>
    <w:rsid w:val="00726F64"/>
    <w:rsid w:val="007306C5"/>
    <w:rsid w:val="00732114"/>
    <w:rsid w:val="00736B28"/>
    <w:rsid w:val="00736DFE"/>
    <w:rsid w:val="00747FDE"/>
    <w:rsid w:val="00755280"/>
    <w:rsid w:val="0076042F"/>
    <w:rsid w:val="0076083F"/>
    <w:rsid w:val="00760D6B"/>
    <w:rsid w:val="00761418"/>
    <w:rsid w:val="00764E8A"/>
    <w:rsid w:val="00765164"/>
    <w:rsid w:val="00767B5C"/>
    <w:rsid w:val="00770C52"/>
    <w:rsid w:val="007A1B0B"/>
    <w:rsid w:val="007A29FF"/>
    <w:rsid w:val="007A7614"/>
    <w:rsid w:val="007B362C"/>
    <w:rsid w:val="007B7340"/>
    <w:rsid w:val="007D11DB"/>
    <w:rsid w:val="007E02CA"/>
    <w:rsid w:val="007E0863"/>
    <w:rsid w:val="007E0A43"/>
    <w:rsid w:val="00804709"/>
    <w:rsid w:val="008113F0"/>
    <w:rsid w:val="008128E9"/>
    <w:rsid w:val="008145A6"/>
    <w:rsid w:val="0081480F"/>
    <w:rsid w:val="00816ED7"/>
    <w:rsid w:val="0082354A"/>
    <w:rsid w:val="008250E0"/>
    <w:rsid w:val="00826B4F"/>
    <w:rsid w:val="0086308D"/>
    <w:rsid w:val="00866C0D"/>
    <w:rsid w:val="00866F30"/>
    <w:rsid w:val="008768A7"/>
    <w:rsid w:val="00880A22"/>
    <w:rsid w:val="00893583"/>
    <w:rsid w:val="00894E82"/>
    <w:rsid w:val="0089663B"/>
    <w:rsid w:val="008B5DEC"/>
    <w:rsid w:val="008C1301"/>
    <w:rsid w:val="008C2BC1"/>
    <w:rsid w:val="008C66BB"/>
    <w:rsid w:val="008E1E3D"/>
    <w:rsid w:val="008E6AAE"/>
    <w:rsid w:val="008E7E6A"/>
    <w:rsid w:val="0090229E"/>
    <w:rsid w:val="00903C1A"/>
    <w:rsid w:val="009266B6"/>
    <w:rsid w:val="0093061D"/>
    <w:rsid w:val="00933DA9"/>
    <w:rsid w:val="00942CDD"/>
    <w:rsid w:val="00943A99"/>
    <w:rsid w:val="0095507A"/>
    <w:rsid w:val="009559BE"/>
    <w:rsid w:val="00985CCD"/>
    <w:rsid w:val="009A059D"/>
    <w:rsid w:val="009D61E6"/>
    <w:rsid w:val="00A000C6"/>
    <w:rsid w:val="00A02C50"/>
    <w:rsid w:val="00A2594A"/>
    <w:rsid w:val="00A25FDF"/>
    <w:rsid w:val="00A31AD1"/>
    <w:rsid w:val="00A34F12"/>
    <w:rsid w:val="00A36F64"/>
    <w:rsid w:val="00A405FF"/>
    <w:rsid w:val="00A478EB"/>
    <w:rsid w:val="00A52B6E"/>
    <w:rsid w:val="00A667B3"/>
    <w:rsid w:val="00A813B0"/>
    <w:rsid w:val="00A81ED7"/>
    <w:rsid w:val="00A93337"/>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A460E"/>
    <w:rsid w:val="00BA5C76"/>
    <w:rsid w:val="00BA7D85"/>
    <w:rsid w:val="00BB1C09"/>
    <w:rsid w:val="00BD3256"/>
    <w:rsid w:val="00BE068B"/>
    <w:rsid w:val="00BE53B1"/>
    <w:rsid w:val="00BE5610"/>
    <w:rsid w:val="00BE6AEC"/>
    <w:rsid w:val="00BE781E"/>
    <w:rsid w:val="00BF2596"/>
    <w:rsid w:val="00BF7C36"/>
    <w:rsid w:val="00C00A68"/>
    <w:rsid w:val="00C01ABF"/>
    <w:rsid w:val="00C03D82"/>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5E5F"/>
    <w:rsid w:val="00D1326E"/>
    <w:rsid w:val="00D16CC6"/>
    <w:rsid w:val="00D21542"/>
    <w:rsid w:val="00D25595"/>
    <w:rsid w:val="00D25C07"/>
    <w:rsid w:val="00D26A85"/>
    <w:rsid w:val="00D34605"/>
    <w:rsid w:val="00D36AAA"/>
    <w:rsid w:val="00D3752F"/>
    <w:rsid w:val="00D4243B"/>
    <w:rsid w:val="00D437F1"/>
    <w:rsid w:val="00D44D26"/>
    <w:rsid w:val="00D467F5"/>
    <w:rsid w:val="00D51F0F"/>
    <w:rsid w:val="00D60A50"/>
    <w:rsid w:val="00D634F1"/>
    <w:rsid w:val="00D64E5E"/>
    <w:rsid w:val="00D66AC4"/>
    <w:rsid w:val="00D70197"/>
    <w:rsid w:val="00D86C3C"/>
    <w:rsid w:val="00D92D13"/>
    <w:rsid w:val="00DA00DA"/>
    <w:rsid w:val="00DA1429"/>
    <w:rsid w:val="00DA7C5C"/>
    <w:rsid w:val="00DB114F"/>
    <w:rsid w:val="00DC0026"/>
    <w:rsid w:val="00DC08AE"/>
    <w:rsid w:val="00DC105B"/>
    <w:rsid w:val="00DC1702"/>
    <w:rsid w:val="00DC4029"/>
    <w:rsid w:val="00DC552F"/>
    <w:rsid w:val="00DD2712"/>
    <w:rsid w:val="00DE4EC4"/>
    <w:rsid w:val="00E0092D"/>
    <w:rsid w:val="00E00C80"/>
    <w:rsid w:val="00E31E9E"/>
    <w:rsid w:val="00E34508"/>
    <w:rsid w:val="00E3458F"/>
    <w:rsid w:val="00E3532B"/>
    <w:rsid w:val="00E35766"/>
    <w:rsid w:val="00E35B17"/>
    <w:rsid w:val="00E3668B"/>
    <w:rsid w:val="00E405E2"/>
    <w:rsid w:val="00E4165E"/>
    <w:rsid w:val="00E477D2"/>
    <w:rsid w:val="00E53EF1"/>
    <w:rsid w:val="00E575D6"/>
    <w:rsid w:val="00E62C79"/>
    <w:rsid w:val="00E62CDC"/>
    <w:rsid w:val="00E71899"/>
    <w:rsid w:val="00E74210"/>
    <w:rsid w:val="00E84872"/>
    <w:rsid w:val="00E865C4"/>
    <w:rsid w:val="00E94596"/>
    <w:rsid w:val="00E96D6E"/>
    <w:rsid w:val="00EA41DE"/>
    <w:rsid w:val="00EA42A1"/>
    <w:rsid w:val="00EC091D"/>
    <w:rsid w:val="00EC2087"/>
    <w:rsid w:val="00EE1FD1"/>
    <w:rsid w:val="00EE23B3"/>
    <w:rsid w:val="00EF261D"/>
    <w:rsid w:val="00EF7147"/>
    <w:rsid w:val="00EF7649"/>
    <w:rsid w:val="00F05B1A"/>
    <w:rsid w:val="00F11990"/>
    <w:rsid w:val="00F1283B"/>
    <w:rsid w:val="00F24E55"/>
    <w:rsid w:val="00F25BF8"/>
    <w:rsid w:val="00F279F1"/>
    <w:rsid w:val="00F3482A"/>
    <w:rsid w:val="00F36819"/>
    <w:rsid w:val="00F37010"/>
    <w:rsid w:val="00F442AC"/>
    <w:rsid w:val="00F46737"/>
    <w:rsid w:val="00F51FBD"/>
    <w:rsid w:val="00F554F5"/>
    <w:rsid w:val="00F64681"/>
    <w:rsid w:val="00F65E5D"/>
    <w:rsid w:val="00F71CC4"/>
    <w:rsid w:val="00F75538"/>
    <w:rsid w:val="00F7697D"/>
    <w:rsid w:val="00F77971"/>
    <w:rsid w:val="00F836DA"/>
    <w:rsid w:val="00F869A1"/>
    <w:rsid w:val="00F86AA7"/>
    <w:rsid w:val="00FA5477"/>
    <w:rsid w:val="00FA74D4"/>
    <w:rsid w:val="00FB013F"/>
    <w:rsid w:val="00FB7EBF"/>
    <w:rsid w:val="00FC1FE3"/>
    <w:rsid w:val="00FE1BF8"/>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A2B5-5A96-2042-985B-FEA20DEE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52</Pages>
  <Words>10596</Words>
  <Characters>60402</Characters>
  <Application>Microsoft Macintosh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70857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8</cp:revision>
  <dcterms:created xsi:type="dcterms:W3CDTF">2014-11-08T04:37:00Z</dcterms:created>
  <dcterms:modified xsi:type="dcterms:W3CDTF">2014-11-08T07:24:00Z</dcterms:modified>
</cp:coreProperties>
</file>