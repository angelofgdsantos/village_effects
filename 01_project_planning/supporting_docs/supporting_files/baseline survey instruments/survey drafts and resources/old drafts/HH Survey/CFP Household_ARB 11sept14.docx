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73438C" w14:textId="77777777" w:rsidR="001B251A" w:rsidRPr="001512DD" w:rsidRDefault="001B251A" w:rsidP="001512DD">
      <w:pPr>
        <w:spacing w:after="0" w:line="240" w:lineRule="auto"/>
        <w:contextualSpacing/>
        <w:jc w:val="center"/>
        <w:rPr>
          <w:b/>
        </w:rPr>
      </w:pPr>
      <w:bookmarkStart w:id="0" w:name="_GoBack"/>
      <w:bookmarkEnd w:id="0"/>
      <w:r w:rsidRPr="001512DD">
        <w:rPr>
          <w:b/>
        </w:rPr>
        <w:t>Community Forest Project IE</w:t>
      </w:r>
    </w:p>
    <w:p w14:paraId="63F3404D" w14:textId="77777777" w:rsidR="00137629" w:rsidRPr="001512DD" w:rsidRDefault="001B251A" w:rsidP="001512DD">
      <w:pPr>
        <w:spacing w:after="0" w:line="240" w:lineRule="auto"/>
        <w:contextualSpacing/>
        <w:jc w:val="center"/>
        <w:rPr>
          <w:b/>
        </w:rPr>
      </w:pPr>
      <w:r w:rsidRPr="001512DD">
        <w:rPr>
          <w:b/>
        </w:rPr>
        <w:t>Household Survey</w:t>
      </w:r>
    </w:p>
    <w:p w14:paraId="05F6C023" w14:textId="6350C0D4" w:rsidR="00C93B76" w:rsidRPr="001512DD" w:rsidRDefault="00A667B3" w:rsidP="001512DD">
      <w:pPr>
        <w:spacing w:after="0" w:line="240" w:lineRule="auto"/>
        <w:contextualSpacing/>
        <w:rPr>
          <w:b/>
        </w:rPr>
      </w:pPr>
      <w:r w:rsidRPr="001512DD">
        <w:rPr>
          <w:rFonts w:eastAsia="Times New Roman" w:cs="Times New Roman"/>
          <w:color w:val="000000"/>
        </w:rPr>
        <w:t>INTERVIEWER: Carefully explain the definition of a household as: 'a group of people who live in the same homestead (which may consist of more than a single dwelling) and share food and other items bought from a common household budget. This includes people who are away temporarily. This is the definition you will be using each time you refer to a 'household' throughout this interview and should be borne in mind by both yourself and the respondent/s.</w:t>
      </w:r>
    </w:p>
    <w:p w14:paraId="5EDD1A8F" w14:textId="77777777" w:rsidR="00A667B3" w:rsidRPr="001512DD" w:rsidRDefault="00A667B3" w:rsidP="001512DD">
      <w:pPr>
        <w:spacing w:after="0" w:line="240" w:lineRule="auto"/>
        <w:contextualSpacing/>
        <w:rPr>
          <w:b/>
        </w:rPr>
      </w:pPr>
    </w:p>
    <w:tbl>
      <w:tblPr>
        <w:tblW w:w="10080" w:type="dxa"/>
        <w:tblInd w:w="5" w:type="dxa"/>
        <w:tblLayout w:type="fixed"/>
        <w:tblCellMar>
          <w:left w:w="29" w:type="dxa"/>
          <w:right w:w="29" w:type="dxa"/>
        </w:tblCellMar>
        <w:tblLook w:val="0000" w:firstRow="0" w:lastRow="0" w:firstColumn="0" w:lastColumn="0" w:noHBand="0" w:noVBand="0"/>
      </w:tblPr>
      <w:tblGrid>
        <w:gridCol w:w="350"/>
        <w:gridCol w:w="4686"/>
        <w:gridCol w:w="6"/>
        <w:gridCol w:w="2514"/>
        <w:gridCol w:w="1810"/>
        <w:gridCol w:w="714"/>
      </w:tblGrid>
      <w:tr w:rsidR="00B71EAD" w:rsidRPr="001512DD" w14:paraId="6616BCFD" w14:textId="77777777" w:rsidTr="00CD018F">
        <w:trPr>
          <w:trHeight w:hRule="exact" w:val="367"/>
        </w:trPr>
        <w:tc>
          <w:tcPr>
            <w:tcW w:w="350" w:type="dxa"/>
            <w:tcBorders>
              <w:top w:val="single" w:sz="4" w:space="0" w:color="000000"/>
              <w:left w:val="single" w:sz="4" w:space="0" w:color="000000"/>
              <w:bottom w:val="single" w:sz="4" w:space="0" w:color="000000"/>
              <w:right w:val="single" w:sz="4" w:space="0" w:color="auto"/>
            </w:tcBorders>
          </w:tcPr>
          <w:p w14:paraId="6635C359" w14:textId="77777777" w:rsidR="00512DC2" w:rsidRPr="001512DD" w:rsidRDefault="00512DC2" w:rsidP="001512DD">
            <w:pPr>
              <w:spacing w:after="0" w:line="240" w:lineRule="auto"/>
              <w:contextualSpacing/>
              <w:rPr>
                <w:w w:val="105"/>
              </w:rPr>
            </w:pPr>
          </w:p>
        </w:tc>
        <w:tc>
          <w:tcPr>
            <w:tcW w:w="7206" w:type="dxa"/>
            <w:gridSpan w:val="3"/>
            <w:tcBorders>
              <w:top w:val="single" w:sz="4" w:space="0" w:color="000000"/>
              <w:left w:val="single" w:sz="4" w:space="0" w:color="auto"/>
              <w:bottom w:val="single" w:sz="4" w:space="0" w:color="000000"/>
              <w:right w:val="single" w:sz="18" w:space="0" w:color="000000"/>
            </w:tcBorders>
          </w:tcPr>
          <w:p w14:paraId="379415DC" w14:textId="77777777" w:rsidR="00512DC2" w:rsidRPr="001512DD" w:rsidRDefault="00512DC2" w:rsidP="001512DD">
            <w:pPr>
              <w:spacing w:after="0" w:line="240" w:lineRule="auto"/>
              <w:contextualSpacing/>
              <w:rPr>
                <w:w w:val="105"/>
              </w:rPr>
            </w:pPr>
            <w:r w:rsidRPr="001512DD">
              <w:rPr>
                <w:w w:val="105"/>
              </w:rPr>
              <w:t>A1. Date of Survey</w:t>
            </w:r>
          </w:p>
        </w:tc>
        <w:tc>
          <w:tcPr>
            <w:tcW w:w="2524" w:type="dxa"/>
            <w:gridSpan w:val="2"/>
            <w:tcBorders>
              <w:top w:val="single" w:sz="18" w:space="0" w:color="000000"/>
              <w:left w:val="single" w:sz="18" w:space="0" w:color="000000"/>
              <w:bottom w:val="single" w:sz="18" w:space="0" w:color="000000"/>
              <w:right w:val="single" w:sz="18" w:space="0" w:color="000000"/>
            </w:tcBorders>
          </w:tcPr>
          <w:p w14:paraId="47175B4F" w14:textId="77777777" w:rsidR="00512DC2" w:rsidRPr="001512DD" w:rsidRDefault="00512DC2" w:rsidP="001512DD">
            <w:pPr>
              <w:spacing w:after="0" w:line="240" w:lineRule="auto"/>
              <w:contextualSpacing/>
              <w:rPr>
                <w:i/>
              </w:rPr>
            </w:pPr>
            <w:r w:rsidRPr="001512DD">
              <w:rPr>
                <w:i/>
              </w:rPr>
              <w:t>(mm/dd/yyyy)</w:t>
            </w:r>
          </w:p>
        </w:tc>
      </w:tr>
      <w:tr w:rsidR="00B71EAD" w:rsidRPr="001512DD" w14:paraId="64DA99D0"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right w:val="single" w:sz="4" w:space="0" w:color="auto"/>
            </w:tcBorders>
          </w:tcPr>
          <w:p w14:paraId="115D2734" w14:textId="77777777" w:rsidR="00512DC2" w:rsidRPr="001512DD" w:rsidRDefault="00512DC2" w:rsidP="001512DD">
            <w:pPr>
              <w:spacing w:after="0" w:line="240" w:lineRule="auto"/>
              <w:contextualSpacing/>
              <w:rPr>
                <w:rFonts w:eastAsiaTheme="minorEastAsia"/>
                <w:lang w:eastAsia="zh-CN"/>
              </w:rPr>
            </w:pPr>
          </w:p>
        </w:tc>
        <w:tc>
          <w:tcPr>
            <w:tcW w:w="4692" w:type="dxa"/>
            <w:gridSpan w:val="2"/>
            <w:tcBorders>
              <w:left w:val="single" w:sz="4" w:space="0" w:color="auto"/>
              <w:right w:val="single" w:sz="18" w:space="0" w:color="000000"/>
            </w:tcBorders>
          </w:tcPr>
          <w:p w14:paraId="3DB5C1F1"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A2. Name of Enumerator</w:t>
            </w:r>
          </w:p>
        </w:tc>
        <w:tc>
          <w:tcPr>
            <w:tcW w:w="5038" w:type="dxa"/>
            <w:gridSpan w:val="3"/>
            <w:tcBorders>
              <w:top w:val="single" w:sz="18" w:space="0" w:color="000000"/>
              <w:left w:val="single" w:sz="18" w:space="0" w:color="000000"/>
              <w:bottom w:val="single" w:sz="18" w:space="0" w:color="000000"/>
              <w:right w:val="single" w:sz="18" w:space="0" w:color="000000"/>
            </w:tcBorders>
          </w:tcPr>
          <w:p w14:paraId="00DE2268"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i/>
                <w:lang w:eastAsia="zh-CN"/>
              </w:rPr>
              <w:t>(Text)</w:t>
            </w:r>
          </w:p>
        </w:tc>
      </w:tr>
      <w:tr w:rsidR="00B71EAD" w:rsidRPr="001512DD" w14:paraId="4CAE6E5C"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right w:val="single" w:sz="4" w:space="0" w:color="auto"/>
            </w:tcBorders>
          </w:tcPr>
          <w:p w14:paraId="314BBCF2" w14:textId="77777777" w:rsidR="00512DC2" w:rsidRPr="001512DD" w:rsidRDefault="00512DC2" w:rsidP="001512DD">
            <w:pPr>
              <w:spacing w:after="0" w:line="240" w:lineRule="auto"/>
              <w:contextualSpacing/>
              <w:rPr>
                <w:rFonts w:eastAsiaTheme="minorEastAsia"/>
                <w:lang w:eastAsia="zh-CN"/>
              </w:rPr>
            </w:pPr>
          </w:p>
        </w:tc>
        <w:tc>
          <w:tcPr>
            <w:tcW w:w="4692" w:type="dxa"/>
            <w:gridSpan w:val="2"/>
            <w:tcBorders>
              <w:left w:val="single" w:sz="4" w:space="0" w:color="auto"/>
              <w:right w:val="single" w:sz="18" w:space="0" w:color="000000"/>
            </w:tcBorders>
          </w:tcPr>
          <w:p w14:paraId="419C62EF"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A3. Name of Supervisor</w:t>
            </w:r>
          </w:p>
        </w:tc>
        <w:tc>
          <w:tcPr>
            <w:tcW w:w="5038" w:type="dxa"/>
            <w:gridSpan w:val="3"/>
            <w:tcBorders>
              <w:top w:val="single" w:sz="18" w:space="0" w:color="000000"/>
              <w:left w:val="single" w:sz="18" w:space="0" w:color="000000"/>
              <w:bottom w:val="single" w:sz="18" w:space="0" w:color="000000"/>
              <w:right w:val="single" w:sz="18" w:space="0" w:color="000000"/>
            </w:tcBorders>
          </w:tcPr>
          <w:p w14:paraId="278C4E8E"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i/>
                <w:lang w:eastAsia="zh-CN"/>
              </w:rPr>
              <w:t>(Text)</w:t>
            </w:r>
          </w:p>
        </w:tc>
      </w:tr>
      <w:tr w:rsidR="00B71EAD" w:rsidRPr="001512DD" w14:paraId="33166BF5"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right w:val="single" w:sz="4" w:space="0" w:color="auto"/>
            </w:tcBorders>
          </w:tcPr>
          <w:p w14:paraId="5ACC91EB" w14:textId="77777777" w:rsidR="00512DC2" w:rsidRPr="001512DD" w:rsidRDefault="00512DC2" w:rsidP="001512DD">
            <w:pPr>
              <w:spacing w:after="0" w:line="240" w:lineRule="auto"/>
              <w:contextualSpacing/>
              <w:rPr>
                <w:rFonts w:eastAsiaTheme="minorEastAsia"/>
                <w:w w:val="105"/>
                <w:lang w:eastAsia="zh-CN"/>
              </w:rPr>
            </w:pPr>
          </w:p>
        </w:tc>
        <w:tc>
          <w:tcPr>
            <w:tcW w:w="4686" w:type="dxa"/>
            <w:tcBorders>
              <w:left w:val="single" w:sz="4" w:space="0" w:color="auto"/>
              <w:right w:val="nil"/>
            </w:tcBorders>
          </w:tcPr>
          <w:p w14:paraId="7506BDAF"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A4. Chiefdom:</w:t>
            </w:r>
          </w:p>
        </w:tc>
        <w:tc>
          <w:tcPr>
            <w:tcW w:w="4330" w:type="dxa"/>
            <w:gridSpan w:val="3"/>
            <w:tcBorders>
              <w:left w:val="nil"/>
              <w:right w:val="single" w:sz="18" w:space="0" w:color="000000"/>
            </w:tcBorders>
          </w:tcPr>
          <w:p w14:paraId="1EA7D032"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1=</w:t>
            </w:r>
          </w:p>
          <w:p w14:paraId="26EADE1D"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2=</w:t>
            </w:r>
          </w:p>
          <w:p w14:paraId="1B57D11C"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3=</w:t>
            </w:r>
          </w:p>
          <w:p w14:paraId="12FDD918"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4=</w:t>
            </w:r>
          </w:p>
          <w:p w14:paraId="2F7E30DB"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5=</w:t>
            </w:r>
          </w:p>
          <w:p w14:paraId="172511CF"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6=</w:t>
            </w:r>
          </w:p>
        </w:tc>
        <w:tc>
          <w:tcPr>
            <w:tcW w:w="714" w:type="dxa"/>
            <w:tcBorders>
              <w:top w:val="single" w:sz="18" w:space="0" w:color="000000"/>
              <w:left w:val="single" w:sz="18" w:space="0" w:color="000000"/>
              <w:bottom w:val="single" w:sz="18" w:space="0" w:color="000000"/>
              <w:right w:val="single" w:sz="18" w:space="0" w:color="000000"/>
            </w:tcBorders>
          </w:tcPr>
          <w:p w14:paraId="0428FA49"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i/>
                <w:lang w:eastAsia="zh-CN"/>
              </w:rPr>
              <w:t>(Code)</w:t>
            </w:r>
          </w:p>
        </w:tc>
      </w:tr>
      <w:tr w:rsidR="00B71EAD" w:rsidRPr="001512DD" w14:paraId="0E56614F"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right w:val="single" w:sz="4" w:space="0" w:color="auto"/>
            </w:tcBorders>
          </w:tcPr>
          <w:p w14:paraId="7E385AA2" w14:textId="77777777" w:rsidR="00512DC2" w:rsidRPr="001512DD" w:rsidRDefault="00512DC2" w:rsidP="001512DD">
            <w:pPr>
              <w:spacing w:after="0" w:line="240" w:lineRule="auto"/>
              <w:contextualSpacing/>
              <w:rPr>
                <w:rFonts w:eastAsiaTheme="minorEastAsia"/>
                <w:lang w:eastAsia="zh-CN"/>
              </w:rPr>
            </w:pPr>
          </w:p>
        </w:tc>
        <w:tc>
          <w:tcPr>
            <w:tcW w:w="4692" w:type="dxa"/>
            <w:gridSpan w:val="2"/>
            <w:tcBorders>
              <w:left w:val="single" w:sz="4" w:space="0" w:color="auto"/>
              <w:right w:val="single" w:sz="18" w:space="0" w:color="000000"/>
            </w:tcBorders>
          </w:tcPr>
          <w:p w14:paraId="52FA07BD"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A5. Village name</w:t>
            </w:r>
          </w:p>
        </w:tc>
        <w:tc>
          <w:tcPr>
            <w:tcW w:w="5038" w:type="dxa"/>
            <w:gridSpan w:val="3"/>
            <w:tcBorders>
              <w:top w:val="single" w:sz="18" w:space="0" w:color="000000"/>
              <w:left w:val="single" w:sz="18" w:space="0" w:color="000000"/>
              <w:bottom w:val="single" w:sz="18" w:space="0" w:color="000000"/>
              <w:right w:val="single" w:sz="18" w:space="0" w:color="000000"/>
            </w:tcBorders>
          </w:tcPr>
          <w:p w14:paraId="5D07C67C"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i/>
                <w:lang w:eastAsia="zh-CN"/>
              </w:rPr>
              <w:t>(Text)</w:t>
            </w:r>
          </w:p>
        </w:tc>
      </w:tr>
      <w:tr w:rsidR="00B71EAD" w:rsidRPr="001512DD" w14:paraId="71271BCB"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22DFDA82" w14:textId="77777777" w:rsidR="00512DC2" w:rsidRPr="001512DD" w:rsidRDefault="00512DC2" w:rsidP="001512DD">
            <w:pPr>
              <w:spacing w:after="0" w:line="240" w:lineRule="auto"/>
              <w:contextualSpacing/>
              <w:rPr>
                <w:rFonts w:eastAsiaTheme="minorEastAsia"/>
                <w:lang w:eastAsia="zh-CN"/>
              </w:rPr>
            </w:pPr>
          </w:p>
        </w:tc>
        <w:tc>
          <w:tcPr>
            <w:tcW w:w="4692" w:type="dxa"/>
            <w:gridSpan w:val="2"/>
            <w:tcBorders>
              <w:top w:val="single" w:sz="4" w:space="0" w:color="000000"/>
              <w:left w:val="single" w:sz="4" w:space="0" w:color="auto"/>
              <w:bottom w:val="single" w:sz="4" w:space="0" w:color="000000"/>
              <w:right w:val="single" w:sz="18" w:space="0" w:color="000000"/>
            </w:tcBorders>
          </w:tcPr>
          <w:p w14:paraId="00CE79A8"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A6. Retype village name</w:t>
            </w:r>
          </w:p>
        </w:tc>
        <w:tc>
          <w:tcPr>
            <w:tcW w:w="5038" w:type="dxa"/>
            <w:gridSpan w:val="3"/>
            <w:tcBorders>
              <w:top w:val="single" w:sz="18" w:space="0" w:color="000000"/>
              <w:left w:val="single" w:sz="18" w:space="0" w:color="000000"/>
              <w:bottom w:val="single" w:sz="18" w:space="0" w:color="000000"/>
              <w:right w:val="single" w:sz="18" w:space="0" w:color="000000"/>
            </w:tcBorders>
          </w:tcPr>
          <w:p w14:paraId="0C1DE000" w14:textId="77777777" w:rsidR="00512DC2" w:rsidRPr="001512DD" w:rsidRDefault="00512DC2" w:rsidP="001512DD">
            <w:pPr>
              <w:spacing w:after="0" w:line="240" w:lineRule="auto"/>
              <w:contextualSpacing/>
              <w:rPr>
                <w:rFonts w:eastAsiaTheme="minorEastAsia"/>
                <w:i/>
                <w:lang w:eastAsia="zh-CN"/>
              </w:rPr>
            </w:pPr>
            <w:r w:rsidRPr="001512DD">
              <w:rPr>
                <w:rFonts w:eastAsiaTheme="minorEastAsia"/>
                <w:i/>
                <w:lang w:eastAsia="zh-CN"/>
              </w:rPr>
              <w:t>(Text)</w:t>
            </w:r>
          </w:p>
        </w:tc>
      </w:tr>
      <w:tr w:rsidR="00B71EAD" w:rsidRPr="001512DD" w14:paraId="15BA6339"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04621E24" w14:textId="77777777" w:rsidR="00512DC2" w:rsidRPr="001512DD" w:rsidRDefault="00512DC2" w:rsidP="001512DD">
            <w:pPr>
              <w:spacing w:after="0" w:line="240" w:lineRule="auto"/>
              <w:contextualSpacing/>
              <w:rPr>
                <w:rFonts w:eastAsiaTheme="minorEastAsia"/>
                <w:lang w:eastAsia="zh-CN"/>
              </w:rPr>
            </w:pPr>
          </w:p>
        </w:tc>
        <w:tc>
          <w:tcPr>
            <w:tcW w:w="7206" w:type="dxa"/>
            <w:gridSpan w:val="3"/>
            <w:tcBorders>
              <w:top w:val="single" w:sz="4" w:space="0" w:color="000000"/>
              <w:left w:val="single" w:sz="4" w:space="0" w:color="auto"/>
              <w:bottom w:val="single" w:sz="4" w:space="0" w:color="000000"/>
              <w:right w:val="single" w:sz="18" w:space="0" w:color="000000"/>
            </w:tcBorders>
          </w:tcPr>
          <w:p w14:paraId="432B0FCA"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A7. ID Code from household roster</w:t>
            </w:r>
          </w:p>
        </w:tc>
        <w:tc>
          <w:tcPr>
            <w:tcW w:w="2524" w:type="dxa"/>
            <w:gridSpan w:val="2"/>
            <w:tcBorders>
              <w:top w:val="single" w:sz="18" w:space="0" w:color="000000"/>
              <w:left w:val="single" w:sz="18" w:space="0" w:color="000000"/>
              <w:bottom w:val="single" w:sz="18" w:space="0" w:color="000000"/>
              <w:right w:val="single" w:sz="18" w:space="0" w:color="000000"/>
            </w:tcBorders>
          </w:tcPr>
          <w:p w14:paraId="66098183" w14:textId="77777777" w:rsidR="00512DC2" w:rsidRPr="001512DD" w:rsidRDefault="00512DC2" w:rsidP="001512DD">
            <w:pPr>
              <w:spacing w:after="0" w:line="240" w:lineRule="auto"/>
              <w:contextualSpacing/>
              <w:rPr>
                <w:rFonts w:eastAsiaTheme="minorEastAsia"/>
                <w:i/>
                <w:lang w:eastAsia="zh-CN"/>
              </w:rPr>
            </w:pPr>
            <w:r w:rsidRPr="001512DD">
              <w:rPr>
                <w:rFonts w:eastAsiaTheme="minorEastAsia"/>
                <w:i/>
                <w:lang w:eastAsia="zh-CN"/>
              </w:rPr>
              <w:t>(Integer)</w:t>
            </w:r>
          </w:p>
        </w:tc>
      </w:tr>
      <w:tr w:rsidR="00B71EAD" w:rsidRPr="001512DD" w14:paraId="2643E7A4"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2A7D3303" w14:textId="77777777" w:rsidR="00512DC2" w:rsidRPr="001512DD" w:rsidRDefault="00512DC2" w:rsidP="001512DD">
            <w:pPr>
              <w:spacing w:after="0" w:line="240" w:lineRule="auto"/>
              <w:contextualSpacing/>
              <w:rPr>
                <w:rFonts w:eastAsiaTheme="minorEastAsia"/>
                <w:lang w:eastAsia="zh-CN"/>
              </w:rPr>
            </w:pPr>
          </w:p>
        </w:tc>
        <w:tc>
          <w:tcPr>
            <w:tcW w:w="7206" w:type="dxa"/>
            <w:gridSpan w:val="3"/>
            <w:tcBorders>
              <w:top w:val="single" w:sz="4" w:space="0" w:color="000000"/>
              <w:left w:val="single" w:sz="4" w:space="0" w:color="auto"/>
              <w:bottom w:val="single" w:sz="4" w:space="0" w:color="000000"/>
              <w:right w:val="single" w:sz="18" w:space="0" w:color="000000"/>
            </w:tcBorders>
          </w:tcPr>
          <w:p w14:paraId="201AC180" w14:textId="77777777" w:rsidR="00512DC2" w:rsidRPr="001512DD" w:rsidRDefault="00512DC2" w:rsidP="001512DD">
            <w:pPr>
              <w:spacing w:after="0" w:line="240" w:lineRule="auto"/>
              <w:contextualSpacing/>
              <w:rPr>
                <w:rFonts w:eastAsiaTheme="minorEastAsia"/>
                <w:w w:val="105"/>
                <w:lang w:eastAsia="zh-CN"/>
              </w:rPr>
            </w:pPr>
            <w:r w:rsidRPr="001512DD">
              <w:rPr>
                <w:rFonts w:eastAsiaTheme="minorEastAsia"/>
                <w:w w:val="105"/>
                <w:lang w:eastAsia="zh-CN"/>
              </w:rPr>
              <w:t>A8. Retype ID code from household roster</w:t>
            </w:r>
          </w:p>
        </w:tc>
        <w:tc>
          <w:tcPr>
            <w:tcW w:w="2524" w:type="dxa"/>
            <w:gridSpan w:val="2"/>
            <w:tcBorders>
              <w:top w:val="single" w:sz="18" w:space="0" w:color="000000"/>
              <w:left w:val="single" w:sz="18" w:space="0" w:color="000000"/>
              <w:bottom w:val="single" w:sz="18" w:space="0" w:color="000000"/>
              <w:right w:val="single" w:sz="18" w:space="0" w:color="000000"/>
            </w:tcBorders>
          </w:tcPr>
          <w:p w14:paraId="3D7E02F3" w14:textId="77777777" w:rsidR="00512DC2" w:rsidRPr="001512DD" w:rsidRDefault="00512DC2" w:rsidP="001512DD">
            <w:pPr>
              <w:spacing w:after="0" w:line="240" w:lineRule="auto"/>
              <w:contextualSpacing/>
              <w:rPr>
                <w:rFonts w:eastAsiaTheme="minorEastAsia"/>
                <w:i/>
                <w:lang w:eastAsia="zh-CN"/>
              </w:rPr>
            </w:pPr>
            <w:r w:rsidRPr="001512DD">
              <w:rPr>
                <w:rFonts w:eastAsiaTheme="minorEastAsia"/>
                <w:i/>
                <w:lang w:eastAsia="zh-CN"/>
              </w:rPr>
              <w:t>(Integer)</w:t>
            </w:r>
          </w:p>
        </w:tc>
      </w:tr>
    </w:tbl>
    <w:p w14:paraId="161A3D5F" w14:textId="77777777" w:rsidR="00512DC2" w:rsidRPr="001512DD" w:rsidRDefault="00512DC2" w:rsidP="001512DD">
      <w:pPr>
        <w:spacing w:after="0" w:line="240" w:lineRule="auto"/>
        <w:contextualSpacing/>
        <w:rPr>
          <w:b/>
        </w:rPr>
      </w:pPr>
    </w:p>
    <w:p w14:paraId="07B1213C" w14:textId="77777777" w:rsidR="00512DC2" w:rsidRPr="001512DD" w:rsidRDefault="00512DC2" w:rsidP="001512DD">
      <w:pPr>
        <w:spacing w:after="0" w:line="240" w:lineRule="auto"/>
        <w:contextualSpacing/>
        <w:rPr>
          <w:b/>
        </w:rPr>
      </w:pPr>
      <w:r w:rsidRPr="001512DD">
        <w:rPr>
          <w:b/>
        </w:rPr>
        <w:t>ORAL CONSENT SCRIPT</w:t>
      </w:r>
    </w:p>
    <w:p w14:paraId="3154A55B" w14:textId="77777777" w:rsidR="00765164" w:rsidRPr="001512DD" w:rsidRDefault="00765164" w:rsidP="001512DD">
      <w:pPr>
        <w:spacing w:after="0" w:line="240" w:lineRule="auto"/>
        <w:contextualSpacing/>
        <w:rPr>
          <w:b/>
        </w:rPr>
      </w:pPr>
    </w:p>
    <w:tbl>
      <w:tblPr>
        <w:tblW w:w="10080" w:type="dxa"/>
        <w:tblInd w:w="5" w:type="dxa"/>
        <w:tblLayout w:type="fixed"/>
        <w:tblCellMar>
          <w:left w:w="29" w:type="dxa"/>
          <w:right w:w="29" w:type="dxa"/>
        </w:tblCellMar>
        <w:tblLook w:val="0000" w:firstRow="0" w:lastRow="0" w:firstColumn="0" w:lastColumn="0" w:noHBand="0" w:noVBand="0"/>
      </w:tblPr>
      <w:tblGrid>
        <w:gridCol w:w="350"/>
        <w:gridCol w:w="4693"/>
        <w:gridCol w:w="4343"/>
        <w:gridCol w:w="694"/>
      </w:tblGrid>
      <w:tr w:rsidR="00B71EAD" w:rsidRPr="001512DD" w14:paraId="7C60B14C" w14:textId="77777777" w:rsidTr="00CD018F">
        <w:trPr>
          <w:trHeight w:val="20"/>
        </w:trPr>
        <w:tc>
          <w:tcPr>
            <w:tcW w:w="350" w:type="dxa"/>
            <w:tcBorders>
              <w:top w:val="single" w:sz="4" w:space="0" w:color="000000"/>
              <w:left w:val="single" w:sz="4" w:space="0" w:color="000000"/>
              <w:bottom w:val="single" w:sz="4" w:space="0" w:color="000000"/>
              <w:right w:val="single" w:sz="4" w:space="0" w:color="auto"/>
            </w:tcBorders>
          </w:tcPr>
          <w:p w14:paraId="1758747E" w14:textId="77777777" w:rsidR="0076083F" w:rsidRPr="001512DD" w:rsidRDefault="0076083F" w:rsidP="001512DD">
            <w:pPr>
              <w:spacing w:after="0" w:line="240" w:lineRule="auto"/>
              <w:contextualSpacing/>
              <w:rPr>
                <w:rFonts w:eastAsia="Calibri" w:cs="Times New Roman"/>
                <w:w w:val="105"/>
              </w:rPr>
            </w:pPr>
          </w:p>
        </w:tc>
        <w:tc>
          <w:tcPr>
            <w:tcW w:w="4693" w:type="dxa"/>
            <w:tcBorders>
              <w:top w:val="single" w:sz="4" w:space="0" w:color="000000"/>
              <w:left w:val="single" w:sz="4" w:space="0" w:color="auto"/>
              <w:bottom w:val="single" w:sz="4" w:space="0" w:color="000000"/>
            </w:tcBorders>
          </w:tcPr>
          <w:p w14:paraId="3779D6D9" w14:textId="77777777" w:rsidR="0076083F" w:rsidRPr="001512DD" w:rsidRDefault="0076083F" w:rsidP="001512DD">
            <w:pPr>
              <w:spacing w:after="0" w:line="240" w:lineRule="auto"/>
              <w:contextualSpacing/>
              <w:rPr>
                <w:rFonts w:eastAsia="Calibri" w:cs="Times New Roman"/>
                <w:w w:val="105"/>
              </w:rPr>
            </w:pPr>
            <w:r w:rsidRPr="001512DD">
              <w:rPr>
                <w:rFonts w:eastAsia="Calibri" w:cs="Times New Roman"/>
                <w:w w:val="105"/>
              </w:rPr>
              <w:t>A9. Did the respondent consent?</w:t>
            </w:r>
          </w:p>
          <w:p w14:paraId="58340AD6" w14:textId="77777777" w:rsidR="0076083F" w:rsidRPr="001512DD" w:rsidRDefault="0076083F" w:rsidP="001512DD">
            <w:pPr>
              <w:spacing w:after="0" w:line="240" w:lineRule="auto"/>
              <w:contextualSpacing/>
              <w:rPr>
                <w:rFonts w:eastAsia="Calibri" w:cs="Times New Roman"/>
                <w:i/>
                <w:w w:val="105"/>
              </w:rPr>
            </w:pPr>
            <w:r w:rsidRPr="001512DD">
              <w:rPr>
                <w:rFonts w:eastAsia="Calibri" w:cs="Times New Roman"/>
                <w:i/>
                <w:w w:val="105"/>
              </w:rPr>
              <w:t>If 2, skip to A11</w:t>
            </w:r>
          </w:p>
        </w:tc>
        <w:tc>
          <w:tcPr>
            <w:tcW w:w="4343" w:type="dxa"/>
            <w:tcBorders>
              <w:top w:val="single" w:sz="4" w:space="0" w:color="000000"/>
              <w:bottom w:val="single" w:sz="4" w:space="0" w:color="000000"/>
              <w:right w:val="single" w:sz="18" w:space="0" w:color="000000"/>
            </w:tcBorders>
          </w:tcPr>
          <w:p w14:paraId="5F90A2EF" w14:textId="77777777" w:rsidR="0076083F" w:rsidRPr="001512DD" w:rsidRDefault="0076083F" w:rsidP="001512DD">
            <w:pPr>
              <w:spacing w:after="0" w:line="240" w:lineRule="auto"/>
              <w:contextualSpacing/>
              <w:rPr>
                <w:rFonts w:eastAsiaTheme="minorEastAsia"/>
                <w:lang w:eastAsia="zh-CN"/>
              </w:rPr>
            </w:pPr>
            <w:r w:rsidRPr="001512DD">
              <w:rPr>
                <w:rFonts w:eastAsiaTheme="minorEastAsia"/>
                <w:lang w:eastAsia="zh-CN"/>
              </w:rPr>
              <w:t>1=No</w:t>
            </w:r>
          </w:p>
          <w:p w14:paraId="4AC799F1" w14:textId="77777777" w:rsidR="0076083F" w:rsidRPr="001512DD" w:rsidRDefault="0076083F" w:rsidP="001512DD">
            <w:pPr>
              <w:spacing w:after="0" w:line="240" w:lineRule="auto"/>
              <w:contextualSpacing/>
              <w:rPr>
                <w:rFonts w:eastAsiaTheme="minorEastAsia"/>
                <w:lang w:eastAsia="zh-CN"/>
              </w:rPr>
            </w:pPr>
            <w:r w:rsidRPr="001512DD">
              <w:rPr>
                <w:rFonts w:eastAsiaTheme="minorEastAsia"/>
                <w:lang w:eastAsia="zh-CN"/>
              </w:rPr>
              <w:t>2=Yes</w:t>
            </w:r>
            <w:r w:rsidRPr="001512DD" w:rsidDel="00226116">
              <w:rPr>
                <w:rFonts w:eastAsiaTheme="minorEastAsia"/>
                <w:lang w:eastAsia="zh-CN"/>
              </w:rPr>
              <w:t xml:space="preserve"> </w:t>
            </w:r>
          </w:p>
        </w:tc>
        <w:tc>
          <w:tcPr>
            <w:tcW w:w="694" w:type="dxa"/>
            <w:tcBorders>
              <w:top w:val="single" w:sz="18" w:space="0" w:color="000000"/>
              <w:left w:val="single" w:sz="18" w:space="0" w:color="000000"/>
              <w:bottom w:val="single" w:sz="18" w:space="0" w:color="000000"/>
              <w:right w:val="single" w:sz="18" w:space="0" w:color="000000"/>
            </w:tcBorders>
          </w:tcPr>
          <w:p w14:paraId="66699AB3" w14:textId="77777777" w:rsidR="0076083F" w:rsidRPr="001512DD" w:rsidRDefault="0076083F" w:rsidP="001512DD">
            <w:pPr>
              <w:spacing w:after="0" w:line="240" w:lineRule="auto"/>
              <w:contextualSpacing/>
              <w:rPr>
                <w:rFonts w:eastAsia="Calibri" w:cs="Times New Roman"/>
                <w:i/>
              </w:rPr>
            </w:pPr>
            <w:r w:rsidRPr="001512DD">
              <w:rPr>
                <w:rFonts w:eastAsia="Calibri" w:cs="Times New Roman"/>
                <w:i/>
              </w:rPr>
              <w:t>(Code)</w:t>
            </w:r>
          </w:p>
        </w:tc>
      </w:tr>
      <w:tr w:rsidR="00B71EAD" w:rsidRPr="001512DD" w14:paraId="047048B8"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247E9C82" w14:textId="77777777" w:rsidR="0076083F" w:rsidRPr="001512DD" w:rsidRDefault="0076083F" w:rsidP="001512DD">
            <w:pPr>
              <w:spacing w:after="0" w:line="240" w:lineRule="auto"/>
              <w:contextualSpacing/>
              <w:rPr>
                <w:rFonts w:eastAsiaTheme="minorEastAsia"/>
                <w:lang w:eastAsia="zh-CN"/>
              </w:rPr>
            </w:pPr>
          </w:p>
        </w:tc>
        <w:tc>
          <w:tcPr>
            <w:tcW w:w="4693" w:type="dxa"/>
            <w:tcBorders>
              <w:top w:val="single" w:sz="4" w:space="0" w:color="000000"/>
              <w:left w:val="single" w:sz="4" w:space="0" w:color="auto"/>
              <w:bottom w:val="single" w:sz="4" w:space="0" w:color="000000"/>
              <w:right w:val="single" w:sz="18" w:space="0" w:color="000000"/>
            </w:tcBorders>
          </w:tcPr>
          <w:p w14:paraId="2846F049" w14:textId="77777777" w:rsidR="0076083F" w:rsidRPr="001512DD" w:rsidRDefault="0076083F" w:rsidP="001512DD">
            <w:pPr>
              <w:spacing w:after="0" w:line="240" w:lineRule="auto"/>
              <w:contextualSpacing/>
              <w:rPr>
                <w:rFonts w:eastAsiaTheme="minorEastAsia"/>
                <w:w w:val="105"/>
                <w:lang w:eastAsia="zh-CN"/>
              </w:rPr>
            </w:pPr>
            <w:r w:rsidRPr="001512DD">
              <w:rPr>
                <w:rFonts w:eastAsiaTheme="minorEastAsia"/>
                <w:w w:val="105"/>
                <w:lang w:eastAsia="zh-CN"/>
              </w:rPr>
              <w:t>A10. Can you please tell me why you have chosen not to participate?</w:t>
            </w:r>
          </w:p>
        </w:tc>
        <w:tc>
          <w:tcPr>
            <w:tcW w:w="5037" w:type="dxa"/>
            <w:gridSpan w:val="2"/>
            <w:tcBorders>
              <w:top w:val="single" w:sz="18" w:space="0" w:color="000000"/>
              <w:left w:val="single" w:sz="18" w:space="0" w:color="000000"/>
              <w:bottom w:val="single" w:sz="18" w:space="0" w:color="000000"/>
              <w:right w:val="single" w:sz="18" w:space="0" w:color="000000"/>
            </w:tcBorders>
          </w:tcPr>
          <w:p w14:paraId="447CD7D1" w14:textId="77777777" w:rsidR="0076083F" w:rsidRPr="001512DD" w:rsidRDefault="0076083F" w:rsidP="001512DD">
            <w:pPr>
              <w:spacing w:after="0" w:line="240" w:lineRule="auto"/>
              <w:contextualSpacing/>
              <w:rPr>
                <w:rFonts w:eastAsiaTheme="minorEastAsia"/>
                <w:i/>
                <w:lang w:eastAsia="zh-CN"/>
              </w:rPr>
            </w:pPr>
            <w:r w:rsidRPr="001512DD">
              <w:rPr>
                <w:rFonts w:eastAsiaTheme="minorEastAsia"/>
                <w:i/>
                <w:lang w:eastAsia="zh-CN"/>
              </w:rPr>
              <w:t>(Text)</w:t>
            </w:r>
          </w:p>
        </w:tc>
      </w:tr>
    </w:tbl>
    <w:p w14:paraId="62A25B83" w14:textId="77777777" w:rsidR="00765164" w:rsidRPr="001512DD" w:rsidRDefault="00765164" w:rsidP="001512DD">
      <w:pPr>
        <w:spacing w:after="0" w:line="240" w:lineRule="auto"/>
        <w:contextualSpacing/>
        <w:rPr>
          <w:b/>
        </w:rPr>
      </w:pPr>
    </w:p>
    <w:tbl>
      <w:tblPr>
        <w:tblW w:w="10080" w:type="dxa"/>
        <w:tblInd w:w="5" w:type="dxa"/>
        <w:tblLayout w:type="fixed"/>
        <w:tblCellMar>
          <w:left w:w="29" w:type="dxa"/>
          <w:right w:w="29" w:type="dxa"/>
        </w:tblCellMar>
        <w:tblLook w:val="0000" w:firstRow="0" w:lastRow="0" w:firstColumn="0" w:lastColumn="0" w:noHBand="0" w:noVBand="0"/>
      </w:tblPr>
      <w:tblGrid>
        <w:gridCol w:w="350"/>
        <w:gridCol w:w="4693"/>
        <w:gridCol w:w="2512"/>
        <w:gridCol w:w="1831"/>
        <w:gridCol w:w="694"/>
      </w:tblGrid>
      <w:tr w:rsidR="00B71EAD" w:rsidRPr="001512DD" w14:paraId="6F54DE1B" w14:textId="77777777" w:rsidTr="00CD018F">
        <w:trPr>
          <w:trHeight w:val="20"/>
        </w:trPr>
        <w:tc>
          <w:tcPr>
            <w:tcW w:w="350" w:type="dxa"/>
            <w:tcBorders>
              <w:top w:val="single" w:sz="4" w:space="0" w:color="000000"/>
              <w:left w:val="single" w:sz="4" w:space="0" w:color="000000"/>
              <w:bottom w:val="single" w:sz="4" w:space="0" w:color="000000"/>
              <w:right w:val="single" w:sz="4" w:space="0" w:color="auto"/>
            </w:tcBorders>
          </w:tcPr>
          <w:p w14:paraId="099D91ED" w14:textId="77777777" w:rsidR="0076083F" w:rsidRPr="001512DD" w:rsidRDefault="0076083F" w:rsidP="001512DD">
            <w:pPr>
              <w:spacing w:after="0" w:line="240" w:lineRule="auto"/>
              <w:contextualSpacing/>
              <w:rPr>
                <w:rFonts w:eastAsia="Calibri" w:cs="Times New Roman"/>
                <w:w w:val="105"/>
              </w:rPr>
            </w:pPr>
          </w:p>
        </w:tc>
        <w:tc>
          <w:tcPr>
            <w:tcW w:w="4693" w:type="dxa"/>
            <w:tcBorders>
              <w:top w:val="single" w:sz="4" w:space="0" w:color="000000"/>
              <w:left w:val="single" w:sz="4" w:space="0" w:color="auto"/>
              <w:bottom w:val="single" w:sz="4" w:space="0" w:color="000000"/>
            </w:tcBorders>
          </w:tcPr>
          <w:p w14:paraId="7CF3E2B2" w14:textId="77777777" w:rsidR="0076083F" w:rsidRPr="001512DD" w:rsidRDefault="0076083F" w:rsidP="001512DD">
            <w:pPr>
              <w:spacing w:after="0" w:line="240" w:lineRule="auto"/>
              <w:contextualSpacing/>
              <w:rPr>
                <w:rFonts w:eastAsia="Calibri" w:cs="Times New Roman"/>
                <w:w w:val="105"/>
              </w:rPr>
            </w:pPr>
            <w:r w:rsidRPr="001512DD">
              <w:rPr>
                <w:rFonts w:eastAsia="Calibri" w:cs="Times New Roman"/>
                <w:w w:val="105"/>
              </w:rPr>
              <w:t>A1</w:t>
            </w:r>
            <w:r w:rsidR="00701044" w:rsidRPr="001512DD">
              <w:rPr>
                <w:rFonts w:eastAsia="Calibri" w:cs="Times New Roman"/>
                <w:w w:val="105"/>
              </w:rPr>
              <w:t>1</w:t>
            </w:r>
            <w:r w:rsidRPr="001512DD">
              <w:rPr>
                <w:rFonts w:eastAsia="Calibri" w:cs="Times New Roman"/>
                <w:w w:val="105"/>
              </w:rPr>
              <w:t>. Who is the respondent?</w:t>
            </w:r>
          </w:p>
          <w:p w14:paraId="334CD04F" w14:textId="77777777" w:rsidR="0076083F" w:rsidRPr="001512DD" w:rsidRDefault="0076083F" w:rsidP="001512DD">
            <w:pPr>
              <w:spacing w:after="0" w:line="240" w:lineRule="auto"/>
              <w:contextualSpacing/>
              <w:rPr>
                <w:rFonts w:eastAsia="Calibri" w:cs="Times New Roman"/>
                <w:i/>
                <w:w w:val="105"/>
              </w:rPr>
            </w:pPr>
            <w:r w:rsidRPr="001512DD">
              <w:rPr>
                <w:rFonts w:eastAsia="Calibri" w:cs="Times New Roman"/>
                <w:i/>
                <w:w w:val="105"/>
              </w:rPr>
              <w:t>If 1, skip to A16</w:t>
            </w:r>
          </w:p>
        </w:tc>
        <w:tc>
          <w:tcPr>
            <w:tcW w:w="4343" w:type="dxa"/>
            <w:gridSpan w:val="2"/>
            <w:tcBorders>
              <w:top w:val="single" w:sz="4" w:space="0" w:color="000000"/>
              <w:bottom w:val="single" w:sz="4" w:space="0" w:color="000000"/>
              <w:right w:val="single" w:sz="18" w:space="0" w:color="000000"/>
            </w:tcBorders>
          </w:tcPr>
          <w:p w14:paraId="24E0341A" w14:textId="77777777" w:rsidR="0076083F" w:rsidRPr="001512DD" w:rsidRDefault="0076083F" w:rsidP="001512DD">
            <w:pPr>
              <w:spacing w:after="0" w:line="240" w:lineRule="auto"/>
              <w:contextualSpacing/>
              <w:rPr>
                <w:rFonts w:eastAsiaTheme="minorEastAsia"/>
                <w:lang w:eastAsia="zh-CN"/>
              </w:rPr>
            </w:pPr>
            <w:r w:rsidRPr="001512DD">
              <w:rPr>
                <w:rFonts w:eastAsiaTheme="minorEastAsia"/>
                <w:lang w:eastAsia="zh-CN"/>
              </w:rPr>
              <w:t>1=</w:t>
            </w:r>
            <w:r w:rsidR="00701044" w:rsidRPr="001512DD">
              <w:rPr>
                <w:rFonts w:eastAsiaTheme="minorEastAsia"/>
                <w:lang w:eastAsia="zh-CN"/>
              </w:rPr>
              <w:t>Head of household</w:t>
            </w:r>
          </w:p>
          <w:p w14:paraId="483B9546" w14:textId="77777777" w:rsidR="0076083F" w:rsidRPr="001512DD" w:rsidRDefault="00701044" w:rsidP="001512DD">
            <w:pPr>
              <w:spacing w:after="0" w:line="240" w:lineRule="auto"/>
              <w:contextualSpacing/>
              <w:rPr>
                <w:rFonts w:eastAsiaTheme="minorEastAsia"/>
                <w:lang w:eastAsia="zh-CN"/>
              </w:rPr>
            </w:pPr>
            <w:r w:rsidRPr="001512DD">
              <w:rPr>
                <w:rFonts w:eastAsiaTheme="minorEastAsia"/>
                <w:lang w:eastAsia="zh-CN"/>
              </w:rPr>
              <w:t>2=Spouse of head of household</w:t>
            </w:r>
          </w:p>
          <w:p w14:paraId="30DA7160"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3=Other household member</w:t>
            </w:r>
          </w:p>
        </w:tc>
        <w:tc>
          <w:tcPr>
            <w:tcW w:w="694" w:type="dxa"/>
            <w:tcBorders>
              <w:top w:val="single" w:sz="18" w:space="0" w:color="000000"/>
              <w:left w:val="single" w:sz="18" w:space="0" w:color="000000"/>
              <w:bottom w:val="single" w:sz="18" w:space="0" w:color="000000"/>
              <w:right w:val="single" w:sz="18" w:space="0" w:color="000000"/>
            </w:tcBorders>
          </w:tcPr>
          <w:p w14:paraId="473C4CA3" w14:textId="77777777" w:rsidR="0076083F" w:rsidRPr="001512DD" w:rsidRDefault="0076083F" w:rsidP="001512DD">
            <w:pPr>
              <w:spacing w:after="0" w:line="240" w:lineRule="auto"/>
              <w:contextualSpacing/>
              <w:rPr>
                <w:rFonts w:eastAsia="Calibri" w:cs="Times New Roman"/>
                <w:i/>
              </w:rPr>
            </w:pPr>
            <w:r w:rsidRPr="001512DD">
              <w:rPr>
                <w:rFonts w:eastAsia="Calibri" w:cs="Times New Roman"/>
                <w:i/>
              </w:rPr>
              <w:t>(Code)</w:t>
            </w:r>
          </w:p>
        </w:tc>
      </w:tr>
      <w:tr w:rsidR="00B71EAD" w:rsidRPr="001512DD" w14:paraId="2F44C8C6"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25D9AA4C" w14:textId="77777777" w:rsidR="00701044" w:rsidRPr="001512DD" w:rsidRDefault="00701044" w:rsidP="001512DD">
            <w:pPr>
              <w:spacing w:after="0" w:line="240" w:lineRule="auto"/>
              <w:contextualSpacing/>
              <w:rPr>
                <w:rFonts w:eastAsiaTheme="minorEastAsia"/>
                <w:lang w:eastAsia="zh-CN"/>
              </w:rPr>
            </w:pPr>
          </w:p>
        </w:tc>
        <w:tc>
          <w:tcPr>
            <w:tcW w:w="4693" w:type="dxa"/>
            <w:tcBorders>
              <w:top w:val="single" w:sz="4" w:space="0" w:color="000000"/>
              <w:left w:val="single" w:sz="4" w:space="0" w:color="auto"/>
              <w:bottom w:val="single" w:sz="4" w:space="0" w:color="000000"/>
              <w:right w:val="single" w:sz="18" w:space="0" w:color="000000"/>
            </w:tcBorders>
          </w:tcPr>
          <w:p w14:paraId="2A66DC15"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A12. Name of respondent</w:t>
            </w:r>
          </w:p>
        </w:tc>
        <w:tc>
          <w:tcPr>
            <w:tcW w:w="5037" w:type="dxa"/>
            <w:gridSpan w:val="3"/>
            <w:tcBorders>
              <w:top w:val="single" w:sz="18" w:space="0" w:color="000000"/>
              <w:left w:val="single" w:sz="18" w:space="0" w:color="000000"/>
              <w:bottom w:val="single" w:sz="18" w:space="0" w:color="000000"/>
              <w:right w:val="single" w:sz="18" w:space="0" w:color="000000"/>
            </w:tcBorders>
          </w:tcPr>
          <w:p w14:paraId="4715ED7E"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(Text)</w:t>
            </w:r>
          </w:p>
        </w:tc>
      </w:tr>
      <w:tr w:rsidR="00B71EAD" w:rsidRPr="001512DD" w14:paraId="56A4CBE7" w14:textId="77777777" w:rsidTr="00CD018F">
        <w:trPr>
          <w:trHeight w:val="20"/>
        </w:trPr>
        <w:tc>
          <w:tcPr>
            <w:tcW w:w="350" w:type="dxa"/>
            <w:tcBorders>
              <w:top w:val="single" w:sz="4" w:space="0" w:color="000000"/>
              <w:left w:val="single" w:sz="4" w:space="0" w:color="000000"/>
              <w:bottom w:val="single" w:sz="4" w:space="0" w:color="000000"/>
              <w:right w:val="single" w:sz="4" w:space="0" w:color="auto"/>
            </w:tcBorders>
          </w:tcPr>
          <w:p w14:paraId="7CD73123" w14:textId="77777777" w:rsidR="00701044" w:rsidRPr="001512DD" w:rsidRDefault="00701044" w:rsidP="001512DD">
            <w:pPr>
              <w:spacing w:after="0" w:line="240" w:lineRule="auto"/>
              <w:contextualSpacing/>
              <w:rPr>
                <w:rFonts w:eastAsia="Calibri" w:cs="Times New Roman"/>
                <w:w w:val="105"/>
              </w:rPr>
            </w:pPr>
          </w:p>
        </w:tc>
        <w:tc>
          <w:tcPr>
            <w:tcW w:w="4693" w:type="dxa"/>
            <w:tcBorders>
              <w:top w:val="single" w:sz="4" w:space="0" w:color="000000"/>
              <w:left w:val="single" w:sz="4" w:space="0" w:color="auto"/>
              <w:bottom w:val="single" w:sz="4" w:space="0" w:color="000000"/>
            </w:tcBorders>
          </w:tcPr>
          <w:p w14:paraId="66850A6B" w14:textId="77777777" w:rsidR="00701044" w:rsidRPr="001512DD" w:rsidRDefault="00701044" w:rsidP="001512DD">
            <w:pPr>
              <w:spacing w:after="0" w:line="240" w:lineRule="auto"/>
              <w:contextualSpacing/>
              <w:rPr>
                <w:rFonts w:eastAsia="Calibri" w:cs="Times New Roman"/>
                <w:i/>
                <w:w w:val="105"/>
              </w:rPr>
            </w:pPr>
            <w:r w:rsidRPr="001512DD">
              <w:rPr>
                <w:rFonts w:eastAsia="Calibri" w:cs="Times New Roman"/>
                <w:w w:val="105"/>
              </w:rPr>
              <w:t>A13. Respondent relationship to the Household Head</w:t>
            </w:r>
          </w:p>
        </w:tc>
        <w:tc>
          <w:tcPr>
            <w:tcW w:w="4343" w:type="dxa"/>
            <w:gridSpan w:val="2"/>
            <w:tcBorders>
              <w:top w:val="single" w:sz="4" w:space="0" w:color="000000"/>
              <w:bottom w:val="single" w:sz="4" w:space="0" w:color="000000"/>
              <w:right w:val="single" w:sz="18" w:space="0" w:color="000000"/>
            </w:tcBorders>
          </w:tcPr>
          <w:p w14:paraId="18ED8AB5"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1=Child</w:t>
            </w:r>
          </w:p>
          <w:p w14:paraId="6BEF0171"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2=Parent/parent-in-law</w:t>
            </w:r>
          </w:p>
          <w:p w14:paraId="4B173506"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3=Brother/Sister</w:t>
            </w:r>
          </w:p>
          <w:p w14:paraId="545A1373"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97=Other, please specify</w:t>
            </w:r>
          </w:p>
        </w:tc>
        <w:tc>
          <w:tcPr>
            <w:tcW w:w="694" w:type="dxa"/>
            <w:tcBorders>
              <w:top w:val="single" w:sz="18" w:space="0" w:color="000000"/>
              <w:left w:val="single" w:sz="18" w:space="0" w:color="000000"/>
              <w:bottom w:val="single" w:sz="18" w:space="0" w:color="000000"/>
              <w:right w:val="single" w:sz="18" w:space="0" w:color="000000"/>
            </w:tcBorders>
          </w:tcPr>
          <w:p w14:paraId="1EA90EAD" w14:textId="77777777" w:rsidR="00701044" w:rsidRPr="001512DD" w:rsidRDefault="00701044" w:rsidP="001512DD">
            <w:pPr>
              <w:spacing w:after="0" w:line="240" w:lineRule="auto"/>
              <w:contextualSpacing/>
              <w:rPr>
                <w:rFonts w:eastAsia="Calibri" w:cs="Times New Roman"/>
                <w:i/>
              </w:rPr>
            </w:pPr>
            <w:r w:rsidRPr="001512DD">
              <w:rPr>
                <w:rFonts w:eastAsia="Calibri" w:cs="Times New Roman"/>
                <w:i/>
              </w:rPr>
              <w:t>(Code)</w:t>
            </w:r>
          </w:p>
        </w:tc>
      </w:tr>
      <w:tr w:rsidR="00B71EAD" w:rsidRPr="001512DD" w14:paraId="52FAD7BB"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0B2F3A95" w14:textId="77777777" w:rsidR="00701044" w:rsidRPr="001512DD" w:rsidRDefault="00701044" w:rsidP="001512DD">
            <w:pPr>
              <w:spacing w:after="0" w:line="240" w:lineRule="auto"/>
              <w:contextualSpacing/>
              <w:rPr>
                <w:rFonts w:eastAsiaTheme="minorEastAsia"/>
                <w:lang w:eastAsia="zh-CN"/>
              </w:rPr>
            </w:pPr>
          </w:p>
        </w:tc>
        <w:tc>
          <w:tcPr>
            <w:tcW w:w="4693" w:type="dxa"/>
            <w:tcBorders>
              <w:top w:val="single" w:sz="4" w:space="0" w:color="000000"/>
              <w:left w:val="single" w:sz="4" w:space="0" w:color="auto"/>
              <w:bottom w:val="single" w:sz="4" w:space="0" w:color="000000"/>
              <w:right w:val="single" w:sz="18" w:space="0" w:color="000000"/>
            </w:tcBorders>
          </w:tcPr>
          <w:p w14:paraId="2DE71B8E"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A13b. Please specify “other”</w:t>
            </w:r>
          </w:p>
        </w:tc>
        <w:tc>
          <w:tcPr>
            <w:tcW w:w="5037" w:type="dxa"/>
            <w:gridSpan w:val="3"/>
            <w:tcBorders>
              <w:top w:val="single" w:sz="18" w:space="0" w:color="000000"/>
              <w:left w:val="single" w:sz="18" w:space="0" w:color="000000"/>
              <w:bottom w:val="single" w:sz="18" w:space="0" w:color="000000"/>
              <w:right w:val="single" w:sz="18" w:space="0" w:color="000000"/>
            </w:tcBorders>
          </w:tcPr>
          <w:p w14:paraId="1618DD9F"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(Text)</w:t>
            </w:r>
          </w:p>
        </w:tc>
      </w:tr>
      <w:tr w:rsidR="00B71EAD" w:rsidRPr="001512DD" w14:paraId="729B4DD9" w14:textId="77777777" w:rsidTr="00CD018F">
        <w:trPr>
          <w:trHeight w:val="20"/>
        </w:trPr>
        <w:tc>
          <w:tcPr>
            <w:tcW w:w="350" w:type="dxa"/>
            <w:tcBorders>
              <w:top w:val="single" w:sz="4" w:space="0" w:color="000000"/>
              <w:left w:val="single" w:sz="4" w:space="0" w:color="000000"/>
              <w:bottom w:val="single" w:sz="4" w:space="0" w:color="000000"/>
              <w:right w:val="single" w:sz="4" w:space="0" w:color="auto"/>
            </w:tcBorders>
          </w:tcPr>
          <w:p w14:paraId="7C32F8E5" w14:textId="77777777" w:rsidR="00701044" w:rsidRPr="001512DD" w:rsidRDefault="00701044" w:rsidP="001512DD">
            <w:pPr>
              <w:spacing w:after="0" w:line="240" w:lineRule="auto"/>
              <w:contextualSpacing/>
              <w:rPr>
                <w:rFonts w:eastAsia="Calibri" w:cs="Times New Roman"/>
                <w:w w:val="105"/>
              </w:rPr>
            </w:pPr>
          </w:p>
        </w:tc>
        <w:tc>
          <w:tcPr>
            <w:tcW w:w="4693" w:type="dxa"/>
            <w:tcBorders>
              <w:top w:val="single" w:sz="4" w:space="0" w:color="000000"/>
              <w:left w:val="single" w:sz="4" w:space="0" w:color="auto"/>
              <w:bottom w:val="single" w:sz="4" w:space="0" w:color="000000"/>
            </w:tcBorders>
          </w:tcPr>
          <w:p w14:paraId="4A8372D6" w14:textId="77777777" w:rsidR="00701044" w:rsidRPr="001512DD" w:rsidRDefault="00701044" w:rsidP="001512DD">
            <w:pPr>
              <w:spacing w:after="0" w:line="240" w:lineRule="auto"/>
              <w:contextualSpacing/>
              <w:rPr>
                <w:rFonts w:eastAsia="Calibri" w:cs="Times New Roman"/>
                <w:i/>
                <w:w w:val="105"/>
              </w:rPr>
            </w:pPr>
            <w:r w:rsidRPr="001512DD">
              <w:rPr>
                <w:rFonts w:eastAsia="Calibri" w:cs="Times New Roman"/>
                <w:w w:val="105"/>
              </w:rPr>
              <w:t>A14. Sex of the respondent</w:t>
            </w:r>
          </w:p>
        </w:tc>
        <w:tc>
          <w:tcPr>
            <w:tcW w:w="4343" w:type="dxa"/>
            <w:gridSpan w:val="2"/>
            <w:tcBorders>
              <w:top w:val="single" w:sz="4" w:space="0" w:color="000000"/>
              <w:bottom w:val="single" w:sz="4" w:space="0" w:color="000000"/>
              <w:right w:val="single" w:sz="18" w:space="0" w:color="000000"/>
            </w:tcBorders>
          </w:tcPr>
          <w:p w14:paraId="2FD94925"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1=Male</w:t>
            </w:r>
          </w:p>
          <w:p w14:paraId="3DD7DC45"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2=Female</w:t>
            </w:r>
          </w:p>
        </w:tc>
        <w:tc>
          <w:tcPr>
            <w:tcW w:w="694" w:type="dxa"/>
            <w:tcBorders>
              <w:top w:val="single" w:sz="18" w:space="0" w:color="000000"/>
              <w:left w:val="single" w:sz="18" w:space="0" w:color="000000"/>
              <w:bottom w:val="single" w:sz="18" w:space="0" w:color="000000"/>
              <w:right w:val="single" w:sz="18" w:space="0" w:color="000000"/>
            </w:tcBorders>
          </w:tcPr>
          <w:p w14:paraId="1D2A1604" w14:textId="77777777" w:rsidR="00701044" w:rsidRPr="001512DD" w:rsidRDefault="00701044" w:rsidP="001512DD">
            <w:pPr>
              <w:spacing w:after="0" w:line="240" w:lineRule="auto"/>
              <w:contextualSpacing/>
              <w:rPr>
                <w:rFonts w:eastAsia="Calibri" w:cs="Times New Roman"/>
                <w:i/>
              </w:rPr>
            </w:pPr>
            <w:r w:rsidRPr="001512DD">
              <w:rPr>
                <w:rFonts w:eastAsia="Calibri" w:cs="Times New Roman"/>
                <w:i/>
              </w:rPr>
              <w:t>(Code)</w:t>
            </w:r>
          </w:p>
        </w:tc>
      </w:tr>
      <w:tr w:rsidR="00B71EAD" w:rsidRPr="001512DD" w14:paraId="41C97649"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4B067917" w14:textId="77777777" w:rsidR="00701044" w:rsidRPr="001512DD" w:rsidRDefault="00701044" w:rsidP="001512DD">
            <w:pPr>
              <w:spacing w:after="0" w:line="240" w:lineRule="auto"/>
              <w:contextualSpacing/>
              <w:rPr>
                <w:rFonts w:eastAsiaTheme="minorEastAsia"/>
                <w:lang w:eastAsia="zh-CN"/>
              </w:rPr>
            </w:pPr>
          </w:p>
        </w:tc>
        <w:tc>
          <w:tcPr>
            <w:tcW w:w="7205" w:type="dxa"/>
            <w:gridSpan w:val="2"/>
            <w:tcBorders>
              <w:top w:val="single" w:sz="4" w:space="0" w:color="000000"/>
              <w:left w:val="single" w:sz="4" w:space="0" w:color="auto"/>
              <w:bottom w:val="single" w:sz="4" w:space="0" w:color="000000"/>
              <w:right w:val="single" w:sz="18" w:space="0" w:color="000000"/>
            </w:tcBorders>
          </w:tcPr>
          <w:p w14:paraId="5260398D"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A15a. Phone 1</w:t>
            </w:r>
          </w:p>
        </w:tc>
        <w:tc>
          <w:tcPr>
            <w:tcW w:w="2525" w:type="dxa"/>
            <w:gridSpan w:val="2"/>
            <w:tcBorders>
              <w:top w:val="single" w:sz="18" w:space="0" w:color="000000"/>
              <w:left w:val="single" w:sz="18" w:space="0" w:color="000000"/>
              <w:bottom w:val="single" w:sz="18" w:space="0" w:color="000000"/>
              <w:right w:val="single" w:sz="18" w:space="0" w:color="000000"/>
            </w:tcBorders>
          </w:tcPr>
          <w:p w14:paraId="508CBA07"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r w:rsidR="00B71EAD" w:rsidRPr="001512DD" w14:paraId="18E77660"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68CB9CE4" w14:textId="77777777" w:rsidR="00701044" w:rsidRPr="001512DD" w:rsidRDefault="00701044" w:rsidP="001512DD">
            <w:pPr>
              <w:spacing w:after="0" w:line="240" w:lineRule="auto"/>
              <w:contextualSpacing/>
              <w:rPr>
                <w:rFonts w:eastAsiaTheme="minorEastAsia"/>
                <w:lang w:eastAsia="zh-CN"/>
              </w:rPr>
            </w:pPr>
          </w:p>
        </w:tc>
        <w:tc>
          <w:tcPr>
            <w:tcW w:w="7205" w:type="dxa"/>
            <w:gridSpan w:val="2"/>
            <w:tcBorders>
              <w:top w:val="single" w:sz="4" w:space="0" w:color="000000"/>
              <w:left w:val="single" w:sz="4" w:space="0" w:color="auto"/>
              <w:bottom w:val="single" w:sz="4" w:space="0" w:color="000000"/>
              <w:right w:val="single" w:sz="18" w:space="0" w:color="000000"/>
            </w:tcBorders>
          </w:tcPr>
          <w:p w14:paraId="664ED6E1"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A15b. Phone 2</w:t>
            </w:r>
          </w:p>
        </w:tc>
        <w:tc>
          <w:tcPr>
            <w:tcW w:w="2525" w:type="dxa"/>
            <w:gridSpan w:val="2"/>
            <w:tcBorders>
              <w:top w:val="single" w:sz="18" w:space="0" w:color="000000"/>
              <w:left w:val="single" w:sz="18" w:space="0" w:color="000000"/>
              <w:bottom w:val="single" w:sz="18" w:space="0" w:color="000000"/>
              <w:right w:val="single" w:sz="18" w:space="0" w:color="000000"/>
            </w:tcBorders>
          </w:tcPr>
          <w:p w14:paraId="79965FD5"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r w:rsidR="00B71EAD" w:rsidRPr="001512DD" w14:paraId="5C876EEC"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000000"/>
              <w:left w:val="single" w:sz="4" w:space="0" w:color="auto"/>
              <w:bottom w:val="single" w:sz="4" w:space="0" w:color="000000"/>
              <w:right w:val="single" w:sz="4" w:space="0" w:color="auto"/>
            </w:tcBorders>
          </w:tcPr>
          <w:p w14:paraId="02B50E6E" w14:textId="77777777" w:rsidR="00701044" w:rsidRPr="001512DD" w:rsidRDefault="00701044" w:rsidP="001512DD">
            <w:pPr>
              <w:spacing w:after="0" w:line="240" w:lineRule="auto"/>
              <w:contextualSpacing/>
              <w:rPr>
                <w:rFonts w:eastAsiaTheme="minorEastAsia"/>
                <w:lang w:eastAsia="zh-CN"/>
              </w:rPr>
            </w:pPr>
          </w:p>
        </w:tc>
        <w:tc>
          <w:tcPr>
            <w:tcW w:w="7205" w:type="dxa"/>
            <w:gridSpan w:val="2"/>
            <w:tcBorders>
              <w:top w:val="single" w:sz="4" w:space="0" w:color="000000"/>
              <w:left w:val="single" w:sz="4" w:space="0" w:color="auto"/>
              <w:bottom w:val="single" w:sz="4" w:space="0" w:color="000000"/>
              <w:right w:val="single" w:sz="18" w:space="0" w:color="000000"/>
            </w:tcBorders>
          </w:tcPr>
          <w:p w14:paraId="76F7455C"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A15c. Phone 3</w:t>
            </w:r>
          </w:p>
        </w:tc>
        <w:tc>
          <w:tcPr>
            <w:tcW w:w="2525" w:type="dxa"/>
            <w:gridSpan w:val="2"/>
            <w:tcBorders>
              <w:top w:val="single" w:sz="18" w:space="0" w:color="000000"/>
              <w:left w:val="single" w:sz="18" w:space="0" w:color="000000"/>
              <w:bottom w:val="single" w:sz="18" w:space="0" w:color="000000"/>
              <w:right w:val="single" w:sz="18" w:space="0" w:color="000000"/>
            </w:tcBorders>
          </w:tcPr>
          <w:p w14:paraId="072CCB7F"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bl>
    <w:p w14:paraId="52B73EE2" w14:textId="77777777" w:rsidR="00042643" w:rsidRPr="001512DD" w:rsidRDefault="00042643" w:rsidP="001512DD">
      <w:pPr>
        <w:spacing w:after="0" w:line="240" w:lineRule="auto"/>
        <w:contextualSpacing/>
        <w:rPr>
          <w:b/>
        </w:rPr>
      </w:pPr>
    </w:p>
    <w:tbl>
      <w:tblPr>
        <w:tblW w:w="1008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000" w:firstRow="0" w:lastRow="0" w:firstColumn="0" w:lastColumn="0" w:noHBand="0" w:noVBand="0"/>
      </w:tblPr>
      <w:tblGrid>
        <w:gridCol w:w="350"/>
        <w:gridCol w:w="4693"/>
        <w:gridCol w:w="2517"/>
        <w:gridCol w:w="1826"/>
        <w:gridCol w:w="694"/>
      </w:tblGrid>
      <w:tr w:rsidR="00B71EAD" w:rsidRPr="001512DD" w14:paraId="1A38FEF3" w14:textId="77777777" w:rsidTr="00CD018F">
        <w:trPr>
          <w:trHeight w:val="20"/>
        </w:trPr>
        <w:tc>
          <w:tcPr>
            <w:tcW w:w="350" w:type="dxa"/>
            <w:tcBorders>
              <w:top w:val="single" w:sz="4" w:space="0" w:color="000000"/>
              <w:left w:val="single" w:sz="4" w:space="0" w:color="auto"/>
              <w:bottom w:val="single" w:sz="4" w:space="0" w:color="000000"/>
              <w:right w:val="single" w:sz="4" w:space="0" w:color="auto"/>
            </w:tcBorders>
          </w:tcPr>
          <w:p w14:paraId="5AF43433" w14:textId="77777777" w:rsidR="00701044" w:rsidRPr="001512DD" w:rsidRDefault="00701044" w:rsidP="001512DD">
            <w:pPr>
              <w:spacing w:after="0" w:line="240" w:lineRule="auto"/>
              <w:contextualSpacing/>
              <w:rPr>
                <w:rFonts w:eastAsiaTheme="minorEastAsia"/>
                <w:lang w:eastAsia="zh-CN"/>
              </w:rPr>
            </w:pPr>
          </w:p>
        </w:tc>
        <w:tc>
          <w:tcPr>
            <w:tcW w:w="4693" w:type="dxa"/>
            <w:tcBorders>
              <w:top w:val="single" w:sz="4" w:space="0" w:color="000000"/>
              <w:left w:val="single" w:sz="4" w:space="0" w:color="auto"/>
              <w:bottom w:val="single" w:sz="4" w:space="0" w:color="000000"/>
              <w:right w:val="single" w:sz="18" w:space="0" w:color="000000"/>
            </w:tcBorders>
          </w:tcPr>
          <w:p w14:paraId="65836908"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A17. Nickname of Household Head</w:t>
            </w:r>
          </w:p>
        </w:tc>
        <w:tc>
          <w:tcPr>
            <w:tcW w:w="5037" w:type="dxa"/>
            <w:gridSpan w:val="3"/>
            <w:tcBorders>
              <w:top w:val="single" w:sz="18" w:space="0" w:color="000000"/>
              <w:left w:val="single" w:sz="18" w:space="0" w:color="000000"/>
              <w:bottom w:val="single" w:sz="18" w:space="0" w:color="000000"/>
              <w:right w:val="single" w:sz="18" w:space="0" w:color="000000"/>
            </w:tcBorders>
          </w:tcPr>
          <w:p w14:paraId="7D61564F"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(Text)</w:t>
            </w:r>
          </w:p>
        </w:tc>
      </w:tr>
      <w:tr w:rsidR="00B71EAD" w:rsidRPr="001512DD" w14:paraId="293971A7" w14:textId="77777777" w:rsidTr="00CD018F">
        <w:trPr>
          <w:trHeight w:val="20"/>
        </w:trPr>
        <w:tc>
          <w:tcPr>
            <w:tcW w:w="350" w:type="dxa"/>
            <w:tcBorders>
              <w:top w:val="single" w:sz="4" w:space="0" w:color="000000"/>
              <w:left w:val="single" w:sz="4" w:space="0" w:color="auto"/>
              <w:bottom w:val="single" w:sz="4" w:space="0" w:color="000000"/>
              <w:right w:val="single" w:sz="4" w:space="0" w:color="auto"/>
            </w:tcBorders>
          </w:tcPr>
          <w:p w14:paraId="179979A3" w14:textId="77777777" w:rsidR="00701044" w:rsidRPr="001512DD" w:rsidRDefault="00701044" w:rsidP="001512DD">
            <w:pPr>
              <w:spacing w:after="0" w:line="240" w:lineRule="auto"/>
              <w:contextualSpacing/>
              <w:rPr>
                <w:rFonts w:eastAsiaTheme="minorEastAsia"/>
                <w:lang w:eastAsia="zh-CN"/>
              </w:rPr>
            </w:pPr>
          </w:p>
        </w:tc>
        <w:tc>
          <w:tcPr>
            <w:tcW w:w="4693" w:type="dxa"/>
            <w:tcBorders>
              <w:top w:val="single" w:sz="4" w:space="0" w:color="000000"/>
              <w:left w:val="single" w:sz="4" w:space="0" w:color="auto"/>
              <w:bottom w:val="single" w:sz="4" w:space="0" w:color="000000"/>
              <w:right w:val="single" w:sz="18" w:space="0" w:color="000000"/>
            </w:tcBorders>
          </w:tcPr>
          <w:p w14:paraId="75DC0F05"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A18. NRC of Household Head</w:t>
            </w:r>
          </w:p>
        </w:tc>
        <w:tc>
          <w:tcPr>
            <w:tcW w:w="5037" w:type="dxa"/>
            <w:gridSpan w:val="3"/>
            <w:tcBorders>
              <w:top w:val="single" w:sz="18" w:space="0" w:color="000000"/>
              <w:left w:val="single" w:sz="18" w:space="0" w:color="000000"/>
              <w:bottom w:val="single" w:sz="18" w:space="0" w:color="000000"/>
              <w:right w:val="single" w:sz="18" w:space="0" w:color="000000"/>
            </w:tcBorders>
          </w:tcPr>
          <w:p w14:paraId="1639247C"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(Text)</w:t>
            </w:r>
          </w:p>
        </w:tc>
      </w:tr>
      <w:tr w:rsidR="00B71EAD" w:rsidRPr="001512DD" w14:paraId="0D500028" w14:textId="77777777" w:rsidTr="00CD018F">
        <w:trPr>
          <w:trHeight w:val="20"/>
        </w:trPr>
        <w:tc>
          <w:tcPr>
            <w:tcW w:w="350" w:type="dxa"/>
            <w:tcBorders>
              <w:top w:val="single" w:sz="4" w:space="0" w:color="000000"/>
              <w:left w:val="single" w:sz="4" w:space="0" w:color="auto"/>
              <w:bottom w:val="single" w:sz="4" w:space="0" w:color="000000"/>
              <w:right w:val="single" w:sz="4" w:space="0" w:color="auto"/>
            </w:tcBorders>
          </w:tcPr>
          <w:p w14:paraId="1BC9EDE2" w14:textId="77777777" w:rsidR="00701044" w:rsidRPr="001512DD" w:rsidRDefault="00701044" w:rsidP="001512DD">
            <w:pPr>
              <w:spacing w:after="0" w:line="240" w:lineRule="auto"/>
              <w:contextualSpacing/>
              <w:rPr>
                <w:rFonts w:eastAsiaTheme="minorEastAsia"/>
                <w:lang w:eastAsia="zh-CN"/>
              </w:rPr>
            </w:pPr>
          </w:p>
        </w:tc>
        <w:tc>
          <w:tcPr>
            <w:tcW w:w="7210" w:type="dxa"/>
            <w:gridSpan w:val="2"/>
            <w:tcBorders>
              <w:top w:val="single" w:sz="4" w:space="0" w:color="000000"/>
              <w:left w:val="single" w:sz="4" w:space="0" w:color="auto"/>
              <w:bottom w:val="single" w:sz="4" w:space="0" w:color="000000"/>
              <w:right w:val="single" w:sz="18" w:space="0" w:color="000000"/>
            </w:tcBorders>
          </w:tcPr>
          <w:p w14:paraId="2CB7C541"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A19a. First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21171366"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r w:rsidR="00B71EAD" w:rsidRPr="001512DD" w14:paraId="7C1A27AF" w14:textId="77777777" w:rsidTr="00CD018F">
        <w:trPr>
          <w:trHeight w:val="20"/>
        </w:trPr>
        <w:tc>
          <w:tcPr>
            <w:tcW w:w="350" w:type="dxa"/>
            <w:tcBorders>
              <w:top w:val="single" w:sz="4" w:space="0" w:color="000000"/>
              <w:left w:val="single" w:sz="4" w:space="0" w:color="auto"/>
              <w:bottom w:val="single" w:sz="4" w:space="0" w:color="000000"/>
              <w:right w:val="single" w:sz="4" w:space="0" w:color="auto"/>
            </w:tcBorders>
          </w:tcPr>
          <w:p w14:paraId="5122B8AD" w14:textId="77777777" w:rsidR="00701044" w:rsidRPr="001512DD" w:rsidRDefault="00701044" w:rsidP="001512DD">
            <w:pPr>
              <w:spacing w:after="0" w:line="240" w:lineRule="auto"/>
              <w:contextualSpacing/>
              <w:rPr>
                <w:rFonts w:eastAsiaTheme="minorEastAsia"/>
                <w:lang w:eastAsia="zh-CN"/>
              </w:rPr>
            </w:pPr>
          </w:p>
        </w:tc>
        <w:tc>
          <w:tcPr>
            <w:tcW w:w="7210" w:type="dxa"/>
            <w:gridSpan w:val="2"/>
            <w:tcBorders>
              <w:top w:val="single" w:sz="4" w:space="0" w:color="000000"/>
              <w:left w:val="single" w:sz="4" w:space="0" w:color="auto"/>
              <w:bottom w:val="single" w:sz="4" w:space="0" w:color="000000"/>
              <w:right w:val="single" w:sz="18" w:space="0" w:color="000000"/>
            </w:tcBorders>
          </w:tcPr>
          <w:p w14:paraId="3C139CE4"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A19b. Second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57769AB6"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r w:rsidR="00B71EAD" w:rsidRPr="001512DD" w14:paraId="222A83BA" w14:textId="77777777" w:rsidTr="00CD018F">
        <w:trPr>
          <w:trHeight w:val="20"/>
        </w:trPr>
        <w:tc>
          <w:tcPr>
            <w:tcW w:w="350" w:type="dxa"/>
            <w:tcBorders>
              <w:top w:val="single" w:sz="4" w:space="0" w:color="000000"/>
              <w:left w:val="single" w:sz="4" w:space="0" w:color="auto"/>
              <w:bottom w:val="single" w:sz="4" w:space="0" w:color="000000"/>
              <w:right w:val="single" w:sz="4" w:space="0" w:color="auto"/>
            </w:tcBorders>
          </w:tcPr>
          <w:p w14:paraId="1271502D" w14:textId="77777777" w:rsidR="00701044" w:rsidRPr="001512DD" w:rsidRDefault="00701044" w:rsidP="001512DD">
            <w:pPr>
              <w:spacing w:after="0" w:line="240" w:lineRule="auto"/>
              <w:contextualSpacing/>
              <w:rPr>
                <w:rFonts w:eastAsiaTheme="minorEastAsia"/>
                <w:lang w:eastAsia="zh-CN"/>
              </w:rPr>
            </w:pPr>
          </w:p>
        </w:tc>
        <w:tc>
          <w:tcPr>
            <w:tcW w:w="7210" w:type="dxa"/>
            <w:gridSpan w:val="2"/>
            <w:tcBorders>
              <w:top w:val="single" w:sz="4" w:space="0" w:color="000000"/>
              <w:left w:val="single" w:sz="4" w:space="0" w:color="auto"/>
              <w:bottom w:val="single" w:sz="4" w:space="0" w:color="000000"/>
              <w:right w:val="single" w:sz="18" w:space="0" w:color="000000"/>
            </w:tcBorders>
          </w:tcPr>
          <w:p w14:paraId="201D7B88" w14:textId="77777777" w:rsidR="00701044" w:rsidRPr="001512DD" w:rsidRDefault="00701044" w:rsidP="001512DD">
            <w:pPr>
              <w:spacing w:after="0" w:line="240" w:lineRule="auto"/>
              <w:contextualSpacing/>
              <w:rPr>
                <w:rFonts w:eastAsiaTheme="minorEastAsia"/>
                <w:w w:val="105"/>
                <w:lang w:eastAsia="zh-CN"/>
              </w:rPr>
            </w:pPr>
            <w:r w:rsidRPr="001512DD">
              <w:rPr>
                <w:rFonts w:eastAsiaTheme="minorEastAsia"/>
                <w:w w:val="105"/>
                <w:lang w:eastAsia="zh-CN"/>
              </w:rPr>
              <w:t>A19c. Third mobile phone of household head</w:t>
            </w:r>
          </w:p>
        </w:tc>
        <w:tc>
          <w:tcPr>
            <w:tcW w:w="2520" w:type="dxa"/>
            <w:gridSpan w:val="2"/>
            <w:tcBorders>
              <w:top w:val="single" w:sz="18" w:space="0" w:color="000000"/>
              <w:left w:val="single" w:sz="18" w:space="0" w:color="000000"/>
              <w:bottom w:val="single" w:sz="18" w:space="0" w:color="000000"/>
              <w:right w:val="single" w:sz="18" w:space="0" w:color="000000"/>
            </w:tcBorders>
          </w:tcPr>
          <w:p w14:paraId="2618D831" w14:textId="77777777" w:rsidR="00701044" w:rsidRPr="001512DD" w:rsidRDefault="00701044" w:rsidP="001512DD">
            <w:pPr>
              <w:spacing w:after="0" w:line="240" w:lineRule="auto"/>
              <w:contextualSpacing/>
              <w:rPr>
                <w:rFonts w:eastAsiaTheme="minorEastAsia"/>
                <w:i/>
                <w:lang w:eastAsia="zh-CN"/>
              </w:rPr>
            </w:pPr>
            <w:r w:rsidRPr="001512DD">
              <w:rPr>
                <w:rFonts w:eastAsiaTheme="minorEastAsia"/>
                <w:i/>
                <w:lang w:eastAsia="zh-CN"/>
              </w:rPr>
              <w:t>(Integer) If no mobile number, enter 0</w:t>
            </w:r>
          </w:p>
        </w:tc>
      </w:tr>
      <w:tr w:rsidR="00B71EAD" w:rsidRPr="001512DD" w14:paraId="138FDF0A" w14:textId="77777777" w:rsidTr="00CD018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trPr>
        <w:tc>
          <w:tcPr>
            <w:tcW w:w="350" w:type="dxa"/>
            <w:tcBorders>
              <w:top w:val="single" w:sz="4" w:space="0" w:color="000000"/>
              <w:left w:val="single" w:sz="4" w:space="0" w:color="000000"/>
              <w:bottom w:val="single" w:sz="4" w:space="0" w:color="000000"/>
              <w:right w:val="single" w:sz="4" w:space="0" w:color="auto"/>
            </w:tcBorders>
          </w:tcPr>
          <w:p w14:paraId="540C4BB0" w14:textId="77777777" w:rsidR="00701044" w:rsidRPr="001512DD" w:rsidRDefault="00701044" w:rsidP="001512DD">
            <w:pPr>
              <w:spacing w:after="0" w:line="240" w:lineRule="auto"/>
              <w:contextualSpacing/>
              <w:rPr>
                <w:rFonts w:eastAsia="Calibri" w:cs="Times New Roman"/>
                <w:w w:val="105"/>
              </w:rPr>
            </w:pPr>
          </w:p>
        </w:tc>
        <w:tc>
          <w:tcPr>
            <w:tcW w:w="4693" w:type="dxa"/>
            <w:tcBorders>
              <w:top w:val="single" w:sz="4" w:space="0" w:color="000000"/>
              <w:left w:val="single" w:sz="4" w:space="0" w:color="auto"/>
              <w:bottom w:val="single" w:sz="4" w:space="0" w:color="000000"/>
            </w:tcBorders>
          </w:tcPr>
          <w:p w14:paraId="76C085F6" w14:textId="77777777" w:rsidR="00701044" w:rsidRPr="001512DD" w:rsidRDefault="00701044" w:rsidP="001512DD">
            <w:pPr>
              <w:spacing w:after="0" w:line="240" w:lineRule="auto"/>
              <w:contextualSpacing/>
              <w:rPr>
                <w:rFonts w:eastAsia="Calibri" w:cs="Times New Roman"/>
                <w:i/>
                <w:w w:val="105"/>
              </w:rPr>
            </w:pPr>
            <w:r w:rsidRPr="001512DD">
              <w:rPr>
                <w:rFonts w:eastAsia="Calibri" w:cs="Times New Roman"/>
                <w:w w:val="105"/>
              </w:rPr>
              <w:t>A15. Sex of the Household Head</w:t>
            </w:r>
          </w:p>
        </w:tc>
        <w:tc>
          <w:tcPr>
            <w:tcW w:w="4343" w:type="dxa"/>
            <w:gridSpan w:val="2"/>
            <w:tcBorders>
              <w:top w:val="single" w:sz="4" w:space="0" w:color="000000"/>
              <w:bottom w:val="single" w:sz="4" w:space="0" w:color="000000"/>
              <w:right w:val="single" w:sz="18" w:space="0" w:color="000000"/>
            </w:tcBorders>
          </w:tcPr>
          <w:p w14:paraId="52E02534"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1=Male</w:t>
            </w:r>
          </w:p>
          <w:p w14:paraId="7C001906" w14:textId="77777777" w:rsidR="00701044" w:rsidRPr="001512DD" w:rsidRDefault="00701044" w:rsidP="001512DD">
            <w:pPr>
              <w:spacing w:after="0" w:line="240" w:lineRule="auto"/>
              <w:contextualSpacing/>
              <w:rPr>
                <w:rFonts w:eastAsiaTheme="minorEastAsia"/>
                <w:lang w:eastAsia="zh-CN"/>
              </w:rPr>
            </w:pPr>
            <w:r w:rsidRPr="001512DD">
              <w:rPr>
                <w:rFonts w:eastAsiaTheme="minorEastAsia"/>
                <w:lang w:eastAsia="zh-CN"/>
              </w:rPr>
              <w:t>2=Female</w:t>
            </w:r>
          </w:p>
        </w:tc>
        <w:tc>
          <w:tcPr>
            <w:tcW w:w="694" w:type="dxa"/>
            <w:tcBorders>
              <w:top w:val="single" w:sz="18" w:space="0" w:color="000000"/>
              <w:left w:val="single" w:sz="18" w:space="0" w:color="000000"/>
              <w:bottom w:val="single" w:sz="18" w:space="0" w:color="000000"/>
              <w:right w:val="single" w:sz="18" w:space="0" w:color="000000"/>
            </w:tcBorders>
          </w:tcPr>
          <w:p w14:paraId="2ACCF2EB" w14:textId="77777777" w:rsidR="00701044" w:rsidRPr="001512DD" w:rsidRDefault="00701044" w:rsidP="001512DD">
            <w:pPr>
              <w:spacing w:after="0" w:line="240" w:lineRule="auto"/>
              <w:contextualSpacing/>
              <w:rPr>
                <w:rFonts w:eastAsia="Calibri" w:cs="Times New Roman"/>
                <w:i/>
              </w:rPr>
            </w:pPr>
            <w:r w:rsidRPr="001512DD">
              <w:rPr>
                <w:rFonts w:eastAsia="Calibri" w:cs="Times New Roman"/>
                <w:i/>
              </w:rPr>
              <w:t>(Code)</w:t>
            </w:r>
          </w:p>
        </w:tc>
      </w:tr>
    </w:tbl>
    <w:p w14:paraId="116C48EB" w14:textId="77777777" w:rsidR="0076083F" w:rsidRPr="001512DD" w:rsidRDefault="0076083F" w:rsidP="001512DD">
      <w:pPr>
        <w:spacing w:after="0" w:line="240" w:lineRule="auto"/>
        <w:contextualSpacing/>
        <w:rPr>
          <w:b/>
        </w:rPr>
      </w:pPr>
    </w:p>
    <w:p w14:paraId="02362163" w14:textId="77777777" w:rsidR="0076083F" w:rsidRPr="001512DD" w:rsidRDefault="0076083F" w:rsidP="001512DD">
      <w:pPr>
        <w:spacing w:after="0" w:line="240" w:lineRule="auto"/>
        <w:contextualSpacing/>
        <w:rPr>
          <w:b/>
        </w:rPr>
      </w:pPr>
    </w:p>
    <w:p w14:paraId="71AB8769" w14:textId="77777777" w:rsidR="00701044" w:rsidRPr="001512DD" w:rsidRDefault="00701044" w:rsidP="001512DD">
      <w:pPr>
        <w:spacing w:after="0" w:line="240" w:lineRule="auto"/>
        <w:contextualSpacing/>
        <w:rPr>
          <w:b/>
        </w:rPr>
      </w:pPr>
      <w:r w:rsidRPr="001512DD">
        <w:rPr>
          <w:b/>
        </w:rPr>
        <w:br w:type="page"/>
      </w:r>
    </w:p>
    <w:p w14:paraId="5C76CD0B" w14:textId="769BDF49" w:rsidR="00042643" w:rsidRPr="001512DD" w:rsidRDefault="006C2023" w:rsidP="001512DD">
      <w:pPr>
        <w:spacing w:afterLines="20" w:after="48" w:line="240" w:lineRule="auto"/>
        <w:contextualSpacing/>
        <w:rPr>
          <w:rFonts w:eastAsia="Times New Roman" w:cs="Times New Roman"/>
          <w:b/>
          <w:bCs/>
        </w:rPr>
      </w:pPr>
      <w:r>
        <w:rPr>
          <w:rFonts w:eastAsia="Times New Roman" w:cs="Times New Roman"/>
          <w:b/>
          <w:bCs/>
        </w:rPr>
        <w:lastRenderedPageBreak/>
        <w:t xml:space="preserve">SECTION </w:t>
      </w:r>
      <w:r w:rsidR="00042643" w:rsidRPr="001512DD">
        <w:rPr>
          <w:rFonts w:eastAsia="Times New Roman" w:cs="Times New Roman"/>
          <w:b/>
          <w:bCs/>
        </w:rPr>
        <w:t>B. HOUSEHOLD INFORMATION</w:t>
      </w:r>
    </w:p>
    <w:tbl>
      <w:tblPr>
        <w:tblW w:w="10080" w:type="dxa"/>
        <w:tblInd w:w="-5" w:type="dxa"/>
        <w:tblLayout w:type="fixed"/>
        <w:tblCellMar>
          <w:left w:w="29" w:type="dxa"/>
          <w:right w:w="29" w:type="dxa"/>
        </w:tblCellMar>
        <w:tblLook w:val="0000" w:firstRow="0" w:lastRow="0" w:firstColumn="0" w:lastColumn="0" w:noHBand="0" w:noVBand="0"/>
      </w:tblPr>
      <w:tblGrid>
        <w:gridCol w:w="360"/>
        <w:gridCol w:w="4678"/>
        <w:gridCol w:w="2160"/>
        <w:gridCol w:w="356"/>
        <w:gridCol w:w="6"/>
        <w:gridCol w:w="8"/>
        <w:gridCol w:w="1790"/>
        <w:gridCol w:w="18"/>
        <w:gridCol w:w="704"/>
      </w:tblGrid>
      <w:tr w:rsidR="00B71EAD" w:rsidRPr="001512DD" w14:paraId="67388F36"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54A5002D" w14:textId="77777777" w:rsidR="00B71EAD" w:rsidRPr="001512DD" w:rsidRDefault="00B71EAD"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5904AEBD"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B2. What is your marital status (</w:t>
            </w:r>
            <w:r w:rsidRPr="001512DD">
              <w:rPr>
                <w:b/>
                <w:w w:val="105"/>
              </w:rPr>
              <w:t>married</w:t>
            </w:r>
            <w:r w:rsidRPr="001512DD">
              <w:rPr>
                <w:w w:val="105"/>
              </w:rPr>
              <w:t>)</w:t>
            </w:r>
          </w:p>
        </w:tc>
        <w:tc>
          <w:tcPr>
            <w:tcW w:w="4320" w:type="dxa"/>
            <w:gridSpan w:val="5"/>
            <w:tcBorders>
              <w:top w:val="single" w:sz="4" w:space="0" w:color="000000"/>
              <w:bottom w:val="single" w:sz="4" w:space="0" w:color="000000"/>
              <w:right w:val="single" w:sz="18" w:space="0" w:color="000000"/>
            </w:tcBorders>
          </w:tcPr>
          <w:p w14:paraId="23B0742F"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1=Monogamously married</w:t>
            </w:r>
          </w:p>
          <w:p w14:paraId="4365FBA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2=Polygamously married</w:t>
            </w:r>
          </w:p>
          <w:p w14:paraId="3A74019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3=Naver married</w:t>
            </w:r>
          </w:p>
          <w:p w14:paraId="0F6D17F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4=Widowed</w:t>
            </w:r>
          </w:p>
          <w:p w14:paraId="673CC44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5=Divorced</w:t>
            </w:r>
          </w:p>
          <w:p w14:paraId="2142D36D"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6=Seperated</w:t>
            </w:r>
          </w:p>
          <w:p w14:paraId="1BB5CB3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7=Cohabitating</w:t>
            </w:r>
          </w:p>
        </w:tc>
        <w:tc>
          <w:tcPr>
            <w:tcW w:w="722" w:type="dxa"/>
            <w:gridSpan w:val="2"/>
            <w:tcBorders>
              <w:top w:val="single" w:sz="18" w:space="0" w:color="000000"/>
              <w:left w:val="single" w:sz="18" w:space="0" w:color="000000"/>
              <w:bottom w:val="single" w:sz="18" w:space="0" w:color="000000"/>
              <w:right w:val="single" w:sz="18" w:space="0" w:color="000000"/>
            </w:tcBorders>
          </w:tcPr>
          <w:p w14:paraId="28412BC3"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B71EAD" w:rsidRPr="001512DD" w14:paraId="5105503B"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7FDAED5E" w14:textId="77777777" w:rsidR="00B71EAD" w:rsidRPr="001512DD" w:rsidRDefault="00B71EAD"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0CD13ECA"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B2b. What is the marital status of the household head? (</w:t>
            </w:r>
            <w:r w:rsidRPr="001512DD">
              <w:rPr>
                <w:b/>
                <w:w w:val="105"/>
              </w:rPr>
              <w:t>married_head</w:t>
            </w:r>
            <w:r w:rsidRPr="001512DD">
              <w:rPr>
                <w:w w:val="105"/>
              </w:rPr>
              <w:t>)</w:t>
            </w:r>
          </w:p>
          <w:p w14:paraId="526286CD" w14:textId="77777777" w:rsidR="00B71EAD" w:rsidRPr="001512DD" w:rsidRDefault="00B71EAD" w:rsidP="001512DD">
            <w:pPr>
              <w:kinsoku w:val="0"/>
              <w:overflowPunct w:val="0"/>
              <w:spacing w:afterLines="20" w:after="48" w:line="240" w:lineRule="auto"/>
              <w:ind w:firstLine="10"/>
              <w:contextualSpacing/>
              <w:rPr>
                <w:w w:val="105"/>
              </w:rPr>
            </w:pPr>
            <w:r w:rsidRPr="001512DD">
              <w:rPr>
                <w:i/>
                <w:w w:val="105"/>
              </w:rPr>
              <w:t>Skip if respondent=1</w:t>
            </w:r>
          </w:p>
        </w:tc>
        <w:tc>
          <w:tcPr>
            <w:tcW w:w="4320" w:type="dxa"/>
            <w:gridSpan w:val="5"/>
            <w:tcBorders>
              <w:top w:val="single" w:sz="4" w:space="0" w:color="000000"/>
              <w:bottom w:val="single" w:sz="4" w:space="0" w:color="000000"/>
              <w:right w:val="single" w:sz="18" w:space="0" w:color="000000"/>
            </w:tcBorders>
          </w:tcPr>
          <w:p w14:paraId="28DA41E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1=Monogamously married</w:t>
            </w:r>
          </w:p>
          <w:p w14:paraId="581E6C0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2=Polygamously married</w:t>
            </w:r>
          </w:p>
          <w:p w14:paraId="2222CB6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3=Naver married</w:t>
            </w:r>
          </w:p>
          <w:p w14:paraId="2BE1916C"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4=Widowed</w:t>
            </w:r>
          </w:p>
          <w:p w14:paraId="0794AAC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5=Divorced</w:t>
            </w:r>
          </w:p>
          <w:p w14:paraId="6D67BC1A"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6=Seperated</w:t>
            </w:r>
          </w:p>
          <w:p w14:paraId="3FA8134D"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7=Cohabitating</w:t>
            </w:r>
          </w:p>
        </w:tc>
        <w:tc>
          <w:tcPr>
            <w:tcW w:w="722" w:type="dxa"/>
            <w:gridSpan w:val="2"/>
            <w:tcBorders>
              <w:top w:val="single" w:sz="18" w:space="0" w:color="000000"/>
              <w:left w:val="single" w:sz="18" w:space="0" w:color="000000"/>
              <w:bottom w:val="single" w:sz="18" w:space="0" w:color="000000"/>
              <w:right w:val="single" w:sz="18" w:space="0" w:color="000000"/>
            </w:tcBorders>
          </w:tcPr>
          <w:p w14:paraId="2DF95381"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B71EAD" w:rsidRPr="001512DD" w14:paraId="11746125"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53E3D581" w14:textId="77777777" w:rsidR="00B71EAD" w:rsidRPr="001512DD" w:rsidRDefault="00B71EAD"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6682892E"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B7. What is your tribe? (</w:t>
            </w:r>
            <w:r w:rsidRPr="001512DD">
              <w:rPr>
                <w:b/>
                <w:w w:val="105"/>
              </w:rPr>
              <w:t>tribe</w:t>
            </w:r>
            <w:r w:rsidRPr="001512DD">
              <w:rPr>
                <w:w w:val="105"/>
              </w:rPr>
              <w:t>)</w:t>
            </w:r>
          </w:p>
        </w:tc>
        <w:tc>
          <w:tcPr>
            <w:tcW w:w="2160" w:type="dxa"/>
            <w:tcBorders>
              <w:top w:val="single" w:sz="4" w:space="0" w:color="000000"/>
              <w:bottom w:val="single" w:sz="4" w:space="0" w:color="000000"/>
            </w:tcBorders>
          </w:tcPr>
          <w:p w14:paraId="38D5A951"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1=Chewa</w:t>
            </w:r>
          </w:p>
          <w:p w14:paraId="77CD48B6"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2=N'goni</w:t>
            </w:r>
          </w:p>
          <w:p w14:paraId="196B687A"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3=Nsenga</w:t>
            </w:r>
          </w:p>
          <w:p w14:paraId="4893DBA0"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4=Tonga</w:t>
            </w:r>
          </w:p>
          <w:p w14:paraId="6B5D51A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5=Tumbuka</w:t>
            </w:r>
          </w:p>
          <w:p w14:paraId="76126D46"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6=Senga</w:t>
            </w:r>
          </w:p>
          <w:p w14:paraId="3BF70F2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7=Kunda</w:t>
            </w:r>
          </w:p>
          <w:p w14:paraId="100CA389"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8=Biza</w:t>
            </w:r>
          </w:p>
        </w:tc>
        <w:tc>
          <w:tcPr>
            <w:tcW w:w="2160" w:type="dxa"/>
            <w:gridSpan w:val="4"/>
            <w:tcBorders>
              <w:top w:val="single" w:sz="4" w:space="0" w:color="000000"/>
              <w:left w:val="nil"/>
              <w:bottom w:val="single" w:sz="4" w:space="0" w:color="000000"/>
              <w:right w:val="single" w:sz="18" w:space="0" w:color="000000"/>
            </w:tcBorders>
          </w:tcPr>
          <w:p w14:paraId="4FEA6EDF"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9=Lunda</w:t>
            </w:r>
          </w:p>
          <w:p w14:paraId="6FAC5260"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10=Luvale</w:t>
            </w:r>
          </w:p>
          <w:p w14:paraId="40E1264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11=Kaonde</w:t>
            </w:r>
          </w:p>
          <w:p w14:paraId="188595B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12=Lozi</w:t>
            </w:r>
          </w:p>
          <w:p w14:paraId="57CD118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13=Bemba </w:t>
            </w:r>
          </w:p>
          <w:p w14:paraId="71263A89"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14=Zambian only </w:t>
            </w:r>
          </w:p>
          <w:p w14:paraId="62A0997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462B9809"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B71EAD" w:rsidRPr="001512DD" w14:paraId="50B2EB5F"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38BF940B" w14:textId="77777777" w:rsidR="00B71EAD" w:rsidRPr="001512DD" w:rsidRDefault="00B71EAD"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289F4E67" w14:textId="77777777" w:rsidR="00B71EAD" w:rsidRPr="001512DD" w:rsidRDefault="00B71EAD" w:rsidP="001512DD">
            <w:pPr>
              <w:tabs>
                <w:tab w:val="left" w:pos="2880"/>
              </w:tabs>
              <w:kinsoku w:val="0"/>
              <w:overflowPunct w:val="0"/>
              <w:spacing w:afterLines="20" w:after="48" w:line="240" w:lineRule="auto"/>
              <w:ind w:firstLine="10"/>
              <w:contextualSpacing/>
              <w:rPr>
                <w:w w:val="105"/>
              </w:rPr>
            </w:pPr>
            <w:r w:rsidRPr="001512DD">
              <w:rPr>
                <w:w w:val="105"/>
              </w:rPr>
              <w:t>B7b. If other, please specify</w:t>
            </w:r>
            <w:r w:rsidRPr="001512DD">
              <w:rPr>
                <w:w w:val="105"/>
              </w:rPr>
              <w:tab/>
            </w:r>
          </w:p>
          <w:p w14:paraId="028F882F" w14:textId="77777777" w:rsidR="00B71EAD" w:rsidRPr="001512DD" w:rsidRDefault="00B71EAD" w:rsidP="001512DD">
            <w:pPr>
              <w:tabs>
                <w:tab w:val="left" w:pos="2880"/>
              </w:tabs>
              <w:kinsoku w:val="0"/>
              <w:overflowPunct w:val="0"/>
              <w:spacing w:afterLines="20" w:after="48" w:line="240" w:lineRule="auto"/>
              <w:ind w:firstLine="10"/>
              <w:contextualSpacing/>
              <w:rPr>
                <w:i/>
                <w:w w:val="105"/>
              </w:rPr>
            </w:pPr>
            <w:r w:rsidRPr="001512DD">
              <w:rPr>
                <w:i/>
                <w:w w:val="105"/>
              </w:rPr>
              <w:t>Ask if B7=15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5768207B" w14:textId="77777777" w:rsidR="00B71EAD" w:rsidRPr="001512DD" w:rsidRDefault="00B71EAD" w:rsidP="001512DD">
            <w:pPr>
              <w:tabs>
                <w:tab w:val="left" w:pos="3449"/>
              </w:tabs>
              <w:spacing w:afterLines="20" w:after="48" w:line="240" w:lineRule="auto"/>
              <w:contextualSpacing/>
              <w:rPr>
                <w:i/>
              </w:rPr>
            </w:pPr>
            <w:r w:rsidRPr="001512DD">
              <w:rPr>
                <w:i/>
              </w:rPr>
              <w:t>(Text)</w:t>
            </w:r>
          </w:p>
        </w:tc>
      </w:tr>
      <w:tr w:rsidR="00B71EAD" w:rsidRPr="001512DD" w14:paraId="5F41D09C"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7AFC8070" w14:textId="77777777" w:rsidR="00B71EAD" w:rsidRPr="001512DD" w:rsidRDefault="00B71EAD"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43D83C3A"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 xml:space="preserve">B8. What is the tribe of your spouse? </w:t>
            </w:r>
          </w:p>
          <w:p w14:paraId="598B5A81"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 xml:space="preserve"> (</w:t>
            </w:r>
            <w:r w:rsidRPr="001512DD">
              <w:rPr>
                <w:b/>
                <w:w w:val="105"/>
              </w:rPr>
              <w:t>tribe_spouse</w:t>
            </w:r>
            <w:r w:rsidRPr="001512DD">
              <w:rPr>
                <w:w w:val="105"/>
              </w:rPr>
              <w:t>)</w:t>
            </w:r>
          </w:p>
          <w:p w14:paraId="521BF41C" w14:textId="77777777" w:rsidR="00B71EAD" w:rsidRPr="001512DD" w:rsidRDefault="00B71EAD" w:rsidP="001512DD">
            <w:pPr>
              <w:kinsoku w:val="0"/>
              <w:overflowPunct w:val="0"/>
              <w:spacing w:afterLines="20" w:after="48" w:line="240" w:lineRule="auto"/>
              <w:ind w:firstLine="10"/>
              <w:contextualSpacing/>
              <w:rPr>
                <w:w w:val="105"/>
              </w:rPr>
            </w:pPr>
            <w:r w:rsidRPr="001512DD">
              <w:rPr>
                <w:i/>
                <w:w w:val="105"/>
              </w:rPr>
              <w:t xml:space="preserve">Skip if B2 </w:t>
            </w:r>
            <w:r w:rsidRPr="001512DD">
              <w:rPr>
                <w:w w:val="105"/>
              </w:rPr>
              <w:t>≠</w:t>
            </w:r>
            <w:r w:rsidRPr="001512DD">
              <w:rPr>
                <w:i/>
                <w:w w:val="105"/>
              </w:rPr>
              <w:t>1 and A11=2</w:t>
            </w:r>
          </w:p>
        </w:tc>
        <w:tc>
          <w:tcPr>
            <w:tcW w:w="2160" w:type="dxa"/>
            <w:tcBorders>
              <w:top w:val="single" w:sz="4" w:space="0" w:color="000000"/>
              <w:bottom w:val="single" w:sz="4" w:space="0" w:color="000000"/>
            </w:tcBorders>
          </w:tcPr>
          <w:p w14:paraId="1570A99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1=Chewa</w:t>
            </w:r>
          </w:p>
          <w:p w14:paraId="1E25FFE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2=N'goni</w:t>
            </w:r>
          </w:p>
          <w:p w14:paraId="32D663A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3=Nsenga</w:t>
            </w:r>
          </w:p>
          <w:p w14:paraId="65B91238"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4=Tonga</w:t>
            </w:r>
          </w:p>
          <w:p w14:paraId="07FCDC6B"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5=Tumbuka</w:t>
            </w:r>
          </w:p>
          <w:p w14:paraId="0AA0A1D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6=Senga</w:t>
            </w:r>
          </w:p>
          <w:p w14:paraId="4F6D1B41"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7=Kunda</w:t>
            </w:r>
          </w:p>
          <w:p w14:paraId="27BB734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8=Biza</w:t>
            </w:r>
          </w:p>
        </w:tc>
        <w:tc>
          <w:tcPr>
            <w:tcW w:w="2160" w:type="dxa"/>
            <w:gridSpan w:val="4"/>
            <w:tcBorders>
              <w:top w:val="single" w:sz="4" w:space="0" w:color="000000"/>
              <w:left w:val="nil"/>
              <w:bottom w:val="single" w:sz="4" w:space="0" w:color="000000"/>
              <w:right w:val="single" w:sz="18" w:space="0" w:color="000000"/>
            </w:tcBorders>
          </w:tcPr>
          <w:p w14:paraId="5D41CBB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9=Lunda</w:t>
            </w:r>
          </w:p>
          <w:p w14:paraId="40305D41"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10=Luvale</w:t>
            </w:r>
          </w:p>
          <w:p w14:paraId="1A766E8B"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11=Kaonde</w:t>
            </w:r>
          </w:p>
          <w:p w14:paraId="4C7B7B80"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12=Lozi</w:t>
            </w:r>
          </w:p>
          <w:p w14:paraId="383DAF66"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13=Bemba </w:t>
            </w:r>
          </w:p>
          <w:p w14:paraId="317EA3FD"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14=Zambian only </w:t>
            </w:r>
          </w:p>
          <w:p w14:paraId="6265E2C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79B992CE"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B71EAD" w:rsidRPr="001512DD" w14:paraId="37BA8F14"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7AECE089" w14:textId="77777777" w:rsidR="00B71EAD" w:rsidRPr="001512DD" w:rsidRDefault="00B71EAD"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6C6EEF3D"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B8b. If other, please specify</w:t>
            </w:r>
          </w:p>
          <w:p w14:paraId="76DCE095" w14:textId="77777777" w:rsidR="00B71EAD" w:rsidRPr="001512DD" w:rsidRDefault="00B71EAD" w:rsidP="001512DD">
            <w:pPr>
              <w:kinsoku w:val="0"/>
              <w:overflowPunct w:val="0"/>
              <w:spacing w:afterLines="20" w:after="48" w:line="240" w:lineRule="auto"/>
              <w:ind w:firstLine="10"/>
              <w:contextualSpacing/>
              <w:rPr>
                <w:i/>
                <w:w w:val="105"/>
              </w:rPr>
            </w:pPr>
            <w:r w:rsidRPr="001512DD">
              <w:rPr>
                <w:i/>
                <w:w w:val="105"/>
              </w:rPr>
              <w:t>Ask if B8=15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12A0A3DA" w14:textId="77777777" w:rsidR="00B71EAD" w:rsidRPr="001512DD" w:rsidRDefault="00B71EAD" w:rsidP="001512DD">
            <w:pPr>
              <w:tabs>
                <w:tab w:val="left" w:pos="3449"/>
              </w:tabs>
              <w:spacing w:afterLines="20" w:after="48" w:line="240" w:lineRule="auto"/>
              <w:contextualSpacing/>
              <w:rPr>
                <w:i/>
              </w:rPr>
            </w:pPr>
            <w:r w:rsidRPr="001512DD">
              <w:rPr>
                <w:i/>
              </w:rPr>
              <w:t>(Text)</w:t>
            </w:r>
          </w:p>
        </w:tc>
      </w:tr>
      <w:tr w:rsidR="00B71EAD" w:rsidRPr="001512DD" w14:paraId="4D69CC9B"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0B0FC48A" w14:textId="77777777" w:rsidR="00B71EAD" w:rsidRPr="001512DD" w:rsidRDefault="00B71EAD"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76F3A68A"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 xml:space="preserve">B8c. What is the tribe of your senior spouse? </w:t>
            </w:r>
          </w:p>
          <w:p w14:paraId="7C48F61D"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 xml:space="preserve"> (</w:t>
            </w:r>
            <w:r w:rsidRPr="001512DD">
              <w:rPr>
                <w:b/>
                <w:w w:val="105"/>
              </w:rPr>
              <w:t>tribe_pspouse</w:t>
            </w:r>
            <w:r w:rsidRPr="001512DD">
              <w:rPr>
                <w:w w:val="105"/>
              </w:rPr>
              <w:t>)</w:t>
            </w:r>
          </w:p>
          <w:p w14:paraId="1616ABA7" w14:textId="77777777" w:rsidR="00B71EAD" w:rsidRPr="001512DD" w:rsidRDefault="00B71EAD" w:rsidP="001512DD">
            <w:pPr>
              <w:kinsoku w:val="0"/>
              <w:overflowPunct w:val="0"/>
              <w:spacing w:afterLines="20" w:after="48" w:line="240" w:lineRule="auto"/>
              <w:ind w:firstLine="10"/>
              <w:contextualSpacing/>
              <w:rPr>
                <w:w w:val="105"/>
              </w:rPr>
            </w:pPr>
            <w:r w:rsidRPr="001512DD">
              <w:rPr>
                <w:i/>
                <w:w w:val="105"/>
              </w:rPr>
              <w:t>Only ask if B2=2</w:t>
            </w:r>
          </w:p>
        </w:tc>
        <w:tc>
          <w:tcPr>
            <w:tcW w:w="2160" w:type="dxa"/>
            <w:tcBorders>
              <w:top w:val="single" w:sz="4" w:space="0" w:color="000000"/>
              <w:bottom w:val="single" w:sz="4" w:space="0" w:color="000000"/>
            </w:tcBorders>
          </w:tcPr>
          <w:p w14:paraId="7EC3D58B"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1=Chewa</w:t>
            </w:r>
          </w:p>
          <w:p w14:paraId="39E4385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2=N'goni</w:t>
            </w:r>
          </w:p>
          <w:p w14:paraId="0351815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3=Nsenga</w:t>
            </w:r>
          </w:p>
          <w:p w14:paraId="68DB175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4=Tonga</w:t>
            </w:r>
          </w:p>
          <w:p w14:paraId="381AEAFA"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5=Tumbuka</w:t>
            </w:r>
          </w:p>
          <w:p w14:paraId="7BB55428"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6=Senga</w:t>
            </w:r>
          </w:p>
          <w:p w14:paraId="766A6C7A"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lastRenderedPageBreak/>
              <w:t>7=Kunda</w:t>
            </w:r>
          </w:p>
          <w:p w14:paraId="6BD07E8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8=Biza</w:t>
            </w:r>
          </w:p>
        </w:tc>
        <w:tc>
          <w:tcPr>
            <w:tcW w:w="2160" w:type="dxa"/>
            <w:gridSpan w:val="4"/>
            <w:tcBorders>
              <w:top w:val="single" w:sz="4" w:space="0" w:color="000000"/>
              <w:left w:val="nil"/>
              <w:bottom w:val="single" w:sz="4" w:space="0" w:color="000000"/>
              <w:right w:val="single" w:sz="18" w:space="0" w:color="000000"/>
            </w:tcBorders>
          </w:tcPr>
          <w:p w14:paraId="3892E4C6"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lastRenderedPageBreak/>
              <w:t>9=Lunda</w:t>
            </w:r>
          </w:p>
          <w:p w14:paraId="765F50C6"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10=Luvale</w:t>
            </w:r>
          </w:p>
          <w:p w14:paraId="41AABBC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11=Kaonde</w:t>
            </w:r>
          </w:p>
          <w:p w14:paraId="4DF1D6D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12=Lozi</w:t>
            </w:r>
          </w:p>
          <w:p w14:paraId="51CB0BDB"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13=Bemba </w:t>
            </w:r>
          </w:p>
          <w:p w14:paraId="7592BB0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14=Zambian only </w:t>
            </w:r>
          </w:p>
          <w:p w14:paraId="191E000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lastRenderedPageBreak/>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2EF378B0"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lastRenderedPageBreak/>
              <w:t>(Code)</w:t>
            </w:r>
          </w:p>
        </w:tc>
      </w:tr>
      <w:tr w:rsidR="00B71EAD" w:rsidRPr="001512DD" w14:paraId="5716258F"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6EDB39E3" w14:textId="77777777" w:rsidR="00B71EAD" w:rsidRPr="001512DD" w:rsidRDefault="00B71EAD"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6B48A2A9"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B8d. If other, please specify</w:t>
            </w:r>
          </w:p>
          <w:p w14:paraId="5C952E7F" w14:textId="77777777" w:rsidR="00B71EAD" w:rsidRPr="001512DD" w:rsidRDefault="00B71EAD" w:rsidP="001512DD">
            <w:pPr>
              <w:kinsoku w:val="0"/>
              <w:overflowPunct w:val="0"/>
              <w:spacing w:afterLines="20" w:after="48" w:line="240" w:lineRule="auto"/>
              <w:ind w:firstLine="10"/>
              <w:contextualSpacing/>
              <w:rPr>
                <w:i/>
                <w:w w:val="105"/>
              </w:rPr>
            </w:pPr>
            <w:r w:rsidRPr="001512DD">
              <w:rPr>
                <w:i/>
                <w:w w:val="105"/>
              </w:rPr>
              <w:t>Ask if B8c=15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622596C6" w14:textId="77777777" w:rsidR="00B71EAD" w:rsidRPr="001512DD" w:rsidRDefault="00B71EAD" w:rsidP="001512DD">
            <w:pPr>
              <w:tabs>
                <w:tab w:val="left" w:pos="3449"/>
              </w:tabs>
              <w:spacing w:afterLines="20" w:after="48" w:line="240" w:lineRule="auto"/>
              <w:contextualSpacing/>
              <w:rPr>
                <w:i/>
              </w:rPr>
            </w:pPr>
            <w:r w:rsidRPr="001512DD">
              <w:rPr>
                <w:i/>
              </w:rPr>
              <w:t>(Text)</w:t>
            </w:r>
          </w:p>
        </w:tc>
      </w:tr>
      <w:tr w:rsidR="00B71EAD" w:rsidRPr="001512DD" w14:paraId="066CB4CB"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07ABD3EB" w14:textId="77777777" w:rsidR="00B71EAD" w:rsidRPr="001512DD" w:rsidRDefault="00B71EAD"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65ED803D" w14:textId="77777777" w:rsidR="00B71EAD" w:rsidRPr="001512DD" w:rsidRDefault="00B71EAD" w:rsidP="001512DD">
            <w:pPr>
              <w:kinsoku w:val="0"/>
              <w:overflowPunct w:val="0"/>
              <w:spacing w:afterLines="20" w:after="48" w:line="240" w:lineRule="auto"/>
              <w:ind w:firstLine="10"/>
              <w:contextualSpacing/>
              <w:rPr>
                <w:w w:val="105"/>
              </w:rPr>
            </w:pPr>
            <w:r w:rsidRPr="001512DD">
              <w:rPr>
                <w:w w:val="105"/>
              </w:rPr>
              <w:t>B8e. What is the tribe of the household head? (</w:t>
            </w:r>
            <w:r w:rsidRPr="001512DD">
              <w:rPr>
                <w:b/>
                <w:w w:val="105"/>
              </w:rPr>
              <w:t>tribe_head</w:t>
            </w:r>
            <w:r w:rsidRPr="001512DD">
              <w:rPr>
                <w:w w:val="105"/>
              </w:rPr>
              <w:t>)</w:t>
            </w:r>
          </w:p>
          <w:p w14:paraId="635D81E5" w14:textId="77777777" w:rsidR="00B71EAD" w:rsidRPr="001512DD" w:rsidRDefault="00B71EAD" w:rsidP="001512DD">
            <w:pPr>
              <w:kinsoku w:val="0"/>
              <w:overflowPunct w:val="0"/>
              <w:spacing w:afterLines="20" w:after="48" w:line="240" w:lineRule="auto"/>
              <w:ind w:firstLine="10"/>
              <w:contextualSpacing/>
              <w:rPr>
                <w:w w:val="105"/>
              </w:rPr>
            </w:pPr>
            <w:r w:rsidRPr="001512DD">
              <w:rPr>
                <w:i/>
                <w:w w:val="105"/>
              </w:rPr>
              <w:t xml:space="preserve">Only ask if A11 </w:t>
            </w:r>
            <w:r w:rsidRPr="001512DD">
              <w:rPr>
                <w:w w:val="105"/>
              </w:rPr>
              <w:t>≠</w:t>
            </w:r>
            <w:r w:rsidRPr="001512DD">
              <w:rPr>
                <w:i/>
                <w:w w:val="105"/>
              </w:rPr>
              <w:t>1</w:t>
            </w:r>
          </w:p>
        </w:tc>
        <w:tc>
          <w:tcPr>
            <w:tcW w:w="2160" w:type="dxa"/>
            <w:tcBorders>
              <w:top w:val="single" w:sz="4" w:space="0" w:color="000000"/>
              <w:bottom w:val="single" w:sz="4" w:space="0" w:color="000000"/>
            </w:tcBorders>
          </w:tcPr>
          <w:p w14:paraId="154D10F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1=Chewa</w:t>
            </w:r>
          </w:p>
          <w:p w14:paraId="488FFD30"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2=N'goni</w:t>
            </w:r>
          </w:p>
          <w:p w14:paraId="56F0FC2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3=Nsenga</w:t>
            </w:r>
          </w:p>
          <w:p w14:paraId="7605EBE2"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4=Tonga</w:t>
            </w:r>
          </w:p>
          <w:p w14:paraId="5C373223"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5=Tumbuka</w:t>
            </w:r>
          </w:p>
          <w:p w14:paraId="4C8B5E6D"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6=Senga</w:t>
            </w:r>
          </w:p>
          <w:p w14:paraId="19B2632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7=Kunda</w:t>
            </w:r>
          </w:p>
          <w:p w14:paraId="6B9283B1"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8=Biza</w:t>
            </w:r>
          </w:p>
        </w:tc>
        <w:tc>
          <w:tcPr>
            <w:tcW w:w="2160" w:type="dxa"/>
            <w:gridSpan w:val="4"/>
            <w:tcBorders>
              <w:top w:val="single" w:sz="4" w:space="0" w:color="000000"/>
              <w:left w:val="nil"/>
              <w:bottom w:val="single" w:sz="4" w:space="0" w:color="000000"/>
              <w:right w:val="single" w:sz="18" w:space="0" w:color="000000"/>
            </w:tcBorders>
          </w:tcPr>
          <w:p w14:paraId="6ED303CD"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9=Lunda</w:t>
            </w:r>
          </w:p>
          <w:p w14:paraId="3045BBE5"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10=Luvale</w:t>
            </w:r>
          </w:p>
          <w:p w14:paraId="7E4613BC"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11=Kaonde</w:t>
            </w:r>
          </w:p>
          <w:p w14:paraId="61700171"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12=Lozi</w:t>
            </w:r>
          </w:p>
          <w:p w14:paraId="20F4267E"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13=Bemba </w:t>
            </w:r>
          </w:p>
          <w:p w14:paraId="51756C77"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 xml:space="preserve">14=Zambian only </w:t>
            </w:r>
          </w:p>
          <w:p w14:paraId="20CEF004" w14:textId="77777777" w:rsidR="00B71EAD" w:rsidRPr="001512DD" w:rsidRDefault="00B71EAD" w:rsidP="001512DD">
            <w:pPr>
              <w:spacing w:after="0"/>
              <w:rPr>
                <w:rFonts w:eastAsiaTheme="minorEastAsia" w:cs="Times New Roman"/>
                <w:w w:val="105"/>
                <w:lang w:eastAsia="zh-CN"/>
              </w:rPr>
            </w:pPr>
            <w:r w:rsidRPr="001512DD">
              <w:rPr>
                <w:rFonts w:eastAsiaTheme="minorEastAsia"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3DDA9AAD" w14:textId="77777777" w:rsidR="00B71EAD" w:rsidRPr="001512DD" w:rsidRDefault="00B71EAD" w:rsidP="001512DD">
            <w:pPr>
              <w:spacing w:after="0"/>
              <w:rPr>
                <w:rFonts w:eastAsia="Calibri" w:cs="Times New Roman"/>
                <w:i/>
                <w:color w:val="A6A6A6"/>
              </w:rPr>
            </w:pPr>
            <w:r w:rsidRPr="001512DD">
              <w:rPr>
                <w:rFonts w:eastAsia="Calibri" w:cs="Times New Roman"/>
                <w:i/>
                <w:color w:val="A6A6A6"/>
              </w:rPr>
              <w:t>(Code)</w:t>
            </w:r>
          </w:p>
        </w:tc>
      </w:tr>
      <w:tr w:rsidR="00396812" w:rsidRPr="001512DD" w14:paraId="55B90966"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13609056" w14:textId="77777777" w:rsidR="00396812" w:rsidRPr="001512DD" w:rsidRDefault="00396812"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7A8DFCBE" w14:textId="77777777" w:rsidR="00396812" w:rsidRPr="001512DD" w:rsidRDefault="00396812" w:rsidP="001512DD">
            <w:pPr>
              <w:tabs>
                <w:tab w:val="left" w:pos="2912"/>
              </w:tabs>
              <w:kinsoku w:val="0"/>
              <w:overflowPunct w:val="0"/>
              <w:spacing w:afterLines="20" w:after="48" w:line="240" w:lineRule="auto"/>
              <w:ind w:firstLine="10"/>
              <w:contextualSpacing/>
              <w:rPr>
                <w:w w:val="105"/>
              </w:rPr>
            </w:pPr>
            <w:r w:rsidRPr="001512DD">
              <w:rPr>
                <w:w w:val="105"/>
              </w:rPr>
              <w:t>B8f. If other, please specify</w:t>
            </w:r>
            <w:r w:rsidRPr="001512DD">
              <w:rPr>
                <w:w w:val="105"/>
              </w:rPr>
              <w:tab/>
            </w:r>
          </w:p>
          <w:p w14:paraId="34260C7F" w14:textId="77777777" w:rsidR="00396812" w:rsidRPr="001512DD" w:rsidRDefault="00396812" w:rsidP="001512DD">
            <w:pPr>
              <w:tabs>
                <w:tab w:val="left" w:pos="2912"/>
              </w:tabs>
              <w:kinsoku w:val="0"/>
              <w:overflowPunct w:val="0"/>
              <w:spacing w:afterLines="20" w:after="48" w:line="240" w:lineRule="auto"/>
              <w:ind w:firstLine="10"/>
              <w:contextualSpacing/>
              <w:rPr>
                <w:i/>
                <w:w w:val="105"/>
              </w:rPr>
            </w:pPr>
            <w:r w:rsidRPr="001512DD">
              <w:rPr>
                <w:i/>
                <w:w w:val="105"/>
              </w:rPr>
              <w:t>Ask if B8e=15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32BA2733" w14:textId="77777777" w:rsidR="00396812" w:rsidRPr="001512DD" w:rsidRDefault="00396812" w:rsidP="001512DD">
            <w:pPr>
              <w:tabs>
                <w:tab w:val="left" w:pos="3449"/>
              </w:tabs>
              <w:spacing w:afterLines="20" w:after="48" w:line="240" w:lineRule="auto"/>
              <w:contextualSpacing/>
              <w:rPr>
                <w:i/>
              </w:rPr>
            </w:pPr>
            <w:r w:rsidRPr="001512DD">
              <w:rPr>
                <w:i/>
              </w:rPr>
              <w:t>(Text)</w:t>
            </w:r>
          </w:p>
          <w:p w14:paraId="2A7E98CF" w14:textId="77777777" w:rsidR="00396812" w:rsidRPr="001512DD" w:rsidRDefault="00396812" w:rsidP="001512DD">
            <w:pPr>
              <w:tabs>
                <w:tab w:val="left" w:pos="3449"/>
              </w:tabs>
              <w:spacing w:afterLines="20" w:after="48" w:line="240" w:lineRule="auto"/>
              <w:contextualSpacing/>
              <w:rPr>
                <w:i/>
              </w:rPr>
            </w:pPr>
          </w:p>
        </w:tc>
      </w:tr>
      <w:tr w:rsidR="00396812" w:rsidRPr="001512DD" w14:paraId="60BA104A"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36AA83D8" w14:textId="77777777" w:rsidR="00396812" w:rsidRPr="001512DD" w:rsidRDefault="00396812" w:rsidP="001512DD">
            <w:pPr>
              <w:kinsoku w:val="0"/>
              <w:overflowPunct w:val="0"/>
              <w:spacing w:afterLines="20" w:after="48" w:line="240" w:lineRule="auto"/>
              <w:ind w:left="119"/>
              <w:contextualSpacing/>
              <w:rPr>
                <w:w w:val="105"/>
              </w:rPr>
            </w:pPr>
          </w:p>
        </w:tc>
        <w:tc>
          <w:tcPr>
            <w:tcW w:w="7208" w:type="dxa"/>
            <w:gridSpan w:val="5"/>
            <w:tcBorders>
              <w:top w:val="single" w:sz="4" w:space="0" w:color="000000"/>
              <w:left w:val="single" w:sz="4" w:space="0" w:color="000000"/>
              <w:bottom w:val="single" w:sz="4" w:space="0" w:color="000000"/>
            </w:tcBorders>
          </w:tcPr>
          <w:p w14:paraId="4690BDA0" w14:textId="77777777" w:rsidR="00396812" w:rsidRPr="001512DD" w:rsidRDefault="00396812" w:rsidP="001512DD">
            <w:pPr>
              <w:kinsoku w:val="0"/>
              <w:overflowPunct w:val="0"/>
              <w:spacing w:afterLines="20" w:after="48" w:line="240" w:lineRule="auto"/>
              <w:ind w:firstLine="10"/>
              <w:contextualSpacing/>
              <w:rPr>
                <w:w w:val="105"/>
              </w:rPr>
            </w:pPr>
            <w:r w:rsidRPr="001512DD">
              <w:rPr>
                <w:w w:val="105"/>
              </w:rPr>
              <w:t>B9. How many children do you have? (</w:t>
            </w:r>
            <w:r w:rsidRPr="001512DD">
              <w:rPr>
                <w:b/>
                <w:w w:val="105"/>
              </w:rPr>
              <w:t>children</w:t>
            </w:r>
            <w:r w:rsidRPr="001512DD">
              <w:rPr>
                <w:w w:val="105"/>
              </w:rPr>
              <w:t>)</w:t>
            </w:r>
          </w:p>
          <w:p w14:paraId="39C779E5" w14:textId="77777777" w:rsidR="00396812" w:rsidRPr="001512DD" w:rsidRDefault="00396812" w:rsidP="001512DD">
            <w:pPr>
              <w:tabs>
                <w:tab w:val="left" w:pos="2912"/>
              </w:tabs>
              <w:kinsoku w:val="0"/>
              <w:overflowPunct w:val="0"/>
              <w:spacing w:afterLines="20" w:after="48" w:line="240" w:lineRule="auto"/>
              <w:ind w:firstLine="10"/>
              <w:contextualSpacing/>
              <w:rPr>
                <w:w w:val="105"/>
              </w:rPr>
            </w:pPr>
            <w:r w:rsidRPr="001512DD">
              <w:rPr>
                <w:i/>
                <w:w w:val="105"/>
              </w:rPr>
              <w:t>Include any children the household raised, including biological and non-biological and now-grown children</w:t>
            </w:r>
          </w:p>
        </w:tc>
        <w:tc>
          <w:tcPr>
            <w:tcW w:w="2512" w:type="dxa"/>
            <w:gridSpan w:val="3"/>
            <w:tcBorders>
              <w:top w:val="single" w:sz="18" w:space="0" w:color="000000"/>
              <w:left w:val="single" w:sz="18" w:space="0" w:color="000000"/>
              <w:bottom w:val="single" w:sz="18" w:space="0" w:color="000000"/>
              <w:right w:val="single" w:sz="18" w:space="0" w:color="000000"/>
            </w:tcBorders>
          </w:tcPr>
          <w:p w14:paraId="349C06B5" w14:textId="77777777" w:rsidR="00396812" w:rsidRPr="001512DD" w:rsidRDefault="00396812" w:rsidP="001512DD">
            <w:pPr>
              <w:tabs>
                <w:tab w:val="left" w:pos="3449"/>
              </w:tabs>
              <w:spacing w:afterLines="20" w:after="48" w:line="240" w:lineRule="auto"/>
              <w:contextualSpacing/>
              <w:rPr>
                <w:i/>
              </w:rPr>
            </w:pPr>
            <w:r w:rsidRPr="001512DD">
              <w:rPr>
                <w:i/>
              </w:rPr>
              <w:t>(Integer)</w:t>
            </w:r>
          </w:p>
        </w:tc>
      </w:tr>
      <w:tr w:rsidR="00396812" w:rsidRPr="001512DD" w14:paraId="5C72F028"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5D0FCC1C" w14:textId="77777777" w:rsidR="00396812" w:rsidRPr="001512DD" w:rsidRDefault="00396812"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42163739" w14:textId="77777777" w:rsidR="00396812" w:rsidRPr="001512DD" w:rsidRDefault="00396812" w:rsidP="001512DD">
            <w:pPr>
              <w:kinsoku w:val="0"/>
              <w:overflowPunct w:val="0"/>
              <w:spacing w:afterLines="20" w:after="48" w:line="240" w:lineRule="auto"/>
              <w:ind w:firstLine="10"/>
              <w:contextualSpacing/>
              <w:rPr>
                <w:w w:val="105"/>
              </w:rPr>
            </w:pPr>
            <w:r w:rsidRPr="001512DD">
              <w:rPr>
                <w:w w:val="105"/>
              </w:rPr>
              <w:t xml:space="preserve">B10. What is the tribe of your (eldest) child?    </w:t>
            </w:r>
          </w:p>
          <w:p w14:paraId="69515282" w14:textId="77777777" w:rsidR="00396812" w:rsidRPr="001512DD" w:rsidRDefault="00396812" w:rsidP="001512DD">
            <w:pPr>
              <w:kinsoku w:val="0"/>
              <w:overflowPunct w:val="0"/>
              <w:spacing w:afterLines="20" w:after="48" w:line="240" w:lineRule="auto"/>
              <w:ind w:firstLine="10"/>
              <w:contextualSpacing/>
              <w:rPr>
                <w:w w:val="105"/>
              </w:rPr>
            </w:pPr>
            <w:r w:rsidRPr="001512DD">
              <w:rPr>
                <w:w w:val="105"/>
              </w:rPr>
              <w:t>(</w:t>
            </w:r>
            <w:r w:rsidRPr="001512DD">
              <w:rPr>
                <w:b/>
                <w:w w:val="105"/>
              </w:rPr>
              <w:t>tribe_child</w:t>
            </w:r>
            <w:r w:rsidRPr="001512DD">
              <w:rPr>
                <w:w w:val="105"/>
              </w:rPr>
              <w:t>)</w:t>
            </w:r>
          </w:p>
          <w:p w14:paraId="6FD72608" w14:textId="77777777" w:rsidR="00396812" w:rsidRPr="001512DD" w:rsidRDefault="00396812" w:rsidP="001512DD">
            <w:pPr>
              <w:kinsoku w:val="0"/>
              <w:overflowPunct w:val="0"/>
              <w:spacing w:afterLines="20" w:after="48" w:line="240" w:lineRule="auto"/>
              <w:ind w:firstLine="10"/>
              <w:contextualSpacing/>
              <w:rPr>
                <w:w w:val="105"/>
              </w:rPr>
            </w:pPr>
            <w:r w:rsidRPr="001512DD">
              <w:rPr>
                <w:i/>
                <w:w w:val="105"/>
              </w:rPr>
              <w:t>Skip if B9=0</w:t>
            </w:r>
          </w:p>
        </w:tc>
        <w:tc>
          <w:tcPr>
            <w:tcW w:w="2160" w:type="dxa"/>
            <w:tcBorders>
              <w:top w:val="single" w:sz="4" w:space="0" w:color="000000"/>
              <w:bottom w:val="single" w:sz="4" w:space="0" w:color="000000"/>
            </w:tcBorders>
          </w:tcPr>
          <w:p w14:paraId="2BDAF4D2"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1=Chewa</w:t>
            </w:r>
          </w:p>
          <w:p w14:paraId="09EEF622"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2=N'goni</w:t>
            </w:r>
          </w:p>
          <w:p w14:paraId="2F6521A9"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3=Nsenga</w:t>
            </w:r>
          </w:p>
          <w:p w14:paraId="55C929C8"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4=Tonga</w:t>
            </w:r>
          </w:p>
          <w:p w14:paraId="2154D23F"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5=Tumbuka</w:t>
            </w:r>
          </w:p>
          <w:p w14:paraId="4E1286A4"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6=Senga</w:t>
            </w:r>
          </w:p>
          <w:p w14:paraId="37C40D8E"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7=Kunda</w:t>
            </w:r>
          </w:p>
          <w:p w14:paraId="7748E177"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8=Biza</w:t>
            </w:r>
          </w:p>
        </w:tc>
        <w:tc>
          <w:tcPr>
            <w:tcW w:w="2160" w:type="dxa"/>
            <w:gridSpan w:val="4"/>
            <w:tcBorders>
              <w:top w:val="single" w:sz="4" w:space="0" w:color="000000"/>
              <w:left w:val="nil"/>
              <w:bottom w:val="single" w:sz="4" w:space="0" w:color="000000"/>
              <w:right w:val="single" w:sz="18" w:space="0" w:color="000000"/>
            </w:tcBorders>
          </w:tcPr>
          <w:p w14:paraId="41FE8D1D"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9=Lunda</w:t>
            </w:r>
          </w:p>
          <w:p w14:paraId="5D78672D"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10=Luvale</w:t>
            </w:r>
          </w:p>
          <w:p w14:paraId="6F1B1AC9"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11=Kaonde</w:t>
            </w:r>
          </w:p>
          <w:p w14:paraId="7DDF915E"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12=Lozi</w:t>
            </w:r>
          </w:p>
          <w:p w14:paraId="04D8C933"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 xml:space="preserve">13=Bemba </w:t>
            </w:r>
          </w:p>
          <w:p w14:paraId="0BAB5B5C"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 xml:space="preserve">14=Zambian only </w:t>
            </w:r>
          </w:p>
          <w:p w14:paraId="47DC83E1" w14:textId="77777777" w:rsidR="00396812" w:rsidRPr="001512DD" w:rsidRDefault="00396812" w:rsidP="001512DD">
            <w:pPr>
              <w:spacing w:after="0"/>
              <w:rPr>
                <w:rFonts w:eastAsiaTheme="minorEastAsia" w:cs="Times New Roman"/>
                <w:w w:val="105"/>
                <w:lang w:eastAsia="zh-CN"/>
              </w:rPr>
            </w:pPr>
            <w:r w:rsidRPr="001512DD">
              <w:rPr>
                <w:rFonts w:eastAsiaTheme="minorEastAsia"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71BC3610" w14:textId="77777777" w:rsidR="00396812" w:rsidRPr="001512DD" w:rsidRDefault="00396812" w:rsidP="001512DD">
            <w:pPr>
              <w:spacing w:after="0"/>
              <w:rPr>
                <w:rFonts w:eastAsia="Calibri" w:cs="Times New Roman"/>
                <w:i/>
                <w:color w:val="A6A6A6"/>
              </w:rPr>
            </w:pPr>
            <w:r w:rsidRPr="001512DD">
              <w:rPr>
                <w:rFonts w:eastAsia="Calibri" w:cs="Times New Roman"/>
                <w:i/>
                <w:color w:val="A6A6A6"/>
              </w:rPr>
              <w:t>(Code)</w:t>
            </w:r>
          </w:p>
        </w:tc>
      </w:tr>
      <w:tr w:rsidR="00540F30" w:rsidRPr="001512DD" w14:paraId="7EC203D5"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182624F4" w14:textId="77777777" w:rsidR="00540F30" w:rsidRPr="001512DD" w:rsidRDefault="00540F30"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0A6469BA" w14:textId="77777777" w:rsidR="00540F30" w:rsidRPr="001512DD" w:rsidRDefault="00540F30" w:rsidP="001512DD">
            <w:pPr>
              <w:kinsoku w:val="0"/>
              <w:overflowPunct w:val="0"/>
              <w:spacing w:afterLines="20" w:after="48" w:line="240" w:lineRule="auto"/>
              <w:ind w:firstLine="10"/>
              <w:contextualSpacing/>
              <w:rPr>
                <w:w w:val="105"/>
              </w:rPr>
            </w:pPr>
            <w:r w:rsidRPr="001512DD">
              <w:rPr>
                <w:w w:val="105"/>
              </w:rPr>
              <w:t>B10b. If other, please specify</w:t>
            </w:r>
          </w:p>
          <w:p w14:paraId="4938CA2E" w14:textId="77777777" w:rsidR="00540F30" w:rsidRPr="001512DD" w:rsidRDefault="00540F30" w:rsidP="001512DD">
            <w:pPr>
              <w:kinsoku w:val="0"/>
              <w:overflowPunct w:val="0"/>
              <w:spacing w:afterLines="20" w:after="48" w:line="240" w:lineRule="auto"/>
              <w:ind w:firstLine="10"/>
              <w:contextualSpacing/>
              <w:rPr>
                <w:i/>
                <w:w w:val="105"/>
              </w:rPr>
            </w:pPr>
            <w:r w:rsidRPr="001512DD">
              <w:rPr>
                <w:i/>
                <w:w w:val="105"/>
              </w:rPr>
              <w:t>Ask if B10=15</w:t>
            </w:r>
          </w:p>
        </w:tc>
        <w:tc>
          <w:tcPr>
            <w:tcW w:w="5042" w:type="dxa"/>
            <w:gridSpan w:val="7"/>
            <w:tcBorders>
              <w:top w:val="single" w:sz="18" w:space="0" w:color="000000"/>
              <w:left w:val="single" w:sz="18" w:space="0" w:color="000000"/>
              <w:bottom w:val="single" w:sz="18" w:space="0" w:color="000000"/>
              <w:right w:val="single" w:sz="18" w:space="0" w:color="000000"/>
            </w:tcBorders>
          </w:tcPr>
          <w:p w14:paraId="22B116BD" w14:textId="77777777" w:rsidR="00540F30" w:rsidRPr="001512DD" w:rsidRDefault="00540F30" w:rsidP="001512DD">
            <w:pPr>
              <w:tabs>
                <w:tab w:val="left" w:pos="3449"/>
              </w:tabs>
              <w:spacing w:afterLines="20" w:after="48" w:line="240" w:lineRule="auto"/>
              <w:contextualSpacing/>
              <w:rPr>
                <w:i/>
              </w:rPr>
            </w:pPr>
            <w:r w:rsidRPr="001512DD">
              <w:rPr>
                <w:i/>
              </w:rPr>
              <w:t>(Text)</w:t>
            </w:r>
          </w:p>
        </w:tc>
      </w:tr>
      <w:tr w:rsidR="00540F30" w:rsidRPr="001512DD" w14:paraId="7FF590D8"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3B09E156" w14:textId="77777777" w:rsidR="00540F30" w:rsidRPr="001512DD" w:rsidRDefault="00540F30"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6B660577" w14:textId="6DD62DB8" w:rsidR="00540F30" w:rsidRPr="001512DD" w:rsidRDefault="00540F30" w:rsidP="001512DD">
            <w:pPr>
              <w:kinsoku w:val="0"/>
              <w:overflowPunct w:val="0"/>
              <w:spacing w:afterLines="20" w:after="48" w:line="240" w:lineRule="auto"/>
              <w:ind w:firstLine="10"/>
              <w:contextualSpacing/>
              <w:rPr>
                <w:w w:val="105"/>
              </w:rPr>
            </w:pPr>
            <w:r w:rsidRPr="001512DD">
              <w:rPr>
                <w:w w:val="105"/>
              </w:rPr>
              <w:t>B11. What is your religion, if any? (</w:t>
            </w:r>
            <w:r w:rsidRPr="001512DD">
              <w:rPr>
                <w:b/>
                <w:w w:val="105"/>
              </w:rPr>
              <w:t>religion</w:t>
            </w:r>
            <w:r w:rsidRPr="001512DD">
              <w:rPr>
                <w:w w:val="105"/>
              </w:rPr>
              <w:t>)</w:t>
            </w:r>
          </w:p>
        </w:tc>
        <w:tc>
          <w:tcPr>
            <w:tcW w:w="2160" w:type="dxa"/>
            <w:tcBorders>
              <w:top w:val="single" w:sz="4" w:space="0" w:color="000000"/>
              <w:bottom w:val="single" w:sz="4" w:space="0" w:color="000000"/>
            </w:tcBorders>
          </w:tcPr>
          <w:p w14:paraId="43ECA8D5" w14:textId="41B157C4"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1=UCZ</w:t>
            </w:r>
          </w:p>
          <w:p w14:paraId="6915BDEE" w14:textId="07FDA87D"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2=RCZ (Dutch Reformed)</w:t>
            </w:r>
          </w:p>
          <w:p w14:paraId="02244967" w14:textId="65C316E5"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3=ECZ</w:t>
            </w:r>
          </w:p>
          <w:p w14:paraId="4520A426" w14:textId="25299D67"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4=CMML</w:t>
            </w:r>
          </w:p>
          <w:p w14:paraId="10461456" w14:textId="17525120"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5=Salvation Army</w:t>
            </w:r>
          </w:p>
          <w:p w14:paraId="6B86D924" w14:textId="42F8A06F"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6=Seventh Day Adventist</w:t>
            </w:r>
          </w:p>
          <w:p w14:paraId="2F45393C" w14:textId="0AA0034D"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7=Catholic</w:t>
            </w:r>
          </w:p>
          <w:p w14:paraId="0DB16FB8" w14:textId="7346D273"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8=Anglican</w:t>
            </w:r>
          </w:p>
        </w:tc>
        <w:tc>
          <w:tcPr>
            <w:tcW w:w="2160" w:type="dxa"/>
            <w:gridSpan w:val="4"/>
            <w:tcBorders>
              <w:top w:val="single" w:sz="4" w:space="0" w:color="000000"/>
              <w:left w:val="nil"/>
              <w:bottom w:val="single" w:sz="4" w:space="0" w:color="000000"/>
              <w:right w:val="single" w:sz="18" w:space="0" w:color="000000"/>
            </w:tcBorders>
          </w:tcPr>
          <w:p w14:paraId="4CEA2CCA" w14:textId="7CD172EF"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9=Nazareth</w:t>
            </w:r>
          </w:p>
          <w:p w14:paraId="0181A610" w14:textId="4EC52962"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10=Pentecostal</w:t>
            </w:r>
          </w:p>
          <w:p w14:paraId="65CC6497" w14:textId="1A18F6CF"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11=Jehovah’s Witness</w:t>
            </w:r>
          </w:p>
          <w:p w14:paraId="6D3BD836" w14:textId="2458A404"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12=Baptist</w:t>
            </w:r>
          </w:p>
          <w:p w14:paraId="2BE26F61" w14:textId="25458C2B"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 xml:space="preserve">13=Kimbaguist </w:t>
            </w:r>
          </w:p>
          <w:p w14:paraId="28D7951C" w14:textId="3E930992"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14=African Methodist</w:t>
            </w:r>
          </w:p>
          <w:p w14:paraId="6AB8FFDE" w14:textId="29E30B0B"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15=Presbyterian</w:t>
            </w:r>
          </w:p>
          <w:p w14:paraId="563CD617" w14:textId="062B7925"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16=Islam</w:t>
            </w:r>
          </w:p>
          <w:p w14:paraId="774B13F0" w14:textId="77777777"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17=Not religious</w:t>
            </w:r>
          </w:p>
          <w:p w14:paraId="718027D7" w14:textId="77777777" w:rsidR="00540F30" w:rsidRPr="001512DD" w:rsidRDefault="00540F30" w:rsidP="001512DD">
            <w:pPr>
              <w:spacing w:after="0"/>
              <w:rPr>
                <w:rFonts w:eastAsiaTheme="minorEastAsia" w:cs="Times New Roman"/>
                <w:w w:val="105"/>
                <w:lang w:eastAsia="zh-CN"/>
              </w:rPr>
            </w:pPr>
            <w:r w:rsidRPr="001512DD">
              <w:rPr>
                <w:rFonts w:eastAsiaTheme="minorEastAsia" w:cs="Times New Roman"/>
                <w:w w:val="105"/>
                <w:lang w:eastAsia="zh-CN"/>
              </w:rPr>
              <w:t>97=Other,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5C8546AF" w14:textId="77777777" w:rsidR="00540F30" w:rsidRPr="001512DD" w:rsidRDefault="00540F30" w:rsidP="001512DD">
            <w:pPr>
              <w:spacing w:after="0"/>
              <w:rPr>
                <w:rFonts w:eastAsia="Calibri" w:cs="Times New Roman"/>
                <w:i/>
                <w:color w:val="A6A6A6"/>
              </w:rPr>
            </w:pPr>
            <w:r w:rsidRPr="001512DD">
              <w:rPr>
                <w:rFonts w:eastAsia="Calibri" w:cs="Times New Roman"/>
                <w:i/>
                <w:color w:val="A6A6A6"/>
              </w:rPr>
              <w:t>(Code)</w:t>
            </w:r>
          </w:p>
        </w:tc>
      </w:tr>
      <w:tr w:rsidR="00540F30" w:rsidRPr="001512DD" w14:paraId="555784D3"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207292C4" w14:textId="77777777" w:rsidR="00540F30" w:rsidRPr="001512DD" w:rsidRDefault="00540F30"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66753DDF" w14:textId="77777777" w:rsidR="00540F30" w:rsidRPr="001512DD" w:rsidRDefault="00540F30" w:rsidP="001512DD">
            <w:pPr>
              <w:kinsoku w:val="0"/>
              <w:overflowPunct w:val="0"/>
              <w:spacing w:afterLines="20" w:after="48" w:line="240" w:lineRule="auto"/>
              <w:ind w:firstLine="10"/>
              <w:contextualSpacing/>
              <w:rPr>
                <w:w w:val="105"/>
              </w:rPr>
            </w:pPr>
            <w:r w:rsidRPr="001512DD">
              <w:rPr>
                <w:w w:val="105"/>
              </w:rPr>
              <w:t xml:space="preserve">B11b. If other, please specify </w:t>
            </w:r>
          </w:p>
          <w:p w14:paraId="3AD37798" w14:textId="77777777" w:rsidR="00540F30" w:rsidRPr="001512DD" w:rsidRDefault="00540F30" w:rsidP="001512DD">
            <w:pPr>
              <w:kinsoku w:val="0"/>
              <w:overflowPunct w:val="0"/>
              <w:spacing w:afterLines="20" w:after="48" w:line="240" w:lineRule="auto"/>
              <w:ind w:firstLine="10"/>
              <w:contextualSpacing/>
              <w:rPr>
                <w:i/>
                <w:w w:val="105"/>
              </w:rPr>
            </w:pPr>
            <w:r w:rsidRPr="001512DD">
              <w:rPr>
                <w:i/>
                <w:w w:val="105"/>
              </w:rPr>
              <w:t>Ask if B11=17</w:t>
            </w:r>
          </w:p>
        </w:tc>
        <w:tc>
          <w:tcPr>
            <w:tcW w:w="5042" w:type="dxa"/>
            <w:gridSpan w:val="7"/>
            <w:tcBorders>
              <w:top w:val="single" w:sz="18" w:space="0" w:color="000000"/>
              <w:left w:val="single" w:sz="18" w:space="0" w:color="000000"/>
              <w:bottom w:val="single" w:sz="18" w:space="0" w:color="000000"/>
              <w:right w:val="single" w:sz="18" w:space="0" w:color="000000"/>
            </w:tcBorders>
          </w:tcPr>
          <w:p w14:paraId="5D9FC50E" w14:textId="77777777" w:rsidR="00540F30" w:rsidRPr="001512DD" w:rsidRDefault="00540F30" w:rsidP="001512DD">
            <w:pPr>
              <w:tabs>
                <w:tab w:val="left" w:pos="3449"/>
              </w:tabs>
              <w:spacing w:afterLines="20" w:after="48" w:line="240" w:lineRule="auto"/>
              <w:contextualSpacing/>
              <w:rPr>
                <w:i/>
              </w:rPr>
            </w:pPr>
            <w:r w:rsidRPr="001512DD">
              <w:rPr>
                <w:i/>
              </w:rPr>
              <w:t>(Text)</w:t>
            </w:r>
          </w:p>
        </w:tc>
      </w:tr>
      <w:tr w:rsidR="00A478EB" w:rsidRPr="001512DD" w14:paraId="5AB38642"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123B66FF" w14:textId="77777777" w:rsidR="00A478EB" w:rsidRPr="001512DD" w:rsidRDefault="00A478EB" w:rsidP="001512DD">
            <w:pPr>
              <w:spacing w:after="0"/>
              <w:rPr>
                <w:rFonts w:eastAsia="Calibri" w:cs="Times New Roman"/>
                <w:w w:val="105"/>
              </w:rPr>
            </w:pPr>
          </w:p>
        </w:tc>
        <w:tc>
          <w:tcPr>
            <w:tcW w:w="4678" w:type="dxa"/>
            <w:tcBorders>
              <w:top w:val="single" w:sz="4" w:space="0" w:color="000000"/>
              <w:left w:val="single" w:sz="4" w:space="0" w:color="auto"/>
              <w:bottom w:val="single" w:sz="4" w:space="0" w:color="000000"/>
            </w:tcBorders>
          </w:tcPr>
          <w:p w14:paraId="0BEAF1E6" w14:textId="2F94951B" w:rsidR="00A478EB" w:rsidRPr="001512DD" w:rsidRDefault="00A478EB" w:rsidP="001512DD">
            <w:pPr>
              <w:spacing w:after="0"/>
              <w:rPr>
                <w:rFonts w:eastAsia="Calibri" w:cs="Times New Roman"/>
                <w:w w:val="105"/>
              </w:rPr>
            </w:pPr>
            <w:r w:rsidRPr="001512DD">
              <w:rPr>
                <w:w w:val="105"/>
              </w:rPr>
              <w:t>B12. Were you born in this village? (</w:t>
            </w:r>
            <w:r w:rsidRPr="001512DD">
              <w:rPr>
                <w:b/>
                <w:w w:val="105"/>
              </w:rPr>
              <w:t>born</w:t>
            </w:r>
            <w:r w:rsidRPr="001512DD">
              <w:rPr>
                <w:w w:val="105"/>
              </w:rPr>
              <w:t>)</w:t>
            </w:r>
            <w:r w:rsidRPr="001512DD">
              <w:br/>
            </w:r>
            <w:r w:rsidRPr="001512DD">
              <w:rPr>
                <w:i/>
              </w:rPr>
              <w:t xml:space="preserve">If A11=1, skip to </w:t>
            </w:r>
            <w:r w:rsidRPr="001512DD">
              <w:rPr>
                <w:b/>
              </w:rPr>
              <w:t>B13</w:t>
            </w:r>
            <w:r w:rsidRPr="001512DD">
              <w:rPr>
                <w:b/>
                <w:i/>
              </w:rPr>
              <w:t xml:space="preserve"> </w:t>
            </w:r>
          </w:p>
        </w:tc>
        <w:tc>
          <w:tcPr>
            <w:tcW w:w="4338" w:type="dxa"/>
            <w:gridSpan w:val="6"/>
            <w:tcBorders>
              <w:top w:val="single" w:sz="4" w:space="0" w:color="000000"/>
              <w:bottom w:val="single" w:sz="4" w:space="0" w:color="000000"/>
              <w:right w:val="single" w:sz="18" w:space="0" w:color="000000"/>
            </w:tcBorders>
          </w:tcPr>
          <w:p w14:paraId="4F4EACF1" w14:textId="77777777" w:rsidR="00A478EB" w:rsidRPr="001512DD" w:rsidRDefault="00A478EB" w:rsidP="001512DD">
            <w:pPr>
              <w:spacing w:after="0"/>
            </w:pPr>
            <w:r w:rsidRPr="001512DD">
              <w:t>1=No</w:t>
            </w:r>
          </w:p>
          <w:p w14:paraId="184D6FB9" w14:textId="77777777" w:rsidR="00A478EB" w:rsidRPr="001512DD" w:rsidRDefault="00A478EB" w:rsidP="001512DD">
            <w:pPr>
              <w:spacing w:after="0"/>
            </w:pPr>
            <w:r w:rsidRPr="001512DD">
              <w:t>2=Yes</w:t>
            </w:r>
            <w:r w:rsidRPr="001512DD" w:rsidDel="00226116">
              <w:t xml:space="preserve"> </w:t>
            </w:r>
          </w:p>
          <w:p w14:paraId="6DC3BB56" w14:textId="77777777" w:rsidR="00A478EB" w:rsidRPr="001512DD" w:rsidRDefault="00A478EB" w:rsidP="001512DD">
            <w:pPr>
              <w:spacing w:after="0"/>
            </w:pPr>
            <w:r w:rsidRPr="001512DD">
              <w:lastRenderedPageBreak/>
              <w:t>888=Don’t know</w:t>
            </w:r>
          </w:p>
          <w:p w14:paraId="08F6B5C0" w14:textId="77777777" w:rsidR="00A478EB" w:rsidRPr="001512DD" w:rsidRDefault="00A478EB" w:rsidP="001512DD">
            <w:pPr>
              <w:spacing w:after="0"/>
            </w:pPr>
            <w:r w:rsidRPr="001512DD">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7BA7429D"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lastRenderedPageBreak/>
              <w:t>(Code)</w:t>
            </w:r>
          </w:p>
        </w:tc>
      </w:tr>
      <w:tr w:rsidR="00A478EB" w:rsidRPr="001512DD" w14:paraId="35A4C1D5"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34326A51" w14:textId="77777777" w:rsidR="00A478EB" w:rsidRPr="001512DD" w:rsidRDefault="00A478EB" w:rsidP="001512DD">
            <w:pPr>
              <w:spacing w:after="0"/>
              <w:rPr>
                <w:rFonts w:eastAsia="Calibri" w:cs="Times New Roman"/>
                <w:w w:val="105"/>
              </w:rPr>
            </w:pPr>
          </w:p>
        </w:tc>
        <w:tc>
          <w:tcPr>
            <w:tcW w:w="4678" w:type="dxa"/>
            <w:tcBorders>
              <w:top w:val="single" w:sz="4" w:space="0" w:color="000000"/>
              <w:left w:val="single" w:sz="4" w:space="0" w:color="auto"/>
              <w:bottom w:val="single" w:sz="4" w:space="0" w:color="000000"/>
            </w:tcBorders>
          </w:tcPr>
          <w:p w14:paraId="0D258530" w14:textId="7228FE1A" w:rsidR="00A478EB" w:rsidRPr="001512DD" w:rsidRDefault="00A478EB" w:rsidP="001512DD">
            <w:pPr>
              <w:spacing w:after="0"/>
              <w:rPr>
                <w:rFonts w:eastAsia="Calibri" w:cs="Times New Roman"/>
                <w:w w:val="105"/>
              </w:rPr>
            </w:pPr>
            <w:r w:rsidRPr="001512DD">
              <w:rPr>
                <w:w w:val="105"/>
              </w:rPr>
              <w:t>B12b. Was the household head born in this village? (</w:t>
            </w:r>
            <w:r w:rsidRPr="001512DD">
              <w:rPr>
                <w:b/>
                <w:w w:val="105"/>
              </w:rPr>
              <w:t>born_head</w:t>
            </w:r>
            <w:r w:rsidRPr="001512DD">
              <w:rPr>
                <w:w w:val="105"/>
              </w:rPr>
              <w:t>)</w:t>
            </w:r>
          </w:p>
        </w:tc>
        <w:tc>
          <w:tcPr>
            <w:tcW w:w="4338" w:type="dxa"/>
            <w:gridSpan w:val="6"/>
            <w:tcBorders>
              <w:top w:val="single" w:sz="4" w:space="0" w:color="000000"/>
              <w:bottom w:val="single" w:sz="4" w:space="0" w:color="000000"/>
              <w:right w:val="single" w:sz="18" w:space="0" w:color="000000"/>
            </w:tcBorders>
          </w:tcPr>
          <w:p w14:paraId="73733B28" w14:textId="77777777" w:rsidR="00A478EB" w:rsidRPr="001512DD" w:rsidRDefault="00A478EB" w:rsidP="001512DD">
            <w:pPr>
              <w:spacing w:after="0"/>
            </w:pPr>
            <w:r w:rsidRPr="001512DD">
              <w:t>1=No</w:t>
            </w:r>
          </w:p>
          <w:p w14:paraId="26B15AA1" w14:textId="77777777" w:rsidR="00A478EB" w:rsidRPr="001512DD" w:rsidRDefault="00A478EB" w:rsidP="001512DD">
            <w:pPr>
              <w:spacing w:after="0"/>
            </w:pPr>
            <w:r w:rsidRPr="001512DD">
              <w:t>2=Yes</w:t>
            </w:r>
            <w:r w:rsidRPr="001512DD" w:rsidDel="00226116">
              <w:t xml:space="preserve"> </w:t>
            </w:r>
          </w:p>
          <w:p w14:paraId="7CEE97F2" w14:textId="77777777" w:rsidR="00A478EB" w:rsidRPr="001512DD" w:rsidRDefault="00A478EB" w:rsidP="001512DD">
            <w:pPr>
              <w:spacing w:after="0"/>
            </w:pPr>
            <w:r w:rsidRPr="001512DD">
              <w:t>888=Don’t know</w:t>
            </w:r>
          </w:p>
          <w:p w14:paraId="6848075D" w14:textId="77777777" w:rsidR="00A478EB" w:rsidRPr="001512DD" w:rsidRDefault="00A478EB" w:rsidP="001512DD">
            <w:pPr>
              <w:spacing w:after="0"/>
            </w:pPr>
            <w:r w:rsidRPr="001512DD">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2E4F5CB8"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A478EB" w:rsidRPr="001512DD" w14:paraId="67CBADDE"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1B83395A" w14:textId="77777777" w:rsidR="00A478EB" w:rsidRPr="001512DD" w:rsidRDefault="00A478EB" w:rsidP="001512DD">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2A76FD16" w14:textId="77777777" w:rsidR="00A478EB" w:rsidRPr="001512DD" w:rsidRDefault="00A478EB" w:rsidP="001512DD">
            <w:pPr>
              <w:kinsoku w:val="0"/>
              <w:overflowPunct w:val="0"/>
              <w:spacing w:afterLines="20" w:after="48" w:line="240" w:lineRule="auto"/>
              <w:ind w:firstLine="10"/>
              <w:contextualSpacing/>
              <w:rPr>
                <w:w w:val="105"/>
              </w:rPr>
            </w:pPr>
            <w:r w:rsidRPr="001512DD">
              <w:rPr>
                <w:w w:val="105"/>
              </w:rPr>
              <w:t>B13. How many years have you lived in this village/locality?(</w:t>
            </w:r>
            <w:r w:rsidRPr="001512DD">
              <w:rPr>
                <w:b/>
                <w:w w:val="105"/>
              </w:rPr>
              <w:t>yrs_live</w:t>
            </w:r>
            <w:r w:rsidRPr="001512DD">
              <w:rPr>
                <w:w w:val="105"/>
              </w:rPr>
              <w:t>)</w:t>
            </w:r>
          </w:p>
          <w:p w14:paraId="143BFCDA" w14:textId="31D80910" w:rsidR="00A478EB" w:rsidRPr="001512DD" w:rsidRDefault="00A478EB" w:rsidP="001512DD">
            <w:pPr>
              <w:spacing w:after="0"/>
              <w:rPr>
                <w:w w:val="105"/>
              </w:rPr>
            </w:pPr>
            <w:r w:rsidRPr="001512DD">
              <w:rPr>
                <w:i/>
                <w:w w:val="105"/>
              </w:rPr>
              <w:t xml:space="preserve">Ask if B12 </w:t>
            </w:r>
            <w:r w:rsidRPr="001512DD">
              <w:rPr>
                <w:w w:val="105"/>
              </w:rPr>
              <w:t>≠</w:t>
            </w:r>
            <w:r w:rsidRPr="001512DD">
              <w:rPr>
                <w:i/>
                <w:w w:val="105"/>
              </w:rPr>
              <w:t>1</w:t>
            </w:r>
          </w:p>
        </w:tc>
        <w:tc>
          <w:tcPr>
            <w:tcW w:w="2526" w:type="dxa"/>
            <w:gridSpan w:val="5"/>
            <w:tcBorders>
              <w:top w:val="single" w:sz="18" w:space="0" w:color="000000"/>
              <w:left w:val="single" w:sz="18" w:space="0" w:color="000000"/>
              <w:bottom w:val="single" w:sz="18" w:space="0" w:color="000000"/>
              <w:right w:val="single" w:sz="18" w:space="0" w:color="000000"/>
            </w:tcBorders>
          </w:tcPr>
          <w:p w14:paraId="5C5FF1CA" w14:textId="77777777" w:rsidR="00A478EB" w:rsidRPr="001512DD" w:rsidRDefault="00A478EB" w:rsidP="001512DD">
            <w:pPr>
              <w:spacing w:after="0"/>
              <w:rPr>
                <w:i/>
                <w:color w:val="A6A6A6" w:themeColor="background1" w:themeShade="A6"/>
              </w:rPr>
            </w:pPr>
            <w:r w:rsidRPr="001512DD">
              <w:rPr>
                <w:i/>
                <w:color w:val="A6A6A6" w:themeColor="background1" w:themeShade="A6"/>
              </w:rPr>
              <w:t>(Integer)</w:t>
            </w:r>
          </w:p>
        </w:tc>
      </w:tr>
      <w:tr w:rsidR="00BE53B1" w:rsidRPr="001512DD" w14:paraId="5D595A59"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0BDA158A" w14:textId="77777777" w:rsidR="00A478EB" w:rsidRPr="001512DD" w:rsidRDefault="00A478EB" w:rsidP="001512DD">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47E07D02" w14:textId="77777777" w:rsidR="00A478EB" w:rsidRPr="001512DD" w:rsidRDefault="00A478EB" w:rsidP="001512DD">
            <w:pPr>
              <w:kinsoku w:val="0"/>
              <w:overflowPunct w:val="0"/>
              <w:spacing w:afterLines="20" w:after="48" w:line="240" w:lineRule="auto"/>
              <w:ind w:firstLine="10"/>
              <w:contextualSpacing/>
              <w:rPr>
                <w:w w:val="105"/>
              </w:rPr>
            </w:pPr>
            <w:r w:rsidRPr="001512DD">
              <w:rPr>
                <w:w w:val="105"/>
              </w:rPr>
              <w:t>B13b. How many years has the household head live in this village/locality? (</w:t>
            </w:r>
            <w:r w:rsidRPr="001512DD">
              <w:rPr>
                <w:b/>
                <w:w w:val="105"/>
              </w:rPr>
              <w:t>yrs_live_head</w:t>
            </w:r>
            <w:r w:rsidRPr="001512DD">
              <w:rPr>
                <w:w w:val="105"/>
              </w:rPr>
              <w:t>)</w:t>
            </w:r>
          </w:p>
          <w:p w14:paraId="4878F439" w14:textId="0A289989" w:rsidR="00A478EB" w:rsidRPr="001512DD" w:rsidRDefault="00A478EB" w:rsidP="001512DD">
            <w:pPr>
              <w:spacing w:after="0"/>
              <w:rPr>
                <w:w w:val="105"/>
              </w:rPr>
            </w:pPr>
            <w:r w:rsidRPr="001512DD">
              <w:rPr>
                <w:i/>
                <w:w w:val="105"/>
              </w:rPr>
              <w:t xml:space="preserve">Only ask if A11 </w:t>
            </w:r>
            <w:r w:rsidRPr="001512DD">
              <w:rPr>
                <w:w w:val="105"/>
              </w:rPr>
              <w:t>≠</w:t>
            </w:r>
            <w:r w:rsidRPr="001512DD">
              <w:rPr>
                <w:i/>
                <w:w w:val="105"/>
              </w:rPr>
              <w:t xml:space="preserve">1 and B12b </w:t>
            </w:r>
            <w:r w:rsidRPr="001512DD">
              <w:rPr>
                <w:w w:val="105"/>
              </w:rPr>
              <w:t>≠</w:t>
            </w:r>
            <w:r w:rsidRPr="001512DD">
              <w:rPr>
                <w:i/>
                <w:w w:val="105"/>
              </w:rPr>
              <w:t>1</w:t>
            </w:r>
          </w:p>
        </w:tc>
        <w:tc>
          <w:tcPr>
            <w:tcW w:w="2526" w:type="dxa"/>
            <w:gridSpan w:val="5"/>
            <w:tcBorders>
              <w:top w:val="single" w:sz="18" w:space="0" w:color="000000"/>
              <w:left w:val="single" w:sz="18" w:space="0" w:color="000000"/>
              <w:bottom w:val="single" w:sz="18" w:space="0" w:color="000000"/>
              <w:right w:val="single" w:sz="18" w:space="0" w:color="000000"/>
            </w:tcBorders>
          </w:tcPr>
          <w:p w14:paraId="633E052C" w14:textId="77777777" w:rsidR="00A478EB" w:rsidRPr="001512DD" w:rsidRDefault="00A478EB" w:rsidP="001512DD">
            <w:pPr>
              <w:spacing w:after="0"/>
              <w:rPr>
                <w:i/>
                <w:color w:val="A6A6A6" w:themeColor="background1" w:themeShade="A6"/>
              </w:rPr>
            </w:pPr>
            <w:r w:rsidRPr="001512DD">
              <w:rPr>
                <w:i/>
                <w:color w:val="A6A6A6" w:themeColor="background1" w:themeShade="A6"/>
              </w:rPr>
              <w:t>(Integer)</w:t>
            </w:r>
          </w:p>
        </w:tc>
      </w:tr>
      <w:tr w:rsidR="00A478EB" w:rsidRPr="001512DD" w14:paraId="33E87848"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364B0AFC" w14:textId="77777777" w:rsidR="00A478EB" w:rsidRPr="001512DD" w:rsidRDefault="00A478EB" w:rsidP="001512DD">
            <w:pPr>
              <w:spacing w:after="0"/>
              <w:rPr>
                <w:rFonts w:eastAsia="Calibri" w:cs="Times New Roman"/>
                <w:w w:val="105"/>
              </w:rPr>
            </w:pPr>
          </w:p>
        </w:tc>
        <w:tc>
          <w:tcPr>
            <w:tcW w:w="4678" w:type="dxa"/>
            <w:tcBorders>
              <w:top w:val="single" w:sz="4" w:space="0" w:color="000000"/>
              <w:left w:val="single" w:sz="4" w:space="0" w:color="auto"/>
              <w:bottom w:val="single" w:sz="4" w:space="0" w:color="000000"/>
            </w:tcBorders>
          </w:tcPr>
          <w:p w14:paraId="77F1284E" w14:textId="5296CE25" w:rsidR="00A478EB" w:rsidRPr="001512DD" w:rsidRDefault="00A478EB" w:rsidP="001512DD">
            <w:pPr>
              <w:spacing w:after="0"/>
              <w:rPr>
                <w:rFonts w:eastAsia="Calibri" w:cs="Times New Roman"/>
                <w:w w:val="105"/>
              </w:rPr>
            </w:pPr>
            <w:r w:rsidRPr="001512DD">
              <w:rPr>
                <w:w w:val="105"/>
              </w:rPr>
              <w:t>B14. Are you considered a local or non-local by others in this village? (</w:t>
            </w:r>
            <w:r w:rsidRPr="001512DD">
              <w:rPr>
                <w:b/>
                <w:w w:val="105"/>
              </w:rPr>
              <w:t>local_no</w:t>
            </w:r>
            <w:r w:rsidRPr="001512DD">
              <w:rPr>
                <w:w w:val="105"/>
              </w:rPr>
              <w:t>)</w:t>
            </w:r>
          </w:p>
        </w:tc>
        <w:tc>
          <w:tcPr>
            <w:tcW w:w="4338" w:type="dxa"/>
            <w:gridSpan w:val="6"/>
            <w:tcBorders>
              <w:top w:val="single" w:sz="4" w:space="0" w:color="000000"/>
              <w:bottom w:val="single" w:sz="4" w:space="0" w:color="000000"/>
              <w:right w:val="single" w:sz="18" w:space="0" w:color="000000"/>
            </w:tcBorders>
          </w:tcPr>
          <w:p w14:paraId="479165CF" w14:textId="77777777" w:rsidR="00A478EB" w:rsidRPr="001512DD" w:rsidRDefault="00A478EB" w:rsidP="001512DD">
            <w:pPr>
              <w:spacing w:after="0"/>
            </w:pPr>
            <w:r w:rsidRPr="001512DD">
              <w:t>1=Local</w:t>
            </w:r>
          </w:p>
          <w:p w14:paraId="65B67985" w14:textId="6394C17D" w:rsidR="00A478EB" w:rsidRPr="001512DD" w:rsidRDefault="00A478EB" w:rsidP="001512DD">
            <w:pPr>
              <w:spacing w:after="0"/>
            </w:pPr>
            <w:r w:rsidRPr="001512DD">
              <w:t>2=Non-local</w:t>
            </w:r>
          </w:p>
        </w:tc>
        <w:tc>
          <w:tcPr>
            <w:tcW w:w="704" w:type="dxa"/>
            <w:tcBorders>
              <w:top w:val="single" w:sz="18" w:space="0" w:color="000000"/>
              <w:left w:val="single" w:sz="18" w:space="0" w:color="000000"/>
              <w:bottom w:val="single" w:sz="18" w:space="0" w:color="000000"/>
              <w:right w:val="single" w:sz="18" w:space="0" w:color="000000"/>
            </w:tcBorders>
          </w:tcPr>
          <w:p w14:paraId="2460E2C5"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A478EB" w:rsidRPr="001512DD" w14:paraId="4259D1F9"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0F879CFC" w14:textId="77777777" w:rsidR="00A478EB" w:rsidRPr="001512DD" w:rsidRDefault="00A478EB" w:rsidP="001512DD">
            <w:pPr>
              <w:spacing w:after="0"/>
              <w:rPr>
                <w:rFonts w:eastAsia="Calibri" w:cs="Times New Roman"/>
                <w:w w:val="105"/>
              </w:rPr>
            </w:pPr>
          </w:p>
        </w:tc>
        <w:tc>
          <w:tcPr>
            <w:tcW w:w="4678" w:type="dxa"/>
            <w:tcBorders>
              <w:top w:val="single" w:sz="4" w:space="0" w:color="000000"/>
              <w:left w:val="single" w:sz="4" w:space="0" w:color="auto"/>
              <w:bottom w:val="single" w:sz="4" w:space="0" w:color="000000"/>
            </w:tcBorders>
          </w:tcPr>
          <w:p w14:paraId="7E6F562D" w14:textId="77777777" w:rsidR="00A478EB" w:rsidRPr="001512DD" w:rsidRDefault="00A478EB" w:rsidP="001512DD">
            <w:pPr>
              <w:kinsoku w:val="0"/>
              <w:overflowPunct w:val="0"/>
              <w:spacing w:afterLines="20" w:after="48" w:line="240" w:lineRule="auto"/>
              <w:ind w:firstLine="10"/>
              <w:contextualSpacing/>
              <w:rPr>
                <w:w w:val="105"/>
              </w:rPr>
            </w:pPr>
            <w:r w:rsidRPr="001512DD">
              <w:rPr>
                <w:w w:val="105"/>
              </w:rPr>
              <w:t>B14b. Is the head considered a local or non-local by others in this village? (</w:t>
            </w:r>
            <w:r w:rsidRPr="001512DD">
              <w:rPr>
                <w:b/>
                <w:w w:val="105"/>
              </w:rPr>
              <w:t>local_no_head</w:t>
            </w:r>
            <w:r w:rsidRPr="001512DD">
              <w:rPr>
                <w:w w:val="105"/>
              </w:rPr>
              <w:t>)</w:t>
            </w:r>
          </w:p>
          <w:p w14:paraId="609E1682" w14:textId="1049FC67" w:rsidR="00A478EB" w:rsidRPr="001512DD" w:rsidRDefault="00A478EB" w:rsidP="001512DD">
            <w:pPr>
              <w:spacing w:after="0"/>
              <w:rPr>
                <w:rFonts w:eastAsia="Calibri" w:cs="Times New Roman"/>
                <w:w w:val="105"/>
              </w:rPr>
            </w:pPr>
            <w:r w:rsidRPr="001512DD">
              <w:rPr>
                <w:i/>
                <w:w w:val="105"/>
              </w:rPr>
              <w:t>Skip if A11=1</w:t>
            </w:r>
          </w:p>
        </w:tc>
        <w:tc>
          <w:tcPr>
            <w:tcW w:w="4338" w:type="dxa"/>
            <w:gridSpan w:val="6"/>
            <w:tcBorders>
              <w:top w:val="single" w:sz="4" w:space="0" w:color="000000"/>
              <w:bottom w:val="single" w:sz="4" w:space="0" w:color="000000"/>
              <w:right w:val="single" w:sz="18" w:space="0" w:color="000000"/>
            </w:tcBorders>
          </w:tcPr>
          <w:p w14:paraId="2BD26473" w14:textId="77777777" w:rsidR="00A478EB" w:rsidRPr="001512DD" w:rsidRDefault="00A478EB" w:rsidP="001512DD">
            <w:pPr>
              <w:spacing w:after="0"/>
            </w:pPr>
            <w:r w:rsidRPr="001512DD">
              <w:t>1=Local</w:t>
            </w:r>
          </w:p>
          <w:p w14:paraId="416466D8" w14:textId="77777777" w:rsidR="00A478EB" w:rsidRPr="001512DD" w:rsidRDefault="00A478EB" w:rsidP="001512DD">
            <w:pPr>
              <w:spacing w:after="0"/>
            </w:pPr>
            <w:r w:rsidRPr="001512DD">
              <w:t>2=Non-local</w:t>
            </w:r>
          </w:p>
        </w:tc>
        <w:tc>
          <w:tcPr>
            <w:tcW w:w="704" w:type="dxa"/>
            <w:tcBorders>
              <w:top w:val="single" w:sz="18" w:space="0" w:color="000000"/>
              <w:left w:val="single" w:sz="18" w:space="0" w:color="000000"/>
              <w:bottom w:val="single" w:sz="18" w:space="0" w:color="000000"/>
              <w:right w:val="single" w:sz="18" w:space="0" w:color="000000"/>
            </w:tcBorders>
          </w:tcPr>
          <w:p w14:paraId="43CA48DB"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A478EB" w:rsidRPr="001512DD" w14:paraId="5F66D36C"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7C3B331A" w14:textId="77777777" w:rsidR="00A478EB" w:rsidRPr="001512DD" w:rsidRDefault="00A478EB" w:rsidP="001512DD">
            <w:pPr>
              <w:spacing w:after="0"/>
              <w:rPr>
                <w:rFonts w:eastAsia="Calibri" w:cs="Times New Roman"/>
                <w:w w:val="105"/>
              </w:rPr>
            </w:pPr>
          </w:p>
        </w:tc>
        <w:tc>
          <w:tcPr>
            <w:tcW w:w="4678" w:type="dxa"/>
            <w:tcBorders>
              <w:top w:val="single" w:sz="4" w:space="0" w:color="000000"/>
              <w:left w:val="single" w:sz="4" w:space="0" w:color="auto"/>
              <w:bottom w:val="single" w:sz="4" w:space="0" w:color="000000"/>
            </w:tcBorders>
          </w:tcPr>
          <w:p w14:paraId="0C77F705" w14:textId="77777777" w:rsidR="00A478EB" w:rsidRPr="001512DD" w:rsidRDefault="00A478EB" w:rsidP="001512DD">
            <w:pPr>
              <w:kinsoku w:val="0"/>
              <w:overflowPunct w:val="0"/>
              <w:spacing w:afterLines="20" w:after="48" w:line="240" w:lineRule="auto"/>
              <w:ind w:firstLine="10"/>
              <w:contextualSpacing/>
              <w:rPr>
                <w:w w:val="105"/>
              </w:rPr>
            </w:pPr>
            <w:r w:rsidRPr="001512DD">
              <w:rPr>
                <w:w w:val="105"/>
              </w:rPr>
              <w:t>B15. When you were married, which spouse moved to the other spouse's village? (</w:t>
            </w:r>
            <w:r w:rsidRPr="001512DD">
              <w:rPr>
                <w:b/>
                <w:w w:val="105"/>
              </w:rPr>
              <w:t>spouse_move</w:t>
            </w:r>
            <w:r w:rsidRPr="001512DD">
              <w:rPr>
                <w:w w:val="105"/>
              </w:rPr>
              <w:t>)</w:t>
            </w:r>
          </w:p>
          <w:p w14:paraId="06247425" w14:textId="714C32C9" w:rsidR="00A478EB" w:rsidRPr="001512DD" w:rsidRDefault="00A478EB" w:rsidP="001512DD">
            <w:pPr>
              <w:kinsoku w:val="0"/>
              <w:overflowPunct w:val="0"/>
              <w:spacing w:afterLines="20" w:after="48" w:line="240" w:lineRule="auto"/>
              <w:ind w:firstLine="10"/>
              <w:contextualSpacing/>
              <w:rPr>
                <w:w w:val="105"/>
              </w:rPr>
            </w:pPr>
            <w:r w:rsidRPr="001512DD">
              <w:rPr>
                <w:i/>
                <w:w w:val="105"/>
              </w:rPr>
              <w:t>Ask if B2=1,2,4,5,6</w:t>
            </w:r>
          </w:p>
        </w:tc>
        <w:tc>
          <w:tcPr>
            <w:tcW w:w="4338" w:type="dxa"/>
            <w:gridSpan w:val="6"/>
            <w:tcBorders>
              <w:top w:val="single" w:sz="4" w:space="0" w:color="000000"/>
              <w:bottom w:val="single" w:sz="4" w:space="0" w:color="000000"/>
              <w:right w:val="single" w:sz="18" w:space="0" w:color="000000"/>
            </w:tcBorders>
          </w:tcPr>
          <w:p w14:paraId="3F88611F" w14:textId="274594DA" w:rsidR="00A478EB" w:rsidRPr="001512DD" w:rsidRDefault="00A478EB" w:rsidP="001512DD">
            <w:pPr>
              <w:spacing w:after="0"/>
            </w:pPr>
            <w:r w:rsidRPr="001512DD">
              <w:t>1=Wife moved to husband’s village</w:t>
            </w:r>
          </w:p>
          <w:p w14:paraId="6E02A625" w14:textId="0D768235" w:rsidR="00A478EB" w:rsidRPr="001512DD" w:rsidRDefault="00A478EB" w:rsidP="001512DD">
            <w:pPr>
              <w:spacing w:after="0"/>
            </w:pPr>
            <w:r w:rsidRPr="001512DD">
              <w:t>2=Husband moved to wife’s village</w:t>
            </w:r>
          </w:p>
          <w:p w14:paraId="76ACC902" w14:textId="120066D9" w:rsidR="00A478EB" w:rsidRPr="001512DD" w:rsidRDefault="00A478EB" w:rsidP="001512DD">
            <w:pPr>
              <w:spacing w:after="0"/>
            </w:pPr>
            <w:r w:rsidRPr="001512DD">
              <w:t>3=Husband and wife both moved to a new village</w:t>
            </w:r>
          </w:p>
          <w:p w14:paraId="5DA83D66" w14:textId="6D82502C" w:rsidR="00A478EB" w:rsidRPr="001512DD" w:rsidRDefault="00A478EB" w:rsidP="001512DD">
            <w:pPr>
              <w:spacing w:after="0"/>
            </w:pPr>
            <w:r w:rsidRPr="001512DD">
              <w:t>4=Husband moved to wife’s village for one year, then moved back to husband’s village together</w:t>
            </w:r>
          </w:p>
          <w:p w14:paraId="1A484CA5" w14:textId="3B4A9BD3" w:rsidR="00A478EB" w:rsidRPr="001512DD" w:rsidRDefault="00A478EB" w:rsidP="001512DD">
            <w:pPr>
              <w:spacing w:after="0"/>
            </w:pPr>
            <w:r w:rsidRPr="001512DD">
              <w:t>5=Husband and wife from same village, moved to a new home in that village</w:t>
            </w:r>
          </w:p>
          <w:p w14:paraId="62B12091" w14:textId="3848C099" w:rsidR="00A478EB" w:rsidRPr="001512DD" w:rsidRDefault="00A478EB" w:rsidP="001512DD">
            <w:pPr>
              <w:spacing w:after="0"/>
            </w:pPr>
            <w:r w:rsidRPr="001512DD">
              <w:t>6=No one moved</w:t>
            </w:r>
          </w:p>
          <w:p w14:paraId="58AB0112" w14:textId="78F5789D" w:rsidR="00A478EB" w:rsidRPr="001512DD" w:rsidRDefault="00A478EB" w:rsidP="001512DD">
            <w:pPr>
              <w:spacing w:after="0"/>
            </w:pPr>
            <w:r w:rsidRPr="001512DD">
              <w:t>97=Other, please specify</w:t>
            </w:r>
          </w:p>
        </w:tc>
        <w:tc>
          <w:tcPr>
            <w:tcW w:w="704" w:type="dxa"/>
            <w:tcBorders>
              <w:top w:val="single" w:sz="18" w:space="0" w:color="000000"/>
              <w:left w:val="single" w:sz="18" w:space="0" w:color="000000"/>
              <w:bottom w:val="single" w:sz="18" w:space="0" w:color="000000"/>
              <w:right w:val="single" w:sz="18" w:space="0" w:color="000000"/>
            </w:tcBorders>
          </w:tcPr>
          <w:p w14:paraId="33550328"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A478EB" w:rsidRPr="001512DD" w14:paraId="3BAAAEC7"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66D1B789" w14:textId="77777777" w:rsidR="00A478EB" w:rsidRPr="001512DD" w:rsidRDefault="00A478EB"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6AAB6070" w14:textId="77777777" w:rsidR="00A478EB" w:rsidRPr="001512DD" w:rsidRDefault="00A478EB" w:rsidP="001512DD">
            <w:pPr>
              <w:kinsoku w:val="0"/>
              <w:overflowPunct w:val="0"/>
              <w:spacing w:afterLines="20" w:after="48" w:line="240" w:lineRule="auto"/>
              <w:contextualSpacing/>
              <w:rPr>
                <w:w w:val="105"/>
              </w:rPr>
            </w:pPr>
            <w:r w:rsidRPr="001512DD">
              <w:rPr>
                <w:w w:val="105"/>
              </w:rPr>
              <w:t>B15b. If other, please specify.</w:t>
            </w:r>
          </w:p>
          <w:p w14:paraId="0633F2E5" w14:textId="4B9F9E79" w:rsidR="00A478EB" w:rsidRPr="001512DD" w:rsidRDefault="00A478EB" w:rsidP="001512DD">
            <w:pPr>
              <w:kinsoku w:val="0"/>
              <w:overflowPunct w:val="0"/>
              <w:spacing w:afterLines="20" w:after="48" w:line="240" w:lineRule="auto"/>
              <w:ind w:firstLine="10"/>
              <w:contextualSpacing/>
              <w:rPr>
                <w:i/>
                <w:w w:val="105"/>
              </w:rPr>
            </w:pPr>
            <w:r w:rsidRPr="001512DD">
              <w:rPr>
                <w:i/>
                <w:w w:val="105"/>
              </w:rPr>
              <w:t>Ask if B15=7</w:t>
            </w:r>
          </w:p>
        </w:tc>
        <w:tc>
          <w:tcPr>
            <w:tcW w:w="5042" w:type="dxa"/>
            <w:gridSpan w:val="7"/>
            <w:tcBorders>
              <w:top w:val="single" w:sz="18" w:space="0" w:color="000000"/>
              <w:left w:val="single" w:sz="18" w:space="0" w:color="000000"/>
              <w:bottom w:val="single" w:sz="18" w:space="0" w:color="000000"/>
              <w:right w:val="single" w:sz="18" w:space="0" w:color="000000"/>
            </w:tcBorders>
          </w:tcPr>
          <w:p w14:paraId="11F9EAA0" w14:textId="77777777" w:rsidR="00A478EB" w:rsidRPr="001512DD" w:rsidRDefault="00A478EB" w:rsidP="001512DD">
            <w:pPr>
              <w:tabs>
                <w:tab w:val="left" w:pos="3449"/>
              </w:tabs>
              <w:spacing w:afterLines="20" w:after="48" w:line="240" w:lineRule="auto"/>
              <w:contextualSpacing/>
              <w:rPr>
                <w:i/>
              </w:rPr>
            </w:pPr>
            <w:r w:rsidRPr="001512DD">
              <w:rPr>
                <w:i/>
              </w:rPr>
              <w:t>(Text)</w:t>
            </w:r>
          </w:p>
        </w:tc>
      </w:tr>
      <w:tr w:rsidR="00A478EB" w:rsidRPr="001512DD" w14:paraId="72B7CF62"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3FF418D3" w14:textId="77777777" w:rsidR="00A478EB" w:rsidRPr="001512DD" w:rsidRDefault="00A478EB" w:rsidP="001512DD">
            <w:pPr>
              <w:spacing w:after="0"/>
              <w:rPr>
                <w:rFonts w:eastAsia="Calibri" w:cs="Times New Roman"/>
                <w:w w:val="105"/>
              </w:rPr>
            </w:pPr>
          </w:p>
        </w:tc>
        <w:tc>
          <w:tcPr>
            <w:tcW w:w="4678" w:type="dxa"/>
            <w:tcBorders>
              <w:top w:val="single" w:sz="4" w:space="0" w:color="000000"/>
              <w:left w:val="single" w:sz="2" w:space="0" w:color="auto"/>
              <w:bottom w:val="single" w:sz="2" w:space="0" w:color="auto"/>
            </w:tcBorders>
          </w:tcPr>
          <w:p w14:paraId="66653B3D" w14:textId="2DCABFCC" w:rsidR="00A478EB" w:rsidRPr="001512DD" w:rsidRDefault="00A478EB" w:rsidP="001512DD">
            <w:pPr>
              <w:kinsoku w:val="0"/>
              <w:overflowPunct w:val="0"/>
              <w:spacing w:afterLines="20" w:after="48" w:line="240" w:lineRule="auto"/>
              <w:ind w:firstLine="10"/>
              <w:contextualSpacing/>
              <w:rPr>
                <w:w w:val="105"/>
              </w:rPr>
            </w:pPr>
            <w:r w:rsidRPr="001512DD">
              <w:rPr>
                <w:w w:val="105"/>
              </w:rPr>
              <w:t>B16. Is the land that your household farms passed down from the wife's family or the husband's family? (</w:t>
            </w:r>
            <w:r w:rsidRPr="001512DD">
              <w:rPr>
                <w:b/>
                <w:w w:val="105"/>
              </w:rPr>
              <w:t>mat_pat</w:t>
            </w:r>
            <w:r w:rsidRPr="001512DD">
              <w:rPr>
                <w:w w:val="105"/>
              </w:rPr>
              <w:t>)</w:t>
            </w:r>
          </w:p>
        </w:tc>
        <w:tc>
          <w:tcPr>
            <w:tcW w:w="4338" w:type="dxa"/>
            <w:gridSpan w:val="6"/>
            <w:tcBorders>
              <w:top w:val="single" w:sz="4" w:space="0" w:color="000000"/>
              <w:bottom w:val="single" w:sz="4" w:space="0" w:color="000000"/>
              <w:right w:val="single" w:sz="18" w:space="0" w:color="000000"/>
            </w:tcBorders>
          </w:tcPr>
          <w:p w14:paraId="549E89EC" w14:textId="5DD7C613" w:rsidR="00A478EB" w:rsidRPr="001512DD" w:rsidRDefault="00A478EB" w:rsidP="001512DD">
            <w:pPr>
              <w:spacing w:after="0"/>
            </w:pPr>
            <w:r w:rsidRPr="001512DD">
              <w:t>1=Wife’s family</w:t>
            </w:r>
          </w:p>
          <w:p w14:paraId="611DF8C0" w14:textId="7224B13F" w:rsidR="00A478EB" w:rsidRPr="001512DD" w:rsidRDefault="00A478EB" w:rsidP="001512DD">
            <w:pPr>
              <w:spacing w:after="0"/>
            </w:pPr>
            <w:r w:rsidRPr="001512DD">
              <w:t>2=Husband’s family</w:t>
            </w:r>
          </w:p>
          <w:p w14:paraId="55DCCBAB" w14:textId="5E9B341A" w:rsidR="00A478EB" w:rsidRPr="001512DD" w:rsidRDefault="00A478EB" w:rsidP="001512DD">
            <w:pPr>
              <w:spacing w:after="0" w:line="240" w:lineRule="auto"/>
              <w:contextualSpacing/>
              <w:rPr>
                <w:rFonts w:eastAsia="Times New Roman" w:cs="Times New Roman"/>
              </w:rPr>
            </w:pPr>
            <w:r w:rsidRPr="001512DD">
              <w:t>3=</w:t>
            </w:r>
            <w:r w:rsidRPr="001512DD">
              <w:rPr>
                <w:rFonts w:eastAsia="Times New Roman" w:cs="Times New Roman"/>
              </w:rPr>
              <w:t xml:space="preserve"> Land was purchased by or given to the household</w:t>
            </w:r>
          </w:p>
          <w:p w14:paraId="240D76FD" w14:textId="77777777" w:rsidR="00A478EB" w:rsidRPr="001512DD" w:rsidRDefault="00A478EB" w:rsidP="001512DD">
            <w:pPr>
              <w:spacing w:after="0"/>
            </w:pPr>
            <w:r w:rsidRPr="001512DD">
              <w:t>97=Other, please specify</w:t>
            </w:r>
          </w:p>
          <w:p w14:paraId="5E2568DD" w14:textId="53B42AC8" w:rsidR="00BE53B1" w:rsidRPr="001512DD" w:rsidRDefault="00BE53B1" w:rsidP="001512DD">
            <w:pPr>
              <w:spacing w:after="0"/>
            </w:pPr>
            <w:r w:rsidRPr="001512DD">
              <w:t>888=Don’t know</w:t>
            </w:r>
          </w:p>
        </w:tc>
        <w:tc>
          <w:tcPr>
            <w:tcW w:w="704" w:type="dxa"/>
            <w:tcBorders>
              <w:top w:val="single" w:sz="18" w:space="0" w:color="000000"/>
              <w:left w:val="single" w:sz="18" w:space="0" w:color="000000"/>
              <w:bottom w:val="single" w:sz="18" w:space="0" w:color="000000"/>
              <w:right w:val="single" w:sz="18" w:space="0" w:color="000000"/>
            </w:tcBorders>
          </w:tcPr>
          <w:p w14:paraId="5C34DAB9" w14:textId="77777777" w:rsidR="00A478EB" w:rsidRPr="001512DD" w:rsidRDefault="00A478EB" w:rsidP="001512DD">
            <w:pPr>
              <w:spacing w:after="0"/>
              <w:rPr>
                <w:rFonts w:eastAsia="Calibri" w:cs="Times New Roman"/>
                <w:i/>
                <w:color w:val="A6A6A6"/>
              </w:rPr>
            </w:pPr>
            <w:r w:rsidRPr="001512DD">
              <w:rPr>
                <w:rFonts w:eastAsia="Calibri" w:cs="Times New Roman"/>
                <w:i/>
                <w:color w:val="A6A6A6"/>
              </w:rPr>
              <w:t>(Code)</w:t>
            </w:r>
          </w:p>
        </w:tc>
      </w:tr>
      <w:tr w:rsidR="00BE53B1" w:rsidRPr="001512DD" w14:paraId="267CFAA4"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387966FF" w14:textId="77777777" w:rsidR="00BE53B1" w:rsidRPr="001512DD" w:rsidRDefault="00BE53B1" w:rsidP="001512DD">
            <w:pPr>
              <w:kinsoku w:val="0"/>
              <w:overflowPunct w:val="0"/>
              <w:spacing w:afterLines="20" w:after="48" w:line="240" w:lineRule="auto"/>
              <w:ind w:left="119"/>
              <w:contextualSpacing/>
              <w:rPr>
                <w:w w:val="105"/>
              </w:rPr>
            </w:pPr>
          </w:p>
        </w:tc>
        <w:tc>
          <w:tcPr>
            <w:tcW w:w="4678" w:type="dxa"/>
            <w:tcBorders>
              <w:top w:val="single" w:sz="4" w:space="0" w:color="000000"/>
              <w:left w:val="single" w:sz="4" w:space="0" w:color="000000"/>
              <w:bottom w:val="single" w:sz="4" w:space="0" w:color="000000"/>
            </w:tcBorders>
          </w:tcPr>
          <w:p w14:paraId="1665CEAA" w14:textId="77777777" w:rsidR="00BE53B1" w:rsidRPr="001512DD" w:rsidRDefault="00BE53B1" w:rsidP="001512DD">
            <w:pPr>
              <w:kinsoku w:val="0"/>
              <w:overflowPunct w:val="0"/>
              <w:spacing w:afterLines="20" w:after="48" w:line="240" w:lineRule="auto"/>
              <w:ind w:firstLine="10"/>
              <w:contextualSpacing/>
              <w:rPr>
                <w:w w:val="105"/>
              </w:rPr>
            </w:pPr>
            <w:r w:rsidRPr="001512DD">
              <w:rPr>
                <w:w w:val="105"/>
              </w:rPr>
              <w:t>B16b. If other, please specify.</w:t>
            </w:r>
          </w:p>
          <w:p w14:paraId="2143B029" w14:textId="5AB5FAEA" w:rsidR="00BE53B1" w:rsidRPr="001512DD" w:rsidRDefault="00BE53B1" w:rsidP="001512DD">
            <w:pPr>
              <w:kinsoku w:val="0"/>
              <w:overflowPunct w:val="0"/>
              <w:spacing w:afterLines="20" w:after="48" w:line="240" w:lineRule="auto"/>
              <w:ind w:firstLine="10"/>
              <w:contextualSpacing/>
              <w:rPr>
                <w:i/>
                <w:w w:val="105"/>
              </w:rPr>
            </w:pPr>
            <w:r w:rsidRPr="001512DD">
              <w:rPr>
                <w:i/>
                <w:w w:val="105"/>
              </w:rPr>
              <w:t>Ask if B16=4</w:t>
            </w:r>
          </w:p>
        </w:tc>
        <w:tc>
          <w:tcPr>
            <w:tcW w:w="5042" w:type="dxa"/>
            <w:gridSpan w:val="7"/>
            <w:tcBorders>
              <w:top w:val="single" w:sz="18" w:space="0" w:color="000000"/>
              <w:left w:val="single" w:sz="18" w:space="0" w:color="000000"/>
              <w:bottom w:val="single" w:sz="18" w:space="0" w:color="000000"/>
              <w:right w:val="single" w:sz="18" w:space="0" w:color="000000"/>
            </w:tcBorders>
          </w:tcPr>
          <w:p w14:paraId="3CC9D855" w14:textId="77777777" w:rsidR="00BE53B1" w:rsidRPr="001512DD" w:rsidRDefault="00BE53B1" w:rsidP="001512DD">
            <w:pPr>
              <w:tabs>
                <w:tab w:val="left" w:pos="3449"/>
              </w:tabs>
              <w:spacing w:afterLines="20" w:after="48" w:line="240" w:lineRule="auto"/>
              <w:contextualSpacing/>
              <w:rPr>
                <w:i/>
              </w:rPr>
            </w:pPr>
            <w:r w:rsidRPr="001512DD">
              <w:rPr>
                <w:i/>
              </w:rPr>
              <w:t>(Text)</w:t>
            </w:r>
          </w:p>
        </w:tc>
      </w:tr>
      <w:tr w:rsidR="00BE53B1" w:rsidRPr="001512DD" w14:paraId="5FE81FC7" w14:textId="77777777" w:rsidTr="00CD018F">
        <w:trPr>
          <w:trHeight w:val="20"/>
        </w:trPr>
        <w:tc>
          <w:tcPr>
            <w:tcW w:w="360" w:type="dxa"/>
            <w:tcBorders>
              <w:top w:val="single" w:sz="4" w:space="0" w:color="000000"/>
              <w:left w:val="single" w:sz="4" w:space="0" w:color="000000"/>
              <w:bottom w:val="single" w:sz="4" w:space="0" w:color="000000"/>
              <w:right w:val="single" w:sz="4" w:space="0" w:color="auto"/>
            </w:tcBorders>
          </w:tcPr>
          <w:p w14:paraId="6B2FE033" w14:textId="77777777" w:rsidR="00BE53B1" w:rsidRPr="001512DD" w:rsidRDefault="00BE53B1" w:rsidP="001512DD">
            <w:pPr>
              <w:spacing w:after="0"/>
              <w:rPr>
                <w:rFonts w:eastAsia="Calibri" w:cs="Times New Roman"/>
                <w:w w:val="105"/>
              </w:rPr>
            </w:pPr>
          </w:p>
        </w:tc>
        <w:tc>
          <w:tcPr>
            <w:tcW w:w="4678" w:type="dxa"/>
            <w:tcBorders>
              <w:top w:val="single" w:sz="4" w:space="0" w:color="000000"/>
              <w:left w:val="single" w:sz="4" w:space="0" w:color="000000"/>
              <w:bottom w:val="single" w:sz="4" w:space="0" w:color="000000"/>
            </w:tcBorders>
          </w:tcPr>
          <w:p w14:paraId="3F0880BB" w14:textId="77777777" w:rsidR="00BE53B1" w:rsidRPr="001512DD" w:rsidRDefault="00BE53B1" w:rsidP="001512DD">
            <w:pPr>
              <w:kinsoku w:val="0"/>
              <w:overflowPunct w:val="0"/>
              <w:spacing w:afterLines="20" w:after="48" w:line="240" w:lineRule="auto"/>
              <w:ind w:firstLine="10"/>
              <w:contextualSpacing/>
              <w:rPr>
                <w:w w:val="105"/>
              </w:rPr>
            </w:pPr>
            <w:r w:rsidRPr="001512DD">
              <w:rPr>
                <w:w w:val="105"/>
              </w:rPr>
              <w:t>B27. Did you work as hired labor (ganyu) on someone else's land during the last agricultural season? (</w:t>
            </w:r>
            <w:r w:rsidRPr="001512DD">
              <w:rPr>
                <w:b/>
                <w:w w:val="105"/>
              </w:rPr>
              <w:t>hire</w:t>
            </w:r>
            <w:r w:rsidRPr="001512DD">
              <w:rPr>
                <w:w w:val="105"/>
              </w:rPr>
              <w:t>)</w:t>
            </w:r>
          </w:p>
          <w:p w14:paraId="26B8FAC4" w14:textId="443F580E" w:rsidR="00BE53B1" w:rsidRPr="001512DD" w:rsidRDefault="00BE53B1" w:rsidP="001512DD">
            <w:pPr>
              <w:spacing w:after="0"/>
              <w:rPr>
                <w:rFonts w:eastAsia="Calibri" w:cs="Times New Roman"/>
                <w:w w:val="105"/>
              </w:rPr>
            </w:pPr>
            <w:r w:rsidRPr="001512DD">
              <w:rPr>
                <w:i/>
                <w:w w:val="105"/>
              </w:rPr>
              <w:t xml:space="preserve">If 0, 888, or 999, skip </w:t>
            </w:r>
            <w:r w:rsidRPr="001512DD">
              <w:rPr>
                <w:b/>
                <w:w w:val="105"/>
              </w:rPr>
              <w:t>B28</w:t>
            </w:r>
          </w:p>
        </w:tc>
        <w:tc>
          <w:tcPr>
            <w:tcW w:w="4338" w:type="dxa"/>
            <w:gridSpan w:val="6"/>
            <w:tcBorders>
              <w:top w:val="single" w:sz="4" w:space="0" w:color="000000"/>
              <w:bottom w:val="single" w:sz="4" w:space="0" w:color="000000"/>
              <w:right w:val="single" w:sz="18" w:space="0" w:color="000000"/>
            </w:tcBorders>
          </w:tcPr>
          <w:p w14:paraId="2178FCF5" w14:textId="77777777" w:rsidR="00BE53B1" w:rsidRPr="001512DD" w:rsidRDefault="00BE53B1" w:rsidP="001512DD">
            <w:pPr>
              <w:spacing w:after="0"/>
            </w:pPr>
            <w:r w:rsidRPr="001512DD">
              <w:t>1=No</w:t>
            </w:r>
          </w:p>
          <w:p w14:paraId="398D0EFB" w14:textId="77777777" w:rsidR="00BE53B1" w:rsidRPr="001512DD" w:rsidRDefault="00BE53B1" w:rsidP="001512DD">
            <w:pPr>
              <w:spacing w:after="0"/>
            </w:pPr>
            <w:r w:rsidRPr="001512DD">
              <w:t>2=Yes</w:t>
            </w:r>
            <w:r w:rsidRPr="001512DD" w:rsidDel="00226116">
              <w:t xml:space="preserve"> </w:t>
            </w:r>
          </w:p>
          <w:p w14:paraId="73849410" w14:textId="77777777" w:rsidR="00BE53B1" w:rsidRPr="001512DD" w:rsidRDefault="00BE53B1" w:rsidP="001512DD">
            <w:pPr>
              <w:spacing w:after="0"/>
            </w:pPr>
            <w:r w:rsidRPr="001512DD">
              <w:t>888=Don’t know</w:t>
            </w:r>
          </w:p>
          <w:p w14:paraId="403124B2" w14:textId="77777777" w:rsidR="00BE53B1" w:rsidRPr="001512DD" w:rsidRDefault="00BE53B1" w:rsidP="001512DD">
            <w:pPr>
              <w:spacing w:after="0"/>
            </w:pPr>
            <w:r w:rsidRPr="001512DD">
              <w:t>999=Prefer not to respond</w:t>
            </w:r>
          </w:p>
        </w:tc>
        <w:tc>
          <w:tcPr>
            <w:tcW w:w="704" w:type="dxa"/>
            <w:tcBorders>
              <w:top w:val="single" w:sz="18" w:space="0" w:color="000000"/>
              <w:left w:val="single" w:sz="18" w:space="0" w:color="000000"/>
              <w:bottom w:val="single" w:sz="18" w:space="0" w:color="000000"/>
              <w:right w:val="single" w:sz="18" w:space="0" w:color="000000"/>
            </w:tcBorders>
          </w:tcPr>
          <w:p w14:paraId="3859964F" w14:textId="77777777" w:rsidR="00BE53B1" w:rsidRPr="001512DD" w:rsidRDefault="00BE53B1" w:rsidP="001512DD">
            <w:pPr>
              <w:spacing w:after="0"/>
              <w:rPr>
                <w:rFonts w:eastAsia="Calibri" w:cs="Times New Roman"/>
                <w:i/>
                <w:color w:val="A6A6A6"/>
              </w:rPr>
            </w:pPr>
            <w:r w:rsidRPr="001512DD">
              <w:rPr>
                <w:rFonts w:eastAsia="Calibri" w:cs="Times New Roman"/>
                <w:i/>
                <w:color w:val="A6A6A6"/>
              </w:rPr>
              <w:t>(Code)</w:t>
            </w:r>
          </w:p>
        </w:tc>
      </w:tr>
      <w:tr w:rsidR="00BE53B1" w:rsidRPr="001512DD" w14:paraId="4B2A9AC5" w14:textId="77777777" w:rsidTr="00CD018F">
        <w:trPr>
          <w:trHeight w:val="20"/>
        </w:trPr>
        <w:tc>
          <w:tcPr>
            <w:tcW w:w="360" w:type="dxa"/>
            <w:tcBorders>
              <w:top w:val="single" w:sz="4" w:space="0" w:color="000000"/>
              <w:left w:val="single" w:sz="4" w:space="0" w:color="000000"/>
              <w:bottom w:val="single" w:sz="4" w:space="0" w:color="000000"/>
              <w:right w:val="single" w:sz="4" w:space="0" w:color="000000"/>
            </w:tcBorders>
          </w:tcPr>
          <w:p w14:paraId="53CC1BF2" w14:textId="77777777" w:rsidR="00BE53B1" w:rsidRPr="001512DD" w:rsidRDefault="00BE53B1" w:rsidP="001512DD">
            <w:pPr>
              <w:kinsoku w:val="0"/>
              <w:overflowPunct w:val="0"/>
              <w:spacing w:afterLines="20" w:after="48" w:line="240" w:lineRule="auto"/>
              <w:ind w:left="119"/>
              <w:contextualSpacing/>
              <w:rPr>
                <w:w w:val="105"/>
              </w:rPr>
            </w:pPr>
          </w:p>
        </w:tc>
        <w:tc>
          <w:tcPr>
            <w:tcW w:w="7200" w:type="dxa"/>
            <w:gridSpan w:val="4"/>
            <w:tcBorders>
              <w:top w:val="single" w:sz="4" w:space="0" w:color="000000"/>
              <w:left w:val="single" w:sz="4" w:space="0" w:color="000000"/>
              <w:bottom w:val="single" w:sz="4" w:space="0" w:color="000000"/>
            </w:tcBorders>
          </w:tcPr>
          <w:p w14:paraId="5858F2AC" w14:textId="77777777" w:rsidR="00BE53B1" w:rsidRPr="001512DD" w:rsidRDefault="00BE53B1" w:rsidP="001512DD">
            <w:pPr>
              <w:kinsoku w:val="0"/>
              <w:overflowPunct w:val="0"/>
              <w:spacing w:afterLines="20" w:after="48" w:line="240" w:lineRule="auto"/>
              <w:ind w:firstLine="10"/>
              <w:contextualSpacing/>
              <w:rPr>
                <w:w w:val="105"/>
              </w:rPr>
            </w:pPr>
            <w:r w:rsidRPr="001512DD">
              <w:rPr>
                <w:w w:val="105"/>
              </w:rPr>
              <w:t>B28. How many total days did you do ganyu in the last agricultural season? (</w:t>
            </w:r>
            <w:r w:rsidRPr="001512DD">
              <w:rPr>
                <w:b/>
                <w:w w:val="105"/>
              </w:rPr>
              <w:t>hiredays</w:t>
            </w:r>
            <w:r w:rsidRPr="001512DD">
              <w:rPr>
                <w:w w:val="105"/>
              </w:rPr>
              <w:t>)</w:t>
            </w:r>
          </w:p>
        </w:tc>
        <w:tc>
          <w:tcPr>
            <w:tcW w:w="2520" w:type="dxa"/>
            <w:gridSpan w:val="4"/>
            <w:tcBorders>
              <w:top w:val="single" w:sz="18" w:space="0" w:color="000000"/>
              <w:left w:val="single" w:sz="18" w:space="0" w:color="000000"/>
              <w:bottom w:val="single" w:sz="18" w:space="0" w:color="000000"/>
              <w:right w:val="single" w:sz="18" w:space="0" w:color="000000"/>
            </w:tcBorders>
          </w:tcPr>
          <w:p w14:paraId="67628F91" w14:textId="77777777" w:rsidR="00BE53B1" w:rsidRPr="001512DD" w:rsidRDefault="00BE53B1" w:rsidP="001512DD">
            <w:pPr>
              <w:spacing w:afterLines="20" w:after="48" w:line="240" w:lineRule="auto"/>
              <w:contextualSpacing/>
              <w:rPr>
                <w:i/>
              </w:rPr>
            </w:pPr>
            <w:r w:rsidRPr="001512DD">
              <w:rPr>
                <w:i/>
              </w:rPr>
              <w:t>(Integer)</w:t>
            </w:r>
          </w:p>
        </w:tc>
      </w:tr>
    </w:tbl>
    <w:p w14:paraId="4074218C" w14:textId="2FFBA279" w:rsidR="00B71EAD" w:rsidRPr="001512DD" w:rsidRDefault="00B71EAD" w:rsidP="001512DD">
      <w:pPr>
        <w:spacing w:afterLines="20" w:after="48" w:line="240" w:lineRule="auto"/>
        <w:contextualSpacing/>
        <w:rPr>
          <w:rFonts w:eastAsia="Times New Roman" w:cs="Times New Roman"/>
          <w:b/>
          <w:bCs/>
        </w:rPr>
      </w:pPr>
    </w:p>
    <w:p w14:paraId="16D5453F" w14:textId="77777777" w:rsidR="00A667B3" w:rsidRPr="001512DD" w:rsidRDefault="00A667B3" w:rsidP="001512DD">
      <w:pPr>
        <w:spacing w:afterLines="20" w:after="48" w:line="240" w:lineRule="auto"/>
        <w:contextualSpacing/>
        <w:rPr>
          <w:rFonts w:eastAsia="Times New Roman" w:cs="Times New Roman"/>
          <w:b/>
          <w:bCs/>
        </w:rPr>
        <w:sectPr w:rsidR="00A667B3" w:rsidRPr="001512DD" w:rsidSect="00512DC2">
          <w:footerReference w:type="default" r:id="rId8"/>
          <w:pgSz w:w="12240" w:h="15840"/>
          <w:pgMar w:top="1440" w:right="1080" w:bottom="1440" w:left="1080" w:header="720" w:footer="720" w:gutter="0"/>
          <w:cols w:space="720"/>
          <w:docGrid w:linePitch="360"/>
        </w:sectPr>
      </w:pPr>
    </w:p>
    <w:p w14:paraId="4BD25746" w14:textId="77777777" w:rsidR="00137629" w:rsidRPr="001512DD" w:rsidRDefault="00707954" w:rsidP="001512DD">
      <w:pPr>
        <w:spacing w:after="0" w:line="240" w:lineRule="auto"/>
        <w:contextualSpacing/>
        <w:rPr>
          <w:b/>
        </w:rPr>
      </w:pPr>
      <w:r w:rsidRPr="001512DD">
        <w:rPr>
          <w:b/>
        </w:rPr>
        <w:lastRenderedPageBreak/>
        <w:t xml:space="preserve">SECTION C. HOUSEHOLD ROSTER </w:t>
      </w:r>
    </w:p>
    <w:tbl>
      <w:tblPr>
        <w:tblStyle w:val="TableGrid"/>
        <w:tblW w:w="14400" w:type="dxa"/>
        <w:tblInd w:w="-725" w:type="dxa"/>
        <w:tblLayout w:type="fixed"/>
        <w:tblCellMar>
          <w:left w:w="29" w:type="dxa"/>
          <w:right w:w="29" w:type="dxa"/>
        </w:tblCellMar>
        <w:tblLook w:val="04A0" w:firstRow="1" w:lastRow="0" w:firstColumn="1" w:lastColumn="0" w:noHBand="0" w:noVBand="1"/>
      </w:tblPr>
      <w:tblGrid>
        <w:gridCol w:w="715"/>
        <w:gridCol w:w="3605"/>
        <w:gridCol w:w="1025"/>
        <w:gridCol w:w="2575"/>
        <w:gridCol w:w="2160"/>
        <w:gridCol w:w="1130"/>
        <w:gridCol w:w="1955"/>
        <w:gridCol w:w="1235"/>
      </w:tblGrid>
      <w:tr w:rsidR="00E62CDC" w:rsidRPr="001512DD" w14:paraId="37E71548" w14:textId="77777777" w:rsidTr="00CD018F">
        <w:trPr>
          <w:trHeight w:val="20"/>
        </w:trPr>
        <w:tc>
          <w:tcPr>
            <w:tcW w:w="715" w:type="dxa"/>
          </w:tcPr>
          <w:p w14:paraId="3B2B6B6F" w14:textId="4AFC6FAE" w:rsidR="00E62CDC" w:rsidRPr="001512DD" w:rsidRDefault="00E62CDC" w:rsidP="001512DD">
            <w:pPr>
              <w:contextualSpacing/>
              <w:jc w:val="center"/>
            </w:pPr>
            <w:r w:rsidRPr="001512DD">
              <w:t>ID Code</w:t>
            </w:r>
          </w:p>
        </w:tc>
        <w:tc>
          <w:tcPr>
            <w:tcW w:w="3605" w:type="dxa"/>
          </w:tcPr>
          <w:p w14:paraId="7BD8F3A8" w14:textId="77777777" w:rsidR="00E62CDC" w:rsidRPr="001512DD" w:rsidRDefault="00E62CDC" w:rsidP="001512DD">
            <w:pPr>
              <w:contextualSpacing/>
              <w:jc w:val="center"/>
            </w:pPr>
            <w:r w:rsidRPr="001512DD">
              <w:t>List the names and surnames of all persons living in this household. Start the list with the head of this household, adults then children from oldest to youngest.</w:t>
            </w:r>
          </w:p>
          <w:p w14:paraId="0BC55B9E" w14:textId="55355803" w:rsidR="00E62CDC" w:rsidRPr="001512DD" w:rsidRDefault="00E62CDC" w:rsidP="001512DD">
            <w:pPr>
              <w:contextualSpacing/>
              <w:jc w:val="center"/>
              <w:rPr>
                <w:i/>
              </w:rPr>
            </w:pPr>
            <w:r w:rsidRPr="001512DD">
              <w:rPr>
                <w:i/>
              </w:rPr>
              <w:t>First, middle, last name</w:t>
            </w:r>
          </w:p>
        </w:tc>
        <w:tc>
          <w:tcPr>
            <w:tcW w:w="1025" w:type="dxa"/>
          </w:tcPr>
          <w:p w14:paraId="3D7D3CB0" w14:textId="5D510F46" w:rsidR="00E62CDC" w:rsidRPr="001512DD" w:rsidRDefault="00E62CDC" w:rsidP="001512DD">
            <w:pPr>
              <w:contextualSpacing/>
              <w:jc w:val="center"/>
            </w:pPr>
            <w:r w:rsidRPr="001512DD">
              <w:t>Gender?</w:t>
            </w:r>
          </w:p>
          <w:p w14:paraId="47EE698E" w14:textId="77777777" w:rsidR="00E62CDC" w:rsidRPr="001512DD" w:rsidRDefault="00E62CDC" w:rsidP="001512DD">
            <w:pPr>
              <w:contextualSpacing/>
              <w:jc w:val="center"/>
            </w:pPr>
          </w:p>
          <w:p w14:paraId="713B21C7" w14:textId="088DEDF4" w:rsidR="00E62CDC" w:rsidRPr="001512DD" w:rsidRDefault="00E62CDC" w:rsidP="001512DD">
            <w:pPr>
              <w:contextualSpacing/>
              <w:jc w:val="center"/>
            </w:pPr>
            <w:r w:rsidRPr="001512DD">
              <w:rPr>
                <w:rFonts w:eastAsiaTheme="minorEastAsia"/>
                <w:lang w:eastAsia="zh-CN"/>
              </w:rPr>
              <w:t>1=Male</w:t>
            </w:r>
          </w:p>
          <w:p w14:paraId="2D586B28" w14:textId="048BC708" w:rsidR="00E62CDC" w:rsidRPr="001512DD" w:rsidRDefault="00E62CDC" w:rsidP="001512DD">
            <w:pPr>
              <w:contextualSpacing/>
              <w:jc w:val="center"/>
            </w:pPr>
            <w:r w:rsidRPr="001512DD">
              <w:rPr>
                <w:rFonts w:eastAsiaTheme="minorEastAsia"/>
                <w:lang w:eastAsia="zh-CN"/>
              </w:rPr>
              <w:t>2=Female</w:t>
            </w:r>
          </w:p>
        </w:tc>
        <w:tc>
          <w:tcPr>
            <w:tcW w:w="2575" w:type="dxa"/>
          </w:tcPr>
          <w:p w14:paraId="5BC57947" w14:textId="09C3C673" w:rsidR="00E62CDC" w:rsidRPr="001512DD" w:rsidRDefault="00E62CDC" w:rsidP="001512DD">
            <w:pPr>
              <w:contextualSpacing/>
              <w:jc w:val="center"/>
            </w:pPr>
            <w:r w:rsidRPr="001512DD">
              <w:t>Age?</w:t>
            </w:r>
          </w:p>
          <w:p w14:paraId="34139E32" w14:textId="7818E90F" w:rsidR="00E62CDC" w:rsidRPr="001512DD" w:rsidRDefault="00E62CDC" w:rsidP="001512DD">
            <w:pPr>
              <w:contextualSpacing/>
              <w:jc w:val="center"/>
              <w:rPr>
                <w:i/>
              </w:rPr>
            </w:pPr>
            <w:r w:rsidRPr="001512DD">
              <w:rPr>
                <w:i/>
              </w:rPr>
              <w:t>For children under 1 year, write 0. If the respondent doesn’t know, write 888.</w:t>
            </w:r>
          </w:p>
        </w:tc>
        <w:tc>
          <w:tcPr>
            <w:tcW w:w="2160" w:type="dxa"/>
          </w:tcPr>
          <w:p w14:paraId="6FA8B4A2" w14:textId="2B425977" w:rsidR="00E62CDC" w:rsidRPr="001512DD" w:rsidRDefault="00E62CDC" w:rsidP="001512DD">
            <w:pPr>
              <w:contextualSpacing/>
              <w:jc w:val="center"/>
            </w:pPr>
            <w:r w:rsidRPr="001512DD">
              <w:t>Relationship to the head?</w:t>
            </w:r>
          </w:p>
        </w:tc>
        <w:tc>
          <w:tcPr>
            <w:tcW w:w="1130" w:type="dxa"/>
          </w:tcPr>
          <w:p w14:paraId="3626AE34" w14:textId="4FAAA249" w:rsidR="00E62CDC" w:rsidRPr="001512DD" w:rsidRDefault="00E62CDC" w:rsidP="001512DD">
            <w:pPr>
              <w:contextualSpacing/>
              <w:jc w:val="center"/>
            </w:pPr>
            <w:r w:rsidRPr="001512DD">
              <w:t>Highest level of education?</w:t>
            </w:r>
          </w:p>
        </w:tc>
        <w:tc>
          <w:tcPr>
            <w:tcW w:w="1955" w:type="dxa"/>
          </w:tcPr>
          <w:p w14:paraId="3213D7CD" w14:textId="77777777" w:rsidR="00E62CDC" w:rsidRPr="001512DD" w:rsidRDefault="00E62CDC" w:rsidP="001512DD">
            <w:pPr>
              <w:contextualSpacing/>
              <w:jc w:val="center"/>
            </w:pPr>
            <w:r w:rsidRPr="001512DD">
              <w:t>Currently enrolled in school?</w:t>
            </w:r>
          </w:p>
          <w:p w14:paraId="3E4A9A48" w14:textId="77777777" w:rsidR="00E62CDC" w:rsidRPr="001512DD" w:rsidRDefault="00E62CDC" w:rsidP="001512DD">
            <w:pPr>
              <w:contextualSpacing/>
              <w:jc w:val="center"/>
            </w:pPr>
          </w:p>
          <w:p w14:paraId="4F0D8895" w14:textId="77777777" w:rsidR="00E62CDC" w:rsidRPr="001512DD" w:rsidRDefault="00E62CDC" w:rsidP="001512DD">
            <w:pPr>
              <w:contextualSpacing/>
              <w:jc w:val="center"/>
            </w:pPr>
            <w:r w:rsidRPr="001512DD">
              <w:t>1=No</w:t>
            </w:r>
          </w:p>
          <w:p w14:paraId="04F5C468" w14:textId="38418AA9" w:rsidR="00E62CDC" w:rsidRPr="001512DD" w:rsidRDefault="00E62CDC" w:rsidP="001512DD">
            <w:pPr>
              <w:contextualSpacing/>
              <w:jc w:val="center"/>
            </w:pPr>
            <w:r w:rsidRPr="001512DD">
              <w:t>2=Yes</w:t>
            </w:r>
          </w:p>
        </w:tc>
        <w:tc>
          <w:tcPr>
            <w:tcW w:w="1235" w:type="dxa"/>
          </w:tcPr>
          <w:p w14:paraId="637C7025" w14:textId="6CCF4D3B" w:rsidR="00E62CDC" w:rsidRPr="001512DD" w:rsidRDefault="00E62CDC" w:rsidP="001512DD">
            <w:pPr>
              <w:contextualSpacing/>
              <w:jc w:val="center"/>
            </w:pPr>
            <w:r w:rsidRPr="001512DD">
              <w:t>Why is the respondent not currently in school?</w:t>
            </w:r>
          </w:p>
        </w:tc>
      </w:tr>
      <w:tr w:rsidR="008C2BC1" w:rsidRPr="001512DD" w14:paraId="1CB94148" w14:textId="77777777" w:rsidTr="00CD018F">
        <w:trPr>
          <w:trHeight w:val="20"/>
        </w:trPr>
        <w:tc>
          <w:tcPr>
            <w:tcW w:w="715" w:type="dxa"/>
          </w:tcPr>
          <w:p w14:paraId="21ED2BE4" w14:textId="77777777" w:rsidR="008C2BC1" w:rsidRPr="001512DD" w:rsidRDefault="008C2BC1" w:rsidP="001512DD">
            <w:pPr>
              <w:contextualSpacing/>
              <w:jc w:val="center"/>
            </w:pPr>
          </w:p>
        </w:tc>
        <w:tc>
          <w:tcPr>
            <w:tcW w:w="3605" w:type="dxa"/>
          </w:tcPr>
          <w:p w14:paraId="22B99D00" w14:textId="77777777" w:rsidR="008C2BC1" w:rsidRPr="001512DD" w:rsidRDefault="008C2BC1" w:rsidP="001512DD">
            <w:pPr>
              <w:contextualSpacing/>
              <w:jc w:val="center"/>
            </w:pPr>
          </w:p>
        </w:tc>
        <w:tc>
          <w:tcPr>
            <w:tcW w:w="1025" w:type="dxa"/>
          </w:tcPr>
          <w:p w14:paraId="45C8D44E" w14:textId="77777777" w:rsidR="008C2BC1" w:rsidRPr="001512DD" w:rsidRDefault="008C2BC1" w:rsidP="001512DD">
            <w:pPr>
              <w:contextualSpacing/>
              <w:jc w:val="center"/>
            </w:pPr>
          </w:p>
        </w:tc>
        <w:tc>
          <w:tcPr>
            <w:tcW w:w="2575" w:type="dxa"/>
          </w:tcPr>
          <w:p w14:paraId="44857CDE" w14:textId="77777777" w:rsidR="008C2BC1" w:rsidRPr="001512DD" w:rsidRDefault="008C2BC1" w:rsidP="001512DD">
            <w:pPr>
              <w:contextualSpacing/>
              <w:jc w:val="center"/>
            </w:pPr>
          </w:p>
        </w:tc>
        <w:tc>
          <w:tcPr>
            <w:tcW w:w="2160" w:type="dxa"/>
          </w:tcPr>
          <w:p w14:paraId="501423E5" w14:textId="77777777" w:rsidR="008C2BC1" w:rsidRPr="001512DD" w:rsidRDefault="008C2BC1" w:rsidP="001512DD">
            <w:pPr>
              <w:contextualSpacing/>
              <w:jc w:val="center"/>
            </w:pPr>
          </w:p>
        </w:tc>
        <w:tc>
          <w:tcPr>
            <w:tcW w:w="1130" w:type="dxa"/>
          </w:tcPr>
          <w:p w14:paraId="2FB1DA77" w14:textId="77777777" w:rsidR="008C2BC1" w:rsidRPr="001512DD" w:rsidRDefault="008C2BC1" w:rsidP="001512DD">
            <w:pPr>
              <w:contextualSpacing/>
              <w:jc w:val="center"/>
            </w:pPr>
          </w:p>
        </w:tc>
        <w:tc>
          <w:tcPr>
            <w:tcW w:w="1955" w:type="dxa"/>
          </w:tcPr>
          <w:p w14:paraId="5516CBA4" w14:textId="77777777" w:rsidR="008C2BC1" w:rsidRPr="001512DD" w:rsidRDefault="008C2BC1" w:rsidP="001512DD">
            <w:pPr>
              <w:contextualSpacing/>
              <w:jc w:val="center"/>
            </w:pPr>
          </w:p>
        </w:tc>
        <w:tc>
          <w:tcPr>
            <w:tcW w:w="1235" w:type="dxa"/>
          </w:tcPr>
          <w:p w14:paraId="668F2632" w14:textId="77777777" w:rsidR="008C2BC1" w:rsidRPr="001512DD" w:rsidRDefault="008C2BC1" w:rsidP="001512DD">
            <w:pPr>
              <w:contextualSpacing/>
              <w:jc w:val="center"/>
            </w:pPr>
          </w:p>
        </w:tc>
      </w:tr>
      <w:tr w:rsidR="00E62CDC" w:rsidRPr="001512DD" w14:paraId="51B91415" w14:textId="77777777" w:rsidTr="00CD018F">
        <w:trPr>
          <w:trHeight w:val="20"/>
        </w:trPr>
        <w:tc>
          <w:tcPr>
            <w:tcW w:w="715" w:type="dxa"/>
          </w:tcPr>
          <w:p w14:paraId="3E613D3D" w14:textId="6811C6B4" w:rsidR="00A667B3" w:rsidRPr="001512DD" w:rsidRDefault="00E62CDC" w:rsidP="001512DD">
            <w:pPr>
              <w:contextualSpacing/>
              <w:jc w:val="center"/>
            </w:pPr>
            <w:r w:rsidRPr="001512DD">
              <w:t>1</w:t>
            </w:r>
          </w:p>
        </w:tc>
        <w:tc>
          <w:tcPr>
            <w:tcW w:w="3605" w:type="dxa"/>
          </w:tcPr>
          <w:p w14:paraId="337728A6" w14:textId="77777777" w:rsidR="00A667B3" w:rsidRPr="001512DD" w:rsidRDefault="00A667B3" w:rsidP="001512DD">
            <w:pPr>
              <w:contextualSpacing/>
              <w:jc w:val="center"/>
            </w:pPr>
          </w:p>
        </w:tc>
        <w:tc>
          <w:tcPr>
            <w:tcW w:w="1025" w:type="dxa"/>
          </w:tcPr>
          <w:p w14:paraId="7D5F39D3" w14:textId="77777777" w:rsidR="00A667B3" w:rsidRPr="001512DD" w:rsidRDefault="00A667B3" w:rsidP="001512DD">
            <w:pPr>
              <w:contextualSpacing/>
              <w:jc w:val="center"/>
            </w:pPr>
          </w:p>
        </w:tc>
        <w:tc>
          <w:tcPr>
            <w:tcW w:w="2575" w:type="dxa"/>
          </w:tcPr>
          <w:p w14:paraId="493A4578" w14:textId="77777777" w:rsidR="00A667B3" w:rsidRPr="001512DD" w:rsidRDefault="00A667B3" w:rsidP="001512DD">
            <w:pPr>
              <w:contextualSpacing/>
              <w:jc w:val="center"/>
            </w:pPr>
          </w:p>
        </w:tc>
        <w:tc>
          <w:tcPr>
            <w:tcW w:w="2160" w:type="dxa"/>
          </w:tcPr>
          <w:p w14:paraId="5B87E322" w14:textId="77777777" w:rsidR="00A667B3" w:rsidRPr="001512DD" w:rsidRDefault="00A667B3" w:rsidP="001512DD">
            <w:pPr>
              <w:contextualSpacing/>
              <w:jc w:val="center"/>
            </w:pPr>
          </w:p>
        </w:tc>
        <w:tc>
          <w:tcPr>
            <w:tcW w:w="1130" w:type="dxa"/>
          </w:tcPr>
          <w:p w14:paraId="072187B1" w14:textId="77777777" w:rsidR="00A667B3" w:rsidRPr="001512DD" w:rsidRDefault="00A667B3" w:rsidP="001512DD">
            <w:pPr>
              <w:contextualSpacing/>
              <w:jc w:val="center"/>
            </w:pPr>
          </w:p>
        </w:tc>
        <w:tc>
          <w:tcPr>
            <w:tcW w:w="1955" w:type="dxa"/>
          </w:tcPr>
          <w:p w14:paraId="2C5F39D7" w14:textId="77777777" w:rsidR="00A667B3" w:rsidRPr="001512DD" w:rsidRDefault="00A667B3" w:rsidP="001512DD">
            <w:pPr>
              <w:contextualSpacing/>
              <w:jc w:val="center"/>
            </w:pPr>
          </w:p>
        </w:tc>
        <w:tc>
          <w:tcPr>
            <w:tcW w:w="1235" w:type="dxa"/>
          </w:tcPr>
          <w:p w14:paraId="5C3AAAD8" w14:textId="77777777" w:rsidR="00A667B3" w:rsidRPr="001512DD" w:rsidRDefault="00A667B3" w:rsidP="001512DD">
            <w:pPr>
              <w:contextualSpacing/>
              <w:jc w:val="center"/>
            </w:pPr>
          </w:p>
        </w:tc>
      </w:tr>
      <w:tr w:rsidR="00E62CDC" w:rsidRPr="001512DD" w14:paraId="2D0F38CB" w14:textId="77777777" w:rsidTr="00CD018F">
        <w:trPr>
          <w:trHeight w:val="20"/>
        </w:trPr>
        <w:tc>
          <w:tcPr>
            <w:tcW w:w="715" w:type="dxa"/>
          </w:tcPr>
          <w:p w14:paraId="44444DE2" w14:textId="0D00E86C" w:rsidR="00A667B3" w:rsidRPr="001512DD" w:rsidRDefault="00E62CDC" w:rsidP="001512DD">
            <w:pPr>
              <w:contextualSpacing/>
              <w:jc w:val="center"/>
            </w:pPr>
            <w:r w:rsidRPr="001512DD">
              <w:t>2</w:t>
            </w:r>
          </w:p>
        </w:tc>
        <w:tc>
          <w:tcPr>
            <w:tcW w:w="3605" w:type="dxa"/>
          </w:tcPr>
          <w:p w14:paraId="0B6CB24B" w14:textId="77777777" w:rsidR="00A667B3" w:rsidRPr="001512DD" w:rsidRDefault="00A667B3" w:rsidP="001512DD">
            <w:pPr>
              <w:contextualSpacing/>
              <w:jc w:val="center"/>
            </w:pPr>
          </w:p>
        </w:tc>
        <w:tc>
          <w:tcPr>
            <w:tcW w:w="1025" w:type="dxa"/>
          </w:tcPr>
          <w:p w14:paraId="64009CE5" w14:textId="77777777" w:rsidR="00A667B3" w:rsidRPr="001512DD" w:rsidRDefault="00A667B3" w:rsidP="001512DD">
            <w:pPr>
              <w:contextualSpacing/>
              <w:jc w:val="center"/>
            </w:pPr>
          </w:p>
        </w:tc>
        <w:tc>
          <w:tcPr>
            <w:tcW w:w="2575" w:type="dxa"/>
          </w:tcPr>
          <w:p w14:paraId="068FD922" w14:textId="77777777" w:rsidR="00A667B3" w:rsidRPr="001512DD" w:rsidRDefault="00A667B3" w:rsidP="001512DD">
            <w:pPr>
              <w:contextualSpacing/>
              <w:jc w:val="center"/>
            </w:pPr>
          </w:p>
        </w:tc>
        <w:tc>
          <w:tcPr>
            <w:tcW w:w="2160" w:type="dxa"/>
          </w:tcPr>
          <w:p w14:paraId="57899BF5" w14:textId="77777777" w:rsidR="00A667B3" w:rsidRPr="001512DD" w:rsidRDefault="00A667B3" w:rsidP="001512DD">
            <w:pPr>
              <w:contextualSpacing/>
              <w:jc w:val="center"/>
            </w:pPr>
          </w:p>
        </w:tc>
        <w:tc>
          <w:tcPr>
            <w:tcW w:w="1130" w:type="dxa"/>
          </w:tcPr>
          <w:p w14:paraId="5530DF18" w14:textId="77777777" w:rsidR="00A667B3" w:rsidRPr="001512DD" w:rsidRDefault="00A667B3" w:rsidP="001512DD">
            <w:pPr>
              <w:contextualSpacing/>
              <w:jc w:val="center"/>
            </w:pPr>
          </w:p>
        </w:tc>
        <w:tc>
          <w:tcPr>
            <w:tcW w:w="1955" w:type="dxa"/>
          </w:tcPr>
          <w:p w14:paraId="4EEB746F" w14:textId="77777777" w:rsidR="00A667B3" w:rsidRPr="001512DD" w:rsidRDefault="00A667B3" w:rsidP="001512DD">
            <w:pPr>
              <w:contextualSpacing/>
              <w:jc w:val="center"/>
            </w:pPr>
          </w:p>
        </w:tc>
        <w:tc>
          <w:tcPr>
            <w:tcW w:w="1235" w:type="dxa"/>
          </w:tcPr>
          <w:p w14:paraId="39DEA290" w14:textId="77777777" w:rsidR="00A667B3" w:rsidRPr="001512DD" w:rsidRDefault="00A667B3" w:rsidP="001512DD">
            <w:pPr>
              <w:contextualSpacing/>
              <w:jc w:val="center"/>
            </w:pPr>
          </w:p>
        </w:tc>
      </w:tr>
      <w:tr w:rsidR="00A93337" w:rsidRPr="001512DD" w14:paraId="44DDFBAE" w14:textId="77777777" w:rsidTr="00CD018F">
        <w:trPr>
          <w:trHeight w:val="20"/>
        </w:trPr>
        <w:tc>
          <w:tcPr>
            <w:tcW w:w="715" w:type="dxa"/>
          </w:tcPr>
          <w:p w14:paraId="207730DA" w14:textId="76E12277" w:rsidR="00A667B3" w:rsidRPr="001512DD" w:rsidRDefault="00E62CDC" w:rsidP="001512DD">
            <w:pPr>
              <w:contextualSpacing/>
              <w:jc w:val="center"/>
            </w:pPr>
            <w:r w:rsidRPr="001512DD">
              <w:t>3</w:t>
            </w:r>
          </w:p>
        </w:tc>
        <w:tc>
          <w:tcPr>
            <w:tcW w:w="3605" w:type="dxa"/>
          </w:tcPr>
          <w:p w14:paraId="1799F197" w14:textId="77777777" w:rsidR="00A667B3" w:rsidRPr="001512DD" w:rsidRDefault="00A667B3" w:rsidP="001512DD">
            <w:pPr>
              <w:contextualSpacing/>
              <w:jc w:val="center"/>
            </w:pPr>
          </w:p>
        </w:tc>
        <w:tc>
          <w:tcPr>
            <w:tcW w:w="1025" w:type="dxa"/>
          </w:tcPr>
          <w:p w14:paraId="07D5F1E5" w14:textId="77777777" w:rsidR="00A667B3" w:rsidRPr="001512DD" w:rsidRDefault="00A667B3" w:rsidP="001512DD">
            <w:pPr>
              <w:contextualSpacing/>
              <w:jc w:val="center"/>
            </w:pPr>
          </w:p>
        </w:tc>
        <w:tc>
          <w:tcPr>
            <w:tcW w:w="2575" w:type="dxa"/>
          </w:tcPr>
          <w:p w14:paraId="35AD8EF8" w14:textId="77777777" w:rsidR="00A667B3" w:rsidRPr="001512DD" w:rsidRDefault="00A667B3" w:rsidP="001512DD">
            <w:pPr>
              <w:contextualSpacing/>
              <w:jc w:val="center"/>
            </w:pPr>
          </w:p>
        </w:tc>
        <w:tc>
          <w:tcPr>
            <w:tcW w:w="2160" w:type="dxa"/>
          </w:tcPr>
          <w:p w14:paraId="5E52A372" w14:textId="77777777" w:rsidR="00A667B3" w:rsidRPr="001512DD" w:rsidRDefault="00A667B3" w:rsidP="001512DD">
            <w:pPr>
              <w:contextualSpacing/>
              <w:jc w:val="center"/>
            </w:pPr>
          </w:p>
        </w:tc>
        <w:tc>
          <w:tcPr>
            <w:tcW w:w="1130" w:type="dxa"/>
          </w:tcPr>
          <w:p w14:paraId="23554713" w14:textId="77777777" w:rsidR="00A667B3" w:rsidRPr="001512DD" w:rsidRDefault="00A667B3" w:rsidP="001512DD">
            <w:pPr>
              <w:contextualSpacing/>
              <w:jc w:val="center"/>
            </w:pPr>
          </w:p>
        </w:tc>
        <w:tc>
          <w:tcPr>
            <w:tcW w:w="1955" w:type="dxa"/>
          </w:tcPr>
          <w:p w14:paraId="199464A5" w14:textId="77777777" w:rsidR="00A667B3" w:rsidRPr="001512DD" w:rsidRDefault="00A667B3" w:rsidP="001512DD">
            <w:pPr>
              <w:contextualSpacing/>
              <w:jc w:val="center"/>
            </w:pPr>
          </w:p>
        </w:tc>
        <w:tc>
          <w:tcPr>
            <w:tcW w:w="1235" w:type="dxa"/>
          </w:tcPr>
          <w:p w14:paraId="6CE5BF04" w14:textId="77777777" w:rsidR="00A667B3" w:rsidRPr="001512DD" w:rsidRDefault="00A667B3" w:rsidP="001512DD">
            <w:pPr>
              <w:contextualSpacing/>
              <w:jc w:val="center"/>
            </w:pPr>
          </w:p>
        </w:tc>
      </w:tr>
      <w:tr w:rsidR="00A93337" w:rsidRPr="001512DD" w14:paraId="0B55F667" w14:textId="77777777" w:rsidTr="00CD018F">
        <w:trPr>
          <w:trHeight w:val="20"/>
        </w:trPr>
        <w:tc>
          <w:tcPr>
            <w:tcW w:w="715" w:type="dxa"/>
          </w:tcPr>
          <w:p w14:paraId="130D2C8A" w14:textId="35F42804" w:rsidR="00A667B3" w:rsidRPr="001512DD" w:rsidRDefault="00E62CDC" w:rsidP="001512DD">
            <w:pPr>
              <w:contextualSpacing/>
              <w:jc w:val="center"/>
            </w:pPr>
            <w:r w:rsidRPr="001512DD">
              <w:t>4</w:t>
            </w:r>
          </w:p>
        </w:tc>
        <w:tc>
          <w:tcPr>
            <w:tcW w:w="3605" w:type="dxa"/>
          </w:tcPr>
          <w:p w14:paraId="7B7253F1" w14:textId="77777777" w:rsidR="00A667B3" w:rsidRPr="001512DD" w:rsidRDefault="00A667B3" w:rsidP="001512DD">
            <w:pPr>
              <w:contextualSpacing/>
              <w:jc w:val="center"/>
            </w:pPr>
          </w:p>
        </w:tc>
        <w:tc>
          <w:tcPr>
            <w:tcW w:w="1025" w:type="dxa"/>
          </w:tcPr>
          <w:p w14:paraId="6C0B2C06" w14:textId="77777777" w:rsidR="00A667B3" w:rsidRPr="001512DD" w:rsidRDefault="00A667B3" w:rsidP="001512DD">
            <w:pPr>
              <w:contextualSpacing/>
              <w:jc w:val="center"/>
            </w:pPr>
          </w:p>
        </w:tc>
        <w:tc>
          <w:tcPr>
            <w:tcW w:w="2575" w:type="dxa"/>
          </w:tcPr>
          <w:p w14:paraId="03A4DC8B" w14:textId="77777777" w:rsidR="00A667B3" w:rsidRPr="001512DD" w:rsidRDefault="00A667B3" w:rsidP="001512DD">
            <w:pPr>
              <w:contextualSpacing/>
              <w:jc w:val="center"/>
            </w:pPr>
          </w:p>
        </w:tc>
        <w:tc>
          <w:tcPr>
            <w:tcW w:w="2160" w:type="dxa"/>
          </w:tcPr>
          <w:p w14:paraId="66AD656F" w14:textId="77777777" w:rsidR="00A667B3" w:rsidRPr="001512DD" w:rsidRDefault="00A667B3" w:rsidP="001512DD">
            <w:pPr>
              <w:contextualSpacing/>
              <w:jc w:val="center"/>
            </w:pPr>
          </w:p>
        </w:tc>
        <w:tc>
          <w:tcPr>
            <w:tcW w:w="1130" w:type="dxa"/>
          </w:tcPr>
          <w:p w14:paraId="25194238" w14:textId="77777777" w:rsidR="00A667B3" w:rsidRPr="001512DD" w:rsidRDefault="00A667B3" w:rsidP="001512DD">
            <w:pPr>
              <w:contextualSpacing/>
              <w:jc w:val="center"/>
            </w:pPr>
          </w:p>
        </w:tc>
        <w:tc>
          <w:tcPr>
            <w:tcW w:w="1955" w:type="dxa"/>
          </w:tcPr>
          <w:p w14:paraId="550E3197" w14:textId="77777777" w:rsidR="00A667B3" w:rsidRPr="001512DD" w:rsidRDefault="00A667B3" w:rsidP="001512DD">
            <w:pPr>
              <w:contextualSpacing/>
              <w:jc w:val="center"/>
            </w:pPr>
          </w:p>
        </w:tc>
        <w:tc>
          <w:tcPr>
            <w:tcW w:w="1235" w:type="dxa"/>
          </w:tcPr>
          <w:p w14:paraId="1C914021" w14:textId="77777777" w:rsidR="00A667B3" w:rsidRPr="001512DD" w:rsidRDefault="00A667B3" w:rsidP="001512DD">
            <w:pPr>
              <w:contextualSpacing/>
              <w:jc w:val="center"/>
            </w:pPr>
          </w:p>
        </w:tc>
      </w:tr>
      <w:tr w:rsidR="00A93337" w:rsidRPr="001512DD" w14:paraId="4ECA4B61" w14:textId="77777777" w:rsidTr="00CD018F">
        <w:trPr>
          <w:trHeight w:val="20"/>
        </w:trPr>
        <w:tc>
          <w:tcPr>
            <w:tcW w:w="715" w:type="dxa"/>
          </w:tcPr>
          <w:p w14:paraId="7BDA7AAC" w14:textId="72AFF3CC" w:rsidR="00A667B3" w:rsidRPr="001512DD" w:rsidRDefault="00E62CDC" w:rsidP="001512DD">
            <w:pPr>
              <w:contextualSpacing/>
              <w:jc w:val="center"/>
            </w:pPr>
            <w:r w:rsidRPr="001512DD">
              <w:t>5</w:t>
            </w:r>
          </w:p>
        </w:tc>
        <w:tc>
          <w:tcPr>
            <w:tcW w:w="3605" w:type="dxa"/>
          </w:tcPr>
          <w:p w14:paraId="07A10D9A" w14:textId="77777777" w:rsidR="00A667B3" w:rsidRPr="001512DD" w:rsidRDefault="00A667B3" w:rsidP="001512DD">
            <w:pPr>
              <w:contextualSpacing/>
              <w:jc w:val="center"/>
            </w:pPr>
          </w:p>
        </w:tc>
        <w:tc>
          <w:tcPr>
            <w:tcW w:w="1025" w:type="dxa"/>
          </w:tcPr>
          <w:p w14:paraId="48937CD3" w14:textId="77777777" w:rsidR="00A667B3" w:rsidRPr="001512DD" w:rsidRDefault="00A667B3" w:rsidP="001512DD">
            <w:pPr>
              <w:contextualSpacing/>
              <w:jc w:val="center"/>
            </w:pPr>
          </w:p>
        </w:tc>
        <w:tc>
          <w:tcPr>
            <w:tcW w:w="2575" w:type="dxa"/>
          </w:tcPr>
          <w:p w14:paraId="5D28871D" w14:textId="77777777" w:rsidR="00A667B3" w:rsidRPr="001512DD" w:rsidRDefault="00A667B3" w:rsidP="001512DD">
            <w:pPr>
              <w:contextualSpacing/>
              <w:jc w:val="center"/>
            </w:pPr>
          </w:p>
        </w:tc>
        <w:tc>
          <w:tcPr>
            <w:tcW w:w="2160" w:type="dxa"/>
          </w:tcPr>
          <w:p w14:paraId="76D442EA" w14:textId="77777777" w:rsidR="00A667B3" w:rsidRPr="001512DD" w:rsidRDefault="00A667B3" w:rsidP="001512DD">
            <w:pPr>
              <w:contextualSpacing/>
              <w:jc w:val="center"/>
            </w:pPr>
          </w:p>
        </w:tc>
        <w:tc>
          <w:tcPr>
            <w:tcW w:w="1130" w:type="dxa"/>
          </w:tcPr>
          <w:p w14:paraId="481813FA" w14:textId="77777777" w:rsidR="00A667B3" w:rsidRPr="001512DD" w:rsidRDefault="00A667B3" w:rsidP="001512DD">
            <w:pPr>
              <w:contextualSpacing/>
              <w:jc w:val="center"/>
            </w:pPr>
          </w:p>
        </w:tc>
        <w:tc>
          <w:tcPr>
            <w:tcW w:w="1955" w:type="dxa"/>
          </w:tcPr>
          <w:p w14:paraId="5EC33928" w14:textId="77777777" w:rsidR="00A667B3" w:rsidRPr="001512DD" w:rsidRDefault="00A667B3" w:rsidP="001512DD">
            <w:pPr>
              <w:contextualSpacing/>
              <w:jc w:val="center"/>
            </w:pPr>
          </w:p>
        </w:tc>
        <w:tc>
          <w:tcPr>
            <w:tcW w:w="1235" w:type="dxa"/>
          </w:tcPr>
          <w:p w14:paraId="02749D7C" w14:textId="77777777" w:rsidR="00A667B3" w:rsidRPr="001512DD" w:rsidRDefault="00A667B3" w:rsidP="001512DD">
            <w:pPr>
              <w:contextualSpacing/>
              <w:jc w:val="center"/>
            </w:pPr>
          </w:p>
        </w:tc>
      </w:tr>
      <w:tr w:rsidR="00A93337" w:rsidRPr="001512DD" w14:paraId="4D42E3B8" w14:textId="77777777" w:rsidTr="00CD018F">
        <w:trPr>
          <w:trHeight w:val="20"/>
        </w:trPr>
        <w:tc>
          <w:tcPr>
            <w:tcW w:w="715" w:type="dxa"/>
          </w:tcPr>
          <w:p w14:paraId="41BA9DF5" w14:textId="6328CAD9" w:rsidR="00A667B3" w:rsidRPr="001512DD" w:rsidRDefault="00E62CDC" w:rsidP="001512DD">
            <w:pPr>
              <w:contextualSpacing/>
              <w:jc w:val="center"/>
            </w:pPr>
            <w:r w:rsidRPr="001512DD">
              <w:t>6</w:t>
            </w:r>
          </w:p>
        </w:tc>
        <w:tc>
          <w:tcPr>
            <w:tcW w:w="3605" w:type="dxa"/>
          </w:tcPr>
          <w:p w14:paraId="2F4AA90E" w14:textId="77777777" w:rsidR="00A667B3" w:rsidRPr="001512DD" w:rsidRDefault="00A667B3" w:rsidP="001512DD">
            <w:pPr>
              <w:contextualSpacing/>
              <w:jc w:val="center"/>
            </w:pPr>
          </w:p>
        </w:tc>
        <w:tc>
          <w:tcPr>
            <w:tcW w:w="1025" w:type="dxa"/>
          </w:tcPr>
          <w:p w14:paraId="5E444AE3" w14:textId="77777777" w:rsidR="00A667B3" w:rsidRPr="001512DD" w:rsidRDefault="00A667B3" w:rsidP="001512DD">
            <w:pPr>
              <w:contextualSpacing/>
              <w:jc w:val="center"/>
            </w:pPr>
          </w:p>
        </w:tc>
        <w:tc>
          <w:tcPr>
            <w:tcW w:w="2575" w:type="dxa"/>
          </w:tcPr>
          <w:p w14:paraId="7CF9C745" w14:textId="77777777" w:rsidR="00A667B3" w:rsidRPr="001512DD" w:rsidRDefault="00A667B3" w:rsidP="001512DD">
            <w:pPr>
              <w:contextualSpacing/>
              <w:jc w:val="center"/>
            </w:pPr>
          </w:p>
        </w:tc>
        <w:tc>
          <w:tcPr>
            <w:tcW w:w="2160" w:type="dxa"/>
          </w:tcPr>
          <w:p w14:paraId="155E95FC" w14:textId="77777777" w:rsidR="00A667B3" w:rsidRPr="001512DD" w:rsidRDefault="00A667B3" w:rsidP="001512DD">
            <w:pPr>
              <w:contextualSpacing/>
              <w:jc w:val="center"/>
            </w:pPr>
          </w:p>
        </w:tc>
        <w:tc>
          <w:tcPr>
            <w:tcW w:w="1130" w:type="dxa"/>
          </w:tcPr>
          <w:p w14:paraId="68AC9805" w14:textId="77777777" w:rsidR="00A667B3" w:rsidRPr="001512DD" w:rsidRDefault="00A667B3" w:rsidP="001512DD">
            <w:pPr>
              <w:contextualSpacing/>
              <w:jc w:val="center"/>
            </w:pPr>
          </w:p>
        </w:tc>
        <w:tc>
          <w:tcPr>
            <w:tcW w:w="1955" w:type="dxa"/>
          </w:tcPr>
          <w:p w14:paraId="4050EFDA" w14:textId="77777777" w:rsidR="00A667B3" w:rsidRPr="001512DD" w:rsidRDefault="00A667B3" w:rsidP="001512DD">
            <w:pPr>
              <w:contextualSpacing/>
              <w:jc w:val="center"/>
            </w:pPr>
          </w:p>
        </w:tc>
        <w:tc>
          <w:tcPr>
            <w:tcW w:w="1235" w:type="dxa"/>
          </w:tcPr>
          <w:p w14:paraId="7C0E5795" w14:textId="77777777" w:rsidR="00A667B3" w:rsidRPr="001512DD" w:rsidRDefault="00A667B3" w:rsidP="001512DD">
            <w:pPr>
              <w:contextualSpacing/>
              <w:jc w:val="center"/>
            </w:pPr>
          </w:p>
        </w:tc>
      </w:tr>
      <w:tr w:rsidR="00E62CDC" w:rsidRPr="001512DD" w14:paraId="586B439B" w14:textId="77777777" w:rsidTr="00CD018F">
        <w:trPr>
          <w:trHeight w:val="20"/>
        </w:trPr>
        <w:tc>
          <w:tcPr>
            <w:tcW w:w="715" w:type="dxa"/>
          </w:tcPr>
          <w:p w14:paraId="3C028C5A" w14:textId="2EFADCD8" w:rsidR="00A667B3" w:rsidRPr="001512DD" w:rsidRDefault="00E62CDC" w:rsidP="001512DD">
            <w:pPr>
              <w:contextualSpacing/>
              <w:jc w:val="center"/>
            </w:pPr>
            <w:r w:rsidRPr="001512DD">
              <w:t>7</w:t>
            </w:r>
          </w:p>
        </w:tc>
        <w:tc>
          <w:tcPr>
            <w:tcW w:w="3605" w:type="dxa"/>
          </w:tcPr>
          <w:p w14:paraId="48CF32E9" w14:textId="77777777" w:rsidR="00A667B3" w:rsidRPr="001512DD" w:rsidRDefault="00A667B3" w:rsidP="001512DD">
            <w:pPr>
              <w:contextualSpacing/>
              <w:jc w:val="center"/>
            </w:pPr>
          </w:p>
        </w:tc>
        <w:tc>
          <w:tcPr>
            <w:tcW w:w="1025" w:type="dxa"/>
          </w:tcPr>
          <w:p w14:paraId="4FE0E2CB" w14:textId="77777777" w:rsidR="00A667B3" w:rsidRPr="001512DD" w:rsidRDefault="00A667B3" w:rsidP="001512DD">
            <w:pPr>
              <w:contextualSpacing/>
              <w:jc w:val="center"/>
            </w:pPr>
          </w:p>
        </w:tc>
        <w:tc>
          <w:tcPr>
            <w:tcW w:w="2575" w:type="dxa"/>
          </w:tcPr>
          <w:p w14:paraId="016970E6" w14:textId="77777777" w:rsidR="00A667B3" w:rsidRPr="001512DD" w:rsidRDefault="00A667B3" w:rsidP="001512DD">
            <w:pPr>
              <w:contextualSpacing/>
              <w:jc w:val="center"/>
            </w:pPr>
          </w:p>
        </w:tc>
        <w:tc>
          <w:tcPr>
            <w:tcW w:w="2160" w:type="dxa"/>
          </w:tcPr>
          <w:p w14:paraId="451CD14A" w14:textId="77777777" w:rsidR="00A667B3" w:rsidRPr="001512DD" w:rsidRDefault="00A667B3" w:rsidP="001512DD">
            <w:pPr>
              <w:contextualSpacing/>
              <w:jc w:val="center"/>
            </w:pPr>
          </w:p>
        </w:tc>
        <w:tc>
          <w:tcPr>
            <w:tcW w:w="1130" w:type="dxa"/>
          </w:tcPr>
          <w:p w14:paraId="7D95E463" w14:textId="77777777" w:rsidR="00A667B3" w:rsidRPr="001512DD" w:rsidRDefault="00A667B3" w:rsidP="001512DD">
            <w:pPr>
              <w:contextualSpacing/>
              <w:jc w:val="center"/>
            </w:pPr>
          </w:p>
        </w:tc>
        <w:tc>
          <w:tcPr>
            <w:tcW w:w="1955" w:type="dxa"/>
          </w:tcPr>
          <w:p w14:paraId="7A67B3D4" w14:textId="77777777" w:rsidR="00A667B3" w:rsidRPr="001512DD" w:rsidRDefault="00A667B3" w:rsidP="001512DD">
            <w:pPr>
              <w:contextualSpacing/>
              <w:jc w:val="center"/>
            </w:pPr>
          </w:p>
        </w:tc>
        <w:tc>
          <w:tcPr>
            <w:tcW w:w="1235" w:type="dxa"/>
          </w:tcPr>
          <w:p w14:paraId="776AD49B" w14:textId="77777777" w:rsidR="00A667B3" w:rsidRPr="001512DD" w:rsidRDefault="00A667B3" w:rsidP="001512DD">
            <w:pPr>
              <w:contextualSpacing/>
              <w:jc w:val="center"/>
            </w:pPr>
          </w:p>
        </w:tc>
      </w:tr>
      <w:tr w:rsidR="00E62CDC" w:rsidRPr="001512DD" w14:paraId="19E68591" w14:textId="77777777" w:rsidTr="00CD018F">
        <w:trPr>
          <w:trHeight w:val="20"/>
        </w:trPr>
        <w:tc>
          <w:tcPr>
            <w:tcW w:w="715" w:type="dxa"/>
          </w:tcPr>
          <w:p w14:paraId="260D708B" w14:textId="68F72787" w:rsidR="00A667B3" w:rsidRPr="001512DD" w:rsidRDefault="00E62CDC" w:rsidP="001512DD">
            <w:pPr>
              <w:contextualSpacing/>
              <w:jc w:val="center"/>
            </w:pPr>
            <w:r w:rsidRPr="001512DD">
              <w:t>8</w:t>
            </w:r>
          </w:p>
        </w:tc>
        <w:tc>
          <w:tcPr>
            <w:tcW w:w="3605" w:type="dxa"/>
          </w:tcPr>
          <w:p w14:paraId="6CA3592A" w14:textId="77777777" w:rsidR="00A667B3" w:rsidRPr="001512DD" w:rsidRDefault="00A667B3" w:rsidP="001512DD">
            <w:pPr>
              <w:contextualSpacing/>
              <w:jc w:val="center"/>
            </w:pPr>
          </w:p>
        </w:tc>
        <w:tc>
          <w:tcPr>
            <w:tcW w:w="1025" w:type="dxa"/>
          </w:tcPr>
          <w:p w14:paraId="51A083D6" w14:textId="77777777" w:rsidR="00A667B3" w:rsidRPr="001512DD" w:rsidRDefault="00A667B3" w:rsidP="001512DD">
            <w:pPr>
              <w:contextualSpacing/>
              <w:jc w:val="center"/>
            </w:pPr>
          </w:p>
        </w:tc>
        <w:tc>
          <w:tcPr>
            <w:tcW w:w="2575" w:type="dxa"/>
          </w:tcPr>
          <w:p w14:paraId="15EE9205" w14:textId="77777777" w:rsidR="00A667B3" w:rsidRPr="001512DD" w:rsidRDefault="00A667B3" w:rsidP="001512DD">
            <w:pPr>
              <w:contextualSpacing/>
              <w:jc w:val="center"/>
            </w:pPr>
          </w:p>
        </w:tc>
        <w:tc>
          <w:tcPr>
            <w:tcW w:w="2160" w:type="dxa"/>
          </w:tcPr>
          <w:p w14:paraId="7C648528" w14:textId="77777777" w:rsidR="00A667B3" w:rsidRPr="001512DD" w:rsidRDefault="00A667B3" w:rsidP="001512DD">
            <w:pPr>
              <w:contextualSpacing/>
              <w:jc w:val="center"/>
            </w:pPr>
          </w:p>
        </w:tc>
        <w:tc>
          <w:tcPr>
            <w:tcW w:w="1130" w:type="dxa"/>
          </w:tcPr>
          <w:p w14:paraId="37554A57" w14:textId="77777777" w:rsidR="00A667B3" w:rsidRPr="001512DD" w:rsidRDefault="00A667B3" w:rsidP="001512DD">
            <w:pPr>
              <w:contextualSpacing/>
              <w:jc w:val="center"/>
            </w:pPr>
          </w:p>
        </w:tc>
        <w:tc>
          <w:tcPr>
            <w:tcW w:w="1955" w:type="dxa"/>
          </w:tcPr>
          <w:p w14:paraId="5E11BA5B" w14:textId="77777777" w:rsidR="00A667B3" w:rsidRPr="001512DD" w:rsidRDefault="00A667B3" w:rsidP="001512DD">
            <w:pPr>
              <w:contextualSpacing/>
              <w:jc w:val="center"/>
            </w:pPr>
          </w:p>
        </w:tc>
        <w:tc>
          <w:tcPr>
            <w:tcW w:w="1235" w:type="dxa"/>
          </w:tcPr>
          <w:p w14:paraId="69270B39" w14:textId="77777777" w:rsidR="00A667B3" w:rsidRPr="001512DD" w:rsidRDefault="00A667B3" w:rsidP="001512DD">
            <w:pPr>
              <w:contextualSpacing/>
              <w:jc w:val="center"/>
            </w:pPr>
          </w:p>
        </w:tc>
      </w:tr>
      <w:tr w:rsidR="00E62CDC" w:rsidRPr="001512DD" w14:paraId="528E6F9D" w14:textId="77777777" w:rsidTr="00CD018F">
        <w:trPr>
          <w:trHeight w:val="20"/>
        </w:trPr>
        <w:tc>
          <w:tcPr>
            <w:tcW w:w="715" w:type="dxa"/>
          </w:tcPr>
          <w:p w14:paraId="3B9EC8D1" w14:textId="6CB456CF" w:rsidR="00A667B3" w:rsidRPr="001512DD" w:rsidRDefault="00E62CDC" w:rsidP="001512DD">
            <w:pPr>
              <w:contextualSpacing/>
              <w:jc w:val="center"/>
            </w:pPr>
            <w:r w:rsidRPr="001512DD">
              <w:t>9</w:t>
            </w:r>
          </w:p>
        </w:tc>
        <w:tc>
          <w:tcPr>
            <w:tcW w:w="3605" w:type="dxa"/>
          </w:tcPr>
          <w:p w14:paraId="558ADC28" w14:textId="77777777" w:rsidR="00A667B3" w:rsidRPr="001512DD" w:rsidRDefault="00A667B3" w:rsidP="001512DD">
            <w:pPr>
              <w:contextualSpacing/>
              <w:jc w:val="center"/>
            </w:pPr>
          </w:p>
        </w:tc>
        <w:tc>
          <w:tcPr>
            <w:tcW w:w="1025" w:type="dxa"/>
          </w:tcPr>
          <w:p w14:paraId="4B2CC964" w14:textId="77777777" w:rsidR="00A667B3" w:rsidRPr="001512DD" w:rsidRDefault="00A667B3" w:rsidP="001512DD">
            <w:pPr>
              <w:contextualSpacing/>
              <w:jc w:val="center"/>
            </w:pPr>
          </w:p>
        </w:tc>
        <w:tc>
          <w:tcPr>
            <w:tcW w:w="2575" w:type="dxa"/>
          </w:tcPr>
          <w:p w14:paraId="1036D986" w14:textId="77777777" w:rsidR="00A667B3" w:rsidRPr="001512DD" w:rsidRDefault="00A667B3" w:rsidP="001512DD">
            <w:pPr>
              <w:contextualSpacing/>
              <w:jc w:val="center"/>
            </w:pPr>
          </w:p>
        </w:tc>
        <w:tc>
          <w:tcPr>
            <w:tcW w:w="2160" w:type="dxa"/>
          </w:tcPr>
          <w:p w14:paraId="23439524" w14:textId="77777777" w:rsidR="00A667B3" w:rsidRPr="001512DD" w:rsidRDefault="00A667B3" w:rsidP="001512DD">
            <w:pPr>
              <w:contextualSpacing/>
              <w:jc w:val="center"/>
            </w:pPr>
          </w:p>
        </w:tc>
        <w:tc>
          <w:tcPr>
            <w:tcW w:w="1130" w:type="dxa"/>
          </w:tcPr>
          <w:p w14:paraId="72BD470A" w14:textId="77777777" w:rsidR="00A667B3" w:rsidRPr="001512DD" w:rsidRDefault="00A667B3" w:rsidP="001512DD">
            <w:pPr>
              <w:contextualSpacing/>
              <w:jc w:val="center"/>
            </w:pPr>
          </w:p>
        </w:tc>
        <w:tc>
          <w:tcPr>
            <w:tcW w:w="1955" w:type="dxa"/>
          </w:tcPr>
          <w:p w14:paraId="625B36FA" w14:textId="77777777" w:rsidR="00A667B3" w:rsidRPr="001512DD" w:rsidRDefault="00A667B3" w:rsidP="001512DD">
            <w:pPr>
              <w:contextualSpacing/>
              <w:jc w:val="center"/>
            </w:pPr>
          </w:p>
        </w:tc>
        <w:tc>
          <w:tcPr>
            <w:tcW w:w="1235" w:type="dxa"/>
          </w:tcPr>
          <w:p w14:paraId="605907D5" w14:textId="77777777" w:rsidR="00A667B3" w:rsidRPr="001512DD" w:rsidRDefault="00A667B3" w:rsidP="001512DD">
            <w:pPr>
              <w:contextualSpacing/>
              <w:jc w:val="center"/>
            </w:pPr>
          </w:p>
        </w:tc>
      </w:tr>
      <w:tr w:rsidR="00E62CDC" w:rsidRPr="001512DD" w14:paraId="42646B5E" w14:textId="77777777" w:rsidTr="00CD018F">
        <w:trPr>
          <w:trHeight w:val="20"/>
        </w:trPr>
        <w:tc>
          <w:tcPr>
            <w:tcW w:w="715" w:type="dxa"/>
          </w:tcPr>
          <w:p w14:paraId="3D5CAFD4" w14:textId="5D732B33" w:rsidR="00A667B3" w:rsidRPr="001512DD" w:rsidRDefault="00E62CDC" w:rsidP="001512DD">
            <w:pPr>
              <w:contextualSpacing/>
              <w:jc w:val="center"/>
            </w:pPr>
            <w:r w:rsidRPr="001512DD">
              <w:t>10</w:t>
            </w:r>
          </w:p>
        </w:tc>
        <w:tc>
          <w:tcPr>
            <w:tcW w:w="3605" w:type="dxa"/>
          </w:tcPr>
          <w:p w14:paraId="27D23108" w14:textId="77777777" w:rsidR="00A667B3" w:rsidRPr="001512DD" w:rsidRDefault="00A667B3" w:rsidP="001512DD">
            <w:pPr>
              <w:contextualSpacing/>
              <w:jc w:val="center"/>
            </w:pPr>
          </w:p>
        </w:tc>
        <w:tc>
          <w:tcPr>
            <w:tcW w:w="1025" w:type="dxa"/>
          </w:tcPr>
          <w:p w14:paraId="45AFD1A7" w14:textId="77777777" w:rsidR="00A667B3" w:rsidRPr="001512DD" w:rsidRDefault="00A667B3" w:rsidP="001512DD">
            <w:pPr>
              <w:contextualSpacing/>
              <w:jc w:val="center"/>
            </w:pPr>
          </w:p>
        </w:tc>
        <w:tc>
          <w:tcPr>
            <w:tcW w:w="2575" w:type="dxa"/>
          </w:tcPr>
          <w:p w14:paraId="050AD408" w14:textId="77777777" w:rsidR="00A667B3" w:rsidRPr="001512DD" w:rsidRDefault="00A667B3" w:rsidP="001512DD">
            <w:pPr>
              <w:contextualSpacing/>
              <w:jc w:val="center"/>
            </w:pPr>
          </w:p>
        </w:tc>
        <w:tc>
          <w:tcPr>
            <w:tcW w:w="2160" w:type="dxa"/>
          </w:tcPr>
          <w:p w14:paraId="0B74DAA7" w14:textId="77777777" w:rsidR="00A667B3" w:rsidRPr="001512DD" w:rsidRDefault="00A667B3" w:rsidP="001512DD">
            <w:pPr>
              <w:contextualSpacing/>
              <w:jc w:val="center"/>
            </w:pPr>
          </w:p>
        </w:tc>
        <w:tc>
          <w:tcPr>
            <w:tcW w:w="1130" w:type="dxa"/>
          </w:tcPr>
          <w:p w14:paraId="1CF4DE6F" w14:textId="77777777" w:rsidR="00A667B3" w:rsidRPr="001512DD" w:rsidRDefault="00A667B3" w:rsidP="001512DD">
            <w:pPr>
              <w:contextualSpacing/>
              <w:jc w:val="center"/>
            </w:pPr>
          </w:p>
        </w:tc>
        <w:tc>
          <w:tcPr>
            <w:tcW w:w="1955" w:type="dxa"/>
          </w:tcPr>
          <w:p w14:paraId="790610C7" w14:textId="77777777" w:rsidR="00A667B3" w:rsidRPr="001512DD" w:rsidRDefault="00A667B3" w:rsidP="001512DD">
            <w:pPr>
              <w:contextualSpacing/>
              <w:jc w:val="center"/>
            </w:pPr>
          </w:p>
        </w:tc>
        <w:tc>
          <w:tcPr>
            <w:tcW w:w="1235" w:type="dxa"/>
          </w:tcPr>
          <w:p w14:paraId="78BE94EE" w14:textId="77777777" w:rsidR="00A667B3" w:rsidRPr="001512DD" w:rsidRDefault="00A667B3" w:rsidP="001512DD">
            <w:pPr>
              <w:contextualSpacing/>
              <w:jc w:val="center"/>
            </w:pPr>
          </w:p>
        </w:tc>
      </w:tr>
    </w:tbl>
    <w:p w14:paraId="5F6AFEC8" w14:textId="77777777" w:rsidR="00137629" w:rsidRPr="001512DD" w:rsidRDefault="00137629" w:rsidP="001512DD">
      <w:pPr>
        <w:spacing w:after="0" w:line="240" w:lineRule="auto"/>
        <w:contextualSpacing/>
      </w:pPr>
    </w:p>
    <w:tbl>
      <w:tblPr>
        <w:tblStyle w:val="TableGrid"/>
        <w:tblW w:w="0" w:type="auto"/>
        <w:tblCellMar>
          <w:left w:w="29" w:type="dxa"/>
          <w:right w:w="29" w:type="dxa"/>
        </w:tblCellMar>
        <w:tblLook w:val="04A0" w:firstRow="1" w:lastRow="0" w:firstColumn="1" w:lastColumn="0" w:noHBand="0" w:noVBand="1"/>
      </w:tblPr>
      <w:tblGrid>
        <w:gridCol w:w="4316"/>
        <w:gridCol w:w="4317"/>
        <w:gridCol w:w="4317"/>
      </w:tblGrid>
      <w:tr w:rsidR="00E62CDC" w:rsidRPr="001512DD" w14:paraId="7D2CCF2E" w14:textId="77777777" w:rsidTr="00CD018F">
        <w:trPr>
          <w:trHeight w:val="135"/>
        </w:trPr>
        <w:tc>
          <w:tcPr>
            <w:tcW w:w="4316" w:type="dxa"/>
          </w:tcPr>
          <w:p w14:paraId="17D39A1B" w14:textId="163A97AD" w:rsidR="00E62CDC" w:rsidRPr="001512DD" w:rsidRDefault="00E62CDC" w:rsidP="001512DD">
            <w:pPr>
              <w:contextualSpacing/>
              <w:rPr>
                <w:b/>
              </w:rPr>
            </w:pPr>
            <w:r w:rsidRPr="001512DD">
              <w:rPr>
                <w:b/>
              </w:rPr>
              <w:t>Relationship to head</w:t>
            </w:r>
          </w:p>
        </w:tc>
        <w:tc>
          <w:tcPr>
            <w:tcW w:w="4317" w:type="dxa"/>
          </w:tcPr>
          <w:p w14:paraId="2BCBC24B" w14:textId="60D97B9F" w:rsidR="00E62CDC" w:rsidRPr="001512DD" w:rsidRDefault="00E62CDC" w:rsidP="001512DD">
            <w:pPr>
              <w:contextualSpacing/>
              <w:rPr>
                <w:b/>
              </w:rPr>
            </w:pPr>
            <w:r w:rsidRPr="001512DD">
              <w:rPr>
                <w:b/>
              </w:rPr>
              <w:t>Level of education</w:t>
            </w:r>
          </w:p>
        </w:tc>
        <w:tc>
          <w:tcPr>
            <w:tcW w:w="4317" w:type="dxa"/>
          </w:tcPr>
          <w:p w14:paraId="1309E1EC" w14:textId="1268704F" w:rsidR="00E62CDC" w:rsidRPr="001512DD" w:rsidRDefault="00E62CDC" w:rsidP="001512DD">
            <w:pPr>
              <w:contextualSpacing/>
              <w:rPr>
                <w:b/>
              </w:rPr>
            </w:pPr>
            <w:r w:rsidRPr="001512DD">
              <w:rPr>
                <w:b/>
              </w:rPr>
              <w:t>Not currently in school</w:t>
            </w:r>
          </w:p>
        </w:tc>
      </w:tr>
      <w:tr w:rsidR="00E62CDC" w:rsidRPr="001512DD" w14:paraId="728C6529" w14:textId="77777777" w:rsidTr="00CD018F">
        <w:trPr>
          <w:trHeight w:val="135"/>
        </w:trPr>
        <w:tc>
          <w:tcPr>
            <w:tcW w:w="4316" w:type="dxa"/>
          </w:tcPr>
          <w:p w14:paraId="2B6EEF04" w14:textId="77777777" w:rsidR="00E62CDC" w:rsidRPr="001512DD" w:rsidRDefault="00E62CDC" w:rsidP="001512DD">
            <w:pPr>
              <w:contextualSpacing/>
            </w:pPr>
            <w:r w:rsidRPr="001512DD">
              <w:t>1=Head</w:t>
            </w:r>
          </w:p>
          <w:p w14:paraId="59D43C8D" w14:textId="77777777" w:rsidR="00E62CDC" w:rsidRPr="001512DD" w:rsidRDefault="00E62CDC" w:rsidP="001512DD">
            <w:pPr>
              <w:contextualSpacing/>
            </w:pPr>
            <w:r w:rsidRPr="001512DD">
              <w:t>2=Spouse/consensual partner</w:t>
            </w:r>
          </w:p>
          <w:p w14:paraId="3E23CDBB" w14:textId="77777777" w:rsidR="00E62CDC" w:rsidRPr="001512DD" w:rsidRDefault="00E62CDC" w:rsidP="001512DD">
            <w:pPr>
              <w:contextualSpacing/>
            </w:pPr>
            <w:r w:rsidRPr="001512DD">
              <w:t>3=Son/daughter</w:t>
            </w:r>
          </w:p>
          <w:p w14:paraId="7E9856F9" w14:textId="77777777" w:rsidR="00E62CDC" w:rsidRPr="001512DD" w:rsidRDefault="00E62CDC" w:rsidP="001512DD">
            <w:pPr>
              <w:contextualSpacing/>
            </w:pPr>
            <w:r w:rsidRPr="001512DD">
              <w:t>4=Spouse of son/daughter</w:t>
            </w:r>
          </w:p>
          <w:p w14:paraId="354D78B5" w14:textId="77777777" w:rsidR="00E62CDC" w:rsidRPr="001512DD" w:rsidRDefault="00E62CDC" w:rsidP="001512DD">
            <w:pPr>
              <w:contextualSpacing/>
            </w:pPr>
            <w:r w:rsidRPr="001512DD">
              <w:t>5=Grandchild</w:t>
            </w:r>
          </w:p>
          <w:p w14:paraId="781C811B" w14:textId="77777777" w:rsidR="00E62CDC" w:rsidRPr="001512DD" w:rsidRDefault="00E62CDC" w:rsidP="001512DD">
            <w:pPr>
              <w:contextualSpacing/>
            </w:pPr>
            <w:r w:rsidRPr="001512DD">
              <w:t>6=Brother/sister</w:t>
            </w:r>
          </w:p>
          <w:p w14:paraId="7891E257" w14:textId="77777777" w:rsidR="00E62CDC" w:rsidRPr="001512DD" w:rsidRDefault="00E62CDC" w:rsidP="001512DD">
            <w:pPr>
              <w:contextualSpacing/>
            </w:pPr>
            <w:r w:rsidRPr="001512DD">
              <w:t>7=Brother/sister in-law</w:t>
            </w:r>
          </w:p>
          <w:p w14:paraId="0FA5156D" w14:textId="77777777" w:rsidR="00E62CDC" w:rsidRPr="001512DD" w:rsidRDefault="00E62CDC" w:rsidP="001512DD">
            <w:pPr>
              <w:contextualSpacing/>
            </w:pPr>
            <w:r w:rsidRPr="001512DD">
              <w:t>8=Spouse of brother/sister</w:t>
            </w:r>
          </w:p>
          <w:p w14:paraId="4B33A6C7" w14:textId="77777777" w:rsidR="00E62CDC" w:rsidRPr="001512DD" w:rsidRDefault="00E62CDC" w:rsidP="001512DD">
            <w:pPr>
              <w:contextualSpacing/>
            </w:pPr>
            <w:r w:rsidRPr="001512DD">
              <w:t>9=Parent</w:t>
            </w:r>
          </w:p>
          <w:p w14:paraId="1791F244" w14:textId="77777777" w:rsidR="00E62CDC" w:rsidRPr="001512DD" w:rsidRDefault="00E62CDC" w:rsidP="001512DD">
            <w:pPr>
              <w:contextualSpacing/>
            </w:pPr>
            <w:r w:rsidRPr="001512DD">
              <w:t>10=Spouse's parent</w:t>
            </w:r>
          </w:p>
          <w:p w14:paraId="5507E99A" w14:textId="77777777" w:rsidR="00E62CDC" w:rsidRPr="001512DD" w:rsidRDefault="00E62CDC" w:rsidP="001512DD">
            <w:pPr>
              <w:contextualSpacing/>
            </w:pPr>
            <w:r w:rsidRPr="001512DD">
              <w:t>11=Uncle/aunt</w:t>
            </w:r>
          </w:p>
          <w:p w14:paraId="2B999D0D" w14:textId="77777777" w:rsidR="00E62CDC" w:rsidRPr="001512DD" w:rsidRDefault="00E62CDC" w:rsidP="001512DD">
            <w:pPr>
              <w:contextualSpacing/>
            </w:pPr>
            <w:r w:rsidRPr="001512DD">
              <w:t>12=Cousin</w:t>
            </w:r>
          </w:p>
          <w:p w14:paraId="3F2AC8F9" w14:textId="77777777" w:rsidR="00E62CDC" w:rsidRPr="001512DD" w:rsidRDefault="00E62CDC" w:rsidP="001512DD">
            <w:pPr>
              <w:contextualSpacing/>
            </w:pPr>
            <w:r w:rsidRPr="001512DD">
              <w:t>13=Nephew/niece</w:t>
            </w:r>
          </w:p>
          <w:p w14:paraId="676CDCB6" w14:textId="77777777" w:rsidR="00E62CDC" w:rsidRPr="001512DD" w:rsidRDefault="00E62CDC" w:rsidP="001512DD">
            <w:pPr>
              <w:contextualSpacing/>
            </w:pPr>
            <w:r w:rsidRPr="001512DD">
              <w:t>14=Stepchild</w:t>
            </w:r>
          </w:p>
          <w:p w14:paraId="565C0D4E" w14:textId="77777777" w:rsidR="00E62CDC" w:rsidRPr="001512DD" w:rsidRDefault="00E62CDC" w:rsidP="001512DD">
            <w:pPr>
              <w:contextualSpacing/>
            </w:pPr>
            <w:r w:rsidRPr="001512DD">
              <w:t>15=Other relative</w:t>
            </w:r>
          </w:p>
          <w:p w14:paraId="2477455A" w14:textId="77777777" w:rsidR="00E62CDC" w:rsidRPr="001512DD" w:rsidRDefault="00E62CDC" w:rsidP="001512DD">
            <w:pPr>
              <w:contextualSpacing/>
            </w:pPr>
            <w:r w:rsidRPr="001512DD">
              <w:t>16=Not related</w:t>
            </w:r>
          </w:p>
          <w:p w14:paraId="161AFB85" w14:textId="0EAC4346" w:rsidR="00E62CDC" w:rsidRPr="001512DD" w:rsidRDefault="00E62CDC" w:rsidP="001512DD">
            <w:pPr>
              <w:contextualSpacing/>
            </w:pPr>
            <w:r w:rsidRPr="001512DD">
              <w:t>97=Other, please specify</w:t>
            </w:r>
          </w:p>
        </w:tc>
        <w:tc>
          <w:tcPr>
            <w:tcW w:w="4317" w:type="dxa"/>
          </w:tcPr>
          <w:p w14:paraId="60209C1D" w14:textId="77777777" w:rsidR="00E62CDC" w:rsidRPr="001512DD" w:rsidRDefault="00E62CDC" w:rsidP="001512DD">
            <w:pPr>
              <w:contextualSpacing/>
            </w:pPr>
            <w:r w:rsidRPr="001512DD">
              <w:t>1=None</w:t>
            </w:r>
          </w:p>
          <w:p w14:paraId="5E11FD51" w14:textId="77777777" w:rsidR="00E62CDC" w:rsidRPr="001512DD" w:rsidRDefault="00E62CDC" w:rsidP="001512DD">
            <w:pPr>
              <w:contextualSpacing/>
            </w:pPr>
            <w:r w:rsidRPr="001512DD">
              <w:t>2=Grade 1/Sub-standard A</w:t>
            </w:r>
          </w:p>
          <w:p w14:paraId="73300522" w14:textId="77777777" w:rsidR="00E62CDC" w:rsidRPr="001512DD" w:rsidRDefault="00E62CDC" w:rsidP="001512DD">
            <w:pPr>
              <w:contextualSpacing/>
            </w:pPr>
            <w:r w:rsidRPr="001512DD">
              <w:t>3=Grade 1/Sub-standard B</w:t>
            </w:r>
          </w:p>
          <w:p w14:paraId="1441DB19" w14:textId="77777777" w:rsidR="00E62CDC" w:rsidRPr="001512DD" w:rsidRDefault="00E62CDC" w:rsidP="001512DD">
            <w:pPr>
              <w:contextualSpacing/>
            </w:pPr>
            <w:r w:rsidRPr="001512DD">
              <w:t>4=Grade 2/Standard 1</w:t>
            </w:r>
          </w:p>
          <w:p w14:paraId="3D7EF75E" w14:textId="77777777" w:rsidR="00E62CDC" w:rsidRPr="001512DD" w:rsidRDefault="00E62CDC" w:rsidP="001512DD">
            <w:pPr>
              <w:contextualSpacing/>
            </w:pPr>
            <w:r w:rsidRPr="001512DD">
              <w:t>5=Grade 3/Standard 2</w:t>
            </w:r>
          </w:p>
          <w:p w14:paraId="4AE4AE36" w14:textId="77777777" w:rsidR="00E62CDC" w:rsidRPr="001512DD" w:rsidRDefault="00E62CDC" w:rsidP="001512DD">
            <w:pPr>
              <w:contextualSpacing/>
            </w:pPr>
            <w:r w:rsidRPr="001512DD">
              <w:t>6=Grade 4/Standard 3</w:t>
            </w:r>
          </w:p>
          <w:p w14:paraId="41FC1805" w14:textId="77777777" w:rsidR="00E62CDC" w:rsidRPr="001512DD" w:rsidRDefault="00E62CDC" w:rsidP="001512DD">
            <w:pPr>
              <w:contextualSpacing/>
            </w:pPr>
            <w:r w:rsidRPr="001512DD">
              <w:t>7=Grade 5/Standard 4</w:t>
            </w:r>
          </w:p>
          <w:p w14:paraId="7F325FD0" w14:textId="77777777" w:rsidR="00E62CDC" w:rsidRPr="001512DD" w:rsidRDefault="00E62CDC" w:rsidP="001512DD">
            <w:pPr>
              <w:contextualSpacing/>
            </w:pPr>
            <w:r w:rsidRPr="001512DD">
              <w:t>8=Grade 6/Standard 5</w:t>
            </w:r>
          </w:p>
          <w:p w14:paraId="4A92B343" w14:textId="77777777" w:rsidR="00E62CDC" w:rsidRPr="001512DD" w:rsidRDefault="00E62CDC" w:rsidP="001512DD">
            <w:pPr>
              <w:contextualSpacing/>
            </w:pPr>
            <w:r w:rsidRPr="001512DD">
              <w:t>9=Grade 7/Standard 6</w:t>
            </w:r>
          </w:p>
          <w:p w14:paraId="78F3DF30" w14:textId="77777777" w:rsidR="00E62CDC" w:rsidRPr="001512DD" w:rsidRDefault="00E62CDC" w:rsidP="001512DD">
            <w:pPr>
              <w:contextualSpacing/>
            </w:pPr>
            <w:r w:rsidRPr="001512DD">
              <w:t>10=Grade 8/Form 1</w:t>
            </w:r>
          </w:p>
          <w:p w14:paraId="3EC62A13" w14:textId="77777777" w:rsidR="00E62CDC" w:rsidRPr="001512DD" w:rsidRDefault="00E62CDC" w:rsidP="001512DD">
            <w:pPr>
              <w:contextualSpacing/>
            </w:pPr>
            <w:r w:rsidRPr="001512DD">
              <w:t>11=Grade 9/Form 2</w:t>
            </w:r>
          </w:p>
          <w:p w14:paraId="5348FBA2" w14:textId="77777777" w:rsidR="00E62CDC" w:rsidRPr="001512DD" w:rsidRDefault="00E62CDC" w:rsidP="001512DD">
            <w:pPr>
              <w:contextualSpacing/>
            </w:pPr>
            <w:r w:rsidRPr="001512DD">
              <w:t>12=Grade 10/Form 3</w:t>
            </w:r>
          </w:p>
          <w:p w14:paraId="31EA62CC" w14:textId="77777777" w:rsidR="00E62CDC" w:rsidRPr="001512DD" w:rsidRDefault="00E62CDC" w:rsidP="001512DD">
            <w:pPr>
              <w:contextualSpacing/>
            </w:pPr>
            <w:r w:rsidRPr="001512DD">
              <w:t>13=Grade 11/Form 4</w:t>
            </w:r>
          </w:p>
          <w:p w14:paraId="07DD0A00" w14:textId="77777777" w:rsidR="00E62CDC" w:rsidRPr="001512DD" w:rsidRDefault="00E62CDC" w:rsidP="001512DD">
            <w:pPr>
              <w:contextualSpacing/>
            </w:pPr>
            <w:r w:rsidRPr="001512DD">
              <w:t>14=Grade 12/Form 5</w:t>
            </w:r>
          </w:p>
          <w:p w14:paraId="45D545F7" w14:textId="77777777" w:rsidR="00E62CDC" w:rsidRPr="001512DD" w:rsidRDefault="00E62CDC" w:rsidP="001512DD">
            <w:pPr>
              <w:contextualSpacing/>
            </w:pPr>
            <w:r w:rsidRPr="001512DD">
              <w:t>15=Post-secondary</w:t>
            </w:r>
          </w:p>
          <w:p w14:paraId="21E9F5C4" w14:textId="77777777" w:rsidR="00E62CDC" w:rsidRPr="001512DD" w:rsidRDefault="00E62CDC" w:rsidP="001512DD">
            <w:pPr>
              <w:contextualSpacing/>
            </w:pPr>
            <w:r w:rsidRPr="001512DD">
              <w:t>888=Don’t know</w:t>
            </w:r>
          </w:p>
          <w:p w14:paraId="242FCED9" w14:textId="27861C4C" w:rsidR="00E62CDC" w:rsidRPr="001512DD" w:rsidRDefault="00E62CDC" w:rsidP="001512DD">
            <w:pPr>
              <w:contextualSpacing/>
            </w:pPr>
            <w:r w:rsidRPr="001512DD">
              <w:t>999=Preferred not to answer</w:t>
            </w:r>
          </w:p>
        </w:tc>
        <w:tc>
          <w:tcPr>
            <w:tcW w:w="4317" w:type="dxa"/>
          </w:tcPr>
          <w:p w14:paraId="256CB1C4" w14:textId="77777777" w:rsidR="00E62CDC" w:rsidRPr="001512DD" w:rsidRDefault="00E62CDC" w:rsidP="001512DD">
            <w:pPr>
              <w:contextualSpacing/>
            </w:pPr>
            <w:r w:rsidRPr="001512DD">
              <w:t>1=Cannot afford school fees</w:t>
            </w:r>
          </w:p>
          <w:p w14:paraId="55EC6F6A" w14:textId="77777777" w:rsidR="00E62CDC" w:rsidRPr="001512DD" w:rsidRDefault="00E62CDC" w:rsidP="001512DD">
            <w:pPr>
              <w:contextualSpacing/>
            </w:pPr>
            <w:r w:rsidRPr="001512DD">
              <w:t>2=Needed for domestic duties</w:t>
            </w:r>
          </w:p>
          <w:p w14:paraId="30C42998" w14:textId="77777777" w:rsidR="00E62CDC" w:rsidRPr="001512DD" w:rsidRDefault="00E62CDC" w:rsidP="001512DD">
            <w:pPr>
              <w:contextualSpacing/>
            </w:pPr>
            <w:r w:rsidRPr="001512DD">
              <w:t>3=Needed for farming</w:t>
            </w:r>
          </w:p>
          <w:p w14:paraId="6A7B0CB9" w14:textId="2E7DF246" w:rsidR="00E62CDC" w:rsidRPr="001512DD" w:rsidRDefault="00E62CDC" w:rsidP="001512DD">
            <w:pPr>
              <w:contextualSpacing/>
            </w:pPr>
            <w:r w:rsidRPr="001512DD">
              <w:t>4=Working for other household</w:t>
            </w:r>
          </w:p>
          <w:p w14:paraId="0DA3FF89" w14:textId="77777777" w:rsidR="00E62CDC" w:rsidRPr="001512DD" w:rsidRDefault="00E62CDC" w:rsidP="001512DD">
            <w:pPr>
              <w:contextualSpacing/>
            </w:pPr>
            <w:r w:rsidRPr="001512DD">
              <w:t>6=Education is not necessary/no point</w:t>
            </w:r>
          </w:p>
          <w:p w14:paraId="678ED494" w14:textId="77777777" w:rsidR="00E62CDC" w:rsidRPr="001512DD" w:rsidRDefault="00E62CDC" w:rsidP="001512DD">
            <w:pPr>
              <w:contextualSpacing/>
            </w:pPr>
            <w:r w:rsidRPr="001512DD">
              <w:t>7=Completed their education</w:t>
            </w:r>
          </w:p>
          <w:p w14:paraId="6D7E193D" w14:textId="77777777" w:rsidR="00E62CDC" w:rsidRPr="001512DD" w:rsidRDefault="00E62CDC" w:rsidP="001512DD">
            <w:pPr>
              <w:contextualSpacing/>
            </w:pPr>
            <w:r w:rsidRPr="001512DD">
              <w:t>8=Too old to attend school</w:t>
            </w:r>
          </w:p>
          <w:p w14:paraId="199B3372" w14:textId="77777777" w:rsidR="00E62CDC" w:rsidRPr="001512DD" w:rsidRDefault="00E62CDC" w:rsidP="001512DD">
            <w:pPr>
              <w:contextualSpacing/>
            </w:pPr>
            <w:r w:rsidRPr="001512DD">
              <w:t>9=School is too far away</w:t>
            </w:r>
          </w:p>
          <w:p w14:paraId="721160AC" w14:textId="77777777" w:rsidR="00E62CDC" w:rsidRPr="001512DD" w:rsidRDefault="00E62CDC" w:rsidP="001512DD">
            <w:pPr>
              <w:contextualSpacing/>
            </w:pPr>
            <w:r w:rsidRPr="001512DD">
              <w:t>10=School closed temporarily</w:t>
            </w:r>
          </w:p>
          <w:p w14:paraId="1FB69289" w14:textId="77777777" w:rsidR="00E62CDC" w:rsidRPr="001512DD" w:rsidRDefault="00E62CDC" w:rsidP="001512DD">
            <w:pPr>
              <w:contextualSpacing/>
            </w:pPr>
            <w:r w:rsidRPr="001512DD">
              <w:t>11=School closed permanently</w:t>
            </w:r>
          </w:p>
          <w:p w14:paraId="3A20428C" w14:textId="77777777" w:rsidR="00E62CDC" w:rsidRPr="001512DD" w:rsidRDefault="00E62CDC" w:rsidP="001512DD">
            <w:pPr>
              <w:contextualSpacing/>
            </w:pPr>
            <w:r w:rsidRPr="001512DD">
              <w:t>12=The teacher is absent at the school</w:t>
            </w:r>
          </w:p>
          <w:p w14:paraId="02A5D838" w14:textId="77777777" w:rsidR="00E62CDC" w:rsidRPr="001512DD" w:rsidRDefault="00E62CDC" w:rsidP="001512DD">
            <w:pPr>
              <w:contextualSpacing/>
            </w:pPr>
            <w:r w:rsidRPr="001512DD">
              <w:t>13=Too sick to attend school</w:t>
            </w:r>
          </w:p>
          <w:p w14:paraId="2F648A47" w14:textId="77777777" w:rsidR="00E62CDC" w:rsidRPr="001512DD" w:rsidRDefault="00E62CDC" w:rsidP="001512DD">
            <w:pPr>
              <w:contextualSpacing/>
            </w:pPr>
            <w:r w:rsidRPr="001512DD">
              <w:t xml:space="preserve">14=Someone else in the household is sick, so cannot attend </w:t>
            </w:r>
          </w:p>
          <w:p w14:paraId="3F198689" w14:textId="77777777" w:rsidR="00E62CDC" w:rsidRPr="001512DD" w:rsidRDefault="00E62CDC" w:rsidP="001512DD">
            <w:pPr>
              <w:contextualSpacing/>
            </w:pPr>
            <w:r w:rsidRPr="001512DD">
              <w:t>15=No transport</w:t>
            </w:r>
          </w:p>
          <w:p w14:paraId="341DB3ED" w14:textId="514AFDDA" w:rsidR="00E62CDC" w:rsidRPr="001512DD" w:rsidRDefault="00E62CDC" w:rsidP="001512DD">
            <w:pPr>
              <w:contextualSpacing/>
            </w:pPr>
            <w:r w:rsidRPr="001512DD">
              <w:t>97=other, please specify</w:t>
            </w:r>
          </w:p>
        </w:tc>
      </w:tr>
    </w:tbl>
    <w:p w14:paraId="69CF9156" w14:textId="18AB3968" w:rsidR="00BE53B1" w:rsidRPr="001512DD" w:rsidRDefault="00BE53B1" w:rsidP="001512DD">
      <w:pPr>
        <w:spacing w:after="0"/>
        <w:rPr>
          <w:rFonts w:eastAsia="Times New Roman" w:cs="Times New Roman"/>
          <w:b/>
          <w:bCs/>
        </w:rPr>
      </w:pPr>
    </w:p>
    <w:tbl>
      <w:tblPr>
        <w:tblStyle w:val="TableGrid"/>
        <w:tblW w:w="14400" w:type="dxa"/>
        <w:tblInd w:w="-725" w:type="dxa"/>
        <w:tblLayout w:type="fixed"/>
        <w:tblCellMar>
          <w:left w:w="29" w:type="dxa"/>
          <w:right w:w="29" w:type="dxa"/>
        </w:tblCellMar>
        <w:tblLook w:val="04A0" w:firstRow="1" w:lastRow="0" w:firstColumn="1" w:lastColumn="0" w:noHBand="0" w:noVBand="1"/>
      </w:tblPr>
      <w:tblGrid>
        <w:gridCol w:w="715"/>
        <w:gridCol w:w="2165"/>
        <w:gridCol w:w="1800"/>
        <w:gridCol w:w="2520"/>
        <w:gridCol w:w="1080"/>
        <w:gridCol w:w="1080"/>
        <w:gridCol w:w="2520"/>
        <w:gridCol w:w="2520"/>
      </w:tblGrid>
      <w:tr w:rsidR="0022680E" w:rsidRPr="001512DD" w14:paraId="18454888" w14:textId="77777777" w:rsidTr="00CD018F">
        <w:trPr>
          <w:trHeight w:val="20"/>
        </w:trPr>
        <w:tc>
          <w:tcPr>
            <w:tcW w:w="715" w:type="dxa"/>
          </w:tcPr>
          <w:p w14:paraId="6A4EF0FE" w14:textId="77777777" w:rsidR="00D21542" w:rsidRPr="001512DD" w:rsidRDefault="00D21542" w:rsidP="001512DD">
            <w:pPr>
              <w:contextualSpacing/>
              <w:jc w:val="center"/>
            </w:pPr>
            <w:r w:rsidRPr="001512DD">
              <w:t>ID Code</w:t>
            </w:r>
          </w:p>
        </w:tc>
        <w:tc>
          <w:tcPr>
            <w:tcW w:w="2165" w:type="dxa"/>
          </w:tcPr>
          <w:p w14:paraId="71803AC7" w14:textId="77777777" w:rsidR="00D21542" w:rsidRPr="001512DD" w:rsidRDefault="00D21542" w:rsidP="001512DD">
            <w:pPr>
              <w:contextualSpacing/>
              <w:jc w:val="center"/>
            </w:pPr>
            <w:r w:rsidRPr="001512DD">
              <w:t>List the names and surnames of all persons living in this household. Start the list with the head of this household, adults then children from oldest to youngest.</w:t>
            </w:r>
          </w:p>
          <w:p w14:paraId="5F5BE3D2" w14:textId="77777777" w:rsidR="00D21542" w:rsidRPr="001512DD" w:rsidRDefault="00D21542" w:rsidP="001512DD">
            <w:pPr>
              <w:contextualSpacing/>
              <w:jc w:val="center"/>
              <w:rPr>
                <w:i/>
              </w:rPr>
            </w:pPr>
            <w:r w:rsidRPr="001512DD">
              <w:rPr>
                <w:i/>
              </w:rPr>
              <w:t>First, middle, last name</w:t>
            </w:r>
          </w:p>
        </w:tc>
        <w:tc>
          <w:tcPr>
            <w:tcW w:w="1800" w:type="dxa"/>
          </w:tcPr>
          <w:p w14:paraId="759A0177" w14:textId="4963E98C" w:rsidR="00D21542" w:rsidRPr="001512DD" w:rsidRDefault="00D21542" w:rsidP="001512DD">
            <w:pPr>
              <w:contextualSpacing/>
              <w:jc w:val="center"/>
            </w:pPr>
            <w:r w:rsidRPr="001512DD">
              <w:t>What age did you first enroll in school/educational facility?</w:t>
            </w:r>
          </w:p>
        </w:tc>
        <w:tc>
          <w:tcPr>
            <w:tcW w:w="2520" w:type="dxa"/>
          </w:tcPr>
          <w:p w14:paraId="4F1CBFDE" w14:textId="77777777" w:rsidR="00D21542" w:rsidRPr="001512DD" w:rsidRDefault="008C2BC1" w:rsidP="001512DD">
            <w:pPr>
              <w:contextualSpacing/>
              <w:jc w:val="center"/>
            </w:pPr>
            <w:r w:rsidRPr="001512DD">
              <w:t>Were you absent from school for any period(s) of time during the term in the last twelve months?</w:t>
            </w:r>
          </w:p>
          <w:p w14:paraId="1CF98A68" w14:textId="77777777" w:rsidR="008C2BC1" w:rsidRPr="001512DD" w:rsidRDefault="008C2BC1" w:rsidP="001512DD">
            <w:pPr>
              <w:contextualSpacing/>
              <w:jc w:val="center"/>
            </w:pPr>
          </w:p>
          <w:p w14:paraId="525A0E3E" w14:textId="77777777" w:rsidR="008C2BC1" w:rsidRPr="001512DD" w:rsidRDefault="008C2BC1" w:rsidP="001512DD">
            <w:pPr>
              <w:contextualSpacing/>
              <w:jc w:val="center"/>
            </w:pPr>
            <w:r w:rsidRPr="001512DD">
              <w:t>1=No</w:t>
            </w:r>
          </w:p>
          <w:p w14:paraId="63E13ABC" w14:textId="77777777" w:rsidR="008C2BC1" w:rsidRPr="001512DD" w:rsidRDefault="008C2BC1" w:rsidP="001512DD">
            <w:pPr>
              <w:contextualSpacing/>
              <w:jc w:val="center"/>
            </w:pPr>
            <w:r w:rsidRPr="001512DD">
              <w:t xml:space="preserve">2=Yes </w:t>
            </w:r>
          </w:p>
          <w:p w14:paraId="529732CF" w14:textId="77777777" w:rsidR="008C2BC1" w:rsidRPr="001512DD" w:rsidRDefault="008C2BC1" w:rsidP="001512DD">
            <w:pPr>
              <w:contextualSpacing/>
              <w:jc w:val="center"/>
            </w:pPr>
            <w:r w:rsidRPr="001512DD">
              <w:t>888=Don’t know</w:t>
            </w:r>
          </w:p>
          <w:p w14:paraId="4C804D25" w14:textId="0D851A5A" w:rsidR="008C2BC1" w:rsidRPr="001512DD" w:rsidRDefault="008C2BC1" w:rsidP="001512DD">
            <w:pPr>
              <w:contextualSpacing/>
              <w:jc w:val="center"/>
            </w:pPr>
            <w:r w:rsidRPr="001512DD">
              <w:t>999=Prefer not to respond</w:t>
            </w:r>
          </w:p>
        </w:tc>
        <w:tc>
          <w:tcPr>
            <w:tcW w:w="1080" w:type="dxa"/>
          </w:tcPr>
          <w:p w14:paraId="711C68B1" w14:textId="10FF177E" w:rsidR="00D21542" w:rsidRPr="001512DD" w:rsidRDefault="008C2BC1" w:rsidP="001512DD">
            <w:pPr>
              <w:contextualSpacing/>
              <w:jc w:val="center"/>
            </w:pPr>
            <w:r w:rsidRPr="001512DD">
              <w:t>What was the main reason for the absence(s) from school?</w:t>
            </w:r>
          </w:p>
        </w:tc>
        <w:tc>
          <w:tcPr>
            <w:tcW w:w="1080" w:type="dxa"/>
          </w:tcPr>
          <w:p w14:paraId="69E94FD9" w14:textId="0A0A16F7" w:rsidR="00D21542" w:rsidRPr="001512DD" w:rsidRDefault="008C2BC1" w:rsidP="001512DD">
            <w:pPr>
              <w:contextualSpacing/>
              <w:jc w:val="center"/>
            </w:pPr>
            <w:r w:rsidRPr="001512DD">
              <w:t>If other, please specify.</w:t>
            </w:r>
          </w:p>
        </w:tc>
        <w:tc>
          <w:tcPr>
            <w:tcW w:w="2520" w:type="dxa"/>
          </w:tcPr>
          <w:p w14:paraId="401FB0DC" w14:textId="77777777" w:rsidR="00D21542" w:rsidRPr="001512DD" w:rsidRDefault="008C2BC1" w:rsidP="001512DD">
            <w:pPr>
              <w:contextualSpacing/>
              <w:jc w:val="center"/>
            </w:pPr>
            <w:r w:rsidRPr="001512DD">
              <w:t>Roughly, how many days did you miss from school in the past 12 months?</w:t>
            </w:r>
          </w:p>
          <w:p w14:paraId="73C201DF" w14:textId="77777777" w:rsidR="008C2BC1" w:rsidRPr="001512DD" w:rsidRDefault="008C2BC1" w:rsidP="001512DD">
            <w:pPr>
              <w:contextualSpacing/>
              <w:jc w:val="center"/>
              <w:rPr>
                <w:i/>
              </w:rPr>
            </w:pPr>
            <w:r w:rsidRPr="001512DD">
              <w:rPr>
                <w:i/>
              </w:rPr>
              <w:t>1 week=5 school days</w:t>
            </w:r>
          </w:p>
          <w:p w14:paraId="3BA47A93" w14:textId="77777777" w:rsidR="008C2BC1" w:rsidRPr="001512DD" w:rsidRDefault="008C2BC1" w:rsidP="001512DD">
            <w:pPr>
              <w:contextualSpacing/>
              <w:jc w:val="center"/>
              <w:rPr>
                <w:i/>
              </w:rPr>
            </w:pPr>
            <w:r w:rsidRPr="001512DD">
              <w:rPr>
                <w:i/>
              </w:rPr>
              <w:t>1 month=22 school days</w:t>
            </w:r>
          </w:p>
          <w:p w14:paraId="199EC1DD" w14:textId="69B181F9" w:rsidR="008C2BC1" w:rsidRPr="001512DD" w:rsidRDefault="008C2BC1" w:rsidP="001512DD">
            <w:pPr>
              <w:contextualSpacing/>
              <w:jc w:val="center"/>
              <w:rPr>
                <w:i/>
              </w:rPr>
            </w:pPr>
            <w:r w:rsidRPr="001512DD">
              <w:rPr>
                <w:i/>
              </w:rPr>
              <w:t>1 year=198 school days</w:t>
            </w:r>
          </w:p>
        </w:tc>
        <w:tc>
          <w:tcPr>
            <w:tcW w:w="2520" w:type="dxa"/>
          </w:tcPr>
          <w:p w14:paraId="4650986E" w14:textId="77777777" w:rsidR="00D21542" w:rsidRPr="001512DD" w:rsidRDefault="008C2BC1" w:rsidP="001512DD">
            <w:pPr>
              <w:contextualSpacing/>
              <w:jc w:val="center"/>
            </w:pPr>
            <w:r w:rsidRPr="001512DD">
              <w:t>Can you write a simple letter of several sentences in English?</w:t>
            </w:r>
          </w:p>
          <w:p w14:paraId="1CF49479" w14:textId="77777777" w:rsidR="008C2BC1" w:rsidRPr="001512DD" w:rsidRDefault="008C2BC1" w:rsidP="001512DD">
            <w:pPr>
              <w:contextualSpacing/>
              <w:jc w:val="center"/>
            </w:pPr>
          </w:p>
          <w:p w14:paraId="312D46BB" w14:textId="77777777" w:rsidR="008C2BC1" w:rsidRPr="001512DD" w:rsidRDefault="008C2BC1" w:rsidP="001512DD">
            <w:pPr>
              <w:contextualSpacing/>
              <w:jc w:val="center"/>
            </w:pPr>
            <w:r w:rsidRPr="001512DD">
              <w:t>1=No</w:t>
            </w:r>
          </w:p>
          <w:p w14:paraId="30FF496E" w14:textId="77777777" w:rsidR="008C2BC1" w:rsidRPr="001512DD" w:rsidRDefault="008C2BC1" w:rsidP="001512DD">
            <w:pPr>
              <w:contextualSpacing/>
              <w:jc w:val="center"/>
            </w:pPr>
            <w:r w:rsidRPr="001512DD">
              <w:t xml:space="preserve">2=Yes </w:t>
            </w:r>
          </w:p>
          <w:p w14:paraId="4CB0BE1A" w14:textId="77777777" w:rsidR="008C2BC1" w:rsidRPr="001512DD" w:rsidRDefault="008C2BC1" w:rsidP="001512DD">
            <w:pPr>
              <w:contextualSpacing/>
              <w:jc w:val="center"/>
            </w:pPr>
            <w:r w:rsidRPr="001512DD">
              <w:t>888=Don’t know</w:t>
            </w:r>
          </w:p>
          <w:p w14:paraId="7A7FEA1D" w14:textId="3379CDAD" w:rsidR="008C2BC1" w:rsidRPr="001512DD" w:rsidRDefault="008C2BC1" w:rsidP="001512DD">
            <w:pPr>
              <w:contextualSpacing/>
              <w:jc w:val="center"/>
            </w:pPr>
            <w:r w:rsidRPr="001512DD">
              <w:t>999=Prefer not to respond</w:t>
            </w:r>
          </w:p>
        </w:tc>
      </w:tr>
      <w:tr w:rsidR="008C2BC1" w:rsidRPr="001512DD" w14:paraId="657EA884" w14:textId="77777777" w:rsidTr="00CD018F">
        <w:trPr>
          <w:trHeight w:val="20"/>
        </w:trPr>
        <w:tc>
          <w:tcPr>
            <w:tcW w:w="715" w:type="dxa"/>
          </w:tcPr>
          <w:p w14:paraId="3C2505B4" w14:textId="2FFF2169" w:rsidR="008C2BC1" w:rsidRPr="001512DD" w:rsidRDefault="008C2BC1" w:rsidP="001512DD">
            <w:pPr>
              <w:contextualSpacing/>
              <w:jc w:val="center"/>
            </w:pPr>
          </w:p>
        </w:tc>
        <w:tc>
          <w:tcPr>
            <w:tcW w:w="2165" w:type="dxa"/>
          </w:tcPr>
          <w:p w14:paraId="7358A0EE" w14:textId="77777777" w:rsidR="008C2BC1" w:rsidRPr="001512DD" w:rsidRDefault="008C2BC1" w:rsidP="001512DD">
            <w:pPr>
              <w:contextualSpacing/>
              <w:jc w:val="center"/>
            </w:pPr>
          </w:p>
        </w:tc>
        <w:tc>
          <w:tcPr>
            <w:tcW w:w="1800" w:type="dxa"/>
          </w:tcPr>
          <w:p w14:paraId="2A22C2CC" w14:textId="77777777" w:rsidR="008C2BC1" w:rsidRPr="001512DD" w:rsidRDefault="008C2BC1" w:rsidP="001512DD">
            <w:pPr>
              <w:contextualSpacing/>
              <w:jc w:val="center"/>
            </w:pPr>
          </w:p>
        </w:tc>
        <w:tc>
          <w:tcPr>
            <w:tcW w:w="2520" w:type="dxa"/>
          </w:tcPr>
          <w:p w14:paraId="1297DB29" w14:textId="77777777" w:rsidR="008C2BC1" w:rsidRPr="001512DD" w:rsidRDefault="008C2BC1" w:rsidP="001512DD">
            <w:pPr>
              <w:contextualSpacing/>
              <w:jc w:val="center"/>
            </w:pPr>
          </w:p>
        </w:tc>
        <w:tc>
          <w:tcPr>
            <w:tcW w:w="1080" w:type="dxa"/>
          </w:tcPr>
          <w:p w14:paraId="66BF7F92" w14:textId="77777777" w:rsidR="008C2BC1" w:rsidRPr="001512DD" w:rsidRDefault="008C2BC1" w:rsidP="001512DD">
            <w:pPr>
              <w:contextualSpacing/>
              <w:jc w:val="center"/>
            </w:pPr>
          </w:p>
        </w:tc>
        <w:tc>
          <w:tcPr>
            <w:tcW w:w="1080" w:type="dxa"/>
          </w:tcPr>
          <w:p w14:paraId="5B8DEF69" w14:textId="77777777" w:rsidR="008C2BC1" w:rsidRPr="001512DD" w:rsidRDefault="008C2BC1" w:rsidP="001512DD">
            <w:pPr>
              <w:contextualSpacing/>
              <w:jc w:val="center"/>
            </w:pPr>
          </w:p>
        </w:tc>
        <w:tc>
          <w:tcPr>
            <w:tcW w:w="2520" w:type="dxa"/>
          </w:tcPr>
          <w:p w14:paraId="6F267425" w14:textId="77777777" w:rsidR="008C2BC1" w:rsidRPr="001512DD" w:rsidRDefault="008C2BC1" w:rsidP="001512DD">
            <w:pPr>
              <w:contextualSpacing/>
              <w:jc w:val="center"/>
            </w:pPr>
          </w:p>
        </w:tc>
        <w:tc>
          <w:tcPr>
            <w:tcW w:w="2520" w:type="dxa"/>
          </w:tcPr>
          <w:p w14:paraId="3142A9F3" w14:textId="77777777" w:rsidR="008C2BC1" w:rsidRPr="001512DD" w:rsidRDefault="008C2BC1" w:rsidP="001512DD">
            <w:pPr>
              <w:contextualSpacing/>
              <w:jc w:val="center"/>
            </w:pPr>
          </w:p>
        </w:tc>
      </w:tr>
      <w:tr w:rsidR="0022680E" w:rsidRPr="001512DD" w14:paraId="299BF1B0" w14:textId="77777777" w:rsidTr="00CD018F">
        <w:trPr>
          <w:trHeight w:val="20"/>
        </w:trPr>
        <w:tc>
          <w:tcPr>
            <w:tcW w:w="715" w:type="dxa"/>
          </w:tcPr>
          <w:p w14:paraId="34FC55C2" w14:textId="77777777" w:rsidR="00D21542" w:rsidRPr="001512DD" w:rsidRDefault="00D21542" w:rsidP="001512DD">
            <w:pPr>
              <w:contextualSpacing/>
              <w:jc w:val="center"/>
            </w:pPr>
            <w:r w:rsidRPr="001512DD">
              <w:t>1</w:t>
            </w:r>
          </w:p>
        </w:tc>
        <w:tc>
          <w:tcPr>
            <w:tcW w:w="2165" w:type="dxa"/>
          </w:tcPr>
          <w:p w14:paraId="4F72D0D6" w14:textId="77777777" w:rsidR="00D21542" w:rsidRPr="001512DD" w:rsidRDefault="00D21542" w:rsidP="001512DD">
            <w:pPr>
              <w:contextualSpacing/>
              <w:jc w:val="center"/>
            </w:pPr>
          </w:p>
        </w:tc>
        <w:tc>
          <w:tcPr>
            <w:tcW w:w="1800" w:type="dxa"/>
          </w:tcPr>
          <w:p w14:paraId="02C28806" w14:textId="77777777" w:rsidR="00D21542" w:rsidRPr="001512DD" w:rsidRDefault="00D21542" w:rsidP="001512DD">
            <w:pPr>
              <w:contextualSpacing/>
              <w:jc w:val="center"/>
            </w:pPr>
          </w:p>
        </w:tc>
        <w:tc>
          <w:tcPr>
            <w:tcW w:w="2520" w:type="dxa"/>
          </w:tcPr>
          <w:p w14:paraId="7BE8FF54" w14:textId="77777777" w:rsidR="00D21542" w:rsidRPr="001512DD" w:rsidRDefault="00D21542" w:rsidP="001512DD">
            <w:pPr>
              <w:contextualSpacing/>
              <w:jc w:val="center"/>
            </w:pPr>
          </w:p>
        </w:tc>
        <w:tc>
          <w:tcPr>
            <w:tcW w:w="1080" w:type="dxa"/>
          </w:tcPr>
          <w:p w14:paraId="34983FB7" w14:textId="77777777" w:rsidR="00D21542" w:rsidRPr="001512DD" w:rsidRDefault="00D21542" w:rsidP="001512DD">
            <w:pPr>
              <w:contextualSpacing/>
              <w:jc w:val="center"/>
            </w:pPr>
          </w:p>
        </w:tc>
        <w:tc>
          <w:tcPr>
            <w:tcW w:w="1080" w:type="dxa"/>
          </w:tcPr>
          <w:p w14:paraId="4FD1262C" w14:textId="77777777" w:rsidR="00D21542" w:rsidRPr="001512DD" w:rsidRDefault="00D21542" w:rsidP="001512DD">
            <w:pPr>
              <w:contextualSpacing/>
              <w:jc w:val="center"/>
            </w:pPr>
          </w:p>
        </w:tc>
        <w:tc>
          <w:tcPr>
            <w:tcW w:w="2520" w:type="dxa"/>
          </w:tcPr>
          <w:p w14:paraId="25B245E5" w14:textId="77777777" w:rsidR="00D21542" w:rsidRPr="001512DD" w:rsidRDefault="00D21542" w:rsidP="001512DD">
            <w:pPr>
              <w:contextualSpacing/>
              <w:jc w:val="center"/>
            </w:pPr>
          </w:p>
        </w:tc>
        <w:tc>
          <w:tcPr>
            <w:tcW w:w="2520" w:type="dxa"/>
          </w:tcPr>
          <w:p w14:paraId="433028D9" w14:textId="77777777" w:rsidR="00D21542" w:rsidRPr="001512DD" w:rsidRDefault="00D21542" w:rsidP="001512DD">
            <w:pPr>
              <w:contextualSpacing/>
              <w:jc w:val="center"/>
            </w:pPr>
          </w:p>
        </w:tc>
      </w:tr>
      <w:tr w:rsidR="0022680E" w:rsidRPr="001512DD" w14:paraId="611AD0BF" w14:textId="77777777" w:rsidTr="00CD018F">
        <w:trPr>
          <w:trHeight w:val="20"/>
        </w:trPr>
        <w:tc>
          <w:tcPr>
            <w:tcW w:w="715" w:type="dxa"/>
          </w:tcPr>
          <w:p w14:paraId="5E93B325" w14:textId="77777777" w:rsidR="00D21542" w:rsidRPr="001512DD" w:rsidRDefault="00D21542" w:rsidP="001512DD">
            <w:pPr>
              <w:contextualSpacing/>
              <w:jc w:val="center"/>
            </w:pPr>
            <w:r w:rsidRPr="001512DD">
              <w:t>2</w:t>
            </w:r>
          </w:p>
        </w:tc>
        <w:tc>
          <w:tcPr>
            <w:tcW w:w="2165" w:type="dxa"/>
          </w:tcPr>
          <w:p w14:paraId="634C73D9" w14:textId="77777777" w:rsidR="00D21542" w:rsidRPr="001512DD" w:rsidRDefault="00D21542" w:rsidP="001512DD">
            <w:pPr>
              <w:contextualSpacing/>
              <w:jc w:val="center"/>
            </w:pPr>
          </w:p>
        </w:tc>
        <w:tc>
          <w:tcPr>
            <w:tcW w:w="1800" w:type="dxa"/>
          </w:tcPr>
          <w:p w14:paraId="07052AC5" w14:textId="77777777" w:rsidR="00D21542" w:rsidRPr="001512DD" w:rsidRDefault="00D21542" w:rsidP="001512DD">
            <w:pPr>
              <w:contextualSpacing/>
              <w:jc w:val="center"/>
            </w:pPr>
          </w:p>
        </w:tc>
        <w:tc>
          <w:tcPr>
            <w:tcW w:w="2520" w:type="dxa"/>
          </w:tcPr>
          <w:p w14:paraId="6C46805C" w14:textId="77777777" w:rsidR="00D21542" w:rsidRPr="001512DD" w:rsidRDefault="00D21542" w:rsidP="001512DD">
            <w:pPr>
              <w:contextualSpacing/>
              <w:jc w:val="center"/>
            </w:pPr>
          </w:p>
        </w:tc>
        <w:tc>
          <w:tcPr>
            <w:tcW w:w="1080" w:type="dxa"/>
          </w:tcPr>
          <w:p w14:paraId="67B73D7C" w14:textId="77777777" w:rsidR="00D21542" w:rsidRPr="001512DD" w:rsidRDefault="00D21542" w:rsidP="001512DD">
            <w:pPr>
              <w:contextualSpacing/>
              <w:jc w:val="center"/>
            </w:pPr>
          </w:p>
        </w:tc>
        <w:tc>
          <w:tcPr>
            <w:tcW w:w="1080" w:type="dxa"/>
          </w:tcPr>
          <w:p w14:paraId="7BBEA5D2" w14:textId="77777777" w:rsidR="00D21542" w:rsidRPr="001512DD" w:rsidRDefault="00D21542" w:rsidP="001512DD">
            <w:pPr>
              <w:contextualSpacing/>
              <w:jc w:val="center"/>
            </w:pPr>
          </w:p>
        </w:tc>
        <w:tc>
          <w:tcPr>
            <w:tcW w:w="2520" w:type="dxa"/>
          </w:tcPr>
          <w:p w14:paraId="5BEC5915" w14:textId="77777777" w:rsidR="00D21542" w:rsidRPr="001512DD" w:rsidRDefault="00D21542" w:rsidP="001512DD">
            <w:pPr>
              <w:contextualSpacing/>
              <w:jc w:val="center"/>
            </w:pPr>
          </w:p>
        </w:tc>
        <w:tc>
          <w:tcPr>
            <w:tcW w:w="2520" w:type="dxa"/>
          </w:tcPr>
          <w:p w14:paraId="152254C5" w14:textId="77777777" w:rsidR="00D21542" w:rsidRPr="001512DD" w:rsidRDefault="00D21542" w:rsidP="001512DD">
            <w:pPr>
              <w:contextualSpacing/>
              <w:jc w:val="center"/>
            </w:pPr>
          </w:p>
        </w:tc>
      </w:tr>
      <w:tr w:rsidR="008C2BC1" w:rsidRPr="001512DD" w14:paraId="29F33C3B" w14:textId="77777777" w:rsidTr="00CD018F">
        <w:trPr>
          <w:trHeight w:val="20"/>
        </w:trPr>
        <w:tc>
          <w:tcPr>
            <w:tcW w:w="715" w:type="dxa"/>
          </w:tcPr>
          <w:p w14:paraId="5CC71EA7" w14:textId="77777777" w:rsidR="00D21542" w:rsidRPr="001512DD" w:rsidRDefault="00D21542" w:rsidP="001512DD">
            <w:pPr>
              <w:contextualSpacing/>
              <w:jc w:val="center"/>
            </w:pPr>
            <w:r w:rsidRPr="001512DD">
              <w:t>3</w:t>
            </w:r>
          </w:p>
        </w:tc>
        <w:tc>
          <w:tcPr>
            <w:tcW w:w="2165" w:type="dxa"/>
          </w:tcPr>
          <w:p w14:paraId="5DEFE2C1" w14:textId="77777777" w:rsidR="00D21542" w:rsidRPr="001512DD" w:rsidRDefault="00D21542" w:rsidP="001512DD">
            <w:pPr>
              <w:contextualSpacing/>
              <w:jc w:val="center"/>
            </w:pPr>
          </w:p>
        </w:tc>
        <w:tc>
          <w:tcPr>
            <w:tcW w:w="1800" w:type="dxa"/>
          </w:tcPr>
          <w:p w14:paraId="56DAEA24" w14:textId="77777777" w:rsidR="00D21542" w:rsidRPr="001512DD" w:rsidRDefault="00D21542" w:rsidP="001512DD">
            <w:pPr>
              <w:contextualSpacing/>
              <w:jc w:val="center"/>
            </w:pPr>
          </w:p>
        </w:tc>
        <w:tc>
          <w:tcPr>
            <w:tcW w:w="2520" w:type="dxa"/>
          </w:tcPr>
          <w:p w14:paraId="275553BA" w14:textId="77777777" w:rsidR="00D21542" w:rsidRPr="001512DD" w:rsidRDefault="00D21542" w:rsidP="001512DD">
            <w:pPr>
              <w:contextualSpacing/>
              <w:jc w:val="center"/>
            </w:pPr>
          </w:p>
        </w:tc>
        <w:tc>
          <w:tcPr>
            <w:tcW w:w="1080" w:type="dxa"/>
          </w:tcPr>
          <w:p w14:paraId="0F79C896" w14:textId="77777777" w:rsidR="00D21542" w:rsidRPr="001512DD" w:rsidRDefault="00D21542" w:rsidP="001512DD">
            <w:pPr>
              <w:contextualSpacing/>
              <w:jc w:val="center"/>
            </w:pPr>
          </w:p>
        </w:tc>
        <w:tc>
          <w:tcPr>
            <w:tcW w:w="1080" w:type="dxa"/>
          </w:tcPr>
          <w:p w14:paraId="4E10D6F1" w14:textId="77777777" w:rsidR="00D21542" w:rsidRPr="001512DD" w:rsidRDefault="00D21542" w:rsidP="001512DD">
            <w:pPr>
              <w:contextualSpacing/>
              <w:jc w:val="center"/>
            </w:pPr>
          </w:p>
        </w:tc>
        <w:tc>
          <w:tcPr>
            <w:tcW w:w="2520" w:type="dxa"/>
          </w:tcPr>
          <w:p w14:paraId="7712BB15" w14:textId="77777777" w:rsidR="00D21542" w:rsidRPr="001512DD" w:rsidRDefault="00D21542" w:rsidP="001512DD">
            <w:pPr>
              <w:contextualSpacing/>
              <w:jc w:val="center"/>
            </w:pPr>
          </w:p>
        </w:tc>
        <w:tc>
          <w:tcPr>
            <w:tcW w:w="2520" w:type="dxa"/>
          </w:tcPr>
          <w:p w14:paraId="24A0052C" w14:textId="77777777" w:rsidR="00D21542" w:rsidRPr="001512DD" w:rsidRDefault="00D21542" w:rsidP="001512DD">
            <w:pPr>
              <w:contextualSpacing/>
              <w:jc w:val="center"/>
            </w:pPr>
          </w:p>
        </w:tc>
      </w:tr>
      <w:tr w:rsidR="008C2BC1" w:rsidRPr="001512DD" w14:paraId="01D0F6EF" w14:textId="77777777" w:rsidTr="00CD018F">
        <w:trPr>
          <w:trHeight w:val="20"/>
        </w:trPr>
        <w:tc>
          <w:tcPr>
            <w:tcW w:w="715" w:type="dxa"/>
          </w:tcPr>
          <w:p w14:paraId="735A75B4" w14:textId="77777777" w:rsidR="00D21542" w:rsidRPr="001512DD" w:rsidRDefault="00D21542" w:rsidP="001512DD">
            <w:pPr>
              <w:contextualSpacing/>
              <w:jc w:val="center"/>
            </w:pPr>
            <w:r w:rsidRPr="001512DD">
              <w:t>4</w:t>
            </w:r>
          </w:p>
        </w:tc>
        <w:tc>
          <w:tcPr>
            <w:tcW w:w="2165" w:type="dxa"/>
          </w:tcPr>
          <w:p w14:paraId="70626529" w14:textId="77777777" w:rsidR="00D21542" w:rsidRPr="001512DD" w:rsidRDefault="00D21542" w:rsidP="001512DD">
            <w:pPr>
              <w:contextualSpacing/>
              <w:jc w:val="center"/>
            </w:pPr>
          </w:p>
        </w:tc>
        <w:tc>
          <w:tcPr>
            <w:tcW w:w="1800" w:type="dxa"/>
          </w:tcPr>
          <w:p w14:paraId="09CFCFF5" w14:textId="77777777" w:rsidR="00D21542" w:rsidRPr="001512DD" w:rsidRDefault="00D21542" w:rsidP="001512DD">
            <w:pPr>
              <w:contextualSpacing/>
              <w:jc w:val="center"/>
            </w:pPr>
          </w:p>
        </w:tc>
        <w:tc>
          <w:tcPr>
            <w:tcW w:w="2520" w:type="dxa"/>
          </w:tcPr>
          <w:p w14:paraId="04699970" w14:textId="77777777" w:rsidR="00D21542" w:rsidRPr="001512DD" w:rsidRDefault="00D21542" w:rsidP="001512DD">
            <w:pPr>
              <w:contextualSpacing/>
              <w:jc w:val="center"/>
            </w:pPr>
          </w:p>
        </w:tc>
        <w:tc>
          <w:tcPr>
            <w:tcW w:w="1080" w:type="dxa"/>
          </w:tcPr>
          <w:p w14:paraId="62301056" w14:textId="77777777" w:rsidR="00D21542" w:rsidRPr="001512DD" w:rsidRDefault="00D21542" w:rsidP="001512DD">
            <w:pPr>
              <w:contextualSpacing/>
              <w:jc w:val="center"/>
            </w:pPr>
          </w:p>
        </w:tc>
        <w:tc>
          <w:tcPr>
            <w:tcW w:w="1080" w:type="dxa"/>
          </w:tcPr>
          <w:p w14:paraId="68EFAB5A" w14:textId="77777777" w:rsidR="00D21542" w:rsidRPr="001512DD" w:rsidRDefault="00D21542" w:rsidP="001512DD">
            <w:pPr>
              <w:contextualSpacing/>
              <w:jc w:val="center"/>
            </w:pPr>
          </w:p>
        </w:tc>
        <w:tc>
          <w:tcPr>
            <w:tcW w:w="2520" w:type="dxa"/>
          </w:tcPr>
          <w:p w14:paraId="4D8D7C0D" w14:textId="77777777" w:rsidR="00D21542" w:rsidRPr="001512DD" w:rsidRDefault="00D21542" w:rsidP="001512DD">
            <w:pPr>
              <w:contextualSpacing/>
              <w:jc w:val="center"/>
            </w:pPr>
          </w:p>
        </w:tc>
        <w:tc>
          <w:tcPr>
            <w:tcW w:w="2520" w:type="dxa"/>
          </w:tcPr>
          <w:p w14:paraId="47DCEF31" w14:textId="77777777" w:rsidR="00D21542" w:rsidRPr="001512DD" w:rsidRDefault="00D21542" w:rsidP="001512DD">
            <w:pPr>
              <w:contextualSpacing/>
              <w:jc w:val="center"/>
            </w:pPr>
          </w:p>
        </w:tc>
      </w:tr>
      <w:tr w:rsidR="008C2BC1" w:rsidRPr="001512DD" w14:paraId="55BE3D2C" w14:textId="77777777" w:rsidTr="00CD018F">
        <w:trPr>
          <w:trHeight w:val="20"/>
        </w:trPr>
        <w:tc>
          <w:tcPr>
            <w:tcW w:w="715" w:type="dxa"/>
          </w:tcPr>
          <w:p w14:paraId="489DD0EB" w14:textId="77777777" w:rsidR="00D21542" w:rsidRPr="001512DD" w:rsidRDefault="00D21542" w:rsidP="001512DD">
            <w:pPr>
              <w:contextualSpacing/>
              <w:jc w:val="center"/>
            </w:pPr>
            <w:r w:rsidRPr="001512DD">
              <w:t>5</w:t>
            </w:r>
          </w:p>
        </w:tc>
        <w:tc>
          <w:tcPr>
            <w:tcW w:w="2165" w:type="dxa"/>
          </w:tcPr>
          <w:p w14:paraId="696493A6" w14:textId="77777777" w:rsidR="00D21542" w:rsidRPr="001512DD" w:rsidRDefault="00D21542" w:rsidP="001512DD">
            <w:pPr>
              <w:contextualSpacing/>
              <w:jc w:val="center"/>
            </w:pPr>
          </w:p>
        </w:tc>
        <w:tc>
          <w:tcPr>
            <w:tcW w:w="1800" w:type="dxa"/>
          </w:tcPr>
          <w:p w14:paraId="528134B3" w14:textId="77777777" w:rsidR="00D21542" w:rsidRPr="001512DD" w:rsidRDefault="00D21542" w:rsidP="001512DD">
            <w:pPr>
              <w:contextualSpacing/>
              <w:jc w:val="center"/>
            </w:pPr>
          </w:p>
        </w:tc>
        <w:tc>
          <w:tcPr>
            <w:tcW w:w="2520" w:type="dxa"/>
          </w:tcPr>
          <w:p w14:paraId="41CF985C" w14:textId="77777777" w:rsidR="00D21542" w:rsidRPr="001512DD" w:rsidRDefault="00D21542" w:rsidP="001512DD">
            <w:pPr>
              <w:contextualSpacing/>
              <w:jc w:val="center"/>
            </w:pPr>
          </w:p>
        </w:tc>
        <w:tc>
          <w:tcPr>
            <w:tcW w:w="1080" w:type="dxa"/>
          </w:tcPr>
          <w:p w14:paraId="5414D963" w14:textId="77777777" w:rsidR="00D21542" w:rsidRPr="001512DD" w:rsidRDefault="00D21542" w:rsidP="001512DD">
            <w:pPr>
              <w:contextualSpacing/>
              <w:jc w:val="center"/>
            </w:pPr>
          </w:p>
        </w:tc>
        <w:tc>
          <w:tcPr>
            <w:tcW w:w="1080" w:type="dxa"/>
          </w:tcPr>
          <w:p w14:paraId="3EE48E3F" w14:textId="77777777" w:rsidR="00D21542" w:rsidRPr="001512DD" w:rsidRDefault="00D21542" w:rsidP="001512DD">
            <w:pPr>
              <w:contextualSpacing/>
              <w:jc w:val="center"/>
            </w:pPr>
          </w:p>
        </w:tc>
        <w:tc>
          <w:tcPr>
            <w:tcW w:w="2520" w:type="dxa"/>
          </w:tcPr>
          <w:p w14:paraId="6131D436" w14:textId="77777777" w:rsidR="00D21542" w:rsidRPr="001512DD" w:rsidRDefault="00D21542" w:rsidP="001512DD">
            <w:pPr>
              <w:contextualSpacing/>
              <w:jc w:val="center"/>
            </w:pPr>
          </w:p>
        </w:tc>
        <w:tc>
          <w:tcPr>
            <w:tcW w:w="2520" w:type="dxa"/>
          </w:tcPr>
          <w:p w14:paraId="4FA706D7" w14:textId="77777777" w:rsidR="00D21542" w:rsidRPr="001512DD" w:rsidRDefault="00D21542" w:rsidP="001512DD">
            <w:pPr>
              <w:contextualSpacing/>
              <w:jc w:val="center"/>
            </w:pPr>
          </w:p>
        </w:tc>
      </w:tr>
      <w:tr w:rsidR="008C2BC1" w:rsidRPr="001512DD" w14:paraId="6A1CB066" w14:textId="77777777" w:rsidTr="00CD018F">
        <w:trPr>
          <w:trHeight w:val="20"/>
        </w:trPr>
        <w:tc>
          <w:tcPr>
            <w:tcW w:w="715" w:type="dxa"/>
          </w:tcPr>
          <w:p w14:paraId="7E3D9D5E" w14:textId="77777777" w:rsidR="00D21542" w:rsidRPr="001512DD" w:rsidRDefault="00D21542" w:rsidP="001512DD">
            <w:pPr>
              <w:contextualSpacing/>
              <w:jc w:val="center"/>
            </w:pPr>
            <w:r w:rsidRPr="001512DD">
              <w:t>6</w:t>
            </w:r>
          </w:p>
        </w:tc>
        <w:tc>
          <w:tcPr>
            <w:tcW w:w="2165" w:type="dxa"/>
          </w:tcPr>
          <w:p w14:paraId="1CCB1DEE" w14:textId="77777777" w:rsidR="00D21542" w:rsidRPr="001512DD" w:rsidRDefault="00D21542" w:rsidP="001512DD">
            <w:pPr>
              <w:contextualSpacing/>
              <w:jc w:val="center"/>
            </w:pPr>
          </w:p>
        </w:tc>
        <w:tc>
          <w:tcPr>
            <w:tcW w:w="1800" w:type="dxa"/>
          </w:tcPr>
          <w:p w14:paraId="3747F3D3" w14:textId="77777777" w:rsidR="00D21542" w:rsidRPr="001512DD" w:rsidRDefault="00D21542" w:rsidP="001512DD">
            <w:pPr>
              <w:contextualSpacing/>
              <w:jc w:val="center"/>
            </w:pPr>
          </w:p>
        </w:tc>
        <w:tc>
          <w:tcPr>
            <w:tcW w:w="2520" w:type="dxa"/>
          </w:tcPr>
          <w:p w14:paraId="5E61C09D" w14:textId="77777777" w:rsidR="00D21542" w:rsidRPr="001512DD" w:rsidRDefault="00D21542" w:rsidP="001512DD">
            <w:pPr>
              <w:contextualSpacing/>
              <w:jc w:val="center"/>
            </w:pPr>
          </w:p>
        </w:tc>
        <w:tc>
          <w:tcPr>
            <w:tcW w:w="1080" w:type="dxa"/>
          </w:tcPr>
          <w:p w14:paraId="67273481" w14:textId="77777777" w:rsidR="00D21542" w:rsidRPr="001512DD" w:rsidRDefault="00D21542" w:rsidP="001512DD">
            <w:pPr>
              <w:contextualSpacing/>
              <w:jc w:val="center"/>
            </w:pPr>
          </w:p>
        </w:tc>
        <w:tc>
          <w:tcPr>
            <w:tcW w:w="1080" w:type="dxa"/>
          </w:tcPr>
          <w:p w14:paraId="66162129" w14:textId="77777777" w:rsidR="00D21542" w:rsidRPr="001512DD" w:rsidRDefault="00D21542" w:rsidP="001512DD">
            <w:pPr>
              <w:contextualSpacing/>
              <w:jc w:val="center"/>
            </w:pPr>
          </w:p>
        </w:tc>
        <w:tc>
          <w:tcPr>
            <w:tcW w:w="2520" w:type="dxa"/>
          </w:tcPr>
          <w:p w14:paraId="7A031C19" w14:textId="77777777" w:rsidR="00D21542" w:rsidRPr="001512DD" w:rsidRDefault="00D21542" w:rsidP="001512DD">
            <w:pPr>
              <w:contextualSpacing/>
              <w:jc w:val="center"/>
            </w:pPr>
          </w:p>
        </w:tc>
        <w:tc>
          <w:tcPr>
            <w:tcW w:w="2520" w:type="dxa"/>
          </w:tcPr>
          <w:p w14:paraId="6459F519" w14:textId="77777777" w:rsidR="00D21542" w:rsidRPr="001512DD" w:rsidRDefault="00D21542" w:rsidP="001512DD">
            <w:pPr>
              <w:contextualSpacing/>
              <w:jc w:val="center"/>
            </w:pPr>
          </w:p>
        </w:tc>
      </w:tr>
      <w:tr w:rsidR="0022680E" w:rsidRPr="001512DD" w14:paraId="0777A56E" w14:textId="77777777" w:rsidTr="00CD018F">
        <w:trPr>
          <w:trHeight w:val="20"/>
        </w:trPr>
        <w:tc>
          <w:tcPr>
            <w:tcW w:w="715" w:type="dxa"/>
          </w:tcPr>
          <w:p w14:paraId="69A81D9B" w14:textId="77777777" w:rsidR="00D21542" w:rsidRPr="001512DD" w:rsidRDefault="00D21542" w:rsidP="001512DD">
            <w:pPr>
              <w:contextualSpacing/>
              <w:jc w:val="center"/>
            </w:pPr>
            <w:r w:rsidRPr="001512DD">
              <w:t>7</w:t>
            </w:r>
          </w:p>
        </w:tc>
        <w:tc>
          <w:tcPr>
            <w:tcW w:w="2165" w:type="dxa"/>
          </w:tcPr>
          <w:p w14:paraId="7184BA5E" w14:textId="77777777" w:rsidR="00D21542" w:rsidRPr="001512DD" w:rsidRDefault="00D21542" w:rsidP="001512DD">
            <w:pPr>
              <w:contextualSpacing/>
              <w:jc w:val="center"/>
            </w:pPr>
          </w:p>
        </w:tc>
        <w:tc>
          <w:tcPr>
            <w:tcW w:w="1800" w:type="dxa"/>
          </w:tcPr>
          <w:p w14:paraId="0BEE9A0B" w14:textId="77777777" w:rsidR="00D21542" w:rsidRPr="001512DD" w:rsidRDefault="00D21542" w:rsidP="001512DD">
            <w:pPr>
              <w:contextualSpacing/>
              <w:jc w:val="center"/>
            </w:pPr>
          </w:p>
        </w:tc>
        <w:tc>
          <w:tcPr>
            <w:tcW w:w="2520" w:type="dxa"/>
          </w:tcPr>
          <w:p w14:paraId="5B984F11" w14:textId="77777777" w:rsidR="00D21542" w:rsidRPr="001512DD" w:rsidRDefault="00D21542" w:rsidP="001512DD">
            <w:pPr>
              <w:contextualSpacing/>
              <w:jc w:val="center"/>
            </w:pPr>
          </w:p>
        </w:tc>
        <w:tc>
          <w:tcPr>
            <w:tcW w:w="1080" w:type="dxa"/>
          </w:tcPr>
          <w:p w14:paraId="7D1E2C6B" w14:textId="77777777" w:rsidR="00D21542" w:rsidRPr="001512DD" w:rsidRDefault="00D21542" w:rsidP="001512DD">
            <w:pPr>
              <w:contextualSpacing/>
              <w:jc w:val="center"/>
            </w:pPr>
          </w:p>
        </w:tc>
        <w:tc>
          <w:tcPr>
            <w:tcW w:w="1080" w:type="dxa"/>
          </w:tcPr>
          <w:p w14:paraId="099AFEA2" w14:textId="77777777" w:rsidR="00D21542" w:rsidRPr="001512DD" w:rsidRDefault="00D21542" w:rsidP="001512DD">
            <w:pPr>
              <w:contextualSpacing/>
              <w:jc w:val="center"/>
            </w:pPr>
          </w:p>
        </w:tc>
        <w:tc>
          <w:tcPr>
            <w:tcW w:w="2520" w:type="dxa"/>
          </w:tcPr>
          <w:p w14:paraId="1A2746C6" w14:textId="77777777" w:rsidR="00D21542" w:rsidRPr="001512DD" w:rsidRDefault="00D21542" w:rsidP="001512DD">
            <w:pPr>
              <w:contextualSpacing/>
              <w:jc w:val="center"/>
            </w:pPr>
          </w:p>
        </w:tc>
        <w:tc>
          <w:tcPr>
            <w:tcW w:w="2520" w:type="dxa"/>
          </w:tcPr>
          <w:p w14:paraId="6FD2DD10" w14:textId="77777777" w:rsidR="00D21542" w:rsidRPr="001512DD" w:rsidRDefault="00D21542" w:rsidP="001512DD">
            <w:pPr>
              <w:contextualSpacing/>
              <w:jc w:val="center"/>
            </w:pPr>
          </w:p>
        </w:tc>
      </w:tr>
      <w:tr w:rsidR="0022680E" w:rsidRPr="001512DD" w14:paraId="16AB864E" w14:textId="77777777" w:rsidTr="00CD018F">
        <w:trPr>
          <w:trHeight w:val="20"/>
        </w:trPr>
        <w:tc>
          <w:tcPr>
            <w:tcW w:w="715" w:type="dxa"/>
          </w:tcPr>
          <w:p w14:paraId="14120EC2" w14:textId="77777777" w:rsidR="00D21542" w:rsidRPr="001512DD" w:rsidRDefault="00D21542" w:rsidP="001512DD">
            <w:pPr>
              <w:contextualSpacing/>
              <w:jc w:val="center"/>
            </w:pPr>
            <w:r w:rsidRPr="001512DD">
              <w:t>8</w:t>
            </w:r>
          </w:p>
        </w:tc>
        <w:tc>
          <w:tcPr>
            <w:tcW w:w="2165" w:type="dxa"/>
          </w:tcPr>
          <w:p w14:paraId="13CCD8E2" w14:textId="77777777" w:rsidR="00D21542" w:rsidRPr="001512DD" w:rsidRDefault="00D21542" w:rsidP="001512DD">
            <w:pPr>
              <w:contextualSpacing/>
              <w:jc w:val="center"/>
            </w:pPr>
          </w:p>
        </w:tc>
        <w:tc>
          <w:tcPr>
            <w:tcW w:w="1800" w:type="dxa"/>
          </w:tcPr>
          <w:p w14:paraId="34A9169E" w14:textId="77777777" w:rsidR="00D21542" w:rsidRPr="001512DD" w:rsidRDefault="00D21542" w:rsidP="001512DD">
            <w:pPr>
              <w:contextualSpacing/>
              <w:jc w:val="center"/>
            </w:pPr>
          </w:p>
        </w:tc>
        <w:tc>
          <w:tcPr>
            <w:tcW w:w="2520" w:type="dxa"/>
          </w:tcPr>
          <w:p w14:paraId="55D56DEF" w14:textId="77777777" w:rsidR="00D21542" w:rsidRPr="001512DD" w:rsidRDefault="00D21542" w:rsidP="001512DD">
            <w:pPr>
              <w:contextualSpacing/>
              <w:jc w:val="center"/>
            </w:pPr>
          </w:p>
        </w:tc>
        <w:tc>
          <w:tcPr>
            <w:tcW w:w="1080" w:type="dxa"/>
          </w:tcPr>
          <w:p w14:paraId="77E74F0D" w14:textId="77777777" w:rsidR="00D21542" w:rsidRPr="001512DD" w:rsidRDefault="00D21542" w:rsidP="001512DD">
            <w:pPr>
              <w:contextualSpacing/>
              <w:jc w:val="center"/>
            </w:pPr>
          </w:p>
        </w:tc>
        <w:tc>
          <w:tcPr>
            <w:tcW w:w="1080" w:type="dxa"/>
          </w:tcPr>
          <w:p w14:paraId="7FD08EC5" w14:textId="77777777" w:rsidR="00D21542" w:rsidRPr="001512DD" w:rsidRDefault="00D21542" w:rsidP="001512DD">
            <w:pPr>
              <w:contextualSpacing/>
              <w:jc w:val="center"/>
            </w:pPr>
          </w:p>
        </w:tc>
        <w:tc>
          <w:tcPr>
            <w:tcW w:w="2520" w:type="dxa"/>
          </w:tcPr>
          <w:p w14:paraId="7F020EE1" w14:textId="77777777" w:rsidR="00D21542" w:rsidRPr="001512DD" w:rsidRDefault="00D21542" w:rsidP="001512DD">
            <w:pPr>
              <w:contextualSpacing/>
              <w:jc w:val="center"/>
            </w:pPr>
          </w:p>
        </w:tc>
        <w:tc>
          <w:tcPr>
            <w:tcW w:w="2520" w:type="dxa"/>
          </w:tcPr>
          <w:p w14:paraId="0D01BC90" w14:textId="77777777" w:rsidR="00D21542" w:rsidRPr="001512DD" w:rsidRDefault="00D21542" w:rsidP="001512DD">
            <w:pPr>
              <w:contextualSpacing/>
              <w:jc w:val="center"/>
            </w:pPr>
          </w:p>
        </w:tc>
      </w:tr>
      <w:tr w:rsidR="0022680E" w:rsidRPr="001512DD" w14:paraId="1447B690" w14:textId="77777777" w:rsidTr="00CD018F">
        <w:trPr>
          <w:trHeight w:val="20"/>
        </w:trPr>
        <w:tc>
          <w:tcPr>
            <w:tcW w:w="715" w:type="dxa"/>
          </w:tcPr>
          <w:p w14:paraId="4D4C1555" w14:textId="77777777" w:rsidR="00D21542" w:rsidRPr="001512DD" w:rsidRDefault="00D21542" w:rsidP="001512DD">
            <w:pPr>
              <w:contextualSpacing/>
              <w:jc w:val="center"/>
            </w:pPr>
            <w:r w:rsidRPr="001512DD">
              <w:t>9</w:t>
            </w:r>
          </w:p>
        </w:tc>
        <w:tc>
          <w:tcPr>
            <w:tcW w:w="2165" w:type="dxa"/>
          </w:tcPr>
          <w:p w14:paraId="7ADB4427" w14:textId="77777777" w:rsidR="00D21542" w:rsidRPr="001512DD" w:rsidRDefault="00D21542" w:rsidP="001512DD">
            <w:pPr>
              <w:contextualSpacing/>
              <w:jc w:val="center"/>
            </w:pPr>
          </w:p>
        </w:tc>
        <w:tc>
          <w:tcPr>
            <w:tcW w:w="1800" w:type="dxa"/>
          </w:tcPr>
          <w:p w14:paraId="48D28A0C" w14:textId="77777777" w:rsidR="00D21542" w:rsidRPr="001512DD" w:rsidRDefault="00D21542" w:rsidP="001512DD">
            <w:pPr>
              <w:contextualSpacing/>
              <w:jc w:val="center"/>
            </w:pPr>
          </w:p>
        </w:tc>
        <w:tc>
          <w:tcPr>
            <w:tcW w:w="2520" w:type="dxa"/>
          </w:tcPr>
          <w:p w14:paraId="5006CE31" w14:textId="77777777" w:rsidR="00D21542" w:rsidRPr="001512DD" w:rsidRDefault="00D21542" w:rsidP="001512DD">
            <w:pPr>
              <w:contextualSpacing/>
              <w:jc w:val="center"/>
            </w:pPr>
          </w:p>
        </w:tc>
        <w:tc>
          <w:tcPr>
            <w:tcW w:w="1080" w:type="dxa"/>
          </w:tcPr>
          <w:p w14:paraId="302113DB" w14:textId="77777777" w:rsidR="00D21542" w:rsidRPr="001512DD" w:rsidRDefault="00D21542" w:rsidP="001512DD">
            <w:pPr>
              <w:contextualSpacing/>
              <w:jc w:val="center"/>
            </w:pPr>
          </w:p>
        </w:tc>
        <w:tc>
          <w:tcPr>
            <w:tcW w:w="1080" w:type="dxa"/>
          </w:tcPr>
          <w:p w14:paraId="00037B2D" w14:textId="77777777" w:rsidR="00D21542" w:rsidRPr="001512DD" w:rsidRDefault="00D21542" w:rsidP="001512DD">
            <w:pPr>
              <w:contextualSpacing/>
              <w:jc w:val="center"/>
            </w:pPr>
          </w:p>
        </w:tc>
        <w:tc>
          <w:tcPr>
            <w:tcW w:w="2520" w:type="dxa"/>
          </w:tcPr>
          <w:p w14:paraId="20990CD2" w14:textId="77777777" w:rsidR="00D21542" w:rsidRPr="001512DD" w:rsidRDefault="00D21542" w:rsidP="001512DD">
            <w:pPr>
              <w:contextualSpacing/>
              <w:jc w:val="center"/>
            </w:pPr>
          </w:p>
        </w:tc>
        <w:tc>
          <w:tcPr>
            <w:tcW w:w="2520" w:type="dxa"/>
          </w:tcPr>
          <w:p w14:paraId="2A8D92DB" w14:textId="77777777" w:rsidR="00D21542" w:rsidRPr="001512DD" w:rsidRDefault="00D21542" w:rsidP="001512DD">
            <w:pPr>
              <w:contextualSpacing/>
              <w:jc w:val="center"/>
            </w:pPr>
          </w:p>
        </w:tc>
      </w:tr>
      <w:tr w:rsidR="0022680E" w:rsidRPr="001512DD" w14:paraId="0B95E623" w14:textId="77777777" w:rsidTr="00CD018F">
        <w:trPr>
          <w:trHeight w:val="20"/>
        </w:trPr>
        <w:tc>
          <w:tcPr>
            <w:tcW w:w="715" w:type="dxa"/>
          </w:tcPr>
          <w:p w14:paraId="1E3369B9" w14:textId="77777777" w:rsidR="00D21542" w:rsidRPr="001512DD" w:rsidRDefault="00D21542" w:rsidP="001512DD">
            <w:pPr>
              <w:contextualSpacing/>
              <w:jc w:val="center"/>
            </w:pPr>
            <w:r w:rsidRPr="001512DD">
              <w:t>10</w:t>
            </w:r>
          </w:p>
        </w:tc>
        <w:tc>
          <w:tcPr>
            <w:tcW w:w="2165" w:type="dxa"/>
          </w:tcPr>
          <w:p w14:paraId="356BB144" w14:textId="77777777" w:rsidR="00D21542" w:rsidRPr="001512DD" w:rsidRDefault="00D21542" w:rsidP="001512DD">
            <w:pPr>
              <w:contextualSpacing/>
              <w:jc w:val="center"/>
            </w:pPr>
          </w:p>
        </w:tc>
        <w:tc>
          <w:tcPr>
            <w:tcW w:w="1800" w:type="dxa"/>
          </w:tcPr>
          <w:p w14:paraId="7F7C51BB" w14:textId="77777777" w:rsidR="00D21542" w:rsidRPr="001512DD" w:rsidRDefault="00D21542" w:rsidP="001512DD">
            <w:pPr>
              <w:contextualSpacing/>
              <w:jc w:val="center"/>
            </w:pPr>
          </w:p>
        </w:tc>
        <w:tc>
          <w:tcPr>
            <w:tcW w:w="2520" w:type="dxa"/>
          </w:tcPr>
          <w:p w14:paraId="5F587B27" w14:textId="77777777" w:rsidR="00D21542" w:rsidRPr="001512DD" w:rsidRDefault="00D21542" w:rsidP="001512DD">
            <w:pPr>
              <w:contextualSpacing/>
              <w:jc w:val="center"/>
            </w:pPr>
          </w:p>
        </w:tc>
        <w:tc>
          <w:tcPr>
            <w:tcW w:w="1080" w:type="dxa"/>
          </w:tcPr>
          <w:p w14:paraId="607969B2" w14:textId="77777777" w:rsidR="00D21542" w:rsidRPr="001512DD" w:rsidRDefault="00D21542" w:rsidP="001512DD">
            <w:pPr>
              <w:contextualSpacing/>
              <w:jc w:val="center"/>
            </w:pPr>
          </w:p>
        </w:tc>
        <w:tc>
          <w:tcPr>
            <w:tcW w:w="1080" w:type="dxa"/>
          </w:tcPr>
          <w:p w14:paraId="2CD8CC66" w14:textId="77777777" w:rsidR="00D21542" w:rsidRPr="001512DD" w:rsidRDefault="00D21542" w:rsidP="001512DD">
            <w:pPr>
              <w:contextualSpacing/>
              <w:jc w:val="center"/>
            </w:pPr>
          </w:p>
        </w:tc>
        <w:tc>
          <w:tcPr>
            <w:tcW w:w="2520" w:type="dxa"/>
          </w:tcPr>
          <w:p w14:paraId="14262CC4" w14:textId="77777777" w:rsidR="00D21542" w:rsidRPr="001512DD" w:rsidRDefault="00D21542" w:rsidP="001512DD">
            <w:pPr>
              <w:contextualSpacing/>
              <w:jc w:val="center"/>
            </w:pPr>
          </w:p>
        </w:tc>
        <w:tc>
          <w:tcPr>
            <w:tcW w:w="2520" w:type="dxa"/>
          </w:tcPr>
          <w:p w14:paraId="1790082A" w14:textId="77777777" w:rsidR="00D21542" w:rsidRPr="001512DD" w:rsidRDefault="00D21542" w:rsidP="001512DD">
            <w:pPr>
              <w:contextualSpacing/>
              <w:jc w:val="center"/>
            </w:pPr>
          </w:p>
        </w:tc>
      </w:tr>
    </w:tbl>
    <w:p w14:paraId="10AA8D02" w14:textId="77777777" w:rsidR="00D21542" w:rsidRPr="001512DD" w:rsidRDefault="00D21542" w:rsidP="001512DD">
      <w:pPr>
        <w:spacing w:after="0" w:line="240" w:lineRule="auto"/>
        <w:contextualSpacing/>
      </w:pPr>
    </w:p>
    <w:tbl>
      <w:tblPr>
        <w:tblStyle w:val="TableGrid"/>
        <w:tblW w:w="0" w:type="auto"/>
        <w:tblCellMar>
          <w:left w:w="29" w:type="dxa"/>
          <w:right w:w="29" w:type="dxa"/>
        </w:tblCellMar>
        <w:tblLook w:val="04A0" w:firstRow="1" w:lastRow="0" w:firstColumn="1" w:lastColumn="0" w:noHBand="0" w:noVBand="1"/>
      </w:tblPr>
      <w:tblGrid>
        <w:gridCol w:w="6117"/>
        <w:gridCol w:w="6118"/>
      </w:tblGrid>
      <w:tr w:rsidR="0022680E" w:rsidRPr="001512DD" w14:paraId="792A89CC" w14:textId="77777777" w:rsidTr="00CD018F">
        <w:trPr>
          <w:trHeight w:val="135"/>
        </w:trPr>
        <w:tc>
          <w:tcPr>
            <w:tcW w:w="12235" w:type="dxa"/>
            <w:gridSpan w:val="2"/>
          </w:tcPr>
          <w:p w14:paraId="79F0335B" w14:textId="4740FE3C" w:rsidR="0022680E" w:rsidRPr="001512DD" w:rsidRDefault="0022680E" w:rsidP="001512DD">
            <w:pPr>
              <w:contextualSpacing/>
              <w:rPr>
                <w:b/>
              </w:rPr>
            </w:pPr>
            <w:r w:rsidRPr="001512DD">
              <w:rPr>
                <w:b/>
              </w:rPr>
              <w:t>Absence(s) from school</w:t>
            </w:r>
          </w:p>
        </w:tc>
      </w:tr>
      <w:tr w:rsidR="0022680E" w:rsidRPr="001512DD" w14:paraId="7900D644" w14:textId="77777777" w:rsidTr="00CD018F">
        <w:trPr>
          <w:trHeight w:val="135"/>
        </w:trPr>
        <w:tc>
          <w:tcPr>
            <w:tcW w:w="6117" w:type="dxa"/>
          </w:tcPr>
          <w:p w14:paraId="1051F39F" w14:textId="3CE3E500" w:rsidR="0022680E" w:rsidRPr="001512DD" w:rsidRDefault="0022680E" w:rsidP="001512DD">
            <w:pPr>
              <w:contextualSpacing/>
            </w:pPr>
            <w:r w:rsidRPr="001512DD">
              <w:t>1=Cannot afford school fees</w:t>
            </w:r>
          </w:p>
          <w:p w14:paraId="32FBCA91" w14:textId="439EEC11" w:rsidR="0022680E" w:rsidRPr="001512DD" w:rsidRDefault="0022680E" w:rsidP="001512DD">
            <w:pPr>
              <w:contextualSpacing/>
            </w:pPr>
            <w:r w:rsidRPr="001512DD">
              <w:t>2=Needed for domestic duties</w:t>
            </w:r>
          </w:p>
          <w:p w14:paraId="0096F22C" w14:textId="38768901" w:rsidR="0022680E" w:rsidRPr="001512DD" w:rsidRDefault="0022680E" w:rsidP="001512DD">
            <w:pPr>
              <w:contextualSpacing/>
            </w:pPr>
            <w:r w:rsidRPr="001512DD">
              <w:t>3=Needed for herding</w:t>
            </w:r>
          </w:p>
          <w:p w14:paraId="17B604D4" w14:textId="77777777" w:rsidR="0022680E" w:rsidRPr="001512DD" w:rsidRDefault="0022680E" w:rsidP="001512DD">
            <w:pPr>
              <w:contextualSpacing/>
            </w:pPr>
            <w:r w:rsidRPr="001512DD">
              <w:t>4=Needed for farming</w:t>
            </w:r>
          </w:p>
          <w:p w14:paraId="39D53F20" w14:textId="6CCD36A3" w:rsidR="0022680E" w:rsidRPr="001512DD" w:rsidRDefault="0022680E" w:rsidP="001512DD">
            <w:pPr>
              <w:contextualSpacing/>
            </w:pPr>
            <w:r w:rsidRPr="001512DD">
              <w:t>5=Working for other household</w:t>
            </w:r>
          </w:p>
          <w:p w14:paraId="44E390DB" w14:textId="453439E1" w:rsidR="0022680E" w:rsidRPr="001512DD" w:rsidRDefault="0022680E" w:rsidP="001512DD">
            <w:pPr>
              <w:contextualSpacing/>
            </w:pPr>
            <w:r w:rsidRPr="001512DD">
              <w:t>6=Education is not necessary/no point</w:t>
            </w:r>
          </w:p>
          <w:p w14:paraId="69390BE1" w14:textId="4D05EBD4" w:rsidR="0022680E" w:rsidRPr="001512DD" w:rsidRDefault="0022680E" w:rsidP="001512DD">
            <w:pPr>
              <w:contextualSpacing/>
            </w:pPr>
            <w:r w:rsidRPr="001512DD">
              <w:t>7=Completed their education</w:t>
            </w:r>
          </w:p>
          <w:p w14:paraId="52391062" w14:textId="77777777" w:rsidR="0022680E" w:rsidRPr="001512DD" w:rsidRDefault="0022680E" w:rsidP="001512DD">
            <w:pPr>
              <w:contextualSpacing/>
            </w:pPr>
            <w:r w:rsidRPr="001512DD">
              <w:t>8=Too old to attend school</w:t>
            </w:r>
          </w:p>
        </w:tc>
        <w:tc>
          <w:tcPr>
            <w:tcW w:w="6118" w:type="dxa"/>
          </w:tcPr>
          <w:p w14:paraId="58C93DE8" w14:textId="46C36CFD" w:rsidR="0022680E" w:rsidRPr="001512DD" w:rsidRDefault="0022680E" w:rsidP="001512DD">
            <w:pPr>
              <w:contextualSpacing/>
            </w:pPr>
            <w:r w:rsidRPr="001512DD">
              <w:t>9=School is too far away</w:t>
            </w:r>
          </w:p>
          <w:p w14:paraId="3B58C134" w14:textId="609157D6" w:rsidR="0022680E" w:rsidRPr="001512DD" w:rsidRDefault="0022680E" w:rsidP="001512DD">
            <w:pPr>
              <w:contextualSpacing/>
            </w:pPr>
            <w:r w:rsidRPr="001512DD">
              <w:t>10=School closed temporarily</w:t>
            </w:r>
          </w:p>
          <w:p w14:paraId="56F8AC26" w14:textId="2E35EDB9" w:rsidR="0022680E" w:rsidRPr="001512DD" w:rsidRDefault="0022680E" w:rsidP="001512DD">
            <w:pPr>
              <w:contextualSpacing/>
            </w:pPr>
            <w:r w:rsidRPr="001512DD">
              <w:t>11=School closed permanently</w:t>
            </w:r>
          </w:p>
          <w:p w14:paraId="1CF119DB" w14:textId="6994FE0A" w:rsidR="0022680E" w:rsidRPr="001512DD" w:rsidRDefault="0022680E" w:rsidP="001512DD">
            <w:pPr>
              <w:contextualSpacing/>
            </w:pPr>
            <w:r w:rsidRPr="001512DD">
              <w:t>12=The teacher is absent at the school</w:t>
            </w:r>
          </w:p>
          <w:p w14:paraId="6879972F" w14:textId="79E1418C" w:rsidR="0022680E" w:rsidRPr="001512DD" w:rsidRDefault="0022680E" w:rsidP="001512DD">
            <w:pPr>
              <w:contextualSpacing/>
            </w:pPr>
            <w:r w:rsidRPr="001512DD">
              <w:t>13=Too sick to attend school</w:t>
            </w:r>
          </w:p>
          <w:p w14:paraId="1BA9E1DC" w14:textId="7C82F203" w:rsidR="0022680E" w:rsidRPr="001512DD" w:rsidRDefault="0022680E" w:rsidP="001512DD">
            <w:pPr>
              <w:contextualSpacing/>
            </w:pPr>
            <w:r w:rsidRPr="001512DD">
              <w:t xml:space="preserve">14=Someone else in the household is sick, so cannot attend </w:t>
            </w:r>
          </w:p>
          <w:p w14:paraId="5F4A6B18" w14:textId="62A003FA" w:rsidR="0022680E" w:rsidRPr="001512DD" w:rsidRDefault="0022680E" w:rsidP="001512DD">
            <w:pPr>
              <w:contextualSpacing/>
            </w:pPr>
            <w:r w:rsidRPr="001512DD">
              <w:t>15=No transport</w:t>
            </w:r>
          </w:p>
          <w:p w14:paraId="51834301" w14:textId="13FEF396" w:rsidR="0022680E" w:rsidRPr="001512DD" w:rsidRDefault="0022680E" w:rsidP="001512DD">
            <w:pPr>
              <w:contextualSpacing/>
            </w:pPr>
            <w:r w:rsidRPr="001512DD">
              <w:t>97=Other, please specify</w:t>
            </w:r>
          </w:p>
        </w:tc>
      </w:tr>
    </w:tbl>
    <w:p w14:paraId="4FF13D7F" w14:textId="77777777" w:rsidR="00D21542" w:rsidRPr="001512DD" w:rsidRDefault="00D21542" w:rsidP="001512DD">
      <w:pPr>
        <w:spacing w:after="0"/>
        <w:rPr>
          <w:rFonts w:eastAsia="Times New Roman" w:cs="Times New Roman"/>
          <w:b/>
          <w:bCs/>
        </w:rPr>
      </w:pPr>
    </w:p>
    <w:p w14:paraId="7869DC9B" w14:textId="77777777" w:rsidR="00A667B3" w:rsidRPr="001512DD" w:rsidRDefault="00A667B3" w:rsidP="001512DD">
      <w:pPr>
        <w:spacing w:afterLines="20" w:after="48" w:line="240" w:lineRule="auto"/>
        <w:contextualSpacing/>
        <w:rPr>
          <w:rFonts w:eastAsia="Times New Roman" w:cs="Times New Roman"/>
          <w:b/>
          <w:bCs/>
        </w:rPr>
        <w:sectPr w:rsidR="00A667B3" w:rsidRPr="001512DD" w:rsidSect="00E62CDC">
          <w:pgSz w:w="15840" w:h="12240" w:orient="landscape"/>
          <w:pgMar w:top="720" w:right="1440" w:bottom="720" w:left="1440" w:header="720" w:footer="720" w:gutter="0"/>
          <w:cols w:space="720"/>
          <w:docGrid w:linePitch="360"/>
        </w:sectPr>
      </w:pPr>
    </w:p>
    <w:p w14:paraId="523130CF" w14:textId="7BC6103D" w:rsidR="00B40568" w:rsidRPr="001512DD" w:rsidRDefault="00B40568" w:rsidP="001512DD">
      <w:pPr>
        <w:spacing w:afterLines="20" w:after="48" w:line="240" w:lineRule="auto"/>
        <w:contextualSpacing/>
        <w:rPr>
          <w:rFonts w:eastAsia="Times New Roman" w:cs="Times New Roman"/>
          <w:b/>
          <w:bCs/>
        </w:rPr>
      </w:pPr>
      <w:r w:rsidRPr="001512DD">
        <w:rPr>
          <w:rFonts w:eastAsia="Times New Roman" w:cs="Times New Roman"/>
          <w:b/>
          <w:bCs/>
        </w:rPr>
        <w:lastRenderedPageBreak/>
        <w:t>SECTION D. OVERALL FARM LAND QUESTIONS</w:t>
      </w:r>
    </w:p>
    <w:p w14:paraId="442A5AA7" w14:textId="77777777" w:rsidR="00B40568" w:rsidRPr="001512DD" w:rsidRDefault="00B40568" w:rsidP="001512DD">
      <w:pPr>
        <w:spacing w:after="0" w:line="240" w:lineRule="auto"/>
        <w:contextualSpacing/>
        <w:rPr>
          <w:rFonts w:eastAsia="Times New Roman" w:cs="Times New Roman"/>
          <w:lang w:eastAsia="zh-CN"/>
        </w:rPr>
      </w:pPr>
      <w:r w:rsidRPr="001512DD">
        <w:rPr>
          <w:rFonts w:eastAsia="Times New Roman" w:cs="Times New Roman"/>
          <w:lang w:eastAsia="zh-CN"/>
        </w:rPr>
        <w:t xml:space="preserve">Now I would like to ask about the FARMLAND that your household used during the 2013/2014 agricultural season. </w:t>
      </w:r>
    </w:p>
    <w:tbl>
      <w:tblPr>
        <w:tblW w:w="10080" w:type="dxa"/>
        <w:tblInd w:w="-5" w:type="dxa"/>
        <w:tblLayout w:type="fixed"/>
        <w:tblCellMar>
          <w:left w:w="29" w:type="dxa"/>
          <w:right w:w="29" w:type="dxa"/>
        </w:tblCellMar>
        <w:tblLook w:val="0000" w:firstRow="0" w:lastRow="0" w:firstColumn="0" w:lastColumn="0" w:noHBand="0" w:noVBand="0"/>
      </w:tblPr>
      <w:tblGrid>
        <w:gridCol w:w="359"/>
        <w:gridCol w:w="4677"/>
        <w:gridCol w:w="2517"/>
        <w:gridCol w:w="1795"/>
        <w:gridCol w:w="20"/>
        <w:gridCol w:w="712"/>
      </w:tblGrid>
      <w:tr w:rsidR="00EF261D" w:rsidRPr="001512DD" w14:paraId="5E5A983A"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78AF0415" w14:textId="77777777" w:rsidR="00EF261D" w:rsidRPr="001512DD" w:rsidRDefault="00EF261D"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6D3CA1D9" w14:textId="1497136F" w:rsidR="00EF261D" w:rsidRPr="001512DD" w:rsidRDefault="006C2023" w:rsidP="001512DD">
            <w:pPr>
              <w:spacing w:after="0"/>
              <w:rPr>
                <w:w w:val="105"/>
              </w:rPr>
            </w:pPr>
            <w:r>
              <w:rPr>
                <w:w w:val="105"/>
              </w:rPr>
              <w:t>D</w:t>
            </w:r>
            <w:r w:rsidR="00EF261D" w:rsidRPr="001512DD">
              <w:rPr>
                <w:w w:val="105"/>
              </w:rPr>
              <w:t>1. During this agricultural year (2013/2014), what is the total land area that your household owns? (</w:t>
            </w:r>
            <w:r w:rsidR="00EF261D" w:rsidRPr="001512DD">
              <w:rPr>
                <w:b/>
                <w:w w:val="105"/>
              </w:rPr>
              <w:t>landarea_own</w:t>
            </w:r>
            <w:r w:rsidR="00EF261D"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4A19E45D" w14:textId="77777777" w:rsidR="00EF261D" w:rsidRPr="001512DD" w:rsidRDefault="00EF261D" w:rsidP="001512DD">
            <w:pPr>
              <w:spacing w:after="0"/>
              <w:rPr>
                <w:i/>
                <w:color w:val="A6A6A6" w:themeColor="background1" w:themeShade="A6"/>
              </w:rPr>
            </w:pPr>
            <w:r w:rsidRPr="001512DD">
              <w:rPr>
                <w:i/>
                <w:color w:val="A6A6A6" w:themeColor="background1" w:themeShade="A6"/>
              </w:rPr>
              <w:t>(Integer)</w:t>
            </w:r>
          </w:p>
        </w:tc>
      </w:tr>
      <w:tr w:rsidR="00EF261D" w:rsidRPr="001512DD" w14:paraId="17164B10"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2233100D" w14:textId="77777777" w:rsidR="00EF261D" w:rsidRPr="001512DD" w:rsidRDefault="00EF261D" w:rsidP="001512D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1BFB7933" w14:textId="33BC8C1D" w:rsidR="00EF261D" w:rsidRPr="001512DD" w:rsidRDefault="006C2023" w:rsidP="001512DD">
            <w:pPr>
              <w:spacing w:after="0"/>
              <w:rPr>
                <w:color w:val="000000"/>
              </w:rPr>
            </w:pPr>
            <w:r>
              <w:rPr>
                <w:w w:val="105"/>
              </w:rPr>
              <w:t>D</w:t>
            </w:r>
            <w:r w:rsidR="00EF261D" w:rsidRPr="001512DD">
              <w:rPr>
                <w:w w:val="105"/>
              </w:rPr>
              <w:t>1b. Units (</w:t>
            </w:r>
            <w:r w:rsidR="00EF261D" w:rsidRPr="001512DD">
              <w:rPr>
                <w:b/>
                <w:w w:val="105"/>
              </w:rPr>
              <w:t>unit1</w:t>
            </w:r>
            <w:r w:rsidR="00EF261D" w:rsidRPr="001512DD">
              <w:rPr>
                <w:w w:val="105"/>
              </w:rPr>
              <w:t>)</w:t>
            </w:r>
          </w:p>
        </w:tc>
        <w:tc>
          <w:tcPr>
            <w:tcW w:w="4312" w:type="dxa"/>
            <w:gridSpan w:val="2"/>
            <w:tcBorders>
              <w:top w:val="single" w:sz="4" w:space="0" w:color="000000"/>
              <w:bottom w:val="single" w:sz="4" w:space="0" w:color="000000"/>
              <w:right w:val="single" w:sz="18" w:space="0" w:color="000000"/>
            </w:tcBorders>
          </w:tcPr>
          <w:p w14:paraId="19654F07" w14:textId="4D4A7463" w:rsidR="00EF261D" w:rsidRPr="001512DD" w:rsidRDefault="00EF261D" w:rsidP="001512DD">
            <w:pPr>
              <w:spacing w:after="0"/>
              <w:rPr>
                <w:rFonts w:cs="Times New Roman"/>
                <w:w w:val="105"/>
              </w:rPr>
            </w:pPr>
            <w:r w:rsidRPr="001512DD">
              <w:rPr>
                <w:rFonts w:cs="Times New Roman"/>
                <w:w w:val="105"/>
              </w:rPr>
              <w:t>1=Lima</w:t>
            </w:r>
          </w:p>
          <w:p w14:paraId="5E958D8B" w14:textId="3C5FDB8F" w:rsidR="00EF261D" w:rsidRPr="001512DD" w:rsidRDefault="00EF261D" w:rsidP="001512DD">
            <w:pPr>
              <w:spacing w:after="0"/>
              <w:rPr>
                <w:rFonts w:cs="Times New Roman"/>
                <w:w w:val="105"/>
              </w:rPr>
            </w:pPr>
            <w:r w:rsidRPr="001512DD">
              <w:rPr>
                <w:rFonts w:cs="Times New Roman"/>
                <w:w w:val="105"/>
              </w:rPr>
              <w:t>2=Acre</w:t>
            </w:r>
          </w:p>
          <w:p w14:paraId="2A63EAB5" w14:textId="4476DA29" w:rsidR="00EF261D" w:rsidRPr="001512DD" w:rsidRDefault="00EF261D" w:rsidP="001512DD">
            <w:pPr>
              <w:spacing w:after="0"/>
              <w:rPr>
                <w:rFonts w:cs="Times New Roman"/>
                <w:w w:val="105"/>
              </w:rPr>
            </w:pPr>
            <w:r w:rsidRPr="001512DD">
              <w:rPr>
                <w:rFonts w:cs="Times New Roman"/>
                <w:w w:val="105"/>
              </w:rPr>
              <w:t>3=Hectare</w:t>
            </w:r>
          </w:p>
          <w:p w14:paraId="562FFA18" w14:textId="1E9C2F3D" w:rsidR="00EF261D" w:rsidRPr="001512DD" w:rsidRDefault="00EF261D" w:rsidP="001512DD">
            <w:pPr>
              <w:spacing w:after="0"/>
              <w:rPr>
                <w:rFonts w:cs="Times New Roman"/>
                <w:w w:val="105"/>
              </w:rPr>
            </w:pPr>
            <w:r w:rsidRPr="001512DD">
              <w:rPr>
                <w:rFonts w:cs="Times New Roman"/>
                <w:w w:val="105"/>
              </w:rPr>
              <w:t>4=Square meter</w:t>
            </w:r>
          </w:p>
          <w:p w14:paraId="099A4A7B" w14:textId="68CCF08E" w:rsidR="00EF261D" w:rsidRPr="001512DD" w:rsidRDefault="00EF261D" w:rsidP="001512DD">
            <w:pPr>
              <w:spacing w:after="0"/>
              <w:rPr>
                <w:rFonts w:cs="Times New Roman"/>
                <w:w w:val="105"/>
              </w:rPr>
            </w:pPr>
            <w:r w:rsidRPr="001512DD">
              <w:rPr>
                <w:rFonts w:cs="Times New Roman"/>
                <w:w w:val="105"/>
              </w:rPr>
              <w:t>5=Steps</w:t>
            </w:r>
          </w:p>
          <w:p w14:paraId="462A0A69" w14:textId="2E4ACB38" w:rsidR="00EF261D" w:rsidRPr="001512DD" w:rsidRDefault="00EF261D" w:rsidP="001512DD">
            <w:pPr>
              <w:spacing w:after="0"/>
            </w:pPr>
            <w:r w:rsidRPr="001512DD">
              <w:rPr>
                <w:rFonts w:cs="Times New Roman"/>
                <w:w w:val="105"/>
              </w:rPr>
              <w:t>6=Ropes</w:t>
            </w:r>
          </w:p>
          <w:p w14:paraId="4B471700" w14:textId="0662E8CE" w:rsidR="00EF261D" w:rsidRPr="001512DD" w:rsidRDefault="00EF261D" w:rsidP="001512D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014A366B" w14:textId="77777777" w:rsidR="00EF261D" w:rsidRPr="001512DD" w:rsidRDefault="00EF261D" w:rsidP="001512DD">
            <w:pPr>
              <w:spacing w:after="0"/>
              <w:rPr>
                <w:rFonts w:eastAsia="Calibri" w:cs="Times New Roman"/>
                <w:i/>
                <w:color w:val="A6A6A6"/>
              </w:rPr>
            </w:pPr>
            <w:r w:rsidRPr="001512DD">
              <w:rPr>
                <w:rFonts w:eastAsia="Calibri" w:cs="Times New Roman"/>
                <w:i/>
                <w:color w:val="A6A6A6"/>
              </w:rPr>
              <w:t>(Code)</w:t>
            </w:r>
          </w:p>
        </w:tc>
      </w:tr>
      <w:tr w:rsidR="00EF261D" w:rsidRPr="001512DD" w14:paraId="6FA95340"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76E4E494" w14:textId="77777777" w:rsidR="00EF261D" w:rsidRPr="001512DD" w:rsidRDefault="00EF261D"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7DD3B897" w14:textId="449C7C82" w:rsidR="00EF261D" w:rsidRPr="001512DD" w:rsidRDefault="006C2023" w:rsidP="001512DD">
            <w:pPr>
              <w:spacing w:afterLines="20" w:after="48" w:line="240" w:lineRule="auto"/>
              <w:ind w:left="10"/>
              <w:contextualSpacing/>
              <w:rPr>
                <w:w w:val="105"/>
              </w:rPr>
            </w:pPr>
            <w:r>
              <w:rPr>
                <w:w w:val="105"/>
              </w:rPr>
              <w:t>D</w:t>
            </w:r>
            <w:r w:rsidR="00EF261D" w:rsidRPr="001512DD">
              <w:rPr>
                <w:w w:val="105"/>
              </w:rPr>
              <w:t>2. During this agricultural year (2013/2014), what is the total land area that your household rents FROM other households?  (</w:t>
            </w:r>
            <w:r w:rsidR="00EF261D" w:rsidRPr="001512DD">
              <w:rPr>
                <w:b/>
                <w:w w:val="105"/>
              </w:rPr>
              <w:t>grp_landarea_bwrentin</w:t>
            </w:r>
            <w:r w:rsidR="00EF261D" w:rsidRPr="001512DD">
              <w:rPr>
                <w:w w:val="105"/>
              </w:rPr>
              <w:t>)</w:t>
            </w:r>
          </w:p>
          <w:p w14:paraId="4621FE99" w14:textId="3E5D6E58" w:rsidR="00EF261D" w:rsidRPr="001512DD" w:rsidRDefault="00EF261D" w:rsidP="001512DD">
            <w:pPr>
              <w:spacing w:after="0"/>
              <w:rPr>
                <w:w w:val="105"/>
              </w:rPr>
            </w:pPr>
            <w:r w:rsidRPr="001512DD">
              <w:rPr>
                <w:i/>
                <w:w w:val="105"/>
              </w:rPr>
              <w:t>Either cash payment or in-kind</w:t>
            </w:r>
          </w:p>
        </w:tc>
        <w:tc>
          <w:tcPr>
            <w:tcW w:w="2527" w:type="dxa"/>
            <w:gridSpan w:val="3"/>
            <w:tcBorders>
              <w:top w:val="single" w:sz="18" w:space="0" w:color="000000"/>
              <w:left w:val="single" w:sz="18" w:space="0" w:color="000000"/>
              <w:bottom w:val="single" w:sz="18" w:space="0" w:color="000000"/>
              <w:right w:val="single" w:sz="18" w:space="0" w:color="000000"/>
            </w:tcBorders>
          </w:tcPr>
          <w:p w14:paraId="2130FEBD" w14:textId="77777777" w:rsidR="00EF261D" w:rsidRPr="001512DD" w:rsidRDefault="00EF261D" w:rsidP="001512DD">
            <w:pPr>
              <w:spacing w:after="0"/>
              <w:rPr>
                <w:i/>
                <w:color w:val="A6A6A6" w:themeColor="background1" w:themeShade="A6"/>
              </w:rPr>
            </w:pPr>
            <w:r w:rsidRPr="001512DD">
              <w:rPr>
                <w:i/>
                <w:color w:val="A6A6A6" w:themeColor="background1" w:themeShade="A6"/>
              </w:rPr>
              <w:t>(Integer)</w:t>
            </w:r>
          </w:p>
        </w:tc>
      </w:tr>
      <w:tr w:rsidR="00EF261D" w:rsidRPr="001512DD" w14:paraId="1B41F71A"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4DEBC01A" w14:textId="77777777" w:rsidR="00EF261D" w:rsidRPr="001512DD" w:rsidRDefault="00EF261D" w:rsidP="001512D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6835770A" w14:textId="2A51B7D1" w:rsidR="00EF261D" w:rsidRPr="001512DD" w:rsidRDefault="006C2023" w:rsidP="001512DD">
            <w:pPr>
              <w:spacing w:after="0"/>
              <w:rPr>
                <w:color w:val="000000"/>
              </w:rPr>
            </w:pPr>
            <w:r>
              <w:rPr>
                <w:w w:val="105"/>
              </w:rPr>
              <w:t>D</w:t>
            </w:r>
            <w:r w:rsidR="00EF261D" w:rsidRPr="001512DD">
              <w:rPr>
                <w:w w:val="105"/>
              </w:rPr>
              <w:t>2b. Units (</w:t>
            </w:r>
            <w:r w:rsidR="00EF261D" w:rsidRPr="001512DD">
              <w:rPr>
                <w:b/>
                <w:w w:val="105"/>
              </w:rPr>
              <w:t>unit2</w:t>
            </w:r>
            <w:r w:rsidR="00EF261D" w:rsidRPr="001512DD">
              <w:rPr>
                <w:w w:val="105"/>
              </w:rPr>
              <w:t>)</w:t>
            </w:r>
          </w:p>
        </w:tc>
        <w:tc>
          <w:tcPr>
            <w:tcW w:w="4312" w:type="dxa"/>
            <w:gridSpan w:val="2"/>
            <w:tcBorders>
              <w:top w:val="single" w:sz="4" w:space="0" w:color="000000"/>
              <w:bottom w:val="single" w:sz="4" w:space="0" w:color="000000"/>
              <w:right w:val="single" w:sz="18" w:space="0" w:color="000000"/>
            </w:tcBorders>
          </w:tcPr>
          <w:p w14:paraId="6624B36A" w14:textId="77777777" w:rsidR="00EF261D" w:rsidRPr="001512DD" w:rsidRDefault="00EF261D" w:rsidP="001512DD">
            <w:pPr>
              <w:spacing w:after="0"/>
              <w:rPr>
                <w:rFonts w:cs="Times New Roman"/>
                <w:w w:val="105"/>
              </w:rPr>
            </w:pPr>
            <w:r w:rsidRPr="001512DD">
              <w:rPr>
                <w:rFonts w:cs="Times New Roman"/>
                <w:w w:val="105"/>
              </w:rPr>
              <w:t>1=Lima</w:t>
            </w:r>
          </w:p>
          <w:p w14:paraId="2903E238" w14:textId="77777777" w:rsidR="00EF261D" w:rsidRPr="001512DD" w:rsidRDefault="00EF261D" w:rsidP="001512DD">
            <w:pPr>
              <w:spacing w:after="0"/>
              <w:rPr>
                <w:rFonts w:cs="Times New Roman"/>
                <w:w w:val="105"/>
              </w:rPr>
            </w:pPr>
            <w:r w:rsidRPr="001512DD">
              <w:rPr>
                <w:rFonts w:cs="Times New Roman"/>
                <w:w w:val="105"/>
              </w:rPr>
              <w:t>2=Acre</w:t>
            </w:r>
          </w:p>
          <w:p w14:paraId="150A49B9" w14:textId="77777777" w:rsidR="00EF261D" w:rsidRPr="001512DD" w:rsidRDefault="00EF261D" w:rsidP="001512DD">
            <w:pPr>
              <w:spacing w:after="0"/>
              <w:rPr>
                <w:rFonts w:cs="Times New Roman"/>
                <w:w w:val="105"/>
              </w:rPr>
            </w:pPr>
            <w:r w:rsidRPr="001512DD">
              <w:rPr>
                <w:rFonts w:cs="Times New Roman"/>
                <w:w w:val="105"/>
              </w:rPr>
              <w:t>3=Hectare</w:t>
            </w:r>
          </w:p>
          <w:p w14:paraId="46BB0DB5" w14:textId="77777777" w:rsidR="00EF261D" w:rsidRPr="001512DD" w:rsidRDefault="00EF261D" w:rsidP="001512DD">
            <w:pPr>
              <w:spacing w:after="0"/>
              <w:rPr>
                <w:rFonts w:cs="Times New Roman"/>
                <w:w w:val="105"/>
              </w:rPr>
            </w:pPr>
            <w:r w:rsidRPr="001512DD">
              <w:rPr>
                <w:rFonts w:cs="Times New Roman"/>
                <w:w w:val="105"/>
              </w:rPr>
              <w:t>4=Square meter</w:t>
            </w:r>
          </w:p>
          <w:p w14:paraId="1109A7E2" w14:textId="77777777" w:rsidR="00EF261D" w:rsidRPr="001512DD" w:rsidRDefault="00EF261D" w:rsidP="001512DD">
            <w:pPr>
              <w:spacing w:after="0"/>
              <w:rPr>
                <w:rFonts w:cs="Times New Roman"/>
                <w:w w:val="105"/>
              </w:rPr>
            </w:pPr>
            <w:r w:rsidRPr="001512DD">
              <w:rPr>
                <w:rFonts w:cs="Times New Roman"/>
                <w:w w:val="105"/>
              </w:rPr>
              <w:t>5=Steps</w:t>
            </w:r>
          </w:p>
          <w:p w14:paraId="3A7A3563" w14:textId="77777777" w:rsidR="00EF261D" w:rsidRPr="001512DD" w:rsidRDefault="00EF261D" w:rsidP="001512DD">
            <w:pPr>
              <w:spacing w:after="0"/>
            </w:pPr>
            <w:r w:rsidRPr="001512DD">
              <w:rPr>
                <w:rFonts w:cs="Times New Roman"/>
                <w:w w:val="105"/>
              </w:rPr>
              <w:t>6=Ropes</w:t>
            </w:r>
          </w:p>
          <w:p w14:paraId="7D5ED7D9" w14:textId="77777777" w:rsidR="00EF261D" w:rsidRPr="001512DD" w:rsidRDefault="00EF261D" w:rsidP="001512D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3A8BAB93" w14:textId="77777777" w:rsidR="00EF261D" w:rsidRPr="001512DD" w:rsidRDefault="00EF261D" w:rsidP="001512DD">
            <w:pPr>
              <w:spacing w:after="0"/>
              <w:rPr>
                <w:rFonts w:eastAsia="Calibri" w:cs="Times New Roman"/>
                <w:i/>
                <w:color w:val="A6A6A6"/>
              </w:rPr>
            </w:pPr>
            <w:r w:rsidRPr="001512DD">
              <w:rPr>
                <w:rFonts w:eastAsia="Calibri" w:cs="Times New Roman"/>
                <w:i/>
                <w:color w:val="A6A6A6"/>
              </w:rPr>
              <w:t>(Code)</w:t>
            </w:r>
          </w:p>
        </w:tc>
      </w:tr>
      <w:tr w:rsidR="00EF261D" w:rsidRPr="001512DD" w14:paraId="3D68D04C"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4CB16BF9" w14:textId="77777777" w:rsidR="00EF261D" w:rsidRPr="001512DD" w:rsidRDefault="00EF261D"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03F45B4D" w14:textId="20263B84" w:rsidR="00EF261D" w:rsidRPr="001512DD" w:rsidRDefault="006C2023" w:rsidP="001512DD">
            <w:pPr>
              <w:spacing w:afterLines="20" w:after="48" w:line="240" w:lineRule="auto"/>
              <w:ind w:left="10"/>
              <w:contextualSpacing/>
              <w:rPr>
                <w:w w:val="105"/>
              </w:rPr>
            </w:pPr>
            <w:r>
              <w:rPr>
                <w:w w:val="105"/>
              </w:rPr>
              <w:t>D</w:t>
            </w:r>
            <w:r w:rsidR="00EF261D" w:rsidRPr="001512DD">
              <w:rPr>
                <w:w w:val="105"/>
              </w:rPr>
              <w:t>3. During this agricultural year (2013/2014), what is the total land area that your household borrows FROM other households?  (</w:t>
            </w:r>
            <w:r w:rsidR="00EF261D" w:rsidRPr="001512DD">
              <w:rPr>
                <w:b/>
                <w:w w:val="105"/>
              </w:rPr>
              <w:t>grp_landarea_borrowin</w:t>
            </w:r>
            <w:r w:rsidR="00EF261D" w:rsidRPr="001512DD">
              <w:rPr>
                <w:w w:val="105"/>
              </w:rPr>
              <w:t>)</w:t>
            </w:r>
          </w:p>
          <w:p w14:paraId="4D880CE4" w14:textId="505F57FD" w:rsidR="00EF261D" w:rsidRPr="001512DD" w:rsidRDefault="00EF261D" w:rsidP="001512DD">
            <w:pPr>
              <w:spacing w:after="0"/>
              <w:rPr>
                <w:w w:val="105"/>
              </w:rPr>
            </w:pPr>
            <w:r w:rsidRPr="001512DD">
              <w:rPr>
                <w:i/>
                <w:w w:val="105"/>
              </w:rPr>
              <w:t>No payment or in-kind contribution expected</w:t>
            </w:r>
          </w:p>
        </w:tc>
        <w:tc>
          <w:tcPr>
            <w:tcW w:w="2527" w:type="dxa"/>
            <w:gridSpan w:val="3"/>
            <w:tcBorders>
              <w:top w:val="single" w:sz="18" w:space="0" w:color="000000"/>
              <w:left w:val="single" w:sz="18" w:space="0" w:color="000000"/>
              <w:bottom w:val="single" w:sz="18" w:space="0" w:color="000000"/>
              <w:right w:val="single" w:sz="18" w:space="0" w:color="000000"/>
            </w:tcBorders>
          </w:tcPr>
          <w:p w14:paraId="77637412" w14:textId="77777777" w:rsidR="00EF261D" w:rsidRPr="001512DD" w:rsidRDefault="00EF261D" w:rsidP="001512DD">
            <w:pPr>
              <w:spacing w:after="0"/>
              <w:rPr>
                <w:i/>
                <w:color w:val="A6A6A6" w:themeColor="background1" w:themeShade="A6"/>
              </w:rPr>
            </w:pPr>
            <w:r w:rsidRPr="001512DD">
              <w:rPr>
                <w:i/>
                <w:color w:val="A6A6A6" w:themeColor="background1" w:themeShade="A6"/>
              </w:rPr>
              <w:t>(Integer)</w:t>
            </w:r>
          </w:p>
        </w:tc>
      </w:tr>
      <w:tr w:rsidR="00EF261D" w:rsidRPr="001512DD" w14:paraId="13069E89"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790BD3E4" w14:textId="77777777" w:rsidR="00EF261D" w:rsidRPr="001512DD" w:rsidRDefault="00EF261D" w:rsidP="001512D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55CCBB53" w14:textId="45DEC2B3" w:rsidR="00EF261D" w:rsidRPr="001512DD" w:rsidRDefault="006C2023" w:rsidP="001512DD">
            <w:pPr>
              <w:spacing w:after="0"/>
              <w:rPr>
                <w:color w:val="000000"/>
              </w:rPr>
            </w:pPr>
            <w:r>
              <w:rPr>
                <w:w w:val="105"/>
              </w:rPr>
              <w:t>D</w:t>
            </w:r>
            <w:r w:rsidR="00EF261D" w:rsidRPr="001512DD">
              <w:rPr>
                <w:w w:val="105"/>
              </w:rPr>
              <w:t>3b. Units (</w:t>
            </w:r>
            <w:r w:rsidR="00EF261D" w:rsidRPr="001512DD">
              <w:rPr>
                <w:b/>
                <w:w w:val="105"/>
              </w:rPr>
              <w:t>unit3</w:t>
            </w:r>
            <w:r w:rsidR="00EF261D" w:rsidRPr="001512DD">
              <w:rPr>
                <w:w w:val="105"/>
              </w:rPr>
              <w:t>)</w:t>
            </w:r>
          </w:p>
        </w:tc>
        <w:tc>
          <w:tcPr>
            <w:tcW w:w="4312" w:type="dxa"/>
            <w:gridSpan w:val="2"/>
            <w:tcBorders>
              <w:top w:val="single" w:sz="4" w:space="0" w:color="000000"/>
              <w:bottom w:val="single" w:sz="4" w:space="0" w:color="000000"/>
              <w:right w:val="single" w:sz="18" w:space="0" w:color="000000"/>
            </w:tcBorders>
          </w:tcPr>
          <w:p w14:paraId="2A3B55C4" w14:textId="77777777" w:rsidR="00EF261D" w:rsidRPr="001512DD" w:rsidRDefault="00EF261D" w:rsidP="001512DD">
            <w:pPr>
              <w:spacing w:after="0"/>
              <w:rPr>
                <w:rFonts w:cs="Times New Roman"/>
                <w:w w:val="105"/>
              </w:rPr>
            </w:pPr>
            <w:r w:rsidRPr="001512DD">
              <w:rPr>
                <w:rFonts w:cs="Times New Roman"/>
                <w:w w:val="105"/>
              </w:rPr>
              <w:t>1=Lima</w:t>
            </w:r>
          </w:p>
          <w:p w14:paraId="41560849" w14:textId="77777777" w:rsidR="00EF261D" w:rsidRPr="001512DD" w:rsidRDefault="00EF261D" w:rsidP="001512DD">
            <w:pPr>
              <w:spacing w:after="0"/>
              <w:rPr>
                <w:rFonts w:cs="Times New Roman"/>
                <w:w w:val="105"/>
              </w:rPr>
            </w:pPr>
            <w:r w:rsidRPr="001512DD">
              <w:rPr>
                <w:rFonts w:cs="Times New Roman"/>
                <w:w w:val="105"/>
              </w:rPr>
              <w:t>2=Acre</w:t>
            </w:r>
          </w:p>
          <w:p w14:paraId="1C88A852" w14:textId="77777777" w:rsidR="00EF261D" w:rsidRPr="001512DD" w:rsidRDefault="00EF261D" w:rsidP="001512DD">
            <w:pPr>
              <w:spacing w:after="0"/>
              <w:rPr>
                <w:rFonts w:cs="Times New Roman"/>
                <w:w w:val="105"/>
              </w:rPr>
            </w:pPr>
            <w:r w:rsidRPr="001512DD">
              <w:rPr>
                <w:rFonts w:cs="Times New Roman"/>
                <w:w w:val="105"/>
              </w:rPr>
              <w:t>3=Hectare</w:t>
            </w:r>
          </w:p>
          <w:p w14:paraId="41AE166C" w14:textId="77777777" w:rsidR="00EF261D" w:rsidRPr="001512DD" w:rsidRDefault="00EF261D" w:rsidP="001512DD">
            <w:pPr>
              <w:spacing w:after="0"/>
              <w:rPr>
                <w:rFonts w:cs="Times New Roman"/>
                <w:w w:val="105"/>
              </w:rPr>
            </w:pPr>
            <w:r w:rsidRPr="001512DD">
              <w:rPr>
                <w:rFonts w:cs="Times New Roman"/>
                <w:w w:val="105"/>
              </w:rPr>
              <w:t>4=Square meter</w:t>
            </w:r>
          </w:p>
          <w:p w14:paraId="4E9F15C2" w14:textId="77777777" w:rsidR="00EF261D" w:rsidRPr="001512DD" w:rsidRDefault="00EF261D" w:rsidP="001512DD">
            <w:pPr>
              <w:spacing w:after="0"/>
              <w:rPr>
                <w:rFonts w:cs="Times New Roman"/>
                <w:w w:val="105"/>
              </w:rPr>
            </w:pPr>
            <w:r w:rsidRPr="001512DD">
              <w:rPr>
                <w:rFonts w:cs="Times New Roman"/>
                <w:w w:val="105"/>
              </w:rPr>
              <w:t>5=Steps</w:t>
            </w:r>
          </w:p>
          <w:p w14:paraId="48129C3A" w14:textId="77777777" w:rsidR="00EF261D" w:rsidRPr="001512DD" w:rsidRDefault="00EF261D" w:rsidP="001512DD">
            <w:pPr>
              <w:spacing w:after="0"/>
            </w:pPr>
            <w:r w:rsidRPr="001512DD">
              <w:rPr>
                <w:rFonts w:cs="Times New Roman"/>
                <w:w w:val="105"/>
              </w:rPr>
              <w:t>6=Ropes</w:t>
            </w:r>
          </w:p>
          <w:p w14:paraId="0D00345D" w14:textId="77777777" w:rsidR="00EF261D" w:rsidRPr="001512DD" w:rsidRDefault="00EF261D" w:rsidP="001512D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5BE59EB6" w14:textId="77777777" w:rsidR="00EF261D" w:rsidRPr="001512DD" w:rsidRDefault="00EF261D" w:rsidP="001512DD">
            <w:pPr>
              <w:spacing w:after="0"/>
              <w:rPr>
                <w:rFonts w:eastAsia="Calibri" w:cs="Times New Roman"/>
                <w:i/>
                <w:color w:val="A6A6A6"/>
              </w:rPr>
            </w:pPr>
            <w:r w:rsidRPr="001512DD">
              <w:rPr>
                <w:rFonts w:eastAsia="Calibri" w:cs="Times New Roman"/>
                <w:i/>
                <w:color w:val="A6A6A6"/>
              </w:rPr>
              <w:t>(Code)</w:t>
            </w:r>
          </w:p>
        </w:tc>
      </w:tr>
      <w:tr w:rsidR="00EF261D" w:rsidRPr="001512DD" w14:paraId="77C40F9E"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7FFCAF41" w14:textId="77777777" w:rsidR="00EF261D" w:rsidRPr="001512DD" w:rsidRDefault="00EF261D"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016B375B" w14:textId="6CAFD3C4" w:rsidR="00EF261D" w:rsidRPr="001512DD" w:rsidRDefault="006C2023" w:rsidP="001512DD">
            <w:pPr>
              <w:spacing w:afterLines="20" w:after="48" w:line="240" w:lineRule="auto"/>
              <w:ind w:left="10"/>
              <w:contextualSpacing/>
              <w:rPr>
                <w:w w:val="105"/>
              </w:rPr>
            </w:pPr>
            <w:r>
              <w:rPr>
                <w:w w:val="105"/>
              </w:rPr>
              <w:t>D</w:t>
            </w:r>
            <w:r w:rsidR="00EF261D" w:rsidRPr="001512DD">
              <w:rPr>
                <w:w w:val="105"/>
              </w:rPr>
              <w:t>4. During this agricultural year (2013/2014), what is the total land that your household rents TO other households? (</w:t>
            </w:r>
            <w:r w:rsidR="00EF261D" w:rsidRPr="001512DD">
              <w:rPr>
                <w:b/>
                <w:w w:val="105"/>
              </w:rPr>
              <w:t>grp_landarea_rentout</w:t>
            </w:r>
            <w:r w:rsidR="00EF261D" w:rsidRPr="001512DD">
              <w:rPr>
                <w:w w:val="105"/>
              </w:rPr>
              <w:t>)</w:t>
            </w:r>
          </w:p>
          <w:p w14:paraId="1BDC4761" w14:textId="09374061" w:rsidR="00EF261D" w:rsidRPr="001512DD" w:rsidRDefault="00EF261D" w:rsidP="001512DD">
            <w:pPr>
              <w:spacing w:after="0"/>
              <w:rPr>
                <w:w w:val="105"/>
              </w:rPr>
            </w:pPr>
            <w:r w:rsidRPr="001512DD">
              <w:rPr>
                <w:i/>
                <w:w w:val="105"/>
              </w:rPr>
              <w:t>Either cash payment or in-kind</w:t>
            </w:r>
          </w:p>
        </w:tc>
        <w:tc>
          <w:tcPr>
            <w:tcW w:w="2527" w:type="dxa"/>
            <w:gridSpan w:val="3"/>
            <w:tcBorders>
              <w:top w:val="single" w:sz="18" w:space="0" w:color="000000"/>
              <w:left w:val="single" w:sz="18" w:space="0" w:color="000000"/>
              <w:bottom w:val="single" w:sz="18" w:space="0" w:color="000000"/>
              <w:right w:val="single" w:sz="18" w:space="0" w:color="000000"/>
            </w:tcBorders>
          </w:tcPr>
          <w:p w14:paraId="6CAB03F7" w14:textId="77777777" w:rsidR="00EF261D" w:rsidRPr="001512DD" w:rsidRDefault="00EF261D" w:rsidP="001512DD">
            <w:pPr>
              <w:spacing w:after="0"/>
              <w:rPr>
                <w:i/>
                <w:color w:val="A6A6A6" w:themeColor="background1" w:themeShade="A6"/>
              </w:rPr>
            </w:pPr>
            <w:r w:rsidRPr="001512DD">
              <w:rPr>
                <w:i/>
                <w:color w:val="A6A6A6" w:themeColor="background1" w:themeShade="A6"/>
              </w:rPr>
              <w:t>(Integer)</w:t>
            </w:r>
          </w:p>
        </w:tc>
      </w:tr>
      <w:tr w:rsidR="00EF261D" w:rsidRPr="001512DD" w14:paraId="5AC3045A"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37980806" w14:textId="77777777" w:rsidR="00EF261D" w:rsidRPr="001512DD" w:rsidRDefault="00EF261D" w:rsidP="001512D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5E78B01C" w14:textId="510D87F7" w:rsidR="00EF261D" w:rsidRPr="001512DD" w:rsidRDefault="006C2023" w:rsidP="001512DD">
            <w:pPr>
              <w:spacing w:after="0"/>
              <w:rPr>
                <w:color w:val="000000"/>
              </w:rPr>
            </w:pPr>
            <w:r>
              <w:rPr>
                <w:w w:val="105"/>
              </w:rPr>
              <w:t>D</w:t>
            </w:r>
            <w:r w:rsidR="00EF261D" w:rsidRPr="001512DD">
              <w:rPr>
                <w:w w:val="105"/>
              </w:rPr>
              <w:t>4b. Units (</w:t>
            </w:r>
            <w:r w:rsidR="00EF261D" w:rsidRPr="001512DD">
              <w:rPr>
                <w:b/>
                <w:w w:val="105"/>
              </w:rPr>
              <w:t>unit4</w:t>
            </w:r>
            <w:r w:rsidR="00EF261D" w:rsidRPr="001512DD">
              <w:rPr>
                <w:w w:val="105"/>
              </w:rPr>
              <w:t>)</w:t>
            </w:r>
          </w:p>
        </w:tc>
        <w:tc>
          <w:tcPr>
            <w:tcW w:w="4312" w:type="dxa"/>
            <w:gridSpan w:val="2"/>
            <w:tcBorders>
              <w:top w:val="single" w:sz="4" w:space="0" w:color="000000"/>
              <w:bottom w:val="single" w:sz="4" w:space="0" w:color="000000"/>
              <w:right w:val="single" w:sz="18" w:space="0" w:color="000000"/>
            </w:tcBorders>
          </w:tcPr>
          <w:p w14:paraId="57090B85" w14:textId="77777777" w:rsidR="00EF261D" w:rsidRPr="001512DD" w:rsidRDefault="00EF261D" w:rsidP="001512DD">
            <w:pPr>
              <w:spacing w:after="0"/>
              <w:rPr>
                <w:rFonts w:cs="Times New Roman"/>
                <w:w w:val="105"/>
              </w:rPr>
            </w:pPr>
            <w:r w:rsidRPr="001512DD">
              <w:rPr>
                <w:rFonts w:cs="Times New Roman"/>
                <w:w w:val="105"/>
              </w:rPr>
              <w:t>1=Lima</w:t>
            </w:r>
          </w:p>
          <w:p w14:paraId="110BD5FF" w14:textId="77777777" w:rsidR="00EF261D" w:rsidRPr="001512DD" w:rsidRDefault="00EF261D" w:rsidP="001512DD">
            <w:pPr>
              <w:spacing w:after="0"/>
              <w:rPr>
                <w:rFonts w:cs="Times New Roman"/>
                <w:w w:val="105"/>
              </w:rPr>
            </w:pPr>
            <w:r w:rsidRPr="001512DD">
              <w:rPr>
                <w:rFonts w:cs="Times New Roman"/>
                <w:w w:val="105"/>
              </w:rPr>
              <w:t>2=Acre</w:t>
            </w:r>
          </w:p>
          <w:p w14:paraId="0E1D419A" w14:textId="77777777" w:rsidR="00EF261D" w:rsidRPr="001512DD" w:rsidRDefault="00EF261D" w:rsidP="001512DD">
            <w:pPr>
              <w:spacing w:after="0"/>
              <w:rPr>
                <w:rFonts w:cs="Times New Roman"/>
                <w:w w:val="105"/>
              </w:rPr>
            </w:pPr>
            <w:r w:rsidRPr="001512DD">
              <w:rPr>
                <w:rFonts w:cs="Times New Roman"/>
                <w:w w:val="105"/>
              </w:rPr>
              <w:t>3=Hectare</w:t>
            </w:r>
          </w:p>
          <w:p w14:paraId="136A59A2" w14:textId="77777777" w:rsidR="00EF261D" w:rsidRPr="001512DD" w:rsidRDefault="00EF261D" w:rsidP="001512DD">
            <w:pPr>
              <w:spacing w:after="0"/>
              <w:rPr>
                <w:rFonts w:cs="Times New Roman"/>
                <w:w w:val="105"/>
              </w:rPr>
            </w:pPr>
            <w:r w:rsidRPr="001512DD">
              <w:rPr>
                <w:rFonts w:cs="Times New Roman"/>
                <w:w w:val="105"/>
              </w:rPr>
              <w:t>4=Square meter</w:t>
            </w:r>
          </w:p>
          <w:p w14:paraId="71FD6787" w14:textId="77777777" w:rsidR="00EF261D" w:rsidRPr="001512DD" w:rsidRDefault="00EF261D" w:rsidP="001512DD">
            <w:pPr>
              <w:spacing w:after="0"/>
              <w:rPr>
                <w:rFonts w:cs="Times New Roman"/>
                <w:w w:val="105"/>
              </w:rPr>
            </w:pPr>
            <w:r w:rsidRPr="001512DD">
              <w:rPr>
                <w:rFonts w:cs="Times New Roman"/>
                <w:w w:val="105"/>
              </w:rPr>
              <w:t>5=Steps</w:t>
            </w:r>
          </w:p>
          <w:p w14:paraId="2179916B" w14:textId="77777777" w:rsidR="00EF261D" w:rsidRPr="001512DD" w:rsidRDefault="00EF261D" w:rsidP="001512DD">
            <w:pPr>
              <w:spacing w:after="0"/>
            </w:pPr>
            <w:r w:rsidRPr="001512DD">
              <w:rPr>
                <w:rFonts w:cs="Times New Roman"/>
                <w:w w:val="105"/>
              </w:rPr>
              <w:lastRenderedPageBreak/>
              <w:t>6=Ropes</w:t>
            </w:r>
          </w:p>
          <w:p w14:paraId="4FCC7496" w14:textId="77777777" w:rsidR="00EF261D" w:rsidRPr="001512DD" w:rsidRDefault="00EF261D" w:rsidP="001512D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71A1799A" w14:textId="77777777" w:rsidR="00EF261D" w:rsidRPr="001512DD" w:rsidRDefault="00EF261D" w:rsidP="001512DD">
            <w:pPr>
              <w:spacing w:after="0"/>
              <w:rPr>
                <w:rFonts w:eastAsia="Calibri" w:cs="Times New Roman"/>
                <w:i/>
                <w:color w:val="A6A6A6"/>
              </w:rPr>
            </w:pPr>
            <w:r w:rsidRPr="001512DD">
              <w:rPr>
                <w:rFonts w:eastAsia="Calibri" w:cs="Times New Roman"/>
                <w:i/>
                <w:color w:val="A6A6A6"/>
              </w:rPr>
              <w:lastRenderedPageBreak/>
              <w:t>(Code)</w:t>
            </w:r>
          </w:p>
        </w:tc>
      </w:tr>
      <w:tr w:rsidR="00EF261D" w:rsidRPr="001512DD" w14:paraId="5513894F"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068AD0D5" w14:textId="77777777" w:rsidR="00EF261D" w:rsidRPr="001512DD" w:rsidRDefault="00EF261D"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386A2BC1" w14:textId="3CB6D672" w:rsidR="00EF261D" w:rsidRPr="001512DD" w:rsidRDefault="006C2023" w:rsidP="001512DD">
            <w:pPr>
              <w:spacing w:afterLines="20" w:after="48" w:line="240" w:lineRule="auto"/>
              <w:ind w:left="10"/>
              <w:contextualSpacing/>
              <w:rPr>
                <w:w w:val="105"/>
              </w:rPr>
            </w:pPr>
            <w:r>
              <w:rPr>
                <w:w w:val="105"/>
              </w:rPr>
              <w:t>D</w:t>
            </w:r>
            <w:r w:rsidR="00EF261D" w:rsidRPr="001512DD">
              <w:rPr>
                <w:w w:val="105"/>
              </w:rPr>
              <w:t>5. During this agricultural year (2013/2014), what is the total land that your household lends TO other households? (</w:t>
            </w:r>
            <w:r w:rsidR="00EF261D" w:rsidRPr="001512DD">
              <w:rPr>
                <w:b/>
                <w:w w:val="105"/>
              </w:rPr>
              <w:t>grp_landarea_rentout</w:t>
            </w:r>
            <w:r w:rsidR="00EF261D" w:rsidRPr="001512DD">
              <w:rPr>
                <w:w w:val="105"/>
              </w:rPr>
              <w:t>)</w:t>
            </w:r>
          </w:p>
          <w:p w14:paraId="167A3095" w14:textId="5C1D64F3" w:rsidR="00EF261D" w:rsidRPr="001512DD" w:rsidRDefault="00EF261D" w:rsidP="001512DD">
            <w:pPr>
              <w:spacing w:after="0"/>
              <w:rPr>
                <w:w w:val="105"/>
              </w:rPr>
            </w:pPr>
            <w:r w:rsidRPr="001512DD">
              <w:rPr>
                <w:i/>
                <w:w w:val="105"/>
              </w:rPr>
              <w:t>No payment or in-kind contribution expected</w:t>
            </w:r>
          </w:p>
        </w:tc>
        <w:tc>
          <w:tcPr>
            <w:tcW w:w="2527" w:type="dxa"/>
            <w:gridSpan w:val="3"/>
            <w:tcBorders>
              <w:top w:val="single" w:sz="18" w:space="0" w:color="000000"/>
              <w:left w:val="single" w:sz="18" w:space="0" w:color="000000"/>
              <w:bottom w:val="single" w:sz="18" w:space="0" w:color="000000"/>
              <w:right w:val="single" w:sz="18" w:space="0" w:color="000000"/>
            </w:tcBorders>
          </w:tcPr>
          <w:p w14:paraId="68A67641" w14:textId="77777777" w:rsidR="00EF261D" w:rsidRPr="001512DD" w:rsidRDefault="00EF261D" w:rsidP="001512DD">
            <w:pPr>
              <w:spacing w:after="0"/>
              <w:rPr>
                <w:i/>
                <w:color w:val="A6A6A6" w:themeColor="background1" w:themeShade="A6"/>
              </w:rPr>
            </w:pPr>
            <w:r w:rsidRPr="001512DD">
              <w:rPr>
                <w:i/>
                <w:color w:val="A6A6A6" w:themeColor="background1" w:themeShade="A6"/>
              </w:rPr>
              <w:t>(Integer)</w:t>
            </w:r>
          </w:p>
        </w:tc>
      </w:tr>
      <w:tr w:rsidR="00EF261D" w:rsidRPr="001512DD" w14:paraId="09B17611"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6987728A" w14:textId="77777777" w:rsidR="00EF261D" w:rsidRPr="001512DD" w:rsidRDefault="00EF261D" w:rsidP="001512D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0C4205FB" w14:textId="34C92D25" w:rsidR="00EF261D" w:rsidRPr="001512DD" w:rsidRDefault="006C2023" w:rsidP="001512DD">
            <w:pPr>
              <w:spacing w:after="0"/>
              <w:rPr>
                <w:color w:val="000000"/>
              </w:rPr>
            </w:pPr>
            <w:r>
              <w:rPr>
                <w:w w:val="105"/>
              </w:rPr>
              <w:t>D</w:t>
            </w:r>
            <w:r w:rsidR="00EF261D" w:rsidRPr="001512DD">
              <w:rPr>
                <w:w w:val="105"/>
              </w:rPr>
              <w:t>5b. Units (</w:t>
            </w:r>
            <w:r w:rsidR="00EF261D" w:rsidRPr="001512DD">
              <w:rPr>
                <w:b/>
                <w:w w:val="105"/>
              </w:rPr>
              <w:t>unit4</w:t>
            </w:r>
            <w:r w:rsidR="00EF261D" w:rsidRPr="001512DD">
              <w:rPr>
                <w:w w:val="105"/>
              </w:rPr>
              <w:t>)</w:t>
            </w:r>
          </w:p>
        </w:tc>
        <w:tc>
          <w:tcPr>
            <w:tcW w:w="4312" w:type="dxa"/>
            <w:gridSpan w:val="2"/>
            <w:tcBorders>
              <w:top w:val="single" w:sz="4" w:space="0" w:color="000000"/>
              <w:bottom w:val="single" w:sz="4" w:space="0" w:color="000000"/>
              <w:right w:val="single" w:sz="18" w:space="0" w:color="000000"/>
            </w:tcBorders>
          </w:tcPr>
          <w:p w14:paraId="5BEC2C99" w14:textId="77777777" w:rsidR="00EF261D" w:rsidRPr="001512DD" w:rsidRDefault="00EF261D" w:rsidP="001512DD">
            <w:pPr>
              <w:spacing w:after="0"/>
              <w:rPr>
                <w:rFonts w:cs="Times New Roman"/>
                <w:w w:val="105"/>
              </w:rPr>
            </w:pPr>
            <w:r w:rsidRPr="001512DD">
              <w:rPr>
                <w:rFonts w:cs="Times New Roman"/>
                <w:w w:val="105"/>
              </w:rPr>
              <w:t>1=Lima</w:t>
            </w:r>
          </w:p>
          <w:p w14:paraId="0E77CF30" w14:textId="77777777" w:rsidR="00EF261D" w:rsidRPr="001512DD" w:rsidRDefault="00EF261D" w:rsidP="001512DD">
            <w:pPr>
              <w:spacing w:after="0"/>
              <w:rPr>
                <w:rFonts w:cs="Times New Roman"/>
                <w:w w:val="105"/>
              </w:rPr>
            </w:pPr>
            <w:r w:rsidRPr="001512DD">
              <w:rPr>
                <w:rFonts w:cs="Times New Roman"/>
                <w:w w:val="105"/>
              </w:rPr>
              <w:t>2=Acre</w:t>
            </w:r>
          </w:p>
          <w:p w14:paraId="2554239B" w14:textId="77777777" w:rsidR="00EF261D" w:rsidRPr="001512DD" w:rsidRDefault="00EF261D" w:rsidP="001512DD">
            <w:pPr>
              <w:spacing w:after="0"/>
              <w:rPr>
                <w:rFonts w:cs="Times New Roman"/>
                <w:w w:val="105"/>
              </w:rPr>
            </w:pPr>
            <w:r w:rsidRPr="001512DD">
              <w:rPr>
                <w:rFonts w:cs="Times New Roman"/>
                <w:w w:val="105"/>
              </w:rPr>
              <w:t>3=Hectare</w:t>
            </w:r>
          </w:p>
          <w:p w14:paraId="27E6A982" w14:textId="77777777" w:rsidR="00EF261D" w:rsidRPr="001512DD" w:rsidRDefault="00EF261D" w:rsidP="001512DD">
            <w:pPr>
              <w:spacing w:after="0"/>
              <w:rPr>
                <w:rFonts w:cs="Times New Roman"/>
                <w:w w:val="105"/>
              </w:rPr>
            </w:pPr>
            <w:r w:rsidRPr="001512DD">
              <w:rPr>
                <w:rFonts w:cs="Times New Roman"/>
                <w:w w:val="105"/>
              </w:rPr>
              <w:t>4=Square meter</w:t>
            </w:r>
          </w:p>
          <w:p w14:paraId="57019C8B" w14:textId="77777777" w:rsidR="00EF261D" w:rsidRPr="001512DD" w:rsidRDefault="00EF261D" w:rsidP="001512DD">
            <w:pPr>
              <w:spacing w:after="0"/>
              <w:rPr>
                <w:rFonts w:cs="Times New Roman"/>
                <w:w w:val="105"/>
              </w:rPr>
            </w:pPr>
            <w:r w:rsidRPr="001512DD">
              <w:rPr>
                <w:rFonts w:cs="Times New Roman"/>
                <w:w w:val="105"/>
              </w:rPr>
              <w:t>5=Steps</w:t>
            </w:r>
          </w:p>
          <w:p w14:paraId="73DF62CD" w14:textId="77777777" w:rsidR="00EF261D" w:rsidRPr="001512DD" w:rsidRDefault="00EF261D" w:rsidP="001512DD">
            <w:pPr>
              <w:spacing w:after="0"/>
            </w:pPr>
            <w:r w:rsidRPr="001512DD">
              <w:rPr>
                <w:rFonts w:cs="Times New Roman"/>
                <w:w w:val="105"/>
              </w:rPr>
              <w:t>6=Ropes</w:t>
            </w:r>
          </w:p>
          <w:p w14:paraId="5BDE384D" w14:textId="77777777" w:rsidR="00EF261D" w:rsidRPr="001512DD" w:rsidRDefault="00EF261D" w:rsidP="001512D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7722B61D" w14:textId="77777777" w:rsidR="00EF261D" w:rsidRPr="001512DD" w:rsidRDefault="00EF261D" w:rsidP="001512DD">
            <w:pPr>
              <w:spacing w:after="0"/>
              <w:rPr>
                <w:rFonts w:eastAsia="Calibri" w:cs="Times New Roman"/>
                <w:i/>
                <w:color w:val="A6A6A6"/>
              </w:rPr>
            </w:pPr>
            <w:r w:rsidRPr="001512DD">
              <w:rPr>
                <w:rFonts w:eastAsia="Calibri" w:cs="Times New Roman"/>
                <w:i/>
                <w:color w:val="A6A6A6"/>
              </w:rPr>
              <w:t>(Code)</w:t>
            </w:r>
          </w:p>
        </w:tc>
      </w:tr>
      <w:tr w:rsidR="006511A2" w:rsidRPr="001512DD" w14:paraId="3932B4C4"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3985D657"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142FFDD7" w14:textId="34AA1C15" w:rsidR="006511A2" w:rsidRPr="001512DD" w:rsidRDefault="006C2023" w:rsidP="001512DD">
            <w:pPr>
              <w:spacing w:afterLines="20" w:after="48" w:line="240" w:lineRule="auto"/>
              <w:ind w:left="10"/>
              <w:contextualSpacing/>
              <w:rPr>
                <w:w w:val="105"/>
              </w:rPr>
            </w:pPr>
            <w:r>
              <w:rPr>
                <w:w w:val="105"/>
              </w:rPr>
              <w:t>D</w:t>
            </w:r>
            <w:r w:rsidR="006511A2" w:rsidRPr="001512DD">
              <w:rPr>
                <w:w w:val="105"/>
              </w:rPr>
              <w:t>6. What is the total number of fields that your household owns? (</w:t>
            </w:r>
            <w:r w:rsidR="006511A2" w:rsidRPr="001512DD">
              <w:rPr>
                <w:b/>
                <w:w w:val="105"/>
              </w:rPr>
              <w:t>totfield_own</w:t>
            </w:r>
            <w:r w:rsidR="006511A2" w:rsidRPr="001512DD">
              <w:rPr>
                <w:w w:val="105"/>
              </w:rPr>
              <w:t>)</w:t>
            </w:r>
          </w:p>
          <w:p w14:paraId="5E7C9588" w14:textId="1029E55E" w:rsidR="006511A2" w:rsidRPr="001512DD" w:rsidRDefault="006511A2" w:rsidP="001512DD">
            <w:pPr>
              <w:spacing w:after="0"/>
              <w:rPr>
                <w:w w:val="105"/>
              </w:rPr>
            </w:pPr>
            <w:r w:rsidRPr="001512DD">
              <w:rPr>
                <w:i/>
                <w:w w:val="105"/>
              </w:rPr>
              <w:t>A field is defined as a piece of land with distinct boundaries defined by land-use</w:t>
            </w:r>
          </w:p>
        </w:tc>
        <w:tc>
          <w:tcPr>
            <w:tcW w:w="2527" w:type="dxa"/>
            <w:gridSpan w:val="3"/>
            <w:tcBorders>
              <w:top w:val="single" w:sz="18" w:space="0" w:color="000000"/>
              <w:left w:val="single" w:sz="18" w:space="0" w:color="000000"/>
              <w:bottom w:val="single" w:sz="18" w:space="0" w:color="000000"/>
              <w:right w:val="single" w:sz="18" w:space="0" w:color="000000"/>
            </w:tcBorders>
          </w:tcPr>
          <w:p w14:paraId="6C8158A5" w14:textId="77777777"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7306C5" w:rsidRPr="001512DD" w14:paraId="761AB439"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694DA2BC"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6268F6D6" w14:textId="22D699D9" w:rsidR="006511A2" w:rsidRPr="001512DD" w:rsidRDefault="006C2023" w:rsidP="001512DD">
            <w:pPr>
              <w:spacing w:after="0"/>
              <w:rPr>
                <w:w w:val="105"/>
              </w:rPr>
            </w:pPr>
            <w:r>
              <w:rPr>
                <w:w w:val="105"/>
              </w:rPr>
              <w:t>D</w:t>
            </w:r>
            <w:r w:rsidR="006511A2" w:rsidRPr="001512DD">
              <w:rPr>
                <w:w w:val="105"/>
              </w:rPr>
              <w:t>7. What is the total number of fields that your household RENTS from other households?  (</w:t>
            </w:r>
            <w:r w:rsidR="006511A2" w:rsidRPr="001512DD">
              <w:rPr>
                <w:b/>
                <w:w w:val="105"/>
              </w:rPr>
              <w:t>totfield_rentin</w:t>
            </w:r>
            <w:r w:rsidR="006511A2"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6FD26933" w14:textId="77777777"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7306C5" w:rsidRPr="001512DD" w14:paraId="70351439"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7980E1B8"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60604927" w14:textId="22D5CF87" w:rsidR="006511A2" w:rsidRPr="001512DD" w:rsidRDefault="006C2023" w:rsidP="001512DD">
            <w:pPr>
              <w:spacing w:after="0"/>
              <w:rPr>
                <w:w w:val="105"/>
              </w:rPr>
            </w:pPr>
            <w:r>
              <w:rPr>
                <w:w w:val="105"/>
              </w:rPr>
              <w:t>D</w:t>
            </w:r>
            <w:r w:rsidR="006511A2" w:rsidRPr="001512DD">
              <w:rPr>
                <w:w w:val="105"/>
              </w:rPr>
              <w:t>8. What is the total number of fields that your household BORROWS from other households? (</w:t>
            </w:r>
            <w:r w:rsidR="006511A2" w:rsidRPr="001512DD">
              <w:rPr>
                <w:b/>
                <w:w w:val="105"/>
              </w:rPr>
              <w:t>totfield_borrowin</w:t>
            </w:r>
            <w:r w:rsidR="006511A2"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68E33A00" w14:textId="77777777"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7306C5" w:rsidRPr="001512DD" w14:paraId="77B83800"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3F55C312"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582966D3" w14:textId="7F0F321F" w:rsidR="006511A2" w:rsidRPr="001512DD" w:rsidRDefault="006C2023" w:rsidP="001512DD">
            <w:pPr>
              <w:spacing w:after="0"/>
              <w:rPr>
                <w:w w:val="105"/>
              </w:rPr>
            </w:pPr>
            <w:r>
              <w:rPr>
                <w:w w:val="105"/>
              </w:rPr>
              <w:t>D</w:t>
            </w:r>
            <w:r w:rsidR="006511A2" w:rsidRPr="001512DD">
              <w:rPr>
                <w:w w:val="105"/>
              </w:rPr>
              <w:t>9. What is the total number of fields that your household RENTS-OUT to other households? (</w:t>
            </w:r>
            <w:r w:rsidR="006511A2" w:rsidRPr="001512DD">
              <w:rPr>
                <w:b/>
                <w:w w:val="105"/>
              </w:rPr>
              <w:t>totfield_rentout</w:t>
            </w:r>
            <w:r w:rsidR="006511A2"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475A8BF6" w14:textId="77777777"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7306C5" w:rsidRPr="001512DD" w14:paraId="504BC779"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71495DD2"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26A12B04" w14:textId="57AFDC0C" w:rsidR="006511A2" w:rsidRPr="001512DD" w:rsidRDefault="006C2023" w:rsidP="001512DD">
            <w:pPr>
              <w:spacing w:after="0"/>
              <w:rPr>
                <w:w w:val="105"/>
              </w:rPr>
            </w:pPr>
            <w:r>
              <w:rPr>
                <w:w w:val="105"/>
              </w:rPr>
              <w:t>D</w:t>
            </w:r>
            <w:r w:rsidR="006511A2" w:rsidRPr="001512DD">
              <w:rPr>
                <w:w w:val="105"/>
              </w:rPr>
              <w:t>10. What is the total number of fields that your household LENDS to other households? (</w:t>
            </w:r>
            <w:r w:rsidR="006511A2" w:rsidRPr="001512DD">
              <w:rPr>
                <w:b/>
                <w:w w:val="105"/>
              </w:rPr>
              <w:t>totfield_borrowout</w:t>
            </w:r>
            <w:r w:rsidR="006511A2"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0FFBF752" w14:textId="77777777"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7306C5" w:rsidRPr="001512DD" w14:paraId="7153E21E"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06306020"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0FB97F8E" w14:textId="77777777" w:rsidR="006511A2" w:rsidRPr="001512DD" w:rsidRDefault="006511A2" w:rsidP="001512DD">
            <w:pPr>
              <w:spacing w:afterLines="20" w:after="48" w:line="240" w:lineRule="auto"/>
              <w:ind w:left="10"/>
              <w:contextualSpacing/>
              <w:rPr>
                <w:w w:val="105"/>
              </w:rPr>
            </w:pPr>
            <w:r w:rsidRPr="001512DD">
              <w:rPr>
                <w:w w:val="105"/>
              </w:rPr>
              <w:t>Enumerator calculate: How many fields in total does the household own, rent-in, or borrow from another household?</w:t>
            </w:r>
          </w:p>
          <w:p w14:paraId="08E46613" w14:textId="5A5F203C" w:rsidR="006511A2" w:rsidRPr="001512DD" w:rsidRDefault="006511A2" w:rsidP="001512DD">
            <w:pPr>
              <w:spacing w:after="0"/>
              <w:rPr>
                <w:w w:val="105"/>
              </w:rPr>
            </w:pPr>
            <w:r w:rsidRPr="001512DD">
              <w:rPr>
                <w:i/>
                <w:w w:val="105"/>
              </w:rPr>
              <w:t>This is the number of fields that you will ask the field roster questions about</w:t>
            </w:r>
          </w:p>
        </w:tc>
        <w:tc>
          <w:tcPr>
            <w:tcW w:w="2527" w:type="dxa"/>
            <w:gridSpan w:val="3"/>
            <w:tcBorders>
              <w:top w:val="single" w:sz="18" w:space="0" w:color="000000"/>
              <w:left w:val="single" w:sz="18" w:space="0" w:color="000000"/>
              <w:bottom w:val="single" w:sz="18" w:space="0" w:color="000000"/>
              <w:right w:val="single" w:sz="18" w:space="0" w:color="000000"/>
            </w:tcBorders>
          </w:tcPr>
          <w:p w14:paraId="3D2C8E17" w14:textId="77777777"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7306C5" w:rsidRPr="001512DD" w14:paraId="5CB7AA0A"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3A1689F7"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0E6479BD" w14:textId="6DE6A791" w:rsidR="006511A2" w:rsidRPr="001512DD" w:rsidRDefault="006C2023" w:rsidP="001512DD">
            <w:pPr>
              <w:spacing w:afterLines="20" w:after="48" w:line="240" w:lineRule="auto"/>
              <w:ind w:left="10"/>
              <w:contextualSpacing/>
              <w:rPr>
                <w:w w:val="105"/>
              </w:rPr>
            </w:pPr>
            <w:r>
              <w:rPr>
                <w:w w:val="105"/>
              </w:rPr>
              <w:t>D</w:t>
            </w:r>
            <w:r w:rsidR="006511A2" w:rsidRPr="001512DD">
              <w:rPr>
                <w:w w:val="105"/>
              </w:rPr>
              <w:t>11. How many of your fields were farmed for subsistence or cash crops during the this agricultural year (2013/2014)? (</w:t>
            </w:r>
            <w:r w:rsidR="006511A2" w:rsidRPr="001512DD">
              <w:rPr>
                <w:b/>
                <w:w w:val="105"/>
              </w:rPr>
              <w:t>subsistence</w:t>
            </w:r>
            <w:r w:rsidR="006511A2" w:rsidRPr="001512DD">
              <w:rPr>
                <w:w w:val="105"/>
              </w:rPr>
              <w:t>)</w:t>
            </w:r>
          </w:p>
          <w:p w14:paraId="0DB7A652" w14:textId="3F9EF644" w:rsidR="006511A2" w:rsidRPr="001512DD" w:rsidRDefault="006511A2" w:rsidP="001512DD">
            <w:pPr>
              <w:spacing w:after="0"/>
              <w:rPr>
                <w:w w:val="105"/>
              </w:rPr>
            </w:pPr>
            <w:r w:rsidRPr="001512DD">
              <w:rPr>
                <w:i/>
                <w:w w:val="105"/>
              </w:rPr>
              <w:t>Only consider land that is owned, rented in, or borrowed, not land that is rented out or lended to others</w:t>
            </w:r>
          </w:p>
        </w:tc>
        <w:tc>
          <w:tcPr>
            <w:tcW w:w="2527" w:type="dxa"/>
            <w:gridSpan w:val="3"/>
            <w:tcBorders>
              <w:top w:val="single" w:sz="18" w:space="0" w:color="000000"/>
              <w:left w:val="single" w:sz="18" w:space="0" w:color="000000"/>
              <w:bottom w:val="single" w:sz="18" w:space="0" w:color="000000"/>
              <w:right w:val="single" w:sz="18" w:space="0" w:color="000000"/>
            </w:tcBorders>
          </w:tcPr>
          <w:p w14:paraId="5974463E" w14:textId="77777777"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7306C5" w:rsidRPr="001512DD" w14:paraId="0EC0103B"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0D032298"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505A67CB" w14:textId="4B70130A" w:rsidR="006511A2" w:rsidRPr="001512DD" w:rsidRDefault="006C2023" w:rsidP="001512DD">
            <w:pPr>
              <w:spacing w:afterLines="20" w:after="48" w:line="240" w:lineRule="auto"/>
              <w:ind w:left="10"/>
              <w:contextualSpacing/>
              <w:rPr>
                <w:w w:val="105"/>
              </w:rPr>
            </w:pPr>
            <w:r>
              <w:rPr>
                <w:w w:val="105"/>
              </w:rPr>
              <w:t>D</w:t>
            </w:r>
            <w:r w:rsidR="006511A2" w:rsidRPr="001512DD">
              <w:rPr>
                <w:w w:val="105"/>
              </w:rPr>
              <w:t>12. How many of your fields were used as pastures or other non-agricultural uses, during this agricultural year (2013/2014)? (</w:t>
            </w:r>
            <w:r w:rsidR="006511A2" w:rsidRPr="001512DD">
              <w:rPr>
                <w:b/>
                <w:w w:val="105"/>
              </w:rPr>
              <w:t>past_nonagri</w:t>
            </w:r>
            <w:r w:rsidR="006511A2" w:rsidRPr="001512DD">
              <w:rPr>
                <w:w w:val="105"/>
              </w:rPr>
              <w:t>)</w:t>
            </w:r>
          </w:p>
          <w:p w14:paraId="4C52D658" w14:textId="374CAF76" w:rsidR="006511A2" w:rsidRPr="001512DD" w:rsidRDefault="006511A2" w:rsidP="001512DD">
            <w:pPr>
              <w:spacing w:after="0"/>
              <w:rPr>
                <w:w w:val="105"/>
              </w:rPr>
            </w:pPr>
            <w:r w:rsidRPr="001512DD">
              <w:rPr>
                <w:i/>
                <w:w w:val="105"/>
              </w:rPr>
              <w:t>Only consider land that is owned, rented in, or borrowed, not land that is rented out or lended to others</w:t>
            </w:r>
          </w:p>
        </w:tc>
        <w:tc>
          <w:tcPr>
            <w:tcW w:w="2527" w:type="dxa"/>
            <w:gridSpan w:val="3"/>
            <w:tcBorders>
              <w:top w:val="single" w:sz="18" w:space="0" w:color="000000"/>
              <w:left w:val="single" w:sz="18" w:space="0" w:color="000000"/>
              <w:bottom w:val="single" w:sz="18" w:space="0" w:color="000000"/>
              <w:right w:val="single" w:sz="18" w:space="0" w:color="000000"/>
            </w:tcBorders>
          </w:tcPr>
          <w:p w14:paraId="20F5BF7E" w14:textId="77777777"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7306C5" w:rsidRPr="001512DD" w14:paraId="58FFD0F9"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793B5789"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13F41E1B" w14:textId="35CADC8E" w:rsidR="006511A2" w:rsidRPr="001512DD" w:rsidRDefault="006C2023" w:rsidP="001512DD">
            <w:pPr>
              <w:spacing w:afterLines="20" w:after="48" w:line="240" w:lineRule="auto"/>
              <w:ind w:left="10"/>
              <w:contextualSpacing/>
              <w:rPr>
                <w:w w:val="105"/>
              </w:rPr>
            </w:pPr>
            <w:r>
              <w:rPr>
                <w:w w:val="105"/>
              </w:rPr>
              <w:t>D</w:t>
            </w:r>
            <w:r w:rsidR="006511A2" w:rsidRPr="001512DD">
              <w:rPr>
                <w:w w:val="105"/>
              </w:rPr>
              <w:t>13. How many of your fields did you leave fallow during this agricultural year (2013/2014)? (</w:t>
            </w:r>
            <w:r w:rsidR="006511A2" w:rsidRPr="001512DD">
              <w:rPr>
                <w:b/>
                <w:w w:val="105"/>
              </w:rPr>
              <w:t>fallowfields</w:t>
            </w:r>
            <w:r w:rsidR="006511A2" w:rsidRPr="001512DD">
              <w:rPr>
                <w:w w:val="105"/>
              </w:rPr>
              <w:t>)</w:t>
            </w:r>
          </w:p>
          <w:p w14:paraId="749A1422" w14:textId="1733BC4A" w:rsidR="006511A2" w:rsidRPr="001512DD" w:rsidRDefault="006511A2" w:rsidP="001512DD">
            <w:pPr>
              <w:spacing w:after="0"/>
              <w:rPr>
                <w:w w:val="105"/>
              </w:rPr>
            </w:pPr>
            <w:r w:rsidRPr="001512DD">
              <w:rPr>
                <w:i/>
                <w:w w:val="105"/>
              </w:rPr>
              <w:t>Only consider land that is owned, rented in, or borrowed, not land that is rented out or lended to others</w:t>
            </w:r>
          </w:p>
        </w:tc>
        <w:tc>
          <w:tcPr>
            <w:tcW w:w="2527" w:type="dxa"/>
            <w:gridSpan w:val="3"/>
            <w:tcBorders>
              <w:top w:val="single" w:sz="18" w:space="0" w:color="000000"/>
              <w:left w:val="single" w:sz="18" w:space="0" w:color="000000"/>
              <w:bottom w:val="single" w:sz="18" w:space="0" w:color="000000"/>
              <w:right w:val="single" w:sz="18" w:space="0" w:color="000000"/>
            </w:tcBorders>
          </w:tcPr>
          <w:p w14:paraId="560355CF" w14:textId="56CABD96"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7306C5" w:rsidRPr="001512DD" w14:paraId="7FA23E40"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6900B413"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2354389F" w14:textId="28A967F9" w:rsidR="006511A2" w:rsidRPr="001512DD" w:rsidRDefault="006C2023" w:rsidP="001512DD">
            <w:pPr>
              <w:pStyle w:val="longtableQtext"/>
              <w:spacing w:afterLines="20" w:after="48" w:line="240" w:lineRule="auto"/>
              <w:ind w:left="10"/>
              <w:contextualSpacing/>
              <w:rPr>
                <w:rFonts w:asciiTheme="minorHAnsi" w:hAnsiTheme="minorHAnsi"/>
                <w:color w:val="auto"/>
                <w:w w:val="105"/>
              </w:rPr>
            </w:pPr>
            <w:r>
              <w:rPr>
                <w:rFonts w:asciiTheme="minorHAnsi" w:hAnsiTheme="minorHAnsi"/>
                <w:color w:val="auto"/>
                <w:w w:val="105"/>
              </w:rPr>
              <w:t>D</w:t>
            </w:r>
            <w:r w:rsidR="006511A2" w:rsidRPr="001512DD">
              <w:rPr>
                <w:rFonts w:asciiTheme="minorHAnsi" w:hAnsiTheme="minorHAnsi"/>
                <w:color w:val="auto"/>
                <w:w w:val="105"/>
              </w:rPr>
              <w:t>14. How many fields did your household plant agroforestry trees on during this agricultural year (2013/2014)? (</w:t>
            </w:r>
            <w:r w:rsidR="006511A2" w:rsidRPr="001512DD">
              <w:rPr>
                <w:rFonts w:asciiTheme="minorHAnsi" w:hAnsiTheme="minorHAnsi"/>
                <w:b/>
                <w:color w:val="auto"/>
                <w:w w:val="105"/>
              </w:rPr>
              <w:t>tno_fields</w:t>
            </w:r>
            <w:r w:rsidR="006511A2" w:rsidRPr="001512DD">
              <w:rPr>
                <w:rFonts w:asciiTheme="minorHAnsi" w:hAnsiTheme="minorHAnsi"/>
                <w:color w:val="auto"/>
                <w:w w:val="105"/>
              </w:rPr>
              <w:t>)</w:t>
            </w:r>
          </w:p>
          <w:p w14:paraId="5B093204" w14:textId="710CF4BD" w:rsidR="006511A2" w:rsidRPr="001512DD" w:rsidRDefault="006511A2" w:rsidP="001512DD">
            <w:pPr>
              <w:spacing w:after="0"/>
              <w:rPr>
                <w:w w:val="105"/>
              </w:rPr>
            </w:pPr>
            <w:r w:rsidRPr="001512DD">
              <w:rPr>
                <w:i/>
                <w:w w:val="105"/>
              </w:rPr>
              <w:lastRenderedPageBreak/>
              <w:t>Agroforestry trees include musangu, glricidia, ububa, etc. Do not include pigeon peas or cowpeas.</w:t>
            </w:r>
          </w:p>
        </w:tc>
        <w:tc>
          <w:tcPr>
            <w:tcW w:w="2527" w:type="dxa"/>
            <w:gridSpan w:val="3"/>
            <w:tcBorders>
              <w:top w:val="single" w:sz="18" w:space="0" w:color="000000"/>
              <w:left w:val="single" w:sz="18" w:space="0" w:color="000000"/>
              <w:bottom w:val="single" w:sz="18" w:space="0" w:color="000000"/>
              <w:right w:val="single" w:sz="18" w:space="0" w:color="000000"/>
            </w:tcBorders>
          </w:tcPr>
          <w:p w14:paraId="0AD099A0" w14:textId="0B077897" w:rsidR="006511A2" w:rsidRPr="001512DD" w:rsidRDefault="006511A2" w:rsidP="001512DD">
            <w:pPr>
              <w:spacing w:after="0"/>
              <w:rPr>
                <w:i/>
                <w:color w:val="A6A6A6" w:themeColor="background1" w:themeShade="A6"/>
              </w:rPr>
            </w:pPr>
            <w:r w:rsidRPr="001512DD">
              <w:rPr>
                <w:i/>
                <w:color w:val="A6A6A6" w:themeColor="background1" w:themeShade="A6"/>
              </w:rPr>
              <w:lastRenderedPageBreak/>
              <w:t>(Integer)</w:t>
            </w:r>
          </w:p>
        </w:tc>
      </w:tr>
      <w:tr w:rsidR="006511A2" w:rsidRPr="001512DD" w14:paraId="4934E0D9"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58D6CDAA" w14:textId="77777777" w:rsidR="006511A2" w:rsidRPr="001512DD" w:rsidRDefault="006511A2" w:rsidP="001512DD">
            <w:pPr>
              <w:spacing w:after="0"/>
              <w:rPr>
                <w:rFonts w:eastAsia="Calibri" w:cs="Times New Roman"/>
                <w:w w:val="105"/>
              </w:rPr>
            </w:pPr>
          </w:p>
        </w:tc>
        <w:tc>
          <w:tcPr>
            <w:tcW w:w="4677" w:type="dxa"/>
            <w:tcBorders>
              <w:top w:val="single" w:sz="4" w:space="0" w:color="000000"/>
              <w:left w:val="single" w:sz="4" w:space="0" w:color="auto"/>
              <w:bottom w:val="single" w:sz="4" w:space="0" w:color="000000"/>
            </w:tcBorders>
          </w:tcPr>
          <w:p w14:paraId="439CE28D" w14:textId="4569787B" w:rsidR="006511A2" w:rsidRPr="001512DD" w:rsidRDefault="006C2023" w:rsidP="001512DD">
            <w:pPr>
              <w:spacing w:after="0"/>
              <w:rPr>
                <w:rFonts w:eastAsia="Calibri" w:cs="Times New Roman"/>
                <w:w w:val="105"/>
              </w:rPr>
            </w:pPr>
            <w:r>
              <w:rPr>
                <w:w w:val="105"/>
              </w:rPr>
              <w:t>D</w:t>
            </w:r>
            <w:r w:rsidR="006511A2" w:rsidRPr="001512DD">
              <w:rPr>
                <w:w w:val="105"/>
              </w:rPr>
              <w:t>15. In the past 5 years, has your household requested or tried to obtain additional land in this village for use by your household? (</w:t>
            </w:r>
            <w:r w:rsidR="006511A2" w:rsidRPr="001512DD">
              <w:rPr>
                <w:b/>
                <w:w w:val="105"/>
              </w:rPr>
              <w:t>req_land</w:t>
            </w:r>
            <w:r w:rsidR="006511A2" w:rsidRPr="001512DD">
              <w:rPr>
                <w:w w:val="105"/>
              </w:rPr>
              <w:t>)</w:t>
            </w:r>
          </w:p>
        </w:tc>
        <w:tc>
          <w:tcPr>
            <w:tcW w:w="4332" w:type="dxa"/>
            <w:gridSpan w:val="3"/>
            <w:tcBorders>
              <w:top w:val="single" w:sz="4" w:space="0" w:color="000000"/>
              <w:bottom w:val="single" w:sz="4" w:space="0" w:color="000000"/>
              <w:right w:val="single" w:sz="18" w:space="0" w:color="000000"/>
            </w:tcBorders>
          </w:tcPr>
          <w:p w14:paraId="74AC155C" w14:textId="77777777" w:rsidR="006511A2" w:rsidRPr="001512DD" w:rsidRDefault="006511A2" w:rsidP="001512DD">
            <w:pPr>
              <w:spacing w:after="0"/>
            </w:pPr>
            <w:r w:rsidRPr="001512DD">
              <w:t>1=No</w:t>
            </w:r>
          </w:p>
          <w:p w14:paraId="08BC57F9" w14:textId="77777777" w:rsidR="006511A2" w:rsidRPr="001512DD" w:rsidRDefault="006511A2" w:rsidP="001512DD">
            <w:pPr>
              <w:spacing w:after="0"/>
            </w:pPr>
            <w:r w:rsidRPr="001512DD">
              <w:t>2=Yes</w:t>
            </w:r>
            <w:r w:rsidRPr="001512DD" w:rsidDel="00226116">
              <w:t xml:space="preserve"> </w:t>
            </w:r>
          </w:p>
          <w:p w14:paraId="3C878E26" w14:textId="77777777" w:rsidR="006511A2" w:rsidRPr="001512DD" w:rsidRDefault="006511A2" w:rsidP="001512DD">
            <w:pPr>
              <w:spacing w:after="0"/>
            </w:pPr>
            <w:r w:rsidRPr="001512DD">
              <w:t>888=Don’t know</w:t>
            </w:r>
          </w:p>
          <w:p w14:paraId="37652577" w14:textId="77777777" w:rsidR="006511A2" w:rsidRPr="001512DD" w:rsidRDefault="006511A2" w:rsidP="001512DD">
            <w:pPr>
              <w:spacing w:after="0"/>
            </w:pPr>
            <w:r w:rsidRPr="001512DD">
              <w:t>999=Prefer not to respond</w:t>
            </w:r>
          </w:p>
        </w:tc>
        <w:tc>
          <w:tcPr>
            <w:tcW w:w="712" w:type="dxa"/>
            <w:tcBorders>
              <w:top w:val="single" w:sz="18" w:space="0" w:color="000000"/>
              <w:left w:val="single" w:sz="18" w:space="0" w:color="000000"/>
              <w:bottom w:val="single" w:sz="18" w:space="0" w:color="000000"/>
              <w:right w:val="single" w:sz="18" w:space="0" w:color="000000"/>
            </w:tcBorders>
          </w:tcPr>
          <w:p w14:paraId="3E5B2205" w14:textId="77777777" w:rsidR="006511A2" w:rsidRPr="001512DD" w:rsidRDefault="006511A2" w:rsidP="001512DD">
            <w:pPr>
              <w:spacing w:after="0"/>
              <w:rPr>
                <w:rFonts w:eastAsia="Calibri" w:cs="Times New Roman"/>
                <w:i/>
                <w:color w:val="A6A6A6"/>
              </w:rPr>
            </w:pPr>
            <w:r w:rsidRPr="001512DD">
              <w:rPr>
                <w:rFonts w:eastAsia="Calibri" w:cs="Times New Roman"/>
                <w:i/>
                <w:color w:val="A6A6A6"/>
              </w:rPr>
              <w:t>(Code)</w:t>
            </w:r>
          </w:p>
        </w:tc>
      </w:tr>
      <w:tr w:rsidR="006511A2" w:rsidRPr="001512DD" w14:paraId="781B35E9"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25A61878" w14:textId="77777777" w:rsidR="006511A2" w:rsidRPr="001512DD" w:rsidRDefault="006511A2" w:rsidP="001512DD">
            <w:pPr>
              <w:spacing w:after="0"/>
              <w:rPr>
                <w:rFonts w:eastAsia="Calibri" w:cs="Times New Roman"/>
                <w:w w:val="105"/>
              </w:rPr>
            </w:pPr>
          </w:p>
        </w:tc>
        <w:tc>
          <w:tcPr>
            <w:tcW w:w="4677" w:type="dxa"/>
            <w:tcBorders>
              <w:top w:val="single" w:sz="4" w:space="0" w:color="000000"/>
              <w:left w:val="single" w:sz="4" w:space="0" w:color="auto"/>
              <w:bottom w:val="single" w:sz="4" w:space="0" w:color="000000"/>
            </w:tcBorders>
          </w:tcPr>
          <w:p w14:paraId="70058719" w14:textId="7E8432A2" w:rsidR="006511A2" w:rsidRPr="001512DD" w:rsidRDefault="006C2023" w:rsidP="001512DD">
            <w:pPr>
              <w:spacing w:after="0"/>
              <w:rPr>
                <w:rFonts w:eastAsia="Calibri" w:cs="Times New Roman"/>
                <w:w w:val="105"/>
              </w:rPr>
            </w:pPr>
            <w:r>
              <w:rPr>
                <w:w w:val="105"/>
              </w:rPr>
              <w:t>D</w:t>
            </w:r>
            <w:r w:rsidR="006511A2" w:rsidRPr="001512DD">
              <w:rPr>
                <w:w w:val="105"/>
              </w:rPr>
              <w:t>16. From whom did you request this land? (</w:t>
            </w:r>
            <w:r w:rsidR="006511A2" w:rsidRPr="001512DD">
              <w:rPr>
                <w:b/>
                <w:w w:val="105"/>
              </w:rPr>
              <w:t>whom_request</w:t>
            </w:r>
            <w:r w:rsidR="006511A2" w:rsidRPr="001512DD">
              <w:rPr>
                <w:w w:val="105"/>
              </w:rPr>
              <w:t>)</w:t>
            </w:r>
          </w:p>
        </w:tc>
        <w:tc>
          <w:tcPr>
            <w:tcW w:w="4332" w:type="dxa"/>
            <w:gridSpan w:val="3"/>
            <w:tcBorders>
              <w:top w:val="single" w:sz="4" w:space="0" w:color="000000"/>
              <w:bottom w:val="single" w:sz="4" w:space="0" w:color="000000"/>
              <w:right w:val="single" w:sz="18" w:space="0" w:color="000000"/>
            </w:tcBorders>
          </w:tcPr>
          <w:p w14:paraId="1F1CC7ED" w14:textId="1F66118D" w:rsidR="006511A2" w:rsidRPr="001512DD" w:rsidRDefault="006511A2" w:rsidP="001512DD">
            <w:pPr>
              <w:spacing w:after="0"/>
            </w:pPr>
            <w:r w:rsidRPr="001512DD">
              <w:t>1=Headman</w:t>
            </w:r>
          </w:p>
          <w:p w14:paraId="2E2E984E" w14:textId="29BC0406" w:rsidR="006511A2" w:rsidRPr="001512DD" w:rsidRDefault="006511A2" w:rsidP="001512DD">
            <w:pPr>
              <w:spacing w:after="0"/>
            </w:pPr>
            <w:r w:rsidRPr="001512DD">
              <w:t>2=Induna</w:t>
            </w:r>
          </w:p>
          <w:p w14:paraId="5D1095F6" w14:textId="05C6DC08" w:rsidR="006511A2" w:rsidRPr="001512DD" w:rsidRDefault="006511A2" w:rsidP="001512DD">
            <w:pPr>
              <w:spacing w:after="0"/>
            </w:pPr>
            <w:r w:rsidRPr="001512DD">
              <w:t>3=Chief</w:t>
            </w:r>
          </w:p>
          <w:p w14:paraId="02CE3C3F" w14:textId="6E12E796" w:rsidR="006511A2" w:rsidRPr="001512DD" w:rsidRDefault="006511A2" w:rsidP="001512DD">
            <w:pPr>
              <w:spacing w:after="0"/>
            </w:pPr>
            <w:r w:rsidRPr="001512DD">
              <w:t>97=Other, please specify</w:t>
            </w:r>
          </w:p>
        </w:tc>
        <w:tc>
          <w:tcPr>
            <w:tcW w:w="712" w:type="dxa"/>
            <w:tcBorders>
              <w:top w:val="single" w:sz="18" w:space="0" w:color="000000"/>
              <w:left w:val="single" w:sz="18" w:space="0" w:color="000000"/>
              <w:bottom w:val="single" w:sz="18" w:space="0" w:color="000000"/>
              <w:right w:val="single" w:sz="18" w:space="0" w:color="000000"/>
            </w:tcBorders>
          </w:tcPr>
          <w:p w14:paraId="3CEA0053" w14:textId="77777777" w:rsidR="006511A2" w:rsidRPr="001512DD" w:rsidRDefault="006511A2" w:rsidP="001512DD">
            <w:pPr>
              <w:spacing w:after="0"/>
              <w:rPr>
                <w:rFonts w:eastAsia="Calibri" w:cs="Times New Roman"/>
                <w:i/>
                <w:color w:val="A6A6A6"/>
              </w:rPr>
            </w:pPr>
            <w:r w:rsidRPr="001512DD">
              <w:rPr>
                <w:rFonts w:eastAsia="Calibri" w:cs="Times New Roman"/>
                <w:i/>
                <w:color w:val="A6A6A6"/>
              </w:rPr>
              <w:t>(Code)</w:t>
            </w:r>
          </w:p>
        </w:tc>
      </w:tr>
      <w:tr w:rsidR="006511A2" w:rsidRPr="001512DD" w14:paraId="76912AE4"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0CBA88B7" w14:textId="77777777" w:rsidR="006511A2" w:rsidRPr="001512DD" w:rsidRDefault="006511A2" w:rsidP="001512DD">
            <w:pPr>
              <w:spacing w:after="0"/>
            </w:pPr>
          </w:p>
        </w:tc>
        <w:tc>
          <w:tcPr>
            <w:tcW w:w="4677" w:type="dxa"/>
            <w:tcBorders>
              <w:left w:val="single" w:sz="4" w:space="0" w:color="auto"/>
              <w:right w:val="single" w:sz="18" w:space="0" w:color="000000"/>
            </w:tcBorders>
          </w:tcPr>
          <w:p w14:paraId="6B1B8C4D" w14:textId="3DF86AE7" w:rsidR="006511A2" w:rsidRPr="001512DD" w:rsidRDefault="006C2023" w:rsidP="001512DD">
            <w:pPr>
              <w:spacing w:after="0"/>
              <w:rPr>
                <w:w w:val="105"/>
              </w:rPr>
            </w:pPr>
            <w:r>
              <w:rPr>
                <w:w w:val="105"/>
              </w:rPr>
              <w:t>D</w:t>
            </w:r>
            <w:r w:rsidR="006511A2" w:rsidRPr="001512DD">
              <w:rPr>
                <w:w w:val="105"/>
              </w:rPr>
              <w:t>16b. If other, please specify</w:t>
            </w:r>
          </w:p>
        </w:tc>
        <w:tc>
          <w:tcPr>
            <w:tcW w:w="5044" w:type="dxa"/>
            <w:gridSpan w:val="4"/>
            <w:tcBorders>
              <w:top w:val="single" w:sz="18" w:space="0" w:color="000000"/>
              <w:left w:val="single" w:sz="18" w:space="0" w:color="000000"/>
              <w:bottom w:val="single" w:sz="18" w:space="0" w:color="000000"/>
              <w:right w:val="single" w:sz="18" w:space="0" w:color="000000"/>
            </w:tcBorders>
          </w:tcPr>
          <w:p w14:paraId="1AE24C2D" w14:textId="77777777" w:rsidR="006511A2" w:rsidRPr="001512DD" w:rsidRDefault="006511A2" w:rsidP="001512DD">
            <w:pPr>
              <w:spacing w:after="0"/>
              <w:rPr>
                <w:w w:val="105"/>
              </w:rPr>
            </w:pPr>
            <w:r w:rsidRPr="001512DD">
              <w:rPr>
                <w:i/>
                <w:color w:val="A6A6A6" w:themeColor="background1" w:themeShade="A6"/>
              </w:rPr>
              <w:t>(Text)</w:t>
            </w:r>
          </w:p>
        </w:tc>
      </w:tr>
      <w:tr w:rsidR="006511A2" w:rsidRPr="001512DD" w14:paraId="52C589FE"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top w:val="single" w:sz="4" w:space="0" w:color="000000"/>
              <w:left w:val="single" w:sz="4" w:space="0" w:color="auto"/>
              <w:bottom w:val="single" w:sz="4" w:space="0" w:color="000000"/>
              <w:right w:val="single" w:sz="4" w:space="0" w:color="auto"/>
            </w:tcBorders>
          </w:tcPr>
          <w:p w14:paraId="7B7FB777" w14:textId="77777777" w:rsidR="006511A2" w:rsidRPr="001512DD" w:rsidRDefault="006511A2" w:rsidP="001512DD">
            <w:pPr>
              <w:spacing w:after="0"/>
            </w:pPr>
          </w:p>
        </w:tc>
        <w:tc>
          <w:tcPr>
            <w:tcW w:w="7194" w:type="dxa"/>
            <w:gridSpan w:val="2"/>
            <w:tcBorders>
              <w:top w:val="single" w:sz="4" w:space="0" w:color="000000"/>
              <w:left w:val="single" w:sz="4" w:space="0" w:color="auto"/>
              <w:bottom w:val="single" w:sz="4" w:space="0" w:color="000000"/>
              <w:right w:val="single" w:sz="18" w:space="0" w:color="000000"/>
            </w:tcBorders>
          </w:tcPr>
          <w:p w14:paraId="225D69D2" w14:textId="28151F0B" w:rsidR="006511A2" w:rsidRPr="001512DD" w:rsidRDefault="006C2023" w:rsidP="001512DD">
            <w:pPr>
              <w:spacing w:afterLines="20" w:after="48" w:line="240" w:lineRule="auto"/>
              <w:ind w:left="10"/>
              <w:contextualSpacing/>
              <w:rPr>
                <w:w w:val="105"/>
              </w:rPr>
            </w:pPr>
            <w:r>
              <w:rPr>
                <w:w w:val="105"/>
              </w:rPr>
              <w:t>D</w:t>
            </w:r>
            <w:r w:rsidR="006511A2" w:rsidRPr="001512DD">
              <w:rPr>
                <w:w w:val="105"/>
              </w:rPr>
              <w:t>17. How much land did your household request?  (</w:t>
            </w:r>
            <w:r w:rsidR="006511A2" w:rsidRPr="001512DD">
              <w:rPr>
                <w:b/>
                <w:w w:val="105"/>
              </w:rPr>
              <w:t>area_request</w:t>
            </w:r>
            <w:r w:rsidR="006511A2" w:rsidRPr="001512DD">
              <w:rPr>
                <w:w w:val="105"/>
              </w:rPr>
              <w:t>)</w:t>
            </w:r>
          </w:p>
          <w:p w14:paraId="6DAE554D" w14:textId="74B165E4" w:rsidR="006511A2" w:rsidRPr="001512DD" w:rsidRDefault="006511A2" w:rsidP="001512DD">
            <w:pPr>
              <w:spacing w:after="0"/>
              <w:rPr>
                <w:w w:val="105"/>
              </w:rPr>
            </w:pPr>
            <w:r w:rsidRPr="001512DD">
              <w:rPr>
                <w:i/>
                <w:w w:val="105"/>
              </w:rPr>
              <w:t>Probe and code</w:t>
            </w:r>
          </w:p>
        </w:tc>
        <w:tc>
          <w:tcPr>
            <w:tcW w:w="2527" w:type="dxa"/>
            <w:gridSpan w:val="3"/>
            <w:tcBorders>
              <w:top w:val="single" w:sz="18" w:space="0" w:color="000000"/>
              <w:left w:val="single" w:sz="18" w:space="0" w:color="000000"/>
              <w:bottom w:val="single" w:sz="18" w:space="0" w:color="000000"/>
              <w:right w:val="single" w:sz="18" w:space="0" w:color="000000"/>
            </w:tcBorders>
          </w:tcPr>
          <w:p w14:paraId="540B5B97" w14:textId="77777777"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6511A2" w:rsidRPr="001512DD" w14:paraId="7C3BFB24"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7F4BC2D1" w14:textId="77777777" w:rsidR="006511A2" w:rsidRPr="001512DD" w:rsidRDefault="006511A2" w:rsidP="001512D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187DBB32" w14:textId="44AFC0D9" w:rsidR="006511A2" w:rsidRPr="001512DD" w:rsidRDefault="006C2023" w:rsidP="001512DD">
            <w:pPr>
              <w:spacing w:after="0"/>
              <w:rPr>
                <w:color w:val="000000"/>
              </w:rPr>
            </w:pPr>
            <w:r>
              <w:rPr>
                <w:w w:val="105"/>
              </w:rPr>
              <w:t>D</w:t>
            </w:r>
            <w:r w:rsidR="006511A2" w:rsidRPr="001512DD">
              <w:rPr>
                <w:w w:val="105"/>
              </w:rPr>
              <w:t>17b. Units (</w:t>
            </w:r>
            <w:r w:rsidR="006511A2" w:rsidRPr="001512DD">
              <w:rPr>
                <w:b/>
                <w:w w:val="105"/>
              </w:rPr>
              <w:t>unit4</w:t>
            </w:r>
            <w:r w:rsidR="006511A2" w:rsidRPr="001512DD">
              <w:rPr>
                <w:w w:val="105"/>
              </w:rPr>
              <w:t>)</w:t>
            </w:r>
          </w:p>
        </w:tc>
        <w:tc>
          <w:tcPr>
            <w:tcW w:w="4312" w:type="dxa"/>
            <w:gridSpan w:val="2"/>
            <w:tcBorders>
              <w:top w:val="single" w:sz="4" w:space="0" w:color="000000"/>
              <w:bottom w:val="single" w:sz="4" w:space="0" w:color="000000"/>
              <w:right w:val="single" w:sz="18" w:space="0" w:color="000000"/>
            </w:tcBorders>
          </w:tcPr>
          <w:p w14:paraId="2A833CF7" w14:textId="77777777" w:rsidR="006511A2" w:rsidRPr="001512DD" w:rsidRDefault="006511A2" w:rsidP="001512DD">
            <w:pPr>
              <w:spacing w:after="0"/>
              <w:rPr>
                <w:rFonts w:cs="Times New Roman"/>
                <w:w w:val="105"/>
              </w:rPr>
            </w:pPr>
            <w:r w:rsidRPr="001512DD">
              <w:rPr>
                <w:rFonts w:cs="Times New Roman"/>
                <w:w w:val="105"/>
              </w:rPr>
              <w:t>1=Lima</w:t>
            </w:r>
          </w:p>
          <w:p w14:paraId="07C6945E" w14:textId="77777777" w:rsidR="006511A2" w:rsidRPr="001512DD" w:rsidRDefault="006511A2" w:rsidP="001512DD">
            <w:pPr>
              <w:spacing w:after="0"/>
              <w:rPr>
                <w:rFonts w:cs="Times New Roman"/>
                <w:w w:val="105"/>
              </w:rPr>
            </w:pPr>
            <w:r w:rsidRPr="001512DD">
              <w:rPr>
                <w:rFonts w:cs="Times New Roman"/>
                <w:w w:val="105"/>
              </w:rPr>
              <w:t>2=Acre</w:t>
            </w:r>
          </w:p>
          <w:p w14:paraId="68369C4F" w14:textId="77777777" w:rsidR="006511A2" w:rsidRPr="001512DD" w:rsidRDefault="006511A2" w:rsidP="001512DD">
            <w:pPr>
              <w:spacing w:after="0"/>
              <w:rPr>
                <w:rFonts w:cs="Times New Roman"/>
                <w:w w:val="105"/>
              </w:rPr>
            </w:pPr>
            <w:r w:rsidRPr="001512DD">
              <w:rPr>
                <w:rFonts w:cs="Times New Roman"/>
                <w:w w:val="105"/>
              </w:rPr>
              <w:t>3=Hectare</w:t>
            </w:r>
          </w:p>
          <w:p w14:paraId="12176B74" w14:textId="77777777" w:rsidR="006511A2" w:rsidRPr="001512DD" w:rsidRDefault="006511A2" w:rsidP="001512DD">
            <w:pPr>
              <w:spacing w:after="0"/>
              <w:rPr>
                <w:rFonts w:cs="Times New Roman"/>
                <w:w w:val="105"/>
              </w:rPr>
            </w:pPr>
            <w:r w:rsidRPr="001512DD">
              <w:rPr>
                <w:rFonts w:cs="Times New Roman"/>
                <w:w w:val="105"/>
              </w:rPr>
              <w:t>4=Square meter</w:t>
            </w:r>
          </w:p>
          <w:p w14:paraId="2781F212" w14:textId="77777777" w:rsidR="006511A2" w:rsidRPr="001512DD" w:rsidRDefault="006511A2" w:rsidP="001512DD">
            <w:pPr>
              <w:spacing w:after="0"/>
              <w:rPr>
                <w:rFonts w:cs="Times New Roman"/>
                <w:w w:val="105"/>
              </w:rPr>
            </w:pPr>
            <w:r w:rsidRPr="001512DD">
              <w:rPr>
                <w:rFonts w:cs="Times New Roman"/>
                <w:w w:val="105"/>
              </w:rPr>
              <w:t>5=Steps</w:t>
            </w:r>
          </w:p>
          <w:p w14:paraId="3F306778" w14:textId="77777777" w:rsidR="006511A2" w:rsidRPr="001512DD" w:rsidRDefault="006511A2" w:rsidP="001512DD">
            <w:pPr>
              <w:spacing w:after="0"/>
            </w:pPr>
            <w:r w:rsidRPr="001512DD">
              <w:rPr>
                <w:rFonts w:cs="Times New Roman"/>
                <w:w w:val="105"/>
              </w:rPr>
              <w:t>6=Ropes</w:t>
            </w:r>
          </w:p>
          <w:p w14:paraId="3EFE32A5" w14:textId="77777777" w:rsidR="006511A2" w:rsidRPr="001512DD" w:rsidRDefault="006511A2" w:rsidP="001512D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38E9CBCB" w14:textId="77777777" w:rsidR="006511A2" w:rsidRPr="001512DD" w:rsidRDefault="006511A2" w:rsidP="001512DD">
            <w:pPr>
              <w:spacing w:after="0"/>
              <w:rPr>
                <w:rFonts w:eastAsia="Calibri" w:cs="Times New Roman"/>
                <w:i/>
                <w:color w:val="A6A6A6"/>
              </w:rPr>
            </w:pPr>
            <w:r w:rsidRPr="001512DD">
              <w:rPr>
                <w:rFonts w:eastAsia="Calibri" w:cs="Times New Roman"/>
                <w:i/>
                <w:color w:val="A6A6A6"/>
              </w:rPr>
              <w:t>(Code)</w:t>
            </w:r>
          </w:p>
        </w:tc>
      </w:tr>
      <w:tr w:rsidR="006511A2" w:rsidRPr="001512DD" w14:paraId="5DC266AA"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241E9076" w14:textId="77777777" w:rsidR="006511A2" w:rsidRPr="001512DD" w:rsidRDefault="006511A2"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4398C66C" w14:textId="27C06239" w:rsidR="006511A2" w:rsidRPr="001512DD" w:rsidRDefault="006C2023" w:rsidP="001512DD">
            <w:pPr>
              <w:spacing w:after="0"/>
              <w:rPr>
                <w:w w:val="105"/>
              </w:rPr>
            </w:pPr>
            <w:r>
              <w:rPr>
                <w:w w:val="105"/>
              </w:rPr>
              <w:t>D</w:t>
            </w:r>
            <w:r w:rsidR="006511A2" w:rsidRPr="001512DD">
              <w:rPr>
                <w:w w:val="105"/>
              </w:rPr>
              <w:t>18. What was the area of the land obtained? (</w:t>
            </w:r>
            <w:r w:rsidR="006511A2" w:rsidRPr="001512DD">
              <w:rPr>
                <w:b/>
                <w:w w:val="105"/>
              </w:rPr>
              <w:t>area_obtained</w:t>
            </w:r>
            <w:r w:rsidR="006511A2"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570108FB" w14:textId="77777777" w:rsidR="006511A2" w:rsidRPr="001512DD" w:rsidRDefault="006511A2" w:rsidP="001512DD">
            <w:pPr>
              <w:spacing w:after="0"/>
              <w:rPr>
                <w:i/>
                <w:color w:val="A6A6A6" w:themeColor="background1" w:themeShade="A6"/>
              </w:rPr>
            </w:pPr>
            <w:r w:rsidRPr="001512DD">
              <w:rPr>
                <w:i/>
                <w:color w:val="A6A6A6" w:themeColor="background1" w:themeShade="A6"/>
              </w:rPr>
              <w:t>(Integer)</w:t>
            </w:r>
          </w:p>
        </w:tc>
      </w:tr>
      <w:tr w:rsidR="006511A2" w:rsidRPr="001512DD" w14:paraId="0D9E8AA5"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05E96DAA" w14:textId="77777777" w:rsidR="006511A2" w:rsidRPr="001512DD" w:rsidRDefault="006511A2" w:rsidP="001512D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6720C76E" w14:textId="79E9E0C1" w:rsidR="006511A2" w:rsidRPr="001512DD" w:rsidRDefault="006C2023" w:rsidP="001512DD">
            <w:pPr>
              <w:spacing w:after="0"/>
              <w:rPr>
                <w:color w:val="000000"/>
              </w:rPr>
            </w:pPr>
            <w:r>
              <w:rPr>
                <w:w w:val="105"/>
              </w:rPr>
              <w:t>D</w:t>
            </w:r>
            <w:r w:rsidR="006511A2" w:rsidRPr="001512DD">
              <w:rPr>
                <w:w w:val="105"/>
              </w:rPr>
              <w:t>18b. Units (</w:t>
            </w:r>
            <w:r w:rsidR="006511A2" w:rsidRPr="001512DD">
              <w:rPr>
                <w:b/>
                <w:w w:val="105"/>
              </w:rPr>
              <w:t>unit5</w:t>
            </w:r>
            <w:r w:rsidR="006511A2" w:rsidRPr="001512DD">
              <w:rPr>
                <w:w w:val="105"/>
              </w:rPr>
              <w:t>)</w:t>
            </w:r>
          </w:p>
        </w:tc>
        <w:tc>
          <w:tcPr>
            <w:tcW w:w="4312" w:type="dxa"/>
            <w:gridSpan w:val="2"/>
            <w:tcBorders>
              <w:top w:val="single" w:sz="4" w:space="0" w:color="000000"/>
              <w:bottom w:val="single" w:sz="4" w:space="0" w:color="000000"/>
              <w:right w:val="single" w:sz="18" w:space="0" w:color="000000"/>
            </w:tcBorders>
          </w:tcPr>
          <w:p w14:paraId="6F8FBB66" w14:textId="77777777" w:rsidR="006511A2" w:rsidRPr="001512DD" w:rsidRDefault="006511A2" w:rsidP="001512DD">
            <w:pPr>
              <w:spacing w:after="0"/>
              <w:rPr>
                <w:rFonts w:cs="Times New Roman"/>
                <w:w w:val="105"/>
              </w:rPr>
            </w:pPr>
            <w:r w:rsidRPr="001512DD">
              <w:rPr>
                <w:rFonts w:cs="Times New Roman"/>
                <w:w w:val="105"/>
              </w:rPr>
              <w:t>1=Lima</w:t>
            </w:r>
          </w:p>
          <w:p w14:paraId="78151C3B" w14:textId="77777777" w:rsidR="006511A2" w:rsidRPr="001512DD" w:rsidRDefault="006511A2" w:rsidP="001512DD">
            <w:pPr>
              <w:spacing w:after="0"/>
              <w:rPr>
                <w:rFonts w:cs="Times New Roman"/>
                <w:w w:val="105"/>
              </w:rPr>
            </w:pPr>
            <w:r w:rsidRPr="001512DD">
              <w:rPr>
                <w:rFonts w:cs="Times New Roman"/>
                <w:w w:val="105"/>
              </w:rPr>
              <w:t>2=Acre</w:t>
            </w:r>
          </w:p>
          <w:p w14:paraId="5CE8FE17" w14:textId="77777777" w:rsidR="006511A2" w:rsidRPr="001512DD" w:rsidRDefault="006511A2" w:rsidP="001512DD">
            <w:pPr>
              <w:spacing w:after="0"/>
              <w:rPr>
                <w:rFonts w:cs="Times New Roman"/>
                <w:w w:val="105"/>
              </w:rPr>
            </w:pPr>
            <w:r w:rsidRPr="001512DD">
              <w:rPr>
                <w:rFonts w:cs="Times New Roman"/>
                <w:w w:val="105"/>
              </w:rPr>
              <w:t>3=Hectare</w:t>
            </w:r>
          </w:p>
          <w:p w14:paraId="71689F87" w14:textId="77777777" w:rsidR="006511A2" w:rsidRPr="001512DD" w:rsidRDefault="006511A2" w:rsidP="001512DD">
            <w:pPr>
              <w:spacing w:after="0"/>
              <w:rPr>
                <w:rFonts w:cs="Times New Roman"/>
                <w:w w:val="105"/>
              </w:rPr>
            </w:pPr>
            <w:r w:rsidRPr="001512DD">
              <w:rPr>
                <w:rFonts w:cs="Times New Roman"/>
                <w:w w:val="105"/>
              </w:rPr>
              <w:t>4=Square meter</w:t>
            </w:r>
          </w:p>
          <w:p w14:paraId="55BD02D1" w14:textId="77777777" w:rsidR="006511A2" w:rsidRPr="001512DD" w:rsidRDefault="006511A2" w:rsidP="001512DD">
            <w:pPr>
              <w:spacing w:after="0"/>
              <w:rPr>
                <w:rFonts w:cs="Times New Roman"/>
                <w:w w:val="105"/>
              </w:rPr>
            </w:pPr>
            <w:r w:rsidRPr="001512DD">
              <w:rPr>
                <w:rFonts w:cs="Times New Roman"/>
                <w:w w:val="105"/>
              </w:rPr>
              <w:t>5=Steps</w:t>
            </w:r>
          </w:p>
          <w:p w14:paraId="4F21E0AB" w14:textId="77777777" w:rsidR="006511A2" w:rsidRPr="001512DD" w:rsidRDefault="006511A2" w:rsidP="001512DD">
            <w:pPr>
              <w:spacing w:after="0"/>
            </w:pPr>
            <w:r w:rsidRPr="001512DD">
              <w:rPr>
                <w:rFonts w:cs="Times New Roman"/>
                <w:w w:val="105"/>
              </w:rPr>
              <w:t>6=Ropes</w:t>
            </w:r>
          </w:p>
          <w:p w14:paraId="61B4EAAB" w14:textId="77777777" w:rsidR="006511A2" w:rsidRPr="001512DD" w:rsidRDefault="006511A2" w:rsidP="001512D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749B8732" w14:textId="77777777" w:rsidR="006511A2" w:rsidRPr="001512DD" w:rsidRDefault="006511A2" w:rsidP="001512DD">
            <w:pPr>
              <w:spacing w:after="0"/>
              <w:rPr>
                <w:rFonts w:eastAsia="Calibri" w:cs="Times New Roman"/>
                <w:i/>
                <w:color w:val="A6A6A6"/>
              </w:rPr>
            </w:pPr>
            <w:r w:rsidRPr="001512DD">
              <w:rPr>
                <w:rFonts w:eastAsia="Calibri" w:cs="Times New Roman"/>
                <w:i/>
                <w:color w:val="A6A6A6"/>
              </w:rPr>
              <w:t>(Code)</w:t>
            </w:r>
          </w:p>
        </w:tc>
      </w:tr>
      <w:tr w:rsidR="007306C5" w:rsidRPr="001512DD" w14:paraId="3D531386"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02893BFA" w14:textId="77777777" w:rsidR="006511A2" w:rsidRPr="001512DD" w:rsidRDefault="006511A2" w:rsidP="001512D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65CE9DF1" w14:textId="343D1E1B" w:rsidR="006511A2" w:rsidRPr="001512DD" w:rsidRDefault="006C2023" w:rsidP="001512DD">
            <w:pPr>
              <w:spacing w:after="0"/>
              <w:rPr>
                <w:w w:val="105"/>
              </w:rPr>
            </w:pPr>
            <w:r>
              <w:rPr>
                <w:w w:val="105"/>
              </w:rPr>
              <w:t>D</w:t>
            </w:r>
            <w:r w:rsidR="006511A2" w:rsidRPr="001512DD">
              <w:rPr>
                <w:w w:val="105"/>
              </w:rPr>
              <w:t>19. What was the condition of the land when the household obtained it? (</w:t>
            </w:r>
            <w:r w:rsidR="006511A2" w:rsidRPr="001512DD">
              <w:rPr>
                <w:b/>
                <w:w w:val="105"/>
              </w:rPr>
              <w:t>land_state</w:t>
            </w:r>
            <w:r w:rsidR="006511A2" w:rsidRPr="001512DD">
              <w:rPr>
                <w:w w:val="105"/>
              </w:rPr>
              <w:t>)</w:t>
            </w:r>
          </w:p>
        </w:tc>
        <w:tc>
          <w:tcPr>
            <w:tcW w:w="4312" w:type="dxa"/>
            <w:gridSpan w:val="2"/>
            <w:tcBorders>
              <w:top w:val="single" w:sz="4" w:space="0" w:color="000000"/>
              <w:bottom w:val="single" w:sz="4" w:space="0" w:color="000000"/>
              <w:right w:val="single" w:sz="18" w:space="0" w:color="000000"/>
            </w:tcBorders>
          </w:tcPr>
          <w:p w14:paraId="428E0244" w14:textId="6B4F06B2" w:rsidR="006511A2" w:rsidRPr="001512DD" w:rsidRDefault="006511A2" w:rsidP="001512DD">
            <w:pPr>
              <w:spacing w:after="0"/>
              <w:rPr>
                <w:rFonts w:cs="Times New Roman"/>
                <w:w w:val="105"/>
              </w:rPr>
            </w:pPr>
            <w:r w:rsidRPr="001512DD">
              <w:rPr>
                <w:rFonts w:cs="Times New Roman"/>
                <w:w w:val="105"/>
              </w:rPr>
              <w:t>1=Undeveloped</w:t>
            </w:r>
          </w:p>
          <w:p w14:paraId="5CF9C1C5" w14:textId="40ADEE8C" w:rsidR="006511A2" w:rsidRPr="001512DD" w:rsidRDefault="006511A2" w:rsidP="001512DD">
            <w:pPr>
              <w:spacing w:after="0"/>
              <w:rPr>
                <w:rFonts w:cs="Times New Roman"/>
                <w:w w:val="105"/>
              </w:rPr>
            </w:pPr>
            <w:r w:rsidRPr="001512DD">
              <w:rPr>
                <w:rFonts w:cs="Times New Roman"/>
                <w:w w:val="105"/>
              </w:rPr>
              <w:t>2=Fallow</w:t>
            </w:r>
          </w:p>
          <w:p w14:paraId="748B7EF3" w14:textId="24EAEAD3" w:rsidR="006511A2" w:rsidRPr="001512DD" w:rsidRDefault="006511A2" w:rsidP="001512DD">
            <w:pPr>
              <w:spacing w:after="0"/>
              <w:rPr>
                <w:rFonts w:cs="Times New Roman"/>
                <w:w w:val="105"/>
              </w:rPr>
            </w:pPr>
            <w:r w:rsidRPr="001512DD">
              <w:rPr>
                <w:rFonts w:cs="Times New Roman"/>
                <w:w w:val="105"/>
              </w:rPr>
              <w:t>3=Productive</w:t>
            </w:r>
          </w:p>
          <w:p w14:paraId="479F5226" w14:textId="6105D3A7" w:rsidR="006511A2" w:rsidRPr="001512DD" w:rsidRDefault="006511A2" w:rsidP="001512DD">
            <w:pPr>
              <w:spacing w:after="0"/>
              <w:rPr>
                <w:rFonts w:cs="Times New Roman"/>
                <w:w w:val="105"/>
              </w:rPr>
            </w:pPr>
            <w:r w:rsidRPr="001512DD">
              <w:rPr>
                <w:rFonts w:cs="Times New Roman"/>
                <w:w w:val="105"/>
              </w:rPr>
              <w:t>97=Other, please specify</w:t>
            </w:r>
          </w:p>
        </w:tc>
        <w:tc>
          <w:tcPr>
            <w:tcW w:w="732" w:type="dxa"/>
            <w:gridSpan w:val="2"/>
            <w:tcBorders>
              <w:top w:val="single" w:sz="18" w:space="0" w:color="000000"/>
              <w:left w:val="single" w:sz="18" w:space="0" w:color="000000"/>
              <w:bottom w:val="single" w:sz="18" w:space="0" w:color="000000"/>
              <w:right w:val="single" w:sz="18" w:space="0" w:color="000000"/>
            </w:tcBorders>
          </w:tcPr>
          <w:p w14:paraId="461F642E" w14:textId="77777777" w:rsidR="006511A2" w:rsidRPr="001512DD" w:rsidRDefault="006511A2" w:rsidP="001512DD">
            <w:pPr>
              <w:spacing w:after="0"/>
              <w:rPr>
                <w:rFonts w:eastAsia="Calibri" w:cs="Times New Roman"/>
                <w:i/>
                <w:color w:val="A6A6A6"/>
              </w:rPr>
            </w:pPr>
            <w:r w:rsidRPr="001512DD">
              <w:rPr>
                <w:rFonts w:eastAsia="Calibri" w:cs="Times New Roman"/>
                <w:i/>
                <w:color w:val="A6A6A6"/>
              </w:rPr>
              <w:t>(Code)</w:t>
            </w:r>
          </w:p>
        </w:tc>
      </w:tr>
      <w:tr w:rsidR="006511A2" w:rsidRPr="001512DD" w14:paraId="47ADB66D"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3AEB2A52" w14:textId="77777777" w:rsidR="006511A2" w:rsidRPr="001512DD" w:rsidRDefault="006511A2" w:rsidP="001512DD">
            <w:pPr>
              <w:spacing w:after="0"/>
            </w:pPr>
          </w:p>
        </w:tc>
        <w:tc>
          <w:tcPr>
            <w:tcW w:w="4677" w:type="dxa"/>
            <w:tcBorders>
              <w:left w:val="single" w:sz="4" w:space="0" w:color="auto"/>
              <w:right w:val="single" w:sz="18" w:space="0" w:color="000000"/>
            </w:tcBorders>
          </w:tcPr>
          <w:p w14:paraId="6AC36BB2" w14:textId="76E816CB" w:rsidR="006511A2" w:rsidRPr="001512DD" w:rsidRDefault="006C2023" w:rsidP="001512DD">
            <w:pPr>
              <w:spacing w:after="0"/>
              <w:rPr>
                <w:w w:val="105"/>
              </w:rPr>
            </w:pPr>
            <w:r>
              <w:rPr>
                <w:w w:val="105"/>
              </w:rPr>
              <w:t>D</w:t>
            </w:r>
            <w:r w:rsidR="006511A2" w:rsidRPr="001512DD">
              <w:rPr>
                <w:w w:val="105"/>
              </w:rPr>
              <w:t>19b. If other, please specify</w:t>
            </w:r>
          </w:p>
        </w:tc>
        <w:tc>
          <w:tcPr>
            <w:tcW w:w="5044" w:type="dxa"/>
            <w:gridSpan w:val="4"/>
            <w:tcBorders>
              <w:top w:val="single" w:sz="18" w:space="0" w:color="000000"/>
              <w:left w:val="single" w:sz="18" w:space="0" w:color="000000"/>
              <w:bottom w:val="single" w:sz="18" w:space="0" w:color="000000"/>
              <w:right w:val="single" w:sz="18" w:space="0" w:color="000000"/>
            </w:tcBorders>
          </w:tcPr>
          <w:p w14:paraId="660778AF" w14:textId="77777777" w:rsidR="006511A2" w:rsidRPr="001512DD" w:rsidRDefault="006511A2" w:rsidP="001512DD">
            <w:pPr>
              <w:spacing w:after="0"/>
              <w:rPr>
                <w:w w:val="105"/>
              </w:rPr>
            </w:pPr>
            <w:r w:rsidRPr="001512DD">
              <w:rPr>
                <w:i/>
                <w:color w:val="A6A6A6" w:themeColor="background1" w:themeShade="A6"/>
              </w:rPr>
              <w:t>(Text)</w:t>
            </w:r>
          </w:p>
        </w:tc>
      </w:tr>
      <w:tr w:rsidR="006511A2" w:rsidRPr="001512DD" w14:paraId="0F75F598"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2417B6BF" w14:textId="77777777" w:rsidR="006511A2" w:rsidRPr="001512DD" w:rsidRDefault="006511A2" w:rsidP="001512DD">
            <w:pPr>
              <w:spacing w:after="0"/>
              <w:rPr>
                <w:rFonts w:eastAsia="Calibri" w:cs="Times New Roman"/>
                <w:w w:val="105"/>
              </w:rPr>
            </w:pPr>
          </w:p>
        </w:tc>
        <w:tc>
          <w:tcPr>
            <w:tcW w:w="4677" w:type="dxa"/>
            <w:tcBorders>
              <w:top w:val="single" w:sz="4" w:space="0" w:color="000000"/>
              <w:left w:val="single" w:sz="4" w:space="0" w:color="auto"/>
              <w:bottom w:val="single" w:sz="4" w:space="0" w:color="000000"/>
            </w:tcBorders>
          </w:tcPr>
          <w:p w14:paraId="68AC5F75" w14:textId="094ACCB9" w:rsidR="006511A2" w:rsidRPr="001512DD" w:rsidRDefault="006C2023" w:rsidP="001512DD">
            <w:pPr>
              <w:spacing w:afterLines="20" w:after="48" w:line="240" w:lineRule="auto"/>
              <w:ind w:left="10"/>
              <w:contextualSpacing/>
              <w:rPr>
                <w:w w:val="105"/>
              </w:rPr>
            </w:pPr>
            <w:r>
              <w:rPr>
                <w:w w:val="105"/>
              </w:rPr>
              <w:t>D</w:t>
            </w:r>
            <w:r w:rsidR="006511A2" w:rsidRPr="001512DD">
              <w:rPr>
                <w:w w:val="105"/>
              </w:rPr>
              <w:t>20. In the past five years, has your household ever had land that you were using reallocated by village or chief authorities to be used for other purposes? (</w:t>
            </w:r>
            <w:r w:rsidR="006511A2" w:rsidRPr="001512DD">
              <w:rPr>
                <w:b/>
                <w:w w:val="105"/>
              </w:rPr>
              <w:t>reallocate</w:t>
            </w:r>
            <w:r w:rsidR="006511A2" w:rsidRPr="001512DD">
              <w:rPr>
                <w:w w:val="105"/>
              </w:rPr>
              <w:t>)</w:t>
            </w:r>
          </w:p>
          <w:p w14:paraId="3CCA871E" w14:textId="68D727D4" w:rsidR="006511A2" w:rsidRPr="001512DD" w:rsidRDefault="006511A2" w:rsidP="001512DD">
            <w:pPr>
              <w:spacing w:afterLines="20" w:after="48" w:line="240" w:lineRule="auto"/>
              <w:ind w:left="10"/>
              <w:contextualSpacing/>
              <w:rPr>
                <w:i/>
                <w:w w:val="105"/>
              </w:rPr>
            </w:pPr>
            <w:r w:rsidRPr="001512DD">
              <w:rPr>
                <w:i/>
                <w:w w:val="105"/>
              </w:rPr>
              <w:t xml:space="preserve">If </w:t>
            </w:r>
            <w:r w:rsidR="007306C5" w:rsidRPr="001512DD">
              <w:rPr>
                <w:i/>
                <w:w w:val="105"/>
              </w:rPr>
              <w:t>not 1, skip to Module D</w:t>
            </w:r>
          </w:p>
        </w:tc>
        <w:tc>
          <w:tcPr>
            <w:tcW w:w="4332" w:type="dxa"/>
            <w:gridSpan w:val="3"/>
            <w:tcBorders>
              <w:top w:val="single" w:sz="4" w:space="0" w:color="000000"/>
              <w:bottom w:val="single" w:sz="4" w:space="0" w:color="000000"/>
              <w:right w:val="single" w:sz="18" w:space="0" w:color="000000"/>
            </w:tcBorders>
          </w:tcPr>
          <w:p w14:paraId="40AE598C" w14:textId="77777777" w:rsidR="006511A2" w:rsidRPr="001512DD" w:rsidRDefault="006511A2" w:rsidP="001512DD">
            <w:pPr>
              <w:spacing w:after="0"/>
            </w:pPr>
            <w:r w:rsidRPr="001512DD">
              <w:t>1=No</w:t>
            </w:r>
          </w:p>
          <w:p w14:paraId="7BAE2CEB" w14:textId="77777777" w:rsidR="006511A2" w:rsidRPr="001512DD" w:rsidRDefault="006511A2" w:rsidP="001512DD">
            <w:pPr>
              <w:spacing w:after="0"/>
            </w:pPr>
            <w:r w:rsidRPr="001512DD">
              <w:t>2=Yes</w:t>
            </w:r>
            <w:r w:rsidRPr="001512DD" w:rsidDel="00226116">
              <w:t xml:space="preserve"> </w:t>
            </w:r>
          </w:p>
          <w:p w14:paraId="63FE2423" w14:textId="77777777" w:rsidR="006511A2" w:rsidRPr="001512DD" w:rsidRDefault="006511A2" w:rsidP="001512DD">
            <w:pPr>
              <w:spacing w:after="0"/>
            </w:pPr>
            <w:r w:rsidRPr="001512DD">
              <w:t>888=Don’t know</w:t>
            </w:r>
          </w:p>
          <w:p w14:paraId="27BD3ACB" w14:textId="77777777" w:rsidR="006511A2" w:rsidRPr="001512DD" w:rsidRDefault="006511A2" w:rsidP="001512DD">
            <w:pPr>
              <w:spacing w:after="0"/>
            </w:pPr>
            <w:r w:rsidRPr="001512DD">
              <w:t>999=Prefer not to respond</w:t>
            </w:r>
          </w:p>
        </w:tc>
        <w:tc>
          <w:tcPr>
            <w:tcW w:w="712" w:type="dxa"/>
            <w:tcBorders>
              <w:top w:val="single" w:sz="18" w:space="0" w:color="000000"/>
              <w:left w:val="single" w:sz="18" w:space="0" w:color="000000"/>
              <w:bottom w:val="single" w:sz="18" w:space="0" w:color="000000"/>
              <w:right w:val="single" w:sz="18" w:space="0" w:color="000000"/>
            </w:tcBorders>
          </w:tcPr>
          <w:p w14:paraId="21853CB0" w14:textId="77777777" w:rsidR="006511A2" w:rsidRPr="001512DD" w:rsidRDefault="006511A2" w:rsidP="001512DD">
            <w:pPr>
              <w:spacing w:after="0"/>
              <w:rPr>
                <w:rFonts w:eastAsia="Calibri" w:cs="Times New Roman"/>
                <w:i/>
                <w:color w:val="A6A6A6"/>
              </w:rPr>
            </w:pPr>
            <w:r w:rsidRPr="001512DD">
              <w:rPr>
                <w:rFonts w:eastAsia="Calibri" w:cs="Times New Roman"/>
                <w:i/>
                <w:color w:val="A6A6A6"/>
              </w:rPr>
              <w:t>(Code)</w:t>
            </w:r>
          </w:p>
        </w:tc>
      </w:tr>
      <w:tr w:rsidR="007306C5" w:rsidRPr="001512DD" w14:paraId="5AE3E3D6"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39F4E737" w14:textId="77777777" w:rsidR="007306C5" w:rsidRPr="001512DD" w:rsidRDefault="007306C5"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03570AFE" w14:textId="2FD8A2E5" w:rsidR="007306C5" w:rsidRPr="001512DD" w:rsidRDefault="006C2023" w:rsidP="001512DD">
            <w:pPr>
              <w:spacing w:after="0"/>
              <w:rPr>
                <w:w w:val="105"/>
              </w:rPr>
            </w:pPr>
            <w:r>
              <w:rPr>
                <w:w w:val="105"/>
              </w:rPr>
              <w:t>D</w:t>
            </w:r>
            <w:r w:rsidR="007306C5" w:rsidRPr="001512DD">
              <w:rPr>
                <w:w w:val="105"/>
              </w:rPr>
              <w:t>21. How many times was land reallocated? (</w:t>
            </w:r>
            <w:r w:rsidR="007306C5" w:rsidRPr="001512DD">
              <w:rPr>
                <w:b/>
                <w:w w:val="105"/>
              </w:rPr>
              <w:t>reallocate_freq</w:t>
            </w:r>
            <w:r w:rsidR="007306C5"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3D4D55DD" w14:textId="77777777" w:rsidR="007306C5" w:rsidRPr="001512DD" w:rsidRDefault="007306C5" w:rsidP="001512DD">
            <w:pPr>
              <w:spacing w:after="0"/>
              <w:rPr>
                <w:i/>
                <w:color w:val="A6A6A6" w:themeColor="background1" w:themeShade="A6"/>
              </w:rPr>
            </w:pPr>
            <w:r w:rsidRPr="001512DD">
              <w:rPr>
                <w:i/>
                <w:color w:val="A6A6A6" w:themeColor="background1" w:themeShade="A6"/>
              </w:rPr>
              <w:t>(Integer)</w:t>
            </w:r>
          </w:p>
        </w:tc>
      </w:tr>
      <w:tr w:rsidR="007306C5" w:rsidRPr="001512DD" w14:paraId="5A10EC0E"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67E93D0E" w14:textId="77777777" w:rsidR="007306C5" w:rsidRPr="001512DD" w:rsidRDefault="007306C5" w:rsidP="001512DD">
            <w:pPr>
              <w:spacing w:after="0"/>
            </w:pPr>
          </w:p>
        </w:tc>
        <w:tc>
          <w:tcPr>
            <w:tcW w:w="4677" w:type="dxa"/>
            <w:tcBorders>
              <w:left w:val="single" w:sz="4" w:space="0" w:color="auto"/>
              <w:right w:val="single" w:sz="18" w:space="0" w:color="000000"/>
            </w:tcBorders>
          </w:tcPr>
          <w:p w14:paraId="79D83134" w14:textId="5A2FB67B" w:rsidR="007306C5" w:rsidRPr="001512DD" w:rsidRDefault="006C2023" w:rsidP="001512DD">
            <w:pPr>
              <w:spacing w:after="0"/>
              <w:rPr>
                <w:w w:val="105"/>
              </w:rPr>
            </w:pPr>
            <w:r>
              <w:rPr>
                <w:w w:val="105"/>
              </w:rPr>
              <w:t>D</w:t>
            </w:r>
            <w:r w:rsidR="007306C5" w:rsidRPr="001512DD">
              <w:rPr>
                <w:w w:val="105"/>
              </w:rPr>
              <w:t xml:space="preserve">22. Why was the land reallocated? </w:t>
            </w:r>
            <w:r w:rsidR="007306C5" w:rsidRPr="001512DD">
              <w:rPr>
                <w:w w:val="105"/>
              </w:rPr>
              <w:lastRenderedPageBreak/>
              <w:t>(</w:t>
            </w:r>
            <w:r w:rsidR="007306C5" w:rsidRPr="001512DD">
              <w:rPr>
                <w:b/>
                <w:w w:val="105"/>
              </w:rPr>
              <w:t>reallocate_exp</w:t>
            </w:r>
            <w:r w:rsidR="007306C5" w:rsidRPr="001512DD">
              <w:rPr>
                <w:w w:val="105"/>
              </w:rPr>
              <w:t>)</w:t>
            </w:r>
          </w:p>
        </w:tc>
        <w:tc>
          <w:tcPr>
            <w:tcW w:w="5044" w:type="dxa"/>
            <w:gridSpan w:val="4"/>
            <w:tcBorders>
              <w:top w:val="single" w:sz="18" w:space="0" w:color="000000"/>
              <w:left w:val="single" w:sz="18" w:space="0" w:color="000000"/>
              <w:bottom w:val="single" w:sz="18" w:space="0" w:color="000000"/>
              <w:right w:val="single" w:sz="18" w:space="0" w:color="000000"/>
            </w:tcBorders>
          </w:tcPr>
          <w:p w14:paraId="75E4800A" w14:textId="77777777" w:rsidR="007306C5" w:rsidRPr="001512DD" w:rsidRDefault="007306C5" w:rsidP="001512DD">
            <w:pPr>
              <w:spacing w:after="0"/>
              <w:rPr>
                <w:w w:val="105"/>
              </w:rPr>
            </w:pPr>
            <w:r w:rsidRPr="001512DD">
              <w:rPr>
                <w:i/>
                <w:color w:val="A6A6A6" w:themeColor="background1" w:themeShade="A6"/>
              </w:rPr>
              <w:lastRenderedPageBreak/>
              <w:t>(Text)</w:t>
            </w:r>
          </w:p>
        </w:tc>
      </w:tr>
      <w:tr w:rsidR="007306C5" w:rsidRPr="001512DD" w14:paraId="688CBF96"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73A87FCD" w14:textId="77777777" w:rsidR="007306C5" w:rsidRPr="001512DD" w:rsidRDefault="007306C5" w:rsidP="001512DD">
            <w:pPr>
              <w:spacing w:after="0"/>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223BCD5E" w14:textId="71436356" w:rsidR="007306C5" w:rsidRPr="001512DD" w:rsidRDefault="006C2023" w:rsidP="001512DD">
            <w:pPr>
              <w:spacing w:after="0"/>
              <w:rPr>
                <w:w w:val="105"/>
              </w:rPr>
            </w:pPr>
            <w:r>
              <w:rPr>
                <w:w w:val="105"/>
              </w:rPr>
              <w:t>D</w:t>
            </w:r>
            <w:r w:rsidR="007306C5" w:rsidRPr="001512DD">
              <w:rPr>
                <w:w w:val="105"/>
              </w:rPr>
              <w:t>23. How much land was reallocated? (</w:t>
            </w:r>
            <w:r w:rsidR="007306C5" w:rsidRPr="001512DD">
              <w:rPr>
                <w:b/>
                <w:w w:val="105"/>
              </w:rPr>
              <w:t>reallocate_size</w:t>
            </w:r>
            <w:r w:rsidR="007306C5" w:rsidRPr="001512DD">
              <w:rPr>
                <w:w w:val="105"/>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6B424638" w14:textId="77777777" w:rsidR="007306C5" w:rsidRPr="001512DD" w:rsidRDefault="007306C5" w:rsidP="001512DD">
            <w:pPr>
              <w:spacing w:after="0"/>
              <w:rPr>
                <w:i/>
                <w:color w:val="A6A6A6" w:themeColor="background1" w:themeShade="A6"/>
              </w:rPr>
            </w:pPr>
            <w:r w:rsidRPr="001512DD">
              <w:rPr>
                <w:i/>
                <w:color w:val="A6A6A6" w:themeColor="background1" w:themeShade="A6"/>
              </w:rPr>
              <w:t>(Integer)</w:t>
            </w:r>
          </w:p>
        </w:tc>
      </w:tr>
      <w:tr w:rsidR="007306C5" w:rsidRPr="001512DD" w14:paraId="74140E06"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75D1DE60" w14:textId="77777777" w:rsidR="007306C5" w:rsidRPr="001512DD" w:rsidRDefault="007306C5" w:rsidP="001512DD">
            <w:pPr>
              <w:spacing w:after="0"/>
              <w:rPr>
                <w:rFonts w:eastAsia="Calibri" w:cs="Times New Roman"/>
              </w:rPr>
            </w:pPr>
          </w:p>
        </w:tc>
        <w:tc>
          <w:tcPr>
            <w:tcW w:w="4677" w:type="dxa"/>
            <w:tcBorders>
              <w:top w:val="single" w:sz="4" w:space="0" w:color="000000"/>
              <w:left w:val="single" w:sz="4" w:space="0" w:color="000000"/>
              <w:bottom w:val="single" w:sz="4" w:space="0" w:color="000000"/>
            </w:tcBorders>
          </w:tcPr>
          <w:p w14:paraId="0F4CFB72" w14:textId="520F8903" w:rsidR="007306C5" w:rsidRPr="001512DD" w:rsidRDefault="006C2023" w:rsidP="001512DD">
            <w:pPr>
              <w:spacing w:after="0"/>
              <w:rPr>
                <w:color w:val="000000"/>
              </w:rPr>
            </w:pPr>
            <w:r>
              <w:rPr>
                <w:w w:val="105"/>
              </w:rPr>
              <w:t>D</w:t>
            </w:r>
            <w:r w:rsidR="007306C5" w:rsidRPr="001512DD">
              <w:rPr>
                <w:w w:val="105"/>
              </w:rPr>
              <w:t>23b. Units (</w:t>
            </w:r>
            <w:r w:rsidR="007306C5" w:rsidRPr="001512DD">
              <w:rPr>
                <w:b/>
                <w:w w:val="105"/>
              </w:rPr>
              <w:t>unit6</w:t>
            </w:r>
            <w:r w:rsidR="007306C5" w:rsidRPr="001512DD">
              <w:rPr>
                <w:w w:val="105"/>
              </w:rPr>
              <w:t>)</w:t>
            </w:r>
          </w:p>
        </w:tc>
        <w:tc>
          <w:tcPr>
            <w:tcW w:w="4312" w:type="dxa"/>
            <w:gridSpan w:val="2"/>
            <w:tcBorders>
              <w:top w:val="single" w:sz="4" w:space="0" w:color="000000"/>
              <w:bottom w:val="single" w:sz="4" w:space="0" w:color="000000"/>
              <w:right w:val="single" w:sz="18" w:space="0" w:color="000000"/>
            </w:tcBorders>
          </w:tcPr>
          <w:p w14:paraId="1756ED8D" w14:textId="77777777" w:rsidR="007306C5" w:rsidRPr="001512DD" w:rsidRDefault="007306C5" w:rsidP="001512DD">
            <w:pPr>
              <w:spacing w:after="0"/>
              <w:rPr>
                <w:rFonts w:cs="Times New Roman"/>
                <w:w w:val="105"/>
              </w:rPr>
            </w:pPr>
            <w:r w:rsidRPr="001512DD">
              <w:rPr>
                <w:rFonts w:cs="Times New Roman"/>
                <w:w w:val="105"/>
              </w:rPr>
              <w:t>1=Lima</w:t>
            </w:r>
          </w:p>
          <w:p w14:paraId="7CE40958" w14:textId="77777777" w:rsidR="007306C5" w:rsidRPr="001512DD" w:rsidRDefault="007306C5" w:rsidP="001512DD">
            <w:pPr>
              <w:spacing w:after="0"/>
              <w:rPr>
                <w:rFonts w:cs="Times New Roman"/>
                <w:w w:val="105"/>
              </w:rPr>
            </w:pPr>
            <w:r w:rsidRPr="001512DD">
              <w:rPr>
                <w:rFonts w:cs="Times New Roman"/>
                <w:w w:val="105"/>
              </w:rPr>
              <w:t>2=Acre</w:t>
            </w:r>
          </w:p>
          <w:p w14:paraId="53476DFA" w14:textId="77777777" w:rsidR="007306C5" w:rsidRPr="001512DD" w:rsidRDefault="007306C5" w:rsidP="001512DD">
            <w:pPr>
              <w:spacing w:after="0"/>
              <w:rPr>
                <w:rFonts w:cs="Times New Roman"/>
                <w:w w:val="105"/>
              </w:rPr>
            </w:pPr>
            <w:r w:rsidRPr="001512DD">
              <w:rPr>
                <w:rFonts w:cs="Times New Roman"/>
                <w:w w:val="105"/>
              </w:rPr>
              <w:t>3=Hectare</w:t>
            </w:r>
          </w:p>
          <w:p w14:paraId="7652F725" w14:textId="77777777" w:rsidR="007306C5" w:rsidRPr="001512DD" w:rsidRDefault="007306C5" w:rsidP="001512DD">
            <w:pPr>
              <w:spacing w:after="0"/>
              <w:rPr>
                <w:rFonts w:cs="Times New Roman"/>
                <w:w w:val="105"/>
              </w:rPr>
            </w:pPr>
            <w:r w:rsidRPr="001512DD">
              <w:rPr>
                <w:rFonts w:cs="Times New Roman"/>
                <w:w w:val="105"/>
              </w:rPr>
              <w:t>4=Square meter</w:t>
            </w:r>
          </w:p>
          <w:p w14:paraId="67E032C9" w14:textId="77777777" w:rsidR="007306C5" w:rsidRPr="001512DD" w:rsidRDefault="007306C5" w:rsidP="001512DD">
            <w:pPr>
              <w:spacing w:after="0"/>
              <w:rPr>
                <w:rFonts w:cs="Times New Roman"/>
                <w:w w:val="105"/>
              </w:rPr>
            </w:pPr>
            <w:r w:rsidRPr="001512DD">
              <w:rPr>
                <w:rFonts w:cs="Times New Roman"/>
                <w:w w:val="105"/>
              </w:rPr>
              <w:t>5=Steps</w:t>
            </w:r>
          </w:p>
          <w:p w14:paraId="1F093C09" w14:textId="77777777" w:rsidR="007306C5" w:rsidRPr="001512DD" w:rsidRDefault="007306C5" w:rsidP="001512DD">
            <w:pPr>
              <w:spacing w:after="0"/>
            </w:pPr>
            <w:r w:rsidRPr="001512DD">
              <w:rPr>
                <w:rFonts w:cs="Times New Roman"/>
                <w:w w:val="105"/>
              </w:rPr>
              <w:t>6=Ropes</w:t>
            </w:r>
          </w:p>
          <w:p w14:paraId="4050F824" w14:textId="77777777" w:rsidR="007306C5" w:rsidRPr="001512DD" w:rsidRDefault="007306C5" w:rsidP="001512DD">
            <w:pPr>
              <w:spacing w:after="0"/>
              <w:rPr>
                <w:rFonts w:cs="Times New Roman"/>
                <w:i/>
                <w:w w:val="105"/>
              </w:rPr>
            </w:pPr>
            <w:r w:rsidRPr="001512DD">
              <w:rPr>
                <w:rFonts w:cs="Times New Roman"/>
                <w:w w:val="105"/>
              </w:rPr>
              <w:t>888=Don't know</w:t>
            </w:r>
          </w:p>
        </w:tc>
        <w:tc>
          <w:tcPr>
            <w:tcW w:w="732" w:type="dxa"/>
            <w:gridSpan w:val="2"/>
            <w:tcBorders>
              <w:top w:val="single" w:sz="18" w:space="0" w:color="000000"/>
              <w:left w:val="single" w:sz="18" w:space="0" w:color="000000"/>
              <w:bottom w:val="single" w:sz="18" w:space="0" w:color="000000"/>
              <w:right w:val="single" w:sz="18" w:space="0" w:color="000000"/>
            </w:tcBorders>
          </w:tcPr>
          <w:p w14:paraId="7D4C52DE" w14:textId="77777777" w:rsidR="007306C5" w:rsidRPr="001512DD" w:rsidRDefault="007306C5" w:rsidP="001512DD">
            <w:pPr>
              <w:spacing w:after="0"/>
              <w:rPr>
                <w:rFonts w:eastAsia="Calibri" w:cs="Times New Roman"/>
                <w:i/>
                <w:color w:val="A6A6A6"/>
              </w:rPr>
            </w:pPr>
            <w:r w:rsidRPr="001512DD">
              <w:rPr>
                <w:rFonts w:eastAsia="Calibri" w:cs="Times New Roman"/>
                <w:i/>
                <w:color w:val="A6A6A6"/>
              </w:rPr>
              <w:t>(Code)</w:t>
            </w:r>
          </w:p>
        </w:tc>
      </w:tr>
    </w:tbl>
    <w:p w14:paraId="21AAB706" w14:textId="77777777" w:rsidR="00BE53B1" w:rsidRPr="001512DD" w:rsidRDefault="00BE53B1" w:rsidP="001512DD">
      <w:pPr>
        <w:spacing w:after="0" w:line="240" w:lineRule="auto"/>
        <w:contextualSpacing/>
        <w:rPr>
          <w:rFonts w:eastAsia="Times New Roman" w:cs="Times New Roman"/>
          <w:lang w:eastAsia="zh-CN"/>
        </w:rPr>
      </w:pPr>
    </w:p>
    <w:p w14:paraId="2D3C2AE9" w14:textId="77777777" w:rsidR="00BE53B1" w:rsidRPr="001512DD" w:rsidRDefault="00BE53B1" w:rsidP="001512DD">
      <w:pPr>
        <w:spacing w:after="0" w:line="240" w:lineRule="auto"/>
        <w:contextualSpacing/>
        <w:rPr>
          <w:rFonts w:eastAsia="Times New Roman" w:cs="Times New Roman"/>
          <w:lang w:eastAsia="zh-CN"/>
        </w:rPr>
      </w:pPr>
    </w:p>
    <w:p w14:paraId="56DD8722" w14:textId="77777777" w:rsidR="006C2023" w:rsidRDefault="006C2023" w:rsidP="001512DD">
      <w:pPr>
        <w:spacing w:after="0" w:line="240" w:lineRule="auto"/>
        <w:contextualSpacing/>
        <w:rPr>
          <w:rFonts w:eastAsia="Times New Roman" w:cs="Times New Roman"/>
          <w:lang w:eastAsia="zh-CN"/>
        </w:rPr>
        <w:sectPr w:rsidR="006C2023" w:rsidSect="00512DC2">
          <w:pgSz w:w="12240" w:h="15840"/>
          <w:pgMar w:top="1440" w:right="1080" w:bottom="1440" w:left="1080" w:header="720" w:footer="720" w:gutter="0"/>
          <w:cols w:space="720"/>
          <w:docGrid w:linePitch="360"/>
        </w:sectPr>
      </w:pPr>
    </w:p>
    <w:p w14:paraId="283479C9" w14:textId="77777777" w:rsidR="00F25BF8" w:rsidRPr="00F25BF8" w:rsidRDefault="00F25BF8" w:rsidP="00F25BF8">
      <w:pPr>
        <w:spacing w:after="0" w:line="240" w:lineRule="auto"/>
        <w:contextualSpacing/>
        <w:rPr>
          <w:rFonts w:eastAsia="Times New Roman" w:cs="Times New Roman"/>
          <w:b/>
          <w:bCs/>
        </w:rPr>
      </w:pPr>
      <w:r w:rsidRPr="00F25BF8">
        <w:rPr>
          <w:rFonts w:eastAsia="Times New Roman" w:cs="Times New Roman"/>
          <w:b/>
          <w:bCs/>
        </w:rPr>
        <w:lastRenderedPageBreak/>
        <w:t>SECTION E. FIELD OVERVIEW</w:t>
      </w:r>
    </w:p>
    <w:p w14:paraId="0030EB2A" w14:textId="77777777" w:rsidR="00F25BF8" w:rsidRPr="00F25BF8" w:rsidRDefault="00F25BF8" w:rsidP="00F25BF8">
      <w:pPr>
        <w:widowControl w:val="0"/>
        <w:autoSpaceDE w:val="0"/>
        <w:autoSpaceDN w:val="0"/>
        <w:adjustRightInd w:val="0"/>
        <w:spacing w:after="0" w:line="240" w:lineRule="auto"/>
        <w:contextualSpacing/>
        <w:rPr>
          <w:rFonts w:eastAsia="SimSun" w:cs="Times"/>
        </w:rPr>
      </w:pPr>
      <w:r w:rsidRPr="00F25BF8">
        <w:rPr>
          <w:rFonts w:eastAsia="SimSun"/>
        </w:rPr>
        <w:t>Now I would like to learn more about each of the fields that your household uses. Let’s start with a discussion of your largest field.</w:t>
      </w:r>
    </w:p>
    <w:tbl>
      <w:tblPr>
        <w:tblStyle w:val="TableGrid2"/>
        <w:tblW w:w="15000" w:type="dxa"/>
        <w:jc w:val="center"/>
        <w:tblLayout w:type="fixed"/>
        <w:tblCellMar>
          <w:left w:w="29" w:type="dxa"/>
          <w:right w:w="29" w:type="dxa"/>
        </w:tblCellMar>
        <w:tblLook w:val="04A0" w:firstRow="1" w:lastRow="0" w:firstColumn="1" w:lastColumn="0" w:noHBand="0" w:noVBand="1"/>
      </w:tblPr>
      <w:tblGrid>
        <w:gridCol w:w="694"/>
        <w:gridCol w:w="1101"/>
        <w:gridCol w:w="900"/>
        <w:gridCol w:w="900"/>
        <w:gridCol w:w="1022"/>
        <w:gridCol w:w="1023"/>
        <w:gridCol w:w="2880"/>
        <w:gridCol w:w="1800"/>
        <w:gridCol w:w="1800"/>
        <w:gridCol w:w="2880"/>
      </w:tblGrid>
      <w:tr w:rsidR="00F25BF8" w:rsidRPr="00F25BF8" w14:paraId="0A0C212E" w14:textId="77777777" w:rsidTr="00F25BF8">
        <w:trPr>
          <w:trHeight w:val="20"/>
          <w:jc w:val="center"/>
        </w:trPr>
        <w:tc>
          <w:tcPr>
            <w:tcW w:w="694" w:type="dxa"/>
            <w:vMerge w:val="restart"/>
          </w:tcPr>
          <w:p w14:paraId="6FBA673F" w14:textId="77777777" w:rsidR="00F25BF8" w:rsidRPr="00F25BF8" w:rsidRDefault="00F25BF8" w:rsidP="00F25BF8">
            <w:pPr>
              <w:contextualSpacing/>
              <w:jc w:val="center"/>
              <w:rPr>
                <w:sz w:val="20"/>
              </w:rPr>
            </w:pPr>
            <w:r w:rsidRPr="00F25BF8">
              <w:rPr>
                <w:sz w:val="20"/>
              </w:rPr>
              <w:t>Field</w:t>
            </w:r>
          </w:p>
        </w:tc>
        <w:tc>
          <w:tcPr>
            <w:tcW w:w="1101" w:type="dxa"/>
            <w:vMerge w:val="restart"/>
          </w:tcPr>
          <w:p w14:paraId="5D17D68B" w14:textId="77777777" w:rsidR="00F25BF8" w:rsidRPr="00F25BF8" w:rsidRDefault="00F25BF8" w:rsidP="00F25BF8">
            <w:pPr>
              <w:contextualSpacing/>
              <w:jc w:val="center"/>
              <w:rPr>
                <w:sz w:val="20"/>
              </w:rPr>
            </w:pPr>
            <w:r w:rsidRPr="00F25BF8">
              <w:rPr>
                <w:sz w:val="20"/>
              </w:rPr>
              <w:t>Field name</w:t>
            </w:r>
          </w:p>
        </w:tc>
        <w:tc>
          <w:tcPr>
            <w:tcW w:w="1800" w:type="dxa"/>
            <w:gridSpan w:val="2"/>
          </w:tcPr>
          <w:p w14:paraId="768E880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E1. What is the area of this field?</w:t>
            </w:r>
          </w:p>
          <w:p w14:paraId="55068110" w14:textId="77777777" w:rsidR="00F25BF8" w:rsidRPr="00F25BF8" w:rsidRDefault="00F25BF8" w:rsidP="00F25BF8">
            <w:pPr>
              <w:kinsoku w:val="0"/>
              <w:overflowPunct w:val="0"/>
              <w:autoSpaceDE w:val="0"/>
              <w:autoSpaceDN w:val="0"/>
              <w:adjustRightInd w:val="0"/>
              <w:contextualSpacing/>
              <w:jc w:val="center"/>
              <w:rPr>
                <w:rFonts w:cs="Times New Roman"/>
                <w:b/>
                <w:w w:val="105"/>
                <w:sz w:val="20"/>
              </w:rPr>
            </w:pPr>
            <w:r w:rsidRPr="00F25BF8">
              <w:rPr>
                <w:rFonts w:cs="Times New Roman"/>
                <w:sz w:val="20"/>
              </w:rPr>
              <w:t>(</w:t>
            </w:r>
            <w:r w:rsidRPr="00F25BF8">
              <w:rPr>
                <w:rFonts w:cs="Times New Roman"/>
                <w:b/>
                <w:sz w:val="20"/>
              </w:rPr>
              <w:t>group_fieldarea</w:t>
            </w:r>
            <w:r w:rsidRPr="00F25BF8">
              <w:rPr>
                <w:rFonts w:cs="Times New Roman"/>
                <w:sz w:val="20"/>
              </w:rPr>
              <w:t>)</w:t>
            </w:r>
          </w:p>
        </w:tc>
        <w:tc>
          <w:tcPr>
            <w:tcW w:w="2045" w:type="dxa"/>
            <w:gridSpan w:val="2"/>
          </w:tcPr>
          <w:p w14:paraId="759225F1" w14:textId="77777777" w:rsidR="00F25BF8" w:rsidRPr="00F25BF8" w:rsidRDefault="00F25BF8" w:rsidP="00F25BF8">
            <w:pPr>
              <w:kinsoku w:val="0"/>
              <w:overflowPunct w:val="0"/>
              <w:autoSpaceDE w:val="0"/>
              <w:autoSpaceDN w:val="0"/>
              <w:adjustRightInd w:val="0"/>
              <w:ind w:right="241"/>
              <w:contextualSpacing/>
              <w:jc w:val="center"/>
              <w:rPr>
                <w:rFonts w:cs="Times New Roman"/>
                <w:w w:val="105"/>
                <w:sz w:val="20"/>
              </w:rPr>
            </w:pPr>
            <w:r w:rsidRPr="00F25BF8">
              <w:rPr>
                <w:rFonts w:cs="Times New Roman"/>
                <w:w w:val="105"/>
                <w:sz w:val="20"/>
              </w:rPr>
              <w:t>E2. What is the distance from your house to the field?</w:t>
            </w:r>
          </w:p>
          <w:p w14:paraId="02C6744F" w14:textId="77777777" w:rsidR="00F25BF8" w:rsidRPr="00F25BF8" w:rsidRDefault="00F25BF8" w:rsidP="00F25BF8">
            <w:pPr>
              <w:kinsoku w:val="0"/>
              <w:overflowPunct w:val="0"/>
              <w:autoSpaceDE w:val="0"/>
              <w:autoSpaceDN w:val="0"/>
              <w:adjustRightInd w:val="0"/>
              <w:ind w:right="241"/>
              <w:contextualSpacing/>
              <w:jc w:val="center"/>
              <w:rPr>
                <w:rFonts w:cs="Times New Roman"/>
                <w:i/>
                <w:w w:val="105"/>
                <w:sz w:val="20"/>
              </w:rPr>
            </w:pPr>
            <w:r w:rsidRPr="00F25BF8">
              <w:rPr>
                <w:rFonts w:cs="Times New Roman"/>
                <w:i/>
                <w:w w:val="105"/>
                <w:sz w:val="20"/>
              </w:rPr>
              <w:t>One way, from the main household</w:t>
            </w:r>
          </w:p>
          <w:p w14:paraId="1268A197" w14:textId="77777777" w:rsidR="00F25BF8" w:rsidRPr="00F25BF8" w:rsidRDefault="00F25BF8" w:rsidP="00F25BF8">
            <w:pPr>
              <w:kinsoku w:val="0"/>
              <w:overflowPunct w:val="0"/>
              <w:autoSpaceDE w:val="0"/>
              <w:autoSpaceDN w:val="0"/>
              <w:adjustRightInd w:val="0"/>
              <w:ind w:right="241"/>
              <w:contextualSpacing/>
              <w:jc w:val="center"/>
              <w:rPr>
                <w:rFonts w:cs="Times New Roman"/>
                <w:sz w:val="20"/>
              </w:rPr>
            </w:pPr>
            <w:r w:rsidRPr="00F25BF8">
              <w:rPr>
                <w:rFonts w:cs="Times New Roman"/>
                <w:w w:val="105"/>
                <w:sz w:val="20"/>
              </w:rPr>
              <w:t>(</w:t>
            </w:r>
            <w:r w:rsidRPr="00F25BF8">
              <w:rPr>
                <w:rFonts w:cs="Times New Roman"/>
                <w:b/>
                <w:w w:val="105"/>
                <w:sz w:val="20"/>
              </w:rPr>
              <w:t>grp_distance_field</w:t>
            </w:r>
            <w:r w:rsidRPr="00F25BF8">
              <w:rPr>
                <w:rFonts w:cs="Times New Roman"/>
                <w:w w:val="105"/>
                <w:sz w:val="20"/>
              </w:rPr>
              <w:t>)</w:t>
            </w:r>
          </w:p>
        </w:tc>
        <w:tc>
          <w:tcPr>
            <w:tcW w:w="2880" w:type="dxa"/>
            <w:vMerge w:val="restart"/>
          </w:tcPr>
          <w:p w14:paraId="530BDBB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 xml:space="preserve">E3. During </w:t>
            </w:r>
            <w:r w:rsidRPr="00F25BF8">
              <w:rPr>
                <w:rFonts w:cs="Times New Roman"/>
                <w:sz w:val="20"/>
                <w:lang w:eastAsia="zh-CN"/>
              </w:rPr>
              <w:t>this</w:t>
            </w:r>
            <w:r w:rsidRPr="00F25BF8">
              <w:rPr>
                <w:rFonts w:cs="Times New Roman"/>
                <w:sz w:val="20"/>
              </w:rPr>
              <w:t xml:space="preserve"> last agricultural season (2013-2014), did your household farm this field, leave it fallow, or use it for pasture or some other non-agricultural use?</w:t>
            </w:r>
            <w:r w:rsidRPr="00F25BF8">
              <w:rPr>
                <w:rFonts w:cs="Times New Roman"/>
                <w:i/>
                <w:sz w:val="20"/>
              </w:rPr>
              <w:t xml:space="preserve"> (See Code below)</w:t>
            </w:r>
          </w:p>
          <w:p w14:paraId="08FA2095" w14:textId="77777777" w:rsidR="00F25BF8" w:rsidRPr="00F25BF8" w:rsidRDefault="00F25BF8" w:rsidP="00F25BF8">
            <w:pPr>
              <w:kinsoku w:val="0"/>
              <w:overflowPunct w:val="0"/>
              <w:autoSpaceDE w:val="0"/>
              <w:autoSpaceDN w:val="0"/>
              <w:adjustRightInd w:val="0"/>
              <w:contextualSpacing/>
              <w:jc w:val="center"/>
              <w:rPr>
                <w:rFonts w:cs="Times New Roman"/>
                <w:b/>
                <w:sz w:val="20"/>
              </w:rPr>
            </w:pPr>
            <w:r w:rsidRPr="00F25BF8">
              <w:rPr>
                <w:rFonts w:cs="Times New Roman"/>
                <w:sz w:val="20"/>
              </w:rPr>
              <w:t>If 1, skip to</w:t>
            </w:r>
            <w:r w:rsidRPr="00F25BF8">
              <w:rPr>
                <w:rFonts w:cs="Times New Roman"/>
                <w:b/>
                <w:sz w:val="20"/>
              </w:rPr>
              <w:t xml:space="preserve"> E5</w:t>
            </w:r>
          </w:p>
          <w:p w14:paraId="7EC0A0B5" w14:textId="77777777" w:rsidR="00F25BF8" w:rsidRPr="00F25BF8" w:rsidRDefault="00F25BF8" w:rsidP="00F25BF8">
            <w:pPr>
              <w:kinsoku w:val="0"/>
              <w:overflowPunct w:val="0"/>
              <w:autoSpaceDE w:val="0"/>
              <w:autoSpaceDN w:val="0"/>
              <w:adjustRightInd w:val="0"/>
              <w:contextualSpacing/>
              <w:jc w:val="center"/>
              <w:rPr>
                <w:rFonts w:cs="Times New Roman"/>
                <w:b/>
                <w:sz w:val="20"/>
              </w:rPr>
            </w:pPr>
            <w:r w:rsidRPr="00F25BF8">
              <w:rPr>
                <w:rFonts w:cs="Times New Roman"/>
                <w:sz w:val="20"/>
              </w:rPr>
              <w:t xml:space="preserve">If 4, skip to </w:t>
            </w:r>
            <w:r w:rsidRPr="00F25BF8">
              <w:rPr>
                <w:rFonts w:cs="Times New Roman"/>
                <w:b/>
                <w:sz w:val="20"/>
              </w:rPr>
              <w:t>E6</w:t>
            </w:r>
          </w:p>
        </w:tc>
        <w:tc>
          <w:tcPr>
            <w:tcW w:w="1800" w:type="dxa"/>
            <w:vMerge w:val="restart"/>
          </w:tcPr>
          <w:p w14:paraId="3EE242E1"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E4. What are the two most important reasons why your household chose to leave this field fallow?</w:t>
            </w:r>
          </w:p>
          <w:p w14:paraId="092C86C9" w14:textId="77777777" w:rsidR="00F25BF8" w:rsidRPr="00F25BF8" w:rsidRDefault="00F25BF8" w:rsidP="00F25BF8">
            <w:pPr>
              <w:kinsoku w:val="0"/>
              <w:overflowPunct w:val="0"/>
              <w:autoSpaceDE w:val="0"/>
              <w:autoSpaceDN w:val="0"/>
              <w:adjustRightInd w:val="0"/>
              <w:contextualSpacing/>
              <w:jc w:val="center"/>
              <w:rPr>
                <w:rFonts w:cs="Times New Roman"/>
                <w:i/>
                <w:sz w:val="20"/>
              </w:rPr>
            </w:pPr>
            <w:r w:rsidRPr="00F25BF8">
              <w:rPr>
                <w:rFonts w:cs="Times New Roman"/>
                <w:i/>
                <w:sz w:val="20"/>
              </w:rPr>
              <w:t>(See Code below)</w:t>
            </w:r>
          </w:p>
          <w:p w14:paraId="0C3B86B8"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i/>
                <w:sz w:val="20"/>
              </w:rPr>
              <w:t>Probe and code</w:t>
            </w:r>
          </w:p>
        </w:tc>
        <w:tc>
          <w:tcPr>
            <w:tcW w:w="1800" w:type="dxa"/>
            <w:vMerge w:val="restart"/>
          </w:tcPr>
          <w:p w14:paraId="62ABEF1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 xml:space="preserve">E5. What was the </w:t>
            </w:r>
            <w:r w:rsidRPr="00F25BF8">
              <w:rPr>
                <w:rFonts w:cs="Times New Roman"/>
                <w:b/>
                <w:sz w:val="20"/>
              </w:rPr>
              <w:t>main crop</w:t>
            </w:r>
            <w:r w:rsidRPr="00F25BF8">
              <w:rPr>
                <w:rFonts w:cs="Times New Roman"/>
                <w:sz w:val="20"/>
              </w:rPr>
              <w:t xml:space="preserve"> your household planted </w:t>
            </w:r>
            <w:r w:rsidRPr="00F25BF8">
              <w:rPr>
                <w:rFonts w:cs="Times New Roman"/>
                <w:sz w:val="20"/>
                <w:lang w:eastAsia="zh-CN"/>
              </w:rPr>
              <w:t>on</w:t>
            </w:r>
            <w:r w:rsidRPr="00F25BF8">
              <w:rPr>
                <w:rFonts w:cs="Times New Roman"/>
                <w:sz w:val="20"/>
              </w:rPr>
              <w:t xml:space="preserve"> this field </w:t>
            </w:r>
            <w:r w:rsidRPr="00F25BF8">
              <w:rPr>
                <w:rFonts w:cs="Times New Roman"/>
                <w:sz w:val="20"/>
                <w:lang w:eastAsia="zh-CN"/>
              </w:rPr>
              <w:t>during this</w:t>
            </w:r>
            <w:r w:rsidRPr="00F25BF8">
              <w:rPr>
                <w:rFonts w:cs="Times New Roman"/>
                <w:sz w:val="20"/>
              </w:rPr>
              <w:t xml:space="preserve"> agricultural season</w:t>
            </w:r>
            <w:r w:rsidRPr="00F25BF8">
              <w:rPr>
                <w:rFonts w:cs="Times New Roman"/>
                <w:sz w:val="20"/>
                <w:lang w:eastAsia="zh-CN"/>
              </w:rPr>
              <w:t xml:space="preserve"> (2013/2014)</w:t>
            </w:r>
            <w:r w:rsidRPr="00F25BF8">
              <w:rPr>
                <w:rFonts w:cs="Times New Roman"/>
                <w:sz w:val="20"/>
              </w:rPr>
              <w:t>?</w:t>
            </w:r>
          </w:p>
          <w:p w14:paraId="78FF888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i/>
                <w:sz w:val="20"/>
              </w:rPr>
              <w:t>(See Code below)</w:t>
            </w:r>
          </w:p>
        </w:tc>
        <w:tc>
          <w:tcPr>
            <w:tcW w:w="2880" w:type="dxa"/>
            <w:vMerge w:val="restart"/>
          </w:tcPr>
          <w:p w14:paraId="7E24F6E8"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 xml:space="preserve">E6. What was the </w:t>
            </w:r>
            <w:r w:rsidRPr="00F25BF8">
              <w:rPr>
                <w:rFonts w:cs="Times New Roman"/>
                <w:b/>
                <w:sz w:val="20"/>
              </w:rPr>
              <w:t>method</w:t>
            </w:r>
            <w:r w:rsidRPr="00F25BF8">
              <w:rPr>
                <w:rFonts w:cs="Times New Roman"/>
                <w:sz w:val="20"/>
              </w:rPr>
              <w:t xml:space="preserve"> by which this field was acquired by your household?</w:t>
            </w:r>
          </w:p>
          <w:p w14:paraId="6B212315" w14:textId="77777777" w:rsidR="00F25BF8" w:rsidRPr="00F25BF8" w:rsidRDefault="00F25BF8" w:rsidP="00F25BF8">
            <w:pPr>
              <w:kinsoku w:val="0"/>
              <w:overflowPunct w:val="0"/>
              <w:autoSpaceDE w:val="0"/>
              <w:autoSpaceDN w:val="0"/>
              <w:adjustRightInd w:val="0"/>
              <w:contextualSpacing/>
              <w:jc w:val="center"/>
              <w:rPr>
                <w:rFonts w:cs="Times New Roman"/>
                <w:spacing w:val="1"/>
                <w:w w:val="105"/>
                <w:sz w:val="20"/>
              </w:rPr>
            </w:pPr>
          </w:p>
          <w:p w14:paraId="714BBFC2"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1=Inherited</w:t>
            </w:r>
          </w:p>
          <w:p w14:paraId="02085B4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2=Allocated by village</w:t>
            </w:r>
          </w:p>
          <w:p w14:paraId="15A3937C"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3=Purchased</w:t>
            </w:r>
          </w:p>
          <w:p w14:paraId="3F5DAED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4=Rented</w:t>
            </w:r>
          </w:p>
          <w:p w14:paraId="0809B18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5=Borrowed</w:t>
            </w:r>
          </w:p>
          <w:p w14:paraId="76EC0A5D" w14:textId="77777777" w:rsidR="00F25BF8" w:rsidRPr="00F25BF8" w:rsidRDefault="00F25BF8" w:rsidP="00F25BF8">
            <w:pPr>
              <w:kinsoku w:val="0"/>
              <w:overflowPunct w:val="0"/>
              <w:autoSpaceDE w:val="0"/>
              <w:autoSpaceDN w:val="0"/>
              <w:adjustRightInd w:val="0"/>
              <w:contextualSpacing/>
              <w:jc w:val="center"/>
              <w:rPr>
                <w:rFonts w:cs="Times New Roman"/>
                <w:i/>
                <w:sz w:val="20"/>
              </w:rPr>
            </w:pPr>
            <w:r w:rsidRPr="00F25BF8">
              <w:rPr>
                <w:rFonts w:cs="Times New Roman"/>
                <w:sz w:val="20"/>
              </w:rPr>
              <w:t>97=Other, specify</w:t>
            </w:r>
          </w:p>
          <w:p w14:paraId="585683D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 xml:space="preserve">If NOT 4, skip to </w:t>
            </w:r>
            <w:r w:rsidRPr="00F25BF8">
              <w:rPr>
                <w:rFonts w:cs="Times New Roman"/>
                <w:b/>
                <w:sz w:val="20"/>
              </w:rPr>
              <w:t>E8</w:t>
            </w:r>
          </w:p>
        </w:tc>
      </w:tr>
      <w:tr w:rsidR="00F25BF8" w:rsidRPr="00F25BF8" w14:paraId="6F92419A" w14:textId="77777777" w:rsidTr="00F25BF8">
        <w:trPr>
          <w:trHeight w:val="20"/>
          <w:jc w:val="center"/>
        </w:trPr>
        <w:tc>
          <w:tcPr>
            <w:tcW w:w="694" w:type="dxa"/>
            <w:vMerge/>
          </w:tcPr>
          <w:p w14:paraId="0E6187ED" w14:textId="77777777" w:rsidR="00F25BF8" w:rsidRPr="00F25BF8" w:rsidRDefault="00F25BF8" w:rsidP="00F25BF8">
            <w:pPr>
              <w:contextualSpacing/>
              <w:jc w:val="center"/>
              <w:rPr>
                <w:sz w:val="20"/>
              </w:rPr>
            </w:pPr>
          </w:p>
        </w:tc>
        <w:tc>
          <w:tcPr>
            <w:tcW w:w="1101" w:type="dxa"/>
            <w:vMerge/>
          </w:tcPr>
          <w:p w14:paraId="4EA85B00" w14:textId="77777777" w:rsidR="00F25BF8" w:rsidRPr="00F25BF8" w:rsidRDefault="00F25BF8" w:rsidP="00F25BF8">
            <w:pPr>
              <w:contextualSpacing/>
              <w:jc w:val="center"/>
              <w:rPr>
                <w:sz w:val="20"/>
              </w:rPr>
            </w:pPr>
          </w:p>
        </w:tc>
        <w:tc>
          <w:tcPr>
            <w:tcW w:w="900" w:type="dxa"/>
          </w:tcPr>
          <w:p w14:paraId="2BB7E8EA" w14:textId="77777777" w:rsidR="00F25BF8" w:rsidRPr="00F25BF8" w:rsidRDefault="00F25BF8" w:rsidP="00F25BF8">
            <w:pPr>
              <w:kinsoku w:val="0"/>
              <w:overflowPunct w:val="0"/>
              <w:autoSpaceDE w:val="0"/>
              <w:autoSpaceDN w:val="0"/>
              <w:adjustRightInd w:val="0"/>
              <w:contextualSpacing/>
              <w:jc w:val="center"/>
              <w:rPr>
                <w:rFonts w:cs="Times New Roman"/>
                <w:sz w:val="18"/>
                <w:szCs w:val="18"/>
              </w:rPr>
            </w:pPr>
            <w:r w:rsidRPr="00F25BF8">
              <w:rPr>
                <w:rFonts w:cs="Times New Roman"/>
                <w:sz w:val="18"/>
                <w:szCs w:val="18"/>
              </w:rPr>
              <w:t>Area of field</w:t>
            </w:r>
          </w:p>
        </w:tc>
        <w:tc>
          <w:tcPr>
            <w:tcW w:w="900" w:type="dxa"/>
          </w:tcPr>
          <w:p w14:paraId="496F31A6" w14:textId="77777777" w:rsidR="00F25BF8" w:rsidRPr="00F25BF8" w:rsidRDefault="00F25BF8" w:rsidP="00F25BF8">
            <w:pPr>
              <w:kinsoku w:val="0"/>
              <w:overflowPunct w:val="0"/>
              <w:autoSpaceDE w:val="0"/>
              <w:autoSpaceDN w:val="0"/>
              <w:adjustRightInd w:val="0"/>
              <w:contextualSpacing/>
              <w:jc w:val="center"/>
              <w:rPr>
                <w:rFonts w:cs="Times New Roman"/>
                <w:sz w:val="18"/>
                <w:szCs w:val="18"/>
              </w:rPr>
            </w:pPr>
            <w:r w:rsidRPr="00F25BF8">
              <w:rPr>
                <w:rFonts w:cs="Times New Roman"/>
                <w:sz w:val="18"/>
                <w:szCs w:val="18"/>
              </w:rPr>
              <w:t>Unit</w:t>
            </w:r>
          </w:p>
          <w:p w14:paraId="49D08293" w14:textId="77777777" w:rsidR="00F25BF8" w:rsidRPr="00F25BF8" w:rsidRDefault="00F25BF8" w:rsidP="00F25BF8">
            <w:pPr>
              <w:kinsoku w:val="0"/>
              <w:overflowPunct w:val="0"/>
              <w:autoSpaceDE w:val="0"/>
              <w:autoSpaceDN w:val="0"/>
              <w:adjustRightInd w:val="0"/>
              <w:contextualSpacing/>
              <w:jc w:val="center"/>
              <w:rPr>
                <w:rFonts w:cs="Times New Roman"/>
                <w:sz w:val="18"/>
                <w:szCs w:val="18"/>
              </w:rPr>
            </w:pPr>
            <w:r w:rsidRPr="00F25BF8">
              <w:rPr>
                <w:rFonts w:cs="Times New Roman"/>
                <w:sz w:val="18"/>
                <w:szCs w:val="18"/>
              </w:rPr>
              <w:t>1=lima</w:t>
            </w:r>
          </w:p>
          <w:p w14:paraId="5F2E1000" w14:textId="77777777" w:rsidR="00F25BF8" w:rsidRPr="00F25BF8" w:rsidRDefault="00F25BF8" w:rsidP="00F25BF8">
            <w:pPr>
              <w:kinsoku w:val="0"/>
              <w:overflowPunct w:val="0"/>
              <w:autoSpaceDE w:val="0"/>
              <w:autoSpaceDN w:val="0"/>
              <w:adjustRightInd w:val="0"/>
              <w:contextualSpacing/>
              <w:jc w:val="center"/>
              <w:rPr>
                <w:rFonts w:cs="Times New Roman"/>
                <w:sz w:val="18"/>
                <w:szCs w:val="18"/>
              </w:rPr>
            </w:pPr>
            <w:r w:rsidRPr="00F25BF8">
              <w:rPr>
                <w:rFonts w:cs="Times New Roman"/>
                <w:sz w:val="18"/>
                <w:szCs w:val="18"/>
              </w:rPr>
              <w:t>2=acre</w:t>
            </w:r>
          </w:p>
          <w:p w14:paraId="0528BE99" w14:textId="77777777" w:rsidR="00F25BF8" w:rsidRPr="00F25BF8" w:rsidRDefault="00F25BF8" w:rsidP="00F25BF8">
            <w:pPr>
              <w:kinsoku w:val="0"/>
              <w:overflowPunct w:val="0"/>
              <w:autoSpaceDE w:val="0"/>
              <w:autoSpaceDN w:val="0"/>
              <w:adjustRightInd w:val="0"/>
              <w:contextualSpacing/>
              <w:jc w:val="center"/>
              <w:rPr>
                <w:rFonts w:cs="Times New Roman"/>
                <w:sz w:val="18"/>
                <w:szCs w:val="18"/>
              </w:rPr>
            </w:pPr>
            <w:r w:rsidRPr="00F25BF8">
              <w:rPr>
                <w:rFonts w:cs="Times New Roman"/>
                <w:sz w:val="18"/>
                <w:szCs w:val="18"/>
              </w:rPr>
              <w:t>3=hectare</w:t>
            </w:r>
          </w:p>
          <w:p w14:paraId="0724AAF5" w14:textId="77777777" w:rsidR="00F25BF8" w:rsidRPr="00F25BF8" w:rsidRDefault="00F25BF8" w:rsidP="00F25BF8">
            <w:pPr>
              <w:kinsoku w:val="0"/>
              <w:overflowPunct w:val="0"/>
              <w:autoSpaceDE w:val="0"/>
              <w:autoSpaceDN w:val="0"/>
              <w:adjustRightInd w:val="0"/>
              <w:ind w:right="-90"/>
              <w:contextualSpacing/>
              <w:jc w:val="center"/>
              <w:rPr>
                <w:rFonts w:cs="Times New Roman"/>
                <w:sz w:val="18"/>
                <w:szCs w:val="18"/>
              </w:rPr>
            </w:pPr>
            <w:r w:rsidRPr="00F25BF8">
              <w:rPr>
                <w:rFonts w:cs="Times New Roman"/>
                <w:sz w:val="18"/>
                <w:szCs w:val="18"/>
              </w:rPr>
              <w:t>4=square meter</w:t>
            </w:r>
          </w:p>
          <w:p w14:paraId="24BF3566" w14:textId="77777777" w:rsidR="00F25BF8" w:rsidRPr="00F25BF8" w:rsidRDefault="00F25BF8" w:rsidP="00F25BF8">
            <w:pPr>
              <w:kinsoku w:val="0"/>
              <w:overflowPunct w:val="0"/>
              <w:autoSpaceDE w:val="0"/>
              <w:autoSpaceDN w:val="0"/>
              <w:adjustRightInd w:val="0"/>
              <w:ind w:right="-90"/>
              <w:contextualSpacing/>
              <w:jc w:val="center"/>
              <w:rPr>
                <w:rFonts w:cs="Times New Roman"/>
                <w:sz w:val="18"/>
                <w:szCs w:val="18"/>
              </w:rPr>
            </w:pPr>
            <w:r w:rsidRPr="00F25BF8">
              <w:rPr>
                <w:rFonts w:cs="Times New Roman"/>
                <w:sz w:val="18"/>
                <w:szCs w:val="18"/>
              </w:rPr>
              <w:t>5=steps</w:t>
            </w:r>
          </w:p>
          <w:p w14:paraId="56704CF7" w14:textId="77777777" w:rsidR="00F25BF8" w:rsidRPr="00F25BF8" w:rsidRDefault="00F25BF8" w:rsidP="00F25BF8">
            <w:pPr>
              <w:kinsoku w:val="0"/>
              <w:overflowPunct w:val="0"/>
              <w:autoSpaceDE w:val="0"/>
              <w:autoSpaceDN w:val="0"/>
              <w:adjustRightInd w:val="0"/>
              <w:ind w:right="-90"/>
              <w:contextualSpacing/>
              <w:jc w:val="center"/>
              <w:rPr>
                <w:rFonts w:cs="Times New Roman"/>
                <w:sz w:val="18"/>
                <w:szCs w:val="18"/>
              </w:rPr>
            </w:pPr>
            <w:r w:rsidRPr="00F25BF8">
              <w:rPr>
                <w:rFonts w:cs="Times New Roman"/>
                <w:sz w:val="18"/>
                <w:szCs w:val="18"/>
              </w:rPr>
              <w:t>6=ropes</w:t>
            </w:r>
          </w:p>
        </w:tc>
        <w:tc>
          <w:tcPr>
            <w:tcW w:w="1022" w:type="dxa"/>
          </w:tcPr>
          <w:p w14:paraId="2D458170" w14:textId="77777777" w:rsidR="00F25BF8" w:rsidRPr="00F25BF8" w:rsidRDefault="00F25BF8" w:rsidP="00F25BF8">
            <w:pPr>
              <w:kinsoku w:val="0"/>
              <w:overflowPunct w:val="0"/>
              <w:autoSpaceDE w:val="0"/>
              <w:autoSpaceDN w:val="0"/>
              <w:adjustRightInd w:val="0"/>
              <w:ind w:right="-90"/>
              <w:contextualSpacing/>
              <w:jc w:val="center"/>
              <w:rPr>
                <w:rFonts w:cs="Times New Roman"/>
                <w:w w:val="105"/>
                <w:sz w:val="18"/>
                <w:szCs w:val="18"/>
              </w:rPr>
            </w:pPr>
            <w:r w:rsidRPr="00F25BF8">
              <w:rPr>
                <w:rFonts w:cs="Times New Roman"/>
                <w:w w:val="105"/>
                <w:sz w:val="18"/>
                <w:szCs w:val="18"/>
              </w:rPr>
              <w:t>Distance</w:t>
            </w:r>
          </w:p>
        </w:tc>
        <w:tc>
          <w:tcPr>
            <w:tcW w:w="1023" w:type="dxa"/>
          </w:tcPr>
          <w:p w14:paraId="5E837A21" w14:textId="77777777" w:rsidR="00F25BF8" w:rsidRPr="00F25BF8" w:rsidRDefault="00F25BF8" w:rsidP="00F25BF8">
            <w:pPr>
              <w:contextualSpacing/>
              <w:jc w:val="center"/>
              <w:rPr>
                <w:rFonts w:cs="Times New Roman"/>
                <w:sz w:val="18"/>
                <w:szCs w:val="18"/>
              </w:rPr>
            </w:pPr>
            <w:r w:rsidRPr="00F25BF8">
              <w:rPr>
                <w:rFonts w:cs="Times New Roman"/>
                <w:sz w:val="18"/>
                <w:szCs w:val="18"/>
              </w:rPr>
              <w:t>Units</w:t>
            </w:r>
          </w:p>
          <w:p w14:paraId="74F13906" w14:textId="77777777" w:rsidR="00F25BF8" w:rsidRPr="00F25BF8" w:rsidRDefault="00F25BF8" w:rsidP="00F25BF8">
            <w:pPr>
              <w:kinsoku w:val="0"/>
              <w:overflowPunct w:val="0"/>
              <w:autoSpaceDE w:val="0"/>
              <w:autoSpaceDN w:val="0"/>
              <w:adjustRightInd w:val="0"/>
              <w:contextualSpacing/>
              <w:jc w:val="center"/>
              <w:rPr>
                <w:rFonts w:eastAsia="Calibri" w:cs="Times New Roman"/>
                <w:sz w:val="18"/>
                <w:szCs w:val="18"/>
              </w:rPr>
            </w:pPr>
            <w:r w:rsidRPr="00F25BF8">
              <w:rPr>
                <w:rFonts w:eastAsia="Calibri" w:cs="Times New Roman"/>
                <w:sz w:val="18"/>
                <w:szCs w:val="18"/>
              </w:rPr>
              <w:t>1=meters</w:t>
            </w:r>
          </w:p>
          <w:p w14:paraId="652590BE" w14:textId="77777777" w:rsidR="00F25BF8" w:rsidRPr="00F25BF8" w:rsidRDefault="00F25BF8" w:rsidP="00F25BF8">
            <w:pPr>
              <w:kinsoku w:val="0"/>
              <w:overflowPunct w:val="0"/>
              <w:autoSpaceDE w:val="0"/>
              <w:autoSpaceDN w:val="0"/>
              <w:adjustRightInd w:val="0"/>
              <w:contextualSpacing/>
              <w:jc w:val="center"/>
              <w:rPr>
                <w:rFonts w:eastAsia="Calibri" w:cs="Times New Roman"/>
                <w:sz w:val="18"/>
                <w:szCs w:val="18"/>
              </w:rPr>
            </w:pPr>
            <w:r w:rsidRPr="00F25BF8">
              <w:rPr>
                <w:rFonts w:eastAsia="Calibri" w:cs="Times New Roman"/>
                <w:sz w:val="18"/>
                <w:szCs w:val="18"/>
              </w:rPr>
              <w:t>2=kilometers</w:t>
            </w:r>
          </w:p>
          <w:p w14:paraId="6D2EA2B6" w14:textId="77777777" w:rsidR="00F25BF8" w:rsidRPr="00F25BF8" w:rsidRDefault="00F25BF8" w:rsidP="00F25BF8">
            <w:pPr>
              <w:kinsoku w:val="0"/>
              <w:overflowPunct w:val="0"/>
              <w:autoSpaceDE w:val="0"/>
              <w:autoSpaceDN w:val="0"/>
              <w:adjustRightInd w:val="0"/>
              <w:contextualSpacing/>
              <w:jc w:val="center"/>
              <w:rPr>
                <w:rFonts w:cs="Times New Roman"/>
                <w:sz w:val="18"/>
                <w:szCs w:val="18"/>
              </w:rPr>
            </w:pPr>
          </w:p>
        </w:tc>
        <w:tc>
          <w:tcPr>
            <w:tcW w:w="2880" w:type="dxa"/>
            <w:vMerge/>
          </w:tcPr>
          <w:p w14:paraId="31250A38"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800" w:type="dxa"/>
            <w:vMerge/>
          </w:tcPr>
          <w:p w14:paraId="7505C19C"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800" w:type="dxa"/>
            <w:vMerge/>
          </w:tcPr>
          <w:p w14:paraId="78E17182"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2880" w:type="dxa"/>
            <w:vMerge/>
          </w:tcPr>
          <w:p w14:paraId="7BCC8188"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r>
      <w:tr w:rsidR="00F25BF8" w:rsidRPr="00F25BF8" w14:paraId="547F8E12" w14:textId="77777777" w:rsidTr="00F25BF8">
        <w:trPr>
          <w:trHeight w:val="20"/>
          <w:jc w:val="center"/>
        </w:trPr>
        <w:tc>
          <w:tcPr>
            <w:tcW w:w="694" w:type="dxa"/>
          </w:tcPr>
          <w:p w14:paraId="58EBB33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101" w:type="dxa"/>
          </w:tcPr>
          <w:p w14:paraId="65484CEE" w14:textId="77777777" w:rsidR="00F25BF8" w:rsidRPr="00F25BF8" w:rsidRDefault="00F25BF8" w:rsidP="00F25BF8">
            <w:pPr>
              <w:kinsoku w:val="0"/>
              <w:overflowPunct w:val="0"/>
              <w:autoSpaceDE w:val="0"/>
              <w:autoSpaceDN w:val="0"/>
              <w:adjustRightInd w:val="0"/>
              <w:ind w:right="54"/>
              <w:contextualSpacing/>
              <w:jc w:val="center"/>
              <w:rPr>
                <w:rFonts w:cs="Times New Roman"/>
                <w:b/>
                <w:bCs/>
                <w:spacing w:val="1"/>
                <w:w w:val="105"/>
                <w:sz w:val="18"/>
                <w:szCs w:val="18"/>
              </w:rPr>
            </w:pPr>
            <w:r w:rsidRPr="00F25BF8">
              <w:rPr>
                <w:rFonts w:cs="Times New Roman"/>
                <w:b/>
                <w:bCs/>
                <w:spacing w:val="1"/>
                <w:w w:val="105"/>
                <w:sz w:val="18"/>
                <w:szCs w:val="18"/>
              </w:rPr>
              <w:t>f_nickname</w:t>
            </w:r>
          </w:p>
        </w:tc>
        <w:tc>
          <w:tcPr>
            <w:tcW w:w="900" w:type="dxa"/>
          </w:tcPr>
          <w:p w14:paraId="21BC2685"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farea</w:t>
            </w:r>
          </w:p>
        </w:tc>
        <w:tc>
          <w:tcPr>
            <w:tcW w:w="900" w:type="dxa"/>
          </w:tcPr>
          <w:p w14:paraId="4A1E90E9"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unit6a</w:t>
            </w:r>
          </w:p>
        </w:tc>
        <w:tc>
          <w:tcPr>
            <w:tcW w:w="1022" w:type="dxa"/>
          </w:tcPr>
          <w:p w14:paraId="11AA1742"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fdist</w:t>
            </w:r>
          </w:p>
        </w:tc>
        <w:tc>
          <w:tcPr>
            <w:tcW w:w="1023" w:type="dxa"/>
          </w:tcPr>
          <w:p w14:paraId="454B05E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Unit6b</w:t>
            </w:r>
          </w:p>
        </w:tc>
        <w:tc>
          <w:tcPr>
            <w:tcW w:w="2880" w:type="dxa"/>
          </w:tcPr>
          <w:p w14:paraId="6A2F7C2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fieldpurp</w:t>
            </w:r>
          </w:p>
        </w:tc>
        <w:tc>
          <w:tcPr>
            <w:tcW w:w="1800" w:type="dxa"/>
          </w:tcPr>
          <w:p w14:paraId="3ABC1986"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fallowrsn</w:t>
            </w:r>
          </w:p>
        </w:tc>
        <w:tc>
          <w:tcPr>
            <w:tcW w:w="1800" w:type="dxa"/>
          </w:tcPr>
          <w:p w14:paraId="5D2C0C95"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main_crop</w:t>
            </w:r>
          </w:p>
        </w:tc>
        <w:tc>
          <w:tcPr>
            <w:tcW w:w="2880" w:type="dxa"/>
          </w:tcPr>
          <w:p w14:paraId="7DEBA756"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acquired_method</w:t>
            </w:r>
          </w:p>
        </w:tc>
      </w:tr>
      <w:tr w:rsidR="00F25BF8" w:rsidRPr="00F25BF8" w14:paraId="29EC9B42" w14:textId="77777777" w:rsidTr="00F25BF8">
        <w:trPr>
          <w:trHeight w:val="20"/>
          <w:jc w:val="center"/>
        </w:trPr>
        <w:tc>
          <w:tcPr>
            <w:tcW w:w="694" w:type="dxa"/>
          </w:tcPr>
          <w:p w14:paraId="3C7A1DE2" w14:textId="77777777" w:rsidR="00F25BF8" w:rsidRPr="00F25BF8" w:rsidRDefault="00F25BF8" w:rsidP="00F25BF8">
            <w:pPr>
              <w:contextualSpacing/>
              <w:jc w:val="center"/>
              <w:rPr>
                <w:sz w:val="20"/>
              </w:rPr>
            </w:pPr>
            <w:r w:rsidRPr="00F25BF8">
              <w:rPr>
                <w:sz w:val="20"/>
              </w:rPr>
              <w:t>1</w:t>
            </w:r>
          </w:p>
        </w:tc>
        <w:tc>
          <w:tcPr>
            <w:tcW w:w="1101" w:type="dxa"/>
          </w:tcPr>
          <w:p w14:paraId="33D93CAC" w14:textId="77777777" w:rsidR="00F25BF8" w:rsidRPr="00F25BF8" w:rsidRDefault="00F25BF8" w:rsidP="00F25BF8">
            <w:pPr>
              <w:contextualSpacing/>
              <w:jc w:val="center"/>
              <w:rPr>
                <w:sz w:val="20"/>
              </w:rPr>
            </w:pPr>
          </w:p>
        </w:tc>
        <w:tc>
          <w:tcPr>
            <w:tcW w:w="900" w:type="dxa"/>
          </w:tcPr>
          <w:p w14:paraId="2FF95698" w14:textId="77777777" w:rsidR="00F25BF8" w:rsidRPr="00F25BF8" w:rsidRDefault="00F25BF8" w:rsidP="00F25BF8">
            <w:pPr>
              <w:contextualSpacing/>
              <w:jc w:val="center"/>
              <w:rPr>
                <w:sz w:val="20"/>
              </w:rPr>
            </w:pPr>
          </w:p>
        </w:tc>
        <w:tc>
          <w:tcPr>
            <w:tcW w:w="900" w:type="dxa"/>
          </w:tcPr>
          <w:p w14:paraId="0B7BE355" w14:textId="77777777" w:rsidR="00F25BF8" w:rsidRPr="00F25BF8" w:rsidRDefault="00F25BF8" w:rsidP="00F25BF8">
            <w:pPr>
              <w:contextualSpacing/>
              <w:jc w:val="center"/>
              <w:rPr>
                <w:sz w:val="20"/>
              </w:rPr>
            </w:pPr>
          </w:p>
        </w:tc>
        <w:tc>
          <w:tcPr>
            <w:tcW w:w="1022" w:type="dxa"/>
          </w:tcPr>
          <w:p w14:paraId="2ACCECC0" w14:textId="77777777" w:rsidR="00F25BF8" w:rsidRPr="00F25BF8" w:rsidRDefault="00F25BF8" w:rsidP="00F25BF8">
            <w:pPr>
              <w:contextualSpacing/>
              <w:jc w:val="center"/>
              <w:rPr>
                <w:sz w:val="20"/>
              </w:rPr>
            </w:pPr>
          </w:p>
        </w:tc>
        <w:tc>
          <w:tcPr>
            <w:tcW w:w="1023" w:type="dxa"/>
          </w:tcPr>
          <w:p w14:paraId="12A3566C" w14:textId="77777777" w:rsidR="00F25BF8" w:rsidRPr="00F25BF8" w:rsidRDefault="00F25BF8" w:rsidP="00F25BF8">
            <w:pPr>
              <w:contextualSpacing/>
              <w:jc w:val="center"/>
              <w:rPr>
                <w:sz w:val="20"/>
              </w:rPr>
            </w:pPr>
          </w:p>
        </w:tc>
        <w:tc>
          <w:tcPr>
            <w:tcW w:w="2880" w:type="dxa"/>
          </w:tcPr>
          <w:p w14:paraId="1F372A74" w14:textId="77777777" w:rsidR="00F25BF8" w:rsidRPr="00F25BF8" w:rsidRDefault="00F25BF8" w:rsidP="00F25BF8">
            <w:pPr>
              <w:contextualSpacing/>
              <w:jc w:val="center"/>
              <w:rPr>
                <w:sz w:val="20"/>
              </w:rPr>
            </w:pPr>
          </w:p>
        </w:tc>
        <w:tc>
          <w:tcPr>
            <w:tcW w:w="1800" w:type="dxa"/>
          </w:tcPr>
          <w:p w14:paraId="226466FB" w14:textId="77777777" w:rsidR="00F25BF8" w:rsidRPr="00F25BF8" w:rsidRDefault="00F25BF8" w:rsidP="00F25BF8">
            <w:pPr>
              <w:contextualSpacing/>
              <w:jc w:val="center"/>
              <w:rPr>
                <w:sz w:val="20"/>
              </w:rPr>
            </w:pPr>
          </w:p>
        </w:tc>
        <w:tc>
          <w:tcPr>
            <w:tcW w:w="1800" w:type="dxa"/>
          </w:tcPr>
          <w:p w14:paraId="00CF5F90" w14:textId="77777777" w:rsidR="00F25BF8" w:rsidRPr="00F25BF8" w:rsidRDefault="00F25BF8" w:rsidP="00F25BF8">
            <w:pPr>
              <w:contextualSpacing/>
              <w:jc w:val="center"/>
              <w:rPr>
                <w:sz w:val="20"/>
              </w:rPr>
            </w:pPr>
          </w:p>
        </w:tc>
        <w:tc>
          <w:tcPr>
            <w:tcW w:w="2880" w:type="dxa"/>
          </w:tcPr>
          <w:p w14:paraId="2E91C984" w14:textId="77777777" w:rsidR="00F25BF8" w:rsidRPr="00F25BF8" w:rsidRDefault="00F25BF8" w:rsidP="00F25BF8">
            <w:pPr>
              <w:contextualSpacing/>
              <w:jc w:val="center"/>
              <w:rPr>
                <w:sz w:val="20"/>
              </w:rPr>
            </w:pPr>
          </w:p>
        </w:tc>
      </w:tr>
      <w:tr w:rsidR="00F25BF8" w:rsidRPr="00F25BF8" w14:paraId="0596CAB6" w14:textId="77777777" w:rsidTr="00F25BF8">
        <w:trPr>
          <w:trHeight w:val="20"/>
          <w:jc w:val="center"/>
        </w:trPr>
        <w:tc>
          <w:tcPr>
            <w:tcW w:w="694" w:type="dxa"/>
          </w:tcPr>
          <w:p w14:paraId="750CEAD5" w14:textId="77777777" w:rsidR="00F25BF8" w:rsidRPr="00F25BF8" w:rsidRDefault="00F25BF8" w:rsidP="00F25BF8">
            <w:pPr>
              <w:contextualSpacing/>
              <w:jc w:val="center"/>
              <w:rPr>
                <w:sz w:val="20"/>
              </w:rPr>
            </w:pPr>
            <w:r w:rsidRPr="00F25BF8">
              <w:rPr>
                <w:sz w:val="20"/>
              </w:rPr>
              <w:t>2</w:t>
            </w:r>
          </w:p>
        </w:tc>
        <w:tc>
          <w:tcPr>
            <w:tcW w:w="1101" w:type="dxa"/>
          </w:tcPr>
          <w:p w14:paraId="0B99EA40" w14:textId="77777777" w:rsidR="00F25BF8" w:rsidRPr="00F25BF8" w:rsidRDefault="00F25BF8" w:rsidP="00F25BF8">
            <w:pPr>
              <w:contextualSpacing/>
              <w:jc w:val="center"/>
              <w:rPr>
                <w:sz w:val="20"/>
              </w:rPr>
            </w:pPr>
          </w:p>
        </w:tc>
        <w:tc>
          <w:tcPr>
            <w:tcW w:w="900" w:type="dxa"/>
          </w:tcPr>
          <w:p w14:paraId="2ABC54AB" w14:textId="77777777" w:rsidR="00F25BF8" w:rsidRPr="00F25BF8" w:rsidRDefault="00F25BF8" w:rsidP="00F25BF8">
            <w:pPr>
              <w:contextualSpacing/>
              <w:jc w:val="center"/>
              <w:rPr>
                <w:sz w:val="20"/>
              </w:rPr>
            </w:pPr>
          </w:p>
        </w:tc>
        <w:tc>
          <w:tcPr>
            <w:tcW w:w="900" w:type="dxa"/>
          </w:tcPr>
          <w:p w14:paraId="1608FF89" w14:textId="77777777" w:rsidR="00F25BF8" w:rsidRPr="00F25BF8" w:rsidRDefault="00F25BF8" w:rsidP="00F25BF8">
            <w:pPr>
              <w:contextualSpacing/>
              <w:jc w:val="center"/>
              <w:rPr>
                <w:sz w:val="20"/>
              </w:rPr>
            </w:pPr>
          </w:p>
        </w:tc>
        <w:tc>
          <w:tcPr>
            <w:tcW w:w="1022" w:type="dxa"/>
          </w:tcPr>
          <w:p w14:paraId="723FF552" w14:textId="77777777" w:rsidR="00F25BF8" w:rsidRPr="00F25BF8" w:rsidRDefault="00F25BF8" w:rsidP="00F25BF8">
            <w:pPr>
              <w:contextualSpacing/>
              <w:jc w:val="center"/>
              <w:rPr>
                <w:sz w:val="20"/>
              </w:rPr>
            </w:pPr>
          </w:p>
        </w:tc>
        <w:tc>
          <w:tcPr>
            <w:tcW w:w="1023" w:type="dxa"/>
          </w:tcPr>
          <w:p w14:paraId="1AB340BB" w14:textId="77777777" w:rsidR="00F25BF8" w:rsidRPr="00F25BF8" w:rsidRDefault="00F25BF8" w:rsidP="00F25BF8">
            <w:pPr>
              <w:contextualSpacing/>
              <w:jc w:val="center"/>
              <w:rPr>
                <w:sz w:val="20"/>
              </w:rPr>
            </w:pPr>
          </w:p>
        </w:tc>
        <w:tc>
          <w:tcPr>
            <w:tcW w:w="2880" w:type="dxa"/>
          </w:tcPr>
          <w:p w14:paraId="69C6F5D0" w14:textId="77777777" w:rsidR="00F25BF8" w:rsidRPr="00F25BF8" w:rsidRDefault="00F25BF8" w:rsidP="00F25BF8">
            <w:pPr>
              <w:contextualSpacing/>
              <w:jc w:val="center"/>
              <w:rPr>
                <w:sz w:val="20"/>
              </w:rPr>
            </w:pPr>
          </w:p>
        </w:tc>
        <w:tc>
          <w:tcPr>
            <w:tcW w:w="1800" w:type="dxa"/>
          </w:tcPr>
          <w:p w14:paraId="10D10907" w14:textId="77777777" w:rsidR="00F25BF8" w:rsidRPr="00F25BF8" w:rsidRDefault="00F25BF8" w:rsidP="00F25BF8">
            <w:pPr>
              <w:contextualSpacing/>
              <w:jc w:val="center"/>
              <w:rPr>
                <w:sz w:val="20"/>
              </w:rPr>
            </w:pPr>
          </w:p>
        </w:tc>
        <w:tc>
          <w:tcPr>
            <w:tcW w:w="1800" w:type="dxa"/>
          </w:tcPr>
          <w:p w14:paraId="3E540A90" w14:textId="77777777" w:rsidR="00F25BF8" w:rsidRPr="00F25BF8" w:rsidRDefault="00F25BF8" w:rsidP="00F25BF8">
            <w:pPr>
              <w:contextualSpacing/>
              <w:jc w:val="center"/>
              <w:rPr>
                <w:sz w:val="20"/>
              </w:rPr>
            </w:pPr>
          </w:p>
        </w:tc>
        <w:tc>
          <w:tcPr>
            <w:tcW w:w="2880" w:type="dxa"/>
          </w:tcPr>
          <w:p w14:paraId="392618EB" w14:textId="77777777" w:rsidR="00F25BF8" w:rsidRPr="00F25BF8" w:rsidRDefault="00F25BF8" w:rsidP="00F25BF8">
            <w:pPr>
              <w:contextualSpacing/>
              <w:jc w:val="center"/>
              <w:rPr>
                <w:sz w:val="20"/>
              </w:rPr>
            </w:pPr>
          </w:p>
        </w:tc>
      </w:tr>
      <w:tr w:rsidR="00F25BF8" w:rsidRPr="00F25BF8" w14:paraId="2DC34E65" w14:textId="77777777" w:rsidTr="00F25BF8">
        <w:trPr>
          <w:trHeight w:val="20"/>
          <w:jc w:val="center"/>
        </w:trPr>
        <w:tc>
          <w:tcPr>
            <w:tcW w:w="694" w:type="dxa"/>
          </w:tcPr>
          <w:p w14:paraId="04EB6BB5" w14:textId="77777777" w:rsidR="00F25BF8" w:rsidRPr="00F25BF8" w:rsidRDefault="00F25BF8" w:rsidP="00F25BF8">
            <w:pPr>
              <w:contextualSpacing/>
              <w:jc w:val="center"/>
              <w:rPr>
                <w:sz w:val="20"/>
              </w:rPr>
            </w:pPr>
            <w:r w:rsidRPr="00F25BF8">
              <w:rPr>
                <w:sz w:val="20"/>
              </w:rPr>
              <w:t>3</w:t>
            </w:r>
          </w:p>
        </w:tc>
        <w:tc>
          <w:tcPr>
            <w:tcW w:w="1101" w:type="dxa"/>
          </w:tcPr>
          <w:p w14:paraId="568FAC16" w14:textId="77777777" w:rsidR="00F25BF8" w:rsidRPr="00F25BF8" w:rsidRDefault="00F25BF8" w:rsidP="00F25BF8">
            <w:pPr>
              <w:contextualSpacing/>
              <w:jc w:val="center"/>
              <w:rPr>
                <w:sz w:val="20"/>
              </w:rPr>
            </w:pPr>
          </w:p>
        </w:tc>
        <w:tc>
          <w:tcPr>
            <w:tcW w:w="900" w:type="dxa"/>
          </w:tcPr>
          <w:p w14:paraId="60C99DB5" w14:textId="77777777" w:rsidR="00F25BF8" w:rsidRPr="00F25BF8" w:rsidRDefault="00F25BF8" w:rsidP="00F25BF8">
            <w:pPr>
              <w:contextualSpacing/>
              <w:jc w:val="center"/>
              <w:rPr>
                <w:sz w:val="20"/>
              </w:rPr>
            </w:pPr>
          </w:p>
        </w:tc>
        <w:tc>
          <w:tcPr>
            <w:tcW w:w="900" w:type="dxa"/>
          </w:tcPr>
          <w:p w14:paraId="31B4212A" w14:textId="77777777" w:rsidR="00F25BF8" w:rsidRPr="00F25BF8" w:rsidRDefault="00F25BF8" w:rsidP="00F25BF8">
            <w:pPr>
              <w:contextualSpacing/>
              <w:jc w:val="center"/>
              <w:rPr>
                <w:sz w:val="20"/>
              </w:rPr>
            </w:pPr>
          </w:p>
        </w:tc>
        <w:tc>
          <w:tcPr>
            <w:tcW w:w="1022" w:type="dxa"/>
          </w:tcPr>
          <w:p w14:paraId="66691E20" w14:textId="77777777" w:rsidR="00F25BF8" w:rsidRPr="00F25BF8" w:rsidRDefault="00F25BF8" w:rsidP="00F25BF8">
            <w:pPr>
              <w:contextualSpacing/>
              <w:jc w:val="center"/>
              <w:rPr>
                <w:sz w:val="20"/>
              </w:rPr>
            </w:pPr>
          </w:p>
        </w:tc>
        <w:tc>
          <w:tcPr>
            <w:tcW w:w="1023" w:type="dxa"/>
          </w:tcPr>
          <w:p w14:paraId="69B5919B" w14:textId="77777777" w:rsidR="00F25BF8" w:rsidRPr="00F25BF8" w:rsidRDefault="00F25BF8" w:rsidP="00F25BF8">
            <w:pPr>
              <w:contextualSpacing/>
              <w:jc w:val="center"/>
              <w:rPr>
                <w:sz w:val="20"/>
              </w:rPr>
            </w:pPr>
          </w:p>
        </w:tc>
        <w:tc>
          <w:tcPr>
            <w:tcW w:w="2880" w:type="dxa"/>
          </w:tcPr>
          <w:p w14:paraId="759FDB4B" w14:textId="77777777" w:rsidR="00F25BF8" w:rsidRPr="00F25BF8" w:rsidRDefault="00F25BF8" w:rsidP="00F25BF8">
            <w:pPr>
              <w:contextualSpacing/>
              <w:jc w:val="center"/>
              <w:rPr>
                <w:sz w:val="20"/>
              </w:rPr>
            </w:pPr>
          </w:p>
        </w:tc>
        <w:tc>
          <w:tcPr>
            <w:tcW w:w="1800" w:type="dxa"/>
          </w:tcPr>
          <w:p w14:paraId="10ACD358" w14:textId="77777777" w:rsidR="00F25BF8" w:rsidRPr="00F25BF8" w:rsidRDefault="00F25BF8" w:rsidP="00F25BF8">
            <w:pPr>
              <w:contextualSpacing/>
              <w:jc w:val="center"/>
              <w:rPr>
                <w:sz w:val="20"/>
              </w:rPr>
            </w:pPr>
          </w:p>
        </w:tc>
        <w:tc>
          <w:tcPr>
            <w:tcW w:w="1800" w:type="dxa"/>
          </w:tcPr>
          <w:p w14:paraId="51349DA0" w14:textId="77777777" w:rsidR="00F25BF8" w:rsidRPr="00F25BF8" w:rsidRDefault="00F25BF8" w:rsidP="00F25BF8">
            <w:pPr>
              <w:contextualSpacing/>
              <w:jc w:val="center"/>
              <w:rPr>
                <w:sz w:val="20"/>
              </w:rPr>
            </w:pPr>
          </w:p>
        </w:tc>
        <w:tc>
          <w:tcPr>
            <w:tcW w:w="2880" w:type="dxa"/>
          </w:tcPr>
          <w:p w14:paraId="6A8FE7FA" w14:textId="77777777" w:rsidR="00F25BF8" w:rsidRPr="00F25BF8" w:rsidRDefault="00F25BF8" w:rsidP="00F25BF8">
            <w:pPr>
              <w:contextualSpacing/>
              <w:jc w:val="center"/>
              <w:rPr>
                <w:sz w:val="20"/>
              </w:rPr>
            </w:pPr>
          </w:p>
        </w:tc>
      </w:tr>
      <w:tr w:rsidR="00F25BF8" w:rsidRPr="00F25BF8" w14:paraId="68475717" w14:textId="77777777" w:rsidTr="00F25BF8">
        <w:trPr>
          <w:trHeight w:val="20"/>
          <w:jc w:val="center"/>
        </w:trPr>
        <w:tc>
          <w:tcPr>
            <w:tcW w:w="694" w:type="dxa"/>
          </w:tcPr>
          <w:p w14:paraId="38A333BC" w14:textId="77777777" w:rsidR="00F25BF8" w:rsidRPr="00F25BF8" w:rsidRDefault="00F25BF8" w:rsidP="00F25BF8">
            <w:pPr>
              <w:contextualSpacing/>
              <w:jc w:val="center"/>
              <w:rPr>
                <w:sz w:val="20"/>
              </w:rPr>
            </w:pPr>
            <w:r w:rsidRPr="00F25BF8">
              <w:rPr>
                <w:sz w:val="20"/>
              </w:rPr>
              <w:t>4</w:t>
            </w:r>
          </w:p>
        </w:tc>
        <w:tc>
          <w:tcPr>
            <w:tcW w:w="1101" w:type="dxa"/>
          </w:tcPr>
          <w:p w14:paraId="6804923B" w14:textId="77777777" w:rsidR="00F25BF8" w:rsidRPr="00F25BF8" w:rsidRDefault="00F25BF8" w:rsidP="00F25BF8">
            <w:pPr>
              <w:contextualSpacing/>
              <w:jc w:val="center"/>
              <w:rPr>
                <w:sz w:val="20"/>
              </w:rPr>
            </w:pPr>
          </w:p>
        </w:tc>
        <w:tc>
          <w:tcPr>
            <w:tcW w:w="900" w:type="dxa"/>
          </w:tcPr>
          <w:p w14:paraId="126AC098" w14:textId="77777777" w:rsidR="00F25BF8" w:rsidRPr="00F25BF8" w:rsidRDefault="00F25BF8" w:rsidP="00F25BF8">
            <w:pPr>
              <w:contextualSpacing/>
              <w:jc w:val="center"/>
              <w:rPr>
                <w:sz w:val="20"/>
              </w:rPr>
            </w:pPr>
          </w:p>
        </w:tc>
        <w:tc>
          <w:tcPr>
            <w:tcW w:w="900" w:type="dxa"/>
          </w:tcPr>
          <w:p w14:paraId="246B54EC" w14:textId="77777777" w:rsidR="00F25BF8" w:rsidRPr="00F25BF8" w:rsidRDefault="00F25BF8" w:rsidP="00F25BF8">
            <w:pPr>
              <w:contextualSpacing/>
              <w:jc w:val="center"/>
              <w:rPr>
                <w:sz w:val="20"/>
              </w:rPr>
            </w:pPr>
          </w:p>
        </w:tc>
        <w:tc>
          <w:tcPr>
            <w:tcW w:w="1022" w:type="dxa"/>
          </w:tcPr>
          <w:p w14:paraId="44A5A312" w14:textId="77777777" w:rsidR="00F25BF8" w:rsidRPr="00F25BF8" w:rsidRDefault="00F25BF8" w:rsidP="00F25BF8">
            <w:pPr>
              <w:contextualSpacing/>
              <w:jc w:val="center"/>
              <w:rPr>
                <w:sz w:val="20"/>
              </w:rPr>
            </w:pPr>
          </w:p>
        </w:tc>
        <w:tc>
          <w:tcPr>
            <w:tcW w:w="1023" w:type="dxa"/>
          </w:tcPr>
          <w:p w14:paraId="216DD25E" w14:textId="77777777" w:rsidR="00F25BF8" w:rsidRPr="00F25BF8" w:rsidRDefault="00F25BF8" w:rsidP="00F25BF8">
            <w:pPr>
              <w:contextualSpacing/>
              <w:jc w:val="center"/>
              <w:rPr>
                <w:sz w:val="20"/>
              </w:rPr>
            </w:pPr>
          </w:p>
        </w:tc>
        <w:tc>
          <w:tcPr>
            <w:tcW w:w="2880" w:type="dxa"/>
          </w:tcPr>
          <w:p w14:paraId="0D2C180C" w14:textId="77777777" w:rsidR="00F25BF8" w:rsidRPr="00F25BF8" w:rsidRDefault="00F25BF8" w:rsidP="00F25BF8">
            <w:pPr>
              <w:contextualSpacing/>
              <w:jc w:val="center"/>
              <w:rPr>
                <w:sz w:val="20"/>
              </w:rPr>
            </w:pPr>
          </w:p>
        </w:tc>
        <w:tc>
          <w:tcPr>
            <w:tcW w:w="1800" w:type="dxa"/>
          </w:tcPr>
          <w:p w14:paraId="6FA34B2A" w14:textId="77777777" w:rsidR="00F25BF8" w:rsidRPr="00F25BF8" w:rsidRDefault="00F25BF8" w:rsidP="00F25BF8">
            <w:pPr>
              <w:contextualSpacing/>
              <w:jc w:val="center"/>
              <w:rPr>
                <w:sz w:val="20"/>
              </w:rPr>
            </w:pPr>
          </w:p>
        </w:tc>
        <w:tc>
          <w:tcPr>
            <w:tcW w:w="1800" w:type="dxa"/>
          </w:tcPr>
          <w:p w14:paraId="66877D0C" w14:textId="77777777" w:rsidR="00F25BF8" w:rsidRPr="00F25BF8" w:rsidRDefault="00F25BF8" w:rsidP="00F25BF8">
            <w:pPr>
              <w:contextualSpacing/>
              <w:jc w:val="center"/>
              <w:rPr>
                <w:sz w:val="20"/>
              </w:rPr>
            </w:pPr>
          </w:p>
        </w:tc>
        <w:tc>
          <w:tcPr>
            <w:tcW w:w="2880" w:type="dxa"/>
          </w:tcPr>
          <w:p w14:paraId="76D519AF" w14:textId="77777777" w:rsidR="00F25BF8" w:rsidRPr="00F25BF8" w:rsidRDefault="00F25BF8" w:rsidP="00F25BF8">
            <w:pPr>
              <w:contextualSpacing/>
              <w:jc w:val="center"/>
              <w:rPr>
                <w:sz w:val="20"/>
              </w:rPr>
            </w:pPr>
          </w:p>
        </w:tc>
      </w:tr>
      <w:tr w:rsidR="00F25BF8" w:rsidRPr="00F25BF8" w14:paraId="0A8C3F7F" w14:textId="77777777" w:rsidTr="00F25BF8">
        <w:trPr>
          <w:trHeight w:val="20"/>
          <w:jc w:val="center"/>
        </w:trPr>
        <w:tc>
          <w:tcPr>
            <w:tcW w:w="694" w:type="dxa"/>
          </w:tcPr>
          <w:p w14:paraId="13E50BC3" w14:textId="77777777" w:rsidR="00F25BF8" w:rsidRPr="00F25BF8" w:rsidRDefault="00F25BF8" w:rsidP="00F25BF8">
            <w:pPr>
              <w:contextualSpacing/>
              <w:jc w:val="center"/>
              <w:rPr>
                <w:sz w:val="20"/>
              </w:rPr>
            </w:pPr>
            <w:r w:rsidRPr="00F25BF8">
              <w:rPr>
                <w:sz w:val="20"/>
              </w:rPr>
              <w:t>5</w:t>
            </w:r>
          </w:p>
        </w:tc>
        <w:tc>
          <w:tcPr>
            <w:tcW w:w="1101" w:type="dxa"/>
          </w:tcPr>
          <w:p w14:paraId="5500FBB9" w14:textId="77777777" w:rsidR="00F25BF8" w:rsidRPr="00F25BF8" w:rsidRDefault="00F25BF8" w:rsidP="00F25BF8">
            <w:pPr>
              <w:contextualSpacing/>
              <w:jc w:val="center"/>
              <w:rPr>
                <w:sz w:val="20"/>
              </w:rPr>
            </w:pPr>
          </w:p>
        </w:tc>
        <w:tc>
          <w:tcPr>
            <w:tcW w:w="900" w:type="dxa"/>
          </w:tcPr>
          <w:p w14:paraId="21C5D7C7" w14:textId="77777777" w:rsidR="00F25BF8" w:rsidRPr="00F25BF8" w:rsidRDefault="00F25BF8" w:rsidP="00F25BF8">
            <w:pPr>
              <w:contextualSpacing/>
              <w:jc w:val="center"/>
              <w:rPr>
                <w:sz w:val="20"/>
              </w:rPr>
            </w:pPr>
          </w:p>
        </w:tc>
        <w:tc>
          <w:tcPr>
            <w:tcW w:w="900" w:type="dxa"/>
          </w:tcPr>
          <w:p w14:paraId="3DF3B287" w14:textId="77777777" w:rsidR="00F25BF8" w:rsidRPr="00F25BF8" w:rsidRDefault="00F25BF8" w:rsidP="00F25BF8">
            <w:pPr>
              <w:contextualSpacing/>
              <w:jc w:val="center"/>
              <w:rPr>
                <w:sz w:val="20"/>
              </w:rPr>
            </w:pPr>
          </w:p>
        </w:tc>
        <w:tc>
          <w:tcPr>
            <w:tcW w:w="1022" w:type="dxa"/>
          </w:tcPr>
          <w:p w14:paraId="4914B896" w14:textId="77777777" w:rsidR="00F25BF8" w:rsidRPr="00F25BF8" w:rsidRDefault="00F25BF8" w:rsidP="00F25BF8">
            <w:pPr>
              <w:contextualSpacing/>
              <w:jc w:val="center"/>
              <w:rPr>
                <w:sz w:val="20"/>
              </w:rPr>
            </w:pPr>
          </w:p>
        </w:tc>
        <w:tc>
          <w:tcPr>
            <w:tcW w:w="1023" w:type="dxa"/>
          </w:tcPr>
          <w:p w14:paraId="3AFA40A3" w14:textId="77777777" w:rsidR="00F25BF8" w:rsidRPr="00F25BF8" w:rsidRDefault="00F25BF8" w:rsidP="00F25BF8">
            <w:pPr>
              <w:contextualSpacing/>
              <w:jc w:val="center"/>
              <w:rPr>
                <w:sz w:val="20"/>
              </w:rPr>
            </w:pPr>
          </w:p>
        </w:tc>
        <w:tc>
          <w:tcPr>
            <w:tcW w:w="2880" w:type="dxa"/>
          </w:tcPr>
          <w:p w14:paraId="2D8E8781" w14:textId="77777777" w:rsidR="00F25BF8" w:rsidRPr="00F25BF8" w:rsidRDefault="00F25BF8" w:rsidP="00F25BF8">
            <w:pPr>
              <w:contextualSpacing/>
              <w:jc w:val="center"/>
              <w:rPr>
                <w:sz w:val="20"/>
              </w:rPr>
            </w:pPr>
          </w:p>
        </w:tc>
        <w:tc>
          <w:tcPr>
            <w:tcW w:w="1800" w:type="dxa"/>
          </w:tcPr>
          <w:p w14:paraId="4FF134FB" w14:textId="77777777" w:rsidR="00F25BF8" w:rsidRPr="00F25BF8" w:rsidRDefault="00F25BF8" w:rsidP="00F25BF8">
            <w:pPr>
              <w:contextualSpacing/>
              <w:jc w:val="center"/>
              <w:rPr>
                <w:sz w:val="20"/>
              </w:rPr>
            </w:pPr>
          </w:p>
        </w:tc>
        <w:tc>
          <w:tcPr>
            <w:tcW w:w="1800" w:type="dxa"/>
          </w:tcPr>
          <w:p w14:paraId="738A6835" w14:textId="77777777" w:rsidR="00F25BF8" w:rsidRPr="00F25BF8" w:rsidRDefault="00F25BF8" w:rsidP="00F25BF8">
            <w:pPr>
              <w:contextualSpacing/>
              <w:jc w:val="center"/>
              <w:rPr>
                <w:sz w:val="20"/>
              </w:rPr>
            </w:pPr>
          </w:p>
        </w:tc>
        <w:tc>
          <w:tcPr>
            <w:tcW w:w="2880" w:type="dxa"/>
          </w:tcPr>
          <w:p w14:paraId="1FCCB018" w14:textId="77777777" w:rsidR="00F25BF8" w:rsidRPr="00F25BF8" w:rsidRDefault="00F25BF8" w:rsidP="00F25BF8">
            <w:pPr>
              <w:contextualSpacing/>
              <w:jc w:val="center"/>
              <w:rPr>
                <w:sz w:val="20"/>
              </w:rPr>
            </w:pPr>
          </w:p>
        </w:tc>
      </w:tr>
      <w:tr w:rsidR="00F25BF8" w:rsidRPr="00F25BF8" w14:paraId="5593806D" w14:textId="77777777" w:rsidTr="00F25BF8">
        <w:trPr>
          <w:trHeight w:val="20"/>
          <w:jc w:val="center"/>
        </w:trPr>
        <w:tc>
          <w:tcPr>
            <w:tcW w:w="694" w:type="dxa"/>
          </w:tcPr>
          <w:p w14:paraId="416C9625" w14:textId="77777777" w:rsidR="00F25BF8" w:rsidRPr="00F25BF8" w:rsidRDefault="00F25BF8" w:rsidP="00F25BF8">
            <w:pPr>
              <w:contextualSpacing/>
              <w:jc w:val="center"/>
              <w:rPr>
                <w:sz w:val="20"/>
              </w:rPr>
            </w:pPr>
            <w:r w:rsidRPr="00F25BF8">
              <w:rPr>
                <w:sz w:val="20"/>
              </w:rPr>
              <w:t>6</w:t>
            </w:r>
          </w:p>
        </w:tc>
        <w:tc>
          <w:tcPr>
            <w:tcW w:w="1101" w:type="dxa"/>
          </w:tcPr>
          <w:p w14:paraId="7DC8ED51" w14:textId="77777777" w:rsidR="00F25BF8" w:rsidRPr="00F25BF8" w:rsidRDefault="00F25BF8" w:rsidP="00F25BF8">
            <w:pPr>
              <w:contextualSpacing/>
              <w:jc w:val="center"/>
              <w:rPr>
                <w:sz w:val="20"/>
              </w:rPr>
            </w:pPr>
          </w:p>
        </w:tc>
        <w:tc>
          <w:tcPr>
            <w:tcW w:w="900" w:type="dxa"/>
          </w:tcPr>
          <w:p w14:paraId="20454180" w14:textId="77777777" w:rsidR="00F25BF8" w:rsidRPr="00F25BF8" w:rsidRDefault="00F25BF8" w:rsidP="00F25BF8">
            <w:pPr>
              <w:contextualSpacing/>
              <w:jc w:val="center"/>
              <w:rPr>
                <w:sz w:val="20"/>
              </w:rPr>
            </w:pPr>
          </w:p>
        </w:tc>
        <w:tc>
          <w:tcPr>
            <w:tcW w:w="900" w:type="dxa"/>
          </w:tcPr>
          <w:p w14:paraId="1BEE95C2" w14:textId="77777777" w:rsidR="00F25BF8" w:rsidRPr="00F25BF8" w:rsidRDefault="00F25BF8" w:rsidP="00F25BF8">
            <w:pPr>
              <w:contextualSpacing/>
              <w:jc w:val="center"/>
              <w:rPr>
                <w:sz w:val="20"/>
              </w:rPr>
            </w:pPr>
          </w:p>
        </w:tc>
        <w:tc>
          <w:tcPr>
            <w:tcW w:w="1022" w:type="dxa"/>
          </w:tcPr>
          <w:p w14:paraId="2AF3E72E" w14:textId="77777777" w:rsidR="00F25BF8" w:rsidRPr="00F25BF8" w:rsidRDefault="00F25BF8" w:rsidP="00F25BF8">
            <w:pPr>
              <w:contextualSpacing/>
              <w:jc w:val="center"/>
              <w:rPr>
                <w:sz w:val="20"/>
              </w:rPr>
            </w:pPr>
          </w:p>
        </w:tc>
        <w:tc>
          <w:tcPr>
            <w:tcW w:w="1023" w:type="dxa"/>
          </w:tcPr>
          <w:p w14:paraId="69F88FEC" w14:textId="77777777" w:rsidR="00F25BF8" w:rsidRPr="00F25BF8" w:rsidRDefault="00F25BF8" w:rsidP="00F25BF8">
            <w:pPr>
              <w:contextualSpacing/>
              <w:jc w:val="center"/>
              <w:rPr>
                <w:sz w:val="20"/>
              </w:rPr>
            </w:pPr>
          </w:p>
        </w:tc>
        <w:tc>
          <w:tcPr>
            <w:tcW w:w="2880" w:type="dxa"/>
          </w:tcPr>
          <w:p w14:paraId="7FB6441F" w14:textId="77777777" w:rsidR="00F25BF8" w:rsidRPr="00F25BF8" w:rsidRDefault="00F25BF8" w:rsidP="00F25BF8">
            <w:pPr>
              <w:contextualSpacing/>
              <w:jc w:val="center"/>
              <w:rPr>
                <w:sz w:val="20"/>
              </w:rPr>
            </w:pPr>
          </w:p>
        </w:tc>
        <w:tc>
          <w:tcPr>
            <w:tcW w:w="1800" w:type="dxa"/>
          </w:tcPr>
          <w:p w14:paraId="0E604EFA" w14:textId="77777777" w:rsidR="00F25BF8" w:rsidRPr="00F25BF8" w:rsidRDefault="00F25BF8" w:rsidP="00F25BF8">
            <w:pPr>
              <w:contextualSpacing/>
              <w:jc w:val="center"/>
              <w:rPr>
                <w:sz w:val="20"/>
              </w:rPr>
            </w:pPr>
          </w:p>
        </w:tc>
        <w:tc>
          <w:tcPr>
            <w:tcW w:w="1800" w:type="dxa"/>
          </w:tcPr>
          <w:p w14:paraId="1FC28E16" w14:textId="77777777" w:rsidR="00F25BF8" w:rsidRPr="00F25BF8" w:rsidRDefault="00F25BF8" w:rsidP="00F25BF8">
            <w:pPr>
              <w:contextualSpacing/>
              <w:jc w:val="center"/>
              <w:rPr>
                <w:sz w:val="20"/>
              </w:rPr>
            </w:pPr>
          </w:p>
        </w:tc>
        <w:tc>
          <w:tcPr>
            <w:tcW w:w="2880" w:type="dxa"/>
          </w:tcPr>
          <w:p w14:paraId="05D19D7D" w14:textId="77777777" w:rsidR="00F25BF8" w:rsidRPr="00F25BF8" w:rsidRDefault="00F25BF8" w:rsidP="00F25BF8">
            <w:pPr>
              <w:contextualSpacing/>
              <w:jc w:val="center"/>
              <w:rPr>
                <w:sz w:val="20"/>
              </w:rPr>
            </w:pPr>
          </w:p>
        </w:tc>
      </w:tr>
      <w:tr w:rsidR="00F25BF8" w:rsidRPr="00F25BF8" w14:paraId="40B38654" w14:textId="77777777" w:rsidTr="00F25BF8">
        <w:trPr>
          <w:trHeight w:val="20"/>
          <w:jc w:val="center"/>
        </w:trPr>
        <w:tc>
          <w:tcPr>
            <w:tcW w:w="694" w:type="dxa"/>
          </w:tcPr>
          <w:p w14:paraId="16B2C265" w14:textId="77777777" w:rsidR="00F25BF8" w:rsidRPr="00F25BF8" w:rsidRDefault="00F25BF8" w:rsidP="00F25BF8">
            <w:pPr>
              <w:contextualSpacing/>
              <w:jc w:val="center"/>
              <w:rPr>
                <w:sz w:val="20"/>
              </w:rPr>
            </w:pPr>
            <w:r w:rsidRPr="00F25BF8">
              <w:rPr>
                <w:sz w:val="20"/>
              </w:rPr>
              <w:t>7</w:t>
            </w:r>
          </w:p>
        </w:tc>
        <w:tc>
          <w:tcPr>
            <w:tcW w:w="1101" w:type="dxa"/>
          </w:tcPr>
          <w:p w14:paraId="62D86CA3" w14:textId="77777777" w:rsidR="00F25BF8" w:rsidRPr="00F25BF8" w:rsidRDefault="00F25BF8" w:rsidP="00F25BF8">
            <w:pPr>
              <w:contextualSpacing/>
              <w:jc w:val="center"/>
              <w:rPr>
                <w:sz w:val="20"/>
              </w:rPr>
            </w:pPr>
          </w:p>
        </w:tc>
        <w:tc>
          <w:tcPr>
            <w:tcW w:w="900" w:type="dxa"/>
          </w:tcPr>
          <w:p w14:paraId="23CCA227" w14:textId="77777777" w:rsidR="00F25BF8" w:rsidRPr="00F25BF8" w:rsidRDefault="00F25BF8" w:rsidP="00F25BF8">
            <w:pPr>
              <w:contextualSpacing/>
              <w:jc w:val="center"/>
              <w:rPr>
                <w:sz w:val="20"/>
              </w:rPr>
            </w:pPr>
          </w:p>
        </w:tc>
        <w:tc>
          <w:tcPr>
            <w:tcW w:w="900" w:type="dxa"/>
          </w:tcPr>
          <w:p w14:paraId="7C756C16" w14:textId="77777777" w:rsidR="00F25BF8" w:rsidRPr="00F25BF8" w:rsidRDefault="00F25BF8" w:rsidP="00F25BF8">
            <w:pPr>
              <w:contextualSpacing/>
              <w:jc w:val="center"/>
              <w:rPr>
                <w:sz w:val="20"/>
              </w:rPr>
            </w:pPr>
          </w:p>
        </w:tc>
        <w:tc>
          <w:tcPr>
            <w:tcW w:w="1022" w:type="dxa"/>
          </w:tcPr>
          <w:p w14:paraId="3FC0717E" w14:textId="77777777" w:rsidR="00F25BF8" w:rsidRPr="00F25BF8" w:rsidRDefault="00F25BF8" w:rsidP="00F25BF8">
            <w:pPr>
              <w:contextualSpacing/>
              <w:jc w:val="center"/>
              <w:rPr>
                <w:sz w:val="20"/>
              </w:rPr>
            </w:pPr>
          </w:p>
        </w:tc>
        <w:tc>
          <w:tcPr>
            <w:tcW w:w="1023" w:type="dxa"/>
          </w:tcPr>
          <w:p w14:paraId="54CEBF05" w14:textId="77777777" w:rsidR="00F25BF8" w:rsidRPr="00F25BF8" w:rsidRDefault="00F25BF8" w:rsidP="00F25BF8">
            <w:pPr>
              <w:contextualSpacing/>
              <w:jc w:val="center"/>
              <w:rPr>
                <w:sz w:val="20"/>
              </w:rPr>
            </w:pPr>
          </w:p>
        </w:tc>
        <w:tc>
          <w:tcPr>
            <w:tcW w:w="2880" w:type="dxa"/>
          </w:tcPr>
          <w:p w14:paraId="1A831143" w14:textId="77777777" w:rsidR="00F25BF8" w:rsidRPr="00F25BF8" w:rsidRDefault="00F25BF8" w:rsidP="00F25BF8">
            <w:pPr>
              <w:contextualSpacing/>
              <w:jc w:val="center"/>
              <w:rPr>
                <w:sz w:val="20"/>
              </w:rPr>
            </w:pPr>
          </w:p>
        </w:tc>
        <w:tc>
          <w:tcPr>
            <w:tcW w:w="1800" w:type="dxa"/>
          </w:tcPr>
          <w:p w14:paraId="313A0724" w14:textId="77777777" w:rsidR="00F25BF8" w:rsidRPr="00F25BF8" w:rsidRDefault="00F25BF8" w:rsidP="00F25BF8">
            <w:pPr>
              <w:contextualSpacing/>
              <w:jc w:val="center"/>
              <w:rPr>
                <w:sz w:val="20"/>
              </w:rPr>
            </w:pPr>
          </w:p>
        </w:tc>
        <w:tc>
          <w:tcPr>
            <w:tcW w:w="1800" w:type="dxa"/>
          </w:tcPr>
          <w:p w14:paraId="1A30B4B7" w14:textId="77777777" w:rsidR="00F25BF8" w:rsidRPr="00F25BF8" w:rsidRDefault="00F25BF8" w:rsidP="00F25BF8">
            <w:pPr>
              <w:contextualSpacing/>
              <w:jc w:val="center"/>
              <w:rPr>
                <w:sz w:val="20"/>
              </w:rPr>
            </w:pPr>
          </w:p>
        </w:tc>
        <w:tc>
          <w:tcPr>
            <w:tcW w:w="2880" w:type="dxa"/>
          </w:tcPr>
          <w:p w14:paraId="599192A4" w14:textId="77777777" w:rsidR="00F25BF8" w:rsidRPr="00F25BF8" w:rsidRDefault="00F25BF8" w:rsidP="00F25BF8">
            <w:pPr>
              <w:contextualSpacing/>
              <w:jc w:val="center"/>
              <w:rPr>
                <w:sz w:val="20"/>
              </w:rPr>
            </w:pPr>
          </w:p>
        </w:tc>
      </w:tr>
      <w:tr w:rsidR="00F25BF8" w:rsidRPr="00F25BF8" w14:paraId="16D98FDC" w14:textId="77777777" w:rsidTr="00F25BF8">
        <w:trPr>
          <w:trHeight w:val="20"/>
          <w:jc w:val="center"/>
        </w:trPr>
        <w:tc>
          <w:tcPr>
            <w:tcW w:w="694" w:type="dxa"/>
          </w:tcPr>
          <w:p w14:paraId="42351BCF" w14:textId="77777777" w:rsidR="00F25BF8" w:rsidRPr="00F25BF8" w:rsidRDefault="00F25BF8" w:rsidP="00F25BF8">
            <w:pPr>
              <w:contextualSpacing/>
              <w:jc w:val="center"/>
              <w:rPr>
                <w:sz w:val="20"/>
              </w:rPr>
            </w:pPr>
            <w:r w:rsidRPr="00F25BF8">
              <w:rPr>
                <w:sz w:val="20"/>
              </w:rPr>
              <w:t>8</w:t>
            </w:r>
          </w:p>
        </w:tc>
        <w:tc>
          <w:tcPr>
            <w:tcW w:w="1101" w:type="dxa"/>
          </w:tcPr>
          <w:p w14:paraId="0A789F22" w14:textId="77777777" w:rsidR="00F25BF8" w:rsidRPr="00F25BF8" w:rsidRDefault="00F25BF8" w:rsidP="00F25BF8">
            <w:pPr>
              <w:contextualSpacing/>
              <w:jc w:val="center"/>
              <w:rPr>
                <w:sz w:val="20"/>
              </w:rPr>
            </w:pPr>
          </w:p>
        </w:tc>
        <w:tc>
          <w:tcPr>
            <w:tcW w:w="900" w:type="dxa"/>
          </w:tcPr>
          <w:p w14:paraId="507D810A" w14:textId="77777777" w:rsidR="00F25BF8" w:rsidRPr="00F25BF8" w:rsidRDefault="00F25BF8" w:rsidP="00F25BF8">
            <w:pPr>
              <w:contextualSpacing/>
              <w:jc w:val="center"/>
              <w:rPr>
                <w:sz w:val="20"/>
              </w:rPr>
            </w:pPr>
          </w:p>
        </w:tc>
        <w:tc>
          <w:tcPr>
            <w:tcW w:w="900" w:type="dxa"/>
          </w:tcPr>
          <w:p w14:paraId="79CC447B" w14:textId="77777777" w:rsidR="00F25BF8" w:rsidRPr="00F25BF8" w:rsidRDefault="00F25BF8" w:rsidP="00F25BF8">
            <w:pPr>
              <w:contextualSpacing/>
              <w:jc w:val="center"/>
              <w:rPr>
                <w:sz w:val="20"/>
              </w:rPr>
            </w:pPr>
          </w:p>
        </w:tc>
        <w:tc>
          <w:tcPr>
            <w:tcW w:w="1022" w:type="dxa"/>
          </w:tcPr>
          <w:p w14:paraId="2C6C1972" w14:textId="77777777" w:rsidR="00F25BF8" w:rsidRPr="00F25BF8" w:rsidRDefault="00F25BF8" w:rsidP="00F25BF8">
            <w:pPr>
              <w:contextualSpacing/>
              <w:jc w:val="center"/>
              <w:rPr>
                <w:sz w:val="20"/>
              </w:rPr>
            </w:pPr>
          </w:p>
        </w:tc>
        <w:tc>
          <w:tcPr>
            <w:tcW w:w="1023" w:type="dxa"/>
          </w:tcPr>
          <w:p w14:paraId="4A190082" w14:textId="77777777" w:rsidR="00F25BF8" w:rsidRPr="00F25BF8" w:rsidRDefault="00F25BF8" w:rsidP="00F25BF8">
            <w:pPr>
              <w:contextualSpacing/>
              <w:jc w:val="center"/>
              <w:rPr>
                <w:sz w:val="20"/>
              </w:rPr>
            </w:pPr>
          </w:p>
        </w:tc>
        <w:tc>
          <w:tcPr>
            <w:tcW w:w="2880" w:type="dxa"/>
          </w:tcPr>
          <w:p w14:paraId="3C3549C1" w14:textId="77777777" w:rsidR="00F25BF8" w:rsidRPr="00F25BF8" w:rsidRDefault="00F25BF8" w:rsidP="00F25BF8">
            <w:pPr>
              <w:contextualSpacing/>
              <w:jc w:val="center"/>
              <w:rPr>
                <w:sz w:val="20"/>
              </w:rPr>
            </w:pPr>
          </w:p>
        </w:tc>
        <w:tc>
          <w:tcPr>
            <w:tcW w:w="1800" w:type="dxa"/>
          </w:tcPr>
          <w:p w14:paraId="635B3260" w14:textId="77777777" w:rsidR="00F25BF8" w:rsidRPr="00F25BF8" w:rsidRDefault="00F25BF8" w:rsidP="00F25BF8">
            <w:pPr>
              <w:contextualSpacing/>
              <w:jc w:val="center"/>
              <w:rPr>
                <w:sz w:val="20"/>
              </w:rPr>
            </w:pPr>
          </w:p>
        </w:tc>
        <w:tc>
          <w:tcPr>
            <w:tcW w:w="1800" w:type="dxa"/>
          </w:tcPr>
          <w:p w14:paraId="3CA86EBB" w14:textId="77777777" w:rsidR="00F25BF8" w:rsidRPr="00F25BF8" w:rsidRDefault="00F25BF8" w:rsidP="00F25BF8">
            <w:pPr>
              <w:contextualSpacing/>
              <w:jc w:val="center"/>
              <w:rPr>
                <w:sz w:val="20"/>
              </w:rPr>
            </w:pPr>
          </w:p>
        </w:tc>
        <w:tc>
          <w:tcPr>
            <w:tcW w:w="2880" w:type="dxa"/>
          </w:tcPr>
          <w:p w14:paraId="24ACDE51" w14:textId="77777777" w:rsidR="00F25BF8" w:rsidRPr="00F25BF8" w:rsidRDefault="00F25BF8" w:rsidP="00F25BF8">
            <w:pPr>
              <w:contextualSpacing/>
              <w:jc w:val="center"/>
              <w:rPr>
                <w:sz w:val="20"/>
              </w:rPr>
            </w:pPr>
          </w:p>
        </w:tc>
      </w:tr>
      <w:tr w:rsidR="00F25BF8" w:rsidRPr="00F25BF8" w14:paraId="02F73303" w14:textId="77777777" w:rsidTr="00F25BF8">
        <w:trPr>
          <w:trHeight w:val="20"/>
          <w:jc w:val="center"/>
        </w:trPr>
        <w:tc>
          <w:tcPr>
            <w:tcW w:w="694" w:type="dxa"/>
          </w:tcPr>
          <w:p w14:paraId="3370BADF" w14:textId="77777777" w:rsidR="00F25BF8" w:rsidRPr="00F25BF8" w:rsidRDefault="00F25BF8" w:rsidP="00F25BF8">
            <w:pPr>
              <w:contextualSpacing/>
              <w:jc w:val="center"/>
              <w:rPr>
                <w:sz w:val="20"/>
              </w:rPr>
            </w:pPr>
            <w:r w:rsidRPr="00F25BF8">
              <w:rPr>
                <w:sz w:val="20"/>
              </w:rPr>
              <w:t>9</w:t>
            </w:r>
          </w:p>
        </w:tc>
        <w:tc>
          <w:tcPr>
            <w:tcW w:w="1101" w:type="dxa"/>
          </w:tcPr>
          <w:p w14:paraId="06BDCF96" w14:textId="77777777" w:rsidR="00F25BF8" w:rsidRPr="00F25BF8" w:rsidRDefault="00F25BF8" w:rsidP="00F25BF8">
            <w:pPr>
              <w:contextualSpacing/>
              <w:jc w:val="center"/>
              <w:rPr>
                <w:sz w:val="20"/>
              </w:rPr>
            </w:pPr>
          </w:p>
        </w:tc>
        <w:tc>
          <w:tcPr>
            <w:tcW w:w="900" w:type="dxa"/>
          </w:tcPr>
          <w:p w14:paraId="3AD1676A" w14:textId="77777777" w:rsidR="00F25BF8" w:rsidRPr="00F25BF8" w:rsidRDefault="00F25BF8" w:rsidP="00F25BF8">
            <w:pPr>
              <w:contextualSpacing/>
              <w:jc w:val="center"/>
              <w:rPr>
                <w:sz w:val="20"/>
              </w:rPr>
            </w:pPr>
          </w:p>
        </w:tc>
        <w:tc>
          <w:tcPr>
            <w:tcW w:w="900" w:type="dxa"/>
          </w:tcPr>
          <w:p w14:paraId="0E7910A6" w14:textId="77777777" w:rsidR="00F25BF8" w:rsidRPr="00F25BF8" w:rsidRDefault="00F25BF8" w:rsidP="00F25BF8">
            <w:pPr>
              <w:contextualSpacing/>
              <w:jc w:val="center"/>
              <w:rPr>
                <w:sz w:val="20"/>
              </w:rPr>
            </w:pPr>
          </w:p>
        </w:tc>
        <w:tc>
          <w:tcPr>
            <w:tcW w:w="1022" w:type="dxa"/>
          </w:tcPr>
          <w:p w14:paraId="55805A30" w14:textId="77777777" w:rsidR="00F25BF8" w:rsidRPr="00F25BF8" w:rsidRDefault="00F25BF8" w:rsidP="00F25BF8">
            <w:pPr>
              <w:contextualSpacing/>
              <w:jc w:val="center"/>
              <w:rPr>
                <w:sz w:val="20"/>
              </w:rPr>
            </w:pPr>
          </w:p>
        </w:tc>
        <w:tc>
          <w:tcPr>
            <w:tcW w:w="1023" w:type="dxa"/>
          </w:tcPr>
          <w:p w14:paraId="3810D1E2" w14:textId="77777777" w:rsidR="00F25BF8" w:rsidRPr="00F25BF8" w:rsidRDefault="00F25BF8" w:rsidP="00F25BF8">
            <w:pPr>
              <w:contextualSpacing/>
              <w:jc w:val="center"/>
              <w:rPr>
                <w:sz w:val="20"/>
              </w:rPr>
            </w:pPr>
          </w:p>
        </w:tc>
        <w:tc>
          <w:tcPr>
            <w:tcW w:w="2880" w:type="dxa"/>
          </w:tcPr>
          <w:p w14:paraId="78509AE6" w14:textId="77777777" w:rsidR="00F25BF8" w:rsidRPr="00F25BF8" w:rsidRDefault="00F25BF8" w:rsidP="00F25BF8">
            <w:pPr>
              <w:contextualSpacing/>
              <w:jc w:val="center"/>
              <w:rPr>
                <w:sz w:val="20"/>
              </w:rPr>
            </w:pPr>
          </w:p>
        </w:tc>
        <w:tc>
          <w:tcPr>
            <w:tcW w:w="1800" w:type="dxa"/>
          </w:tcPr>
          <w:p w14:paraId="4753548D" w14:textId="77777777" w:rsidR="00F25BF8" w:rsidRPr="00F25BF8" w:rsidRDefault="00F25BF8" w:rsidP="00F25BF8">
            <w:pPr>
              <w:contextualSpacing/>
              <w:jc w:val="center"/>
              <w:rPr>
                <w:sz w:val="20"/>
              </w:rPr>
            </w:pPr>
          </w:p>
        </w:tc>
        <w:tc>
          <w:tcPr>
            <w:tcW w:w="1800" w:type="dxa"/>
          </w:tcPr>
          <w:p w14:paraId="62DF8DBF" w14:textId="77777777" w:rsidR="00F25BF8" w:rsidRPr="00F25BF8" w:rsidRDefault="00F25BF8" w:rsidP="00F25BF8">
            <w:pPr>
              <w:contextualSpacing/>
              <w:jc w:val="center"/>
              <w:rPr>
                <w:sz w:val="20"/>
              </w:rPr>
            </w:pPr>
          </w:p>
        </w:tc>
        <w:tc>
          <w:tcPr>
            <w:tcW w:w="2880" w:type="dxa"/>
          </w:tcPr>
          <w:p w14:paraId="354DC123" w14:textId="77777777" w:rsidR="00F25BF8" w:rsidRPr="00F25BF8" w:rsidRDefault="00F25BF8" w:rsidP="00F25BF8">
            <w:pPr>
              <w:contextualSpacing/>
              <w:jc w:val="center"/>
              <w:rPr>
                <w:sz w:val="20"/>
              </w:rPr>
            </w:pPr>
          </w:p>
        </w:tc>
      </w:tr>
      <w:tr w:rsidR="00F25BF8" w:rsidRPr="00F25BF8" w14:paraId="4DF2C4ED" w14:textId="77777777" w:rsidTr="00F25BF8">
        <w:trPr>
          <w:trHeight w:val="20"/>
          <w:jc w:val="center"/>
        </w:trPr>
        <w:tc>
          <w:tcPr>
            <w:tcW w:w="694" w:type="dxa"/>
          </w:tcPr>
          <w:p w14:paraId="606C9EA7" w14:textId="77777777" w:rsidR="00F25BF8" w:rsidRPr="00F25BF8" w:rsidRDefault="00F25BF8" w:rsidP="00F25BF8">
            <w:pPr>
              <w:contextualSpacing/>
              <w:jc w:val="center"/>
              <w:rPr>
                <w:sz w:val="20"/>
              </w:rPr>
            </w:pPr>
            <w:r w:rsidRPr="00F25BF8">
              <w:rPr>
                <w:sz w:val="20"/>
              </w:rPr>
              <w:t>10</w:t>
            </w:r>
          </w:p>
        </w:tc>
        <w:tc>
          <w:tcPr>
            <w:tcW w:w="1101" w:type="dxa"/>
          </w:tcPr>
          <w:p w14:paraId="420F5F16" w14:textId="77777777" w:rsidR="00F25BF8" w:rsidRPr="00F25BF8" w:rsidRDefault="00F25BF8" w:rsidP="00F25BF8">
            <w:pPr>
              <w:contextualSpacing/>
              <w:jc w:val="center"/>
              <w:rPr>
                <w:sz w:val="20"/>
              </w:rPr>
            </w:pPr>
          </w:p>
        </w:tc>
        <w:tc>
          <w:tcPr>
            <w:tcW w:w="900" w:type="dxa"/>
          </w:tcPr>
          <w:p w14:paraId="62BFA77B" w14:textId="77777777" w:rsidR="00F25BF8" w:rsidRPr="00F25BF8" w:rsidRDefault="00F25BF8" w:rsidP="00F25BF8">
            <w:pPr>
              <w:contextualSpacing/>
              <w:jc w:val="center"/>
              <w:rPr>
                <w:sz w:val="20"/>
              </w:rPr>
            </w:pPr>
          </w:p>
        </w:tc>
        <w:tc>
          <w:tcPr>
            <w:tcW w:w="900" w:type="dxa"/>
          </w:tcPr>
          <w:p w14:paraId="6D890760" w14:textId="77777777" w:rsidR="00F25BF8" w:rsidRPr="00F25BF8" w:rsidRDefault="00F25BF8" w:rsidP="00F25BF8">
            <w:pPr>
              <w:contextualSpacing/>
              <w:jc w:val="center"/>
              <w:rPr>
                <w:sz w:val="20"/>
              </w:rPr>
            </w:pPr>
          </w:p>
        </w:tc>
        <w:tc>
          <w:tcPr>
            <w:tcW w:w="1022" w:type="dxa"/>
          </w:tcPr>
          <w:p w14:paraId="3CECEB15" w14:textId="77777777" w:rsidR="00F25BF8" w:rsidRPr="00F25BF8" w:rsidRDefault="00F25BF8" w:rsidP="00F25BF8">
            <w:pPr>
              <w:contextualSpacing/>
              <w:jc w:val="center"/>
              <w:rPr>
                <w:sz w:val="20"/>
              </w:rPr>
            </w:pPr>
          </w:p>
        </w:tc>
        <w:tc>
          <w:tcPr>
            <w:tcW w:w="1023" w:type="dxa"/>
          </w:tcPr>
          <w:p w14:paraId="68034C2F" w14:textId="77777777" w:rsidR="00F25BF8" w:rsidRPr="00F25BF8" w:rsidRDefault="00F25BF8" w:rsidP="00F25BF8">
            <w:pPr>
              <w:contextualSpacing/>
              <w:jc w:val="center"/>
              <w:rPr>
                <w:sz w:val="20"/>
              </w:rPr>
            </w:pPr>
          </w:p>
        </w:tc>
        <w:tc>
          <w:tcPr>
            <w:tcW w:w="2880" w:type="dxa"/>
          </w:tcPr>
          <w:p w14:paraId="618E92D2" w14:textId="77777777" w:rsidR="00F25BF8" w:rsidRPr="00F25BF8" w:rsidRDefault="00F25BF8" w:rsidP="00F25BF8">
            <w:pPr>
              <w:contextualSpacing/>
              <w:jc w:val="center"/>
              <w:rPr>
                <w:sz w:val="20"/>
              </w:rPr>
            </w:pPr>
          </w:p>
        </w:tc>
        <w:tc>
          <w:tcPr>
            <w:tcW w:w="1800" w:type="dxa"/>
          </w:tcPr>
          <w:p w14:paraId="35A363C6" w14:textId="77777777" w:rsidR="00F25BF8" w:rsidRPr="00F25BF8" w:rsidRDefault="00F25BF8" w:rsidP="00F25BF8">
            <w:pPr>
              <w:contextualSpacing/>
              <w:jc w:val="center"/>
              <w:rPr>
                <w:sz w:val="20"/>
              </w:rPr>
            </w:pPr>
          </w:p>
        </w:tc>
        <w:tc>
          <w:tcPr>
            <w:tcW w:w="1800" w:type="dxa"/>
          </w:tcPr>
          <w:p w14:paraId="58376278" w14:textId="77777777" w:rsidR="00F25BF8" w:rsidRPr="00F25BF8" w:rsidRDefault="00F25BF8" w:rsidP="00F25BF8">
            <w:pPr>
              <w:contextualSpacing/>
              <w:jc w:val="center"/>
              <w:rPr>
                <w:sz w:val="20"/>
              </w:rPr>
            </w:pPr>
          </w:p>
        </w:tc>
        <w:tc>
          <w:tcPr>
            <w:tcW w:w="2880" w:type="dxa"/>
          </w:tcPr>
          <w:p w14:paraId="5FC970A1" w14:textId="77777777" w:rsidR="00F25BF8" w:rsidRPr="00F25BF8" w:rsidRDefault="00F25BF8" w:rsidP="00F25BF8">
            <w:pPr>
              <w:contextualSpacing/>
              <w:jc w:val="center"/>
              <w:rPr>
                <w:sz w:val="20"/>
              </w:rPr>
            </w:pPr>
          </w:p>
        </w:tc>
      </w:tr>
    </w:tbl>
    <w:p w14:paraId="75799C46" w14:textId="77777777" w:rsidR="00F25BF8" w:rsidRPr="00F25BF8" w:rsidRDefault="00F25BF8" w:rsidP="00F25BF8">
      <w:pPr>
        <w:spacing w:after="0" w:line="240" w:lineRule="auto"/>
        <w:contextualSpacing/>
        <w:rPr>
          <w:rFonts w:eastAsia="SimSun"/>
        </w:rPr>
      </w:pPr>
    </w:p>
    <w:tbl>
      <w:tblPr>
        <w:tblStyle w:val="TableGrid2"/>
        <w:tblW w:w="15115" w:type="dxa"/>
        <w:jc w:val="center"/>
        <w:tblCellMar>
          <w:left w:w="29" w:type="dxa"/>
          <w:right w:w="29" w:type="dxa"/>
        </w:tblCellMar>
        <w:tblLook w:val="04A0" w:firstRow="1" w:lastRow="0" w:firstColumn="1" w:lastColumn="0" w:noHBand="0" w:noVBand="1"/>
      </w:tblPr>
      <w:tblGrid>
        <w:gridCol w:w="1795"/>
        <w:gridCol w:w="4320"/>
        <w:gridCol w:w="3000"/>
        <w:gridCol w:w="3000"/>
        <w:gridCol w:w="3000"/>
      </w:tblGrid>
      <w:tr w:rsidR="00F25BF8" w:rsidRPr="00F25BF8" w14:paraId="3B001C8F" w14:textId="77777777" w:rsidTr="00F25BF8">
        <w:trPr>
          <w:jc w:val="center"/>
        </w:trPr>
        <w:tc>
          <w:tcPr>
            <w:tcW w:w="1795" w:type="dxa"/>
          </w:tcPr>
          <w:p w14:paraId="556D2403"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Field Purpose (E3)</w:t>
            </w:r>
          </w:p>
        </w:tc>
        <w:tc>
          <w:tcPr>
            <w:tcW w:w="4320" w:type="dxa"/>
          </w:tcPr>
          <w:p w14:paraId="570B6739"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Why Fallow (E4)</w:t>
            </w:r>
          </w:p>
        </w:tc>
        <w:tc>
          <w:tcPr>
            <w:tcW w:w="9000" w:type="dxa"/>
            <w:gridSpan w:val="3"/>
          </w:tcPr>
          <w:p w14:paraId="6B83D144"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Crop Code (E5)</w:t>
            </w:r>
          </w:p>
        </w:tc>
      </w:tr>
      <w:tr w:rsidR="00F25BF8" w:rsidRPr="00F25BF8" w14:paraId="0493C115" w14:textId="77777777" w:rsidTr="00F25BF8">
        <w:trPr>
          <w:jc w:val="center"/>
        </w:trPr>
        <w:tc>
          <w:tcPr>
            <w:tcW w:w="1795" w:type="dxa"/>
          </w:tcPr>
          <w:p w14:paraId="0E54615C"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1=Farmed this field</w:t>
            </w:r>
          </w:p>
          <w:p w14:paraId="5627BDDE"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2=Left this field fallow</w:t>
            </w:r>
          </w:p>
          <w:p w14:paraId="4DABD75F"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3=Left this field in improved fallow</w:t>
            </w:r>
          </w:p>
          <w:p w14:paraId="54723CAA"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4=Used this field as pasture/other non-agricultural use</w:t>
            </w:r>
          </w:p>
        </w:tc>
        <w:tc>
          <w:tcPr>
            <w:tcW w:w="4320" w:type="dxa"/>
          </w:tcPr>
          <w:p w14:paraId="3D8E27D7"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1=Prevent soil erosion</w:t>
            </w:r>
          </w:p>
          <w:p w14:paraId="119B3408"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2=Protect from floods</w:t>
            </w:r>
          </w:p>
          <w:p w14:paraId="0A27D0F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3=Improve soil quality</w:t>
            </w:r>
          </w:p>
          <w:p w14:paraId="3488D7E5"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4=Improve crop yields</w:t>
            </w:r>
          </w:p>
          <w:p w14:paraId="00CF3434"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5=Strengthen claim to land</w:t>
            </w:r>
          </w:p>
          <w:p w14:paraId="2812515C"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6=Raise market value of land for later sale</w:t>
            </w:r>
          </w:p>
          <w:p w14:paraId="61C7FF2D"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7=Strengthen ability to bequeathland to children</w:t>
            </w:r>
          </w:p>
          <w:p w14:paraId="5095550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8=Raise value of land to use as collateral </w:t>
            </w:r>
          </w:p>
          <w:p w14:paraId="0BEAB586"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97=Other</w:t>
            </w:r>
          </w:p>
        </w:tc>
        <w:tc>
          <w:tcPr>
            <w:tcW w:w="3000" w:type="dxa"/>
          </w:tcPr>
          <w:p w14:paraId="464284F6"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1=Local maize</w:t>
            </w:r>
          </w:p>
          <w:p w14:paraId="00F39C73"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2=Composite (pollenated) maize</w:t>
            </w:r>
          </w:p>
          <w:p w14:paraId="1CC59B68"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3=Hybrid maize</w:t>
            </w:r>
          </w:p>
          <w:p w14:paraId="63E79E07"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4=Cassava</w:t>
            </w:r>
          </w:p>
          <w:p w14:paraId="47A64F3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5=Sweet potato</w:t>
            </w:r>
          </w:p>
          <w:p w14:paraId="5238E876"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6=Irish potato</w:t>
            </w:r>
          </w:p>
          <w:p w14:paraId="6C3AD2A7"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7=Groundnet</w:t>
            </w:r>
          </w:p>
          <w:p w14:paraId="27B03E1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8=Ground bean (Nzama)</w:t>
            </w:r>
          </w:p>
          <w:p w14:paraId="2F49CD25"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9=Rice</w:t>
            </w:r>
          </w:p>
          <w:p w14:paraId="3D4FDC68"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10=Finger millet (mawere)</w:t>
            </w:r>
          </w:p>
        </w:tc>
        <w:tc>
          <w:tcPr>
            <w:tcW w:w="3000" w:type="dxa"/>
          </w:tcPr>
          <w:p w14:paraId="3BC7651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11=Sorghum</w:t>
            </w:r>
          </w:p>
          <w:p w14:paraId="6B7CE423"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12=Pearl millet (mchewere)</w:t>
            </w:r>
          </w:p>
          <w:p w14:paraId="3148FDF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13=Bean</w:t>
            </w:r>
          </w:p>
          <w:p w14:paraId="5842B754"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14=Soyabean</w:t>
            </w:r>
          </w:p>
          <w:p w14:paraId="127FF4E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15=Pigeon Peas</w:t>
            </w:r>
          </w:p>
          <w:p w14:paraId="51E1E34E"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16=Burley tobacco</w:t>
            </w:r>
          </w:p>
          <w:p w14:paraId="61DA0E6F"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17=Tobacco (other)</w:t>
            </w:r>
          </w:p>
          <w:p w14:paraId="0568B62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18=Cotton</w:t>
            </w:r>
          </w:p>
          <w:p w14:paraId="1D1FE8D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19=Sugarcane</w:t>
            </w:r>
          </w:p>
        </w:tc>
        <w:tc>
          <w:tcPr>
            <w:tcW w:w="3000" w:type="dxa"/>
          </w:tcPr>
          <w:p w14:paraId="6C34DD5E"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20=Cabbage Tanaposi</w:t>
            </w:r>
          </w:p>
          <w:p w14:paraId="431D47C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21=Nkhwani</w:t>
            </w:r>
          </w:p>
          <w:p w14:paraId="55565A1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22=Therere/Okra</w:t>
            </w:r>
          </w:p>
          <w:p w14:paraId="6CCB90FA"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23=Tomato</w:t>
            </w:r>
          </w:p>
          <w:p w14:paraId="5885B87C"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24=Onion</w:t>
            </w:r>
          </w:p>
          <w:p w14:paraId="1D035C05"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25=Peas</w:t>
            </w:r>
          </w:p>
          <w:p w14:paraId="24EDDFA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26=Trees or woodlot</w:t>
            </w:r>
          </w:p>
          <w:p w14:paraId="54AA7145"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27=Sunflower</w:t>
            </w:r>
          </w:p>
          <w:p w14:paraId="29C84F37"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97=Other, specify</w:t>
            </w:r>
          </w:p>
        </w:tc>
      </w:tr>
    </w:tbl>
    <w:p w14:paraId="3362FCC6" w14:textId="77777777" w:rsidR="00F25BF8" w:rsidRPr="00F25BF8" w:rsidRDefault="00F25BF8" w:rsidP="00F25BF8">
      <w:pPr>
        <w:spacing w:after="0" w:line="240" w:lineRule="auto"/>
        <w:contextualSpacing/>
        <w:rPr>
          <w:rFonts w:eastAsia="SimSun"/>
        </w:rPr>
      </w:pPr>
      <w:r w:rsidRPr="00F25BF8">
        <w:rPr>
          <w:rFonts w:eastAsia="SimSun"/>
        </w:rPr>
        <w:br w:type="page"/>
      </w:r>
    </w:p>
    <w:p w14:paraId="77880FF8" w14:textId="77777777" w:rsidR="00F25BF8" w:rsidRPr="00F25BF8" w:rsidRDefault="00F25BF8" w:rsidP="00F25BF8">
      <w:pPr>
        <w:spacing w:after="0" w:line="240" w:lineRule="auto"/>
        <w:contextualSpacing/>
        <w:rPr>
          <w:rFonts w:eastAsia="Times New Roman" w:cs="Times New Roman"/>
          <w:b/>
          <w:bCs/>
        </w:rPr>
      </w:pPr>
      <w:r w:rsidRPr="00F25BF8">
        <w:rPr>
          <w:rFonts w:eastAsia="Times New Roman" w:cs="Times New Roman"/>
          <w:b/>
          <w:bCs/>
        </w:rPr>
        <w:lastRenderedPageBreak/>
        <w:t>SECTION E. FIELD OVERVIEW (Continued)</w:t>
      </w:r>
    </w:p>
    <w:p w14:paraId="39D98758" w14:textId="77777777" w:rsidR="00F25BF8" w:rsidRPr="00F25BF8" w:rsidRDefault="00F25BF8" w:rsidP="00F25BF8">
      <w:pPr>
        <w:spacing w:after="0" w:line="240" w:lineRule="auto"/>
        <w:contextualSpacing/>
        <w:rPr>
          <w:rFonts w:eastAsia="SimSun"/>
        </w:rPr>
      </w:pPr>
    </w:p>
    <w:tbl>
      <w:tblPr>
        <w:tblStyle w:val="TableGrid2"/>
        <w:tblW w:w="14691" w:type="dxa"/>
        <w:jc w:val="center"/>
        <w:tblCellMar>
          <w:left w:w="29" w:type="dxa"/>
          <w:right w:w="29" w:type="dxa"/>
        </w:tblCellMar>
        <w:tblLook w:val="04A0" w:firstRow="1" w:lastRow="0" w:firstColumn="1" w:lastColumn="0" w:noHBand="0" w:noVBand="1"/>
      </w:tblPr>
      <w:tblGrid>
        <w:gridCol w:w="706"/>
        <w:gridCol w:w="2169"/>
        <w:gridCol w:w="1370"/>
        <w:gridCol w:w="1741"/>
        <w:gridCol w:w="1741"/>
        <w:gridCol w:w="1741"/>
        <w:gridCol w:w="1203"/>
        <w:gridCol w:w="1204"/>
        <w:gridCol w:w="2816"/>
      </w:tblGrid>
      <w:tr w:rsidR="00F25BF8" w:rsidRPr="00F25BF8" w14:paraId="4D779512" w14:textId="77777777" w:rsidTr="00F25BF8">
        <w:trPr>
          <w:trHeight w:val="20"/>
          <w:jc w:val="center"/>
        </w:trPr>
        <w:tc>
          <w:tcPr>
            <w:tcW w:w="706" w:type="dxa"/>
            <w:vMerge w:val="restart"/>
          </w:tcPr>
          <w:p w14:paraId="692A0452" w14:textId="77777777" w:rsidR="00F25BF8" w:rsidRPr="00F25BF8" w:rsidRDefault="00F25BF8" w:rsidP="00F25BF8">
            <w:pPr>
              <w:contextualSpacing/>
              <w:jc w:val="center"/>
              <w:rPr>
                <w:sz w:val="20"/>
              </w:rPr>
            </w:pPr>
            <w:r w:rsidRPr="00F25BF8">
              <w:rPr>
                <w:sz w:val="20"/>
              </w:rPr>
              <w:t>Field</w:t>
            </w:r>
          </w:p>
        </w:tc>
        <w:tc>
          <w:tcPr>
            <w:tcW w:w="2169" w:type="dxa"/>
            <w:vMerge w:val="restart"/>
          </w:tcPr>
          <w:p w14:paraId="0BF4B75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E7a. Thinking over the past year, what type of payment did your household make for renting one or more of your fields from another household?</w:t>
            </w:r>
          </w:p>
          <w:p w14:paraId="4629B675"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1=Cash</w:t>
            </w:r>
          </w:p>
          <w:p w14:paraId="49496F0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2=Labor</w:t>
            </w:r>
          </w:p>
          <w:p w14:paraId="21357F8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3=Crops</w:t>
            </w:r>
          </w:p>
          <w:p w14:paraId="1C69BD3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97=Other, specify</w:t>
            </w:r>
          </w:p>
        </w:tc>
        <w:tc>
          <w:tcPr>
            <w:tcW w:w="1370" w:type="dxa"/>
            <w:vMerge w:val="restart"/>
          </w:tcPr>
          <w:p w14:paraId="1F8D1E7B" w14:textId="77777777" w:rsidR="00F25BF8" w:rsidRPr="00F25BF8" w:rsidRDefault="00F25BF8" w:rsidP="00F25BF8">
            <w:pPr>
              <w:kinsoku w:val="0"/>
              <w:overflowPunct w:val="0"/>
              <w:autoSpaceDE w:val="0"/>
              <w:autoSpaceDN w:val="0"/>
              <w:adjustRightInd w:val="0"/>
              <w:contextualSpacing/>
              <w:jc w:val="center"/>
              <w:rPr>
                <w:rFonts w:cs="Times New Roman"/>
                <w:b/>
                <w:sz w:val="20"/>
              </w:rPr>
            </w:pPr>
            <w:r w:rsidRPr="00F25BF8">
              <w:rPr>
                <w:rFonts w:cs="Times New Roman"/>
                <w:b/>
                <w:sz w:val="20"/>
              </w:rPr>
              <w:t>If E7a=1</w:t>
            </w:r>
          </w:p>
          <w:p w14:paraId="03D7284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E7c. How much did you pay to rent this field?</w:t>
            </w:r>
          </w:p>
          <w:p w14:paraId="70320715"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In kwacha</w:t>
            </w:r>
          </w:p>
        </w:tc>
        <w:tc>
          <w:tcPr>
            <w:tcW w:w="1741" w:type="dxa"/>
            <w:vMerge w:val="restart"/>
          </w:tcPr>
          <w:p w14:paraId="4A46AD29" w14:textId="77777777" w:rsidR="00F25BF8" w:rsidRPr="00F25BF8" w:rsidRDefault="00F25BF8" w:rsidP="00F25BF8">
            <w:pPr>
              <w:kinsoku w:val="0"/>
              <w:overflowPunct w:val="0"/>
              <w:autoSpaceDE w:val="0"/>
              <w:autoSpaceDN w:val="0"/>
              <w:adjustRightInd w:val="0"/>
              <w:contextualSpacing/>
              <w:jc w:val="center"/>
              <w:rPr>
                <w:rFonts w:cs="Times New Roman"/>
                <w:b/>
                <w:sz w:val="20"/>
              </w:rPr>
            </w:pPr>
            <w:r w:rsidRPr="00F25BF8">
              <w:rPr>
                <w:rFonts w:cs="Times New Roman"/>
                <w:b/>
                <w:sz w:val="20"/>
              </w:rPr>
              <w:t>If E7a=2</w:t>
            </w:r>
          </w:p>
          <w:p w14:paraId="146DD38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E7d. How many person-days of labor did your household perform in exchange for renting this field?</w:t>
            </w:r>
          </w:p>
        </w:tc>
        <w:tc>
          <w:tcPr>
            <w:tcW w:w="1741" w:type="dxa"/>
            <w:vMerge w:val="restart"/>
          </w:tcPr>
          <w:p w14:paraId="54592036" w14:textId="77777777" w:rsidR="00F25BF8" w:rsidRPr="00F25BF8" w:rsidRDefault="00F25BF8" w:rsidP="00F25BF8">
            <w:pPr>
              <w:kinsoku w:val="0"/>
              <w:overflowPunct w:val="0"/>
              <w:autoSpaceDE w:val="0"/>
              <w:autoSpaceDN w:val="0"/>
              <w:adjustRightInd w:val="0"/>
              <w:contextualSpacing/>
              <w:jc w:val="center"/>
              <w:rPr>
                <w:rFonts w:cs="Times New Roman"/>
                <w:b/>
                <w:sz w:val="20"/>
              </w:rPr>
            </w:pPr>
            <w:r w:rsidRPr="00F25BF8">
              <w:rPr>
                <w:rFonts w:cs="Times New Roman"/>
                <w:b/>
                <w:sz w:val="20"/>
              </w:rPr>
              <w:t>If E7a=3</w:t>
            </w:r>
          </w:p>
          <w:p w14:paraId="7A35919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E7e. What share of the field's crop yield did you give as payment for renting your field?</w:t>
            </w:r>
          </w:p>
          <w:p w14:paraId="741FC6E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1=Less than 25%</w:t>
            </w:r>
          </w:p>
          <w:p w14:paraId="021EF68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2=25% - 49%</w:t>
            </w:r>
          </w:p>
          <w:p w14:paraId="78E41B5D"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3=50%-74%</w:t>
            </w:r>
          </w:p>
          <w:p w14:paraId="61FAB0D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4=More than 75%</w:t>
            </w:r>
          </w:p>
        </w:tc>
        <w:tc>
          <w:tcPr>
            <w:tcW w:w="1741" w:type="dxa"/>
            <w:vMerge w:val="restart"/>
          </w:tcPr>
          <w:p w14:paraId="695E911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If E7a=3</w:t>
            </w:r>
          </w:p>
          <w:p w14:paraId="6BF1755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E7f. What crop did you give in exchange for renting this field?</w:t>
            </w:r>
          </w:p>
          <w:p w14:paraId="292FCE8B"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p w14:paraId="2A13840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 xml:space="preserve">See </w:t>
            </w:r>
            <w:r w:rsidRPr="00F25BF8">
              <w:rPr>
                <w:rFonts w:cs="Times New Roman" w:hint="eastAsia"/>
                <w:sz w:val="20"/>
              </w:rPr>
              <w:t>code below</w:t>
            </w:r>
          </w:p>
        </w:tc>
        <w:tc>
          <w:tcPr>
            <w:tcW w:w="2407" w:type="dxa"/>
            <w:gridSpan w:val="2"/>
            <w:tcBorders>
              <w:bottom w:val="nil"/>
            </w:tcBorders>
          </w:tcPr>
          <w:p w14:paraId="49BD296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If E7a=3</w:t>
            </w:r>
          </w:p>
          <w:p w14:paraId="78EB4AD5"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E7g. How much of the crop did your household give in return for renting this field?</w:t>
            </w:r>
          </w:p>
        </w:tc>
        <w:tc>
          <w:tcPr>
            <w:tcW w:w="2816" w:type="dxa"/>
            <w:vMerge w:val="restart"/>
          </w:tcPr>
          <w:p w14:paraId="75A2C077"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E8. What year did you household acquire this field?</w:t>
            </w:r>
          </w:p>
          <w:p w14:paraId="7FBE956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If they don't know because it has been in the family a long time, enter 777</w:t>
            </w:r>
          </w:p>
        </w:tc>
      </w:tr>
      <w:tr w:rsidR="00F25BF8" w:rsidRPr="00F25BF8" w14:paraId="1841AB3D" w14:textId="77777777" w:rsidTr="00F25BF8">
        <w:trPr>
          <w:trHeight w:val="20"/>
          <w:jc w:val="center"/>
        </w:trPr>
        <w:tc>
          <w:tcPr>
            <w:tcW w:w="706" w:type="dxa"/>
            <w:vMerge/>
          </w:tcPr>
          <w:p w14:paraId="7F9EB3F8" w14:textId="77777777" w:rsidR="00F25BF8" w:rsidRPr="00F25BF8" w:rsidRDefault="00F25BF8" w:rsidP="00F25BF8">
            <w:pPr>
              <w:contextualSpacing/>
              <w:jc w:val="center"/>
              <w:rPr>
                <w:sz w:val="20"/>
              </w:rPr>
            </w:pPr>
          </w:p>
        </w:tc>
        <w:tc>
          <w:tcPr>
            <w:tcW w:w="2169" w:type="dxa"/>
            <w:vMerge/>
          </w:tcPr>
          <w:p w14:paraId="066B2889"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370" w:type="dxa"/>
            <w:vMerge/>
          </w:tcPr>
          <w:p w14:paraId="57FEB190" w14:textId="77777777" w:rsidR="00F25BF8" w:rsidRPr="00F25BF8" w:rsidRDefault="00F25BF8" w:rsidP="00F25BF8">
            <w:pPr>
              <w:kinsoku w:val="0"/>
              <w:overflowPunct w:val="0"/>
              <w:autoSpaceDE w:val="0"/>
              <w:autoSpaceDN w:val="0"/>
              <w:adjustRightInd w:val="0"/>
              <w:contextualSpacing/>
              <w:jc w:val="center"/>
              <w:rPr>
                <w:rFonts w:cs="Times New Roman"/>
                <w:b/>
                <w:sz w:val="20"/>
              </w:rPr>
            </w:pPr>
          </w:p>
        </w:tc>
        <w:tc>
          <w:tcPr>
            <w:tcW w:w="1741" w:type="dxa"/>
            <w:vMerge/>
          </w:tcPr>
          <w:p w14:paraId="60EEB814" w14:textId="77777777" w:rsidR="00F25BF8" w:rsidRPr="00F25BF8" w:rsidRDefault="00F25BF8" w:rsidP="00F25BF8">
            <w:pPr>
              <w:kinsoku w:val="0"/>
              <w:overflowPunct w:val="0"/>
              <w:autoSpaceDE w:val="0"/>
              <w:autoSpaceDN w:val="0"/>
              <w:adjustRightInd w:val="0"/>
              <w:contextualSpacing/>
              <w:jc w:val="center"/>
              <w:rPr>
                <w:rFonts w:cs="Times New Roman"/>
                <w:b/>
                <w:sz w:val="20"/>
              </w:rPr>
            </w:pPr>
          </w:p>
        </w:tc>
        <w:tc>
          <w:tcPr>
            <w:tcW w:w="1741" w:type="dxa"/>
            <w:vMerge/>
          </w:tcPr>
          <w:p w14:paraId="4118BE24" w14:textId="77777777" w:rsidR="00F25BF8" w:rsidRPr="00F25BF8" w:rsidRDefault="00F25BF8" w:rsidP="00F25BF8">
            <w:pPr>
              <w:kinsoku w:val="0"/>
              <w:overflowPunct w:val="0"/>
              <w:autoSpaceDE w:val="0"/>
              <w:autoSpaceDN w:val="0"/>
              <w:adjustRightInd w:val="0"/>
              <w:contextualSpacing/>
              <w:jc w:val="center"/>
              <w:rPr>
                <w:rFonts w:cs="Times New Roman"/>
                <w:b/>
                <w:sz w:val="20"/>
              </w:rPr>
            </w:pPr>
          </w:p>
        </w:tc>
        <w:tc>
          <w:tcPr>
            <w:tcW w:w="1741" w:type="dxa"/>
            <w:vMerge/>
          </w:tcPr>
          <w:p w14:paraId="6D4353FA"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203" w:type="dxa"/>
            <w:tcBorders>
              <w:top w:val="nil"/>
              <w:right w:val="nil"/>
            </w:tcBorders>
          </w:tcPr>
          <w:p w14:paraId="4AF9830C"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Unit:</w:t>
            </w:r>
          </w:p>
          <w:p w14:paraId="61254C7B" w14:textId="77777777" w:rsidR="00F25BF8" w:rsidRPr="00F25BF8" w:rsidRDefault="00F25BF8" w:rsidP="00F25BF8">
            <w:pPr>
              <w:contextualSpacing/>
              <w:jc w:val="center"/>
              <w:rPr>
                <w:rFonts w:cs="Times New Roman"/>
                <w:sz w:val="20"/>
              </w:rPr>
            </w:pPr>
            <w:r w:rsidRPr="00F25BF8">
              <w:rPr>
                <w:rFonts w:cs="Times New Roman"/>
                <w:sz w:val="20"/>
              </w:rPr>
              <w:t>1=ox cart</w:t>
            </w:r>
          </w:p>
          <w:p w14:paraId="6EF404D0" w14:textId="77777777" w:rsidR="00F25BF8" w:rsidRPr="00F25BF8" w:rsidRDefault="00F25BF8" w:rsidP="00F25BF8">
            <w:pPr>
              <w:contextualSpacing/>
              <w:jc w:val="center"/>
              <w:rPr>
                <w:rFonts w:cs="Times New Roman"/>
                <w:sz w:val="20"/>
              </w:rPr>
            </w:pPr>
            <w:r w:rsidRPr="00F25BF8">
              <w:rPr>
                <w:rFonts w:cs="Times New Roman"/>
                <w:sz w:val="20"/>
              </w:rPr>
              <w:t>2=kilo</w:t>
            </w:r>
          </w:p>
          <w:p w14:paraId="2269A29D" w14:textId="77777777" w:rsidR="00F25BF8" w:rsidRPr="00F25BF8" w:rsidRDefault="00F25BF8" w:rsidP="00F25BF8">
            <w:pPr>
              <w:contextualSpacing/>
              <w:jc w:val="center"/>
              <w:rPr>
                <w:rFonts w:cs="Times New Roman"/>
                <w:sz w:val="20"/>
              </w:rPr>
            </w:pPr>
            <w:r w:rsidRPr="00F25BF8">
              <w:rPr>
                <w:rFonts w:cs="Times New Roman"/>
                <w:sz w:val="20"/>
              </w:rPr>
              <w:t>3=litres</w:t>
            </w:r>
          </w:p>
        </w:tc>
        <w:tc>
          <w:tcPr>
            <w:tcW w:w="1204" w:type="dxa"/>
            <w:tcBorders>
              <w:top w:val="nil"/>
              <w:left w:val="nil"/>
            </w:tcBorders>
          </w:tcPr>
          <w:p w14:paraId="49902F09" w14:textId="77777777" w:rsidR="00F25BF8" w:rsidRPr="00F25BF8" w:rsidRDefault="00F25BF8" w:rsidP="00F25BF8">
            <w:pPr>
              <w:contextualSpacing/>
              <w:jc w:val="center"/>
              <w:rPr>
                <w:rFonts w:cs="Times New Roman"/>
                <w:sz w:val="20"/>
              </w:rPr>
            </w:pPr>
            <w:r w:rsidRPr="00F25BF8">
              <w:rPr>
                <w:rFonts w:cs="Times New Roman"/>
                <w:sz w:val="20"/>
              </w:rPr>
              <w:t>4=tins</w:t>
            </w:r>
          </w:p>
          <w:p w14:paraId="3B69497B" w14:textId="77777777" w:rsidR="00F25BF8" w:rsidRPr="00F25BF8" w:rsidRDefault="00F25BF8" w:rsidP="00F25BF8">
            <w:pPr>
              <w:contextualSpacing/>
              <w:jc w:val="center"/>
              <w:rPr>
                <w:rFonts w:cs="Times New Roman"/>
                <w:sz w:val="20"/>
              </w:rPr>
            </w:pPr>
            <w:r w:rsidRPr="00F25BF8">
              <w:rPr>
                <w:rFonts w:cs="Times New Roman"/>
                <w:sz w:val="20"/>
              </w:rPr>
              <w:t>5=25 kg bunch</w:t>
            </w:r>
          </w:p>
          <w:p w14:paraId="5134CC06" w14:textId="77777777" w:rsidR="00F25BF8" w:rsidRPr="00F25BF8" w:rsidRDefault="00F25BF8" w:rsidP="00F25BF8">
            <w:pPr>
              <w:contextualSpacing/>
              <w:jc w:val="center"/>
              <w:rPr>
                <w:rFonts w:cs="Times New Roman"/>
                <w:sz w:val="20"/>
              </w:rPr>
            </w:pPr>
            <w:r w:rsidRPr="00F25BF8">
              <w:rPr>
                <w:rFonts w:cs="Times New Roman"/>
                <w:sz w:val="20"/>
              </w:rPr>
              <w:t>6=crates</w:t>
            </w:r>
          </w:p>
          <w:p w14:paraId="7183E1E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7=tonnes</w:t>
            </w:r>
          </w:p>
        </w:tc>
        <w:tc>
          <w:tcPr>
            <w:tcW w:w="2816" w:type="dxa"/>
            <w:vMerge/>
          </w:tcPr>
          <w:p w14:paraId="6B7F9345"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r>
      <w:tr w:rsidR="00F25BF8" w:rsidRPr="00F25BF8" w14:paraId="305DBAF2" w14:textId="77777777" w:rsidTr="00F25BF8">
        <w:trPr>
          <w:trHeight w:val="20"/>
          <w:jc w:val="center"/>
        </w:trPr>
        <w:tc>
          <w:tcPr>
            <w:tcW w:w="706" w:type="dxa"/>
          </w:tcPr>
          <w:p w14:paraId="2A530FAA"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2169" w:type="dxa"/>
          </w:tcPr>
          <w:p w14:paraId="4F8CB1B1" w14:textId="77777777" w:rsidR="00F25BF8" w:rsidRPr="00F25BF8" w:rsidRDefault="00F25BF8" w:rsidP="00F25BF8">
            <w:pPr>
              <w:kinsoku w:val="0"/>
              <w:overflowPunct w:val="0"/>
              <w:autoSpaceDE w:val="0"/>
              <w:autoSpaceDN w:val="0"/>
              <w:adjustRightInd w:val="0"/>
              <w:ind w:right="8"/>
              <w:contextualSpacing/>
              <w:jc w:val="center"/>
              <w:rPr>
                <w:rFonts w:cs="Times New Roman"/>
                <w:b/>
                <w:bCs/>
                <w:spacing w:val="1"/>
                <w:w w:val="105"/>
                <w:sz w:val="18"/>
                <w:szCs w:val="18"/>
              </w:rPr>
            </w:pPr>
            <w:r w:rsidRPr="00F25BF8">
              <w:rPr>
                <w:rFonts w:cs="Times New Roman"/>
                <w:b/>
                <w:bCs/>
                <w:spacing w:val="1"/>
                <w:w w:val="105"/>
                <w:sz w:val="18"/>
                <w:szCs w:val="18"/>
              </w:rPr>
              <w:t>payment_rent</w:t>
            </w:r>
          </w:p>
        </w:tc>
        <w:tc>
          <w:tcPr>
            <w:tcW w:w="1370" w:type="dxa"/>
          </w:tcPr>
          <w:p w14:paraId="6389B155" w14:textId="77777777" w:rsidR="00F25BF8" w:rsidRPr="00F25BF8" w:rsidRDefault="00F25BF8" w:rsidP="00F25BF8">
            <w:pPr>
              <w:kinsoku w:val="0"/>
              <w:overflowPunct w:val="0"/>
              <w:autoSpaceDE w:val="0"/>
              <w:autoSpaceDN w:val="0"/>
              <w:adjustRightInd w:val="0"/>
              <w:ind w:right="8"/>
              <w:contextualSpacing/>
              <w:jc w:val="center"/>
              <w:rPr>
                <w:rFonts w:cs="Times New Roman"/>
                <w:b/>
                <w:bCs/>
                <w:spacing w:val="1"/>
                <w:w w:val="105"/>
                <w:sz w:val="18"/>
                <w:szCs w:val="18"/>
              </w:rPr>
            </w:pPr>
            <w:r w:rsidRPr="00F25BF8">
              <w:rPr>
                <w:rFonts w:cs="Times New Roman"/>
                <w:b/>
                <w:bCs/>
                <w:spacing w:val="1"/>
                <w:w w:val="105"/>
                <w:sz w:val="18"/>
                <w:szCs w:val="18"/>
              </w:rPr>
              <w:t>payment_rento</w:t>
            </w:r>
          </w:p>
        </w:tc>
        <w:tc>
          <w:tcPr>
            <w:tcW w:w="1741" w:type="dxa"/>
          </w:tcPr>
          <w:p w14:paraId="34650882" w14:textId="77777777" w:rsidR="00F25BF8" w:rsidRPr="00F25BF8" w:rsidRDefault="00F25BF8" w:rsidP="00F25BF8">
            <w:pPr>
              <w:kinsoku w:val="0"/>
              <w:overflowPunct w:val="0"/>
              <w:autoSpaceDE w:val="0"/>
              <w:autoSpaceDN w:val="0"/>
              <w:adjustRightInd w:val="0"/>
              <w:ind w:right="8"/>
              <w:contextualSpacing/>
              <w:jc w:val="center"/>
              <w:rPr>
                <w:rFonts w:cs="Times New Roman"/>
                <w:b/>
                <w:bCs/>
                <w:spacing w:val="1"/>
                <w:w w:val="105"/>
                <w:sz w:val="18"/>
                <w:szCs w:val="18"/>
              </w:rPr>
            </w:pPr>
            <w:r w:rsidRPr="00F25BF8">
              <w:rPr>
                <w:rFonts w:cs="Times New Roman"/>
                <w:b/>
                <w:bCs/>
                <w:spacing w:val="1"/>
                <w:w w:val="105"/>
                <w:sz w:val="18"/>
                <w:szCs w:val="18"/>
              </w:rPr>
              <w:t>rent_pay_cash</w:t>
            </w:r>
          </w:p>
        </w:tc>
        <w:tc>
          <w:tcPr>
            <w:tcW w:w="1741" w:type="dxa"/>
          </w:tcPr>
          <w:p w14:paraId="23043C05" w14:textId="77777777" w:rsidR="00F25BF8" w:rsidRPr="00F25BF8" w:rsidRDefault="00F25BF8" w:rsidP="00F25BF8">
            <w:pPr>
              <w:kinsoku w:val="0"/>
              <w:overflowPunct w:val="0"/>
              <w:autoSpaceDE w:val="0"/>
              <w:autoSpaceDN w:val="0"/>
              <w:adjustRightInd w:val="0"/>
              <w:ind w:right="8"/>
              <w:contextualSpacing/>
              <w:jc w:val="center"/>
              <w:rPr>
                <w:rFonts w:cs="Times New Roman"/>
                <w:b/>
                <w:bCs/>
                <w:spacing w:val="1"/>
                <w:w w:val="105"/>
                <w:sz w:val="18"/>
                <w:szCs w:val="18"/>
              </w:rPr>
            </w:pPr>
            <w:r w:rsidRPr="00F25BF8">
              <w:rPr>
                <w:rFonts w:cs="Times New Roman"/>
                <w:b/>
                <w:bCs/>
                <w:spacing w:val="1"/>
                <w:w w:val="105"/>
                <w:sz w:val="18"/>
                <w:szCs w:val="18"/>
              </w:rPr>
              <w:t>rent_pay_labor</w:t>
            </w:r>
          </w:p>
        </w:tc>
        <w:tc>
          <w:tcPr>
            <w:tcW w:w="1741" w:type="dxa"/>
          </w:tcPr>
          <w:p w14:paraId="747F48A8"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rent_pay_crop</w:t>
            </w:r>
          </w:p>
        </w:tc>
        <w:tc>
          <w:tcPr>
            <w:tcW w:w="1203" w:type="dxa"/>
          </w:tcPr>
          <w:p w14:paraId="521341C0"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Amount</w:t>
            </w:r>
          </w:p>
        </w:tc>
        <w:tc>
          <w:tcPr>
            <w:tcW w:w="1204" w:type="dxa"/>
          </w:tcPr>
          <w:p w14:paraId="47CE522B"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Unit</w:t>
            </w:r>
          </w:p>
        </w:tc>
        <w:tc>
          <w:tcPr>
            <w:tcW w:w="2816" w:type="dxa"/>
          </w:tcPr>
          <w:p w14:paraId="51331948"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year_acquire</w:t>
            </w:r>
          </w:p>
        </w:tc>
      </w:tr>
      <w:tr w:rsidR="00F25BF8" w:rsidRPr="00F25BF8" w14:paraId="454D4296" w14:textId="77777777" w:rsidTr="00F25BF8">
        <w:trPr>
          <w:trHeight w:val="20"/>
          <w:jc w:val="center"/>
        </w:trPr>
        <w:tc>
          <w:tcPr>
            <w:tcW w:w="706" w:type="dxa"/>
          </w:tcPr>
          <w:p w14:paraId="16D99CF3" w14:textId="77777777" w:rsidR="00F25BF8" w:rsidRPr="00F25BF8" w:rsidRDefault="00F25BF8" w:rsidP="00F25BF8">
            <w:pPr>
              <w:contextualSpacing/>
              <w:jc w:val="center"/>
              <w:rPr>
                <w:sz w:val="20"/>
              </w:rPr>
            </w:pPr>
            <w:r w:rsidRPr="00F25BF8">
              <w:rPr>
                <w:sz w:val="20"/>
              </w:rPr>
              <w:t>1</w:t>
            </w:r>
          </w:p>
        </w:tc>
        <w:tc>
          <w:tcPr>
            <w:tcW w:w="2169" w:type="dxa"/>
          </w:tcPr>
          <w:p w14:paraId="3566D13F" w14:textId="77777777" w:rsidR="00F25BF8" w:rsidRPr="00F25BF8" w:rsidRDefault="00F25BF8" w:rsidP="00F25BF8">
            <w:pPr>
              <w:contextualSpacing/>
              <w:jc w:val="center"/>
            </w:pPr>
          </w:p>
        </w:tc>
        <w:tc>
          <w:tcPr>
            <w:tcW w:w="1370" w:type="dxa"/>
          </w:tcPr>
          <w:p w14:paraId="447635DA" w14:textId="77777777" w:rsidR="00F25BF8" w:rsidRPr="00F25BF8" w:rsidRDefault="00F25BF8" w:rsidP="00F25BF8">
            <w:pPr>
              <w:contextualSpacing/>
              <w:jc w:val="center"/>
            </w:pPr>
          </w:p>
        </w:tc>
        <w:tc>
          <w:tcPr>
            <w:tcW w:w="1741" w:type="dxa"/>
          </w:tcPr>
          <w:p w14:paraId="05FCCF7B" w14:textId="77777777" w:rsidR="00F25BF8" w:rsidRPr="00F25BF8" w:rsidRDefault="00F25BF8" w:rsidP="00F25BF8">
            <w:pPr>
              <w:contextualSpacing/>
              <w:jc w:val="center"/>
            </w:pPr>
          </w:p>
        </w:tc>
        <w:tc>
          <w:tcPr>
            <w:tcW w:w="1741" w:type="dxa"/>
          </w:tcPr>
          <w:p w14:paraId="4EB048A5" w14:textId="77777777" w:rsidR="00F25BF8" w:rsidRPr="00F25BF8" w:rsidRDefault="00F25BF8" w:rsidP="00F25BF8">
            <w:pPr>
              <w:contextualSpacing/>
              <w:jc w:val="center"/>
            </w:pPr>
          </w:p>
        </w:tc>
        <w:tc>
          <w:tcPr>
            <w:tcW w:w="1741" w:type="dxa"/>
          </w:tcPr>
          <w:p w14:paraId="5BDFCD2A" w14:textId="77777777" w:rsidR="00F25BF8" w:rsidRPr="00F25BF8" w:rsidRDefault="00F25BF8" w:rsidP="00F25BF8">
            <w:pPr>
              <w:contextualSpacing/>
              <w:jc w:val="center"/>
            </w:pPr>
          </w:p>
        </w:tc>
        <w:tc>
          <w:tcPr>
            <w:tcW w:w="1203" w:type="dxa"/>
          </w:tcPr>
          <w:p w14:paraId="33CE9B53" w14:textId="77777777" w:rsidR="00F25BF8" w:rsidRPr="00F25BF8" w:rsidRDefault="00F25BF8" w:rsidP="00F25BF8">
            <w:pPr>
              <w:contextualSpacing/>
              <w:jc w:val="center"/>
            </w:pPr>
          </w:p>
        </w:tc>
        <w:tc>
          <w:tcPr>
            <w:tcW w:w="1204" w:type="dxa"/>
          </w:tcPr>
          <w:p w14:paraId="18299B8B" w14:textId="77777777" w:rsidR="00F25BF8" w:rsidRPr="00F25BF8" w:rsidRDefault="00F25BF8" w:rsidP="00F25BF8">
            <w:pPr>
              <w:contextualSpacing/>
              <w:jc w:val="center"/>
            </w:pPr>
          </w:p>
        </w:tc>
        <w:tc>
          <w:tcPr>
            <w:tcW w:w="2816" w:type="dxa"/>
          </w:tcPr>
          <w:p w14:paraId="0F40D58D" w14:textId="77777777" w:rsidR="00F25BF8" w:rsidRPr="00F25BF8" w:rsidRDefault="00F25BF8" w:rsidP="00F25BF8">
            <w:pPr>
              <w:contextualSpacing/>
              <w:jc w:val="center"/>
            </w:pPr>
          </w:p>
        </w:tc>
      </w:tr>
      <w:tr w:rsidR="00F25BF8" w:rsidRPr="00F25BF8" w14:paraId="410F0750" w14:textId="77777777" w:rsidTr="00F25BF8">
        <w:trPr>
          <w:trHeight w:val="20"/>
          <w:jc w:val="center"/>
        </w:trPr>
        <w:tc>
          <w:tcPr>
            <w:tcW w:w="706" w:type="dxa"/>
          </w:tcPr>
          <w:p w14:paraId="40004F75" w14:textId="77777777" w:rsidR="00F25BF8" w:rsidRPr="00F25BF8" w:rsidRDefault="00F25BF8" w:rsidP="00F25BF8">
            <w:pPr>
              <w:contextualSpacing/>
              <w:jc w:val="center"/>
              <w:rPr>
                <w:sz w:val="20"/>
              </w:rPr>
            </w:pPr>
            <w:r w:rsidRPr="00F25BF8">
              <w:rPr>
                <w:sz w:val="20"/>
              </w:rPr>
              <w:t>2</w:t>
            </w:r>
          </w:p>
        </w:tc>
        <w:tc>
          <w:tcPr>
            <w:tcW w:w="2169" w:type="dxa"/>
          </w:tcPr>
          <w:p w14:paraId="66F5029C" w14:textId="77777777" w:rsidR="00F25BF8" w:rsidRPr="00F25BF8" w:rsidRDefault="00F25BF8" w:rsidP="00F25BF8">
            <w:pPr>
              <w:contextualSpacing/>
              <w:jc w:val="center"/>
            </w:pPr>
          </w:p>
        </w:tc>
        <w:tc>
          <w:tcPr>
            <w:tcW w:w="1370" w:type="dxa"/>
          </w:tcPr>
          <w:p w14:paraId="607202F8" w14:textId="77777777" w:rsidR="00F25BF8" w:rsidRPr="00F25BF8" w:rsidRDefault="00F25BF8" w:rsidP="00F25BF8">
            <w:pPr>
              <w:contextualSpacing/>
              <w:jc w:val="center"/>
            </w:pPr>
          </w:p>
        </w:tc>
        <w:tc>
          <w:tcPr>
            <w:tcW w:w="1741" w:type="dxa"/>
          </w:tcPr>
          <w:p w14:paraId="10E8DE4E" w14:textId="77777777" w:rsidR="00F25BF8" w:rsidRPr="00F25BF8" w:rsidRDefault="00F25BF8" w:rsidP="00F25BF8">
            <w:pPr>
              <w:contextualSpacing/>
              <w:jc w:val="center"/>
            </w:pPr>
          </w:p>
        </w:tc>
        <w:tc>
          <w:tcPr>
            <w:tcW w:w="1741" w:type="dxa"/>
          </w:tcPr>
          <w:p w14:paraId="50A513A0" w14:textId="77777777" w:rsidR="00F25BF8" w:rsidRPr="00F25BF8" w:rsidRDefault="00F25BF8" w:rsidP="00F25BF8">
            <w:pPr>
              <w:contextualSpacing/>
              <w:jc w:val="center"/>
            </w:pPr>
          </w:p>
        </w:tc>
        <w:tc>
          <w:tcPr>
            <w:tcW w:w="1741" w:type="dxa"/>
          </w:tcPr>
          <w:p w14:paraId="67EED14A" w14:textId="77777777" w:rsidR="00F25BF8" w:rsidRPr="00F25BF8" w:rsidRDefault="00F25BF8" w:rsidP="00F25BF8">
            <w:pPr>
              <w:contextualSpacing/>
              <w:jc w:val="center"/>
            </w:pPr>
          </w:p>
        </w:tc>
        <w:tc>
          <w:tcPr>
            <w:tcW w:w="1203" w:type="dxa"/>
          </w:tcPr>
          <w:p w14:paraId="4FE000DD" w14:textId="77777777" w:rsidR="00F25BF8" w:rsidRPr="00F25BF8" w:rsidRDefault="00F25BF8" w:rsidP="00F25BF8">
            <w:pPr>
              <w:contextualSpacing/>
              <w:jc w:val="center"/>
            </w:pPr>
          </w:p>
        </w:tc>
        <w:tc>
          <w:tcPr>
            <w:tcW w:w="1204" w:type="dxa"/>
          </w:tcPr>
          <w:p w14:paraId="5F8DF739" w14:textId="77777777" w:rsidR="00F25BF8" w:rsidRPr="00F25BF8" w:rsidRDefault="00F25BF8" w:rsidP="00F25BF8">
            <w:pPr>
              <w:contextualSpacing/>
              <w:jc w:val="center"/>
            </w:pPr>
          </w:p>
        </w:tc>
        <w:tc>
          <w:tcPr>
            <w:tcW w:w="2816" w:type="dxa"/>
          </w:tcPr>
          <w:p w14:paraId="645236D9" w14:textId="77777777" w:rsidR="00F25BF8" w:rsidRPr="00F25BF8" w:rsidRDefault="00F25BF8" w:rsidP="00F25BF8">
            <w:pPr>
              <w:contextualSpacing/>
              <w:jc w:val="center"/>
            </w:pPr>
          </w:p>
        </w:tc>
      </w:tr>
      <w:tr w:rsidR="00F25BF8" w:rsidRPr="00F25BF8" w14:paraId="60B89A5C" w14:textId="77777777" w:rsidTr="00F25BF8">
        <w:trPr>
          <w:trHeight w:val="20"/>
          <w:jc w:val="center"/>
        </w:trPr>
        <w:tc>
          <w:tcPr>
            <w:tcW w:w="706" w:type="dxa"/>
          </w:tcPr>
          <w:p w14:paraId="789851CA" w14:textId="77777777" w:rsidR="00F25BF8" w:rsidRPr="00F25BF8" w:rsidRDefault="00F25BF8" w:rsidP="00F25BF8">
            <w:pPr>
              <w:contextualSpacing/>
              <w:jc w:val="center"/>
              <w:rPr>
                <w:sz w:val="20"/>
              </w:rPr>
            </w:pPr>
            <w:r w:rsidRPr="00F25BF8">
              <w:rPr>
                <w:sz w:val="20"/>
              </w:rPr>
              <w:t>3</w:t>
            </w:r>
          </w:p>
        </w:tc>
        <w:tc>
          <w:tcPr>
            <w:tcW w:w="2169" w:type="dxa"/>
          </w:tcPr>
          <w:p w14:paraId="0686A866" w14:textId="77777777" w:rsidR="00F25BF8" w:rsidRPr="00F25BF8" w:rsidRDefault="00F25BF8" w:rsidP="00F25BF8">
            <w:pPr>
              <w:contextualSpacing/>
              <w:jc w:val="center"/>
            </w:pPr>
          </w:p>
        </w:tc>
        <w:tc>
          <w:tcPr>
            <w:tcW w:w="1370" w:type="dxa"/>
          </w:tcPr>
          <w:p w14:paraId="76F707D3" w14:textId="77777777" w:rsidR="00F25BF8" w:rsidRPr="00F25BF8" w:rsidRDefault="00F25BF8" w:rsidP="00F25BF8">
            <w:pPr>
              <w:contextualSpacing/>
              <w:jc w:val="center"/>
            </w:pPr>
          </w:p>
        </w:tc>
        <w:tc>
          <w:tcPr>
            <w:tcW w:w="1741" w:type="dxa"/>
          </w:tcPr>
          <w:p w14:paraId="7DF42162" w14:textId="77777777" w:rsidR="00F25BF8" w:rsidRPr="00F25BF8" w:rsidRDefault="00F25BF8" w:rsidP="00F25BF8">
            <w:pPr>
              <w:contextualSpacing/>
              <w:jc w:val="center"/>
            </w:pPr>
          </w:p>
        </w:tc>
        <w:tc>
          <w:tcPr>
            <w:tcW w:w="1741" w:type="dxa"/>
          </w:tcPr>
          <w:p w14:paraId="19B1B6FF" w14:textId="77777777" w:rsidR="00F25BF8" w:rsidRPr="00F25BF8" w:rsidRDefault="00F25BF8" w:rsidP="00F25BF8">
            <w:pPr>
              <w:contextualSpacing/>
              <w:jc w:val="center"/>
            </w:pPr>
          </w:p>
        </w:tc>
        <w:tc>
          <w:tcPr>
            <w:tcW w:w="1741" w:type="dxa"/>
          </w:tcPr>
          <w:p w14:paraId="51C61AFE" w14:textId="77777777" w:rsidR="00F25BF8" w:rsidRPr="00F25BF8" w:rsidRDefault="00F25BF8" w:rsidP="00F25BF8">
            <w:pPr>
              <w:contextualSpacing/>
              <w:jc w:val="center"/>
            </w:pPr>
          </w:p>
        </w:tc>
        <w:tc>
          <w:tcPr>
            <w:tcW w:w="1203" w:type="dxa"/>
          </w:tcPr>
          <w:p w14:paraId="3806719E" w14:textId="77777777" w:rsidR="00F25BF8" w:rsidRPr="00F25BF8" w:rsidRDefault="00F25BF8" w:rsidP="00F25BF8">
            <w:pPr>
              <w:contextualSpacing/>
              <w:jc w:val="center"/>
            </w:pPr>
          </w:p>
        </w:tc>
        <w:tc>
          <w:tcPr>
            <w:tcW w:w="1204" w:type="dxa"/>
          </w:tcPr>
          <w:p w14:paraId="6A419117" w14:textId="77777777" w:rsidR="00F25BF8" w:rsidRPr="00F25BF8" w:rsidRDefault="00F25BF8" w:rsidP="00F25BF8">
            <w:pPr>
              <w:contextualSpacing/>
              <w:jc w:val="center"/>
            </w:pPr>
          </w:p>
        </w:tc>
        <w:tc>
          <w:tcPr>
            <w:tcW w:w="2816" w:type="dxa"/>
          </w:tcPr>
          <w:p w14:paraId="7067FF43" w14:textId="77777777" w:rsidR="00F25BF8" w:rsidRPr="00F25BF8" w:rsidRDefault="00F25BF8" w:rsidP="00F25BF8">
            <w:pPr>
              <w:contextualSpacing/>
              <w:jc w:val="center"/>
            </w:pPr>
          </w:p>
        </w:tc>
      </w:tr>
      <w:tr w:rsidR="00F25BF8" w:rsidRPr="00F25BF8" w14:paraId="2D2834C1" w14:textId="77777777" w:rsidTr="00F25BF8">
        <w:trPr>
          <w:trHeight w:val="20"/>
          <w:jc w:val="center"/>
        </w:trPr>
        <w:tc>
          <w:tcPr>
            <w:tcW w:w="706" w:type="dxa"/>
          </w:tcPr>
          <w:p w14:paraId="2506A05A" w14:textId="77777777" w:rsidR="00F25BF8" w:rsidRPr="00F25BF8" w:rsidRDefault="00F25BF8" w:rsidP="00F25BF8">
            <w:pPr>
              <w:contextualSpacing/>
              <w:jc w:val="center"/>
              <w:rPr>
                <w:sz w:val="20"/>
              </w:rPr>
            </w:pPr>
            <w:r w:rsidRPr="00F25BF8">
              <w:rPr>
                <w:sz w:val="20"/>
              </w:rPr>
              <w:t>4</w:t>
            </w:r>
          </w:p>
        </w:tc>
        <w:tc>
          <w:tcPr>
            <w:tcW w:w="2169" w:type="dxa"/>
          </w:tcPr>
          <w:p w14:paraId="0A4269E0" w14:textId="77777777" w:rsidR="00F25BF8" w:rsidRPr="00F25BF8" w:rsidRDefault="00F25BF8" w:rsidP="00F25BF8">
            <w:pPr>
              <w:contextualSpacing/>
              <w:jc w:val="center"/>
            </w:pPr>
          </w:p>
        </w:tc>
        <w:tc>
          <w:tcPr>
            <w:tcW w:w="1370" w:type="dxa"/>
          </w:tcPr>
          <w:p w14:paraId="30E46D4C" w14:textId="77777777" w:rsidR="00F25BF8" w:rsidRPr="00F25BF8" w:rsidRDefault="00F25BF8" w:rsidP="00F25BF8">
            <w:pPr>
              <w:contextualSpacing/>
              <w:jc w:val="center"/>
            </w:pPr>
          </w:p>
        </w:tc>
        <w:tc>
          <w:tcPr>
            <w:tcW w:w="1741" w:type="dxa"/>
          </w:tcPr>
          <w:p w14:paraId="4641DBEB" w14:textId="77777777" w:rsidR="00F25BF8" w:rsidRPr="00F25BF8" w:rsidRDefault="00F25BF8" w:rsidP="00F25BF8">
            <w:pPr>
              <w:contextualSpacing/>
              <w:jc w:val="center"/>
            </w:pPr>
          </w:p>
        </w:tc>
        <w:tc>
          <w:tcPr>
            <w:tcW w:w="1741" w:type="dxa"/>
          </w:tcPr>
          <w:p w14:paraId="679EA202" w14:textId="77777777" w:rsidR="00F25BF8" w:rsidRPr="00F25BF8" w:rsidRDefault="00F25BF8" w:rsidP="00F25BF8">
            <w:pPr>
              <w:contextualSpacing/>
              <w:jc w:val="center"/>
            </w:pPr>
          </w:p>
        </w:tc>
        <w:tc>
          <w:tcPr>
            <w:tcW w:w="1741" w:type="dxa"/>
          </w:tcPr>
          <w:p w14:paraId="4BBA062F" w14:textId="77777777" w:rsidR="00F25BF8" w:rsidRPr="00F25BF8" w:rsidRDefault="00F25BF8" w:rsidP="00F25BF8">
            <w:pPr>
              <w:contextualSpacing/>
              <w:jc w:val="center"/>
            </w:pPr>
          </w:p>
        </w:tc>
        <w:tc>
          <w:tcPr>
            <w:tcW w:w="1203" w:type="dxa"/>
          </w:tcPr>
          <w:p w14:paraId="3A8C22A6" w14:textId="77777777" w:rsidR="00F25BF8" w:rsidRPr="00F25BF8" w:rsidRDefault="00F25BF8" w:rsidP="00F25BF8">
            <w:pPr>
              <w:contextualSpacing/>
              <w:jc w:val="center"/>
            </w:pPr>
          </w:p>
        </w:tc>
        <w:tc>
          <w:tcPr>
            <w:tcW w:w="1204" w:type="dxa"/>
          </w:tcPr>
          <w:p w14:paraId="2D1A1186" w14:textId="77777777" w:rsidR="00F25BF8" w:rsidRPr="00F25BF8" w:rsidRDefault="00F25BF8" w:rsidP="00F25BF8">
            <w:pPr>
              <w:contextualSpacing/>
              <w:jc w:val="center"/>
            </w:pPr>
          </w:p>
        </w:tc>
        <w:tc>
          <w:tcPr>
            <w:tcW w:w="2816" w:type="dxa"/>
          </w:tcPr>
          <w:p w14:paraId="5C1F05A3" w14:textId="77777777" w:rsidR="00F25BF8" w:rsidRPr="00F25BF8" w:rsidRDefault="00F25BF8" w:rsidP="00F25BF8">
            <w:pPr>
              <w:contextualSpacing/>
              <w:jc w:val="center"/>
            </w:pPr>
          </w:p>
        </w:tc>
      </w:tr>
      <w:tr w:rsidR="00F25BF8" w:rsidRPr="00F25BF8" w14:paraId="601F8BA2" w14:textId="77777777" w:rsidTr="00F25BF8">
        <w:trPr>
          <w:trHeight w:val="20"/>
          <w:jc w:val="center"/>
        </w:trPr>
        <w:tc>
          <w:tcPr>
            <w:tcW w:w="706" w:type="dxa"/>
          </w:tcPr>
          <w:p w14:paraId="7A7C9139" w14:textId="77777777" w:rsidR="00F25BF8" w:rsidRPr="00F25BF8" w:rsidRDefault="00F25BF8" w:rsidP="00F25BF8">
            <w:pPr>
              <w:contextualSpacing/>
              <w:jc w:val="center"/>
              <w:rPr>
                <w:sz w:val="20"/>
              </w:rPr>
            </w:pPr>
            <w:r w:rsidRPr="00F25BF8">
              <w:rPr>
                <w:sz w:val="20"/>
              </w:rPr>
              <w:t>5</w:t>
            </w:r>
          </w:p>
        </w:tc>
        <w:tc>
          <w:tcPr>
            <w:tcW w:w="2169" w:type="dxa"/>
          </w:tcPr>
          <w:p w14:paraId="17DC31FE" w14:textId="77777777" w:rsidR="00F25BF8" w:rsidRPr="00F25BF8" w:rsidRDefault="00F25BF8" w:rsidP="00F25BF8">
            <w:pPr>
              <w:contextualSpacing/>
              <w:jc w:val="center"/>
            </w:pPr>
          </w:p>
        </w:tc>
        <w:tc>
          <w:tcPr>
            <w:tcW w:w="1370" w:type="dxa"/>
          </w:tcPr>
          <w:p w14:paraId="7576A188" w14:textId="77777777" w:rsidR="00F25BF8" w:rsidRPr="00F25BF8" w:rsidRDefault="00F25BF8" w:rsidP="00F25BF8">
            <w:pPr>
              <w:contextualSpacing/>
              <w:jc w:val="center"/>
            </w:pPr>
          </w:p>
        </w:tc>
        <w:tc>
          <w:tcPr>
            <w:tcW w:w="1741" w:type="dxa"/>
          </w:tcPr>
          <w:p w14:paraId="631FCA73" w14:textId="77777777" w:rsidR="00F25BF8" w:rsidRPr="00F25BF8" w:rsidRDefault="00F25BF8" w:rsidP="00F25BF8">
            <w:pPr>
              <w:contextualSpacing/>
              <w:jc w:val="center"/>
            </w:pPr>
          </w:p>
        </w:tc>
        <w:tc>
          <w:tcPr>
            <w:tcW w:w="1741" w:type="dxa"/>
          </w:tcPr>
          <w:p w14:paraId="55A69B48" w14:textId="77777777" w:rsidR="00F25BF8" w:rsidRPr="00F25BF8" w:rsidRDefault="00F25BF8" w:rsidP="00F25BF8">
            <w:pPr>
              <w:contextualSpacing/>
              <w:jc w:val="center"/>
            </w:pPr>
          </w:p>
        </w:tc>
        <w:tc>
          <w:tcPr>
            <w:tcW w:w="1741" w:type="dxa"/>
          </w:tcPr>
          <w:p w14:paraId="739FFC82" w14:textId="77777777" w:rsidR="00F25BF8" w:rsidRPr="00F25BF8" w:rsidRDefault="00F25BF8" w:rsidP="00F25BF8">
            <w:pPr>
              <w:contextualSpacing/>
              <w:jc w:val="center"/>
            </w:pPr>
          </w:p>
        </w:tc>
        <w:tc>
          <w:tcPr>
            <w:tcW w:w="1203" w:type="dxa"/>
          </w:tcPr>
          <w:p w14:paraId="5BA701E2" w14:textId="77777777" w:rsidR="00F25BF8" w:rsidRPr="00F25BF8" w:rsidRDefault="00F25BF8" w:rsidP="00F25BF8">
            <w:pPr>
              <w:contextualSpacing/>
              <w:jc w:val="center"/>
            </w:pPr>
          </w:p>
        </w:tc>
        <w:tc>
          <w:tcPr>
            <w:tcW w:w="1204" w:type="dxa"/>
          </w:tcPr>
          <w:p w14:paraId="31002247" w14:textId="77777777" w:rsidR="00F25BF8" w:rsidRPr="00F25BF8" w:rsidRDefault="00F25BF8" w:rsidP="00F25BF8">
            <w:pPr>
              <w:contextualSpacing/>
              <w:jc w:val="center"/>
            </w:pPr>
          </w:p>
        </w:tc>
        <w:tc>
          <w:tcPr>
            <w:tcW w:w="2816" w:type="dxa"/>
          </w:tcPr>
          <w:p w14:paraId="6D2FDC33" w14:textId="77777777" w:rsidR="00F25BF8" w:rsidRPr="00F25BF8" w:rsidRDefault="00F25BF8" w:rsidP="00F25BF8">
            <w:pPr>
              <w:contextualSpacing/>
              <w:jc w:val="center"/>
            </w:pPr>
          </w:p>
        </w:tc>
      </w:tr>
      <w:tr w:rsidR="00F25BF8" w:rsidRPr="00F25BF8" w14:paraId="47F8BD8C" w14:textId="77777777" w:rsidTr="00F25BF8">
        <w:trPr>
          <w:trHeight w:val="20"/>
          <w:jc w:val="center"/>
        </w:trPr>
        <w:tc>
          <w:tcPr>
            <w:tcW w:w="706" w:type="dxa"/>
          </w:tcPr>
          <w:p w14:paraId="353CB07A" w14:textId="77777777" w:rsidR="00F25BF8" w:rsidRPr="00F25BF8" w:rsidRDefault="00F25BF8" w:rsidP="00F25BF8">
            <w:pPr>
              <w:contextualSpacing/>
              <w:jc w:val="center"/>
              <w:rPr>
                <w:sz w:val="20"/>
              </w:rPr>
            </w:pPr>
            <w:r w:rsidRPr="00F25BF8">
              <w:rPr>
                <w:sz w:val="20"/>
              </w:rPr>
              <w:t>6</w:t>
            </w:r>
          </w:p>
        </w:tc>
        <w:tc>
          <w:tcPr>
            <w:tcW w:w="2169" w:type="dxa"/>
          </w:tcPr>
          <w:p w14:paraId="744AFE00" w14:textId="77777777" w:rsidR="00F25BF8" w:rsidRPr="00F25BF8" w:rsidRDefault="00F25BF8" w:rsidP="00F25BF8">
            <w:pPr>
              <w:contextualSpacing/>
              <w:jc w:val="center"/>
            </w:pPr>
          </w:p>
        </w:tc>
        <w:tc>
          <w:tcPr>
            <w:tcW w:w="1370" w:type="dxa"/>
          </w:tcPr>
          <w:p w14:paraId="7BFF435A" w14:textId="77777777" w:rsidR="00F25BF8" w:rsidRPr="00F25BF8" w:rsidRDefault="00F25BF8" w:rsidP="00F25BF8">
            <w:pPr>
              <w:contextualSpacing/>
              <w:jc w:val="center"/>
            </w:pPr>
          </w:p>
        </w:tc>
        <w:tc>
          <w:tcPr>
            <w:tcW w:w="1741" w:type="dxa"/>
          </w:tcPr>
          <w:p w14:paraId="0AC7CF8E" w14:textId="77777777" w:rsidR="00F25BF8" w:rsidRPr="00F25BF8" w:rsidRDefault="00F25BF8" w:rsidP="00F25BF8">
            <w:pPr>
              <w:contextualSpacing/>
              <w:jc w:val="center"/>
            </w:pPr>
          </w:p>
        </w:tc>
        <w:tc>
          <w:tcPr>
            <w:tcW w:w="1741" w:type="dxa"/>
          </w:tcPr>
          <w:p w14:paraId="2E7237CE" w14:textId="77777777" w:rsidR="00F25BF8" w:rsidRPr="00F25BF8" w:rsidRDefault="00F25BF8" w:rsidP="00F25BF8">
            <w:pPr>
              <w:contextualSpacing/>
              <w:jc w:val="center"/>
            </w:pPr>
          </w:p>
        </w:tc>
        <w:tc>
          <w:tcPr>
            <w:tcW w:w="1741" w:type="dxa"/>
          </w:tcPr>
          <w:p w14:paraId="6ED39CAB" w14:textId="77777777" w:rsidR="00F25BF8" w:rsidRPr="00F25BF8" w:rsidRDefault="00F25BF8" w:rsidP="00F25BF8">
            <w:pPr>
              <w:contextualSpacing/>
              <w:jc w:val="center"/>
            </w:pPr>
          </w:p>
        </w:tc>
        <w:tc>
          <w:tcPr>
            <w:tcW w:w="1203" w:type="dxa"/>
          </w:tcPr>
          <w:p w14:paraId="472E4D39" w14:textId="77777777" w:rsidR="00F25BF8" w:rsidRPr="00F25BF8" w:rsidRDefault="00F25BF8" w:rsidP="00F25BF8">
            <w:pPr>
              <w:contextualSpacing/>
              <w:jc w:val="center"/>
            </w:pPr>
          </w:p>
        </w:tc>
        <w:tc>
          <w:tcPr>
            <w:tcW w:w="1204" w:type="dxa"/>
          </w:tcPr>
          <w:p w14:paraId="56555C59" w14:textId="77777777" w:rsidR="00F25BF8" w:rsidRPr="00F25BF8" w:rsidRDefault="00F25BF8" w:rsidP="00F25BF8">
            <w:pPr>
              <w:contextualSpacing/>
              <w:jc w:val="center"/>
            </w:pPr>
          </w:p>
        </w:tc>
        <w:tc>
          <w:tcPr>
            <w:tcW w:w="2816" w:type="dxa"/>
          </w:tcPr>
          <w:p w14:paraId="23C4979A" w14:textId="77777777" w:rsidR="00F25BF8" w:rsidRPr="00F25BF8" w:rsidRDefault="00F25BF8" w:rsidP="00F25BF8">
            <w:pPr>
              <w:contextualSpacing/>
              <w:jc w:val="center"/>
            </w:pPr>
          </w:p>
        </w:tc>
      </w:tr>
      <w:tr w:rsidR="00F25BF8" w:rsidRPr="00F25BF8" w14:paraId="7686495B" w14:textId="77777777" w:rsidTr="00F25BF8">
        <w:trPr>
          <w:trHeight w:val="20"/>
          <w:jc w:val="center"/>
        </w:trPr>
        <w:tc>
          <w:tcPr>
            <w:tcW w:w="706" w:type="dxa"/>
          </w:tcPr>
          <w:p w14:paraId="2C8C6C17" w14:textId="77777777" w:rsidR="00F25BF8" w:rsidRPr="00F25BF8" w:rsidRDefault="00F25BF8" w:rsidP="00F25BF8">
            <w:pPr>
              <w:contextualSpacing/>
              <w:jc w:val="center"/>
              <w:rPr>
                <w:sz w:val="20"/>
              </w:rPr>
            </w:pPr>
            <w:r w:rsidRPr="00F25BF8">
              <w:rPr>
                <w:sz w:val="20"/>
              </w:rPr>
              <w:t>7</w:t>
            </w:r>
          </w:p>
        </w:tc>
        <w:tc>
          <w:tcPr>
            <w:tcW w:w="2169" w:type="dxa"/>
          </w:tcPr>
          <w:p w14:paraId="221B8C18" w14:textId="77777777" w:rsidR="00F25BF8" w:rsidRPr="00F25BF8" w:rsidRDefault="00F25BF8" w:rsidP="00F25BF8">
            <w:pPr>
              <w:contextualSpacing/>
              <w:jc w:val="center"/>
            </w:pPr>
          </w:p>
        </w:tc>
        <w:tc>
          <w:tcPr>
            <w:tcW w:w="1370" w:type="dxa"/>
          </w:tcPr>
          <w:p w14:paraId="15DA311D" w14:textId="77777777" w:rsidR="00F25BF8" w:rsidRPr="00F25BF8" w:rsidRDefault="00F25BF8" w:rsidP="00F25BF8">
            <w:pPr>
              <w:contextualSpacing/>
              <w:jc w:val="center"/>
            </w:pPr>
          </w:p>
        </w:tc>
        <w:tc>
          <w:tcPr>
            <w:tcW w:w="1741" w:type="dxa"/>
          </w:tcPr>
          <w:p w14:paraId="6E9AE872" w14:textId="77777777" w:rsidR="00F25BF8" w:rsidRPr="00F25BF8" w:rsidRDefault="00F25BF8" w:rsidP="00F25BF8">
            <w:pPr>
              <w:contextualSpacing/>
              <w:jc w:val="center"/>
            </w:pPr>
          </w:p>
        </w:tc>
        <w:tc>
          <w:tcPr>
            <w:tcW w:w="1741" w:type="dxa"/>
          </w:tcPr>
          <w:p w14:paraId="47D43F1F" w14:textId="77777777" w:rsidR="00F25BF8" w:rsidRPr="00F25BF8" w:rsidRDefault="00F25BF8" w:rsidP="00F25BF8">
            <w:pPr>
              <w:contextualSpacing/>
              <w:jc w:val="center"/>
            </w:pPr>
          </w:p>
        </w:tc>
        <w:tc>
          <w:tcPr>
            <w:tcW w:w="1741" w:type="dxa"/>
          </w:tcPr>
          <w:p w14:paraId="34865CB5" w14:textId="77777777" w:rsidR="00F25BF8" w:rsidRPr="00F25BF8" w:rsidRDefault="00F25BF8" w:rsidP="00F25BF8">
            <w:pPr>
              <w:contextualSpacing/>
              <w:jc w:val="center"/>
            </w:pPr>
          </w:p>
        </w:tc>
        <w:tc>
          <w:tcPr>
            <w:tcW w:w="1203" w:type="dxa"/>
          </w:tcPr>
          <w:p w14:paraId="219F5A6E" w14:textId="77777777" w:rsidR="00F25BF8" w:rsidRPr="00F25BF8" w:rsidRDefault="00F25BF8" w:rsidP="00F25BF8">
            <w:pPr>
              <w:contextualSpacing/>
              <w:jc w:val="center"/>
            </w:pPr>
          </w:p>
        </w:tc>
        <w:tc>
          <w:tcPr>
            <w:tcW w:w="1204" w:type="dxa"/>
          </w:tcPr>
          <w:p w14:paraId="795CFD28" w14:textId="77777777" w:rsidR="00F25BF8" w:rsidRPr="00F25BF8" w:rsidRDefault="00F25BF8" w:rsidP="00F25BF8">
            <w:pPr>
              <w:contextualSpacing/>
              <w:jc w:val="center"/>
            </w:pPr>
          </w:p>
        </w:tc>
        <w:tc>
          <w:tcPr>
            <w:tcW w:w="2816" w:type="dxa"/>
          </w:tcPr>
          <w:p w14:paraId="7F68E781" w14:textId="77777777" w:rsidR="00F25BF8" w:rsidRPr="00F25BF8" w:rsidRDefault="00F25BF8" w:rsidP="00F25BF8">
            <w:pPr>
              <w:contextualSpacing/>
              <w:jc w:val="center"/>
            </w:pPr>
          </w:p>
        </w:tc>
      </w:tr>
      <w:tr w:rsidR="00F25BF8" w:rsidRPr="00F25BF8" w14:paraId="52B383D8" w14:textId="77777777" w:rsidTr="00F25BF8">
        <w:trPr>
          <w:trHeight w:val="20"/>
          <w:jc w:val="center"/>
        </w:trPr>
        <w:tc>
          <w:tcPr>
            <w:tcW w:w="706" w:type="dxa"/>
          </w:tcPr>
          <w:p w14:paraId="18B90DE4" w14:textId="77777777" w:rsidR="00F25BF8" w:rsidRPr="00F25BF8" w:rsidRDefault="00F25BF8" w:rsidP="00F25BF8">
            <w:pPr>
              <w:contextualSpacing/>
              <w:jc w:val="center"/>
              <w:rPr>
                <w:sz w:val="20"/>
              </w:rPr>
            </w:pPr>
            <w:r w:rsidRPr="00F25BF8">
              <w:rPr>
                <w:sz w:val="20"/>
              </w:rPr>
              <w:t>8</w:t>
            </w:r>
          </w:p>
        </w:tc>
        <w:tc>
          <w:tcPr>
            <w:tcW w:w="2169" w:type="dxa"/>
          </w:tcPr>
          <w:p w14:paraId="0E56919D" w14:textId="77777777" w:rsidR="00F25BF8" w:rsidRPr="00F25BF8" w:rsidRDefault="00F25BF8" w:rsidP="00F25BF8">
            <w:pPr>
              <w:contextualSpacing/>
              <w:jc w:val="center"/>
            </w:pPr>
          </w:p>
        </w:tc>
        <w:tc>
          <w:tcPr>
            <w:tcW w:w="1370" w:type="dxa"/>
          </w:tcPr>
          <w:p w14:paraId="2A1CE6D7" w14:textId="77777777" w:rsidR="00F25BF8" w:rsidRPr="00F25BF8" w:rsidRDefault="00F25BF8" w:rsidP="00F25BF8">
            <w:pPr>
              <w:contextualSpacing/>
              <w:jc w:val="center"/>
            </w:pPr>
          </w:p>
        </w:tc>
        <w:tc>
          <w:tcPr>
            <w:tcW w:w="1741" w:type="dxa"/>
          </w:tcPr>
          <w:p w14:paraId="31D07F6D" w14:textId="77777777" w:rsidR="00F25BF8" w:rsidRPr="00F25BF8" w:rsidRDefault="00F25BF8" w:rsidP="00F25BF8">
            <w:pPr>
              <w:contextualSpacing/>
              <w:jc w:val="center"/>
            </w:pPr>
          </w:p>
        </w:tc>
        <w:tc>
          <w:tcPr>
            <w:tcW w:w="1741" w:type="dxa"/>
          </w:tcPr>
          <w:p w14:paraId="26B550B7" w14:textId="77777777" w:rsidR="00F25BF8" w:rsidRPr="00F25BF8" w:rsidRDefault="00F25BF8" w:rsidP="00F25BF8">
            <w:pPr>
              <w:contextualSpacing/>
              <w:jc w:val="center"/>
            </w:pPr>
          </w:p>
        </w:tc>
        <w:tc>
          <w:tcPr>
            <w:tcW w:w="1741" w:type="dxa"/>
          </w:tcPr>
          <w:p w14:paraId="14E64756" w14:textId="77777777" w:rsidR="00F25BF8" w:rsidRPr="00F25BF8" w:rsidRDefault="00F25BF8" w:rsidP="00F25BF8">
            <w:pPr>
              <w:contextualSpacing/>
              <w:jc w:val="center"/>
            </w:pPr>
          </w:p>
        </w:tc>
        <w:tc>
          <w:tcPr>
            <w:tcW w:w="1203" w:type="dxa"/>
          </w:tcPr>
          <w:p w14:paraId="614B7353" w14:textId="77777777" w:rsidR="00F25BF8" w:rsidRPr="00F25BF8" w:rsidRDefault="00F25BF8" w:rsidP="00F25BF8">
            <w:pPr>
              <w:contextualSpacing/>
              <w:jc w:val="center"/>
            </w:pPr>
          </w:p>
        </w:tc>
        <w:tc>
          <w:tcPr>
            <w:tcW w:w="1204" w:type="dxa"/>
          </w:tcPr>
          <w:p w14:paraId="26942320" w14:textId="77777777" w:rsidR="00F25BF8" w:rsidRPr="00F25BF8" w:rsidRDefault="00F25BF8" w:rsidP="00F25BF8">
            <w:pPr>
              <w:contextualSpacing/>
              <w:jc w:val="center"/>
            </w:pPr>
          </w:p>
        </w:tc>
        <w:tc>
          <w:tcPr>
            <w:tcW w:w="2816" w:type="dxa"/>
          </w:tcPr>
          <w:p w14:paraId="1C1452A7" w14:textId="77777777" w:rsidR="00F25BF8" w:rsidRPr="00F25BF8" w:rsidRDefault="00F25BF8" w:rsidP="00F25BF8">
            <w:pPr>
              <w:contextualSpacing/>
              <w:jc w:val="center"/>
            </w:pPr>
          </w:p>
        </w:tc>
      </w:tr>
      <w:tr w:rsidR="00F25BF8" w:rsidRPr="00F25BF8" w14:paraId="7ADE3922" w14:textId="77777777" w:rsidTr="00F25BF8">
        <w:trPr>
          <w:trHeight w:val="20"/>
          <w:jc w:val="center"/>
        </w:trPr>
        <w:tc>
          <w:tcPr>
            <w:tcW w:w="706" w:type="dxa"/>
          </w:tcPr>
          <w:p w14:paraId="4BD5D1A1" w14:textId="77777777" w:rsidR="00F25BF8" w:rsidRPr="00F25BF8" w:rsidRDefault="00F25BF8" w:rsidP="00F25BF8">
            <w:pPr>
              <w:contextualSpacing/>
              <w:jc w:val="center"/>
              <w:rPr>
                <w:sz w:val="20"/>
              </w:rPr>
            </w:pPr>
            <w:r w:rsidRPr="00F25BF8">
              <w:rPr>
                <w:sz w:val="20"/>
              </w:rPr>
              <w:t>9</w:t>
            </w:r>
          </w:p>
        </w:tc>
        <w:tc>
          <w:tcPr>
            <w:tcW w:w="2169" w:type="dxa"/>
          </w:tcPr>
          <w:p w14:paraId="64D7F75C" w14:textId="77777777" w:rsidR="00F25BF8" w:rsidRPr="00F25BF8" w:rsidRDefault="00F25BF8" w:rsidP="00F25BF8">
            <w:pPr>
              <w:contextualSpacing/>
              <w:jc w:val="center"/>
            </w:pPr>
          </w:p>
        </w:tc>
        <w:tc>
          <w:tcPr>
            <w:tcW w:w="1370" w:type="dxa"/>
          </w:tcPr>
          <w:p w14:paraId="4C397783" w14:textId="77777777" w:rsidR="00F25BF8" w:rsidRPr="00F25BF8" w:rsidRDefault="00F25BF8" w:rsidP="00F25BF8">
            <w:pPr>
              <w:contextualSpacing/>
              <w:jc w:val="center"/>
            </w:pPr>
          </w:p>
        </w:tc>
        <w:tc>
          <w:tcPr>
            <w:tcW w:w="1741" w:type="dxa"/>
          </w:tcPr>
          <w:p w14:paraId="53AAB66E" w14:textId="77777777" w:rsidR="00F25BF8" w:rsidRPr="00F25BF8" w:rsidRDefault="00F25BF8" w:rsidP="00F25BF8">
            <w:pPr>
              <w:contextualSpacing/>
              <w:jc w:val="center"/>
            </w:pPr>
          </w:p>
        </w:tc>
        <w:tc>
          <w:tcPr>
            <w:tcW w:w="1741" w:type="dxa"/>
          </w:tcPr>
          <w:p w14:paraId="57256BA2" w14:textId="77777777" w:rsidR="00F25BF8" w:rsidRPr="00F25BF8" w:rsidRDefault="00F25BF8" w:rsidP="00F25BF8">
            <w:pPr>
              <w:contextualSpacing/>
              <w:jc w:val="center"/>
            </w:pPr>
          </w:p>
        </w:tc>
        <w:tc>
          <w:tcPr>
            <w:tcW w:w="1741" w:type="dxa"/>
          </w:tcPr>
          <w:p w14:paraId="519EFF3E" w14:textId="77777777" w:rsidR="00F25BF8" w:rsidRPr="00F25BF8" w:rsidRDefault="00F25BF8" w:rsidP="00F25BF8">
            <w:pPr>
              <w:contextualSpacing/>
              <w:jc w:val="center"/>
            </w:pPr>
          </w:p>
        </w:tc>
        <w:tc>
          <w:tcPr>
            <w:tcW w:w="1203" w:type="dxa"/>
          </w:tcPr>
          <w:p w14:paraId="5BB2BBBF" w14:textId="77777777" w:rsidR="00F25BF8" w:rsidRPr="00F25BF8" w:rsidRDefault="00F25BF8" w:rsidP="00F25BF8">
            <w:pPr>
              <w:contextualSpacing/>
              <w:jc w:val="center"/>
            </w:pPr>
          </w:p>
        </w:tc>
        <w:tc>
          <w:tcPr>
            <w:tcW w:w="1204" w:type="dxa"/>
          </w:tcPr>
          <w:p w14:paraId="72D98080" w14:textId="77777777" w:rsidR="00F25BF8" w:rsidRPr="00F25BF8" w:rsidRDefault="00F25BF8" w:rsidP="00F25BF8">
            <w:pPr>
              <w:contextualSpacing/>
              <w:jc w:val="center"/>
            </w:pPr>
          </w:p>
        </w:tc>
        <w:tc>
          <w:tcPr>
            <w:tcW w:w="2816" w:type="dxa"/>
          </w:tcPr>
          <w:p w14:paraId="1D23A0D8" w14:textId="77777777" w:rsidR="00F25BF8" w:rsidRPr="00F25BF8" w:rsidRDefault="00F25BF8" w:rsidP="00F25BF8">
            <w:pPr>
              <w:contextualSpacing/>
              <w:jc w:val="center"/>
            </w:pPr>
          </w:p>
        </w:tc>
      </w:tr>
      <w:tr w:rsidR="00F25BF8" w:rsidRPr="00F25BF8" w14:paraId="34DC893A" w14:textId="77777777" w:rsidTr="00F25BF8">
        <w:trPr>
          <w:trHeight w:val="20"/>
          <w:jc w:val="center"/>
        </w:trPr>
        <w:tc>
          <w:tcPr>
            <w:tcW w:w="706" w:type="dxa"/>
          </w:tcPr>
          <w:p w14:paraId="3A42D62C" w14:textId="77777777" w:rsidR="00F25BF8" w:rsidRPr="00F25BF8" w:rsidRDefault="00F25BF8" w:rsidP="00F25BF8">
            <w:pPr>
              <w:contextualSpacing/>
              <w:jc w:val="center"/>
              <w:rPr>
                <w:sz w:val="20"/>
              </w:rPr>
            </w:pPr>
            <w:r w:rsidRPr="00F25BF8">
              <w:rPr>
                <w:sz w:val="20"/>
              </w:rPr>
              <w:t>10</w:t>
            </w:r>
          </w:p>
        </w:tc>
        <w:tc>
          <w:tcPr>
            <w:tcW w:w="2169" w:type="dxa"/>
          </w:tcPr>
          <w:p w14:paraId="311F2389" w14:textId="77777777" w:rsidR="00F25BF8" w:rsidRPr="00F25BF8" w:rsidRDefault="00F25BF8" w:rsidP="00F25BF8">
            <w:pPr>
              <w:contextualSpacing/>
              <w:jc w:val="center"/>
            </w:pPr>
          </w:p>
        </w:tc>
        <w:tc>
          <w:tcPr>
            <w:tcW w:w="1370" w:type="dxa"/>
          </w:tcPr>
          <w:p w14:paraId="12A31889" w14:textId="77777777" w:rsidR="00F25BF8" w:rsidRPr="00F25BF8" w:rsidRDefault="00F25BF8" w:rsidP="00F25BF8">
            <w:pPr>
              <w:contextualSpacing/>
              <w:jc w:val="center"/>
            </w:pPr>
          </w:p>
        </w:tc>
        <w:tc>
          <w:tcPr>
            <w:tcW w:w="1741" w:type="dxa"/>
          </w:tcPr>
          <w:p w14:paraId="15F10A7A" w14:textId="77777777" w:rsidR="00F25BF8" w:rsidRPr="00F25BF8" w:rsidRDefault="00F25BF8" w:rsidP="00F25BF8">
            <w:pPr>
              <w:contextualSpacing/>
              <w:jc w:val="center"/>
            </w:pPr>
          </w:p>
        </w:tc>
        <w:tc>
          <w:tcPr>
            <w:tcW w:w="1741" w:type="dxa"/>
          </w:tcPr>
          <w:p w14:paraId="5B2BA177" w14:textId="77777777" w:rsidR="00F25BF8" w:rsidRPr="00F25BF8" w:rsidRDefault="00F25BF8" w:rsidP="00F25BF8">
            <w:pPr>
              <w:contextualSpacing/>
              <w:jc w:val="center"/>
            </w:pPr>
          </w:p>
        </w:tc>
        <w:tc>
          <w:tcPr>
            <w:tcW w:w="1741" w:type="dxa"/>
          </w:tcPr>
          <w:p w14:paraId="33DE4672" w14:textId="77777777" w:rsidR="00F25BF8" w:rsidRPr="00F25BF8" w:rsidRDefault="00F25BF8" w:rsidP="00F25BF8">
            <w:pPr>
              <w:contextualSpacing/>
              <w:jc w:val="center"/>
            </w:pPr>
          </w:p>
        </w:tc>
        <w:tc>
          <w:tcPr>
            <w:tcW w:w="1203" w:type="dxa"/>
          </w:tcPr>
          <w:p w14:paraId="714152AF" w14:textId="77777777" w:rsidR="00F25BF8" w:rsidRPr="00F25BF8" w:rsidRDefault="00F25BF8" w:rsidP="00F25BF8">
            <w:pPr>
              <w:contextualSpacing/>
              <w:jc w:val="center"/>
            </w:pPr>
          </w:p>
        </w:tc>
        <w:tc>
          <w:tcPr>
            <w:tcW w:w="1204" w:type="dxa"/>
          </w:tcPr>
          <w:p w14:paraId="720E0A84" w14:textId="77777777" w:rsidR="00F25BF8" w:rsidRPr="00F25BF8" w:rsidRDefault="00F25BF8" w:rsidP="00F25BF8">
            <w:pPr>
              <w:contextualSpacing/>
              <w:jc w:val="center"/>
            </w:pPr>
          </w:p>
        </w:tc>
        <w:tc>
          <w:tcPr>
            <w:tcW w:w="2816" w:type="dxa"/>
          </w:tcPr>
          <w:p w14:paraId="1FB66F67" w14:textId="77777777" w:rsidR="00F25BF8" w:rsidRPr="00F25BF8" w:rsidRDefault="00F25BF8" w:rsidP="00F25BF8">
            <w:pPr>
              <w:contextualSpacing/>
              <w:jc w:val="center"/>
            </w:pPr>
          </w:p>
        </w:tc>
      </w:tr>
    </w:tbl>
    <w:p w14:paraId="0B894280" w14:textId="77777777" w:rsidR="00F25BF8" w:rsidRPr="00F25BF8" w:rsidRDefault="00F25BF8" w:rsidP="00F25BF8">
      <w:pPr>
        <w:spacing w:after="0" w:line="240" w:lineRule="auto"/>
        <w:contextualSpacing/>
        <w:rPr>
          <w:rFonts w:eastAsia="SimSun"/>
        </w:rPr>
      </w:pPr>
    </w:p>
    <w:tbl>
      <w:tblPr>
        <w:tblStyle w:val="TableGrid2"/>
        <w:tblW w:w="10212" w:type="dxa"/>
        <w:jc w:val="center"/>
        <w:tblCellMar>
          <w:left w:w="29" w:type="dxa"/>
          <w:right w:w="29" w:type="dxa"/>
        </w:tblCellMar>
        <w:tblLook w:val="04A0" w:firstRow="1" w:lastRow="0" w:firstColumn="1" w:lastColumn="0" w:noHBand="0" w:noVBand="1"/>
      </w:tblPr>
      <w:tblGrid>
        <w:gridCol w:w="3404"/>
        <w:gridCol w:w="3404"/>
        <w:gridCol w:w="3404"/>
      </w:tblGrid>
      <w:tr w:rsidR="00F25BF8" w:rsidRPr="00F25BF8" w14:paraId="553E4563" w14:textId="77777777" w:rsidTr="00F25BF8">
        <w:trPr>
          <w:jc w:val="center"/>
        </w:trPr>
        <w:tc>
          <w:tcPr>
            <w:tcW w:w="10212" w:type="dxa"/>
            <w:gridSpan w:val="3"/>
          </w:tcPr>
          <w:p w14:paraId="2BC8E678"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Crop Code (E7f)</w:t>
            </w:r>
          </w:p>
        </w:tc>
      </w:tr>
      <w:tr w:rsidR="00F25BF8" w:rsidRPr="00F25BF8" w14:paraId="5015969F" w14:textId="77777777" w:rsidTr="00F25BF8">
        <w:trPr>
          <w:jc w:val="center"/>
        </w:trPr>
        <w:tc>
          <w:tcPr>
            <w:tcW w:w="3404" w:type="dxa"/>
          </w:tcPr>
          <w:p w14:paraId="50F8BED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1=Local maize</w:t>
            </w:r>
          </w:p>
          <w:p w14:paraId="71BEB3DE"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2=Composite (pollenated) maize</w:t>
            </w:r>
          </w:p>
          <w:p w14:paraId="3C074376"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3=Hybrid maize</w:t>
            </w:r>
          </w:p>
          <w:p w14:paraId="7DB3CA6C"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4=Cassava</w:t>
            </w:r>
          </w:p>
          <w:p w14:paraId="75699927"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5=Sweet potato</w:t>
            </w:r>
          </w:p>
          <w:p w14:paraId="6F255A3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6=Irish potato</w:t>
            </w:r>
          </w:p>
          <w:p w14:paraId="0701C85F"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7=Groundnet</w:t>
            </w:r>
          </w:p>
          <w:p w14:paraId="6A708B66"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8=Ground bean (Nzama)</w:t>
            </w:r>
          </w:p>
          <w:p w14:paraId="7AA0AC4E"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9=Rice</w:t>
            </w:r>
          </w:p>
          <w:p w14:paraId="00FF2DE4"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10=Finger millet (mawere)</w:t>
            </w:r>
          </w:p>
        </w:tc>
        <w:tc>
          <w:tcPr>
            <w:tcW w:w="3404" w:type="dxa"/>
          </w:tcPr>
          <w:p w14:paraId="5890398D"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11=Sorghum</w:t>
            </w:r>
          </w:p>
          <w:p w14:paraId="2FFCB92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12=Pearl millet (mchewere)</w:t>
            </w:r>
          </w:p>
          <w:p w14:paraId="0D57034E"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13=Bean</w:t>
            </w:r>
          </w:p>
          <w:p w14:paraId="5E26726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14=Soyabean</w:t>
            </w:r>
          </w:p>
          <w:p w14:paraId="04005DB9"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15=Pigeon Peas</w:t>
            </w:r>
          </w:p>
          <w:p w14:paraId="1D18366F"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16=Burley tobacco</w:t>
            </w:r>
          </w:p>
          <w:p w14:paraId="44ED0AF4"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17=Tobacco (other)</w:t>
            </w:r>
          </w:p>
          <w:p w14:paraId="54CA092F"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18=Cotton</w:t>
            </w:r>
          </w:p>
          <w:p w14:paraId="65CF220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19=Sugarcane</w:t>
            </w:r>
          </w:p>
        </w:tc>
        <w:tc>
          <w:tcPr>
            <w:tcW w:w="3404" w:type="dxa"/>
          </w:tcPr>
          <w:p w14:paraId="5659F54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20=Cabbage Tanaposi</w:t>
            </w:r>
          </w:p>
          <w:p w14:paraId="5422C914"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21=Nkhwani</w:t>
            </w:r>
          </w:p>
          <w:p w14:paraId="5588F7E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22=Therere/Okra</w:t>
            </w:r>
          </w:p>
          <w:p w14:paraId="029A56FF"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23=Tomato</w:t>
            </w:r>
          </w:p>
          <w:p w14:paraId="76082975"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24=Onion</w:t>
            </w:r>
          </w:p>
          <w:p w14:paraId="322B6FE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25=Peas</w:t>
            </w:r>
          </w:p>
          <w:p w14:paraId="476FFDC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26=Trees or woodlot</w:t>
            </w:r>
          </w:p>
          <w:p w14:paraId="2E66A7FC"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27=Sunflower</w:t>
            </w:r>
          </w:p>
          <w:p w14:paraId="33474457"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97=Other, specify</w:t>
            </w:r>
          </w:p>
        </w:tc>
      </w:tr>
    </w:tbl>
    <w:p w14:paraId="67402382" w14:textId="77777777" w:rsidR="00F25BF8" w:rsidRPr="00F25BF8" w:rsidRDefault="00F25BF8" w:rsidP="00F25BF8">
      <w:pPr>
        <w:spacing w:after="0" w:line="240" w:lineRule="auto"/>
        <w:contextualSpacing/>
        <w:rPr>
          <w:rFonts w:eastAsia="SimSun"/>
        </w:rPr>
      </w:pPr>
    </w:p>
    <w:p w14:paraId="229F1296" w14:textId="77777777" w:rsidR="00F25BF8" w:rsidRPr="00F25BF8" w:rsidRDefault="00F25BF8" w:rsidP="00F25BF8">
      <w:pPr>
        <w:spacing w:after="0" w:line="240" w:lineRule="auto"/>
        <w:contextualSpacing/>
        <w:rPr>
          <w:rFonts w:eastAsia="SimSun"/>
        </w:rPr>
      </w:pPr>
      <w:r w:rsidRPr="00F25BF8">
        <w:rPr>
          <w:rFonts w:eastAsia="SimSun"/>
        </w:rPr>
        <w:br w:type="page"/>
      </w:r>
    </w:p>
    <w:p w14:paraId="4B98CE99" w14:textId="77777777" w:rsidR="00F25BF8" w:rsidRPr="00F25BF8" w:rsidRDefault="00F25BF8" w:rsidP="00F25BF8">
      <w:pPr>
        <w:spacing w:after="0" w:line="240" w:lineRule="auto"/>
        <w:contextualSpacing/>
        <w:rPr>
          <w:rFonts w:eastAsia="Times New Roman" w:cs="Times New Roman"/>
          <w:b/>
          <w:bCs/>
        </w:rPr>
      </w:pPr>
      <w:r w:rsidRPr="00F25BF8">
        <w:rPr>
          <w:rFonts w:eastAsia="Times New Roman" w:cs="Times New Roman"/>
          <w:b/>
          <w:bCs/>
        </w:rPr>
        <w:lastRenderedPageBreak/>
        <w:t>SECTION E. FIELD OVERVIEW (Continued)</w:t>
      </w:r>
    </w:p>
    <w:p w14:paraId="403A8FB6" w14:textId="77777777" w:rsidR="00F25BF8" w:rsidRPr="00F25BF8" w:rsidRDefault="00F25BF8" w:rsidP="00F25BF8">
      <w:pPr>
        <w:spacing w:after="0" w:line="240" w:lineRule="auto"/>
        <w:contextualSpacing/>
        <w:rPr>
          <w:rFonts w:eastAsia="SimSun"/>
        </w:rPr>
      </w:pPr>
    </w:p>
    <w:tbl>
      <w:tblPr>
        <w:tblStyle w:val="TableGrid2"/>
        <w:tblW w:w="14755" w:type="dxa"/>
        <w:jc w:val="center"/>
        <w:tblLayout w:type="fixed"/>
        <w:tblCellMar>
          <w:left w:w="29" w:type="dxa"/>
          <w:right w:w="29" w:type="dxa"/>
        </w:tblCellMar>
        <w:tblLook w:val="04A0" w:firstRow="1" w:lastRow="0" w:firstColumn="1" w:lastColumn="0" w:noHBand="0" w:noVBand="1"/>
      </w:tblPr>
      <w:tblGrid>
        <w:gridCol w:w="677"/>
        <w:gridCol w:w="1118"/>
        <w:gridCol w:w="1080"/>
        <w:gridCol w:w="1080"/>
        <w:gridCol w:w="1080"/>
        <w:gridCol w:w="1800"/>
        <w:gridCol w:w="1440"/>
        <w:gridCol w:w="1080"/>
        <w:gridCol w:w="1080"/>
        <w:gridCol w:w="1440"/>
        <w:gridCol w:w="1440"/>
        <w:gridCol w:w="1440"/>
      </w:tblGrid>
      <w:tr w:rsidR="00F25BF8" w:rsidRPr="00F25BF8" w14:paraId="76B0E6C6" w14:textId="77777777" w:rsidTr="00F25BF8">
        <w:trPr>
          <w:trHeight w:val="20"/>
          <w:jc w:val="center"/>
        </w:trPr>
        <w:tc>
          <w:tcPr>
            <w:tcW w:w="677" w:type="dxa"/>
            <w:vMerge w:val="restart"/>
          </w:tcPr>
          <w:p w14:paraId="21A8019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Field</w:t>
            </w:r>
          </w:p>
        </w:tc>
        <w:tc>
          <w:tcPr>
            <w:tcW w:w="1118" w:type="dxa"/>
            <w:vMerge w:val="restart"/>
          </w:tcPr>
          <w:p w14:paraId="455130A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E9. Who primarily decides how to use this field?</w:t>
            </w:r>
          </w:p>
          <w:p w14:paraId="56C5599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(See Code below)</w:t>
            </w:r>
          </w:p>
        </w:tc>
        <w:tc>
          <w:tcPr>
            <w:tcW w:w="1080" w:type="dxa"/>
            <w:vMerge w:val="restart"/>
          </w:tcPr>
          <w:p w14:paraId="6C0B5357"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E10. What is the primary soil type of this field?</w:t>
            </w:r>
          </w:p>
          <w:p w14:paraId="09892E1D"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1=Clay</w:t>
            </w:r>
          </w:p>
          <w:p w14:paraId="6EBACB9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2=Sandy loamy</w:t>
            </w:r>
          </w:p>
          <w:p w14:paraId="0F21AE3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3=Loamy</w:t>
            </w:r>
          </w:p>
          <w:p w14:paraId="1A250A6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4=Silt</w:t>
            </w:r>
          </w:p>
          <w:p w14:paraId="1A0C375B"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5=Gravel</w:t>
            </w:r>
          </w:p>
          <w:p w14:paraId="61B46B28"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97=Other</w:t>
            </w:r>
          </w:p>
        </w:tc>
        <w:tc>
          <w:tcPr>
            <w:tcW w:w="1080" w:type="dxa"/>
            <w:vMerge w:val="restart"/>
          </w:tcPr>
          <w:p w14:paraId="617FDA3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 xml:space="preserve">E11. </w:t>
            </w:r>
            <w:r w:rsidRPr="00F25BF8">
              <w:rPr>
                <w:rFonts w:cs="Times New Roman" w:hint="eastAsia"/>
                <w:sz w:val="20"/>
              </w:rPr>
              <w:t>Overall, w</w:t>
            </w:r>
            <w:r w:rsidRPr="00F25BF8">
              <w:rPr>
                <w:rFonts w:cs="Times New Roman"/>
                <w:sz w:val="20"/>
              </w:rPr>
              <w:t>hat is the slope of this field?</w:t>
            </w:r>
          </w:p>
          <w:p w14:paraId="00E32D0D"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1=Flat</w:t>
            </w:r>
          </w:p>
          <w:p w14:paraId="264400A0"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2=Slightly sloped</w:t>
            </w:r>
          </w:p>
          <w:p w14:paraId="19D8B6B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3=Steeply sloped</w:t>
            </w:r>
          </w:p>
        </w:tc>
        <w:tc>
          <w:tcPr>
            <w:tcW w:w="1080" w:type="dxa"/>
            <w:vMerge w:val="restart"/>
          </w:tcPr>
          <w:p w14:paraId="29E77A58"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hint="eastAsia"/>
                <w:sz w:val="20"/>
              </w:rPr>
              <w:t xml:space="preserve">Ask if </w:t>
            </w:r>
            <w:r w:rsidRPr="00F25BF8">
              <w:rPr>
                <w:rFonts w:cs="Times New Roman"/>
                <w:sz w:val="20"/>
              </w:rPr>
              <w:t>E</w:t>
            </w:r>
            <w:r w:rsidRPr="00F25BF8">
              <w:rPr>
                <w:rFonts w:cs="Times New Roman" w:hint="eastAsia"/>
                <w:sz w:val="20"/>
              </w:rPr>
              <w:t>3 does not equal 2</w:t>
            </w:r>
          </w:p>
          <w:p w14:paraId="304D3F9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E12. Is the field irrigated?</w:t>
            </w:r>
          </w:p>
          <w:p w14:paraId="1E8DA691"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3B3BB991"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7D4ACA4C"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393FCD3B"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999=Prefer not to respond</w:t>
            </w:r>
          </w:p>
          <w:p w14:paraId="5FB1219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If not 1, skip to E16</w:t>
            </w:r>
          </w:p>
        </w:tc>
        <w:tc>
          <w:tcPr>
            <w:tcW w:w="1800" w:type="dxa"/>
            <w:vMerge w:val="restart"/>
          </w:tcPr>
          <w:p w14:paraId="2962201B"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E13. What water source does your household primarily use to irrigate this field?</w:t>
            </w:r>
          </w:p>
          <w:p w14:paraId="34767085"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1=Stream/River</w:t>
            </w:r>
          </w:p>
          <w:p w14:paraId="3EC76772"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2=Public well or borehole</w:t>
            </w:r>
          </w:p>
          <w:p w14:paraId="02D8650C"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3=Hand pump or treadle pump</w:t>
            </w:r>
          </w:p>
          <w:p w14:paraId="42A92EA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4=Piped pubic water</w:t>
            </w:r>
          </w:p>
          <w:p w14:paraId="6F6FF72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97=Other, specify</w:t>
            </w:r>
          </w:p>
        </w:tc>
        <w:tc>
          <w:tcPr>
            <w:tcW w:w="1440" w:type="dxa"/>
            <w:vMerge w:val="restart"/>
          </w:tcPr>
          <w:p w14:paraId="3569FB12"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E14. What technology does your household primarily use to irrigate this field?</w:t>
            </w:r>
          </w:p>
          <w:p w14:paraId="3DD1C24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1=Bucket</w:t>
            </w:r>
          </w:p>
          <w:p w14:paraId="3316BE0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2=Motorized pump</w:t>
            </w:r>
          </w:p>
          <w:p w14:paraId="0A8456FB"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3=Irrigation canal</w:t>
            </w:r>
          </w:p>
          <w:p w14:paraId="12097F27"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4=Flood irrigation</w:t>
            </w:r>
          </w:p>
          <w:p w14:paraId="115FB5D7"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97=Other, specify</w:t>
            </w:r>
          </w:p>
        </w:tc>
        <w:tc>
          <w:tcPr>
            <w:tcW w:w="2160" w:type="dxa"/>
            <w:gridSpan w:val="2"/>
            <w:tcBorders>
              <w:bottom w:val="single" w:sz="4" w:space="0" w:color="auto"/>
            </w:tcBorders>
          </w:tcPr>
          <w:p w14:paraId="1FCFB53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E15. What is the distance do you have to walk to collect water to irrigate this field?</w:t>
            </w:r>
          </w:p>
        </w:tc>
        <w:tc>
          <w:tcPr>
            <w:tcW w:w="1440" w:type="dxa"/>
            <w:vMerge w:val="restart"/>
          </w:tcPr>
          <w:p w14:paraId="7E6732ED"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E16. From October - April, approximately how many person-days did your household irrigate crops on this field during this agricultural season (2013/2014)?</w:t>
            </w:r>
          </w:p>
        </w:tc>
        <w:tc>
          <w:tcPr>
            <w:tcW w:w="1440" w:type="dxa"/>
            <w:vMerge w:val="restart"/>
          </w:tcPr>
          <w:p w14:paraId="5819A04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E17. On average, about how many hours per day did you irrigate this field?</w:t>
            </w:r>
          </w:p>
        </w:tc>
        <w:tc>
          <w:tcPr>
            <w:tcW w:w="1440" w:type="dxa"/>
            <w:vMerge w:val="restart"/>
          </w:tcPr>
          <w:p w14:paraId="6A2709D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E18. From June - January, approximately how many person-days did your household spend on land preparation and planting?</w:t>
            </w:r>
          </w:p>
        </w:tc>
      </w:tr>
      <w:tr w:rsidR="00F25BF8" w:rsidRPr="00F25BF8" w14:paraId="08DF2143" w14:textId="77777777" w:rsidTr="00F25BF8">
        <w:trPr>
          <w:trHeight w:val="20"/>
          <w:jc w:val="center"/>
        </w:trPr>
        <w:tc>
          <w:tcPr>
            <w:tcW w:w="677" w:type="dxa"/>
            <w:vMerge/>
          </w:tcPr>
          <w:p w14:paraId="7B92352F" w14:textId="77777777" w:rsidR="00F25BF8" w:rsidRPr="00F25BF8" w:rsidRDefault="00F25BF8" w:rsidP="00F25BF8">
            <w:pPr>
              <w:contextualSpacing/>
              <w:jc w:val="center"/>
              <w:rPr>
                <w:sz w:val="20"/>
              </w:rPr>
            </w:pPr>
          </w:p>
        </w:tc>
        <w:tc>
          <w:tcPr>
            <w:tcW w:w="1118" w:type="dxa"/>
            <w:vMerge/>
          </w:tcPr>
          <w:p w14:paraId="330F44A3"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080" w:type="dxa"/>
            <w:vMerge/>
          </w:tcPr>
          <w:p w14:paraId="6BC8DEBB" w14:textId="77777777" w:rsidR="00F25BF8" w:rsidRPr="00F25BF8" w:rsidRDefault="00F25BF8" w:rsidP="00F25BF8">
            <w:pPr>
              <w:kinsoku w:val="0"/>
              <w:overflowPunct w:val="0"/>
              <w:autoSpaceDE w:val="0"/>
              <w:autoSpaceDN w:val="0"/>
              <w:adjustRightInd w:val="0"/>
              <w:contextualSpacing/>
              <w:jc w:val="center"/>
              <w:rPr>
                <w:rFonts w:cs="Times New Roman"/>
                <w:b/>
                <w:sz w:val="20"/>
              </w:rPr>
            </w:pPr>
          </w:p>
        </w:tc>
        <w:tc>
          <w:tcPr>
            <w:tcW w:w="1080" w:type="dxa"/>
            <w:vMerge/>
          </w:tcPr>
          <w:p w14:paraId="14158AA5" w14:textId="77777777" w:rsidR="00F25BF8" w:rsidRPr="00F25BF8" w:rsidRDefault="00F25BF8" w:rsidP="00F25BF8">
            <w:pPr>
              <w:kinsoku w:val="0"/>
              <w:overflowPunct w:val="0"/>
              <w:autoSpaceDE w:val="0"/>
              <w:autoSpaceDN w:val="0"/>
              <w:adjustRightInd w:val="0"/>
              <w:contextualSpacing/>
              <w:jc w:val="center"/>
              <w:rPr>
                <w:rFonts w:cs="Times New Roman"/>
                <w:b/>
                <w:sz w:val="20"/>
              </w:rPr>
            </w:pPr>
          </w:p>
        </w:tc>
        <w:tc>
          <w:tcPr>
            <w:tcW w:w="1080" w:type="dxa"/>
            <w:vMerge/>
          </w:tcPr>
          <w:p w14:paraId="1974A633" w14:textId="77777777" w:rsidR="00F25BF8" w:rsidRPr="00F25BF8" w:rsidRDefault="00F25BF8" w:rsidP="00F25BF8">
            <w:pPr>
              <w:kinsoku w:val="0"/>
              <w:overflowPunct w:val="0"/>
              <w:autoSpaceDE w:val="0"/>
              <w:autoSpaceDN w:val="0"/>
              <w:adjustRightInd w:val="0"/>
              <w:contextualSpacing/>
              <w:jc w:val="center"/>
              <w:rPr>
                <w:rFonts w:cs="Times New Roman"/>
                <w:b/>
                <w:sz w:val="20"/>
              </w:rPr>
            </w:pPr>
          </w:p>
        </w:tc>
        <w:tc>
          <w:tcPr>
            <w:tcW w:w="1800" w:type="dxa"/>
            <w:vMerge/>
          </w:tcPr>
          <w:p w14:paraId="2B18A63B"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440" w:type="dxa"/>
            <w:vMerge/>
          </w:tcPr>
          <w:p w14:paraId="6BADE5A5"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080" w:type="dxa"/>
            <w:tcBorders>
              <w:top w:val="single" w:sz="4" w:space="0" w:color="auto"/>
              <w:right w:val="single" w:sz="4" w:space="0" w:color="auto"/>
            </w:tcBorders>
          </w:tcPr>
          <w:p w14:paraId="094FDE56" w14:textId="77777777" w:rsidR="00F25BF8" w:rsidRPr="00F25BF8" w:rsidRDefault="00F25BF8" w:rsidP="00F25BF8">
            <w:pPr>
              <w:contextualSpacing/>
              <w:jc w:val="center"/>
              <w:rPr>
                <w:rFonts w:cs="Times New Roman"/>
                <w:sz w:val="20"/>
              </w:rPr>
            </w:pPr>
            <w:r w:rsidRPr="00F25BF8">
              <w:rPr>
                <w:rFonts w:cs="Times New Roman"/>
                <w:sz w:val="20"/>
              </w:rPr>
              <w:t>Hours</w:t>
            </w:r>
          </w:p>
        </w:tc>
        <w:tc>
          <w:tcPr>
            <w:tcW w:w="1080" w:type="dxa"/>
            <w:tcBorders>
              <w:top w:val="single" w:sz="4" w:space="0" w:color="auto"/>
              <w:left w:val="single" w:sz="4" w:space="0" w:color="auto"/>
            </w:tcBorders>
          </w:tcPr>
          <w:p w14:paraId="5811323A" w14:textId="77777777" w:rsidR="00F25BF8" w:rsidRPr="00F25BF8" w:rsidRDefault="00F25BF8" w:rsidP="00F25BF8">
            <w:pPr>
              <w:contextualSpacing/>
              <w:jc w:val="center"/>
              <w:rPr>
                <w:rFonts w:cs="Times New Roman"/>
                <w:sz w:val="20"/>
              </w:rPr>
            </w:pPr>
            <w:r w:rsidRPr="00F25BF8">
              <w:rPr>
                <w:rFonts w:cs="Times New Roman"/>
                <w:sz w:val="20"/>
              </w:rPr>
              <w:t>Minutes</w:t>
            </w:r>
          </w:p>
        </w:tc>
        <w:tc>
          <w:tcPr>
            <w:tcW w:w="1440" w:type="dxa"/>
            <w:vMerge/>
          </w:tcPr>
          <w:p w14:paraId="26C0C2A0" w14:textId="77777777" w:rsidR="00F25BF8" w:rsidRPr="00F25BF8" w:rsidRDefault="00F25BF8" w:rsidP="00F25BF8">
            <w:pPr>
              <w:contextualSpacing/>
              <w:jc w:val="center"/>
              <w:rPr>
                <w:rFonts w:cs="Times New Roman"/>
                <w:sz w:val="20"/>
              </w:rPr>
            </w:pPr>
          </w:p>
        </w:tc>
        <w:tc>
          <w:tcPr>
            <w:tcW w:w="1440" w:type="dxa"/>
            <w:vMerge/>
          </w:tcPr>
          <w:p w14:paraId="4BF728A6" w14:textId="77777777" w:rsidR="00F25BF8" w:rsidRPr="00F25BF8" w:rsidRDefault="00F25BF8" w:rsidP="00F25BF8">
            <w:pPr>
              <w:contextualSpacing/>
              <w:jc w:val="center"/>
              <w:rPr>
                <w:rFonts w:cs="Times New Roman"/>
                <w:sz w:val="20"/>
              </w:rPr>
            </w:pPr>
          </w:p>
        </w:tc>
        <w:tc>
          <w:tcPr>
            <w:tcW w:w="1440" w:type="dxa"/>
            <w:vMerge/>
          </w:tcPr>
          <w:p w14:paraId="63DF4ECE"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r>
      <w:tr w:rsidR="00F25BF8" w:rsidRPr="00F25BF8" w14:paraId="52C7074F" w14:textId="77777777" w:rsidTr="00F25BF8">
        <w:trPr>
          <w:trHeight w:val="20"/>
          <w:jc w:val="center"/>
        </w:trPr>
        <w:tc>
          <w:tcPr>
            <w:tcW w:w="677" w:type="dxa"/>
          </w:tcPr>
          <w:p w14:paraId="730BB472"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118" w:type="dxa"/>
          </w:tcPr>
          <w:p w14:paraId="23166098"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who_decide</w:t>
            </w:r>
          </w:p>
        </w:tc>
        <w:tc>
          <w:tcPr>
            <w:tcW w:w="1080" w:type="dxa"/>
          </w:tcPr>
          <w:p w14:paraId="2C845F57"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hint="eastAsia"/>
                <w:b/>
                <w:bCs/>
                <w:spacing w:val="1"/>
                <w:w w:val="105"/>
                <w:sz w:val="18"/>
                <w:szCs w:val="18"/>
              </w:rPr>
              <w:t>soil_type</w:t>
            </w:r>
          </w:p>
        </w:tc>
        <w:tc>
          <w:tcPr>
            <w:tcW w:w="1080" w:type="dxa"/>
          </w:tcPr>
          <w:p w14:paraId="6D4A6851"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hint="eastAsia"/>
                <w:b/>
                <w:bCs/>
                <w:spacing w:val="1"/>
                <w:w w:val="105"/>
                <w:sz w:val="18"/>
                <w:szCs w:val="18"/>
              </w:rPr>
              <w:t>field_slope</w:t>
            </w:r>
          </w:p>
        </w:tc>
        <w:tc>
          <w:tcPr>
            <w:tcW w:w="1080" w:type="dxa"/>
          </w:tcPr>
          <w:p w14:paraId="5A90D1DA"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hint="eastAsia"/>
                <w:b/>
                <w:bCs/>
                <w:spacing w:val="1"/>
                <w:w w:val="105"/>
                <w:sz w:val="18"/>
                <w:szCs w:val="18"/>
              </w:rPr>
              <w:t>irrigated</w:t>
            </w:r>
          </w:p>
        </w:tc>
        <w:tc>
          <w:tcPr>
            <w:tcW w:w="1800" w:type="dxa"/>
          </w:tcPr>
          <w:p w14:paraId="00CF7DBA"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hint="eastAsia"/>
                <w:b/>
                <w:bCs/>
                <w:spacing w:val="1"/>
                <w:w w:val="105"/>
                <w:sz w:val="18"/>
                <w:szCs w:val="18"/>
              </w:rPr>
              <w:t>water_source</w:t>
            </w:r>
          </w:p>
        </w:tc>
        <w:tc>
          <w:tcPr>
            <w:tcW w:w="1440" w:type="dxa"/>
          </w:tcPr>
          <w:p w14:paraId="331700C5"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Water_tech</w:t>
            </w:r>
          </w:p>
        </w:tc>
        <w:tc>
          <w:tcPr>
            <w:tcW w:w="1080" w:type="dxa"/>
          </w:tcPr>
          <w:p w14:paraId="148541E3"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Hours_water</w:t>
            </w:r>
          </w:p>
        </w:tc>
        <w:tc>
          <w:tcPr>
            <w:tcW w:w="1080" w:type="dxa"/>
          </w:tcPr>
          <w:p w14:paraId="573D68E8"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Mins_water</w:t>
            </w:r>
          </w:p>
        </w:tc>
        <w:tc>
          <w:tcPr>
            <w:tcW w:w="1440" w:type="dxa"/>
          </w:tcPr>
          <w:p w14:paraId="69EE80C1"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irrigate_days</w:t>
            </w:r>
          </w:p>
        </w:tc>
        <w:tc>
          <w:tcPr>
            <w:tcW w:w="1440" w:type="dxa"/>
          </w:tcPr>
          <w:p w14:paraId="7DCE66FE"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irrigate_hours</w:t>
            </w:r>
          </w:p>
        </w:tc>
        <w:tc>
          <w:tcPr>
            <w:tcW w:w="1440" w:type="dxa"/>
          </w:tcPr>
          <w:p w14:paraId="72521A47"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land_prepdays</w:t>
            </w:r>
          </w:p>
        </w:tc>
      </w:tr>
      <w:tr w:rsidR="00F25BF8" w:rsidRPr="00F25BF8" w14:paraId="54F31580" w14:textId="77777777" w:rsidTr="00F25BF8">
        <w:trPr>
          <w:trHeight w:val="20"/>
          <w:jc w:val="center"/>
        </w:trPr>
        <w:tc>
          <w:tcPr>
            <w:tcW w:w="677" w:type="dxa"/>
          </w:tcPr>
          <w:p w14:paraId="387042BB" w14:textId="77777777" w:rsidR="00F25BF8" w:rsidRPr="00F25BF8" w:rsidRDefault="00F25BF8" w:rsidP="00F25BF8">
            <w:pPr>
              <w:contextualSpacing/>
              <w:jc w:val="center"/>
              <w:rPr>
                <w:sz w:val="20"/>
              </w:rPr>
            </w:pPr>
            <w:r w:rsidRPr="00F25BF8">
              <w:rPr>
                <w:sz w:val="20"/>
              </w:rPr>
              <w:t>1</w:t>
            </w:r>
          </w:p>
        </w:tc>
        <w:tc>
          <w:tcPr>
            <w:tcW w:w="1118" w:type="dxa"/>
          </w:tcPr>
          <w:p w14:paraId="45BCE264" w14:textId="77777777" w:rsidR="00F25BF8" w:rsidRPr="00F25BF8" w:rsidRDefault="00F25BF8" w:rsidP="00F25BF8">
            <w:pPr>
              <w:contextualSpacing/>
              <w:jc w:val="center"/>
            </w:pPr>
          </w:p>
        </w:tc>
        <w:tc>
          <w:tcPr>
            <w:tcW w:w="1080" w:type="dxa"/>
          </w:tcPr>
          <w:p w14:paraId="7A45E3BA" w14:textId="77777777" w:rsidR="00F25BF8" w:rsidRPr="00F25BF8" w:rsidRDefault="00F25BF8" w:rsidP="00F25BF8">
            <w:pPr>
              <w:contextualSpacing/>
              <w:jc w:val="center"/>
            </w:pPr>
          </w:p>
        </w:tc>
        <w:tc>
          <w:tcPr>
            <w:tcW w:w="1080" w:type="dxa"/>
          </w:tcPr>
          <w:p w14:paraId="663E48C2" w14:textId="77777777" w:rsidR="00F25BF8" w:rsidRPr="00F25BF8" w:rsidRDefault="00F25BF8" w:rsidP="00F25BF8">
            <w:pPr>
              <w:contextualSpacing/>
              <w:jc w:val="center"/>
            </w:pPr>
          </w:p>
        </w:tc>
        <w:tc>
          <w:tcPr>
            <w:tcW w:w="1080" w:type="dxa"/>
          </w:tcPr>
          <w:p w14:paraId="7E7A33C8" w14:textId="77777777" w:rsidR="00F25BF8" w:rsidRPr="00F25BF8" w:rsidRDefault="00F25BF8" w:rsidP="00F25BF8">
            <w:pPr>
              <w:contextualSpacing/>
              <w:jc w:val="center"/>
            </w:pPr>
          </w:p>
        </w:tc>
        <w:tc>
          <w:tcPr>
            <w:tcW w:w="1800" w:type="dxa"/>
          </w:tcPr>
          <w:p w14:paraId="312182C8" w14:textId="77777777" w:rsidR="00F25BF8" w:rsidRPr="00F25BF8" w:rsidRDefault="00F25BF8" w:rsidP="00F25BF8">
            <w:pPr>
              <w:contextualSpacing/>
              <w:jc w:val="center"/>
            </w:pPr>
          </w:p>
        </w:tc>
        <w:tc>
          <w:tcPr>
            <w:tcW w:w="1440" w:type="dxa"/>
          </w:tcPr>
          <w:p w14:paraId="6DA307B3" w14:textId="77777777" w:rsidR="00F25BF8" w:rsidRPr="00F25BF8" w:rsidRDefault="00F25BF8" w:rsidP="00F25BF8">
            <w:pPr>
              <w:contextualSpacing/>
              <w:jc w:val="center"/>
            </w:pPr>
          </w:p>
        </w:tc>
        <w:tc>
          <w:tcPr>
            <w:tcW w:w="1080" w:type="dxa"/>
          </w:tcPr>
          <w:p w14:paraId="226B3E16" w14:textId="77777777" w:rsidR="00F25BF8" w:rsidRPr="00F25BF8" w:rsidRDefault="00F25BF8" w:rsidP="00F25BF8">
            <w:pPr>
              <w:contextualSpacing/>
              <w:jc w:val="center"/>
            </w:pPr>
          </w:p>
        </w:tc>
        <w:tc>
          <w:tcPr>
            <w:tcW w:w="1080" w:type="dxa"/>
          </w:tcPr>
          <w:p w14:paraId="0739A6BD" w14:textId="77777777" w:rsidR="00F25BF8" w:rsidRPr="00F25BF8" w:rsidRDefault="00F25BF8" w:rsidP="00F25BF8">
            <w:pPr>
              <w:contextualSpacing/>
              <w:jc w:val="center"/>
            </w:pPr>
          </w:p>
        </w:tc>
        <w:tc>
          <w:tcPr>
            <w:tcW w:w="1440" w:type="dxa"/>
          </w:tcPr>
          <w:p w14:paraId="49BE64D8" w14:textId="77777777" w:rsidR="00F25BF8" w:rsidRPr="00F25BF8" w:rsidRDefault="00F25BF8" w:rsidP="00F25BF8">
            <w:pPr>
              <w:contextualSpacing/>
              <w:jc w:val="center"/>
            </w:pPr>
          </w:p>
        </w:tc>
        <w:tc>
          <w:tcPr>
            <w:tcW w:w="1440" w:type="dxa"/>
          </w:tcPr>
          <w:p w14:paraId="282F978C" w14:textId="77777777" w:rsidR="00F25BF8" w:rsidRPr="00F25BF8" w:rsidRDefault="00F25BF8" w:rsidP="00F25BF8">
            <w:pPr>
              <w:contextualSpacing/>
              <w:jc w:val="center"/>
            </w:pPr>
          </w:p>
        </w:tc>
        <w:tc>
          <w:tcPr>
            <w:tcW w:w="1440" w:type="dxa"/>
          </w:tcPr>
          <w:p w14:paraId="44D5B0F9" w14:textId="77777777" w:rsidR="00F25BF8" w:rsidRPr="00F25BF8" w:rsidRDefault="00F25BF8" w:rsidP="00F25BF8">
            <w:pPr>
              <w:contextualSpacing/>
              <w:jc w:val="center"/>
            </w:pPr>
          </w:p>
        </w:tc>
      </w:tr>
      <w:tr w:rsidR="00F25BF8" w:rsidRPr="00F25BF8" w14:paraId="22FC146A" w14:textId="77777777" w:rsidTr="00F25BF8">
        <w:trPr>
          <w:trHeight w:val="20"/>
          <w:jc w:val="center"/>
        </w:trPr>
        <w:tc>
          <w:tcPr>
            <w:tcW w:w="677" w:type="dxa"/>
          </w:tcPr>
          <w:p w14:paraId="0C8CAF90" w14:textId="77777777" w:rsidR="00F25BF8" w:rsidRPr="00F25BF8" w:rsidRDefault="00F25BF8" w:rsidP="00F25BF8">
            <w:pPr>
              <w:contextualSpacing/>
              <w:jc w:val="center"/>
              <w:rPr>
                <w:sz w:val="20"/>
              </w:rPr>
            </w:pPr>
            <w:r w:rsidRPr="00F25BF8">
              <w:rPr>
                <w:sz w:val="20"/>
              </w:rPr>
              <w:t>2</w:t>
            </w:r>
          </w:p>
        </w:tc>
        <w:tc>
          <w:tcPr>
            <w:tcW w:w="1118" w:type="dxa"/>
          </w:tcPr>
          <w:p w14:paraId="0C37D58C" w14:textId="77777777" w:rsidR="00F25BF8" w:rsidRPr="00F25BF8" w:rsidRDefault="00F25BF8" w:rsidP="00F25BF8">
            <w:pPr>
              <w:contextualSpacing/>
              <w:jc w:val="center"/>
            </w:pPr>
          </w:p>
        </w:tc>
        <w:tc>
          <w:tcPr>
            <w:tcW w:w="1080" w:type="dxa"/>
          </w:tcPr>
          <w:p w14:paraId="5508121B" w14:textId="77777777" w:rsidR="00F25BF8" w:rsidRPr="00F25BF8" w:rsidRDefault="00F25BF8" w:rsidP="00F25BF8">
            <w:pPr>
              <w:contextualSpacing/>
              <w:jc w:val="center"/>
            </w:pPr>
          </w:p>
        </w:tc>
        <w:tc>
          <w:tcPr>
            <w:tcW w:w="1080" w:type="dxa"/>
          </w:tcPr>
          <w:p w14:paraId="31AB8321" w14:textId="77777777" w:rsidR="00F25BF8" w:rsidRPr="00F25BF8" w:rsidRDefault="00F25BF8" w:rsidP="00F25BF8">
            <w:pPr>
              <w:contextualSpacing/>
              <w:jc w:val="center"/>
            </w:pPr>
          </w:p>
        </w:tc>
        <w:tc>
          <w:tcPr>
            <w:tcW w:w="1080" w:type="dxa"/>
          </w:tcPr>
          <w:p w14:paraId="1BD2635B" w14:textId="77777777" w:rsidR="00F25BF8" w:rsidRPr="00F25BF8" w:rsidRDefault="00F25BF8" w:rsidP="00F25BF8">
            <w:pPr>
              <w:contextualSpacing/>
              <w:jc w:val="center"/>
            </w:pPr>
          </w:p>
        </w:tc>
        <w:tc>
          <w:tcPr>
            <w:tcW w:w="1800" w:type="dxa"/>
          </w:tcPr>
          <w:p w14:paraId="713A4FC8" w14:textId="77777777" w:rsidR="00F25BF8" w:rsidRPr="00F25BF8" w:rsidRDefault="00F25BF8" w:rsidP="00F25BF8">
            <w:pPr>
              <w:contextualSpacing/>
              <w:jc w:val="center"/>
            </w:pPr>
          </w:p>
        </w:tc>
        <w:tc>
          <w:tcPr>
            <w:tcW w:w="1440" w:type="dxa"/>
          </w:tcPr>
          <w:p w14:paraId="65138E8F" w14:textId="77777777" w:rsidR="00F25BF8" w:rsidRPr="00F25BF8" w:rsidRDefault="00F25BF8" w:rsidP="00F25BF8">
            <w:pPr>
              <w:contextualSpacing/>
              <w:jc w:val="center"/>
            </w:pPr>
          </w:p>
        </w:tc>
        <w:tc>
          <w:tcPr>
            <w:tcW w:w="1080" w:type="dxa"/>
          </w:tcPr>
          <w:p w14:paraId="3A50FB29" w14:textId="77777777" w:rsidR="00F25BF8" w:rsidRPr="00F25BF8" w:rsidRDefault="00F25BF8" w:rsidP="00F25BF8">
            <w:pPr>
              <w:contextualSpacing/>
              <w:jc w:val="center"/>
            </w:pPr>
          </w:p>
        </w:tc>
        <w:tc>
          <w:tcPr>
            <w:tcW w:w="1080" w:type="dxa"/>
          </w:tcPr>
          <w:p w14:paraId="4FC02D5C" w14:textId="77777777" w:rsidR="00F25BF8" w:rsidRPr="00F25BF8" w:rsidRDefault="00F25BF8" w:rsidP="00F25BF8">
            <w:pPr>
              <w:contextualSpacing/>
              <w:jc w:val="center"/>
            </w:pPr>
          </w:p>
        </w:tc>
        <w:tc>
          <w:tcPr>
            <w:tcW w:w="1440" w:type="dxa"/>
          </w:tcPr>
          <w:p w14:paraId="1A98F79E" w14:textId="77777777" w:rsidR="00F25BF8" w:rsidRPr="00F25BF8" w:rsidRDefault="00F25BF8" w:rsidP="00F25BF8">
            <w:pPr>
              <w:contextualSpacing/>
              <w:jc w:val="center"/>
            </w:pPr>
          </w:p>
        </w:tc>
        <w:tc>
          <w:tcPr>
            <w:tcW w:w="1440" w:type="dxa"/>
          </w:tcPr>
          <w:p w14:paraId="79603007" w14:textId="77777777" w:rsidR="00F25BF8" w:rsidRPr="00F25BF8" w:rsidRDefault="00F25BF8" w:rsidP="00F25BF8">
            <w:pPr>
              <w:contextualSpacing/>
              <w:jc w:val="center"/>
            </w:pPr>
          </w:p>
        </w:tc>
        <w:tc>
          <w:tcPr>
            <w:tcW w:w="1440" w:type="dxa"/>
          </w:tcPr>
          <w:p w14:paraId="7A1F6F41" w14:textId="77777777" w:rsidR="00F25BF8" w:rsidRPr="00F25BF8" w:rsidRDefault="00F25BF8" w:rsidP="00F25BF8">
            <w:pPr>
              <w:contextualSpacing/>
              <w:jc w:val="center"/>
            </w:pPr>
          </w:p>
        </w:tc>
      </w:tr>
      <w:tr w:rsidR="00F25BF8" w:rsidRPr="00F25BF8" w14:paraId="1E0A08FE" w14:textId="77777777" w:rsidTr="00F25BF8">
        <w:trPr>
          <w:trHeight w:val="20"/>
          <w:jc w:val="center"/>
        </w:trPr>
        <w:tc>
          <w:tcPr>
            <w:tcW w:w="677" w:type="dxa"/>
          </w:tcPr>
          <w:p w14:paraId="3BA7ED77" w14:textId="77777777" w:rsidR="00F25BF8" w:rsidRPr="00F25BF8" w:rsidRDefault="00F25BF8" w:rsidP="00F25BF8">
            <w:pPr>
              <w:contextualSpacing/>
              <w:jc w:val="center"/>
              <w:rPr>
                <w:sz w:val="20"/>
              </w:rPr>
            </w:pPr>
            <w:r w:rsidRPr="00F25BF8">
              <w:rPr>
                <w:sz w:val="20"/>
              </w:rPr>
              <w:t>3</w:t>
            </w:r>
          </w:p>
        </w:tc>
        <w:tc>
          <w:tcPr>
            <w:tcW w:w="1118" w:type="dxa"/>
          </w:tcPr>
          <w:p w14:paraId="344DC898" w14:textId="77777777" w:rsidR="00F25BF8" w:rsidRPr="00F25BF8" w:rsidRDefault="00F25BF8" w:rsidP="00F25BF8">
            <w:pPr>
              <w:contextualSpacing/>
              <w:jc w:val="center"/>
            </w:pPr>
          </w:p>
        </w:tc>
        <w:tc>
          <w:tcPr>
            <w:tcW w:w="1080" w:type="dxa"/>
          </w:tcPr>
          <w:p w14:paraId="27154B4F" w14:textId="77777777" w:rsidR="00F25BF8" w:rsidRPr="00F25BF8" w:rsidRDefault="00F25BF8" w:rsidP="00F25BF8">
            <w:pPr>
              <w:contextualSpacing/>
              <w:jc w:val="center"/>
            </w:pPr>
          </w:p>
        </w:tc>
        <w:tc>
          <w:tcPr>
            <w:tcW w:w="1080" w:type="dxa"/>
          </w:tcPr>
          <w:p w14:paraId="76F6D23D" w14:textId="77777777" w:rsidR="00F25BF8" w:rsidRPr="00F25BF8" w:rsidRDefault="00F25BF8" w:rsidP="00F25BF8">
            <w:pPr>
              <w:contextualSpacing/>
              <w:jc w:val="center"/>
            </w:pPr>
          </w:p>
        </w:tc>
        <w:tc>
          <w:tcPr>
            <w:tcW w:w="1080" w:type="dxa"/>
          </w:tcPr>
          <w:p w14:paraId="75EC655E" w14:textId="77777777" w:rsidR="00F25BF8" w:rsidRPr="00F25BF8" w:rsidRDefault="00F25BF8" w:rsidP="00F25BF8">
            <w:pPr>
              <w:contextualSpacing/>
              <w:jc w:val="center"/>
            </w:pPr>
          </w:p>
        </w:tc>
        <w:tc>
          <w:tcPr>
            <w:tcW w:w="1800" w:type="dxa"/>
          </w:tcPr>
          <w:p w14:paraId="08F9C70E" w14:textId="77777777" w:rsidR="00F25BF8" w:rsidRPr="00F25BF8" w:rsidRDefault="00F25BF8" w:rsidP="00F25BF8">
            <w:pPr>
              <w:contextualSpacing/>
              <w:jc w:val="center"/>
            </w:pPr>
          </w:p>
        </w:tc>
        <w:tc>
          <w:tcPr>
            <w:tcW w:w="1440" w:type="dxa"/>
          </w:tcPr>
          <w:p w14:paraId="715619F5" w14:textId="77777777" w:rsidR="00F25BF8" w:rsidRPr="00F25BF8" w:rsidRDefault="00F25BF8" w:rsidP="00F25BF8">
            <w:pPr>
              <w:contextualSpacing/>
              <w:jc w:val="center"/>
            </w:pPr>
          </w:p>
        </w:tc>
        <w:tc>
          <w:tcPr>
            <w:tcW w:w="1080" w:type="dxa"/>
          </w:tcPr>
          <w:p w14:paraId="0F2EBCD9" w14:textId="77777777" w:rsidR="00F25BF8" w:rsidRPr="00F25BF8" w:rsidRDefault="00F25BF8" w:rsidP="00F25BF8">
            <w:pPr>
              <w:contextualSpacing/>
              <w:jc w:val="center"/>
            </w:pPr>
          </w:p>
        </w:tc>
        <w:tc>
          <w:tcPr>
            <w:tcW w:w="1080" w:type="dxa"/>
          </w:tcPr>
          <w:p w14:paraId="0F0F9997" w14:textId="77777777" w:rsidR="00F25BF8" w:rsidRPr="00F25BF8" w:rsidRDefault="00F25BF8" w:rsidP="00F25BF8">
            <w:pPr>
              <w:contextualSpacing/>
              <w:jc w:val="center"/>
            </w:pPr>
          </w:p>
        </w:tc>
        <w:tc>
          <w:tcPr>
            <w:tcW w:w="1440" w:type="dxa"/>
          </w:tcPr>
          <w:p w14:paraId="6483F7A4" w14:textId="77777777" w:rsidR="00F25BF8" w:rsidRPr="00F25BF8" w:rsidRDefault="00F25BF8" w:rsidP="00F25BF8">
            <w:pPr>
              <w:contextualSpacing/>
              <w:jc w:val="center"/>
            </w:pPr>
          </w:p>
        </w:tc>
        <w:tc>
          <w:tcPr>
            <w:tcW w:w="1440" w:type="dxa"/>
          </w:tcPr>
          <w:p w14:paraId="35C03ADA" w14:textId="77777777" w:rsidR="00F25BF8" w:rsidRPr="00F25BF8" w:rsidRDefault="00F25BF8" w:rsidP="00F25BF8">
            <w:pPr>
              <w:contextualSpacing/>
              <w:jc w:val="center"/>
            </w:pPr>
          </w:p>
        </w:tc>
        <w:tc>
          <w:tcPr>
            <w:tcW w:w="1440" w:type="dxa"/>
          </w:tcPr>
          <w:p w14:paraId="2A9E82BB" w14:textId="77777777" w:rsidR="00F25BF8" w:rsidRPr="00F25BF8" w:rsidRDefault="00F25BF8" w:rsidP="00F25BF8">
            <w:pPr>
              <w:contextualSpacing/>
              <w:jc w:val="center"/>
            </w:pPr>
          </w:p>
        </w:tc>
      </w:tr>
      <w:tr w:rsidR="00F25BF8" w:rsidRPr="00F25BF8" w14:paraId="5DFAA540" w14:textId="77777777" w:rsidTr="00F25BF8">
        <w:trPr>
          <w:trHeight w:val="20"/>
          <w:jc w:val="center"/>
        </w:trPr>
        <w:tc>
          <w:tcPr>
            <w:tcW w:w="677" w:type="dxa"/>
          </w:tcPr>
          <w:p w14:paraId="0207AF93" w14:textId="77777777" w:rsidR="00F25BF8" w:rsidRPr="00F25BF8" w:rsidRDefault="00F25BF8" w:rsidP="00F25BF8">
            <w:pPr>
              <w:contextualSpacing/>
              <w:jc w:val="center"/>
              <w:rPr>
                <w:sz w:val="20"/>
              </w:rPr>
            </w:pPr>
            <w:r w:rsidRPr="00F25BF8">
              <w:rPr>
                <w:sz w:val="20"/>
              </w:rPr>
              <w:t>4</w:t>
            </w:r>
          </w:p>
        </w:tc>
        <w:tc>
          <w:tcPr>
            <w:tcW w:w="1118" w:type="dxa"/>
          </w:tcPr>
          <w:p w14:paraId="7BE74FD3" w14:textId="77777777" w:rsidR="00F25BF8" w:rsidRPr="00F25BF8" w:rsidRDefault="00F25BF8" w:rsidP="00F25BF8">
            <w:pPr>
              <w:contextualSpacing/>
              <w:jc w:val="center"/>
            </w:pPr>
          </w:p>
        </w:tc>
        <w:tc>
          <w:tcPr>
            <w:tcW w:w="1080" w:type="dxa"/>
          </w:tcPr>
          <w:p w14:paraId="73EE3F0C" w14:textId="77777777" w:rsidR="00F25BF8" w:rsidRPr="00F25BF8" w:rsidRDefault="00F25BF8" w:rsidP="00F25BF8">
            <w:pPr>
              <w:contextualSpacing/>
              <w:jc w:val="center"/>
            </w:pPr>
          </w:p>
        </w:tc>
        <w:tc>
          <w:tcPr>
            <w:tcW w:w="1080" w:type="dxa"/>
          </w:tcPr>
          <w:p w14:paraId="15F5A7C6" w14:textId="77777777" w:rsidR="00F25BF8" w:rsidRPr="00F25BF8" w:rsidRDefault="00F25BF8" w:rsidP="00F25BF8">
            <w:pPr>
              <w:contextualSpacing/>
              <w:jc w:val="center"/>
            </w:pPr>
          </w:p>
        </w:tc>
        <w:tc>
          <w:tcPr>
            <w:tcW w:w="1080" w:type="dxa"/>
          </w:tcPr>
          <w:p w14:paraId="0C320683" w14:textId="77777777" w:rsidR="00F25BF8" w:rsidRPr="00F25BF8" w:rsidRDefault="00F25BF8" w:rsidP="00F25BF8">
            <w:pPr>
              <w:contextualSpacing/>
              <w:jc w:val="center"/>
            </w:pPr>
          </w:p>
        </w:tc>
        <w:tc>
          <w:tcPr>
            <w:tcW w:w="1800" w:type="dxa"/>
          </w:tcPr>
          <w:p w14:paraId="7630902D" w14:textId="77777777" w:rsidR="00F25BF8" w:rsidRPr="00F25BF8" w:rsidRDefault="00F25BF8" w:rsidP="00F25BF8">
            <w:pPr>
              <w:contextualSpacing/>
              <w:jc w:val="center"/>
            </w:pPr>
          </w:p>
        </w:tc>
        <w:tc>
          <w:tcPr>
            <w:tcW w:w="1440" w:type="dxa"/>
          </w:tcPr>
          <w:p w14:paraId="4017FE37" w14:textId="77777777" w:rsidR="00F25BF8" w:rsidRPr="00F25BF8" w:rsidRDefault="00F25BF8" w:rsidP="00F25BF8">
            <w:pPr>
              <w:contextualSpacing/>
              <w:jc w:val="center"/>
            </w:pPr>
          </w:p>
        </w:tc>
        <w:tc>
          <w:tcPr>
            <w:tcW w:w="1080" w:type="dxa"/>
          </w:tcPr>
          <w:p w14:paraId="73806529" w14:textId="77777777" w:rsidR="00F25BF8" w:rsidRPr="00F25BF8" w:rsidRDefault="00F25BF8" w:rsidP="00F25BF8">
            <w:pPr>
              <w:contextualSpacing/>
              <w:jc w:val="center"/>
            </w:pPr>
          </w:p>
        </w:tc>
        <w:tc>
          <w:tcPr>
            <w:tcW w:w="1080" w:type="dxa"/>
          </w:tcPr>
          <w:p w14:paraId="1FB5C64A" w14:textId="77777777" w:rsidR="00F25BF8" w:rsidRPr="00F25BF8" w:rsidRDefault="00F25BF8" w:rsidP="00F25BF8">
            <w:pPr>
              <w:contextualSpacing/>
              <w:jc w:val="center"/>
            </w:pPr>
          </w:p>
        </w:tc>
        <w:tc>
          <w:tcPr>
            <w:tcW w:w="1440" w:type="dxa"/>
          </w:tcPr>
          <w:p w14:paraId="1B84CA0B" w14:textId="77777777" w:rsidR="00F25BF8" w:rsidRPr="00F25BF8" w:rsidRDefault="00F25BF8" w:rsidP="00F25BF8">
            <w:pPr>
              <w:contextualSpacing/>
              <w:jc w:val="center"/>
            </w:pPr>
          </w:p>
        </w:tc>
        <w:tc>
          <w:tcPr>
            <w:tcW w:w="1440" w:type="dxa"/>
          </w:tcPr>
          <w:p w14:paraId="5047D492" w14:textId="77777777" w:rsidR="00F25BF8" w:rsidRPr="00F25BF8" w:rsidRDefault="00F25BF8" w:rsidP="00F25BF8">
            <w:pPr>
              <w:contextualSpacing/>
              <w:jc w:val="center"/>
            </w:pPr>
          </w:p>
        </w:tc>
        <w:tc>
          <w:tcPr>
            <w:tcW w:w="1440" w:type="dxa"/>
          </w:tcPr>
          <w:p w14:paraId="6EB2D74D" w14:textId="77777777" w:rsidR="00F25BF8" w:rsidRPr="00F25BF8" w:rsidRDefault="00F25BF8" w:rsidP="00F25BF8">
            <w:pPr>
              <w:contextualSpacing/>
              <w:jc w:val="center"/>
            </w:pPr>
          </w:p>
        </w:tc>
      </w:tr>
      <w:tr w:rsidR="00F25BF8" w:rsidRPr="00F25BF8" w14:paraId="1441F2BA" w14:textId="77777777" w:rsidTr="00F25BF8">
        <w:trPr>
          <w:trHeight w:val="20"/>
          <w:jc w:val="center"/>
        </w:trPr>
        <w:tc>
          <w:tcPr>
            <w:tcW w:w="677" w:type="dxa"/>
          </w:tcPr>
          <w:p w14:paraId="73A260E3" w14:textId="77777777" w:rsidR="00F25BF8" w:rsidRPr="00F25BF8" w:rsidRDefault="00F25BF8" w:rsidP="00F25BF8">
            <w:pPr>
              <w:contextualSpacing/>
              <w:jc w:val="center"/>
              <w:rPr>
                <w:sz w:val="20"/>
              </w:rPr>
            </w:pPr>
            <w:r w:rsidRPr="00F25BF8">
              <w:rPr>
                <w:sz w:val="20"/>
              </w:rPr>
              <w:t>5</w:t>
            </w:r>
          </w:p>
        </w:tc>
        <w:tc>
          <w:tcPr>
            <w:tcW w:w="1118" w:type="dxa"/>
          </w:tcPr>
          <w:p w14:paraId="376BE019" w14:textId="77777777" w:rsidR="00F25BF8" w:rsidRPr="00F25BF8" w:rsidRDefault="00F25BF8" w:rsidP="00F25BF8">
            <w:pPr>
              <w:contextualSpacing/>
              <w:jc w:val="center"/>
            </w:pPr>
          </w:p>
        </w:tc>
        <w:tc>
          <w:tcPr>
            <w:tcW w:w="1080" w:type="dxa"/>
          </w:tcPr>
          <w:p w14:paraId="4080EDD5" w14:textId="77777777" w:rsidR="00F25BF8" w:rsidRPr="00F25BF8" w:rsidRDefault="00F25BF8" w:rsidP="00F25BF8">
            <w:pPr>
              <w:contextualSpacing/>
              <w:jc w:val="center"/>
            </w:pPr>
          </w:p>
        </w:tc>
        <w:tc>
          <w:tcPr>
            <w:tcW w:w="1080" w:type="dxa"/>
          </w:tcPr>
          <w:p w14:paraId="2D30DA8C" w14:textId="77777777" w:rsidR="00F25BF8" w:rsidRPr="00F25BF8" w:rsidRDefault="00F25BF8" w:rsidP="00F25BF8">
            <w:pPr>
              <w:contextualSpacing/>
              <w:jc w:val="center"/>
            </w:pPr>
          </w:p>
        </w:tc>
        <w:tc>
          <w:tcPr>
            <w:tcW w:w="1080" w:type="dxa"/>
          </w:tcPr>
          <w:p w14:paraId="463D025A" w14:textId="77777777" w:rsidR="00F25BF8" w:rsidRPr="00F25BF8" w:rsidRDefault="00F25BF8" w:rsidP="00F25BF8">
            <w:pPr>
              <w:contextualSpacing/>
              <w:jc w:val="center"/>
            </w:pPr>
          </w:p>
        </w:tc>
        <w:tc>
          <w:tcPr>
            <w:tcW w:w="1800" w:type="dxa"/>
          </w:tcPr>
          <w:p w14:paraId="2D901A34" w14:textId="77777777" w:rsidR="00F25BF8" w:rsidRPr="00F25BF8" w:rsidRDefault="00F25BF8" w:rsidP="00F25BF8">
            <w:pPr>
              <w:contextualSpacing/>
              <w:jc w:val="center"/>
            </w:pPr>
          </w:p>
        </w:tc>
        <w:tc>
          <w:tcPr>
            <w:tcW w:w="1440" w:type="dxa"/>
          </w:tcPr>
          <w:p w14:paraId="0C49F8C3" w14:textId="77777777" w:rsidR="00F25BF8" w:rsidRPr="00F25BF8" w:rsidRDefault="00F25BF8" w:rsidP="00F25BF8">
            <w:pPr>
              <w:contextualSpacing/>
              <w:jc w:val="center"/>
            </w:pPr>
          </w:p>
        </w:tc>
        <w:tc>
          <w:tcPr>
            <w:tcW w:w="1080" w:type="dxa"/>
          </w:tcPr>
          <w:p w14:paraId="0CD90957" w14:textId="77777777" w:rsidR="00F25BF8" w:rsidRPr="00F25BF8" w:rsidRDefault="00F25BF8" w:rsidP="00F25BF8">
            <w:pPr>
              <w:contextualSpacing/>
              <w:jc w:val="center"/>
            </w:pPr>
          </w:p>
        </w:tc>
        <w:tc>
          <w:tcPr>
            <w:tcW w:w="1080" w:type="dxa"/>
          </w:tcPr>
          <w:p w14:paraId="7D48006E" w14:textId="77777777" w:rsidR="00F25BF8" w:rsidRPr="00F25BF8" w:rsidRDefault="00F25BF8" w:rsidP="00F25BF8">
            <w:pPr>
              <w:contextualSpacing/>
              <w:jc w:val="center"/>
            </w:pPr>
          </w:p>
        </w:tc>
        <w:tc>
          <w:tcPr>
            <w:tcW w:w="1440" w:type="dxa"/>
          </w:tcPr>
          <w:p w14:paraId="4E457425" w14:textId="77777777" w:rsidR="00F25BF8" w:rsidRPr="00F25BF8" w:rsidRDefault="00F25BF8" w:rsidP="00F25BF8">
            <w:pPr>
              <w:contextualSpacing/>
              <w:jc w:val="center"/>
            </w:pPr>
          </w:p>
        </w:tc>
        <w:tc>
          <w:tcPr>
            <w:tcW w:w="1440" w:type="dxa"/>
          </w:tcPr>
          <w:p w14:paraId="598596C4" w14:textId="77777777" w:rsidR="00F25BF8" w:rsidRPr="00F25BF8" w:rsidRDefault="00F25BF8" w:rsidP="00F25BF8">
            <w:pPr>
              <w:contextualSpacing/>
              <w:jc w:val="center"/>
            </w:pPr>
          </w:p>
        </w:tc>
        <w:tc>
          <w:tcPr>
            <w:tcW w:w="1440" w:type="dxa"/>
          </w:tcPr>
          <w:p w14:paraId="74F5C98C" w14:textId="77777777" w:rsidR="00F25BF8" w:rsidRPr="00F25BF8" w:rsidRDefault="00F25BF8" w:rsidP="00F25BF8">
            <w:pPr>
              <w:contextualSpacing/>
              <w:jc w:val="center"/>
            </w:pPr>
          </w:p>
        </w:tc>
      </w:tr>
      <w:tr w:rsidR="00F25BF8" w:rsidRPr="00F25BF8" w14:paraId="0A710008" w14:textId="77777777" w:rsidTr="00F25BF8">
        <w:trPr>
          <w:trHeight w:val="20"/>
          <w:jc w:val="center"/>
        </w:trPr>
        <w:tc>
          <w:tcPr>
            <w:tcW w:w="677" w:type="dxa"/>
          </w:tcPr>
          <w:p w14:paraId="41098E94" w14:textId="77777777" w:rsidR="00F25BF8" w:rsidRPr="00F25BF8" w:rsidRDefault="00F25BF8" w:rsidP="00F25BF8">
            <w:pPr>
              <w:contextualSpacing/>
              <w:jc w:val="center"/>
              <w:rPr>
                <w:sz w:val="20"/>
              </w:rPr>
            </w:pPr>
            <w:r w:rsidRPr="00F25BF8">
              <w:rPr>
                <w:sz w:val="20"/>
              </w:rPr>
              <w:t>6</w:t>
            </w:r>
          </w:p>
        </w:tc>
        <w:tc>
          <w:tcPr>
            <w:tcW w:w="1118" w:type="dxa"/>
          </w:tcPr>
          <w:p w14:paraId="26AFA8C5" w14:textId="77777777" w:rsidR="00F25BF8" w:rsidRPr="00F25BF8" w:rsidRDefault="00F25BF8" w:rsidP="00F25BF8">
            <w:pPr>
              <w:contextualSpacing/>
              <w:jc w:val="center"/>
            </w:pPr>
          </w:p>
        </w:tc>
        <w:tc>
          <w:tcPr>
            <w:tcW w:w="1080" w:type="dxa"/>
          </w:tcPr>
          <w:p w14:paraId="3BEA61B6" w14:textId="77777777" w:rsidR="00F25BF8" w:rsidRPr="00F25BF8" w:rsidRDefault="00F25BF8" w:rsidP="00F25BF8">
            <w:pPr>
              <w:contextualSpacing/>
              <w:jc w:val="center"/>
            </w:pPr>
          </w:p>
        </w:tc>
        <w:tc>
          <w:tcPr>
            <w:tcW w:w="1080" w:type="dxa"/>
          </w:tcPr>
          <w:p w14:paraId="29B35C49" w14:textId="77777777" w:rsidR="00F25BF8" w:rsidRPr="00F25BF8" w:rsidRDefault="00F25BF8" w:rsidP="00F25BF8">
            <w:pPr>
              <w:contextualSpacing/>
              <w:jc w:val="center"/>
            </w:pPr>
          </w:p>
        </w:tc>
        <w:tc>
          <w:tcPr>
            <w:tcW w:w="1080" w:type="dxa"/>
          </w:tcPr>
          <w:p w14:paraId="60E815D7" w14:textId="77777777" w:rsidR="00F25BF8" w:rsidRPr="00F25BF8" w:rsidRDefault="00F25BF8" w:rsidP="00F25BF8">
            <w:pPr>
              <w:contextualSpacing/>
              <w:jc w:val="center"/>
            </w:pPr>
          </w:p>
        </w:tc>
        <w:tc>
          <w:tcPr>
            <w:tcW w:w="1800" w:type="dxa"/>
          </w:tcPr>
          <w:p w14:paraId="429AB139" w14:textId="77777777" w:rsidR="00F25BF8" w:rsidRPr="00F25BF8" w:rsidRDefault="00F25BF8" w:rsidP="00F25BF8">
            <w:pPr>
              <w:contextualSpacing/>
              <w:jc w:val="center"/>
            </w:pPr>
          </w:p>
        </w:tc>
        <w:tc>
          <w:tcPr>
            <w:tcW w:w="1440" w:type="dxa"/>
          </w:tcPr>
          <w:p w14:paraId="438DA28F" w14:textId="77777777" w:rsidR="00F25BF8" w:rsidRPr="00F25BF8" w:rsidRDefault="00F25BF8" w:rsidP="00F25BF8">
            <w:pPr>
              <w:contextualSpacing/>
              <w:jc w:val="center"/>
            </w:pPr>
          </w:p>
        </w:tc>
        <w:tc>
          <w:tcPr>
            <w:tcW w:w="1080" w:type="dxa"/>
          </w:tcPr>
          <w:p w14:paraId="2BA23366" w14:textId="77777777" w:rsidR="00F25BF8" w:rsidRPr="00F25BF8" w:rsidRDefault="00F25BF8" w:rsidP="00F25BF8">
            <w:pPr>
              <w:contextualSpacing/>
              <w:jc w:val="center"/>
            </w:pPr>
          </w:p>
        </w:tc>
        <w:tc>
          <w:tcPr>
            <w:tcW w:w="1080" w:type="dxa"/>
          </w:tcPr>
          <w:p w14:paraId="089A95AB" w14:textId="77777777" w:rsidR="00F25BF8" w:rsidRPr="00F25BF8" w:rsidRDefault="00F25BF8" w:rsidP="00F25BF8">
            <w:pPr>
              <w:contextualSpacing/>
              <w:jc w:val="center"/>
            </w:pPr>
          </w:p>
        </w:tc>
        <w:tc>
          <w:tcPr>
            <w:tcW w:w="1440" w:type="dxa"/>
          </w:tcPr>
          <w:p w14:paraId="2D6C6AC8" w14:textId="77777777" w:rsidR="00F25BF8" w:rsidRPr="00F25BF8" w:rsidRDefault="00F25BF8" w:rsidP="00F25BF8">
            <w:pPr>
              <w:contextualSpacing/>
              <w:jc w:val="center"/>
            </w:pPr>
          </w:p>
        </w:tc>
        <w:tc>
          <w:tcPr>
            <w:tcW w:w="1440" w:type="dxa"/>
          </w:tcPr>
          <w:p w14:paraId="33495432" w14:textId="77777777" w:rsidR="00F25BF8" w:rsidRPr="00F25BF8" w:rsidRDefault="00F25BF8" w:rsidP="00F25BF8">
            <w:pPr>
              <w:contextualSpacing/>
              <w:jc w:val="center"/>
            </w:pPr>
          </w:p>
        </w:tc>
        <w:tc>
          <w:tcPr>
            <w:tcW w:w="1440" w:type="dxa"/>
          </w:tcPr>
          <w:p w14:paraId="1F2FDE54" w14:textId="77777777" w:rsidR="00F25BF8" w:rsidRPr="00F25BF8" w:rsidRDefault="00F25BF8" w:rsidP="00F25BF8">
            <w:pPr>
              <w:contextualSpacing/>
              <w:jc w:val="center"/>
            </w:pPr>
          </w:p>
        </w:tc>
      </w:tr>
      <w:tr w:rsidR="00F25BF8" w:rsidRPr="00F25BF8" w14:paraId="7F50C30F" w14:textId="77777777" w:rsidTr="00F25BF8">
        <w:trPr>
          <w:trHeight w:val="20"/>
          <w:jc w:val="center"/>
        </w:trPr>
        <w:tc>
          <w:tcPr>
            <w:tcW w:w="677" w:type="dxa"/>
          </w:tcPr>
          <w:p w14:paraId="2C1AD945" w14:textId="77777777" w:rsidR="00F25BF8" w:rsidRPr="00F25BF8" w:rsidRDefault="00F25BF8" w:rsidP="00F25BF8">
            <w:pPr>
              <w:contextualSpacing/>
              <w:jc w:val="center"/>
              <w:rPr>
                <w:sz w:val="20"/>
              </w:rPr>
            </w:pPr>
            <w:r w:rsidRPr="00F25BF8">
              <w:rPr>
                <w:sz w:val="20"/>
              </w:rPr>
              <w:t>7</w:t>
            </w:r>
          </w:p>
        </w:tc>
        <w:tc>
          <w:tcPr>
            <w:tcW w:w="1118" w:type="dxa"/>
          </w:tcPr>
          <w:p w14:paraId="1D0E05E8" w14:textId="77777777" w:rsidR="00F25BF8" w:rsidRPr="00F25BF8" w:rsidRDefault="00F25BF8" w:rsidP="00F25BF8">
            <w:pPr>
              <w:contextualSpacing/>
              <w:jc w:val="center"/>
            </w:pPr>
          </w:p>
        </w:tc>
        <w:tc>
          <w:tcPr>
            <w:tcW w:w="1080" w:type="dxa"/>
          </w:tcPr>
          <w:p w14:paraId="3E0566F4" w14:textId="77777777" w:rsidR="00F25BF8" w:rsidRPr="00F25BF8" w:rsidRDefault="00F25BF8" w:rsidP="00F25BF8">
            <w:pPr>
              <w:contextualSpacing/>
              <w:jc w:val="center"/>
            </w:pPr>
          </w:p>
        </w:tc>
        <w:tc>
          <w:tcPr>
            <w:tcW w:w="1080" w:type="dxa"/>
          </w:tcPr>
          <w:p w14:paraId="704B7807" w14:textId="77777777" w:rsidR="00F25BF8" w:rsidRPr="00F25BF8" w:rsidRDefault="00F25BF8" w:rsidP="00F25BF8">
            <w:pPr>
              <w:contextualSpacing/>
              <w:jc w:val="center"/>
            </w:pPr>
          </w:p>
        </w:tc>
        <w:tc>
          <w:tcPr>
            <w:tcW w:w="1080" w:type="dxa"/>
          </w:tcPr>
          <w:p w14:paraId="1A489922" w14:textId="77777777" w:rsidR="00F25BF8" w:rsidRPr="00F25BF8" w:rsidRDefault="00F25BF8" w:rsidP="00F25BF8">
            <w:pPr>
              <w:contextualSpacing/>
              <w:jc w:val="center"/>
            </w:pPr>
          </w:p>
        </w:tc>
        <w:tc>
          <w:tcPr>
            <w:tcW w:w="1800" w:type="dxa"/>
          </w:tcPr>
          <w:p w14:paraId="6E27791A" w14:textId="77777777" w:rsidR="00F25BF8" w:rsidRPr="00F25BF8" w:rsidRDefault="00F25BF8" w:rsidP="00F25BF8">
            <w:pPr>
              <w:contextualSpacing/>
              <w:jc w:val="center"/>
            </w:pPr>
          </w:p>
        </w:tc>
        <w:tc>
          <w:tcPr>
            <w:tcW w:w="1440" w:type="dxa"/>
          </w:tcPr>
          <w:p w14:paraId="7B5DCCC8" w14:textId="77777777" w:rsidR="00F25BF8" w:rsidRPr="00F25BF8" w:rsidRDefault="00F25BF8" w:rsidP="00F25BF8">
            <w:pPr>
              <w:contextualSpacing/>
              <w:jc w:val="center"/>
            </w:pPr>
          </w:p>
        </w:tc>
        <w:tc>
          <w:tcPr>
            <w:tcW w:w="1080" w:type="dxa"/>
          </w:tcPr>
          <w:p w14:paraId="58861C0D" w14:textId="77777777" w:rsidR="00F25BF8" w:rsidRPr="00F25BF8" w:rsidRDefault="00F25BF8" w:rsidP="00F25BF8">
            <w:pPr>
              <w:contextualSpacing/>
              <w:jc w:val="center"/>
            </w:pPr>
          </w:p>
        </w:tc>
        <w:tc>
          <w:tcPr>
            <w:tcW w:w="1080" w:type="dxa"/>
          </w:tcPr>
          <w:p w14:paraId="2BEF0141" w14:textId="77777777" w:rsidR="00F25BF8" w:rsidRPr="00F25BF8" w:rsidRDefault="00F25BF8" w:rsidP="00F25BF8">
            <w:pPr>
              <w:contextualSpacing/>
              <w:jc w:val="center"/>
            </w:pPr>
          </w:p>
        </w:tc>
        <w:tc>
          <w:tcPr>
            <w:tcW w:w="1440" w:type="dxa"/>
          </w:tcPr>
          <w:p w14:paraId="0B0FEEFC" w14:textId="77777777" w:rsidR="00F25BF8" w:rsidRPr="00F25BF8" w:rsidRDefault="00F25BF8" w:rsidP="00F25BF8">
            <w:pPr>
              <w:contextualSpacing/>
              <w:jc w:val="center"/>
            </w:pPr>
          </w:p>
        </w:tc>
        <w:tc>
          <w:tcPr>
            <w:tcW w:w="1440" w:type="dxa"/>
          </w:tcPr>
          <w:p w14:paraId="7D500140" w14:textId="77777777" w:rsidR="00F25BF8" w:rsidRPr="00F25BF8" w:rsidRDefault="00F25BF8" w:rsidP="00F25BF8">
            <w:pPr>
              <w:contextualSpacing/>
              <w:jc w:val="center"/>
            </w:pPr>
          </w:p>
        </w:tc>
        <w:tc>
          <w:tcPr>
            <w:tcW w:w="1440" w:type="dxa"/>
          </w:tcPr>
          <w:p w14:paraId="014CEDF0" w14:textId="77777777" w:rsidR="00F25BF8" w:rsidRPr="00F25BF8" w:rsidRDefault="00F25BF8" w:rsidP="00F25BF8">
            <w:pPr>
              <w:contextualSpacing/>
              <w:jc w:val="center"/>
            </w:pPr>
          </w:p>
        </w:tc>
      </w:tr>
      <w:tr w:rsidR="00F25BF8" w:rsidRPr="00F25BF8" w14:paraId="746BC87E" w14:textId="77777777" w:rsidTr="00F25BF8">
        <w:trPr>
          <w:trHeight w:val="20"/>
          <w:jc w:val="center"/>
        </w:trPr>
        <w:tc>
          <w:tcPr>
            <w:tcW w:w="677" w:type="dxa"/>
          </w:tcPr>
          <w:p w14:paraId="58582377" w14:textId="77777777" w:rsidR="00F25BF8" w:rsidRPr="00F25BF8" w:rsidRDefault="00F25BF8" w:rsidP="00F25BF8">
            <w:pPr>
              <w:contextualSpacing/>
              <w:jc w:val="center"/>
              <w:rPr>
                <w:sz w:val="20"/>
              </w:rPr>
            </w:pPr>
            <w:r w:rsidRPr="00F25BF8">
              <w:rPr>
                <w:sz w:val="20"/>
              </w:rPr>
              <w:t>8</w:t>
            </w:r>
          </w:p>
        </w:tc>
        <w:tc>
          <w:tcPr>
            <w:tcW w:w="1118" w:type="dxa"/>
          </w:tcPr>
          <w:p w14:paraId="48556BC4" w14:textId="77777777" w:rsidR="00F25BF8" w:rsidRPr="00F25BF8" w:rsidRDefault="00F25BF8" w:rsidP="00F25BF8">
            <w:pPr>
              <w:contextualSpacing/>
              <w:jc w:val="center"/>
            </w:pPr>
          </w:p>
        </w:tc>
        <w:tc>
          <w:tcPr>
            <w:tcW w:w="1080" w:type="dxa"/>
          </w:tcPr>
          <w:p w14:paraId="10140863" w14:textId="77777777" w:rsidR="00F25BF8" w:rsidRPr="00F25BF8" w:rsidRDefault="00F25BF8" w:rsidP="00F25BF8">
            <w:pPr>
              <w:contextualSpacing/>
              <w:jc w:val="center"/>
            </w:pPr>
          </w:p>
        </w:tc>
        <w:tc>
          <w:tcPr>
            <w:tcW w:w="1080" w:type="dxa"/>
          </w:tcPr>
          <w:p w14:paraId="6B926AB2" w14:textId="77777777" w:rsidR="00F25BF8" w:rsidRPr="00F25BF8" w:rsidRDefault="00F25BF8" w:rsidP="00F25BF8">
            <w:pPr>
              <w:contextualSpacing/>
              <w:jc w:val="center"/>
            </w:pPr>
          </w:p>
        </w:tc>
        <w:tc>
          <w:tcPr>
            <w:tcW w:w="1080" w:type="dxa"/>
          </w:tcPr>
          <w:p w14:paraId="6B14195C" w14:textId="77777777" w:rsidR="00F25BF8" w:rsidRPr="00F25BF8" w:rsidRDefault="00F25BF8" w:rsidP="00F25BF8">
            <w:pPr>
              <w:contextualSpacing/>
              <w:jc w:val="center"/>
            </w:pPr>
          </w:p>
        </w:tc>
        <w:tc>
          <w:tcPr>
            <w:tcW w:w="1800" w:type="dxa"/>
          </w:tcPr>
          <w:p w14:paraId="7D1DD16F" w14:textId="77777777" w:rsidR="00F25BF8" w:rsidRPr="00F25BF8" w:rsidRDefault="00F25BF8" w:rsidP="00F25BF8">
            <w:pPr>
              <w:contextualSpacing/>
              <w:jc w:val="center"/>
            </w:pPr>
          </w:p>
        </w:tc>
        <w:tc>
          <w:tcPr>
            <w:tcW w:w="1440" w:type="dxa"/>
          </w:tcPr>
          <w:p w14:paraId="7BF888A1" w14:textId="77777777" w:rsidR="00F25BF8" w:rsidRPr="00F25BF8" w:rsidRDefault="00F25BF8" w:rsidP="00F25BF8">
            <w:pPr>
              <w:contextualSpacing/>
              <w:jc w:val="center"/>
            </w:pPr>
          </w:p>
        </w:tc>
        <w:tc>
          <w:tcPr>
            <w:tcW w:w="1080" w:type="dxa"/>
          </w:tcPr>
          <w:p w14:paraId="089E8BB1" w14:textId="77777777" w:rsidR="00F25BF8" w:rsidRPr="00F25BF8" w:rsidRDefault="00F25BF8" w:rsidP="00F25BF8">
            <w:pPr>
              <w:contextualSpacing/>
              <w:jc w:val="center"/>
            </w:pPr>
          </w:p>
        </w:tc>
        <w:tc>
          <w:tcPr>
            <w:tcW w:w="1080" w:type="dxa"/>
          </w:tcPr>
          <w:p w14:paraId="4561BAE0" w14:textId="77777777" w:rsidR="00F25BF8" w:rsidRPr="00F25BF8" w:rsidRDefault="00F25BF8" w:rsidP="00F25BF8">
            <w:pPr>
              <w:contextualSpacing/>
              <w:jc w:val="center"/>
            </w:pPr>
          </w:p>
        </w:tc>
        <w:tc>
          <w:tcPr>
            <w:tcW w:w="1440" w:type="dxa"/>
          </w:tcPr>
          <w:p w14:paraId="514AF858" w14:textId="77777777" w:rsidR="00F25BF8" w:rsidRPr="00F25BF8" w:rsidRDefault="00F25BF8" w:rsidP="00F25BF8">
            <w:pPr>
              <w:contextualSpacing/>
              <w:jc w:val="center"/>
            </w:pPr>
          </w:p>
        </w:tc>
        <w:tc>
          <w:tcPr>
            <w:tcW w:w="1440" w:type="dxa"/>
          </w:tcPr>
          <w:p w14:paraId="4426210F" w14:textId="77777777" w:rsidR="00F25BF8" w:rsidRPr="00F25BF8" w:rsidRDefault="00F25BF8" w:rsidP="00F25BF8">
            <w:pPr>
              <w:contextualSpacing/>
              <w:jc w:val="center"/>
            </w:pPr>
          </w:p>
        </w:tc>
        <w:tc>
          <w:tcPr>
            <w:tcW w:w="1440" w:type="dxa"/>
          </w:tcPr>
          <w:p w14:paraId="05CF152B" w14:textId="77777777" w:rsidR="00F25BF8" w:rsidRPr="00F25BF8" w:rsidRDefault="00F25BF8" w:rsidP="00F25BF8">
            <w:pPr>
              <w:contextualSpacing/>
              <w:jc w:val="center"/>
            </w:pPr>
          </w:p>
        </w:tc>
      </w:tr>
      <w:tr w:rsidR="00F25BF8" w:rsidRPr="00F25BF8" w14:paraId="4BE34392" w14:textId="77777777" w:rsidTr="00F25BF8">
        <w:trPr>
          <w:trHeight w:val="20"/>
          <w:jc w:val="center"/>
        </w:trPr>
        <w:tc>
          <w:tcPr>
            <w:tcW w:w="677" w:type="dxa"/>
          </w:tcPr>
          <w:p w14:paraId="65F77A9D" w14:textId="77777777" w:rsidR="00F25BF8" w:rsidRPr="00F25BF8" w:rsidRDefault="00F25BF8" w:rsidP="00F25BF8">
            <w:pPr>
              <w:contextualSpacing/>
              <w:jc w:val="center"/>
              <w:rPr>
                <w:sz w:val="20"/>
              </w:rPr>
            </w:pPr>
            <w:r w:rsidRPr="00F25BF8">
              <w:rPr>
                <w:sz w:val="20"/>
              </w:rPr>
              <w:t>9</w:t>
            </w:r>
          </w:p>
        </w:tc>
        <w:tc>
          <w:tcPr>
            <w:tcW w:w="1118" w:type="dxa"/>
          </w:tcPr>
          <w:p w14:paraId="6227C827" w14:textId="77777777" w:rsidR="00F25BF8" w:rsidRPr="00F25BF8" w:rsidRDefault="00F25BF8" w:rsidP="00F25BF8">
            <w:pPr>
              <w:contextualSpacing/>
              <w:jc w:val="center"/>
            </w:pPr>
          </w:p>
        </w:tc>
        <w:tc>
          <w:tcPr>
            <w:tcW w:w="1080" w:type="dxa"/>
          </w:tcPr>
          <w:p w14:paraId="2B366852" w14:textId="77777777" w:rsidR="00F25BF8" w:rsidRPr="00F25BF8" w:rsidRDefault="00F25BF8" w:rsidP="00F25BF8">
            <w:pPr>
              <w:contextualSpacing/>
              <w:jc w:val="center"/>
            </w:pPr>
          </w:p>
        </w:tc>
        <w:tc>
          <w:tcPr>
            <w:tcW w:w="1080" w:type="dxa"/>
          </w:tcPr>
          <w:p w14:paraId="614CD7B2" w14:textId="77777777" w:rsidR="00F25BF8" w:rsidRPr="00F25BF8" w:rsidRDefault="00F25BF8" w:rsidP="00F25BF8">
            <w:pPr>
              <w:contextualSpacing/>
              <w:jc w:val="center"/>
            </w:pPr>
          </w:p>
        </w:tc>
        <w:tc>
          <w:tcPr>
            <w:tcW w:w="1080" w:type="dxa"/>
          </w:tcPr>
          <w:p w14:paraId="5BFBB38F" w14:textId="77777777" w:rsidR="00F25BF8" w:rsidRPr="00F25BF8" w:rsidRDefault="00F25BF8" w:rsidP="00F25BF8">
            <w:pPr>
              <w:contextualSpacing/>
              <w:jc w:val="center"/>
            </w:pPr>
          </w:p>
        </w:tc>
        <w:tc>
          <w:tcPr>
            <w:tcW w:w="1800" w:type="dxa"/>
          </w:tcPr>
          <w:p w14:paraId="6224645E" w14:textId="77777777" w:rsidR="00F25BF8" w:rsidRPr="00F25BF8" w:rsidRDefault="00F25BF8" w:rsidP="00F25BF8">
            <w:pPr>
              <w:contextualSpacing/>
              <w:jc w:val="center"/>
            </w:pPr>
          </w:p>
        </w:tc>
        <w:tc>
          <w:tcPr>
            <w:tcW w:w="1440" w:type="dxa"/>
          </w:tcPr>
          <w:p w14:paraId="292B47CF" w14:textId="77777777" w:rsidR="00F25BF8" w:rsidRPr="00F25BF8" w:rsidRDefault="00F25BF8" w:rsidP="00F25BF8">
            <w:pPr>
              <w:contextualSpacing/>
              <w:jc w:val="center"/>
            </w:pPr>
          </w:p>
        </w:tc>
        <w:tc>
          <w:tcPr>
            <w:tcW w:w="1080" w:type="dxa"/>
          </w:tcPr>
          <w:p w14:paraId="7C6EABFC" w14:textId="77777777" w:rsidR="00F25BF8" w:rsidRPr="00F25BF8" w:rsidRDefault="00F25BF8" w:rsidP="00F25BF8">
            <w:pPr>
              <w:contextualSpacing/>
              <w:jc w:val="center"/>
            </w:pPr>
          </w:p>
        </w:tc>
        <w:tc>
          <w:tcPr>
            <w:tcW w:w="1080" w:type="dxa"/>
          </w:tcPr>
          <w:p w14:paraId="3CC8CFF1" w14:textId="77777777" w:rsidR="00F25BF8" w:rsidRPr="00F25BF8" w:rsidRDefault="00F25BF8" w:rsidP="00F25BF8">
            <w:pPr>
              <w:contextualSpacing/>
              <w:jc w:val="center"/>
            </w:pPr>
          </w:p>
        </w:tc>
        <w:tc>
          <w:tcPr>
            <w:tcW w:w="1440" w:type="dxa"/>
          </w:tcPr>
          <w:p w14:paraId="7EDE31E1" w14:textId="77777777" w:rsidR="00F25BF8" w:rsidRPr="00F25BF8" w:rsidRDefault="00F25BF8" w:rsidP="00F25BF8">
            <w:pPr>
              <w:contextualSpacing/>
              <w:jc w:val="center"/>
            </w:pPr>
          </w:p>
        </w:tc>
        <w:tc>
          <w:tcPr>
            <w:tcW w:w="1440" w:type="dxa"/>
          </w:tcPr>
          <w:p w14:paraId="2D2C8312" w14:textId="77777777" w:rsidR="00F25BF8" w:rsidRPr="00F25BF8" w:rsidRDefault="00F25BF8" w:rsidP="00F25BF8">
            <w:pPr>
              <w:contextualSpacing/>
              <w:jc w:val="center"/>
            </w:pPr>
          </w:p>
        </w:tc>
        <w:tc>
          <w:tcPr>
            <w:tcW w:w="1440" w:type="dxa"/>
          </w:tcPr>
          <w:p w14:paraId="1FAD069C" w14:textId="77777777" w:rsidR="00F25BF8" w:rsidRPr="00F25BF8" w:rsidRDefault="00F25BF8" w:rsidP="00F25BF8">
            <w:pPr>
              <w:contextualSpacing/>
              <w:jc w:val="center"/>
            </w:pPr>
          </w:p>
        </w:tc>
      </w:tr>
      <w:tr w:rsidR="00F25BF8" w:rsidRPr="00F25BF8" w14:paraId="1A311EEB" w14:textId="77777777" w:rsidTr="00F25BF8">
        <w:trPr>
          <w:trHeight w:val="20"/>
          <w:jc w:val="center"/>
        </w:trPr>
        <w:tc>
          <w:tcPr>
            <w:tcW w:w="677" w:type="dxa"/>
          </w:tcPr>
          <w:p w14:paraId="68A41B04" w14:textId="77777777" w:rsidR="00F25BF8" w:rsidRPr="00F25BF8" w:rsidRDefault="00F25BF8" w:rsidP="00F25BF8">
            <w:pPr>
              <w:contextualSpacing/>
              <w:jc w:val="center"/>
              <w:rPr>
                <w:sz w:val="20"/>
              </w:rPr>
            </w:pPr>
            <w:r w:rsidRPr="00F25BF8">
              <w:rPr>
                <w:sz w:val="20"/>
              </w:rPr>
              <w:t>10</w:t>
            </w:r>
          </w:p>
        </w:tc>
        <w:tc>
          <w:tcPr>
            <w:tcW w:w="1118" w:type="dxa"/>
          </w:tcPr>
          <w:p w14:paraId="7AAD66A1" w14:textId="77777777" w:rsidR="00F25BF8" w:rsidRPr="00F25BF8" w:rsidRDefault="00F25BF8" w:rsidP="00F25BF8">
            <w:pPr>
              <w:contextualSpacing/>
              <w:jc w:val="center"/>
            </w:pPr>
          </w:p>
        </w:tc>
        <w:tc>
          <w:tcPr>
            <w:tcW w:w="1080" w:type="dxa"/>
          </w:tcPr>
          <w:p w14:paraId="69472A31" w14:textId="77777777" w:rsidR="00F25BF8" w:rsidRPr="00F25BF8" w:rsidRDefault="00F25BF8" w:rsidP="00F25BF8">
            <w:pPr>
              <w:contextualSpacing/>
              <w:jc w:val="center"/>
            </w:pPr>
          </w:p>
        </w:tc>
        <w:tc>
          <w:tcPr>
            <w:tcW w:w="1080" w:type="dxa"/>
          </w:tcPr>
          <w:p w14:paraId="6A2A95CE" w14:textId="77777777" w:rsidR="00F25BF8" w:rsidRPr="00F25BF8" w:rsidRDefault="00F25BF8" w:rsidP="00F25BF8">
            <w:pPr>
              <w:contextualSpacing/>
              <w:jc w:val="center"/>
            </w:pPr>
          </w:p>
        </w:tc>
        <w:tc>
          <w:tcPr>
            <w:tcW w:w="1080" w:type="dxa"/>
          </w:tcPr>
          <w:p w14:paraId="7EC1F146" w14:textId="77777777" w:rsidR="00F25BF8" w:rsidRPr="00F25BF8" w:rsidRDefault="00F25BF8" w:rsidP="00F25BF8">
            <w:pPr>
              <w:contextualSpacing/>
              <w:jc w:val="center"/>
            </w:pPr>
          </w:p>
        </w:tc>
        <w:tc>
          <w:tcPr>
            <w:tcW w:w="1800" w:type="dxa"/>
          </w:tcPr>
          <w:p w14:paraId="71520AC7" w14:textId="77777777" w:rsidR="00F25BF8" w:rsidRPr="00F25BF8" w:rsidRDefault="00F25BF8" w:rsidP="00F25BF8">
            <w:pPr>
              <w:contextualSpacing/>
              <w:jc w:val="center"/>
            </w:pPr>
          </w:p>
        </w:tc>
        <w:tc>
          <w:tcPr>
            <w:tcW w:w="1440" w:type="dxa"/>
          </w:tcPr>
          <w:p w14:paraId="73747A56" w14:textId="77777777" w:rsidR="00F25BF8" w:rsidRPr="00F25BF8" w:rsidRDefault="00F25BF8" w:rsidP="00F25BF8">
            <w:pPr>
              <w:contextualSpacing/>
              <w:jc w:val="center"/>
            </w:pPr>
          </w:p>
        </w:tc>
        <w:tc>
          <w:tcPr>
            <w:tcW w:w="1080" w:type="dxa"/>
          </w:tcPr>
          <w:p w14:paraId="568633CC" w14:textId="77777777" w:rsidR="00F25BF8" w:rsidRPr="00F25BF8" w:rsidRDefault="00F25BF8" w:rsidP="00F25BF8">
            <w:pPr>
              <w:contextualSpacing/>
              <w:jc w:val="center"/>
            </w:pPr>
          </w:p>
        </w:tc>
        <w:tc>
          <w:tcPr>
            <w:tcW w:w="1080" w:type="dxa"/>
          </w:tcPr>
          <w:p w14:paraId="757DEB01" w14:textId="77777777" w:rsidR="00F25BF8" w:rsidRPr="00F25BF8" w:rsidRDefault="00F25BF8" w:rsidP="00F25BF8">
            <w:pPr>
              <w:contextualSpacing/>
              <w:jc w:val="center"/>
            </w:pPr>
          </w:p>
        </w:tc>
        <w:tc>
          <w:tcPr>
            <w:tcW w:w="1440" w:type="dxa"/>
          </w:tcPr>
          <w:p w14:paraId="7AAD73A8" w14:textId="77777777" w:rsidR="00F25BF8" w:rsidRPr="00F25BF8" w:rsidRDefault="00F25BF8" w:rsidP="00F25BF8">
            <w:pPr>
              <w:contextualSpacing/>
              <w:jc w:val="center"/>
            </w:pPr>
          </w:p>
        </w:tc>
        <w:tc>
          <w:tcPr>
            <w:tcW w:w="1440" w:type="dxa"/>
          </w:tcPr>
          <w:p w14:paraId="6B3ADC41" w14:textId="77777777" w:rsidR="00F25BF8" w:rsidRPr="00F25BF8" w:rsidRDefault="00F25BF8" w:rsidP="00F25BF8">
            <w:pPr>
              <w:contextualSpacing/>
              <w:jc w:val="center"/>
            </w:pPr>
          </w:p>
        </w:tc>
        <w:tc>
          <w:tcPr>
            <w:tcW w:w="1440" w:type="dxa"/>
          </w:tcPr>
          <w:p w14:paraId="4C209CED" w14:textId="77777777" w:rsidR="00F25BF8" w:rsidRPr="00F25BF8" w:rsidRDefault="00F25BF8" w:rsidP="00F25BF8">
            <w:pPr>
              <w:contextualSpacing/>
              <w:jc w:val="center"/>
            </w:pPr>
          </w:p>
        </w:tc>
      </w:tr>
    </w:tbl>
    <w:p w14:paraId="697BE9A5" w14:textId="77777777" w:rsidR="00F25BF8" w:rsidRPr="00F25BF8" w:rsidRDefault="00F25BF8" w:rsidP="00F25BF8">
      <w:pPr>
        <w:spacing w:after="0" w:line="240" w:lineRule="auto"/>
        <w:contextualSpacing/>
        <w:rPr>
          <w:rFonts w:eastAsia="SimSun"/>
        </w:rPr>
      </w:pPr>
    </w:p>
    <w:tbl>
      <w:tblPr>
        <w:tblStyle w:val="TableGrid2"/>
        <w:tblW w:w="3955" w:type="dxa"/>
        <w:jc w:val="center"/>
        <w:tblCellMar>
          <w:left w:w="29" w:type="dxa"/>
          <w:right w:w="29" w:type="dxa"/>
        </w:tblCellMar>
        <w:tblLook w:val="04A0" w:firstRow="1" w:lastRow="0" w:firstColumn="1" w:lastColumn="0" w:noHBand="0" w:noVBand="1"/>
      </w:tblPr>
      <w:tblGrid>
        <w:gridCol w:w="3955"/>
      </w:tblGrid>
      <w:tr w:rsidR="00F25BF8" w:rsidRPr="00F25BF8" w14:paraId="352DA610" w14:textId="77777777" w:rsidTr="00F25BF8">
        <w:trPr>
          <w:jc w:val="center"/>
        </w:trPr>
        <w:tc>
          <w:tcPr>
            <w:tcW w:w="3955" w:type="dxa"/>
          </w:tcPr>
          <w:p w14:paraId="51BF5BB2"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Primary Decision (E9)</w:t>
            </w:r>
          </w:p>
        </w:tc>
      </w:tr>
      <w:tr w:rsidR="00F25BF8" w:rsidRPr="00F25BF8" w14:paraId="1D110640" w14:textId="77777777" w:rsidTr="00F25BF8">
        <w:trPr>
          <w:jc w:val="center"/>
        </w:trPr>
        <w:tc>
          <w:tcPr>
            <w:tcW w:w="3955" w:type="dxa"/>
          </w:tcPr>
          <w:p w14:paraId="33488AF5"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1=Head of household</w:t>
            </w:r>
          </w:p>
          <w:p w14:paraId="0107960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2=Spouse</w:t>
            </w:r>
          </w:p>
          <w:p w14:paraId="1B122BEF"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3=Both head and spouse together</w:t>
            </w:r>
          </w:p>
          <w:p w14:paraId="232C309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4=Other male household member</w:t>
            </w:r>
          </w:p>
          <w:p w14:paraId="714FE74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5=Other female household member</w:t>
            </w:r>
          </w:p>
          <w:p w14:paraId="2167902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97=Other</w:t>
            </w:r>
          </w:p>
        </w:tc>
      </w:tr>
    </w:tbl>
    <w:p w14:paraId="21C3C9D1" w14:textId="77777777" w:rsidR="00F25BF8" w:rsidRPr="00F25BF8" w:rsidRDefault="00F25BF8" w:rsidP="00F25BF8">
      <w:pPr>
        <w:spacing w:after="0" w:line="240" w:lineRule="auto"/>
        <w:contextualSpacing/>
        <w:rPr>
          <w:rFonts w:eastAsia="SimSun"/>
        </w:rPr>
      </w:pPr>
      <w:r w:rsidRPr="00F25BF8">
        <w:rPr>
          <w:rFonts w:eastAsia="SimSun"/>
        </w:rPr>
        <w:br w:type="page"/>
      </w:r>
    </w:p>
    <w:p w14:paraId="6F222C57" w14:textId="77777777" w:rsidR="00F25BF8" w:rsidRPr="00F25BF8" w:rsidRDefault="00F25BF8" w:rsidP="00F25BF8">
      <w:pPr>
        <w:spacing w:after="0" w:line="240" w:lineRule="auto"/>
        <w:contextualSpacing/>
        <w:rPr>
          <w:rFonts w:eastAsia="Times New Roman" w:cs="Times New Roman"/>
          <w:b/>
          <w:bCs/>
        </w:rPr>
      </w:pPr>
      <w:r w:rsidRPr="00F25BF8">
        <w:rPr>
          <w:rFonts w:eastAsia="Times New Roman" w:cs="Times New Roman"/>
          <w:b/>
          <w:bCs/>
        </w:rPr>
        <w:lastRenderedPageBreak/>
        <w:t>SECTION E. FIELD OVERVIEW (Continued)</w:t>
      </w:r>
    </w:p>
    <w:p w14:paraId="0D0C0882" w14:textId="77777777" w:rsidR="00F25BF8" w:rsidRPr="00F25BF8" w:rsidRDefault="00F25BF8" w:rsidP="00F25BF8">
      <w:pPr>
        <w:spacing w:after="0" w:line="240" w:lineRule="auto"/>
        <w:contextualSpacing/>
        <w:rPr>
          <w:rFonts w:eastAsia="SimSun"/>
        </w:rPr>
      </w:pPr>
    </w:p>
    <w:tbl>
      <w:tblPr>
        <w:tblStyle w:val="TableGrid2"/>
        <w:tblW w:w="14755" w:type="dxa"/>
        <w:jc w:val="center"/>
        <w:tblLayout w:type="fixed"/>
        <w:tblCellMar>
          <w:left w:w="29" w:type="dxa"/>
          <w:right w:w="29" w:type="dxa"/>
        </w:tblCellMar>
        <w:tblLook w:val="04A0" w:firstRow="1" w:lastRow="0" w:firstColumn="1" w:lastColumn="0" w:noHBand="0" w:noVBand="1"/>
      </w:tblPr>
      <w:tblGrid>
        <w:gridCol w:w="677"/>
        <w:gridCol w:w="1118"/>
        <w:gridCol w:w="1440"/>
        <w:gridCol w:w="1440"/>
        <w:gridCol w:w="2160"/>
        <w:gridCol w:w="1080"/>
        <w:gridCol w:w="1440"/>
        <w:gridCol w:w="1080"/>
        <w:gridCol w:w="1440"/>
        <w:gridCol w:w="1440"/>
        <w:gridCol w:w="1440"/>
      </w:tblGrid>
      <w:tr w:rsidR="00F25BF8" w:rsidRPr="00F25BF8" w14:paraId="04E35866" w14:textId="77777777" w:rsidTr="00F25BF8">
        <w:trPr>
          <w:trHeight w:val="20"/>
          <w:jc w:val="center"/>
        </w:trPr>
        <w:tc>
          <w:tcPr>
            <w:tcW w:w="677" w:type="dxa"/>
            <w:vMerge w:val="restart"/>
          </w:tcPr>
          <w:p w14:paraId="21AF234B"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Field</w:t>
            </w:r>
          </w:p>
        </w:tc>
        <w:tc>
          <w:tcPr>
            <w:tcW w:w="1118" w:type="dxa"/>
            <w:vMerge w:val="restart"/>
          </w:tcPr>
          <w:p w14:paraId="56E9B35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E19. From December-April, approximately how many person-days did your household weed</w:t>
            </w:r>
            <w:r w:rsidRPr="00F25BF8">
              <w:rPr>
                <w:rFonts w:cs="Times New Roman" w:hint="eastAsia"/>
                <w:sz w:val="20"/>
              </w:rPr>
              <w:t xml:space="preserve"> on this field</w:t>
            </w:r>
            <w:r w:rsidRPr="00F25BF8">
              <w:rPr>
                <w:rFonts w:cs="Times New Roman"/>
                <w:sz w:val="20"/>
              </w:rPr>
              <w:t>?</w:t>
            </w:r>
          </w:p>
        </w:tc>
        <w:tc>
          <w:tcPr>
            <w:tcW w:w="1440" w:type="dxa"/>
            <w:vMerge w:val="restart"/>
          </w:tcPr>
          <w:p w14:paraId="5E91C1D5"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E20. Since last July, how many person days did your household spend ridging, fertilizing, and other non-harvesting activities on this field?</w:t>
            </w:r>
          </w:p>
        </w:tc>
        <w:tc>
          <w:tcPr>
            <w:tcW w:w="1440" w:type="dxa"/>
            <w:vMerge w:val="restart"/>
          </w:tcPr>
          <w:p w14:paraId="18C5EF2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E21. From February - today, how many person days did your household spend harvesting on this field?</w:t>
            </w:r>
          </w:p>
        </w:tc>
        <w:tc>
          <w:tcPr>
            <w:tcW w:w="2160" w:type="dxa"/>
            <w:vMerge w:val="restart"/>
          </w:tcPr>
          <w:p w14:paraId="7C7599A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E22. What was the main tillage method used?</w:t>
            </w:r>
          </w:p>
          <w:p w14:paraId="469411ED"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1=Conventional hand hoeing</w:t>
            </w:r>
          </w:p>
          <w:p w14:paraId="398099EC"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2=Planting basins / pot holing</w:t>
            </w:r>
          </w:p>
          <w:p w14:paraId="159DD0F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3=Zero tillage</w:t>
            </w:r>
          </w:p>
          <w:p w14:paraId="62678D71"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4=Ploughing</w:t>
            </w:r>
          </w:p>
          <w:p w14:paraId="39AA1AD7"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5=Ripping</w:t>
            </w:r>
          </w:p>
          <w:p w14:paraId="4DD48E6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6=Ridging (before planting)</w:t>
            </w:r>
          </w:p>
          <w:p w14:paraId="6E691A7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7=Bunding</w:t>
            </w:r>
          </w:p>
          <w:p w14:paraId="5129B89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8=Mounding</w:t>
            </w:r>
          </w:p>
        </w:tc>
        <w:tc>
          <w:tcPr>
            <w:tcW w:w="1080" w:type="dxa"/>
            <w:vMerge w:val="restart"/>
          </w:tcPr>
          <w:p w14:paraId="489ABBC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E23. What types of fertilizer did you use on this field?</w:t>
            </w:r>
          </w:p>
          <w:p w14:paraId="73230CCC"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(See Code below. Select all that apply)</w:t>
            </w:r>
          </w:p>
          <w:p w14:paraId="22AED4D7"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Probe and code</w:t>
            </w:r>
          </w:p>
        </w:tc>
        <w:tc>
          <w:tcPr>
            <w:tcW w:w="1440" w:type="dxa"/>
            <w:vMerge w:val="restart"/>
          </w:tcPr>
          <w:p w14:paraId="2827F0C8" w14:textId="77777777" w:rsidR="00F25BF8" w:rsidRPr="00F25BF8" w:rsidRDefault="00F25BF8" w:rsidP="00F25BF8">
            <w:pPr>
              <w:contextualSpacing/>
              <w:jc w:val="center"/>
              <w:rPr>
                <w:rFonts w:cs="Times New Roman"/>
                <w:sz w:val="20"/>
              </w:rPr>
            </w:pPr>
            <w:r w:rsidRPr="00F25BF8">
              <w:rPr>
                <w:rFonts w:cs="Times New Roman"/>
                <w:sz w:val="20"/>
              </w:rPr>
              <w:t>E24. What quantity of fertilizer (in total) did the household apply</w:t>
            </w:r>
            <w:r w:rsidRPr="00F25BF8">
              <w:rPr>
                <w:rFonts w:cs="Times New Roman" w:hint="eastAsia"/>
                <w:sz w:val="20"/>
              </w:rPr>
              <w:t xml:space="preserve"> to this field</w:t>
            </w:r>
            <w:r w:rsidRPr="00F25BF8">
              <w:rPr>
                <w:rFonts w:cs="Times New Roman"/>
                <w:sz w:val="20"/>
              </w:rPr>
              <w:t>?</w:t>
            </w:r>
          </w:p>
          <w:p w14:paraId="1F4CF6BC" w14:textId="77777777" w:rsidR="00F25BF8" w:rsidRPr="00F25BF8" w:rsidRDefault="00F25BF8" w:rsidP="00F25BF8">
            <w:pPr>
              <w:contextualSpacing/>
              <w:jc w:val="center"/>
              <w:rPr>
                <w:rFonts w:cs="Times New Roman"/>
                <w:sz w:val="20"/>
              </w:rPr>
            </w:pPr>
            <w:r w:rsidRPr="00F25BF8">
              <w:rPr>
                <w:rFonts w:cs="Times New Roman"/>
                <w:sz w:val="20"/>
              </w:rPr>
              <w:t>In kgs</w:t>
            </w:r>
          </w:p>
          <w:p w14:paraId="66A2481C" w14:textId="77777777" w:rsidR="00F25BF8" w:rsidRPr="00F25BF8" w:rsidRDefault="00F25BF8" w:rsidP="00F25BF8">
            <w:pPr>
              <w:contextualSpacing/>
              <w:jc w:val="center"/>
              <w:rPr>
                <w:rFonts w:cs="Times New Roman"/>
                <w:sz w:val="20"/>
              </w:rPr>
            </w:pPr>
            <w:r w:rsidRPr="00F25BF8">
              <w:rPr>
                <w:rFonts w:cs="Times New Roman" w:hint="eastAsia"/>
                <w:sz w:val="20"/>
              </w:rPr>
              <w:t xml:space="preserve">Skip if </w:t>
            </w:r>
            <w:r w:rsidRPr="00F25BF8">
              <w:rPr>
                <w:rFonts w:cs="Times New Roman"/>
                <w:sz w:val="20"/>
              </w:rPr>
              <w:t>E</w:t>
            </w:r>
            <w:r w:rsidRPr="00F25BF8">
              <w:rPr>
                <w:rFonts w:cs="Times New Roman" w:hint="eastAsia"/>
                <w:sz w:val="20"/>
              </w:rPr>
              <w:t>23=0</w:t>
            </w:r>
          </w:p>
        </w:tc>
        <w:tc>
          <w:tcPr>
            <w:tcW w:w="1080" w:type="dxa"/>
            <w:vMerge w:val="restart"/>
          </w:tcPr>
          <w:p w14:paraId="7AB554C0"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E25. How many times did you spray this field with herbicide during this agricultural season (2013-2014)?</w:t>
            </w:r>
          </w:p>
        </w:tc>
        <w:tc>
          <w:tcPr>
            <w:tcW w:w="1440" w:type="dxa"/>
            <w:vMerge w:val="restart"/>
          </w:tcPr>
          <w:p w14:paraId="19815040"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E26. Within the past 5 years, has your household ever let this field rest (lie fallow)?</w:t>
            </w:r>
          </w:p>
          <w:p w14:paraId="10F05C87"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701A602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3EE7084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4035D62D"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999=Prefer not to respond</w:t>
            </w:r>
          </w:p>
          <w:p w14:paraId="6C66474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If No, skip to E28</w:t>
            </w:r>
          </w:p>
        </w:tc>
        <w:tc>
          <w:tcPr>
            <w:tcW w:w="2880" w:type="dxa"/>
            <w:gridSpan w:val="2"/>
          </w:tcPr>
          <w:p w14:paraId="2AC93AD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E15. What is the distance do you have to walk to collect water to irrigate this field?</w:t>
            </w:r>
          </w:p>
        </w:tc>
      </w:tr>
      <w:tr w:rsidR="00F25BF8" w:rsidRPr="00F25BF8" w14:paraId="4286078A" w14:textId="77777777" w:rsidTr="00F25BF8">
        <w:trPr>
          <w:trHeight w:val="20"/>
          <w:jc w:val="center"/>
        </w:trPr>
        <w:tc>
          <w:tcPr>
            <w:tcW w:w="677" w:type="dxa"/>
            <w:vMerge/>
          </w:tcPr>
          <w:p w14:paraId="20C2F20F" w14:textId="77777777" w:rsidR="00F25BF8" w:rsidRPr="00F25BF8" w:rsidRDefault="00F25BF8" w:rsidP="00F25BF8">
            <w:pPr>
              <w:contextualSpacing/>
              <w:jc w:val="center"/>
              <w:rPr>
                <w:sz w:val="20"/>
              </w:rPr>
            </w:pPr>
          </w:p>
        </w:tc>
        <w:tc>
          <w:tcPr>
            <w:tcW w:w="1118" w:type="dxa"/>
            <w:vMerge/>
          </w:tcPr>
          <w:p w14:paraId="71CCFB58"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440" w:type="dxa"/>
            <w:vMerge/>
          </w:tcPr>
          <w:p w14:paraId="5FD34D43" w14:textId="77777777" w:rsidR="00F25BF8" w:rsidRPr="00F25BF8" w:rsidRDefault="00F25BF8" w:rsidP="00F25BF8">
            <w:pPr>
              <w:kinsoku w:val="0"/>
              <w:overflowPunct w:val="0"/>
              <w:autoSpaceDE w:val="0"/>
              <w:autoSpaceDN w:val="0"/>
              <w:adjustRightInd w:val="0"/>
              <w:contextualSpacing/>
              <w:jc w:val="center"/>
              <w:rPr>
                <w:rFonts w:cs="Times New Roman"/>
                <w:b/>
                <w:sz w:val="20"/>
              </w:rPr>
            </w:pPr>
          </w:p>
        </w:tc>
        <w:tc>
          <w:tcPr>
            <w:tcW w:w="1440" w:type="dxa"/>
            <w:vMerge/>
          </w:tcPr>
          <w:p w14:paraId="4847EB91" w14:textId="77777777" w:rsidR="00F25BF8" w:rsidRPr="00F25BF8" w:rsidRDefault="00F25BF8" w:rsidP="00F25BF8">
            <w:pPr>
              <w:kinsoku w:val="0"/>
              <w:overflowPunct w:val="0"/>
              <w:autoSpaceDE w:val="0"/>
              <w:autoSpaceDN w:val="0"/>
              <w:adjustRightInd w:val="0"/>
              <w:contextualSpacing/>
              <w:jc w:val="center"/>
              <w:rPr>
                <w:rFonts w:cs="Times New Roman"/>
                <w:b/>
                <w:sz w:val="20"/>
              </w:rPr>
            </w:pPr>
          </w:p>
        </w:tc>
        <w:tc>
          <w:tcPr>
            <w:tcW w:w="2160" w:type="dxa"/>
            <w:vMerge/>
          </w:tcPr>
          <w:p w14:paraId="0A24E68E" w14:textId="77777777" w:rsidR="00F25BF8" w:rsidRPr="00F25BF8" w:rsidRDefault="00F25BF8" w:rsidP="00F25BF8">
            <w:pPr>
              <w:kinsoku w:val="0"/>
              <w:overflowPunct w:val="0"/>
              <w:autoSpaceDE w:val="0"/>
              <w:autoSpaceDN w:val="0"/>
              <w:adjustRightInd w:val="0"/>
              <w:contextualSpacing/>
              <w:jc w:val="center"/>
              <w:rPr>
                <w:rFonts w:cs="Times New Roman"/>
                <w:b/>
                <w:sz w:val="20"/>
              </w:rPr>
            </w:pPr>
          </w:p>
        </w:tc>
        <w:tc>
          <w:tcPr>
            <w:tcW w:w="1080" w:type="dxa"/>
            <w:vMerge/>
          </w:tcPr>
          <w:p w14:paraId="44AD9700"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440" w:type="dxa"/>
            <w:vMerge/>
          </w:tcPr>
          <w:p w14:paraId="5286A46E"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080" w:type="dxa"/>
            <w:vMerge/>
          </w:tcPr>
          <w:p w14:paraId="125EEA1A" w14:textId="77777777" w:rsidR="00F25BF8" w:rsidRPr="00F25BF8" w:rsidRDefault="00F25BF8" w:rsidP="00F25BF8">
            <w:pPr>
              <w:contextualSpacing/>
              <w:jc w:val="center"/>
              <w:rPr>
                <w:rFonts w:cs="Times New Roman"/>
                <w:sz w:val="20"/>
              </w:rPr>
            </w:pPr>
          </w:p>
        </w:tc>
        <w:tc>
          <w:tcPr>
            <w:tcW w:w="1440" w:type="dxa"/>
            <w:vMerge/>
          </w:tcPr>
          <w:p w14:paraId="5E47AEA0" w14:textId="77777777" w:rsidR="00F25BF8" w:rsidRPr="00F25BF8" w:rsidRDefault="00F25BF8" w:rsidP="00F25BF8">
            <w:pPr>
              <w:contextualSpacing/>
              <w:jc w:val="center"/>
              <w:rPr>
                <w:rFonts w:cs="Times New Roman"/>
                <w:sz w:val="20"/>
              </w:rPr>
            </w:pPr>
          </w:p>
        </w:tc>
        <w:tc>
          <w:tcPr>
            <w:tcW w:w="1440" w:type="dxa"/>
          </w:tcPr>
          <w:p w14:paraId="7F031F64" w14:textId="77777777" w:rsidR="00F25BF8" w:rsidRPr="00F25BF8" w:rsidRDefault="00F25BF8" w:rsidP="00F25BF8">
            <w:pPr>
              <w:contextualSpacing/>
              <w:jc w:val="center"/>
              <w:rPr>
                <w:rFonts w:cs="Times New Roman"/>
                <w:sz w:val="20"/>
              </w:rPr>
            </w:pPr>
            <w:r w:rsidRPr="00F25BF8">
              <w:rPr>
                <w:rFonts w:cs="Times New Roman"/>
                <w:sz w:val="20"/>
              </w:rPr>
              <w:t>Hours</w:t>
            </w:r>
          </w:p>
        </w:tc>
        <w:tc>
          <w:tcPr>
            <w:tcW w:w="1440" w:type="dxa"/>
          </w:tcPr>
          <w:p w14:paraId="35D8356B" w14:textId="77777777" w:rsidR="00F25BF8" w:rsidRPr="00F25BF8" w:rsidRDefault="00F25BF8" w:rsidP="00F25BF8">
            <w:pPr>
              <w:contextualSpacing/>
              <w:jc w:val="center"/>
              <w:rPr>
                <w:rFonts w:cs="Times New Roman"/>
                <w:sz w:val="20"/>
              </w:rPr>
            </w:pPr>
            <w:r w:rsidRPr="00F25BF8">
              <w:rPr>
                <w:rFonts w:cs="Times New Roman"/>
                <w:sz w:val="20"/>
              </w:rPr>
              <w:t>Minutes</w:t>
            </w:r>
          </w:p>
        </w:tc>
      </w:tr>
      <w:tr w:rsidR="00F25BF8" w:rsidRPr="00F25BF8" w14:paraId="0211647B" w14:textId="77777777" w:rsidTr="00F25BF8">
        <w:trPr>
          <w:trHeight w:val="20"/>
          <w:jc w:val="center"/>
        </w:trPr>
        <w:tc>
          <w:tcPr>
            <w:tcW w:w="677" w:type="dxa"/>
          </w:tcPr>
          <w:p w14:paraId="2ADBFF6B"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118" w:type="dxa"/>
          </w:tcPr>
          <w:p w14:paraId="54E26DE2"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weed_days</w:t>
            </w:r>
          </w:p>
        </w:tc>
        <w:tc>
          <w:tcPr>
            <w:tcW w:w="1440" w:type="dxa"/>
          </w:tcPr>
          <w:p w14:paraId="0D9E51EB"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nonharvest_days</w:t>
            </w:r>
          </w:p>
        </w:tc>
        <w:tc>
          <w:tcPr>
            <w:tcW w:w="1440" w:type="dxa"/>
          </w:tcPr>
          <w:p w14:paraId="0DB95D8B"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harvest_days</w:t>
            </w:r>
          </w:p>
        </w:tc>
        <w:tc>
          <w:tcPr>
            <w:tcW w:w="2160" w:type="dxa"/>
          </w:tcPr>
          <w:p w14:paraId="1B4667AD"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tillage</w:t>
            </w:r>
          </w:p>
        </w:tc>
        <w:tc>
          <w:tcPr>
            <w:tcW w:w="1080" w:type="dxa"/>
          </w:tcPr>
          <w:p w14:paraId="77042AF1"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fertilizer</w:t>
            </w:r>
          </w:p>
        </w:tc>
        <w:tc>
          <w:tcPr>
            <w:tcW w:w="1440" w:type="dxa"/>
          </w:tcPr>
          <w:p w14:paraId="75F04A3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fertilizer_kgs</w:t>
            </w:r>
          </w:p>
        </w:tc>
        <w:tc>
          <w:tcPr>
            <w:tcW w:w="1080" w:type="dxa"/>
          </w:tcPr>
          <w:p w14:paraId="1E5D45E7"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herbicide</w:t>
            </w:r>
          </w:p>
        </w:tc>
        <w:tc>
          <w:tcPr>
            <w:tcW w:w="1440" w:type="dxa"/>
          </w:tcPr>
          <w:p w14:paraId="7B4F81DC"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fallow5</w:t>
            </w:r>
          </w:p>
        </w:tc>
        <w:tc>
          <w:tcPr>
            <w:tcW w:w="1440" w:type="dxa"/>
          </w:tcPr>
          <w:p w14:paraId="3435D80C"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Hours_water</w:t>
            </w:r>
          </w:p>
        </w:tc>
        <w:tc>
          <w:tcPr>
            <w:tcW w:w="1440" w:type="dxa"/>
          </w:tcPr>
          <w:p w14:paraId="10AE1968"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Mins_water</w:t>
            </w:r>
          </w:p>
        </w:tc>
      </w:tr>
      <w:tr w:rsidR="00F25BF8" w:rsidRPr="00F25BF8" w14:paraId="55170EB0" w14:textId="77777777" w:rsidTr="00F25BF8">
        <w:trPr>
          <w:trHeight w:val="20"/>
          <w:jc w:val="center"/>
        </w:trPr>
        <w:tc>
          <w:tcPr>
            <w:tcW w:w="677" w:type="dxa"/>
          </w:tcPr>
          <w:p w14:paraId="704870E9" w14:textId="77777777" w:rsidR="00F25BF8" w:rsidRPr="00F25BF8" w:rsidRDefault="00F25BF8" w:rsidP="00F25BF8">
            <w:pPr>
              <w:contextualSpacing/>
              <w:jc w:val="center"/>
              <w:rPr>
                <w:sz w:val="20"/>
              </w:rPr>
            </w:pPr>
            <w:r w:rsidRPr="00F25BF8">
              <w:rPr>
                <w:sz w:val="20"/>
              </w:rPr>
              <w:t>1</w:t>
            </w:r>
          </w:p>
        </w:tc>
        <w:tc>
          <w:tcPr>
            <w:tcW w:w="1118" w:type="dxa"/>
          </w:tcPr>
          <w:p w14:paraId="26209DA0" w14:textId="77777777" w:rsidR="00F25BF8" w:rsidRPr="00F25BF8" w:rsidRDefault="00F25BF8" w:rsidP="00F25BF8">
            <w:pPr>
              <w:contextualSpacing/>
              <w:jc w:val="center"/>
            </w:pPr>
          </w:p>
        </w:tc>
        <w:tc>
          <w:tcPr>
            <w:tcW w:w="1440" w:type="dxa"/>
          </w:tcPr>
          <w:p w14:paraId="4C4BBACC" w14:textId="77777777" w:rsidR="00F25BF8" w:rsidRPr="00F25BF8" w:rsidRDefault="00F25BF8" w:rsidP="00F25BF8">
            <w:pPr>
              <w:contextualSpacing/>
              <w:jc w:val="center"/>
            </w:pPr>
          </w:p>
        </w:tc>
        <w:tc>
          <w:tcPr>
            <w:tcW w:w="1440" w:type="dxa"/>
          </w:tcPr>
          <w:p w14:paraId="1049FC61" w14:textId="77777777" w:rsidR="00F25BF8" w:rsidRPr="00F25BF8" w:rsidRDefault="00F25BF8" w:rsidP="00F25BF8">
            <w:pPr>
              <w:contextualSpacing/>
              <w:jc w:val="center"/>
            </w:pPr>
          </w:p>
        </w:tc>
        <w:tc>
          <w:tcPr>
            <w:tcW w:w="2160" w:type="dxa"/>
          </w:tcPr>
          <w:p w14:paraId="0163C7AB" w14:textId="77777777" w:rsidR="00F25BF8" w:rsidRPr="00F25BF8" w:rsidRDefault="00F25BF8" w:rsidP="00F25BF8">
            <w:pPr>
              <w:contextualSpacing/>
              <w:jc w:val="center"/>
            </w:pPr>
          </w:p>
        </w:tc>
        <w:tc>
          <w:tcPr>
            <w:tcW w:w="1080" w:type="dxa"/>
          </w:tcPr>
          <w:p w14:paraId="6BEFA7F6" w14:textId="77777777" w:rsidR="00F25BF8" w:rsidRPr="00F25BF8" w:rsidRDefault="00F25BF8" w:rsidP="00F25BF8">
            <w:pPr>
              <w:contextualSpacing/>
              <w:jc w:val="center"/>
            </w:pPr>
          </w:p>
        </w:tc>
        <w:tc>
          <w:tcPr>
            <w:tcW w:w="1440" w:type="dxa"/>
          </w:tcPr>
          <w:p w14:paraId="640B7516" w14:textId="77777777" w:rsidR="00F25BF8" w:rsidRPr="00F25BF8" w:rsidRDefault="00F25BF8" w:rsidP="00F25BF8">
            <w:pPr>
              <w:contextualSpacing/>
              <w:jc w:val="center"/>
            </w:pPr>
          </w:p>
        </w:tc>
        <w:tc>
          <w:tcPr>
            <w:tcW w:w="1080" w:type="dxa"/>
          </w:tcPr>
          <w:p w14:paraId="2697C7F4" w14:textId="77777777" w:rsidR="00F25BF8" w:rsidRPr="00F25BF8" w:rsidRDefault="00F25BF8" w:rsidP="00F25BF8">
            <w:pPr>
              <w:contextualSpacing/>
              <w:jc w:val="center"/>
            </w:pPr>
          </w:p>
        </w:tc>
        <w:tc>
          <w:tcPr>
            <w:tcW w:w="1440" w:type="dxa"/>
          </w:tcPr>
          <w:p w14:paraId="27DE91E4" w14:textId="77777777" w:rsidR="00F25BF8" w:rsidRPr="00F25BF8" w:rsidRDefault="00F25BF8" w:rsidP="00F25BF8">
            <w:pPr>
              <w:contextualSpacing/>
              <w:jc w:val="center"/>
            </w:pPr>
          </w:p>
        </w:tc>
        <w:tc>
          <w:tcPr>
            <w:tcW w:w="1440" w:type="dxa"/>
          </w:tcPr>
          <w:p w14:paraId="208F9ECA" w14:textId="77777777" w:rsidR="00F25BF8" w:rsidRPr="00F25BF8" w:rsidRDefault="00F25BF8" w:rsidP="00F25BF8">
            <w:pPr>
              <w:contextualSpacing/>
              <w:jc w:val="center"/>
            </w:pPr>
          </w:p>
        </w:tc>
        <w:tc>
          <w:tcPr>
            <w:tcW w:w="1440" w:type="dxa"/>
          </w:tcPr>
          <w:p w14:paraId="40CB5F62" w14:textId="77777777" w:rsidR="00F25BF8" w:rsidRPr="00F25BF8" w:rsidRDefault="00F25BF8" w:rsidP="00F25BF8">
            <w:pPr>
              <w:contextualSpacing/>
              <w:jc w:val="center"/>
            </w:pPr>
          </w:p>
        </w:tc>
      </w:tr>
      <w:tr w:rsidR="00F25BF8" w:rsidRPr="00F25BF8" w14:paraId="78EF85D2" w14:textId="77777777" w:rsidTr="00F25BF8">
        <w:trPr>
          <w:trHeight w:val="20"/>
          <w:jc w:val="center"/>
        </w:trPr>
        <w:tc>
          <w:tcPr>
            <w:tcW w:w="677" w:type="dxa"/>
          </w:tcPr>
          <w:p w14:paraId="709B58D7" w14:textId="77777777" w:rsidR="00F25BF8" w:rsidRPr="00F25BF8" w:rsidRDefault="00F25BF8" w:rsidP="00F25BF8">
            <w:pPr>
              <w:contextualSpacing/>
              <w:jc w:val="center"/>
              <w:rPr>
                <w:sz w:val="20"/>
              </w:rPr>
            </w:pPr>
            <w:r w:rsidRPr="00F25BF8">
              <w:rPr>
                <w:sz w:val="20"/>
              </w:rPr>
              <w:t>2</w:t>
            </w:r>
          </w:p>
        </w:tc>
        <w:tc>
          <w:tcPr>
            <w:tcW w:w="1118" w:type="dxa"/>
          </w:tcPr>
          <w:p w14:paraId="12AC2752" w14:textId="77777777" w:rsidR="00F25BF8" w:rsidRPr="00F25BF8" w:rsidRDefault="00F25BF8" w:rsidP="00F25BF8">
            <w:pPr>
              <w:contextualSpacing/>
              <w:jc w:val="center"/>
            </w:pPr>
          </w:p>
        </w:tc>
        <w:tc>
          <w:tcPr>
            <w:tcW w:w="1440" w:type="dxa"/>
          </w:tcPr>
          <w:p w14:paraId="716D27F6" w14:textId="77777777" w:rsidR="00F25BF8" w:rsidRPr="00F25BF8" w:rsidRDefault="00F25BF8" w:rsidP="00F25BF8">
            <w:pPr>
              <w:contextualSpacing/>
              <w:jc w:val="center"/>
            </w:pPr>
          </w:p>
        </w:tc>
        <w:tc>
          <w:tcPr>
            <w:tcW w:w="1440" w:type="dxa"/>
          </w:tcPr>
          <w:p w14:paraId="03A30AE5" w14:textId="77777777" w:rsidR="00F25BF8" w:rsidRPr="00F25BF8" w:rsidRDefault="00F25BF8" w:rsidP="00F25BF8">
            <w:pPr>
              <w:contextualSpacing/>
              <w:jc w:val="center"/>
            </w:pPr>
          </w:p>
        </w:tc>
        <w:tc>
          <w:tcPr>
            <w:tcW w:w="2160" w:type="dxa"/>
          </w:tcPr>
          <w:p w14:paraId="20E5B6DB" w14:textId="77777777" w:rsidR="00F25BF8" w:rsidRPr="00F25BF8" w:rsidRDefault="00F25BF8" w:rsidP="00F25BF8">
            <w:pPr>
              <w:contextualSpacing/>
              <w:jc w:val="center"/>
            </w:pPr>
          </w:p>
        </w:tc>
        <w:tc>
          <w:tcPr>
            <w:tcW w:w="1080" w:type="dxa"/>
          </w:tcPr>
          <w:p w14:paraId="27A4A3DC" w14:textId="77777777" w:rsidR="00F25BF8" w:rsidRPr="00F25BF8" w:rsidRDefault="00F25BF8" w:rsidP="00F25BF8">
            <w:pPr>
              <w:contextualSpacing/>
              <w:jc w:val="center"/>
            </w:pPr>
          </w:p>
        </w:tc>
        <w:tc>
          <w:tcPr>
            <w:tcW w:w="1440" w:type="dxa"/>
          </w:tcPr>
          <w:p w14:paraId="722F0084" w14:textId="77777777" w:rsidR="00F25BF8" w:rsidRPr="00F25BF8" w:rsidRDefault="00F25BF8" w:rsidP="00F25BF8">
            <w:pPr>
              <w:contextualSpacing/>
              <w:jc w:val="center"/>
            </w:pPr>
          </w:p>
        </w:tc>
        <w:tc>
          <w:tcPr>
            <w:tcW w:w="1080" w:type="dxa"/>
          </w:tcPr>
          <w:p w14:paraId="1033C0BE" w14:textId="77777777" w:rsidR="00F25BF8" w:rsidRPr="00F25BF8" w:rsidRDefault="00F25BF8" w:rsidP="00F25BF8">
            <w:pPr>
              <w:contextualSpacing/>
              <w:jc w:val="center"/>
            </w:pPr>
          </w:p>
        </w:tc>
        <w:tc>
          <w:tcPr>
            <w:tcW w:w="1440" w:type="dxa"/>
          </w:tcPr>
          <w:p w14:paraId="2C75E502" w14:textId="77777777" w:rsidR="00F25BF8" w:rsidRPr="00F25BF8" w:rsidRDefault="00F25BF8" w:rsidP="00F25BF8">
            <w:pPr>
              <w:contextualSpacing/>
              <w:jc w:val="center"/>
            </w:pPr>
          </w:p>
        </w:tc>
        <w:tc>
          <w:tcPr>
            <w:tcW w:w="1440" w:type="dxa"/>
          </w:tcPr>
          <w:p w14:paraId="41DF491B" w14:textId="77777777" w:rsidR="00F25BF8" w:rsidRPr="00F25BF8" w:rsidRDefault="00F25BF8" w:rsidP="00F25BF8">
            <w:pPr>
              <w:contextualSpacing/>
              <w:jc w:val="center"/>
            </w:pPr>
          </w:p>
        </w:tc>
        <w:tc>
          <w:tcPr>
            <w:tcW w:w="1440" w:type="dxa"/>
          </w:tcPr>
          <w:p w14:paraId="2E04604F" w14:textId="77777777" w:rsidR="00F25BF8" w:rsidRPr="00F25BF8" w:rsidRDefault="00F25BF8" w:rsidP="00F25BF8">
            <w:pPr>
              <w:contextualSpacing/>
              <w:jc w:val="center"/>
            </w:pPr>
          </w:p>
        </w:tc>
      </w:tr>
      <w:tr w:rsidR="00F25BF8" w:rsidRPr="00F25BF8" w14:paraId="5EC2AFF1" w14:textId="77777777" w:rsidTr="00F25BF8">
        <w:trPr>
          <w:trHeight w:val="20"/>
          <w:jc w:val="center"/>
        </w:trPr>
        <w:tc>
          <w:tcPr>
            <w:tcW w:w="677" w:type="dxa"/>
          </w:tcPr>
          <w:p w14:paraId="17EDC24D" w14:textId="77777777" w:rsidR="00F25BF8" w:rsidRPr="00F25BF8" w:rsidRDefault="00F25BF8" w:rsidP="00F25BF8">
            <w:pPr>
              <w:contextualSpacing/>
              <w:jc w:val="center"/>
              <w:rPr>
                <w:sz w:val="20"/>
              </w:rPr>
            </w:pPr>
            <w:r w:rsidRPr="00F25BF8">
              <w:rPr>
                <w:sz w:val="20"/>
              </w:rPr>
              <w:t>3</w:t>
            </w:r>
          </w:p>
        </w:tc>
        <w:tc>
          <w:tcPr>
            <w:tcW w:w="1118" w:type="dxa"/>
          </w:tcPr>
          <w:p w14:paraId="1743C4F0" w14:textId="77777777" w:rsidR="00F25BF8" w:rsidRPr="00F25BF8" w:rsidRDefault="00F25BF8" w:rsidP="00F25BF8">
            <w:pPr>
              <w:contextualSpacing/>
              <w:jc w:val="center"/>
            </w:pPr>
          </w:p>
        </w:tc>
        <w:tc>
          <w:tcPr>
            <w:tcW w:w="1440" w:type="dxa"/>
          </w:tcPr>
          <w:p w14:paraId="1DE6F12C" w14:textId="77777777" w:rsidR="00F25BF8" w:rsidRPr="00F25BF8" w:rsidRDefault="00F25BF8" w:rsidP="00F25BF8">
            <w:pPr>
              <w:contextualSpacing/>
              <w:jc w:val="center"/>
            </w:pPr>
          </w:p>
        </w:tc>
        <w:tc>
          <w:tcPr>
            <w:tcW w:w="1440" w:type="dxa"/>
          </w:tcPr>
          <w:p w14:paraId="3FBEF17D" w14:textId="77777777" w:rsidR="00F25BF8" w:rsidRPr="00F25BF8" w:rsidRDefault="00F25BF8" w:rsidP="00F25BF8">
            <w:pPr>
              <w:contextualSpacing/>
              <w:jc w:val="center"/>
            </w:pPr>
          </w:p>
        </w:tc>
        <w:tc>
          <w:tcPr>
            <w:tcW w:w="2160" w:type="dxa"/>
          </w:tcPr>
          <w:p w14:paraId="1B430D59" w14:textId="77777777" w:rsidR="00F25BF8" w:rsidRPr="00F25BF8" w:rsidRDefault="00F25BF8" w:rsidP="00F25BF8">
            <w:pPr>
              <w:contextualSpacing/>
              <w:jc w:val="center"/>
            </w:pPr>
          </w:p>
        </w:tc>
        <w:tc>
          <w:tcPr>
            <w:tcW w:w="1080" w:type="dxa"/>
          </w:tcPr>
          <w:p w14:paraId="7663C700" w14:textId="77777777" w:rsidR="00F25BF8" w:rsidRPr="00F25BF8" w:rsidRDefault="00F25BF8" w:rsidP="00F25BF8">
            <w:pPr>
              <w:contextualSpacing/>
              <w:jc w:val="center"/>
            </w:pPr>
          </w:p>
        </w:tc>
        <w:tc>
          <w:tcPr>
            <w:tcW w:w="1440" w:type="dxa"/>
          </w:tcPr>
          <w:p w14:paraId="6CD649A0" w14:textId="77777777" w:rsidR="00F25BF8" w:rsidRPr="00F25BF8" w:rsidRDefault="00F25BF8" w:rsidP="00F25BF8">
            <w:pPr>
              <w:contextualSpacing/>
              <w:jc w:val="center"/>
            </w:pPr>
          </w:p>
        </w:tc>
        <w:tc>
          <w:tcPr>
            <w:tcW w:w="1080" w:type="dxa"/>
          </w:tcPr>
          <w:p w14:paraId="73D37E6D" w14:textId="77777777" w:rsidR="00F25BF8" w:rsidRPr="00F25BF8" w:rsidRDefault="00F25BF8" w:rsidP="00F25BF8">
            <w:pPr>
              <w:contextualSpacing/>
              <w:jc w:val="center"/>
            </w:pPr>
          </w:p>
        </w:tc>
        <w:tc>
          <w:tcPr>
            <w:tcW w:w="1440" w:type="dxa"/>
          </w:tcPr>
          <w:p w14:paraId="13A60CD1" w14:textId="77777777" w:rsidR="00F25BF8" w:rsidRPr="00F25BF8" w:rsidRDefault="00F25BF8" w:rsidP="00F25BF8">
            <w:pPr>
              <w:contextualSpacing/>
              <w:jc w:val="center"/>
            </w:pPr>
          </w:p>
        </w:tc>
        <w:tc>
          <w:tcPr>
            <w:tcW w:w="1440" w:type="dxa"/>
          </w:tcPr>
          <w:p w14:paraId="64467315" w14:textId="77777777" w:rsidR="00F25BF8" w:rsidRPr="00F25BF8" w:rsidRDefault="00F25BF8" w:rsidP="00F25BF8">
            <w:pPr>
              <w:contextualSpacing/>
              <w:jc w:val="center"/>
            </w:pPr>
          </w:p>
        </w:tc>
        <w:tc>
          <w:tcPr>
            <w:tcW w:w="1440" w:type="dxa"/>
          </w:tcPr>
          <w:p w14:paraId="7DB9DF91" w14:textId="77777777" w:rsidR="00F25BF8" w:rsidRPr="00F25BF8" w:rsidRDefault="00F25BF8" w:rsidP="00F25BF8">
            <w:pPr>
              <w:contextualSpacing/>
              <w:jc w:val="center"/>
            </w:pPr>
          </w:p>
        </w:tc>
      </w:tr>
      <w:tr w:rsidR="00F25BF8" w:rsidRPr="00F25BF8" w14:paraId="72C2083C" w14:textId="77777777" w:rsidTr="00F25BF8">
        <w:trPr>
          <w:trHeight w:val="20"/>
          <w:jc w:val="center"/>
        </w:trPr>
        <w:tc>
          <w:tcPr>
            <w:tcW w:w="677" w:type="dxa"/>
          </w:tcPr>
          <w:p w14:paraId="6DE48A8A" w14:textId="77777777" w:rsidR="00F25BF8" w:rsidRPr="00F25BF8" w:rsidRDefault="00F25BF8" w:rsidP="00F25BF8">
            <w:pPr>
              <w:contextualSpacing/>
              <w:jc w:val="center"/>
              <w:rPr>
                <w:sz w:val="20"/>
              </w:rPr>
            </w:pPr>
            <w:r w:rsidRPr="00F25BF8">
              <w:rPr>
                <w:sz w:val="20"/>
              </w:rPr>
              <w:t>4</w:t>
            </w:r>
          </w:p>
        </w:tc>
        <w:tc>
          <w:tcPr>
            <w:tcW w:w="1118" w:type="dxa"/>
          </w:tcPr>
          <w:p w14:paraId="73A3AFBD" w14:textId="77777777" w:rsidR="00F25BF8" w:rsidRPr="00F25BF8" w:rsidRDefault="00F25BF8" w:rsidP="00F25BF8">
            <w:pPr>
              <w:contextualSpacing/>
              <w:jc w:val="center"/>
            </w:pPr>
          </w:p>
        </w:tc>
        <w:tc>
          <w:tcPr>
            <w:tcW w:w="1440" w:type="dxa"/>
          </w:tcPr>
          <w:p w14:paraId="6999DD2B" w14:textId="77777777" w:rsidR="00F25BF8" w:rsidRPr="00F25BF8" w:rsidRDefault="00F25BF8" w:rsidP="00F25BF8">
            <w:pPr>
              <w:contextualSpacing/>
              <w:jc w:val="center"/>
            </w:pPr>
          </w:p>
        </w:tc>
        <w:tc>
          <w:tcPr>
            <w:tcW w:w="1440" w:type="dxa"/>
          </w:tcPr>
          <w:p w14:paraId="4EC6B008" w14:textId="77777777" w:rsidR="00F25BF8" w:rsidRPr="00F25BF8" w:rsidRDefault="00F25BF8" w:rsidP="00F25BF8">
            <w:pPr>
              <w:contextualSpacing/>
              <w:jc w:val="center"/>
            </w:pPr>
          </w:p>
        </w:tc>
        <w:tc>
          <w:tcPr>
            <w:tcW w:w="2160" w:type="dxa"/>
          </w:tcPr>
          <w:p w14:paraId="375C14F3" w14:textId="77777777" w:rsidR="00F25BF8" w:rsidRPr="00F25BF8" w:rsidRDefault="00F25BF8" w:rsidP="00F25BF8">
            <w:pPr>
              <w:contextualSpacing/>
              <w:jc w:val="center"/>
            </w:pPr>
          </w:p>
        </w:tc>
        <w:tc>
          <w:tcPr>
            <w:tcW w:w="1080" w:type="dxa"/>
          </w:tcPr>
          <w:p w14:paraId="629C7349" w14:textId="77777777" w:rsidR="00F25BF8" w:rsidRPr="00F25BF8" w:rsidRDefault="00F25BF8" w:rsidP="00F25BF8">
            <w:pPr>
              <w:contextualSpacing/>
              <w:jc w:val="center"/>
            </w:pPr>
          </w:p>
        </w:tc>
        <w:tc>
          <w:tcPr>
            <w:tcW w:w="1440" w:type="dxa"/>
          </w:tcPr>
          <w:p w14:paraId="26FF9C86" w14:textId="77777777" w:rsidR="00F25BF8" w:rsidRPr="00F25BF8" w:rsidRDefault="00F25BF8" w:rsidP="00F25BF8">
            <w:pPr>
              <w:contextualSpacing/>
              <w:jc w:val="center"/>
            </w:pPr>
          </w:p>
        </w:tc>
        <w:tc>
          <w:tcPr>
            <w:tcW w:w="1080" w:type="dxa"/>
          </w:tcPr>
          <w:p w14:paraId="372494D3" w14:textId="77777777" w:rsidR="00F25BF8" w:rsidRPr="00F25BF8" w:rsidRDefault="00F25BF8" w:rsidP="00F25BF8">
            <w:pPr>
              <w:contextualSpacing/>
              <w:jc w:val="center"/>
            </w:pPr>
          </w:p>
        </w:tc>
        <w:tc>
          <w:tcPr>
            <w:tcW w:w="1440" w:type="dxa"/>
          </w:tcPr>
          <w:p w14:paraId="116E3BD2" w14:textId="77777777" w:rsidR="00F25BF8" w:rsidRPr="00F25BF8" w:rsidRDefault="00F25BF8" w:rsidP="00F25BF8">
            <w:pPr>
              <w:contextualSpacing/>
              <w:jc w:val="center"/>
            </w:pPr>
          </w:p>
        </w:tc>
        <w:tc>
          <w:tcPr>
            <w:tcW w:w="1440" w:type="dxa"/>
          </w:tcPr>
          <w:p w14:paraId="4CF9A09C" w14:textId="77777777" w:rsidR="00F25BF8" w:rsidRPr="00F25BF8" w:rsidRDefault="00F25BF8" w:rsidP="00F25BF8">
            <w:pPr>
              <w:contextualSpacing/>
              <w:jc w:val="center"/>
            </w:pPr>
          </w:p>
        </w:tc>
        <w:tc>
          <w:tcPr>
            <w:tcW w:w="1440" w:type="dxa"/>
          </w:tcPr>
          <w:p w14:paraId="1F9358CA" w14:textId="77777777" w:rsidR="00F25BF8" w:rsidRPr="00F25BF8" w:rsidRDefault="00F25BF8" w:rsidP="00F25BF8">
            <w:pPr>
              <w:contextualSpacing/>
              <w:jc w:val="center"/>
            </w:pPr>
          </w:p>
        </w:tc>
      </w:tr>
      <w:tr w:rsidR="00F25BF8" w:rsidRPr="00F25BF8" w14:paraId="6124F38E" w14:textId="77777777" w:rsidTr="00F25BF8">
        <w:trPr>
          <w:trHeight w:val="20"/>
          <w:jc w:val="center"/>
        </w:trPr>
        <w:tc>
          <w:tcPr>
            <w:tcW w:w="677" w:type="dxa"/>
          </w:tcPr>
          <w:p w14:paraId="18C2D13F" w14:textId="77777777" w:rsidR="00F25BF8" w:rsidRPr="00F25BF8" w:rsidRDefault="00F25BF8" w:rsidP="00F25BF8">
            <w:pPr>
              <w:contextualSpacing/>
              <w:jc w:val="center"/>
              <w:rPr>
                <w:sz w:val="20"/>
              </w:rPr>
            </w:pPr>
            <w:r w:rsidRPr="00F25BF8">
              <w:rPr>
                <w:sz w:val="20"/>
              </w:rPr>
              <w:t>5</w:t>
            </w:r>
          </w:p>
        </w:tc>
        <w:tc>
          <w:tcPr>
            <w:tcW w:w="1118" w:type="dxa"/>
          </w:tcPr>
          <w:p w14:paraId="04E223A6" w14:textId="77777777" w:rsidR="00F25BF8" w:rsidRPr="00F25BF8" w:rsidRDefault="00F25BF8" w:rsidP="00F25BF8">
            <w:pPr>
              <w:contextualSpacing/>
              <w:jc w:val="center"/>
            </w:pPr>
          </w:p>
        </w:tc>
        <w:tc>
          <w:tcPr>
            <w:tcW w:w="1440" w:type="dxa"/>
          </w:tcPr>
          <w:p w14:paraId="727E4EE6" w14:textId="77777777" w:rsidR="00F25BF8" w:rsidRPr="00F25BF8" w:rsidRDefault="00F25BF8" w:rsidP="00F25BF8">
            <w:pPr>
              <w:contextualSpacing/>
              <w:jc w:val="center"/>
            </w:pPr>
          </w:p>
        </w:tc>
        <w:tc>
          <w:tcPr>
            <w:tcW w:w="1440" w:type="dxa"/>
          </w:tcPr>
          <w:p w14:paraId="72A5C536" w14:textId="77777777" w:rsidR="00F25BF8" w:rsidRPr="00F25BF8" w:rsidRDefault="00F25BF8" w:rsidP="00F25BF8">
            <w:pPr>
              <w:contextualSpacing/>
              <w:jc w:val="center"/>
            </w:pPr>
          </w:p>
        </w:tc>
        <w:tc>
          <w:tcPr>
            <w:tcW w:w="2160" w:type="dxa"/>
          </w:tcPr>
          <w:p w14:paraId="5C8BABF7" w14:textId="77777777" w:rsidR="00F25BF8" w:rsidRPr="00F25BF8" w:rsidRDefault="00F25BF8" w:rsidP="00F25BF8">
            <w:pPr>
              <w:contextualSpacing/>
              <w:jc w:val="center"/>
            </w:pPr>
          </w:p>
        </w:tc>
        <w:tc>
          <w:tcPr>
            <w:tcW w:w="1080" w:type="dxa"/>
          </w:tcPr>
          <w:p w14:paraId="75510C9A" w14:textId="77777777" w:rsidR="00F25BF8" w:rsidRPr="00F25BF8" w:rsidRDefault="00F25BF8" w:rsidP="00F25BF8">
            <w:pPr>
              <w:contextualSpacing/>
              <w:jc w:val="center"/>
            </w:pPr>
          </w:p>
        </w:tc>
        <w:tc>
          <w:tcPr>
            <w:tcW w:w="1440" w:type="dxa"/>
          </w:tcPr>
          <w:p w14:paraId="415D6309" w14:textId="77777777" w:rsidR="00F25BF8" w:rsidRPr="00F25BF8" w:rsidRDefault="00F25BF8" w:rsidP="00F25BF8">
            <w:pPr>
              <w:contextualSpacing/>
              <w:jc w:val="center"/>
            </w:pPr>
          </w:p>
        </w:tc>
        <w:tc>
          <w:tcPr>
            <w:tcW w:w="1080" w:type="dxa"/>
          </w:tcPr>
          <w:p w14:paraId="36AD2A1C" w14:textId="77777777" w:rsidR="00F25BF8" w:rsidRPr="00F25BF8" w:rsidRDefault="00F25BF8" w:rsidP="00F25BF8">
            <w:pPr>
              <w:contextualSpacing/>
              <w:jc w:val="center"/>
            </w:pPr>
          </w:p>
        </w:tc>
        <w:tc>
          <w:tcPr>
            <w:tcW w:w="1440" w:type="dxa"/>
          </w:tcPr>
          <w:p w14:paraId="2C3545D8" w14:textId="77777777" w:rsidR="00F25BF8" w:rsidRPr="00F25BF8" w:rsidRDefault="00F25BF8" w:rsidP="00F25BF8">
            <w:pPr>
              <w:contextualSpacing/>
              <w:jc w:val="center"/>
            </w:pPr>
          </w:p>
        </w:tc>
        <w:tc>
          <w:tcPr>
            <w:tcW w:w="1440" w:type="dxa"/>
          </w:tcPr>
          <w:p w14:paraId="12C548DC" w14:textId="77777777" w:rsidR="00F25BF8" w:rsidRPr="00F25BF8" w:rsidRDefault="00F25BF8" w:rsidP="00F25BF8">
            <w:pPr>
              <w:contextualSpacing/>
              <w:jc w:val="center"/>
            </w:pPr>
          </w:p>
        </w:tc>
        <w:tc>
          <w:tcPr>
            <w:tcW w:w="1440" w:type="dxa"/>
          </w:tcPr>
          <w:p w14:paraId="3588EE26" w14:textId="77777777" w:rsidR="00F25BF8" w:rsidRPr="00F25BF8" w:rsidRDefault="00F25BF8" w:rsidP="00F25BF8">
            <w:pPr>
              <w:contextualSpacing/>
              <w:jc w:val="center"/>
            </w:pPr>
          </w:p>
        </w:tc>
      </w:tr>
      <w:tr w:rsidR="00F25BF8" w:rsidRPr="00F25BF8" w14:paraId="1BDB512A" w14:textId="77777777" w:rsidTr="00F25BF8">
        <w:trPr>
          <w:trHeight w:val="20"/>
          <w:jc w:val="center"/>
        </w:trPr>
        <w:tc>
          <w:tcPr>
            <w:tcW w:w="677" w:type="dxa"/>
          </w:tcPr>
          <w:p w14:paraId="61A080ED" w14:textId="77777777" w:rsidR="00F25BF8" w:rsidRPr="00F25BF8" w:rsidRDefault="00F25BF8" w:rsidP="00F25BF8">
            <w:pPr>
              <w:contextualSpacing/>
              <w:jc w:val="center"/>
              <w:rPr>
                <w:sz w:val="20"/>
              </w:rPr>
            </w:pPr>
            <w:r w:rsidRPr="00F25BF8">
              <w:rPr>
                <w:sz w:val="20"/>
              </w:rPr>
              <w:t>6</w:t>
            </w:r>
          </w:p>
        </w:tc>
        <w:tc>
          <w:tcPr>
            <w:tcW w:w="1118" w:type="dxa"/>
          </w:tcPr>
          <w:p w14:paraId="657EE4FA" w14:textId="77777777" w:rsidR="00F25BF8" w:rsidRPr="00F25BF8" w:rsidRDefault="00F25BF8" w:rsidP="00F25BF8">
            <w:pPr>
              <w:contextualSpacing/>
              <w:jc w:val="center"/>
            </w:pPr>
          </w:p>
        </w:tc>
        <w:tc>
          <w:tcPr>
            <w:tcW w:w="1440" w:type="dxa"/>
          </w:tcPr>
          <w:p w14:paraId="502345B4" w14:textId="77777777" w:rsidR="00F25BF8" w:rsidRPr="00F25BF8" w:rsidRDefault="00F25BF8" w:rsidP="00F25BF8">
            <w:pPr>
              <w:contextualSpacing/>
              <w:jc w:val="center"/>
            </w:pPr>
          </w:p>
        </w:tc>
        <w:tc>
          <w:tcPr>
            <w:tcW w:w="1440" w:type="dxa"/>
          </w:tcPr>
          <w:p w14:paraId="7435E008" w14:textId="77777777" w:rsidR="00F25BF8" w:rsidRPr="00F25BF8" w:rsidRDefault="00F25BF8" w:rsidP="00F25BF8">
            <w:pPr>
              <w:contextualSpacing/>
              <w:jc w:val="center"/>
            </w:pPr>
          </w:p>
        </w:tc>
        <w:tc>
          <w:tcPr>
            <w:tcW w:w="2160" w:type="dxa"/>
          </w:tcPr>
          <w:p w14:paraId="51E08459" w14:textId="77777777" w:rsidR="00F25BF8" w:rsidRPr="00F25BF8" w:rsidRDefault="00F25BF8" w:rsidP="00F25BF8">
            <w:pPr>
              <w:contextualSpacing/>
              <w:jc w:val="center"/>
            </w:pPr>
          </w:p>
        </w:tc>
        <w:tc>
          <w:tcPr>
            <w:tcW w:w="1080" w:type="dxa"/>
          </w:tcPr>
          <w:p w14:paraId="2D422479" w14:textId="77777777" w:rsidR="00F25BF8" w:rsidRPr="00F25BF8" w:rsidRDefault="00F25BF8" w:rsidP="00F25BF8">
            <w:pPr>
              <w:contextualSpacing/>
              <w:jc w:val="center"/>
            </w:pPr>
          </w:p>
        </w:tc>
        <w:tc>
          <w:tcPr>
            <w:tcW w:w="1440" w:type="dxa"/>
          </w:tcPr>
          <w:p w14:paraId="5D7DFD23" w14:textId="77777777" w:rsidR="00F25BF8" w:rsidRPr="00F25BF8" w:rsidRDefault="00F25BF8" w:rsidP="00F25BF8">
            <w:pPr>
              <w:contextualSpacing/>
              <w:jc w:val="center"/>
            </w:pPr>
          </w:p>
        </w:tc>
        <w:tc>
          <w:tcPr>
            <w:tcW w:w="1080" w:type="dxa"/>
          </w:tcPr>
          <w:p w14:paraId="456516FC" w14:textId="77777777" w:rsidR="00F25BF8" w:rsidRPr="00F25BF8" w:rsidRDefault="00F25BF8" w:rsidP="00F25BF8">
            <w:pPr>
              <w:contextualSpacing/>
              <w:jc w:val="center"/>
            </w:pPr>
          </w:p>
        </w:tc>
        <w:tc>
          <w:tcPr>
            <w:tcW w:w="1440" w:type="dxa"/>
          </w:tcPr>
          <w:p w14:paraId="522F9145" w14:textId="77777777" w:rsidR="00F25BF8" w:rsidRPr="00F25BF8" w:rsidRDefault="00F25BF8" w:rsidP="00F25BF8">
            <w:pPr>
              <w:contextualSpacing/>
              <w:jc w:val="center"/>
            </w:pPr>
          </w:p>
        </w:tc>
        <w:tc>
          <w:tcPr>
            <w:tcW w:w="1440" w:type="dxa"/>
          </w:tcPr>
          <w:p w14:paraId="05E4E819" w14:textId="77777777" w:rsidR="00F25BF8" w:rsidRPr="00F25BF8" w:rsidRDefault="00F25BF8" w:rsidP="00F25BF8">
            <w:pPr>
              <w:contextualSpacing/>
              <w:jc w:val="center"/>
            </w:pPr>
          </w:p>
        </w:tc>
        <w:tc>
          <w:tcPr>
            <w:tcW w:w="1440" w:type="dxa"/>
          </w:tcPr>
          <w:p w14:paraId="39A8CD5E" w14:textId="77777777" w:rsidR="00F25BF8" w:rsidRPr="00F25BF8" w:rsidRDefault="00F25BF8" w:rsidP="00F25BF8">
            <w:pPr>
              <w:contextualSpacing/>
              <w:jc w:val="center"/>
            </w:pPr>
          </w:p>
        </w:tc>
      </w:tr>
      <w:tr w:rsidR="00F25BF8" w:rsidRPr="00F25BF8" w14:paraId="3218454C" w14:textId="77777777" w:rsidTr="00F25BF8">
        <w:trPr>
          <w:trHeight w:val="20"/>
          <w:jc w:val="center"/>
        </w:trPr>
        <w:tc>
          <w:tcPr>
            <w:tcW w:w="677" w:type="dxa"/>
          </w:tcPr>
          <w:p w14:paraId="47C56CB5" w14:textId="77777777" w:rsidR="00F25BF8" w:rsidRPr="00F25BF8" w:rsidRDefault="00F25BF8" w:rsidP="00F25BF8">
            <w:pPr>
              <w:contextualSpacing/>
              <w:jc w:val="center"/>
              <w:rPr>
                <w:sz w:val="20"/>
              </w:rPr>
            </w:pPr>
            <w:r w:rsidRPr="00F25BF8">
              <w:rPr>
                <w:sz w:val="20"/>
              </w:rPr>
              <w:t>7</w:t>
            </w:r>
          </w:p>
        </w:tc>
        <w:tc>
          <w:tcPr>
            <w:tcW w:w="1118" w:type="dxa"/>
          </w:tcPr>
          <w:p w14:paraId="7BE83B49" w14:textId="77777777" w:rsidR="00F25BF8" w:rsidRPr="00F25BF8" w:rsidRDefault="00F25BF8" w:rsidP="00F25BF8">
            <w:pPr>
              <w:contextualSpacing/>
              <w:jc w:val="center"/>
            </w:pPr>
          </w:p>
        </w:tc>
        <w:tc>
          <w:tcPr>
            <w:tcW w:w="1440" w:type="dxa"/>
          </w:tcPr>
          <w:p w14:paraId="17375011" w14:textId="77777777" w:rsidR="00F25BF8" w:rsidRPr="00F25BF8" w:rsidRDefault="00F25BF8" w:rsidP="00F25BF8">
            <w:pPr>
              <w:contextualSpacing/>
              <w:jc w:val="center"/>
            </w:pPr>
          </w:p>
        </w:tc>
        <w:tc>
          <w:tcPr>
            <w:tcW w:w="1440" w:type="dxa"/>
          </w:tcPr>
          <w:p w14:paraId="4007490F" w14:textId="77777777" w:rsidR="00F25BF8" w:rsidRPr="00F25BF8" w:rsidRDefault="00F25BF8" w:rsidP="00F25BF8">
            <w:pPr>
              <w:contextualSpacing/>
              <w:jc w:val="center"/>
            </w:pPr>
          </w:p>
        </w:tc>
        <w:tc>
          <w:tcPr>
            <w:tcW w:w="2160" w:type="dxa"/>
          </w:tcPr>
          <w:p w14:paraId="728A96B8" w14:textId="77777777" w:rsidR="00F25BF8" w:rsidRPr="00F25BF8" w:rsidRDefault="00F25BF8" w:rsidP="00F25BF8">
            <w:pPr>
              <w:contextualSpacing/>
              <w:jc w:val="center"/>
            </w:pPr>
          </w:p>
        </w:tc>
        <w:tc>
          <w:tcPr>
            <w:tcW w:w="1080" w:type="dxa"/>
          </w:tcPr>
          <w:p w14:paraId="49C4FB9E" w14:textId="77777777" w:rsidR="00F25BF8" w:rsidRPr="00F25BF8" w:rsidRDefault="00F25BF8" w:rsidP="00F25BF8">
            <w:pPr>
              <w:contextualSpacing/>
              <w:jc w:val="center"/>
            </w:pPr>
          </w:p>
        </w:tc>
        <w:tc>
          <w:tcPr>
            <w:tcW w:w="1440" w:type="dxa"/>
          </w:tcPr>
          <w:p w14:paraId="24F5B018" w14:textId="77777777" w:rsidR="00F25BF8" w:rsidRPr="00F25BF8" w:rsidRDefault="00F25BF8" w:rsidP="00F25BF8">
            <w:pPr>
              <w:contextualSpacing/>
              <w:jc w:val="center"/>
            </w:pPr>
          </w:p>
        </w:tc>
        <w:tc>
          <w:tcPr>
            <w:tcW w:w="1080" w:type="dxa"/>
          </w:tcPr>
          <w:p w14:paraId="00715E71" w14:textId="77777777" w:rsidR="00F25BF8" w:rsidRPr="00F25BF8" w:rsidRDefault="00F25BF8" w:rsidP="00F25BF8">
            <w:pPr>
              <w:contextualSpacing/>
              <w:jc w:val="center"/>
            </w:pPr>
          </w:p>
        </w:tc>
        <w:tc>
          <w:tcPr>
            <w:tcW w:w="1440" w:type="dxa"/>
          </w:tcPr>
          <w:p w14:paraId="1840C0BD" w14:textId="77777777" w:rsidR="00F25BF8" w:rsidRPr="00F25BF8" w:rsidRDefault="00F25BF8" w:rsidP="00F25BF8">
            <w:pPr>
              <w:contextualSpacing/>
              <w:jc w:val="center"/>
            </w:pPr>
          </w:p>
        </w:tc>
        <w:tc>
          <w:tcPr>
            <w:tcW w:w="1440" w:type="dxa"/>
          </w:tcPr>
          <w:p w14:paraId="072EC22B" w14:textId="77777777" w:rsidR="00F25BF8" w:rsidRPr="00F25BF8" w:rsidRDefault="00F25BF8" w:rsidP="00F25BF8">
            <w:pPr>
              <w:contextualSpacing/>
              <w:jc w:val="center"/>
            </w:pPr>
          </w:p>
        </w:tc>
        <w:tc>
          <w:tcPr>
            <w:tcW w:w="1440" w:type="dxa"/>
          </w:tcPr>
          <w:p w14:paraId="27DBB0BF" w14:textId="77777777" w:rsidR="00F25BF8" w:rsidRPr="00F25BF8" w:rsidRDefault="00F25BF8" w:rsidP="00F25BF8">
            <w:pPr>
              <w:contextualSpacing/>
              <w:jc w:val="center"/>
            </w:pPr>
          </w:p>
        </w:tc>
      </w:tr>
      <w:tr w:rsidR="00F25BF8" w:rsidRPr="00F25BF8" w14:paraId="3AC123E8" w14:textId="77777777" w:rsidTr="00F25BF8">
        <w:trPr>
          <w:trHeight w:val="20"/>
          <w:jc w:val="center"/>
        </w:trPr>
        <w:tc>
          <w:tcPr>
            <w:tcW w:w="677" w:type="dxa"/>
          </w:tcPr>
          <w:p w14:paraId="682755C0" w14:textId="77777777" w:rsidR="00F25BF8" w:rsidRPr="00F25BF8" w:rsidRDefault="00F25BF8" w:rsidP="00F25BF8">
            <w:pPr>
              <w:contextualSpacing/>
              <w:jc w:val="center"/>
              <w:rPr>
                <w:sz w:val="20"/>
              </w:rPr>
            </w:pPr>
            <w:r w:rsidRPr="00F25BF8">
              <w:rPr>
                <w:sz w:val="20"/>
              </w:rPr>
              <w:t>8</w:t>
            </w:r>
          </w:p>
        </w:tc>
        <w:tc>
          <w:tcPr>
            <w:tcW w:w="1118" w:type="dxa"/>
          </w:tcPr>
          <w:p w14:paraId="4811A6D7" w14:textId="77777777" w:rsidR="00F25BF8" w:rsidRPr="00F25BF8" w:rsidRDefault="00F25BF8" w:rsidP="00F25BF8">
            <w:pPr>
              <w:contextualSpacing/>
              <w:jc w:val="center"/>
            </w:pPr>
          </w:p>
        </w:tc>
        <w:tc>
          <w:tcPr>
            <w:tcW w:w="1440" w:type="dxa"/>
          </w:tcPr>
          <w:p w14:paraId="683A6078" w14:textId="77777777" w:rsidR="00F25BF8" w:rsidRPr="00F25BF8" w:rsidRDefault="00F25BF8" w:rsidP="00F25BF8">
            <w:pPr>
              <w:contextualSpacing/>
              <w:jc w:val="center"/>
            </w:pPr>
          </w:p>
        </w:tc>
        <w:tc>
          <w:tcPr>
            <w:tcW w:w="1440" w:type="dxa"/>
          </w:tcPr>
          <w:p w14:paraId="2293B7AF" w14:textId="77777777" w:rsidR="00F25BF8" w:rsidRPr="00F25BF8" w:rsidRDefault="00F25BF8" w:rsidP="00F25BF8">
            <w:pPr>
              <w:contextualSpacing/>
              <w:jc w:val="center"/>
            </w:pPr>
          </w:p>
        </w:tc>
        <w:tc>
          <w:tcPr>
            <w:tcW w:w="2160" w:type="dxa"/>
          </w:tcPr>
          <w:p w14:paraId="17FA711E" w14:textId="77777777" w:rsidR="00F25BF8" w:rsidRPr="00F25BF8" w:rsidRDefault="00F25BF8" w:rsidP="00F25BF8">
            <w:pPr>
              <w:contextualSpacing/>
              <w:jc w:val="center"/>
            </w:pPr>
          </w:p>
        </w:tc>
        <w:tc>
          <w:tcPr>
            <w:tcW w:w="1080" w:type="dxa"/>
          </w:tcPr>
          <w:p w14:paraId="7DD25CBE" w14:textId="77777777" w:rsidR="00F25BF8" w:rsidRPr="00F25BF8" w:rsidRDefault="00F25BF8" w:rsidP="00F25BF8">
            <w:pPr>
              <w:contextualSpacing/>
              <w:jc w:val="center"/>
            </w:pPr>
          </w:p>
        </w:tc>
        <w:tc>
          <w:tcPr>
            <w:tcW w:w="1440" w:type="dxa"/>
          </w:tcPr>
          <w:p w14:paraId="0A3CE4DB" w14:textId="77777777" w:rsidR="00F25BF8" w:rsidRPr="00F25BF8" w:rsidRDefault="00F25BF8" w:rsidP="00F25BF8">
            <w:pPr>
              <w:contextualSpacing/>
              <w:jc w:val="center"/>
            </w:pPr>
          </w:p>
        </w:tc>
        <w:tc>
          <w:tcPr>
            <w:tcW w:w="1080" w:type="dxa"/>
          </w:tcPr>
          <w:p w14:paraId="5D24548A" w14:textId="77777777" w:rsidR="00F25BF8" w:rsidRPr="00F25BF8" w:rsidRDefault="00F25BF8" w:rsidP="00F25BF8">
            <w:pPr>
              <w:contextualSpacing/>
              <w:jc w:val="center"/>
            </w:pPr>
          </w:p>
        </w:tc>
        <w:tc>
          <w:tcPr>
            <w:tcW w:w="1440" w:type="dxa"/>
          </w:tcPr>
          <w:p w14:paraId="55CC07B3" w14:textId="77777777" w:rsidR="00F25BF8" w:rsidRPr="00F25BF8" w:rsidRDefault="00F25BF8" w:rsidP="00F25BF8">
            <w:pPr>
              <w:contextualSpacing/>
              <w:jc w:val="center"/>
            </w:pPr>
          </w:p>
        </w:tc>
        <w:tc>
          <w:tcPr>
            <w:tcW w:w="1440" w:type="dxa"/>
          </w:tcPr>
          <w:p w14:paraId="0F504881" w14:textId="77777777" w:rsidR="00F25BF8" w:rsidRPr="00F25BF8" w:rsidRDefault="00F25BF8" w:rsidP="00F25BF8">
            <w:pPr>
              <w:contextualSpacing/>
              <w:jc w:val="center"/>
            </w:pPr>
          </w:p>
        </w:tc>
        <w:tc>
          <w:tcPr>
            <w:tcW w:w="1440" w:type="dxa"/>
          </w:tcPr>
          <w:p w14:paraId="15FA349D" w14:textId="77777777" w:rsidR="00F25BF8" w:rsidRPr="00F25BF8" w:rsidRDefault="00F25BF8" w:rsidP="00F25BF8">
            <w:pPr>
              <w:contextualSpacing/>
              <w:jc w:val="center"/>
            </w:pPr>
          </w:p>
        </w:tc>
      </w:tr>
      <w:tr w:rsidR="00F25BF8" w:rsidRPr="00F25BF8" w14:paraId="60158F37" w14:textId="77777777" w:rsidTr="00F25BF8">
        <w:trPr>
          <w:trHeight w:val="20"/>
          <w:jc w:val="center"/>
        </w:trPr>
        <w:tc>
          <w:tcPr>
            <w:tcW w:w="677" w:type="dxa"/>
          </w:tcPr>
          <w:p w14:paraId="1E8B4FF4" w14:textId="77777777" w:rsidR="00F25BF8" w:rsidRPr="00F25BF8" w:rsidRDefault="00F25BF8" w:rsidP="00F25BF8">
            <w:pPr>
              <w:contextualSpacing/>
              <w:jc w:val="center"/>
              <w:rPr>
                <w:sz w:val="20"/>
              </w:rPr>
            </w:pPr>
            <w:r w:rsidRPr="00F25BF8">
              <w:rPr>
                <w:sz w:val="20"/>
              </w:rPr>
              <w:t>9</w:t>
            </w:r>
          </w:p>
        </w:tc>
        <w:tc>
          <w:tcPr>
            <w:tcW w:w="1118" w:type="dxa"/>
          </w:tcPr>
          <w:p w14:paraId="618700DB" w14:textId="77777777" w:rsidR="00F25BF8" w:rsidRPr="00F25BF8" w:rsidRDefault="00F25BF8" w:rsidP="00F25BF8">
            <w:pPr>
              <w:contextualSpacing/>
              <w:jc w:val="center"/>
            </w:pPr>
          </w:p>
        </w:tc>
        <w:tc>
          <w:tcPr>
            <w:tcW w:w="1440" w:type="dxa"/>
          </w:tcPr>
          <w:p w14:paraId="1338BAC3" w14:textId="77777777" w:rsidR="00F25BF8" w:rsidRPr="00F25BF8" w:rsidRDefault="00F25BF8" w:rsidP="00F25BF8">
            <w:pPr>
              <w:contextualSpacing/>
              <w:jc w:val="center"/>
            </w:pPr>
          </w:p>
        </w:tc>
        <w:tc>
          <w:tcPr>
            <w:tcW w:w="1440" w:type="dxa"/>
          </w:tcPr>
          <w:p w14:paraId="02617F38" w14:textId="77777777" w:rsidR="00F25BF8" w:rsidRPr="00F25BF8" w:rsidRDefault="00F25BF8" w:rsidP="00F25BF8">
            <w:pPr>
              <w:contextualSpacing/>
              <w:jc w:val="center"/>
            </w:pPr>
          </w:p>
        </w:tc>
        <w:tc>
          <w:tcPr>
            <w:tcW w:w="2160" w:type="dxa"/>
          </w:tcPr>
          <w:p w14:paraId="715A398B" w14:textId="77777777" w:rsidR="00F25BF8" w:rsidRPr="00F25BF8" w:rsidRDefault="00F25BF8" w:rsidP="00F25BF8">
            <w:pPr>
              <w:contextualSpacing/>
              <w:jc w:val="center"/>
            </w:pPr>
          </w:p>
        </w:tc>
        <w:tc>
          <w:tcPr>
            <w:tcW w:w="1080" w:type="dxa"/>
          </w:tcPr>
          <w:p w14:paraId="2D5E7E2A" w14:textId="77777777" w:rsidR="00F25BF8" w:rsidRPr="00F25BF8" w:rsidRDefault="00F25BF8" w:rsidP="00F25BF8">
            <w:pPr>
              <w:contextualSpacing/>
              <w:jc w:val="center"/>
            </w:pPr>
          </w:p>
        </w:tc>
        <w:tc>
          <w:tcPr>
            <w:tcW w:w="1440" w:type="dxa"/>
          </w:tcPr>
          <w:p w14:paraId="1D1AD49F" w14:textId="77777777" w:rsidR="00F25BF8" w:rsidRPr="00F25BF8" w:rsidRDefault="00F25BF8" w:rsidP="00F25BF8">
            <w:pPr>
              <w:contextualSpacing/>
              <w:jc w:val="center"/>
            </w:pPr>
          </w:p>
        </w:tc>
        <w:tc>
          <w:tcPr>
            <w:tcW w:w="1080" w:type="dxa"/>
          </w:tcPr>
          <w:p w14:paraId="295B968E" w14:textId="77777777" w:rsidR="00F25BF8" w:rsidRPr="00F25BF8" w:rsidRDefault="00F25BF8" w:rsidP="00F25BF8">
            <w:pPr>
              <w:contextualSpacing/>
              <w:jc w:val="center"/>
            </w:pPr>
          </w:p>
        </w:tc>
        <w:tc>
          <w:tcPr>
            <w:tcW w:w="1440" w:type="dxa"/>
          </w:tcPr>
          <w:p w14:paraId="39AB814E" w14:textId="77777777" w:rsidR="00F25BF8" w:rsidRPr="00F25BF8" w:rsidRDefault="00F25BF8" w:rsidP="00F25BF8">
            <w:pPr>
              <w:contextualSpacing/>
              <w:jc w:val="center"/>
            </w:pPr>
          </w:p>
        </w:tc>
        <w:tc>
          <w:tcPr>
            <w:tcW w:w="1440" w:type="dxa"/>
          </w:tcPr>
          <w:p w14:paraId="038C5E43" w14:textId="77777777" w:rsidR="00F25BF8" w:rsidRPr="00F25BF8" w:rsidRDefault="00F25BF8" w:rsidP="00F25BF8">
            <w:pPr>
              <w:contextualSpacing/>
              <w:jc w:val="center"/>
            </w:pPr>
          </w:p>
        </w:tc>
        <w:tc>
          <w:tcPr>
            <w:tcW w:w="1440" w:type="dxa"/>
          </w:tcPr>
          <w:p w14:paraId="3B08EA69" w14:textId="77777777" w:rsidR="00F25BF8" w:rsidRPr="00F25BF8" w:rsidRDefault="00F25BF8" w:rsidP="00F25BF8">
            <w:pPr>
              <w:contextualSpacing/>
              <w:jc w:val="center"/>
            </w:pPr>
          </w:p>
        </w:tc>
      </w:tr>
      <w:tr w:rsidR="00F25BF8" w:rsidRPr="00F25BF8" w14:paraId="5C93030A" w14:textId="77777777" w:rsidTr="00F25BF8">
        <w:trPr>
          <w:trHeight w:val="20"/>
          <w:jc w:val="center"/>
        </w:trPr>
        <w:tc>
          <w:tcPr>
            <w:tcW w:w="677" w:type="dxa"/>
          </w:tcPr>
          <w:p w14:paraId="36241F5A" w14:textId="77777777" w:rsidR="00F25BF8" w:rsidRPr="00F25BF8" w:rsidRDefault="00F25BF8" w:rsidP="00F25BF8">
            <w:pPr>
              <w:contextualSpacing/>
              <w:jc w:val="center"/>
              <w:rPr>
                <w:sz w:val="20"/>
              </w:rPr>
            </w:pPr>
            <w:r w:rsidRPr="00F25BF8">
              <w:rPr>
                <w:sz w:val="20"/>
              </w:rPr>
              <w:t>10</w:t>
            </w:r>
          </w:p>
        </w:tc>
        <w:tc>
          <w:tcPr>
            <w:tcW w:w="1118" w:type="dxa"/>
          </w:tcPr>
          <w:p w14:paraId="22D38887" w14:textId="77777777" w:rsidR="00F25BF8" w:rsidRPr="00F25BF8" w:rsidRDefault="00F25BF8" w:rsidP="00F25BF8">
            <w:pPr>
              <w:contextualSpacing/>
              <w:jc w:val="center"/>
            </w:pPr>
          </w:p>
        </w:tc>
        <w:tc>
          <w:tcPr>
            <w:tcW w:w="1440" w:type="dxa"/>
          </w:tcPr>
          <w:p w14:paraId="28296BCD" w14:textId="77777777" w:rsidR="00F25BF8" w:rsidRPr="00F25BF8" w:rsidRDefault="00F25BF8" w:rsidP="00F25BF8">
            <w:pPr>
              <w:contextualSpacing/>
              <w:jc w:val="center"/>
            </w:pPr>
          </w:p>
        </w:tc>
        <w:tc>
          <w:tcPr>
            <w:tcW w:w="1440" w:type="dxa"/>
          </w:tcPr>
          <w:p w14:paraId="58195942" w14:textId="77777777" w:rsidR="00F25BF8" w:rsidRPr="00F25BF8" w:rsidRDefault="00F25BF8" w:rsidP="00F25BF8">
            <w:pPr>
              <w:contextualSpacing/>
              <w:jc w:val="center"/>
            </w:pPr>
          </w:p>
        </w:tc>
        <w:tc>
          <w:tcPr>
            <w:tcW w:w="2160" w:type="dxa"/>
          </w:tcPr>
          <w:p w14:paraId="5F82253F" w14:textId="77777777" w:rsidR="00F25BF8" w:rsidRPr="00F25BF8" w:rsidRDefault="00F25BF8" w:rsidP="00F25BF8">
            <w:pPr>
              <w:contextualSpacing/>
              <w:jc w:val="center"/>
            </w:pPr>
          </w:p>
        </w:tc>
        <w:tc>
          <w:tcPr>
            <w:tcW w:w="1080" w:type="dxa"/>
          </w:tcPr>
          <w:p w14:paraId="1EDBCDC9" w14:textId="77777777" w:rsidR="00F25BF8" w:rsidRPr="00F25BF8" w:rsidRDefault="00F25BF8" w:rsidP="00F25BF8">
            <w:pPr>
              <w:contextualSpacing/>
              <w:jc w:val="center"/>
            </w:pPr>
          </w:p>
        </w:tc>
        <w:tc>
          <w:tcPr>
            <w:tcW w:w="1440" w:type="dxa"/>
          </w:tcPr>
          <w:p w14:paraId="71726112" w14:textId="77777777" w:rsidR="00F25BF8" w:rsidRPr="00F25BF8" w:rsidRDefault="00F25BF8" w:rsidP="00F25BF8">
            <w:pPr>
              <w:contextualSpacing/>
              <w:jc w:val="center"/>
            </w:pPr>
          </w:p>
        </w:tc>
        <w:tc>
          <w:tcPr>
            <w:tcW w:w="1080" w:type="dxa"/>
          </w:tcPr>
          <w:p w14:paraId="4C02F390" w14:textId="77777777" w:rsidR="00F25BF8" w:rsidRPr="00F25BF8" w:rsidRDefault="00F25BF8" w:rsidP="00F25BF8">
            <w:pPr>
              <w:contextualSpacing/>
              <w:jc w:val="center"/>
            </w:pPr>
          </w:p>
        </w:tc>
        <w:tc>
          <w:tcPr>
            <w:tcW w:w="1440" w:type="dxa"/>
          </w:tcPr>
          <w:p w14:paraId="2846B740" w14:textId="77777777" w:rsidR="00F25BF8" w:rsidRPr="00F25BF8" w:rsidRDefault="00F25BF8" w:rsidP="00F25BF8">
            <w:pPr>
              <w:contextualSpacing/>
              <w:jc w:val="center"/>
            </w:pPr>
          </w:p>
        </w:tc>
        <w:tc>
          <w:tcPr>
            <w:tcW w:w="1440" w:type="dxa"/>
          </w:tcPr>
          <w:p w14:paraId="3BF0E738" w14:textId="77777777" w:rsidR="00F25BF8" w:rsidRPr="00F25BF8" w:rsidRDefault="00F25BF8" w:rsidP="00F25BF8">
            <w:pPr>
              <w:contextualSpacing/>
              <w:jc w:val="center"/>
            </w:pPr>
          </w:p>
        </w:tc>
        <w:tc>
          <w:tcPr>
            <w:tcW w:w="1440" w:type="dxa"/>
          </w:tcPr>
          <w:p w14:paraId="23E3286F" w14:textId="77777777" w:rsidR="00F25BF8" w:rsidRPr="00F25BF8" w:rsidRDefault="00F25BF8" w:rsidP="00F25BF8">
            <w:pPr>
              <w:contextualSpacing/>
              <w:jc w:val="center"/>
            </w:pPr>
          </w:p>
        </w:tc>
      </w:tr>
    </w:tbl>
    <w:p w14:paraId="0EE872DF" w14:textId="77777777" w:rsidR="00F25BF8" w:rsidRPr="00F25BF8" w:rsidRDefault="00F25BF8" w:rsidP="00F25BF8">
      <w:pPr>
        <w:spacing w:after="0" w:line="240" w:lineRule="auto"/>
        <w:contextualSpacing/>
        <w:rPr>
          <w:rFonts w:eastAsia="SimSun"/>
        </w:rPr>
      </w:pPr>
    </w:p>
    <w:tbl>
      <w:tblPr>
        <w:tblStyle w:val="TableGrid2"/>
        <w:tblW w:w="7915" w:type="dxa"/>
        <w:jc w:val="center"/>
        <w:tblCellMar>
          <w:left w:w="29" w:type="dxa"/>
          <w:right w:w="29" w:type="dxa"/>
        </w:tblCellMar>
        <w:tblLook w:val="04A0" w:firstRow="1" w:lastRow="0" w:firstColumn="1" w:lastColumn="0" w:noHBand="0" w:noVBand="1"/>
      </w:tblPr>
      <w:tblGrid>
        <w:gridCol w:w="2638"/>
        <w:gridCol w:w="2638"/>
        <w:gridCol w:w="2639"/>
      </w:tblGrid>
      <w:tr w:rsidR="00F25BF8" w:rsidRPr="00F25BF8" w14:paraId="35726D61" w14:textId="77777777" w:rsidTr="00F25BF8">
        <w:trPr>
          <w:jc w:val="center"/>
        </w:trPr>
        <w:tc>
          <w:tcPr>
            <w:tcW w:w="7915" w:type="dxa"/>
            <w:gridSpan w:val="3"/>
          </w:tcPr>
          <w:p w14:paraId="068B9F7F"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Crop Code (E5)</w:t>
            </w:r>
          </w:p>
        </w:tc>
      </w:tr>
      <w:tr w:rsidR="00F25BF8" w:rsidRPr="00F25BF8" w14:paraId="2D00C6F7" w14:textId="77777777" w:rsidTr="00F25BF8">
        <w:trPr>
          <w:jc w:val="center"/>
        </w:trPr>
        <w:tc>
          <w:tcPr>
            <w:tcW w:w="2638" w:type="dxa"/>
          </w:tcPr>
          <w:p w14:paraId="01DAFC75"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0=None</w:t>
            </w:r>
          </w:p>
          <w:p w14:paraId="4913BC4A"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1=Compound D</w:t>
            </w:r>
          </w:p>
          <w:p w14:paraId="152B4E09"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2=Compound X</w:t>
            </w:r>
          </w:p>
          <w:p w14:paraId="395D700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3=Triple Super Phosphate (TSP)</w:t>
            </w:r>
          </w:p>
          <w:p w14:paraId="509ED42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4=Single Super Phosephate</w:t>
            </w:r>
          </w:p>
          <w:p w14:paraId="783E4E7C"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5=Compound R</w:t>
            </w:r>
          </w:p>
        </w:tc>
        <w:tc>
          <w:tcPr>
            <w:tcW w:w="2638" w:type="dxa"/>
          </w:tcPr>
          <w:p w14:paraId="0955D539"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6=Compound WV</w:t>
            </w:r>
          </w:p>
          <w:p w14:paraId="3CE1AE05"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7=Di-grow (foliar)</w:t>
            </w:r>
          </w:p>
          <w:p w14:paraId="38DDC624"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8=Wonder (foliar)</w:t>
            </w:r>
          </w:p>
          <w:p w14:paraId="2F07222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9=Vegetative (foliar)</w:t>
            </w:r>
          </w:p>
          <w:p w14:paraId="3FB517A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10=Urea</w:t>
            </w:r>
          </w:p>
          <w:p w14:paraId="2159C02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11=Ammonium Nitrate</w:t>
            </w:r>
          </w:p>
        </w:tc>
        <w:tc>
          <w:tcPr>
            <w:tcW w:w="2639" w:type="dxa"/>
          </w:tcPr>
          <w:p w14:paraId="0B2C96FF"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12=CAN</w:t>
            </w:r>
          </w:p>
          <w:p w14:paraId="48A9626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13=Allwin top</w:t>
            </w:r>
          </w:p>
          <w:p w14:paraId="25317C0A"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14=Flower&amp;Plant (foliar)</w:t>
            </w:r>
          </w:p>
          <w:p w14:paraId="767044F3"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15=Compound B</w:t>
            </w:r>
          </w:p>
          <w:p w14:paraId="4C121CC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16=Manure</w:t>
            </w:r>
          </w:p>
          <w:p w14:paraId="6DE60954"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888=Do not know</w:t>
            </w:r>
          </w:p>
        </w:tc>
      </w:tr>
    </w:tbl>
    <w:p w14:paraId="11DDB77E" w14:textId="77777777" w:rsidR="00F25BF8" w:rsidRPr="00F25BF8" w:rsidRDefault="00F25BF8" w:rsidP="00F25BF8">
      <w:pPr>
        <w:spacing w:after="0" w:line="240" w:lineRule="auto"/>
        <w:contextualSpacing/>
        <w:rPr>
          <w:rFonts w:eastAsia="SimSun"/>
        </w:rPr>
      </w:pPr>
    </w:p>
    <w:p w14:paraId="667B51CF" w14:textId="77777777" w:rsidR="00F25BF8" w:rsidRPr="00F25BF8" w:rsidRDefault="00F25BF8" w:rsidP="00F25BF8">
      <w:pPr>
        <w:spacing w:after="0" w:line="240" w:lineRule="auto"/>
        <w:contextualSpacing/>
        <w:rPr>
          <w:rFonts w:eastAsia="SimSun"/>
        </w:rPr>
      </w:pPr>
      <w:r w:rsidRPr="00F25BF8">
        <w:rPr>
          <w:rFonts w:eastAsia="SimSun"/>
        </w:rPr>
        <w:br w:type="page"/>
      </w:r>
    </w:p>
    <w:p w14:paraId="23FE4F1D" w14:textId="77777777" w:rsidR="00F25BF8" w:rsidRPr="00F25BF8" w:rsidRDefault="00F25BF8" w:rsidP="00F25BF8">
      <w:pPr>
        <w:spacing w:after="0" w:line="240" w:lineRule="auto"/>
        <w:contextualSpacing/>
        <w:rPr>
          <w:rFonts w:eastAsia="Times New Roman" w:cs="Times New Roman"/>
          <w:b/>
          <w:bCs/>
        </w:rPr>
      </w:pPr>
      <w:r w:rsidRPr="00F25BF8">
        <w:rPr>
          <w:rFonts w:eastAsia="Times New Roman" w:cs="Times New Roman"/>
          <w:b/>
          <w:bCs/>
        </w:rPr>
        <w:lastRenderedPageBreak/>
        <w:t>SECTION E. FIELD OVERVIEW (Continued)</w:t>
      </w:r>
    </w:p>
    <w:p w14:paraId="6E2DDF01" w14:textId="77777777" w:rsidR="00F25BF8" w:rsidRPr="00F25BF8" w:rsidRDefault="00F25BF8" w:rsidP="00F25BF8">
      <w:pPr>
        <w:spacing w:after="0" w:line="240" w:lineRule="auto"/>
        <w:contextualSpacing/>
        <w:rPr>
          <w:rFonts w:eastAsia="SimSun"/>
        </w:rPr>
      </w:pPr>
    </w:p>
    <w:tbl>
      <w:tblPr>
        <w:tblStyle w:val="TableGrid2"/>
        <w:tblW w:w="15115" w:type="dxa"/>
        <w:jc w:val="center"/>
        <w:tblLayout w:type="fixed"/>
        <w:tblCellMar>
          <w:left w:w="29" w:type="dxa"/>
          <w:right w:w="29" w:type="dxa"/>
        </w:tblCellMar>
        <w:tblLook w:val="04A0" w:firstRow="1" w:lastRow="0" w:firstColumn="1" w:lastColumn="0" w:noHBand="0" w:noVBand="1"/>
      </w:tblPr>
      <w:tblGrid>
        <w:gridCol w:w="694"/>
        <w:gridCol w:w="900"/>
        <w:gridCol w:w="900"/>
        <w:gridCol w:w="1461"/>
        <w:gridCol w:w="1440"/>
        <w:gridCol w:w="1022"/>
        <w:gridCol w:w="1138"/>
        <w:gridCol w:w="2160"/>
        <w:gridCol w:w="1080"/>
        <w:gridCol w:w="1440"/>
        <w:gridCol w:w="1440"/>
        <w:gridCol w:w="1440"/>
      </w:tblGrid>
      <w:tr w:rsidR="00F25BF8" w:rsidRPr="00F25BF8" w14:paraId="34ECCAFC" w14:textId="77777777" w:rsidTr="00F25BF8">
        <w:trPr>
          <w:trHeight w:val="20"/>
          <w:jc w:val="center"/>
        </w:trPr>
        <w:tc>
          <w:tcPr>
            <w:tcW w:w="694" w:type="dxa"/>
            <w:vMerge w:val="restart"/>
          </w:tcPr>
          <w:p w14:paraId="70D1108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Field</w:t>
            </w:r>
          </w:p>
        </w:tc>
        <w:tc>
          <w:tcPr>
            <w:tcW w:w="1800" w:type="dxa"/>
            <w:gridSpan w:val="2"/>
          </w:tcPr>
          <w:p w14:paraId="1F745C9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E28. How much seed did your household plant on this field at first planting? (OR SEEDS, TUBES)</w:t>
            </w:r>
          </w:p>
        </w:tc>
        <w:tc>
          <w:tcPr>
            <w:tcW w:w="1461" w:type="dxa"/>
            <w:vMerge w:val="restart"/>
          </w:tcPr>
          <w:p w14:paraId="4E11F52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E29. What type of seed did you plant?</w:t>
            </w:r>
          </w:p>
          <w:p w14:paraId="21F7F97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1=Local</w:t>
            </w:r>
          </w:p>
          <w:p w14:paraId="412A51ED"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2=Hybrid variety</w:t>
            </w:r>
          </w:p>
          <w:p w14:paraId="0F95C911"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3=Openly pollinated</w:t>
            </w:r>
          </w:p>
          <w:p w14:paraId="004F4E1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4=Other, specify</w:t>
            </w:r>
          </w:p>
          <w:p w14:paraId="7D73BC0B" w14:textId="77777777" w:rsidR="00F25BF8" w:rsidRPr="00F25BF8" w:rsidRDefault="00F25BF8" w:rsidP="00F25BF8">
            <w:pPr>
              <w:contextualSpacing/>
              <w:jc w:val="center"/>
              <w:rPr>
                <w:rFonts w:cs="Times New Roman"/>
                <w:sz w:val="20"/>
              </w:rPr>
            </w:pPr>
            <w:r w:rsidRPr="00F25BF8">
              <w:rPr>
                <w:rFonts w:cs="Times New Roman"/>
                <w:sz w:val="20"/>
              </w:rPr>
              <w:t>888=Don't know</w:t>
            </w:r>
          </w:p>
          <w:p w14:paraId="5C01DD38" w14:textId="28D38C56" w:rsidR="00F25BF8" w:rsidRPr="00F25BF8" w:rsidRDefault="00F25BF8" w:rsidP="00F25BF8">
            <w:pPr>
              <w:contextualSpacing/>
              <w:jc w:val="center"/>
              <w:rPr>
                <w:rFonts w:cs="Times New Roman"/>
                <w:sz w:val="20"/>
              </w:rPr>
            </w:pPr>
            <w:r w:rsidRPr="00F25BF8">
              <w:rPr>
                <w:rFonts w:cs="Times New Roman"/>
                <w:sz w:val="20"/>
              </w:rPr>
              <w:t>999=</w:t>
            </w:r>
            <w:r w:rsidR="00296E2F">
              <w:rPr>
                <w:rFonts w:cs="Times New Roman"/>
                <w:sz w:val="20"/>
              </w:rPr>
              <w:t>Prefer not to answer</w:t>
            </w:r>
          </w:p>
          <w:p w14:paraId="4E9092DF" w14:textId="77777777" w:rsidR="00F25BF8" w:rsidRPr="00F25BF8" w:rsidRDefault="00F25BF8" w:rsidP="00F25BF8">
            <w:pPr>
              <w:contextualSpacing/>
              <w:jc w:val="center"/>
              <w:rPr>
                <w:rFonts w:cs="Times New Roman"/>
                <w:sz w:val="20"/>
              </w:rPr>
            </w:pPr>
            <w:r w:rsidRPr="00F25BF8">
              <w:rPr>
                <w:rFonts w:cs="Times New Roman"/>
                <w:sz w:val="20"/>
              </w:rPr>
              <w:t>Probe and code</w:t>
            </w:r>
          </w:p>
          <w:p w14:paraId="1B5F5393" w14:textId="77777777" w:rsidR="00F25BF8" w:rsidRPr="00F25BF8" w:rsidRDefault="00F25BF8" w:rsidP="00F25BF8">
            <w:pPr>
              <w:contextualSpacing/>
              <w:jc w:val="center"/>
              <w:rPr>
                <w:rFonts w:cs="Times New Roman"/>
                <w:sz w:val="20"/>
              </w:rPr>
            </w:pPr>
            <w:r w:rsidRPr="00F25BF8">
              <w:rPr>
                <w:rFonts w:cs="Times New Roman"/>
                <w:sz w:val="20"/>
              </w:rPr>
              <w:t>Skip if E28=0</w:t>
            </w:r>
          </w:p>
        </w:tc>
        <w:tc>
          <w:tcPr>
            <w:tcW w:w="1440" w:type="dxa"/>
            <w:vMerge w:val="restart"/>
          </w:tcPr>
          <w:p w14:paraId="3315EAB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E30. Did you replant this field during the 2013-2014 agricultural seasons?</w:t>
            </w:r>
          </w:p>
          <w:p w14:paraId="6ADA772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5A19D2A2"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2BB264F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75D963CC"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999=Prefer not to respond</w:t>
            </w:r>
          </w:p>
        </w:tc>
        <w:tc>
          <w:tcPr>
            <w:tcW w:w="2160" w:type="dxa"/>
            <w:gridSpan w:val="2"/>
          </w:tcPr>
          <w:p w14:paraId="2FD68F28"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E31 How much of the main crop did your household harvest from this field during the last agricultural year?</w:t>
            </w:r>
          </w:p>
        </w:tc>
        <w:tc>
          <w:tcPr>
            <w:tcW w:w="2160" w:type="dxa"/>
            <w:vMerge w:val="restart"/>
          </w:tcPr>
          <w:p w14:paraId="553EC9B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E32. Did your household sell or barter any of the harvest from this field during the last agricultural season</w:t>
            </w:r>
            <w:r w:rsidRPr="00F25BF8">
              <w:rPr>
                <w:rFonts w:cs="Times New Roman" w:hint="eastAsia"/>
                <w:sz w:val="20"/>
              </w:rPr>
              <w:t xml:space="preserve"> (2013/2014)</w:t>
            </w:r>
            <w:r w:rsidRPr="00F25BF8">
              <w:rPr>
                <w:rFonts w:cs="Times New Roman"/>
                <w:sz w:val="20"/>
              </w:rPr>
              <w:t>?</w:t>
            </w:r>
          </w:p>
          <w:p w14:paraId="64CD9007"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p w14:paraId="3D1B43D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5A0787F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2=Yes–sold</w:t>
            </w:r>
          </w:p>
          <w:p w14:paraId="6DF90E2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3=Yes–barter</w:t>
            </w:r>
          </w:p>
          <w:p w14:paraId="06A0400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4=Yes–both sold and bartered</w:t>
            </w:r>
          </w:p>
          <w:p w14:paraId="4CC49120"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5=Have not sold yet, but planning to</w:t>
            </w:r>
          </w:p>
          <w:p w14:paraId="2C0050E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If 1 or 5, skip to E33. If 2, skip to Module F</w:t>
            </w:r>
          </w:p>
        </w:tc>
        <w:tc>
          <w:tcPr>
            <w:tcW w:w="2520" w:type="dxa"/>
            <w:gridSpan w:val="2"/>
          </w:tcPr>
          <w:p w14:paraId="232C139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E33. How much of the main crop harvest did your household sell from this field?</w:t>
            </w:r>
          </w:p>
        </w:tc>
        <w:tc>
          <w:tcPr>
            <w:tcW w:w="1440" w:type="dxa"/>
            <w:vMerge w:val="restart"/>
          </w:tcPr>
          <w:p w14:paraId="6CF9779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E34. How much money did you make by selling the harvest from this field?</w:t>
            </w:r>
          </w:p>
          <w:p w14:paraId="396E3BAB"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p w14:paraId="54F3D82D"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(In ZK)</w:t>
            </w:r>
          </w:p>
        </w:tc>
        <w:tc>
          <w:tcPr>
            <w:tcW w:w="1440" w:type="dxa"/>
            <w:vMerge w:val="restart"/>
          </w:tcPr>
          <w:p w14:paraId="29B91402"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E35. How much money do you anticipate your household will make by selling the main crop harvest from this field?</w:t>
            </w:r>
          </w:p>
          <w:p w14:paraId="3C416C8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(In ZK)</w:t>
            </w:r>
          </w:p>
        </w:tc>
      </w:tr>
      <w:tr w:rsidR="00F25BF8" w:rsidRPr="00F25BF8" w14:paraId="23CC9B5B" w14:textId="77777777" w:rsidTr="00F25BF8">
        <w:trPr>
          <w:trHeight w:val="20"/>
          <w:jc w:val="center"/>
        </w:trPr>
        <w:tc>
          <w:tcPr>
            <w:tcW w:w="694" w:type="dxa"/>
            <w:vMerge/>
          </w:tcPr>
          <w:p w14:paraId="7B3406E0"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900" w:type="dxa"/>
          </w:tcPr>
          <w:p w14:paraId="15F8BDB5"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Amount</w:t>
            </w:r>
          </w:p>
        </w:tc>
        <w:tc>
          <w:tcPr>
            <w:tcW w:w="900" w:type="dxa"/>
          </w:tcPr>
          <w:p w14:paraId="029285D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Amount</w:t>
            </w:r>
          </w:p>
        </w:tc>
        <w:tc>
          <w:tcPr>
            <w:tcW w:w="1461" w:type="dxa"/>
            <w:vMerge/>
          </w:tcPr>
          <w:p w14:paraId="4A24A48D"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440" w:type="dxa"/>
            <w:vMerge/>
          </w:tcPr>
          <w:p w14:paraId="7AC99834"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022" w:type="dxa"/>
          </w:tcPr>
          <w:p w14:paraId="22E0F1B6" w14:textId="77777777" w:rsidR="00F25BF8" w:rsidRPr="00F25BF8" w:rsidRDefault="00F25BF8" w:rsidP="00F25BF8">
            <w:pPr>
              <w:contextualSpacing/>
              <w:jc w:val="center"/>
              <w:rPr>
                <w:rFonts w:cs="Times New Roman"/>
                <w:sz w:val="20"/>
              </w:rPr>
            </w:pPr>
            <w:r w:rsidRPr="00F25BF8">
              <w:rPr>
                <w:rFonts w:cs="Times New Roman"/>
                <w:sz w:val="20"/>
              </w:rPr>
              <w:t>Quantity</w:t>
            </w:r>
          </w:p>
        </w:tc>
        <w:tc>
          <w:tcPr>
            <w:tcW w:w="1138" w:type="dxa"/>
          </w:tcPr>
          <w:p w14:paraId="2AA59F7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Units</w:t>
            </w:r>
          </w:p>
          <w:p w14:paraId="2EE39BF5"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1=Ox cart</w:t>
            </w:r>
          </w:p>
          <w:p w14:paraId="6CE2C5E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2=Kilo</w:t>
            </w:r>
          </w:p>
          <w:p w14:paraId="52CF9FE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3=Litre</w:t>
            </w:r>
          </w:p>
          <w:p w14:paraId="0235A74D"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4=Tins</w:t>
            </w:r>
          </w:p>
          <w:p w14:paraId="5F5FF4A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5=25 Kg bunches</w:t>
            </w:r>
          </w:p>
          <w:p w14:paraId="7F39E05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6=Crates</w:t>
            </w:r>
          </w:p>
          <w:p w14:paraId="6A617958"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7=Tonnes</w:t>
            </w:r>
          </w:p>
          <w:p w14:paraId="38792745"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hint="eastAsia"/>
                <w:sz w:val="20"/>
              </w:rPr>
              <w:t>If other, specify</w:t>
            </w:r>
          </w:p>
        </w:tc>
        <w:tc>
          <w:tcPr>
            <w:tcW w:w="2160" w:type="dxa"/>
            <w:vMerge/>
          </w:tcPr>
          <w:p w14:paraId="1AE4570A"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080" w:type="dxa"/>
          </w:tcPr>
          <w:p w14:paraId="44EBCD5C" w14:textId="77777777" w:rsidR="00F25BF8" w:rsidRPr="00F25BF8" w:rsidRDefault="00F25BF8" w:rsidP="00F25BF8">
            <w:pPr>
              <w:contextualSpacing/>
              <w:jc w:val="center"/>
              <w:rPr>
                <w:rFonts w:cs="Times New Roman"/>
                <w:sz w:val="20"/>
              </w:rPr>
            </w:pPr>
            <w:r w:rsidRPr="00F25BF8">
              <w:rPr>
                <w:rFonts w:cs="Times New Roman"/>
                <w:sz w:val="20"/>
              </w:rPr>
              <w:t>Quantity</w:t>
            </w:r>
          </w:p>
        </w:tc>
        <w:tc>
          <w:tcPr>
            <w:tcW w:w="1440" w:type="dxa"/>
          </w:tcPr>
          <w:p w14:paraId="25321B2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Units</w:t>
            </w:r>
          </w:p>
          <w:p w14:paraId="0E47E9F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1=Ox cart</w:t>
            </w:r>
          </w:p>
          <w:p w14:paraId="77E7001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2=Kilo</w:t>
            </w:r>
          </w:p>
          <w:p w14:paraId="73FC6DDD"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3=Litre</w:t>
            </w:r>
          </w:p>
          <w:p w14:paraId="360FB7F0"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4=Tins</w:t>
            </w:r>
          </w:p>
          <w:p w14:paraId="14104762"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5=25 Kg bunches</w:t>
            </w:r>
          </w:p>
          <w:p w14:paraId="4F8F423B"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6=Crates</w:t>
            </w:r>
          </w:p>
          <w:p w14:paraId="45ECC42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7=Tonnes</w:t>
            </w:r>
          </w:p>
          <w:p w14:paraId="272DC32B"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If other, specify</w:t>
            </w:r>
          </w:p>
        </w:tc>
        <w:tc>
          <w:tcPr>
            <w:tcW w:w="1440" w:type="dxa"/>
            <w:vMerge/>
          </w:tcPr>
          <w:p w14:paraId="21A50889"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440" w:type="dxa"/>
            <w:vMerge/>
          </w:tcPr>
          <w:p w14:paraId="53454749"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r>
      <w:tr w:rsidR="00F25BF8" w:rsidRPr="00F25BF8" w14:paraId="0C012AD5" w14:textId="77777777" w:rsidTr="00F25BF8">
        <w:trPr>
          <w:trHeight w:val="20"/>
          <w:jc w:val="center"/>
        </w:trPr>
        <w:tc>
          <w:tcPr>
            <w:tcW w:w="694" w:type="dxa"/>
          </w:tcPr>
          <w:p w14:paraId="7B70B1B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900" w:type="dxa"/>
          </w:tcPr>
          <w:p w14:paraId="2D5FD55D"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seedquant</w:t>
            </w:r>
          </w:p>
        </w:tc>
        <w:tc>
          <w:tcPr>
            <w:tcW w:w="900" w:type="dxa"/>
          </w:tcPr>
          <w:p w14:paraId="508916B1"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unit7</w:t>
            </w:r>
          </w:p>
        </w:tc>
        <w:tc>
          <w:tcPr>
            <w:tcW w:w="1461" w:type="dxa"/>
          </w:tcPr>
          <w:p w14:paraId="36387033"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seedtype</w:t>
            </w:r>
          </w:p>
        </w:tc>
        <w:tc>
          <w:tcPr>
            <w:tcW w:w="1440" w:type="dxa"/>
          </w:tcPr>
          <w:p w14:paraId="2E351D95"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replant</w:t>
            </w:r>
          </w:p>
        </w:tc>
        <w:tc>
          <w:tcPr>
            <w:tcW w:w="1022" w:type="dxa"/>
          </w:tcPr>
          <w:p w14:paraId="46BCBACA"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crop_harvestquant</w:t>
            </w:r>
          </w:p>
        </w:tc>
        <w:tc>
          <w:tcPr>
            <w:tcW w:w="1138" w:type="dxa"/>
          </w:tcPr>
          <w:p w14:paraId="5156B32B"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unit8</w:t>
            </w:r>
          </w:p>
        </w:tc>
        <w:tc>
          <w:tcPr>
            <w:tcW w:w="2160" w:type="dxa"/>
          </w:tcPr>
          <w:p w14:paraId="06246605"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crop_sell</w:t>
            </w:r>
          </w:p>
        </w:tc>
        <w:tc>
          <w:tcPr>
            <w:tcW w:w="1080" w:type="dxa"/>
          </w:tcPr>
          <w:p w14:paraId="3D6A88C9"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grp_harvestquant_sell</w:t>
            </w:r>
          </w:p>
        </w:tc>
        <w:tc>
          <w:tcPr>
            <w:tcW w:w="1440" w:type="dxa"/>
          </w:tcPr>
          <w:p w14:paraId="3B0E5EFC"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unit9</w:t>
            </w:r>
          </w:p>
        </w:tc>
        <w:tc>
          <w:tcPr>
            <w:tcW w:w="1440" w:type="dxa"/>
          </w:tcPr>
          <w:p w14:paraId="315ECCD4"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harvest_profit</w:t>
            </w:r>
          </w:p>
        </w:tc>
        <w:tc>
          <w:tcPr>
            <w:tcW w:w="1440" w:type="dxa"/>
          </w:tcPr>
          <w:p w14:paraId="1CE4AE58"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Harvest_profit_hypothetical</w:t>
            </w:r>
          </w:p>
        </w:tc>
      </w:tr>
      <w:tr w:rsidR="00F25BF8" w:rsidRPr="00F25BF8" w14:paraId="7737E354" w14:textId="77777777" w:rsidTr="00F25BF8">
        <w:trPr>
          <w:trHeight w:val="20"/>
          <w:jc w:val="center"/>
        </w:trPr>
        <w:tc>
          <w:tcPr>
            <w:tcW w:w="694" w:type="dxa"/>
          </w:tcPr>
          <w:p w14:paraId="23D4DE16" w14:textId="77777777" w:rsidR="00F25BF8" w:rsidRPr="00F25BF8" w:rsidRDefault="00F25BF8" w:rsidP="00F25BF8">
            <w:pPr>
              <w:contextualSpacing/>
              <w:jc w:val="center"/>
              <w:rPr>
                <w:sz w:val="20"/>
              </w:rPr>
            </w:pPr>
            <w:r w:rsidRPr="00F25BF8">
              <w:rPr>
                <w:sz w:val="20"/>
              </w:rPr>
              <w:t>1</w:t>
            </w:r>
          </w:p>
        </w:tc>
        <w:tc>
          <w:tcPr>
            <w:tcW w:w="900" w:type="dxa"/>
          </w:tcPr>
          <w:p w14:paraId="3858A804" w14:textId="77777777" w:rsidR="00F25BF8" w:rsidRPr="00F25BF8" w:rsidRDefault="00F25BF8" w:rsidP="00F25BF8">
            <w:pPr>
              <w:contextualSpacing/>
              <w:jc w:val="center"/>
              <w:rPr>
                <w:sz w:val="20"/>
              </w:rPr>
            </w:pPr>
          </w:p>
        </w:tc>
        <w:tc>
          <w:tcPr>
            <w:tcW w:w="900" w:type="dxa"/>
          </w:tcPr>
          <w:p w14:paraId="3C3279DE" w14:textId="77777777" w:rsidR="00F25BF8" w:rsidRPr="00F25BF8" w:rsidRDefault="00F25BF8" w:rsidP="00F25BF8">
            <w:pPr>
              <w:contextualSpacing/>
              <w:jc w:val="center"/>
              <w:rPr>
                <w:sz w:val="20"/>
              </w:rPr>
            </w:pPr>
          </w:p>
        </w:tc>
        <w:tc>
          <w:tcPr>
            <w:tcW w:w="1461" w:type="dxa"/>
          </w:tcPr>
          <w:p w14:paraId="777A205F" w14:textId="77777777" w:rsidR="00F25BF8" w:rsidRPr="00F25BF8" w:rsidRDefault="00F25BF8" w:rsidP="00F25BF8">
            <w:pPr>
              <w:contextualSpacing/>
              <w:jc w:val="center"/>
              <w:rPr>
                <w:sz w:val="20"/>
              </w:rPr>
            </w:pPr>
          </w:p>
        </w:tc>
        <w:tc>
          <w:tcPr>
            <w:tcW w:w="1440" w:type="dxa"/>
          </w:tcPr>
          <w:p w14:paraId="2338DDD7" w14:textId="77777777" w:rsidR="00F25BF8" w:rsidRPr="00F25BF8" w:rsidRDefault="00F25BF8" w:rsidP="00F25BF8">
            <w:pPr>
              <w:contextualSpacing/>
              <w:jc w:val="center"/>
              <w:rPr>
                <w:sz w:val="20"/>
              </w:rPr>
            </w:pPr>
          </w:p>
        </w:tc>
        <w:tc>
          <w:tcPr>
            <w:tcW w:w="1022" w:type="dxa"/>
          </w:tcPr>
          <w:p w14:paraId="57A3485C" w14:textId="77777777" w:rsidR="00F25BF8" w:rsidRPr="00F25BF8" w:rsidRDefault="00F25BF8" w:rsidP="00F25BF8">
            <w:pPr>
              <w:contextualSpacing/>
              <w:jc w:val="center"/>
              <w:rPr>
                <w:sz w:val="20"/>
              </w:rPr>
            </w:pPr>
          </w:p>
        </w:tc>
        <w:tc>
          <w:tcPr>
            <w:tcW w:w="1138" w:type="dxa"/>
          </w:tcPr>
          <w:p w14:paraId="2E1BE7A9" w14:textId="77777777" w:rsidR="00F25BF8" w:rsidRPr="00F25BF8" w:rsidRDefault="00F25BF8" w:rsidP="00F25BF8">
            <w:pPr>
              <w:contextualSpacing/>
              <w:jc w:val="center"/>
              <w:rPr>
                <w:sz w:val="20"/>
              </w:rPr>
            </w:pPr>
          </w:p>
        </w:tc>
        <w:tc>
          <w:tcPr>
            <w:tcW w:w="2160" w:type="dxa"/>
          </w:tcPr>
          <w:p w14:paraId="7F9309FE" w14:textId="77777777" w:rsidR="00F25BF8" w:rsidRPr="00F25BF8" w:rsidRDefault="00F25BF8" w:rsidP="00F25BF8">
            <w:pPr>
              <w:contextualSpacing/>
              <w:jc w:val="center"/>
              <w:rPr>
                <w:sz w:val="20"/>
              </w:rPr>
            </w:pPr>
          </w:p>
        </w:tc>
        <w:tc>
          <w:tcPr>
            <w:tcW w:w="1080" w:type="dxa"/>
          </w:tcPr>
          <w:p w14:paraId="46F3600A" w14:textId="77777777" w:rsidR="00F25BF8" w:rsidRPr="00F25BF8" w:rsidRDefault="00F25BF8" w:rsidP="00F25BF8">
            <w:pPr>
              <w:contextualSpacing/>
              <w:jc w:val="center"/>
              <w:rPr>
                <w:sz w:val="20"/>
              </w:rPr>
            </w:pPr>
          </w:p>
        </w:tc>
        <w:tc>
          <w:tcPr>
            <w:tcW w:w="1440" w:type="dxa"/>
          </w:tcPr>
          <w:p w14:paraId="01B848C3" w14:textId="77777777" w:rsidR="00F25BF8" w:rsidRPr="00F25BF8" w:rsidRDefault="00F25BF8" w:rsidP="00F25BF8">
            <w:pPr>
              <w:contextualSpacing/>
              <w:jc w:val="center"/>
              <w:rPr>
                <w:sz w:val="20"/>
              </w:rPr>
            </w:pPr>
          </w:p>
        </w:tc>
        <w:tc>
          <w:tcPr>
            <w:tcW w:w="1440" w:type="dxa"/>
          </w:tcPr>
          <w:p w14:paraId="15CC0E40" w14:textId="77777777" w:rsidR="00F25BF8" w:rsidRPr="00F25BF8" w:rsidRDefault="00F25BF8" w:rsidP="00F25BF8">
            <w:pPr>
              <w:contextualSpacing/>
              <w:jc w:val="center"/>
              <w:rPr>
                <w:sz w:val="20"/>
              </w:rPr>
            </w:pPr>
          </w:p>
        </w:tc>
        <w:tc>
          <w:tcPr>
            <w:tcW w:w="1440" w:type="dxa"/>
          </w:tcPr>
          <w:p w14:paraId="504B6393" w14:textId="77777777" w:rsidR="00F25BF8" w:rsidRPr="00F25BF8" w:rsidRDefault="00F25BF8" w:rsidP="00F25BF8">
            <w:pPr>
              <w:contextualSpacing/>
              <w:jc w:val="center"/>
              <w:rPr>
                <w:sz w:val="20"/>
              </w:rPr>
            </w:pPr>
          </w:p>
        </w:tc>
      </w:tr>
      <w:tr w:rsidR="00F25BF8" w:rsidRPr="00F25BF8" w14:paraId="66174610" w14:textId="77777777" w:rsidTr="00F25BF8">
        <w:trPr>
          <w:trHeight w:val="20"/>
          <w:jc w:val="center"/>
        </w:trPr>
        <w:tc>
          <w:tcPr>
            <w:tcW w:w="694" w:type="dxa"/>
          </w:tcPr>
          <w:p w14:paraId="3619010E" w14:textId="77777777" w:rsidR="00F25BF8" w:rsidRPr="00F25BF8" w:rsidRDefault="00F25BF8" w:rsidP="00F25BF8">
            <w:pPr>
              <w:contextualSpacing/>
              <w:jc w:val="center"/>
              <w:rPr>
                <w:sz w:val="20"/>
              </w:rPr>
            </w:pPr>
            <w:r w:rsidRPr="00F25BF8">
              <w:rPr>
                <w:sz w:val="20"/>
              </w:rPr>
              <w:t>2</w:t>
            </w:r>
          </w:p>
        </w:tc>
        <w:tc>
          <w:tcPr>
            <w:tcW w:w="900" w:type="dxa"/>
          </w:tcPr>
          <w:p w14:paraId="784A5385" w14:textId="77777777" w:rsidR="00F25BF8" w:rsidRPr="00F25BF8" w:rsidRDefault="00F25BF8" w:rsidP="00F25BF8">
            <w:pPr>
              <w:contextualSpacing/>
              <w:jc w:val="center"/>
              <w:rPr>
                <w:sz w:val="20"/>
              </w:rPr>
            </w:pPr>
          </w:p>
        </w:tc>
        <w:tc>
          <w:tcPr>
            <w:tcW w:w="900" w:type="dxa"/>
          </w:tcPr>
          <w:p w14:paraId="56730290" w14:textId="77777777" w:rsidR="00F25BF8" w:rsidRPr="00F25BF8" w:rsidRDefault="00F25BF8" w:rsidP="00F25BF8">
            <w:pPr>
              <w:contextualSpacing/>
              <w:jc w:val="center"/>
              <w:rPr>
                <w:sz w:val="20"/>
              </w:rPr>
            </w:pPr>
          </w:p>
        </w:tc>
        <w:tc>
          <w:tcPr>
            <w:tcW w:w="1461" w:type="dxa"/>
          </w:tcPr>
          <w:p w14:paraId="153621DC" w14:textId="77777777" w:rsidR="00F25BF8" w:rsidRPr="00F25BF8" w:rsidRDefault="00F25BF8" w:rsidP="00F25BF8">
            <w:pPr>
              <w:contextualSpacing/>
              <w:jc w:val="center"/>
              <w:rPr>
                <w:sz w:val="20"/>
              </w:rPr>
            </w:pPr>
          </w:p>
        </w:tc>
        <w:tc>
          <w:tcPr>
            <w:tcW w:w="1440" w:type="dxa"/>
          </w:tcPr>
          <w:p w14:paraId="58BDBCB4" w14:textId="77777777" w:rsidR="00F25BF8" w:rsidRPr="00F25BF8" w:rsidRDefault="00F25BF8" w:rsidP="00F25BF8">
            <w:pPr>
              <w:contextualSpacing/>
              <w:jc w:val="center"/>
              <w:rPr>
                <w:sz w:val="20"/>
              </w:rPr>
            </w:pPr>
          </w:p>
        </w:tc>
        <w:tc>
          <w:tcPr>
            <w:tcW w:w="1022" w:type="dxa"/>
          </w:tcPr>
          <w:p w14:paraId="01FD1FAF" w14:textId="77777777" w:rsidR="00F25BF8" w:rsidRPr="00F25BF8" w:rsidRDefault="00F25BF8" w:rsidP="00F25BF8">
            <w:pPr>
              <w:contextualSpacing/>
              <w:jc w:val="center"/>
              <w:rPr>
                <w:sz w:val="20"/>
              </w:rPr>
            </w:pPr>
          </w:p>
        </w:tc>
        <w:tc>
          <w:tcPr>
            <w:tcW w:w="1138" w:type="dxa"/>
          </w:tcPr>
          <w:p w14:paraId="66B52B54" w14:textId="77777777" w:rsidR="00F25BF8" w:rsidRPr="00F25BF8" w:rsidRDefault="00F25BF8" w:rsidP="00F25BF8">
            <w:pPr>
              <w:contextualSpacing/>
              <w:jc w:val="center"/>
              <w:rPr>
                <w:sz w:val="20"/>
              </w:rPr>
            </w:pPr>
          </w:p>
        </w:tc>
        <w:tc>
          <w:tcPr>
            <w:tcW w:w="2160" w:type="dxa"/>
          </w:tcPr>
          <w:p w14:paraId="4F4C1C8B" w14:textId="77777777" w:rsidR="00F25BF8" w:rsidRPr="00F25BF8" w:rsidRDefault="00F25BF8" w:rsidP="00F25BF8">
            <w:pPr>
              <w:contextualSpacing/>
              <w:jc w:val="center"/>
              <w:rPr>
                <w:sz w:val="20"/>
              </w:rPr>
            </w:pPr>
          </w:p>
        </w:tc>
        <w:tc>
          <w:tcPr>
            <w:tcW w:w="1080" w:type="dxa"/>
          </w:tcPr>
          <w:p w14:paraId="35EFE7F9" w14:textId="77777777" w:rsidR="00F25BF8" w:rsidRPr="00F25BF8" w:rsidRDefault="00F25BF8" w:rsidP="00F25BF8">
            <w:pPr>
              <w:contextualSpacing/>
              <w:jc w:val="center"/>
              <w:rPr>
                <w:sz w:val="20"/>
              </w:rPr>
            </w:pPr>
          </w:p>
        </w:tc>
        <w:tc>
          <w:tcPr>
            <w:tcW w:w="1440" w:type="dxa"/>
          </w:tcPr>
          <w:p w14:paraId="4FA30F60" w14:textId="77777777" w:rsidR="00F25BF8" w:rsidRPr="00F25BF8" w:rsidRDefault="00F25BF8" w:rsidP="00F25BF8">
            <w:pPr>
              <w:contextualSpacing/>
              <w:jc w:val="center"/>
              <w:rPr>
                <w:sz w:val="20"/>
              </w:rPr>
            </w:pPr>
          </w:p>
        </w:tc>
        <w:tc>
          <w:tcPr>
            <w:tcW w:w="1440" w:type="dxa"/>
          </w:tcPr>
          <w:p w14:paraId="3D91C080" w14:textId="77777777" w:rsidR="00F25BF8" w:rsidRPr="00F25BF8" w:rsidRDefault="00F25BF8" w:rsidP="00F25BF8">
            <w:pPr>
              <w:contextualSpacing/>
              <w:jc w:val="center"/>
              <w:rPr>
                <w:sz w:val="20"/>
              </w:rPr>
            </w:pPr>
          </w:p>
        </w:tc>
        <w:tc>
          <w:tcPr>
            <w:tcW w:w="1440" w:type="dxa"/>
          </w:tcPr>
          <w:p w14:paraId="1B92B430" w14:textId="77777777" w:rsidR="00F25BF8" w:rsidRPr="00F25BF8" w:rsidRDefault="00F25BF8" w:rsidP="00F25BF8">
            <w:pPr>
              <w:contextualSpacing/>
              <w:jc w:val="center"/>
              <w:rPr>
                <w:sz w:val="20"/>
              </w:rPr>
            </w:pPr>
          </w:p>
        </w:tc>
      </w:tr>
      <w:tr w:rsidR="00F25BF8" w:rsidRPr="00F25BF8" w14:paraId="34B17FD5" w14:textId="77777777" w:rsidTr="00F25BF8">
        <w:trPr>
          <w:trHeight w:val="20"/>
          <w:jc w:val="center"/>
        </w:trPr>
        <w:tc>
          <w:tcPr>
            <w:tcW w:w="694" w:type="dxa"/>
          </w:tcPr>
          <w:p w14:paraId="25E7CF99" w14:textId="77777777" w:rsidR="00F25BF8" w:rsidRPr="00F25BF8" w:rsidRDefault="00F25BF8" w:rsidP="00F25BF8">
            <w:pPr>
              <w:contextualSpacing/>
              <w:jc w:val="center"/>
              <w:rPr>
                <w:sz w:val="20"/>
              </w:rPr>
            </w:pPr>
            <w:r w:rsidRPr="00F25BF8">
              <w:rPr>
                <w:sz w:val="20"/>
              </w:rPr>
              <w:t>3</w:t>
            </w:r>
          </w:p>
        </w:tc>
        <w:tc>
          <w:tcPr>
            <w:tcW w:w="900" w:type="dxa"/>
          </w:tcPr>
          <w:p w14:paraId="4913D6C1" w14:textId="77777777" w:rsidR="00F25BF8" w:rsidRPr="00F25BF8" w:rsidRDefault="00F25BF8" w:rsidP="00F25BF8">
            <w:pPr>
              <w:contextualSpacing/>
              <w:jc w:val="center"/>
              <w:rPr>
                <w:sz w:val="20"/>
              </w:rPr>
            </w:pPr>
          </w:p>
        </w:tc>
        <w:tc>
          <w:tcPr>
            <w:tcW w:w="900" w:type="dxa"/>
          </w:tcPr>
          <w:p w14:paraId="19229078" w14:textId="77777777" w:rsidR="00F25BF8" w:rsidRPr="00F25BF8" w:rsidRDefault="00F25BF8" w:rsidP="00F25BF8">
            <w:pPr>
              <w:contextualSpacing/>
              <w:jc w:val="center"/>
              <w:rPr>
                <w:sz w:val="20"/>
              </w:rPr>
            </w:pPr>
          </w:p>
        </w:tc>
        <w:tc>
          <w:tcPr>
            <w:tcW w:w="1461" w:type="dxa"/>
          </w:tcPr>
          <w:p w14:paraId="5E0D03B7" w14:textId="77777777" w:rsidR="00F25BF8" w:rsidRPr="00F25BF8" w:rsidRDefault="00F25BF8" w:rsidP="00F25BF8">
            <w:pPr>
              <w:contextualSpacing/>
              <w:jc w:val="center"/>
              <w:rPr>
                <w:sz w:val="20"/>
              </w:rPr>
            </w:pPr>
          </w:p>
        </w:tc>
        <w:tc>
          <w:tcPr>
            <w:tcW w:w="1440" w:type="dxa"/>
          </w:tcPr>
          <w:p w14:paraId="34545F32" w14:textId="77777777" w:rsidR="00F25BF8" w:rsidRPr="00F25BF8" w:rsidRDefault="00F25BF8" w:rsidP="00F25BF8">
            <w:pPr>
              <w:contextualSpacing/>
              <w:jc w:val="center"/>
              <w:rPr>
                <w:sz w:val="20"/>
              </w:rPr>
            </w:pPr>
          </w:p>
        </w:tc>
        <w:tc>
          <w:tcPr>
            <w:tcW w:w="1022" w:type="dxa"/>
          </w:tcPr>
          <w:p w14:paraId="23D4C13B" w14:textId="77777777" w:rsidR="00F25BF8" w:rsidRPr="00F25BF8" w:rsidRDefault="00F25BF8" w:rsidP="00F25BF8">
            <w:pPr>
              <w:contextualSpacing/>
              <w:jc w:val="center"/>
              <w:rPr>
                <w:sz w:val="20"/>
              </w:rPr>
            </w:pPr>
          </w:p>
        </w:tc>
        <w:tc>
          <w:tcPr>
            <w:tcW w:w="1138" w:type="dxa"/>
          </w:tcPr>
          <w:p w14:paraId="3405B386" w14:textId="77777777" w:rsidR="00F25BF8" w:rsidRPr="00F25BF8" w:rsidRDefault="00F25BF8" w:rsidP="00F25BF8">
            <w:pPr>
              <w:contextualSpacing/>
              <w:jc w:val="center"/>
              <w:rPr>
                <w:sz w:val="20"/>
              </w:rPr>
            </w:pPr>
          </w:p>
        </w:tc>
        <w:tc>
          <w:tcPr>
            <w:tcW w:w="2160" w:type="dxa"/>
          </w:tcPr>
          <w:p w14:paraId="59C4F345" w14:textId="77777777" w:rsidR="00F25BF8" w:rsidRPr="00F25BF8" w:rsidRDefault="00F25BF8" w:rsidP="00F25BF8">
            <w:pPr>
              <w:contextualSpacing/>
              <w:jc w:val="center"/>
              <w:rPr>
                <w:sz w:val="20"/>
              </w:rPr>
            </w:pPr>
          </w:p>
        </w:tc>
        <w:tc>
          <w:tcPr>
            <w:tcW w:w="1080" w:type="dxa"/>
          </w:tcPr>
          <w:p w14:paraId="73B584DD" w14:textId="77777777" w:rsidR="00F25BF8" w:rsidRPr="00F25BF8" w:rsidRDefault="00F25BF8" w:rsidP="00F25BF8">
            <w:pPr>
              <w:contextualSpacing/>
              <w:jc w:val="center"/>
              <w:rPr>
                <w:sz w:val="20"/>
              </w:rPr>
            </w:pPr>
          </w:p>
        </w:tc>
        <w:tc>
          <w:tcPr>
            <w:tcW w:w="1440" w:type="dxa"/>
          </w:tcPr>
          <w:p w14:paraId="15B71A95" w14:textId="77777777" w:rsidR="00F25BF8" w:rsidRPr="00F25BF8" w:rsidRDefault="00F25BF8" w:rsidP="00F25BF8">
            <w:pPr>
              <w:contextualSpacing/>
              <w:jc w:val="center"/>
              <w:rPr>
                <w:sz w:val="20"/>
              </w:rPr>
            </w:pPr>
          </w:p>
        </w:tc>
        <w:tc>
          <w:tcPr>
            <w:tcW w:w="1440" w:type="dxa"/>
          </w:tcPr>
          <w:p w14:paraId="2C838931" w14:textId="77777777" w:rsidR="00F25BF8" w:rsidRPr="00F25BF8" w:rsidRDefault="00F25BF8" w:rsidP="00F25BF8">
            <w:pPr>
              <w:contextualSpacing/>
              <w:jc w:val="center"/>
              <w:rPr>
                <w:sz w:val="20"/>
              </w:rPr>
            </w:pPr>
          </w:p>
        </w:tc>
        <w:tc>
          <w:tcPr>
            <w:tcW w:w="1440" w:type="dxa"/>
          </w:tcPr>
          <w:p w14:paraId="4D32E615" w14:textId="77777777" w:rsidR="00F25BF8" w:rsidRPr="00F25BF8" w:rsidRDefault="00F25BF8" w:rsidP="00F25BF8">
            <w:pPr>
              <w:contextualSpacing/>
              <w:jc w:val="center"/>
              <w:rPr>
                <w:sz w:val="20"/>
              </w:rPr>
            </w:pPr>
          </w:p>
        </w:tc>
      </w:tr>
      <w:tr w:rsidR="00F25BF8" w:rsidRPr="00F25BF8" w14:paraId="28C9B604" w14:textId="77777777" w:rsidTr="00F25BF8">
        <w:trPr>
          <w:trHeight w:val="20"/>
          <w:jc w:val="center"/>
        </w:trPr>
        <w:tc>
          <w:tcPr>
            <w:tcW w:w="694" w:type="dxa"/>
          </w:tcPr>
          <w:p w14:paraId="1881DDCE" w14:textId="77777777" w:rsidR="00F25BF8" w:rsidRPr="00F25BF8" w:rsidRDefault="00F25BF8" w:rsidP="00F25BF8">
            <w:pPr>
              <w:contextualSpacing/>
              <w:jc w:val="center"/>
              <w:rPr>
                <w:sz w:val="20"/>
              </w:rPr>
            </w:pPr>
            <w:r w:rsidRPr="00F25BF8">
              <w:rPr>
                <w:sz w:val="20"/>
              </w:rPr>
              <w:t>4</w:t>
            </w:r>
          </w:p>
        </w:tc>
        <w:tc>
          <w:tcPr>
            <w:tcW w:w="900" w:type="dxa"/>
          </w:tcPr>
          <w:p w14:paraId="4926EFFE" w14:textId="77777777" w:rsidR="00F25BF8" w:rsidRPr="00F25BF8" w:rsidRDefault="00F25BF8" w:rsidP="00F25BF8">
            <w:pPr>
              <w:contextualSpacing/>
              <w:jc w:val="center"/>
              <w:rPr>
                <w:sz w:val="20"/>
              </w:rPr>
            </w:pPr>
          </w:p>
        </w:tc>
        <w:tc>
          <w:tcPr>
            <w:tcW w:w="900" w:type="dxa"/>
          </w:tcPr>
          <w:p w14:paraId="75D1BA0A" w14:textId="77777777" w:rsidR="00F25BF8" w:rsidRPr="00F25BF8" w:rsidRDefault="00F25BF8" w:rsidP="00F25BF8">
            <w:pPr>
              <w:contextualSpacing/>
              <w:jc w:val="center"/>
              <w:rPr>
                <w:sz w:val="20"/>
              </w:rPr>
            </w:pPr>
          </w:p>
        </w:tc>
        <w:tc>
          <w:tcPr>
            <w:tcW w:w="1461" w:type="dxa"/>
          </w:tcPr>
          <w:p w14:paraId="09DAF883" w14:textId="77777777" w:rsidR="00F25BF8" w:rsidRPr="00F25BF8" w:rsidRDefault="00F25BF8" w:rsidP="00F25BF8">
            <w:pPr>
              <w:contextualSpacing/>
              <w:jc w:val="center"/>
              <w:rPr>
                <w:sz w:val="20"/>
              </w:rPr>
            </w:pPr>
          </w:p>
        </w:tc>
        <w:tc>
          <w:tcPr>
            <w:tcW w:w="1440" w:type="dxa"/>
          </w:tcPr>
          <w:p w14:paraId="307C7C34" w14:textId="77777777" w:rsidR="00F25BF8" w:rsidRPr="00F25BF8" w:rsidRDefault="00F25BF8" w:rsidP="00F25BF8">
            <w:pPr>
              <w:contextualSpacing/>
              <w:jc w:val="center"/>
              <w:rPr>
                <w:sz w:val="20"/>
              </w:rPr>
            </w:pPr>
          </w:p>
        </w:tc>
        <w:tc>
          <w:tcPr>
            <w:tcW w:w="1022" w:type="dxa"/>
          </w:tcPr>
          <w:p w14:paraId="32B59CBA" w14:textId="77777777" w:rsidR="00F25BF8" w:rsidRPr="00F25BF8" w:rsidRDefault="00F25BF8" w:rsidP="00F25BF8">
            <w:pPr>
              <w:contextualSpacing/>
              <w:jc w:val="center"/>
              <w:rPr>
                <w:sz w:val="20"/>
              </w:rPr>
            </w:pPr>
          </w:p>
        </w:tc>
        <w:tc>
          <w:tcPr>
            <w:tcW w:w="1138" w:type="dxa"/>
          </w:tcPr>
          <w:p w14:paraId="7C4A4A22" w14:textId="77777777" w:rsidR="00F25BF8" w:rsidRPr="00F25BF8" w:rsidRDefault="00F25BF8" w:rsidP="00F25BF8">
            <w:pPr>
              <w:contextualSpacing/>
              <w:jc w:val="center"/>
              <w:rPr>
                <w:sz w:val="20"/>
              </w:rPr>
            </w:pPr>
          </w:p>
        </w:tc>
        <w:tc>
          <w:tcPr>
            <w:tcW w:w="2160" w:type="dxa"/>
          </w:tcPr>
          <w:p w14:paraId="490AEDE4" w14:textId="77777777" w:rsidR="00F25BF8" w:rsidRPr="00F25BF8" w:rsidRDefault="00F25BF8" w:rsidP="00F25BF8">
            <w:pPr>
              <w:contextualSpacing/>
              <w:jc w:val="center"/>
              <w:rPr>
                <w:sz w:val="20"/>
              </w:rPr>
            </w:pPr>
          </w:p>
        </w:tc>
        <w:tc>
          <w:tcPr>
            <w:tcW w:w="1080" w:type="dxa"/>
          </w:tcPr>
          <w:p w14:paraId="43552144" w14:textId="77777777" w:rsidR="00F25BF8" w:rsidRPr="00F25BF8" w:rsidRDefault="00F25BF8" w:rsidP="00F25BF8">
            <w:pPr>
              <w:contextualSpacing/>
              <w:jc w:val="center"/>
              <w:rPr>
                <w:sz w:val="20"/>
              </w:rPr>
            </w:pPr>
          </w:p>
        </w:tc>
        <w:tc>
          <w:tcPr>
            <w:tcW w:w="1440" w:type="dxa"/>
          </w:tcPr>
          <w:p w14:paraId="33E9F496" w14:textId="77777777" w:rsidR="00F25BF8" w:rsidRPr="00F25BF8" w:rsidRDefault="00F25BF8" w:rsidP="00F25BF8">
            <w:pPr>
              <w:contextualSpacing/>
              <w:jc w:val="center"/>
              <w:rPr>
                <w:sz w:val="20"/>
              </w:rPr>
            </w:pPr>
          </w:p>
        </w:tc>
        <w:tc>
          <w:tcPr>
            <w:tcW w:w="1440" w:type="dxa"/>
          </w:tcPr>
          <w:p w14:paraId="3158F1E3" w14:textId="77777777" w:rsidR="00F25BF8" w:rsidRPr="00F25BF8" w:rsidRDefault="00F25BF8" w:rsidP="00F25BF8">
            <w:pPr>
              <w:contextualSpacing/>
              <w:jc w:val="center"/>
              <w:rPr>
                <w:sz w:val="20"/>
              </w:rPr>
            </w:pPr>
          </w:p>
        </w:tc>
        <w:tc>
          <w:tcPr>
            <w:tcW w:w="1440" w:type="dxa"/>
          </w:tcPr>
          <w:p w14:paraId="3C4471AC" w14:textId="77777777" w:rsidR="00F25BF8" w:rsidRPr="00F25BF8" w:rsidRDefault="00F25BF8" w:rsidP="00F25BF8">
            <w:pPr>
              <w:contextualSpacing/>
              <w:jc w:val="center"/>
              <w:rPr>
                <w:sz w:val="20"/>
              </w:rPr>
            </w:pPr>
          </w:p>
        </w:tc>
      </w:tr>
      <w:tr w:rsidR="00F25BF8" w:rsidRPr="00F25BF8" w14:paraId="2D725CDF" w14:textId="77777777" w:rsidTr="00F25BF8">
        <w:trPr>
          <w:trHeight w:val="20"/>
          <w:jc w:val="center"/>
        </w:trPr>
        <w:tc>
          <w:tcPr>
            <w:tcW w:w="694" w:type="dxa"/>
          </w:tcPr>
          <w:p w14:paraId="5D588BD2" w14:textId="77777777" w:rsidR="00F25BF8" w:rsidRPr="00F25BF8" w:rsidRDefault="00F25BF8" w:rsidP="00F25BF8">
            <w:pPr>
              <w:contextualSpacing/>
              <w:jc w:val="center"/>
              <w:rPr>
                <w:sz w:val="20"/>
              </w:rPr>
            </w:pPr>
            <w:r w:rsidRPr="00F25BF8">
              <w:rPr>
                <w:sz w:val="20"/>
              </w:rPr>
              <w:t>5</w:t>
            </w:r>
          </w:p>
        </w:tc>
        <w:tc>
          <w:tcPr>
            <w:tcW w:w="900" w:type="dxa"/>
          </w:tcPr>
          <w:p w14:paraId="28F8E55C" w14:textId="77777777" w:rsidR="00F25BF8" w:rsidRPr="00F25BF8" w:rsidRDefault="00F25BF8" w:rsidP="00F25BF8">
            <w:pPr>
              <w:contextualSpacing/>
              <w:jc w:val="center"/>
              <w:rPr>
                <w:sz w:val="20"/>
              </w:rPr>
            </w:pPr>
          </w:p>
        </w:tc>
        <w:tc>
          <w:tcPr>
            <w:tcW w:w="900" w:type="dxa"/>
          </w:tcPr>
          <w:p w14:paraId="6F83CDBD" w14:textId="77777777" w:rsidR="00F25BF8" w:rsidRPr="00F25BF8" w:rsidRDefault="00F25BF8" w:rsidP="00F25BF8">
            <w:pPr>
              <w:contextualSpacing/>
              <w:jc w:val="center"/>
              <w:rPr>
                <w:sz w:val="20"/>
              </w:rPr>
            </w:pPr>
          </w:p>
        </w:tc>
        <w:tc>
          <w:tcPr>
            <w:tcW w:w="1461" w:type="dxa"/>
          </w:tcPr>
          <w:p w14:paraId="2E78CB44" w14:textId="77777777" w:rsidR="00F25BF8" w:rsidRPr="00F25BF8" w:rsidRDefault="00F25BF8" w:rsidP="00F25BF8">
            <w:pPr>
              <w:contextualSpacing/>
              <w:jc w:val="center"/>
              <w:rPr>
                <w:sz w:val="20"/>
              </w:rPr>
            </w:pPr>
          </w:p>
        </w:tc>
        <w:tc>
          <w:tcPr>
            <w:tcW w:w="1440" w:type="dxa"/>
          </w:tcPr>
          <w:p w14:paraId="6B1AB010" w14:textId="77777777" w:rsidR="00F25BF8" w:rsidRPr="00F25BF8" w:rsidRDefault="00F25BF8" w:rsidP="00F25BF8">
            <w:pPr>
              <w:contextualSpacing/>
              <w:jc w:val="center"/>
              <w:rPr>
                <w:sz w:val="20"/>
              </w:rPr>
            </w:pPr>
          </w:p>
        </w:tc>
        <w:tc>
          <w:tcPr>
            <w:tcW w:w="1022" w:type="dxa"/>
          </w:tcPr>
          <w:p w14:paraId="79E15723" w14:textId="77777777" w:rsidR="00F25BF8" w:rsidRPr="00F25BF8" w:rsidRDefault="00F25BF8" w:rsidP="00F25BF8">
            <w:pPr>
              <w:contextualSpacing/>
              <w:jc w:val="center"/>
              <w:rPr>
                <w:sz w:val="20"/>
              </w:rPr>
            </w:pPr>
          </w:p>
        </w:tc>
        <w:tc>
          <w:tcPr>
            <w:tcW w:w="1138" w:type="dxa"/>
          </w:tcPr>
          <w:p w14:paraId="54D8C756" w14:textId="77777777" w:rsidR="00F25BF8" w:rsidRPr="00F25BF8" w:rsidRDefault="00F25BF8" w:rsidP="00F25BF8">
            <w:pPr>
              <w:contextualSpacing/>
              <w:jc w:val="center"/>
              <w:rPr>
                <w:sz w:val="20"/>
              </w:rPr>
            </w:pPr>
          </w:p>
        </w:tc>
        <w:tc>
          <w:tcPr>
            <w:tcW w:w="2160" w:type="dxa"/>
          </w:tcPr>
          <w:p w14:paraId="1B63FE31" w14:textId="77777777" w:rsidR="00F25BF8" w:rsidRPr="00F25BF8" w:rsidRDefault="00F25BF8" w:rsidP="00F25BF8">
            <w:pPr>
              <w:contextualSpacing/>
              <w:jc w:val="center"/>
              <w:rPr>
                <w:sz w:val="20"/>
              </w:rPr>
            </w:pPr>
          </w:p>
        </w:tc>
        <w:tc>
          <w:tcPr>
            <w:tcW w:w="1080" w:type="dxa"/>
          </w:tcPr>
          <w:p w14:paraId="661B705F" w14:textId="77777777" w:rsidR="00F25BF8" w:rsidRPr="00F25BF8" w:rsidRDefault="00F25BF8" w:rsidP="00F25BF8">
            <w:pPr>
              <w:contextualSpacing/>
              <w:jc w:val="center"/>
              <w:rPr>
                <w:sz w:val="20"/>
              </w:rPr>
            </w:pPr>
          </w:p>
        </w:tc>
        <w:tc>
          <w:tcPr>
            <w:tcW w:w="1440" w:type="dxa"/>
          </w:tcPr>
          <w:p w14:paraId="45B2CCCB" w14:textId="77777777" w:rsidR="00F25BF8" w:rsidRPr="00F25BF8" w:rsidRDefault="00F25BF8" w:rsidP="00F25BF8">
            <w:pPr>
              <w:contextualSpacing/>
              <w:jc w:val="center"/>
              <w:rPr>
                <w:sz w:val="20"/>
              </w:rPr>
            </w:pPr>
          </w:p>
        </w:tc>
        <w:tc>
          <w:tcPr>
            <w:tcW w:w="1440" w:type="dxa"/>
          </w:tcPr>
          <w:p w14:paraId="7767713E" w14:textId="77777777" w:rsidR="00F25BF8" w:rsidRPr="00F25BF8" w:rsidRDefault="00F25BF8" w:rsidP="00F25BF8">
            <w:pPr>
              <w:contextualSpacing/>
              <w:jc w:val="center"/>
              <w:rPr>
                <w:sz w:val="20"/>
              </w:rPr>
            </w:pPr>
          </w:p>
        </w:tc>
        <w:tc>
          <w:tcPr>
            <w:tcW w:w="1440" w:type="dxa"/>
          </w:tcPr>
          <w:p w14:paraId="56704E22" w14:textId="77777777" w:rsidR="00F25BF8" w:rsidRPr="00F25BF8" w:rsidRDefault="00F25BF8" w:rsidP="00F25BF8">
            <w:pPr>
              <w:contextualSpacing/>
              <w:jc w:val="center"/>
              <w:rPr>
                <w:sz w:val="20"/>
              </w:rPr>
            </w:pPr>
          </w:p>
        </w:tc>
      </w:tr>
      <w:tr w:rsidR="00F25BF8" w:rsidRPr="00F25BF8" w14:paraId="3A1FD068" w14:textId="77777777" w:rsidTr="00F25BF8">
        <w:trPr>
          <w:trHeight w:val="20"/>
          <w:jc w:val="center"/>
        </w:trPr>
        <w:tc>
          <w:tcPr>
            <w:tcW w:w="694" w:type="dxa"/>
          </w:tcPr>
          <w:p w14:paraId="1761ADC8" w14:textId="77777777" w:rsidR="00F25BF8" w:rsidRPr="00F25BF8" w:rsidRDefault="00F25BF8" w:rsidP="00F25BF8">
            <w:pPr>
              <w:contextualSpacing/>
              <w:jc w:val="center"/>
              <w:rPr>
                <w:sz w:val="20"/>
              </w:rPr>
            </w:pPr>
            <w:r w:rsidRPr="00F25BF8">
              <w:rPr>
                <w:sz w:val="20"/>
              </w:rPr>
              <w:t>6</w:t>
            </w:r>
          </w:p>
        </w:tc>
        <w:tc>
          <w:tcPr>
            <w:tcW w:w="900" w:type="dxa"/>
          </w:tcPr>
          <w:p w14:paraId="1954922C" w14:textId="77777777" w:rsidR="00F25BF8" w:rsidRPr="00F25BF8" w:rsidRDefault="00F25BF8" w:rsidP="00F25BF8">
            <w:pPr>
              <w:contextualSpacing/>
              <w:jc w:val="center"/>
              <w:rPr>
                <w:sz w:val="20"/>
              </w:rPr>
            </w:pPr>
          </w:p>
        </w:tc>
        <w:tc>
          <w:tcPr>
            <w:tcW w:w="900" w:type="dxa"/>
          </w:tcPr>
          <w:p w14:paraId="5C786485" w14:textId="77777777" w:rsidR="00F25BF8" w:rsidRPr="00F25BF8" w:rsidRDefault="00F25BF8" w:rsidP="00F25BF8">
            <w:pPr>
              <w:contextualSpacing/>
              <w:jc w:val="center"/>
              <w:rPr>
                <w:sz w:val="20"/>
              </w:rPr>
            </w:pPr>
          </w:p>
        </w:tc>
        <w:tc>
          <w:tcPr>
            <w:tcW w:w="1461" w:type="dxa"/>
          </w:tcPr>
          <w:p w14:paraId="11B5278C" w14:textId="77777777" w:rsidR="00F25BF8" w:rsidRPr="00F25BF8" w:rsidRDefault="00F25BF8" w:rsidP="00F25BF8">
            <w:pPr>
              <w:contextualSpacing/>
              <w:jc w:val="center"/>
              <w:rPr>
                <w:sz w:val="20"/>
              </w:rPr>
            </w:pPr>
          </w:p>
        </w:tc>
        <w:tc>
          <w:tcPr>
            <w:tcW w:w="1440" w:type="dxa"/>
          </w:tcPr>
          <w:p w14:paraId="6DBAE88B" w14:textId="77777777" w:rsidR="00F25BF8" w:rsidRPr="00F25BF8" w:rsidRDefault="00F25BF8" w:rsidP="00F25BF8">
            <w:pPr>
              <w:contextualSpacing/>
              <w:jc w:val="center"/>
              <w:rPr>
                <w:sz w:val="20"/>
              </w:rPr>
            </w:pPr>
          </w:p>
        </w:tc>
        <w:tc>
          <w:tcPr>
            <w:tcW w:w="1022" w:type="dxa"/>
          </w:tcPr>
          <w:p w14:paraId="36780FA9" w14:textId="77777777" w:rsidR="00F25BF8" w:rsidRPr="00F25BF8" w:rsidRDefault="00F25BF8" w:rsidP="00F25BF8">
            <w:pPr>
              <w:contextualSpacing/>
              <w:jc w:val="center"/>
              <w:rPr>
                <w:sz w:val="20"/>
              </w:rPr>
            </w:pPr>
          </w:p>
        </w:tc>
        <w:tc>
          <w:tcPr>
            <w:tcW w:w="1138" w:type="dxa"/>
          </w:tcPr>
          <w:p w14:paraId="36FDA747" w14:textId="77777777" w:rsidR="00F25BF8" w:rsidRPr="00F25BF8" w:rsidRDefault="00F25BF8" w:rsidP="00F25BF8">
            <w:pPr>
              <w:contextualSpacing/>
              <w:jc w:val="center"/>
              <w:rPr>
                <w:sz w:val="20"/>
              </w:rPr>
            </w:pPr>
          </w:p>
        </w:tc>
        <w:tc>
          <w:tcPr>
            <w:tcW w:w="2160" w:type="dxa"/>
          </w:tcPr>
          <w:p w14:paraId="3C072350" w14:textId="77777777" w:rsidR="00F25BF8" w:rsidRPr="00F25BF8" w:rsidRDefault="00F25BF8" w:rsidP="00F25BF8">
            <w:pPr>
              <w:contextualSpacing/>
              <w:jc w:val="center"/>
              <w:rPr>
                <w:sz w:val="20"/>
              </w:rPr>
            </w:pPr>
          </w:p>
        </w:tc>
        <w:tc>
          <w:tcPr>
            <w:tcW w:w="1080" w:type="dxa"/>
          </w:tcPr>
          <w:p w14:paraId="78E289B4" w14:textId="77777777" w:rsidR="00F25BF8" w:rsidRPr="00F25BF8" w:rsidRDefault="00F25BF8" w:rsidP="00F25BF8">
            <w:pPr>
              <w:contextualSpacing/>
              <w:jc w:val="center"/>
              <w:rPr>
                <w:sz w:val="20"/>
              </w:rPr>
            </w:pPr>
          </w:p>
        </w:tc>
        <w:tc>
          <w:tcPr>
            <w:tcW w:w="1440" w:type="dxa"/>
          </w:tcPr>
          <w:p w14:paraId="25C9AFD6" w14:textId="77777777" w:rsidR="00F25BF8" w:rsidRPr="00F25BF8" w:rsidRDefault="00F25BF8" w:rsidP="00F25BF8">
            <w:pPr>
              <w:contextualSpacing/>
              <w:jc w:val="center"/>
              <w:rPr>
                <w:sz w:val="20"/>
              </w:rPr>
            </w:pPr>
          </w:p>
        </w:tc>
        <w:tc>
          <w:tcPr>
            <w:tcW w:w="1440" w:type="dxa"/>
          </w:tcPr>
          <w:p w14:paraId="456B5885" w14:textId="77777777" w:rsidR="00F25BF8" w:rsidRPr="00F25BF8" w:rsidRDefault="00F25BF8" w:rsidP="00F25BF8">
            <w:pPr>
              <w:contextualSpacing/>
              <w:jc w:val="center"/>
              <w:rPr>
                <w:sz w:val="20"/>
              </w:rPr>
            </w:pPr>
          </w:p>
        </w:tc>
        <w:tc>
          <w:tcPr>
            <w:tcW w:w="1440" w:type="dxa"/>
          </w:tcPr>
          <w:p w14:paraId="422FAD80" w14:textId="77777777" w:rsidR="00F25BF8" w:rsidRPr="00F25BF8" w:rsidRDefault="00F25BF8" w:rsidP="00F25BF8">
            <w:pPr>
              <w:contextualSpacing/>
              <w:jc w:val="center"/>
              <w:rPr>
                <w:sz w:val="20"/>
              </w:rPr>
            </w:pPr>
          </w:p>
        </w:tc>
      </w:tr>
      <w:tr w:rsidR="00F25BF8" w:rsidRPr="00F25BF8" w14:paraId="34FA2CFF" w14:textId="77777777" w:rsidTr="00F25BF8">
        <w:trPr>
          <w:trHeight w:val="20"/>
          <w:jc w:val="center"/>
        </w:trPr>
        <w:tc>
          <w:tcPr>
            <w:tcW w:w="694" w:type="dxa"/>
          </w:tcPr>
          <w:p w14:paraId="718AF581" w14:textId="77777777" w:rsidR="00F25BF8" w:rsidRPr="00F25BF8" w:rsidRDefault="00F25BF8" w:rsidP="00F25BF8">
            <w:pPr>
              <w:contextualSpacing/>
              <w:jc w:val="center"/>
              <w:rPr>
                <w:sz w:val="20"/>
              </w:rPr>
            </w:pPr>
            <w:r w:rsidRPr="00F25BF8">
              <w:rPr>
                <w:sz w:val="20"/>
              </w:rPr>
              <w:t>7</w:t>
            </w:r>
          </w:p>
        </w:tc>
        <w:tc>
          <w:tcPr>
            <w:tcW w:w="900" w:type="dxa"/>
          </w:tcPr>
          <w:p w14:paraId="7AF939E4" w14:textId="77777777" w:rsidR="00F25BF8" w:rsidRPr="00F25BF8" w:rsidRDefault="00F25BF8" w:rsidP="00F25BF8">
            <w:pPr>
              <w:contextualSpacing/>
              <w:jc w:val="center"/>
              <w:rPr>
                <w:sz w:val="20"/>
              </w:rPr>
            </w:pPr>
          </w:p>
        </w:tc>
        <w:tc>
          <w:tcPr>
            <w:tcW w:w="900" w:type="dxa"/>
          </w:tcPr>
          <w:p w14:paraId="462ECC8D" w14:textId="77777777" w:rsidR="00F25BF8" w:rsidRPr="00F25BF8" w:rsidRDefault="00F25BF8" w:rsidP="00F25BF8">
            <w:pPr>
              <w:contextualSpacing/>
              <w:jc w:val="center"/>
              <w:rPr>
                <w:sz w:val="20"/>
              </w:rPr>
            </w:pPr>
          </w:p>
        </w:tc>
        <w:tc>
          <w:tcPr>
            <w:tcW w:w="1461" w:type="dxa"/>
          </w:tcPr>
          <w:p w14:paraId="0C6A0648" w14:textId="77777777" w:rsidR="00F25BF8" w:rsidRPr="00F25BF8" w:rsidRDefault="00F25BF8" w:rsidP="00F25BF8">
            <w:pPr>
              <w:contextualSpacing/>
              <w:jc w:val="center"/>
              <w:rPr>
                <w:sz w:val="20"/>
              </w:rPr>
            </w:pPr>
          </w:p>
        </w:tc>
        <w:tc>
          <w:tcPr>
            <w:tcW w:w="1440" w:type="dxa"/>
          </w:tcPr>
          <w:p w14:paraId="5A7FAF74" w14:textId="77777777" w:rsidR="00F25BF8" w:rsidRPr="00F25BF8" w:rsidRDefault="00F25BF8" w:rsidP="00F25BF8">
            <w:pPr>
              <w:contextualSpacing/>
              <w:jc w:val="center"/>
              <w:rPr>
                <w:sz w:val="20"/>
              </w:rPr>
            </w:pPr>
          </w:p>
        </w:tc>
        <w:tc>
          <w:tcPr>
            <w:tcW w:w="1022" w:type="dxa"/>
          </w:tcPr>
          <w:p w14:paraId="6F7AD0ED" w14:textId="77777777" w:rsidR="00F25BF8" w:rsidRPr="00F25BF8" w:rsidRDefault="00F25BF8" w:rsidP="00F25BF8">
            <w:pPr>
              <w:contextualSpacing/>
              <w:jc w:val="center"/>
              <w:rPr>
                <w:sz w:val="20"/>
              </w:rPr>
            </w:pPr>
          </w:p>
        </w:tc>
        <w:tc>
          <w:tcPr>
            <w:tcW w:w="1138" w:type="dxa"/>
          </w:tcPr>
          <w:p w14:paraId="55AE017E" w14:textId="77777777" w:rsidR="00F25BF8" w:rsidRPr="00F25BF8" w:rsidRDefault="00F25BF8" w:rsidP="00F25BF8">
            <w:pPr>
              <w:contextualSpacing/>
              <w:jc w:val="center"/>
              <w:rPr>
                <w:sz w:val="20"/>
              </w:rPr>
            </w:pPr>
          </w:p>
        </w:tc>
        <w:tc>
          <w:tcPr>
            <w:tcW w:w="2160" w:type="dxa"/>
          </w:tcPr>
          <w:p w14:paraId="0F7C201C" w14:textId="77777777" w:rsidR="00F25BF8" w:rsidRPr="00F25BF8" w:rsidRDefault="00F25BF8" w:rsidP="00F25BF8">
            <w:pPr>
              <w:contextualSpacing/>
              <w:jc w:val="center"/>
              <w:rPr>
                <w:sz w:val="20"/>
              </w:rPr>
            </w:pPr>
          </w:p>
        </w:tc>
        <w:tc>
          <w:tcPr>
            <w:tcW w:w="1080" w:type="dxa"/>
          </w:tcPr>
          <w:p w14:paraId="27E883C7" w14:textId="77777777" w:rsidR="00F25BF8" w:rsidRPr="00F25BF8" w:rsidRDefault="00F25BF8" w:rsidP="00F25BF8">
            <w:pPr>
              <w:contextualSpacing/>
              <w:jc w:val="center"/>
              <w:rPr>
                <w:sz w:val="20"/>
              </w:rPr>
            </w:pPr>
          </w:p>
        </w:tc>
        <w:tc>
          <w:tcPr>
            <w:tcW w:w="1440" w:type="dxa"/>
          </w:tcPr>
          <w:p w14:paraId="1E142636" w14:textId="77777777" w:rsidR="00F25BF8" w:rsidRPr="00F25BF8" w:rsidRDefault="00F25BF8" w:rsidP="00F25BF8">
            <w:pPr>
              <w:contextualSpacing/>
              <w:jc w:val="center"/>
              <w:rPr>
                <w:sz w:val="20"/>
              </w:rPr>
            </w:pPr>
          </w:p>
        </w:tc>
        <w:tc>
          <w:tcPr>
            <w:tcW w:w="1440" w:type="dxa"/>
          </w:tcPr>
          <w:p w14:paraId="060AB2F2" w14:textId="77777777" w:rsidR="00F25BF8" w:rsidRPr="00F25BF8" w:rsidRDefault="00F25BF8" w:rsidP="00F25BF8">
            <w:pPr>
              <w:contextualSpacing/>
              <w:jc w:val="center"/>
              <w:rPr>
                <w:sz w:val="20"/>
              </w:rPr>
            </w:pPr>
          </w:p>
        </w:tc>
        <w:tc>
          <w:tcPr>
            <w:tcW w:w="1440" w:type="dxa"/>
          </w:tcPr>
          <w:p w14:paraId="637FB2C5" w14:textId="77777777" w:rsidR="00F25BF8" w:rsidRPr="00F25BF8" w:rsidRDefault="00F25BF8" w:rsidP="00F25BF8">
            <w:pPr>
              <w:contextualSpacing/>
              <w:jc w:val="center"/>
              <w:rPr>
                <w:sz w:val="20"/>
              </w:rPr>
            </w:pPr>
          </w:p>
        </w:tc>
      </w:tr>
      <w:tr w:rsidR="00F25BF8" w:rsidRPr="00F25BF8" w14:paraId="424B44A4" w14:textId="77777777" w:rsidTr="00F25BF8">
        <w:trPr>
          <w:trHeight w:val="20"/>
          <w:jc w:val="center"/>
        </w:trPr>
        <w:tc>
          <w:tcPr>
            <w:tcW w:w="694" w:type="dxa"/>
          </w:tcPr>
          <w:p w14:paraId="7C9D0F05" w14:textId="77777777" w:rsidR="00F25BF8" w:rsidRPr="00F25BF8" w:rsidRDefault="00F25BF8" w:rsidP="00F25BF8">
            <w:pPr>
              <w:contextualSpacing/>
              <w:jc w:val="center"/>
              <w:rPr>
                <w:sz w:val="20"/>
              </w:rPr>
            </w:pPr>
            <w:r w:rsidRPr="00F25BF8">
              <w:rPr>
                <w:sz w:val="20"/>
              </w:rPr>
              <w:t>8</w:t>
            </w:r>
          </w:p>
        </w:tc>
        <w:tc>
          <w:tcPr>
            <w:tcW w:w="900" w:type="dxa"/>
          </w:tcPr>
          <w:p w14:paraId="30563199" w14:textId="77777777" w:rsidR="00F25BF8" w:rsidRPr="00F25BF8" w:rsidRDefault="00F25BF8" w:rsidP="00F25BF8">
            <w:pPr>
              <w:contextualSpacing/>
              <w:jc w:val="center"/>
              <w:rPr>
                <w:sz w:val="20"/>
              </w:rPr>
            </w:pPr>
          </w:p>
        </w:tc>
        <w:tc>
          <w:tcPr>
            <w:tcW w:w="900" w:type="dxa"/>
          </w:tcPr>
          <w:p w14:paraId="75B97AF1" w14:textId="77777777" w:rsidR="00F25BF8" w:rsidRPr="00F25BF8" w:rsidRDefault="00F25BF8" w:rsidP="00F25BF8">
            <w:pPr>
              <w:contextualSpacing/>
              <w:jc w:val="center"/>
              <w:rPr>
                <w:sz w:val="20"/>
              </w:rPr>
            </w:pPr>
          </w:p>
        </w:tc>
        <w:tc>
          <w:tcPr>
            <w:tcW w:w="1461" w:type="dxa"/>
          </w:tcPr>
          <w:p w14:paraId="67AE70E0" w14:textId="77777777" w:rsidR="00F25BF8" w:rsidRPr="00F25BF8" w:rsidRDefault="00F25BF8" w:rsidP="00F25BF8">
            <w:pPr>
              <w:contextualSpacing/>
              <w:jc w:val="center"/>
              <w:rPr>
                <w:sz w:val="20"/>
              </w:rPr>
            </w:pPr>
          </w:p>
        </w:tc>
        <w:tc>
          <w:tcPr>
            <w:tcW w:w="1440" w:type="dxa"/>
          </w:tcPr>
          <w:p w14:paraId="2A2D2EFF" w14:textId="77777777" w:rsidR="00F25BF8" w:rsidRPr="00F25BF8" w:rsidRDefault="00F25BF8" w:rsidP="00F25BF8">
            <w:pPr>
              <w:contextualSpacing/>
              <w:jc w:val="center"/>
              <w:rPr>
                <w:sz w:val="20"/>
              </w:rPr>
            </w:pPr>
          </w:p>
        </w:tc>
        <w:tc>
          <w:tcPr>
            <w:tcW w:w="1022" w:type="dxa"/>
          </w:tcPr>
          <w:p w14:paraId="2270BC83" w14:textId="77777777" w:rsidR="00F25BF8" w:rsidRPr="00F25BF8" w:rsidRDefault="00F25BF8" w:rsidP="00F25BF8">
            <w:pPr>
              <w:contextualSpacing/>
              <w:jc w:val="center"/>
              <w:rPr>
                <w:sz w:val="20"/>
              </w:rPr>
            </w:pPr>
          </w:p>
        </w:tc>
        <w:tc>
          <w:tcPr>
            <w:tcW w:w="1138" w:type="dxa"/>
          </w:tcPr>
          <w:p w14:paraId="59FCB931" w14:textId="77777777" w:rsidR="00F25BF8" w:rsidRPr="00F25BF8" w:rsidRDefault="00F25BF8" w:rsidP="00F25BF8">
            <w:pPr>
              <w:contextualSpacing/>
              <w:jc w:val="center"/>
              <w:rPr>
                <w:sz w:val="20"/>
              </w:rPr>
            </w:pPr>
          </w:p>
        </w:tc>
        <w:tc>
          <w:tcPr>
            <w:tcW w:w="2160" w:type="dxa"/>
          </w:tcPr>
          <w:p w14:paraId="4F597134" w14:textId="77777777" w:rsidR="00F25BF8" w:rsidRPr="00F25BF8" w:rsidRDefault="00F25BF8" w:rsidP="00F25BF8">
            <w:pPr>
              <w:contextualSpacing/>
              <w:jc w:val="center"/>
              <w:rPr>
                <w:sz w:val="20"/>
              </w:rPr>
            </w:pPr>
          </w:p>
        </w:tc>
        <w:tc>
          <w:tcPr>
            <w:tcW w:w="1080" w:type="dxa"/>
          </w:tcPr>
          <w:p w14:paraId="3558C104" w14:textId="77777777" w:rsidR="00F25BF8" w:rsidRPr="00F25BF8" w:rsidRDefault="00F25BF8" w:rsidP="00F25BF8">
            <w:pPr>
              <w:contextualSpacing/>
              <w:jc w:val="center"/>
              <w:rPr>
                <w:sz w:val="20"/>
              </w:rPr>
            </w:pPr>
          </w:p>
        </w:tc>
        <w:tc>
          <w:tcPr>
            <w:tcW w:w="1440" w:type="dxa"/>
          </w:tcPr>
          <w:p w14:paraId="28F18A3A" w14:textId="77777777" w:rsidR="00F25BF8" w:rsidRPr="00F25BF8" w:rsidRDefault="00F25BF8" w:rsidP="00F25BF8">
            <w:pPr>
              <w:contextualSpacing/>
              <w:jc w:val="center"/>
              <w:rPr>
                <w:sz w:val="20"/>
              </w:rPr>
            </w:pPr>
          </w:p>
        </w:tc>
        <w:tc>
          <w:tcPr>
            <w:tcW w:w="1440" w:type="dxa"/>
          </w:tcPr>
          <w:p w14:paraId="55508964" w14:textId="77777777" w:rsidR="00F25BF8" w:rsidRPr="00F25BF8" w:rsidRDefault="00F25BF8" w:rsidP="00F25BF8">
            <w:pPr>
              <w:contextualSpacing/>
              <w:jc w:val="center"/>
              <w:rPr>
                <w:sz w:val="20"/>
              </w:rPr>
            </w:pPr>
          </w:p>
        </w:tc>
        <w:tc>
          <w:tcPr>
            <w:tcW w:w="1440" w:type="dxa"/>
          </w:tcPr>
          <w:p w14:paraId="0DB3B59F" w14:textId="77777777" w:rsidR="00F25BF8" w:rsidRPr="00F25BF8" w:rsidRDefault="00F25BF8" w:rsidP="00F25BF8">
            <w:pPr>
              <w:contextualSpacing/>
              <w:jc w:val="center"/>
              <w:rPr>
                <w:sz w:val="20"/>
              </w:rPr>
            </w:pPr>
          </w:p>
        </w:tc>
      </w:tr>
      <w:tr w:rsidR="00F25BF8" w:rsidRPr="00F25BF8" w14:paraId="5E651251" w14:textId="77777777" w:rsidTr="00F25BF8">
        <w:trPr>
          <w:trHeight w:val="20"/>
          <w:jc w:val="center"/>
        </w:trPr>
        <w:tc>
          <w:tcPr>
            <w:tcW w:w="694" w:type="dxa"/>
          </w:tcPr>
          <w:p w14:paraId="5C95240A" w14:textId="77777777" w:rsidR="00F25BF8" w:rsidRPr="00F25BF8" w:rsidRDefault="00F25BF8" w:rsidP="00F25BF8">
            <w:pPr>
              <w:contextualSpacing/>
              <w:jc w:val="center"/>
              <w:rPr>
                <w:sz w:val="20"/>
              </w:rPr>
            </w:pPr>
            <w:r w:rsidRPr="00F25BF8">
              <w:rPr>
                <w:sz w:val="20"/>
              </w:rPr>
              <w:t>9</w:t>
            </w:r>
          </w:p>
        </w:tc>
        <w:tc>
          <w:tcPr>
            <w:tcW w:w="900" w:type="dxa"/>
          </w:tcPr>
          <w:p w14:paraId="60947304" w14:textId="77777777" w:rsidR="00F25BF8" w:rsidRPr="00F25BF8" w:rsidRDefault="00F25BF8" w:rsidP="00F25BF8">
            <w:pPr>
              <w:contextualSpacing/>
              <w:jc w:val="center"/>
              <w:rPr>
                <w:sz w:val="20"/>
              </w:rPr>
            </w:pPr>
          </w:p>
        </w:tc>
        <w:tc>
          <w:tcPr>
            <w:tcW w:w="900" w:type="dxa"/>
          </w:tcPr>
          <w:p w14:paraId="3A0D430F" w14:textId="77777777" w:rsidR="00F25BF8" w:rsidRPr="00F25BF8" w:rsidRDefault="00F25BF8" w:rsidP="00F25BF8">
            <w:pPr>
              <w:contextualSpacing/>
              <w:jc w:val="center"/>
              <w:rPr>
                <w:sz w:val="20"/>
              </w:rPr>
            </w:pPr>
          </w:p>
        </w:tc>
        <w:tc>
          <w:tcPr>
            <w:tcW w:w="1461" w:type="dxa"/>
          </w:tcPr>
          <w:p w14:paraId="29D271CA" w14:textId="77777777" w:rsidR="00F25BF8" w:rsidRPr="00F25BF8" w:rsidRDefault="00F25BF8" w:rsidP="00F25BF8">
            <w:pPr>
              <w:contextualSpacing/>
              <w:jc w:val="center"/>
              <w:rPr>
                <w:sz w:val="20"/>
              </w:rPr>
            </w:pPr>
          </w:p>
        </w:tc>
        <w:tc>
          <w:tcPr>
            <w:tcW w:w="1440" w:type="dxa"/>
          </w:tcPr>
          <w:p w14:paraId="096415F9" w14:textId="77777777" w:rsidR="00F25BF8" w:rsidRPr="00F25BF8" w:rsidRDefault="00F25BF8" w:rsidP="00F25BF8">
            <w:pPr>
              <w:contextualSpacing/>
              <w:jc w:val="center"/>
              <w:rPr>
                <w:sz w:val="20"/>
              </w:rPr>
            </w:pPr>
          </w:p>
        </w:tc>
        <w:tc>
          <w:tcPr>
            <w:tcW w:w="1022" w:type="dxa"/>
          </w:tcPr>
          <w:p w14:paraId="5FAB9EC9" w14:textId="77777777" w:rsidR="00F25BF8" w:rsidRPr="00F25BF8" w:rsidRDefault="00F25BF8" w:rsidP="00F25BF8">
            <w:pPr>
              <w:contextualSpacing/>
              <w:jc w:val="center"/>
              <w:rPr>
                <w:sz w:val="20"/>
              </w:rPr>
            </w:pPr>
          </w:p>
        </w:tc>
        <w:tc>
          <w:tcPr>
            <w:tcW w:w="1138" w:type="dxa"/>
          </w:tcPr>
          <w:p w14:paraId="55F7811A" w14:textId="77777777" w:rsidR="00F25BF8" w:rsidRPr="00F25BF8" w:rsidRDefault="00F25BF8" w:rsidP="00F25BF8">
            <w:pPr>
              <w:contextualSpacing/>
              <w:jc w:val="center"/>
              <w:rPr>
                <w:sz w:val="20"/>
              </w:rPr>
            </w:pPr>
          </w:p>
        </w:tc>
        <w:tc>
          <w:tcPr>
            <w:tcW w:w="2160" w:type="dxa"/>
          </w:tcPr>
          <w:p w14:paraId="1320947F" w14:textId="77777777" w:rsidR="00F25BF8" w:rsidRPr="00F25BF8" w:rsidRDefault="00F25BF8" w:rsidP="00F25BF8">
            <w:pPr>
              <w:contextualSpacing/>
              <w:jc w:val="center"/>
              <w:rPr>
                <w:sz w:val="20"/>
              </w:rPr>
            </w:pPr>
          </w:p>
        </w:tc>
        <w:tc>
          <w:tcPr>
            <w:tcW w:w="1080" w:type="dxa"/>
          </w:tcPr>
          <w:p w14:paraId="63ED7BA4" w14:textId="77777777" w:rsidR="00F25BF8" w:rsidRPr="00F25BF8" w:rsidRDefault="00F25BF8" w:rsidP="00F25BF8">
            <w:pPr>
              <w:contextualSpacing/>
              <w:jc w:val="center"/>
              <w:rPr>
                <w:sz w:val="20"/>
              </w:rPr>
            </w:pPr>
          </w:p>
        </w:tc>
        <w:tc>
          <w:tcPr>
            <w:tcW w:w="1440" w:type="dxa"/>
          </w:tcPr>
          <w:p w14:paraId="28AD2290" w14:textId="77777777" w:rsidR="00F25BF8" w:rsidRPr="00F25BF8" w:rsidRDefault="00F25BF8" w:rsidP="00F25BF8">
            <w:pPr>
              <w:contextualSpacing/>
              <w:jc w:val="center"/>
              <w:rPr>
                <w:sz w:val="20"/>
              </w:rPr>
            </w:pPr>
          </w:p>
        </w:tc>
        <w:tc>
          <w:tcPr>
            <w:tcW w:w="1440" w:type="dxa"/>
          </w:tcPr>
          <w:p w14:paraId="1513BBF1" w14:textId="77777777" w:rsidR="00F25BF8" w:rsidRPr="00F25BF8" w:rsidRDefault="00F25BF8" w:rsidP="00F25BF8">
            <w:pPr>
              <w:contextualSpacing/>
              <w:jc w:val="center"/>
              <w:rPr>
                <w:sz w:val="20"/>
              </w:rPr>
            </w:pPr>
          </w:p>
        </w:tc>
        <w:tc>
          <w:tcPr>
            <w:tcW w:w="1440" w:type="dxa"/>
          </w:tcPr>
          <w:p w14:paraId="311DC6EC" w14:textId="77777777" w:rsidR="00F25BF8" w:rsidRPr="00F25BF8" w:rsidRDefault="00F25BF8" w:rsidP="00F25BF8">
            <w:pPr>
              <w:contextualSpacing/>
              <w:jc w:val="center"/>
              <w:rPr>
                <w:sz w:val="20"/>
              </w:rPr>
            </w:pPr>
          </w:p>
        </w:tc>
      </w:tr>
      <w:tr w:rsidR="00F25BF8" w:rsidRPr="00F25BF8" w14:paraId="68A3BF64" w14:textId="77777777" w:rsidTr="00F25BF8">
        <w:trPr>
          <w:trHeight w:val="20"/>
          <w:jc w:val="center"/>
        </w:trPr>
        <w:tc>
          <w:tcPr>
            <w:tcW w:w="694" w:type="dxa"/>
          </w:tcPr>
          <w:p w14:paraId="667C8B4F" w14:textId="77777777" w:rsidR="00F25BF8" w:rsidRPr="00F25BF8" w:rsidRDefault="00F25BF8" w:rsidP="00F25BF8">
            <w:pPr>
              <w:contextualSpacing/>
              <w:jc w:val="center"/>
              <w:rPr>
                <w:sz w:val="20"/>
              </w:rPr>
            </w:pPr>
            <w:r w:rsidRPr="00F25BF8">
              <w:rPr>
                <w:sz w:val="20"/>
              </w:rPr>
              <w:t>10</w:t>
            </w:r>
          </w:p>
        </w:tc>
        <w:tc>
          <w:tcPr>
            <w:tcW w:w="900" w:type="dxa"/>
          </w:tcPr>
          <w:p w14:paraId="52F94664" w14:textId="77777777" w:rsidR="00F25BF8" w:rsidRPr="00F25BF8" w:rsidRDefault="00F25BF8" w:rsidP="00F25BF8">
            <w:pPr>
              <w:contextualSpacing/>
              <w:jc w:val="center"/>
              <w:rPr>
                <w:sz w:val="20"/>
              </w:rPr>
            </w:pPr>
          </w:p>
        </w:tc>
        <w:tc>
          <w:tcPr>
            <w:tcW w:w="900" w:type="dxa"/>
          </w:tcPr>
          <w:p w14:paraId="400E4B5C" w14:textId="77777777" w:rsidR="00F25BF8" w:rsidRPr="00F25BF8" w:rsidRDefault="00F25BF8" w:rsidP="00F25BF8">
            <w:pPr>
              <w:contextualSpacing/>
              <w:jc w:val="center"/>
              <w:rPr>
                <w:sz w:val="20"/>
              </w:rPr>
            </w:pPr>
          </w:p>
        </w:tc>
        <w:tc>
          <w:tcPr>
            <w:tcW w:w="1461" w:type="dxa"/>
          </w:tcPr>
          <w:p w14:paraId="7F6DEAE0" w14:textId="77777777" w:rsidR="00F25BF8" w:rsidRPr="00F25BF8" w:rsidRDefault="00F25BF8" w:rsidP="00F25BF8">
            <w:pPr>
              <w:contextualSpacing/>
              <w:jc w:val="center"/>
              <w:rPr>
                <w:sz w:val="20"/>
              </w:rPr>
            </w:pPr>
          </w:p>
        </w:tc>
        <w:tc>
          <w:tcPr>
            <w:tcW w:w="1440" w:type="dxa"/>
          </w:tcPr>
          <w:p w14:paraId="36D88724" w14:textId="77777777" w:rsidR="00F25BF8" w:rsidRPr="00F25BF8" w:rsidRDefault="00F25BF8" w:rsidP="00F25BF8">
            <w:pPr>
              <w:contextualSpacing/>
              <w:jc w:val="center"/>
              <w:rPr>
                <w:sz w:val="20"/>
              </w:rPr>
            </w:pPr>
          </w:p>
        </w:tc>
        <w:tc>
          <w:tcPr>
            <w:tcW w:w="1022" w:type="dxa"/>
          </w:tcPr>
          <w:p w14:paraId="2BC53BFB" w14:textId="77777777" w:rsidR="00F25BF8" w:rsidRPr="00F25BF8" w:rsidRDefault="00F25BF8" w:rsidP="00F25BF8">
            <w:pPr>
              <w:contextualSpacing/>
              <w:jc w:val="center"/>
              <w:rPr>
                <w:sz w:val="20"/>
              </w:rPr>
            </w:pPr>
          </w:p>
        </w:tc>
        <w:tc>
          <w:tcPr>
            <w:tcW w:w="1138" w:type="dxa"/>
          </w:tcPr>
          <w:p w14:paraId="489AE619" w14:textId="77777777" w:rsidR="00F25BF8" w:rsidRPr="00F25BF8" w:rsidRDefault="00F25BF8" w:rsidP="00F25BF8">
            <w:pPr>
              <w:contextualSpacing/>
              <w:jc w:val="center"/>
              <w:rPr>
                <w:sz w:val="20"/>
              </w:rPr>
            </w:pPr>
          </w:p>
        </w:tc>
        <w:tc>
          <w:tcPr>
            <w:tcW w:w="2160" w:type="dxa"/>
          </w:tcPr>
          <w:p w14:paraId="797A25B8" w14:textId="77777777" w:rsidR="00F25BF8" w:rsidRPr="00F25BF8" w:rsidRDefault="00F25BF8" w:rsidP="00F25BF8">
            <w:pPr>
              <w:contextualSpacing/>
              <w:jc w:val="center"/>
              <w:rPr>
                <w:sz w:val="20"/>
              </w:rPr>
            </w:pPr>
          </w:p>
        </w:tc>
        <w:tc>
          <w:tcPr>
            <w:tcW w:w="1080" w:type="dxa"/>
          </w:tcPr>
          <w:p w14:paraId="5E05FF79" w14:textId="77777777" w:rsidR="00F25BF8" w:rsidRPr="00F25BF8" w:rsidRDefault="00F25BF8" w:rsidP="00F25BF8">
            <w:pPr>
              <w:contextualSpacing/>
              <w:jc w:val="center"/>
              <w:rPr>
                <w:sz w:val="20"/>
              </w:rPr>
            </w:pPr>
          </w:p>
        </w:tc>
        <w:tc>
          <w:tcPr>
            <w:tcW w:w="1440" w:type="dxa"/>
          </w:tcPr>
          <w:p w14:paraId="2726BA12" w14:textId="77777777" w:rsidR="00F25BF8" w:rsidRPr="00F25BF8" w:rsidRDefault="00F25BF8" w:rsidP="00F25BF8">
            <w:pPr>
              <w:contextualSpacing/>
              <w:jc w:val="center"/>
              <w:rPr>
                <w:sz w:val="20"/>
              </w:rPr>
            </w:pPr>
          </w:p>
        </w:tc>
        <w:tc>
          <w:tcPr>
            <w:tcW w:w="1440" w:type="dxa"/>
          </w:tcPr>
          <w:p w14:paraId="13BD1AB6" w14:textId="77777777" w:rsidR="00F25BF8" w:rsidRPr="00F25BF8" w:rsidRDefault="00F25BF8" w:rsidP="00F25BF8">
            <w:pPr>
              <w:contextualSpacing/>
              <w:jc w:val="center"/>
              <w:rPr>
                <w:sz w:val="20"/>
              </w:rPr>
            </w:pPr>
          </w:p>
        </w:tc>
        <w:tc>
          <w:tcPr>
            <w:tcW w:w="1440" w:type="dxa"/>
          </w:tcPr>
          <w:p w14:paraId="58B6673F" w14:textId="77777777" w:rsidR="00F25BF8" w:rsidRPr="00F25BF8" w:rsidRDefault="00F25BF8" w:rsidP="00F25BF8">
            <w:pPr>
              <w:contextualSpacing/>
              <w:jc w:val="center"/>
              <w:rPr>
                <w:sz w:val="20"/>
              </w:rPr>
            </w:pPr>
          </w:p>
        </w:tc>
      </w:tr>
    </w:tbl>
    <w:p w14:paraId="6CF2418F" w14:textId="77777777" w:rsidR="00F25BF8" w:rsidRPr="00F25BF8" w:rsidRDefault="00F25BF8" w:rsidP="00F25BF8">
      <w:pPr>
        <w:spacing w:after="0" w:line="240" w:lineRule="auto"/>
        <w:contextualSpacing/>
        <w:rPr>
          <w:rFonts w:eastAsia="SimSun"/>
        </w:rPr>
      </w:pPr>
    </w:p>
    <w:p w14:paraId="24C9E9CF" w14:textId="77777777" w:rsidR="00F25BF8" w:rsidRPr="00F25BF8" w:rsidRDefault="00F25BF8" w:rsidP="00F25BF8">
      <w:pPr>
        <w:spacing w:after="0" w:line="240" w:lineRule="auto"/>
        <w:contextualSpacing/>
        <w:rPr>
          <w:rFonts w:eastAsia="SimSun"/>
        </w:rPr>
      </w:pPr>
    </w:p>
    <w:p w14:paraId="711B8289" w14:textId="77777777" w:rsidR="00F25BF8" w:rsidRPr="00F25BF8" w:rsidRDefault="00F25BF8" w:rsidP="00F25BF8">
      <w:pPr>
        <w:spacing w:after="0" w:line="240" w:lineRule="auto"/>
        <w:contextualSpacing/>
        <w:rPr>
          <w:rFonts w:eastAsia="SimSun"/>
        </w:rPr>
      </w:pPr>
      <w:r w:rsidRPr="00F25BF8">
        <w:rPr>
          <w:rFonts w:eastAsia="SimSun"/>
        </w:rPr>
        <w:br w:type="page"/>
      </w:r>
    </w:p>
    <w:p w14:paraId="476BC7E4" w14:textId="77777777" w:rsidR="00F25BF8" w:rsidRPr="00F25BF8" w:rsidRDefault="00F25BF8" w:rsidP="00F25BF8">
      <w:pPr>
        <w:spacing w:after="0" w:line="240" w:lineRule="auto"/>
        <w:contextualSpacing/>
        <w:rPr>
          <w:rFonts w:eastAsia="Times New Roman" w:cs="Times New Roman"/>
          <w:b/>
          <w:bCs/>
        </w:rPr>
      </w:pPr>
      <w:r w:rsidRPr="00F25BF8">
        <w:rPr>
          <w:rFonts w:eastAsia="Times New Roman" w:cs="Times New Roman"/>
          <w:b/>
          <w:bCs/>
        </w:rPr>
        <w:lastRenderedPageBreak/>
        <w:t xml:space="preserve">SECTION F. INVESTMENTS AND IMPROVEMENTS </w:t>
      </w:r>
    </w:p>
    <w:p w14:paraId="0CE05511" w14:textId="77777777" w:rsidR="00F25BF8" w:rsidRPr="00F25BF8" w:rsidRDefault="00F25BF8" w:rsidP="00F25BF8">
      <w:pPr>
        <w:spacing w:after="0" w:line="240" w:lineRule="auto"/>
        <w:contextualSpacing/>
        <w:rPr>
          <w:rFonts w:eastAsia="SimSun"/>
        </w:rPr>
      </w:pPr>
    </w:p>
    <w:tbl>
      <w:tblPr>
        <w:tblStyle w:val="TableGrid2"/>
        <w:tblW w:w="14014" w:type="dxa"/>
        <w:jc w:val="center"/>
        <w:tblLayout w:type="fixed"/>
        <w:tblCellMar>
          <w:left w:w="29" w:type="dxa"/>
          <w:right w:w="29" w:type="dxa"/>
        </w:tblCellMar>
        <w:tblLook w:val="04A0" w:firstRow="1" w:lastRow="0" w:firstColumn="1" w:lastColumn="0" w:noHBand="0" w:noVBand="1"/>
      </w:tblPr>
      <w:tblGrid>
        <w:gridCol w:w="694"/>
        <w:gridCol w:w="1440"/>
        <w:gridCol w:w="2160"/>
        <w:gridCol w:w="1440"/>
        <w:gridCol w:w="1260"/>
        <w:gridCol w:w="1260"/>
        <w:gridCol w:w="1800"/>
        <w:gridCol w:w="1440"/>
        <w:gridCol w:w="1260"/>
        <w:gridCol w:w="1260"/>
      </w:tblGrid>
      <w:tr w:rsidR="00F25BF8" w:rsidRPr="00F25BF8" w14:paraId="1B7D8FEB" w14:textId="77777777" w:rsidTr="00F25BF8">
        <w:trPr>
          <w:trHeight w:val="20"/>
          <w:jc w:val="center"/>
        </w:trPr>
        <w:tc>
          <w:tcPr>
            <w:tcW w:w="694" w:type="dxa"/>
            <w:vMerge w:val="restart"/>
          </w:tcPr>
          <w:p w14:paraId="152C1B7C" w14:textId="77777777" w:rsidR="00F25BF8" w:rsidRPr="00F25BF8" w:rsidRDefault="00F25BF8" w:rsidP="00F25BF8">
            <w:pPr>
              <w:contextualSpacing/>
              <w:jc w:val="center"/>
              <w:rPr>
                <w:sz w:val="20"/>
              </w:rPr>
            </w:pPr>
            <w:r w:rsidRPr="00F25BF8">
              <w:rPr>
                <w:sz w:val="20"/>
              </w:rPr>
              <w:t>Field</w:t>
            </w:r>
          </w:p>
        </w:tc>
        <w:tc>
          <w:tcPr>
            <w:tcW w:w="1440" w:type="dxa"/>
            <w:vMerge w:val="restart"/>
          </w:tcPr>
          <w:p w14:paraId="5827214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F1. In the field, how was the crop/field residue from the last agricultural season mainly used or disposed of?</w:t>
            </w:r>
          </w:p>
          <w:p w14:paraId="7033F08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(See residue Code Below)</w:t>
            </w:r>
          </w:p>
          <w:p w14:paraId="139FB8E0"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Probe and Code</w:t>
            </w:r>
          </w:p>
        </w:tc>
        <w:tc>
          <w:tcPr>
            <w:tcW w:w="2160" w:type="dxa"/>
            <w:vMerge w:val="restart"/>
          </w:tcPr>
          <w:p w14:paraId="71841BA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F2a. In the past five years, did your household improve this field with planting basins (pot holes)?</w:t>
            </w:r>
          </w:p>
          <w:p w14:paraId="7425AAE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641B87E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0F3AD86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5F8DD06C"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999=Prefer not to respond</w:t>
            </w:r>
          </w:p>
          <w:p w14:paraId="5E819E9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If not 2, skip to F3a</w:t>
            </w:r>
          </w:p>
        </w:tc>
        <w:tc>
          <w:tcPr>
            <w:tcW w:w="1440" w:type="dxa"/>
            <w:vMerge w:val="restart"/>
          </w:tcPr>
          <w:p w14:paraId="2DAEF601"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F2b. What years did your household plant basins in this field?</w:t>
            </w:r>
          </w:p>
          <w:p w14:paraId="2C205FB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(2009-2014)</w:t>
            </w:r>
          </w:p>
        </w:tc>
        <w:tc>
          <w:tcPr>
            <w:tcW w:w="2520" w:type="dxa"/>
            <w:gridSpan w:val="2"/>
          </w:tcPr>
          <w:p w14:paraId="71043FF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F2c. What are the two most important reasons why your household chose to plant basins in the field?</w:t>
            </w:r>
          </w:p>
          <w:p w14:paraId="4B172D8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(See Reasons Code Below)</w:t>
            </w:r>
          </w:p>
        </w:tc>
        <w:tc>
          <w:tcPr>
            <w:tcW w:w="1800" w:type="dxa"/>
            <w:vMerge w:val="restart"/>
          </w:tcPr>
          <w:p w14:paraId="5339F6B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F3a. In the past five years, did your household improve this field through zero tillage?</w:t>
            </w:r>
          </w:p>
          <w:p w14:paraId="71BBD66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4E1CFF2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4975CEB1"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47872D60" w14:textId="77777777" w:rsidR="00F25BF8" w:rsidRPr="00F25BF8" w:rsidRDefault="00F25BF8" w:rsidP="00F25BF8">
            <w:pPr>
              <w:contextualSpacing/>
              <w:jc w:val="center"/>
              <w:rPr>
                <w:rFonts w:cs="Times New Roman"/>
                <w:sz w:val="20"/>
              </w:rPr>
            </w:pPr>
            <w:r w:rsidRPr="00F25BF8">
              <w:rPr>
                <w:sz w:val="20"/>
              </w:rPr>
              <w:t>999=Prefer not to respond</w:t>
            </w:r>
          </w:p>
          <w:p w14:paraId="27E483E2" w14:textId="77777777" w:rsidR="00F25BF8" w:rsidRPr="00F25BF8" w:rsidRDefault="00F25BF8" w:rsidP="00F25BF8">
            <w:pPr>
              <w:contextualSpacing/>
              <w:jc w:val="center"/>
              <w:rPr>
                <w:rFonts w:cs="Times New Roman"/>
                <w:sz w:val="20"/>
              </w:rPr>
            </w:pPr>
            <w:r w:rsidRPr="00F25BF8">
              <w:rPr>
                <w:rFonts w:cs="Times New Roman"/>
                <w:sz w:val="20"/>
              </w:rPr>
              <w:t>If not 2, skip to F4a</w:t>
            </w:r>
          </w:p>
        </w:tc>
        <w:tc>
          <w:tcPr>
            <w:tcW w:w="1440" w:type="dxa"/>
            <w:vMerge w:val="restart"/>
          </w:tcPr>
          <w:p w14:paraId="04A43DF0" w14:textId="77777777" w:rsidR="00F25BF8" w:rsidRPr="00F25BF8" w:rsidRDefault="00F25BF8" w:rsidP="00F25BF8">
            <w:pPr>
              <w:contextualSpacing/>
              <w:jc w:val="center"/>
              <w:rPr>
                <w:rFonts w:cs="Times New Roman"/>
                <w:sz w:val="20"/>
              </w:rPr>
            </w:pPr>
            <w:r w:rsidRPr="00F25BF8">
              <w:rPr>
                <w:rFonts w:cs="Times New Roman"/>
                <w:sz w:val="20"/>
              </w:rPr>
              <w:t>F3b. What years did your household improve this field through zero tillage?</w:t>
            </w:r>
          </w:p>
        </w:tc>
        <w:tc>
          <w:tcPr>
            <w:tcW w:w="2520" w:type="dxa"/>
            <w:gridSpan w:val="2"/>
            <w:vAlign w:val="center"/>
          </w:tcPr>
          <w:p w14:paraId="2BE8C295"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F3c. What are the two most important reasons why your household chose to use this method?</w:t>
            </w:r>
          </w:p>
        </w:tc>
      </w:tr>
      <w:tr w:rsidR="00F25BF8" w:rsidRPr="00F25BF8" w14:paraId="5C14F6D5" w14:textId="77777777" w:rsidTr="00F25BF8">
        <w:trPr>
          <w:trHeight w:val="20"/>
          <w:jc w:val="center"/>
        </w:trPr>
        <w:tc>
          <w:tcPr>
            <w:tcW w:w="694" w:type="dxa"/>
            <w:vMerge/>
          </w:tcPr>
          <w:p w14:paraId="3B06F048" w14:textId="77777777" w:rsidR="00F25BF8" w:rsidRPr="00F25BF8" w:rsidRDefault="00F25BF8" w:rsidP="00F25BF8">
            <w:pPr>
              <w:contextualSpacing/>
              <w:jc w:val="center"/>
              <w:rPr>
                <w:sz w:val="20"/>
              </w:rPr>
            </w:pPr>
          </w:p>
        </w:tc>
        <w:tc>
          <w:tcPr>
            <w:tcW w:w="1440" w:type="dxa"/>
            <w:vMerge/>
          </w:tcPr>
          <w:p w14:paraId="143CBFB1"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2160" w:type="dxa"/>
            <w:vMerge/>
          </w:tcPr>
          <w:p w14:paraId="7992B25A"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440" w:type="dxa"/>
            <w:vMerge/>
          </w:tcPr>
          <w:p w14:paraId="0BD12AB9"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260" w:type="dxa"/>
          </w:tcPr>
          <w:p w14:paraId="7260B0C7"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Reason 1</w:t>
            </w:r>
          </w:p>
        </w:tc>
        <w:tc>
          <w:tcPr>
            <w:tcW w:w="1260" w:type="dxa"/>
          </w:tcPr>
          <w:p w14:paraId="026ABDA1"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Reason 2</w:t>
            </w:r>
          </w:p>
        </w:tc>
        <w:tc>
          <w:tcPr>
            <w:tcW w:w="1800" w:type="dxa"/>
            <w:vMerge/>
          </w:tcPr>
          <w:p w14:paraId="53F97C5D"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440" w:type="dxa"/>
            <w:vMerge/>
          </w:tcPr>
          <w:p w14:paraId="2524E271"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260" w:type="dxa"/>
          </w:tcPr>
          <w:p w14:paraId="130FCDB0"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Reason 1</w:t>
            </w:r>
          </w:p>
        </w:tc>
        <w:tc>
          <w:tcPr>
            <w:tcW w:w="1260" w:type="dxa"/>
          </w:tcPr>
          <w:p w14:paraId="60529B1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Reason 2</w:t>
            </w:r>
          </w:p>
        </w:tc>
      </w:tr>
      <w:tr w:rsidR="00F25BF8" w:rsidRPr="00F25BF8" w14:paraId="51AEC63A" w14:textId="77777777" w:rsidTr="00F25BF8">
        <w:trPr>
          <w:trHeight w:val="20"/>
          <w:jc w:val="center"/>
        </w:trPr>
        <w:tc>
          <w:tcPr>
            <w:tcW w:w="694" w:type="dxa"/>
          </w:tcPr>
          <w:p w14:paraId="2B4E20AC"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440" w:type="dxa"/>
          </w:tcPr>
          <w:p w14:paraId="6F483169"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residue</w:t>
            </w:r>
          </w:p>
        </w:tc>
        <w:tc>
          <w:tcPr>
            <w:tcW w:w="2160" w:type="dxa"/>
          </w:tcPr>
          <w:p w14:paraId="3F9C7B8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plantbasin</w:t>
            </w:r>
          </w:p>
        </w:tc>
        <w:tc>
          <w:tcPr>
            <w:tcW w:w="1440" w:type="dxa"/>
          </w:tcPr>
          <w:p w14:paraId="713D04D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plantbasinyr</w:t>
            </w:r>
          </w:p>
        </w:tc>
        <w:tc>
          <w:tcPr>
            <w:tcW w:w="1260" w:type="dxa"/>
          </w:tcPr>
          <w:p w14:paraId="4CF0DCBE"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plantbasinrsn1</w:t>
            </w:r>
          </w:p>
        </w:tc>
        <w:tc>
          <w:tcPr>
            <w:tcW w:w="1260" w:type="dxa"/>
          </w:tcPr>
          <w:p w14:paraId="4F513712"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plantbasinrsn2</w:t>
            </w:r>
          </w:p>
        </w:tc>
        <w:tc>
          <w:tcPr>
            <w:tcW w:w="1800" w:type="dxa"/>
          </w:tcPr>
          <w:p w14:paraId="79BA8367"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zerotill</w:t>
            </w:r>
          </w:p>
        </w:tc>
        <w:tc>
          <w:tcPr>
            <w:tcW w:w="1440" w:type="dxa"/>
          </w:tcPr>
          <w:p w14:paraId="03500CC5"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xerotillyr</w:t>
            </w:r>
          </w:p>
        </w:tc>
        <w:tc>
          <w:tcPr>
            <w:tcW w:w="1260" w:type="dxa"/>
          </w:tcPr>
          <w:p w14:paraId="310688E8"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zerorsn1</w:t>
            </w:r>
          </w:p>
        </w:tc>
        <w:tc>
          <w:tcPr>
            <w:tcW w:w="1260" w:type="dxa"/>
          </w:tcPr>
          <w:p w14:paraId="62BEED9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zerorsn2</w:t>
            </w:r>
          </w:p>
        </w:tc>
      </w:tr>
      <w:tr w:rsidR="00F25BF8" w:rsidRPr="00F25BF8" w14:paraId="5F9EF71B" w14:textId="77777777" w:rsidTr="00F25BF8">
        <w:trPr>
          <w:trHeight w:val="20"/>
          <w:jc w:val="center"/>
        </w:trPr>
        <w:tc>
          <w:tcPr>
            <w:tcW w:w="694" w:type="dxa"/>
          </w:tcPr>
          <w:p w14:paraId="38F77444" w14:textId="77777777" w:rsidR="00F25BF8" w:rsidRPr="00F25BF8" w:rsidRDefault="00F25BF8" w:rsidP="00F25BF8">
            <w:pPr>
              <w:contextualSpacing/>
              <w:jc w:val="center"/>
              <w:rPr>
                <w:sz w:val="20"/>
              </w:rPr>
            </w:pPr>
            <w:r w:rsidRPr="00F25BF8">
              <w:rPr>
                <w:sz w:val="20"/>
              </w:rPr>
              <w:t>1</w:t>
            </w:r>
          </w:p>
        </w:tc>
        <w:tc>
          <w:tcPr>
            <w:tcW w:w="1440" w:type="dxa"/>
          </w:tcPr>
          <w:p w14:paraId="08341C57" w14:textId="77777777" w:rsidR="00F25BF8" w:rsidRPr="00F25BF8" w:rsidRDefault="00F25BF8" w:rsidP="00F25BF8">
            <w:pPr>
              <w:contextualSpacing/>
              <w:jc w:val="center"/>
              <w:rPr>
                <w:sz w:val="20"/>
              </w:rPr>
            </w:pPr>
          </w:p>
        </w:tc>
        <w:tc>
          <w:tcPr>
            <w:tcW w:w="2160" w:type="dxa"/>
          </w:tcPr>
          <w:p w14:paraId="522FDB98" w14:textId="77777777" w:rsidR="00F25BF8" w:rsidRPr="00F25BF8" w:rsidRDefault="00F25BF8" w:rsidP="00F25BF8">
            <w:pPr>
              <w:contextualSpacing/>
              <w:jc w:val="center"/>
              <w:rPr>
                <w:sz w:val="20"/>
              </w:rPr>
            </w:pPr>
          </w:p>
        </w:tc>
        <w:tc>
          <w:tcPr>
            <w:tcW w:w="1440" w:type="dxa"/>
          </w:tcPr>
          <w:p w14:paraId="11083395" w14:textId="77777777" w:rsidR="00F25BF8" w:rsidRPr="00F25BF8" w:rsidRDefault="00F25BF8" w:rsidP="00F25BF8">
            <w:pPr>
              <w:contextualSpacing/>
              <w:jc w:val="center"/>
              <w:rPr>
                <w:sz w:val="20"/>
              </w:rPr>
            </w:pPr>
          </w:p>
        </w:tc>
        <w:tc>
          <w:tcPr>
            <w:tcW w:w="1260" w:type="dxa"/>
          </w:tcPr>
          <w:p w14:paraId="02AF9B0C" w14:textId="77777777" w:rsidR="00F25BF8" w:rsidRPr="00F25BF8" w:rsidRDefault="00F25BF8" w:rsidP="00F25BF8">
            <w:pPr>
              <w:contextualSpacing/>
              <w:jc w:val="center"/>
              <w:rPr>
                <w:sz w:val="20"/>
              </w:rPr>
            </w:pPr>
          </w:p>
        </w:tc>
        <w:tc>
          <w:tcPr>
            <w:tcW w:w="1260" w:type="dxa"/>
          </w:tcPr>
          <w:p w14:paraId="25DBCC84" w14:textId="77777777" w:rsidR="00F25BF8" w:rsidRPr="00F25BF8" w:rsidRDefault="00F25BF8" w:rsidP="00F25BF8">
            <w:pPr>
              <w:contextualSpacing/>
              <w:jc w:val="center"/>
              <w:rPr>
                <w:sz w:val="20"/>
              </w:rPr>
            </w:pPr>
          </w:p>
        </w:tc>
        <w:tc>
          <w:tcPr>
            <w:tcW w:w="1800" w:type="dxa"/>
          </w:tcPr>
          <w:p w14:paraId="7C419D6C" w14:textId="77777777" w:rsidR="00F25BF8" w:rsidRPr="00F25BF8" w:rsidRDefault="00F25BF8" w:rsidP="00F25BF8">
            <w:pPr>
              <w:contextualSpacing/>
              <w:jc w:val="center"/>
              <w:rPr>
                <w:sz w:val="20"/>
              </w:rPr>
            </w:pPr>
          </w:p>
        </w:tc>
        <w:tc>
          <w:tcPr>
            <w:tcW w:w="1440" w:type="dxa"/>
          </w:tcPr>
          <w:p w14:paraId="7C413549" w14:textId="77777777" w:rsidR="00F25BF8" w:rsidRPr="00F25BF8" w:rsidRDefault="00F25BF8" w:rsidP="00F25BF8">
            <w:pPr>
              <w:contextualSpacing/>
              <w:jc w:val="center"/>
              <w:rPr>
                <w:sz w:val="20"/>
              </w:rPr>
            </w:pPr>
          </w:p>
        </w:tc>
        <w:tc>
          <w:tcPr>
            <w:tcW w:w="1260" w:type="dxa"/>
          </w:tcPr>
          <w:p w14:paraId="6CA637DD" w14:textId="77777777" w:rsidR="00F25BF8" w:rsidRPr="00F25BF8" w:rsidRDefault="00F25BF8" w:rsidP="00F25BF8">
            <w:pPr>
              <w:contextualSpacing/>
              <w:jc w:val="center"/>
              <w:rPr>
                <w:sz w:val="20"/>
              </w:rPr>
            </w:pPr>
          </w:p>
        </w:tc>
        <w:tc>
          <w:tcPr>
            <w:tcW w:w="1260" w:type="dxa"/>
          </w:tcPr>
          <w:p w14:paraId="3FBA0D59" w14:textId="77777777" w:rsidR="00F25BF8" w:rsidRPr="00F25BF8" w:rsidRDefault="00F25BF8" w:rsidP="00F25BF8">
            <w:pPr>
              <w:contextualSpacing/>
              <w:jc w:val="center"/>
              <w:rPr>
                <w:sz w:val="20"/>
              </w:rPr>
            </w:pPr>
          </w:p>
        </w:tc>
      </w:tr>
      <w:tr w:rsidR="00F25BF8" w:rsidRPr="00F25BF8" w14:paraId="5E4805D4" w14:textId="77777777" w:rsidTr="00F25BF8">
        <w:trPr>
          <w:trHeight w:val="20"/>
          <w:jc w:val="center"/>
        </w:trPr>
        <w:tc>
          <w:tcPr>
            <w:tcW w:w="694" w:type="dxa"/>
          </w:tcPr>
          <w:p w14:paraId="707AB699" w14:textId="77777777" w:rsidR="00F25BF8" w:rsidRPr="00F25BF8" w:rsidRDefault="00F25BF8" w:rsidP="00F25BF8">
            <w:pPr>
              <w:contextualSpacing/>
              <w:jc w:val="center"/>
              <w:rPr>
                <w:sz w:val="20"/>
              </w:rPr>
            </w:pPr>
            <w:r w:rsidRPr="00F25BF8">
              <w:rPr>
                <w:sz w:val="20"/>
              </w:rPr>
              <w:t>2</w:t>
            </w:r>
          </w:p>
        </w:tc>
        <w:tc>
          <w:tcPr>
            <w:tcW w:w="1440" w:type="dxa"/>
          </w:tcPr>
          <w:p w14:paraId="2EBC0C16" w14:textId="77777777" w:rsidR="00F25BF8" w:rsidRPr="00F25BF8" w:rsidRDefault="00F25BF8" w:rsidP="00F25BF8">
            <w:pPr>
              <w:contextualSpacing/>
              <w:jc w:val="center"/>
              <w:rPr>
                <w:sz w:val="20"/>
              </w:rPr>
            </w:pPr>
          </w:p>
        </w:tc>
        <w:tc>
          <w:tcPr>
            <w:tcW w:w="2160" w:type="dxa"/>
          </w:tcPr>
          <w:p w14:paraId="7F286F3F" w14:textId="77777777" w:rsidR="00F25BF8" w:rsidRPr="00F25BF8" w:rsidRDefault="00F25BF8" w:rsidP="00F25BF8">
            <w:pPr>
              <w:contextualSpacing/>
              <w:jc w:val="center"/>
              <w:rPr>
                <w:sz w:val="20"/>
              </w:rPr>
            </w:pPr>
          </w:p>
        </w:tc>
        <w:tc>
          <w:tcPr>
            <w:tcW w:w="1440" w:type="dxa"/>
          </w:tcPr>
          <w:p w14:paraId="4D40BA20" w14:textId="77777777" w:rsidR="00F25BF8" w:rsidRPr="00F25BF8" w:rsidRDefault="00F25BF8" w:rsidP="00F25BF8">
            <w:pPr>
              <w:contextualSpacing/>
              <w:jc w:val="center"/>
              <w:rPr>
                <w:sz w:val="20"/>
              </w:rPr>
            </w:pPr>
          </w:p>
        </w:tc>
        <w:tc>
          <w:tcPr>
            <w:tcW w:w="1260" w:type="dxa"/>
          </w:tcPr>
          <w:p w14:paraId="47312961" w14:textId="77777777" w:rsidR="00F25BF8" w:rsidRPr="00F25BF8" w:rsidRDefault="00F25BF8" w:rsidP="00F25BF8">
            <w:pPr>
              <w:contextualSpacing/>
              <w:jc w:val="center"/>
              <w:rPr>
                <w:sz w:val="20"/>
              </w:rPr>
            </w:pPr>
          </w:p>
        </w:tc>
        <w:tc>
          <w:tcPr>
            <w:tcW w:w="1260" w:type="dxa"/>
          </w:tcPr>
          <w:p w14:paraId="440D3A37" w14:textId="77777777" w:rsidR="00F25BF8" w:rsidRPr="00F25BF8" w:rsidRDefault="00F25BF8" w:rsidP="00F25BF8">
            <w:pPr>
              <w:contextualSpacing/>
              <w:jc w:val="center"/>
              <w:rPr>
                <w:sz w:val="20"/>
              </w:rPr>
            </w:pPr>
          </w:p>
        </w:tc>
        <w:tc>
          <w:tcPr>
            <w:tcW w:w="1800" w:type="dxa"/>
          </w:tcPr>
          <w:p w14:paraId="4A7F30DD" w14:textId="77777777" w:rsidR="00F25BF8" w:rsidRPr="00F25BF8" w:rsidRDefault="00F25BF8" w:rsidP="00F25BF8">
            <w:pPr>
              <w:contextualSpacing/>
              <w:jc w:val="center"/>
              <w:rPr>
                <w:sz w:val="20"/>
              </w:rPr>
            </w:pPr>
          </w:p>
        </w:tc>
        <w:tc>
          <w:tcPr>
            <w:tcW w:w="1440" w:type="dxa"/>
          </w:tcPr>
          <w:p w14:paraId="0C8262CF" w14:textId="77777777" w:rsidR="00F25BF8" w:rsidRPr="00F25BF8" w:rsidRDefault="00F25BF8" w:rsidP="00F25BF8">
            <w:pPr>
              <w:contextualSpacing/>
              <w:jc w:val="center"/>
              <w:rPr>
                <w:sz w:val="20"/>
              </w:rPr>
            </w:pPr>
          </w:p>
        </w:tc>
        <w:tc>
          <w:tcPr>
            <w:tcW w:w="1260" w:type="dxa"/>
          </w:tcPr>
          <w:p w14:paraId="01154E7C" w14:textId="77777777" w:rsidR="00F25BF8" w:rsidRPr="00F25BF8" w:rsidRDefault="00F25BF8" w:rsidP="00F25BF8">
            <w:pPr>
              <w:contextualSpacing/>
              <w:jc w:val="center"/>
              <w:rPr>
                <w:sz w:val="20"/>
              </w:rPr>
            </w:pPr>
          </w:p>
        </w:tc>
        <w:tc>
          <w:tcPr>
            <w:tcW w:w="1260" w:type="dxa"/>
          </w:tcPr>
          <w:p w14:paraId="29708FC3" w14:textId="77777777" w:rsidR="00F25BF8" w:rsidRPr="00F25BF8" w:rsidRDefault="00F25BF8" w:rsidP="00F25BF8">
            <w:pPr>
              <w:contextualSpacing/>
              <w:jc w:val="center"/>
              <w:rPr>
                <w:sz w:val="20"/>
              </w:rPr>
            </w:pPr>
          </w:p>
        </w:tc>
      </w:tr>
      <w:tr w:rsidR="00F25BF8" w:rsidRPr="00F25BF8" w14:paraId="1E2881CC" w14:textId="77777777" w:rsidTr="00F25BF8">
        <w:trPr>
          <w:trHeight w:val="20"/>
          <w:jc w:val="center"/>
        </w:trPr>
        <w:tc>
          <w:tcPr>
            <w:tcW w:w="694" w:type="dxa"/>
          </w:tcPr>
          <w:p w14:paraId="0C148121" w14:textId="77777777" w:rsidR="00F25BF8" w:rsidRPr="00F25BF8" w:rsidRDefault="00F25BF8" w:rsidP="00F25BF8">
            <w:pPr>
              <w:contextualSpacing/>
              <w:jc w:val="center"/>
              <w:rPr>
                <w:sz w:val="20"/>
              </w:rPr>
            </w:pPr>
            <w:r w:rsidRPr="00F25BF8">
              <w:rPr>
                <w:sz w:val="20"/>
              </w:rPr>
              <w:t>3</w:t>
            </w:r>
          </w:p>
        </w:tc>
        <w:tc>
          <w:tcPr>
            <w:tcW w:w="1440" w:type="dxa"/>
          </w:tcPr>
          <w:p w14:paraId="09AA8863" w14:textId="77777777" w:rsidR="00F25BF8" w:rsidRPr="00F25BF8" w:rsidRDefault="00F25BF8" w:rsidP="00F25BF8">
            <w:pPr>
              <w:contextualSpacing/>
              <w:jc w:val="center"/>
              <w:rPr>
                <w:sz w:val="20"/>
              </w:rPr>
            </w:pPr>
          </w:p>
        </w:tc>
        <w:tc>
          <w:tcPr>
            <w:tcW w:w="2160" w:type="dxa"/>
          </w:tcPr>
          <w:p w14:paraId="6E3EF6AF" w14:textId="77777777" w:rsidR="00F25BF8" w:rsidRPr="00F25BF8" w:rsidRDefault="00F25BF8" w:rsidP="00F25BF8">
            <w:pPr>
              <w:contextualSpacing/>
              <w:jc w:val="center"/>
              <w:rPr>
                <w:sz w:val="20"/>
              </w:rPr>
            </w:pPr>
          </w:p>
        </w:tc>
        <w:tc>
          <w:tcPr>
            <w:tcW w:w="1440" w:type="dxa"/>
          </w:tcPr>
          <w:p w14:paraId="008A84AD" w14:textId="77777777" w:rsidR="00F25BF8" w:rsidRPr="00F25BF8" w:rsidRDefault="00F25BF8" w:rsidP="00F25BF8">
            <w:pPr>
              <w:contextualSpacing/>
              <w:jc w:val="center"/>
              <w:rPr>
                <w:sz w:val="20"/>
              </w:rPr>
            </w:pPr>
          </w:p>
        </w:tc>
        <w:tc>
          <w:tcPr>
            <w:tcW w:w="1260" w:type="dxa"/>
          </w:tcPr>
          <w:p w14:paraId="5D107FF1" w14:textId="77777777" w:rsidR="00F25BF8" w:rsidRPr="00F25BF8" w:rsidRDefault="00F25BF8" w:rsidP="00F25BF8">
            <w:pPr>
              <w:contextualSpacing/>
              <w:jc w:val="center"/>
              <w:rPr>
                <w:sz w:val="20"/>
              </w:rPr>
            </w:pPr>
          </w:p>
        </w:tc>
        <w:tc>
          <w:tcPr>
            <w:tcW w:w="1260" w:type="dxa"/>
          </w:tcPr>
          <w:p w14:paraId="5D092900" w14:textId="77777777" w:rsidR="00F25BF8" w:rsidRPr="00F25BF8" w:rsidRDefault="00F25BF8" w:rsidP="00F25BF8">
            <w:pPr>
              <w:contextualSpacing/>
              <w:jc w:val="center"/>
              <w:rPr>
                <w:sz w:val="20"/>
              </w:rPr>
            </w:pPr>
          </w:p>
        </w:tc>
        <w:tc>
          <w:tcPr>
            <w:tcW w:w="1800" w:type="dxa"/>
          </w:tcPr>
          <w:p w14:paraId="4376D23F" w14:textId="77777777" w:rsidR="00F25BF8" w:rsidRPr="00F25BF8" w:rsidRDefault="00F25BF8" w:rsidP="00F25BF8">
            <w:pPr>
              <w:contextualSpacing/>
              <w:jc w:val="center"/>
              <w:rPr>
                <w:sz w:val="20"/>
              </w:rPr>
            </w:pPr>
          </w:p>
        </w:tc>
        <w:tc>
          <w:tcPr>
            <w:tcW w:w="1440" w:type="dxa"/>
          </w:tcPr>
          <w:p w14:paraId="406C8E48" w14:textId="77777777" w:rsidR="00F25BF8" w:rsidRPr="00F25BF8" w:rsidRDefault="00F25BF8" w:rsidP="00F25BF8">
            <w:pPr>
              <w:contextualSpacing/>
              <w:jc w:val="center"/>
              <w:rPr>
                <w:sz w:val="20"/>
              </w:rPr>
            </w:pPr>
          </w:p>
        </w:tc>
        <w:tc>
          <w:tcPr>
            <w:tcW w:w="1260" w:type="dxa"/>
          </w:tcPr>
          <w:p w14:paraId="1F9B405E" w14:textId="77777777" w:rsidR="00F25BF8" w:rsidRPr="00F25BF8" w:rsidRDefault="00F25BF8" w:rsidP="00F25BF8">
            <w:pPr>
              <w:contextualSpacing/>
              <w:jc w:val="center"/>
              <w:rPr>
                <w:sz w:val="20"/>
              </w:rPr>
            </w:pPr>
          </w:p>
        </w:tc>
        <w:tc>
          <w:tcPr>
            <w:tcW w:w="1260" w:type="dxa"/>
          </w:tcPr>
          <w:p w14:paraId="22011251" w14:textId="77777777" w:rsidR="00F25BF8" w:rsidRPr="00F25BF8" w:rsidRDefault="00F25BF8" w:rsidP="00F25BF8">
            <w:pPr>
              <w:contextualSpacing/>
              <w:jc w:val="center"/>
              <w:rPr>
                <w:sz w:val="20"/>
              </w:rPr>
            </w:pPr>
          </w:p>
        </w:tc>
      </w:tr>
      <w:tr w:rsidR="00F25BF8" w:rsidRPr="00F25BF8" w14:paraId="5B928FCC" w14:textId="77777777" w:rsidTr="00F25BF8">
        <w:trPr>
          <w:trHeight w:val="20"/>
          <w:jc w:val="center"/>
        </w:trPr>
        <w:tc>
          <w:tcPr>
            <w:tcW w:w="694" w:type="dxa"/>
          </w:tcPr>
          <w:p w14:paraId="130836D2" w14:textId="77777777" w:rsidR="00F25BF8" w:rsidRPr="00F25BF8" w:rsidRDefault="00F25BF8" w:rsidP="00F25BF8">
            <w:pPr>
              <w:contextualSpacing/>
              <w:jc w:val="center"/>
              <w:rPr>
                <w:sz w:val="20"/>
              </w:rPr>
            </w:pPr>
            <w:r w:rsidRPr="00F25BF8">
              <w:rPr>
                <w:sz w:val="20"/>
              </w:rPr>
              <w:t>4</w:t>
            </w:r>
          </w:p>
        </w:tc>
        <w:tc>
          <w:tcPr>
            <w:tcW w:w="1440" w:type="dxa"/>
          </w:tcPr>
          <w:p w14:paraId="3D2BC33F" w14:textId="77777777" w:rsidR="00F25BF8" w:rsidRPr="00F25BF8" w:rsidRDefault="00F25BF8" w:rsidP="00F25BF8">
            <w:pPr>
              <w:contextualSpacing/>
              <w:jc w:val="center"/>
              <w:rPr>
                <w:sz w:val="20"/>
              </w:rPr>
            </w:pPr>
          </w:p>
        </w:tc>
        <w:tc>
          <w:tcPr>
            <w:tcW w:w="2160" w:type="dxa"/>
          </w:tcPr>
          <w:p w14:paraId="52EE2120" w14:textId="77777777" w:rsidR="00F25BF8" w:rsidRPr="00F25BF8" w:rsidRDefault="00F25BF8" w:rsidP="00F25BF8">
            <w:pPr>
              <w:contextualSpacing/>
              <w:jc w:val="center"/>
              <w:rPr>
                <w:sz w:val="20"/>
              </w:rPr>
            </w:pPr>
          </w:p>
        </w:tc>
        <w:tc>
          <w:tcPr>
            <w:tcW w:w="1440" w:type="dxa"/>
          </w:tcPr>
          <w:p w14:paraId="1479AF48" w14:textId="77777777" w:rsidR="00F25BF8" w:rsidRPr="00F25BF8" w:rsidRDefault="00F25BF8" w:rsidP="00F25BF8">
            <w:pPr>
              <w:contextualSpacing/>
              <w:jc w:val="center"/>
              <w:rPr>
                <w:sz w:val="20"/>
              </w:rPr>
            </w:pPr>
          </w:p>
        </w:tc>
        <w:tc>
          <w:tcPr>
            <w:tcW w:w="1260" w:type="dxa"/>
          </w:tcPr>
          <w:p w14:paraId="1B460ACA" w14:textId="77777777" w:rsidR="00F25BF8" w:rsidRPr="00F25BF8" w:rsidRDefault="00F25BF8" w:rsidP="00F25BF8">
            <w:pPr>
              <w:contextualSpacing/>
              <w:jc w:val="center"/>
              <w:rPr>
                <w:sz w:val="20"/>
              </w:rPr>
            </w:pPr>
          </w:p>
        </w:tc>
        <w:tc>
          <w:tcPr>
            <w:tcW w:w="1260" w:type="dxa"/>
          </w:tcPr>
          <w:p w14:paraId="6918B29C" w14:textId="77777777" w:rsidR="00F25BF8" w:rsidRPr="00F25BF8" w:rsidRDefault="00F25BF8" w:rsidP="00F25BF8">
            <w:pPr>
              <w:contextualSpacing/>
              <w:jc w:val="center"/>
              <w:rPr>
                <w:sz w:val="20"/>
              </w:rPr>
            </w:pPr>
          </w:p>
        </w:tc>
        <w:tc>
          <w:tcPr>
            <w:tcW w:w="1800" w:type="dxa"/>
          </w:tcPr>
          <w:p w14:paraId="7388F298" w14:textId="77777777" w:rsidR="00F25BF8" w:rsidRPr="00F25BF8" w:rsidRDefault="00F25BF8" w:rsidP="00F25BF8">
            <w:pPr>
              <w:contextualSpacing/>
              <w:jc w:val="center"/>
              <w:rPr>
                <w:sz w:val="20"/>
              </w:rPr>
            </w:pPr>
          </w:p>
        </w:tc>
        <w:tc>
          <w:tcPr>
            <w:tcW w:w="1440" w:type="dxa"/>
          </w:tcPr>
          <w:p w14:paraId="67CFAEF2" w14:textId="77777777" w:rsidR="00F25BF8" w:rsidRPr="00F25BF8" w:rsidRDefault="00F25BF8" w:rsidP="00F25BF8">
            <w:pPr>
              <w:contextualSpacing/>
              <w:jc w:val="center"/>
              <w:rPr>
                <w:sz w:val="20"/>
              </w:rPr>
            </w:pPr>
          </w:p>
        </w:tc>
        <w:tc>
          <w:tcPr>
            <w:tcW w:w="1260" w:type="dxa"/>
          </w:tcPr>
          <w:p w14:paraId="25777253" w14:textId="77777777" w:rsidR="00F25BF8" w:rsidRPr="00F25BF8" w:rsidRDefault="00F25BF8" w:rsidP="00F25BF8">
            <w:pPr>
              <w:contextualSpacing/>
              <w:jc w:val="center"/>
              <w:rPr>
                <w:sz w:val="20"/>
              </w:rPr>
            </w:pPr>
          </w:p>
        </w:tc>
        <w:tc>
          <w:tcPr>
            <w:tcW w:w="1260" w:type="dxa"/>
          </w:tcPr>
          <w:p w14:paraId="7269B004" w14:textId="77777777" w:rsidR="00F25BF8" w:rsidRPr="00F25BF8" w:rsidRDefault="00F25BF8" w:rsidP="00F25BF8">
            <w:pPr>
              <w:contextualSpacing/>
              <w:jc w:val="center"/>
              <w:rPr>
                <w:sz w:val="20"/>
              </w:rPr>
            </w:pPr>
          </w:p>
        </w:tc>
      </w:tr>
      <w:tr w:rsidR="00F25BF8" w:rsidRPr="00F25BF8" w14:paraId="766DF5D5" w14:textId="77777777" w:rsidTr="00F25BF8">
        <w:trPr>
          <w:trHeight w:val="20"/>
          <w:jc w:val="center"/>
        </w:trPr>
        <w:tc>
          <w:tcPr>
            <w:tcW w:w="694" w:type="dxa"/>
          </w:tcPr>
          <w:p w14:paraId="20A3792D" w14:textId="77777777" w:rsidR="00F25BF8" w:rsidRPr="00F25BF8" w:rsidRDefault="00F25BF8" w:rsidP="00F25BF8">
            <w:pPr>
              <w:contextualSpacing/>
              <w:jc w:val="center"/>
              <w:rPr>
                <w:sz w:val="20"/>
              </w:rPr>
            </w:pPr>
            <w:r w:rsidRPr="00F25BF8">
              <w:rPr>
                <w:sz w:val="20"/>
              </w:rPr>
              <w:t>5</w:t>
            </w:r>
          </w:p>
        </w:tc>
        <w:tc>
          <w:tcPr>
            <w:tcW w:w="1440" w:type="dxa"/>
          </w:tcPr>
          <w:p w14:paraId="3A6C74B0" w14:textId="77777777" w:rsidR="00F25BF8" w:rsidRPr="00F25BF8" w:rsidRDefault="00F25BF8" w:rsidP="00F25BF8">
            <w:pPr>
              <w:contextualSpacing/>
              <w:jc w:val="center"/>
              <w:rPr>
                <w:sz w:val="20"/>
              </w:rPr>
            </w:pPr>
          </w:p>
        </w:tc>
        <w:tc>
          <w:tcPr>
            <w:tcW w:w="2160" w:type="dxa"/>
          </w:tcPr>
          <w:p w14:paraId="6DC54665" w14:textId="77777777" w:rsidR="00F25BF8" w:rsidRPr="00F25BF8" w:rsidRDefault="00F25BF8" w:rsidP="00F25BF8">
            <w:pPr>
              <w:contextualSpacing/>
              <w:jc w:val="center"/>
              <w:rPr>
                <w:sz w:val="20"/>
              </w:rPr>
            </w:pPr>
          </w:p>
        </w:tc>
        <w:tc>
          <w:tcPr>
            <w:tcW w:w="1440" w:type="dxa"/>
          </w:tcPr>
          <w:p w14:paraId="442A9551" w14:textId="77777777" w:rsidR="00F25BF8" w:rsidRPr="00F25BF8" w:rsidRDefault="00F25BF8" w:rsidP="00F25BF8">
            <w:pPr>
              <w:contextualSpacing/>
              <w:jc w:val="center"/>
              <w:rPr>
                <w:sz w:val="20"/>
              </w:rPr>
            </w:pPr>
          </w:p>
        </w:tc>
        <w:tc>
          <w:tcPr>
            <w:tcW w:w="1260" w:type="dxa"/>
          </w:tcPr>
          <w:p w14:paraId="30AF0B62" w14:textId="77777777" w:rsidR="00F25BF8" w:rsidRPr="00F25BF8" w:rsidRDefault="00F25BF8" w:rsidP="00F25BF8">
            <w:pPr>
              <w:contextualSpacing/>
              <w:jc w:val="center"/>
              <w:rPr>
                <w:sz w:val="20"/>
              </w:rPr>
            </w:pPr>
          </w:p>
        </w:tc>
        <w:tc>
          <w:tcPr>
            <w:tcW w:w="1260" w:type="dxa"/>
          </w:tcPr>
          <w:p w14:paraId="465488F7" w14:textId="77777777" w:rsidR="00F25BF8" w:rsidRPr="00F25BF8" w:rsidRDefault="00F25BF8" w:rsidP="00F25BF8">
            <w:pPr>
              <w:contextualSpacing/>
              <w:jc w:val="center"/>
              <w:rPr>
                <w:sz w:val="20"/>
              </w:rPr>
            </w:pPr>
          </w:p>
        </w:tc>
        <w:tc>
          <w:tcPr>
            <w:tcW w:w="1800" w:type="dxa"/>
          </w:tcPr>
          <w:p w14:paraId="341747D2" w14:textId="77777777" w:rsidR="00F25BF8" w:rsidRPr="00F25BF8" w:rsidRDefault="00F25BF8" w:rsidP="00F25BF8">
            <w:pPr>
              <w:contextualSpacing/>
              <w:jc w:val="center"/>
              <w:rPr>
                <w:sz w:val="20"/>
              </w:rPr>
            </w:pPr>
          </w:p>
        </w:tc>
        <w:tc>
          <w:tcPr>
            <w:tcW w:w="1440" w:type="dxa"/>
          </w:tcPr>
          <w:p w14:paraId="7C2AFFD4" w14:textId="77777777" w:rsidR="00F25BF8" w:rsidRPr="00F25BF8" w:rsidRDefault="00F25BF8" w:rsidP="00F25BF8">
            <w:pPr>
              <w:contextualSpacing/>
              <w:jc w:val="center"/>
              <w:rPr>
                <w:sz w:val="20"/>
              </w:rPr>
            </w:pPr>
          </w:p>
        </w:tc>
        <w:tc>
          <w:tcPr>
            <w:tcW w:w="1260" w:type="dxa"/>
          </w:tcPr>
          <w:p w14:paraId="18A55F3B" w14:textId="77777777" w:rsidR="00F25BF8" w:rsidRPr="00F25BF8" w:rsidRDefault="00F25BF8" w:rsidP="00F25BF8">
            <w:pPr>
              <w:contextualSpacing/>
              <w:jc w:val="center"/>
              <w:rPr>
                <w:sz w:val="20"/>
              </w:rPr>
            </w:pPr>
          </w:p>
        </w:tc>
        <w:tc>
          <w:tcPr>
            <w:tcW w:w="1260" w:type="dxa"/>
          </w:tcPr>
          <w:p w14:paraId="1B430D9D" w14:textId="77777777" w:rsidR="00F25BF8" w:rsidRPr="00F25BF8" w:rsidRDefault="00F25BF8" w:rsidP="00F25BF8">
            <w:pPr>
              <w:contextualSpacing/>
              <w:jc w:val="center"/>
              <w:rPr>
                <w:sz w:val="20"/>
              </w:rPr>
            </w:pPr>
          </w:p>
        </w:tc>
      </w:tr>
      <w:tr w:rsidR="00F25BF8" w:rsidRPr="00F25BF8" w14:paraId="68A92998" w14:textId="77777777" w:rsidTr="00F25BF8">
        <w:trPr>
          <w:trHeight w:val="20"/>
          <w:jc w:val="center"/>
        </w:trPr>
        <w:tc>
          <w:tcPr>
            <w:tcW w:w="694" w:type="dxa"/>
          </w:tcPr>
          <w:p w14:paraId="737CD640" w14:textId="77777777" w:rsidR="00F25BF8" w:rsidRPr="00F25BF8" w:rsidRDefault="00F25BF8" w:rsidP="00F25BF8">
            <w:pPr>
              <w:contextualSpacing/>
              <w:jc w:val="center"/>
              <w:rPr>
                <w:sz w:val="20"/>
              </w:rPr>
            </w:pPr>
            <w:r w:rsidRPr="00F25BF8">
              <w:rPr>
                <w:sz w:val="20"/>
              </w:rPr>
              <w:t>6</w:t>
            </w:r>
          </w:p>
        </w:tc>
        <w:tc>
          <w:tcPr>
            <w:tcW w:w="1440" w:type="dxa"/>
          </w:tcPr>
          <w:p w14:paraId="1734486B" w14:textId="77777777" w:rsidR="00F25BF8" w:rsidRPr="00F25BF8" w:rsidRDefault="00F25BF8" w:rsidP="00F25BF8">
            <w:pPr>
              <w:contextualSpacing/>
              <w:jc w:val="center"/>
              <w:rPr>
                <w:sz w:val="20"/>
              </w:rPr>
            </w:pPr>
          </w:p>
        </w:tc>
        <w:tc>
          <w:tcPr>
            <w:tcW w:w="2160" w:type="dxa"/>
          </w:tcPr>
          <w:p w14:paraId="4BCAEB64" w14:textId="77777777" w:rsidR="00F25BF8" w:rsidRPr="00F25BF8" w:rsidRDefault="00F25BF8" w:rsidP="00F25BF8">
            <w:pPr>
              <w:contextualSpacing/>
              <w:jc w:val="center"/>
              <w:rPr>
                <w:sz w:val="20"/>
              </w:rPr>
            </w:pPr>
          </w:p>
        </w:tc>
        <w:tc>
          <w:tcPr>
            <w:tcW w:w="1440" w:type="dxa"/>
          </w:tcPr>
          <w:p w14:paraId="42B52FD9" w14:textId="77777777" w:rsidR="00F25BF8" w:rsidRPr="00F25BF8" w:rsidRDefault="00F25BF8" w:rsidP="00F25BF8">
            <w:pPr>
              <w:contextualSpacing/>
              <w:jc w:val="center"/>
              <w:rPr>
                <w:sz w:val="20"/>
              </w:rPr>
            </w:pPr>
          </w:p>
        </w:tc>
        <w:tc>
          <w:tcPr>
            <w:tcW w:w="1260" w:type="dxa"/>
          </w:tcPr>
          <w:p w14:paraId="3BF96D7A" w14:textId="77777777" w:rsidR="00F25BF8" w:rsidRPr="00F25BF8" w:rsidRDefault="00F25BF8" w:rsidP="00F25BF8">
            <w:pPr>
              <w:contextualSpacing/>
              <w:jc w:val="center"/>
              <w:rPr>
                <w:sz w:val="20"/>
              </w:rPr>
            </w:pPr>
          </w:p>
        </w:tc>
        <w:tc>
          <w:tcPr>
            <w:tcW w:w="1260" w:type="dxa"/>
          </w:tcPr>
          <w:p w14:paraId="6AE9AC65" w14:textId="77777777" w:rsidR="00F25BF8" w:rsidRPr="00F25BF8" w:rsidRDefault="00F25BF8" w:rsidP="00F25BF8">
            <w:pPr>
              <w:contextualSpacing/>
              <w:jc w:val="center"/>
              <w:rPr>
                <w:sz w:val="20"/>
              </w:rPr>
            </w:pPr>
          </w:p>
        </w:tc>
        <w:tc>
          <w:tcPr>
            <w:tcW w:w="1800" w:type="dxa"/>
          </w:tcPr>
          <w:p w14:paraId="21879F0C" w14:textId="77777777" w:rsidR="00F25BF8" w:rsidRPr="00F25BF8" w:rsidRDefault="00F25BF8" w:rsidP="00F25BF8">
            <w:pPr>
              <w:contextualSpacing/>
              <w:jc w:val="center"/>
              <w:rPr>
                <w:sz w:val="20"/>
              </w:rPr>
            </w:pPr>
          </w:p>
        </w:tc>
        <w:tc>
          <w:tcPr>
            <w:tcW w:w="1440" w:type="dxa"/>
          </w:tcPr>
          <w:p w14:paraId="6AED48AD" w14:textId="77777777" w:rsidR="00F25BF8" w:rsidRPr="00F25BF8" w:rsidRDefault="00F25BF8" w:rsidP="00F25BF8">
            <w:pPr>
              <w:contextualSpacing/>
              <w:jc w:val="center"/>
              <w:rPr>
                <w:sz w:val="20"/>
              </w:rPr>
            </w:pPr>
          </w:p>
        </w:tc>
        <w:tc>
          <w:tcPr>
            <w:tcW w:w="1260" w:type="dxa"/>
          </w:tcPr>
          <w:p w14:paraId="2C0A1354" w14:textId="77777777" w:rsidR="00F25BF8" w:rsidRPr="00F25BF8" w:rsidRDefault="00F25BF8" w:rsidP="00F25BF8">
            <w:pPr>
              <w:contextualSpacing/>
              <w:jc w:val="center"/>
              <w:rPr>
                <w:sz w:val="20"/>
              </w:rPr>
            </w:pPr>
          </w:p>
        </w:tc>
        <w:tc>
          <w:tcPr>
            <w:tcW w:w="1260" w:type="dxa"/>
          </w:tcPr>
          <w:p w14:paraId="1994485F" w14:textId="77777777" w:rsidR="00F25BF8" w:rsidRPr="00F25BF8" w:rsidRDefault="00F25BF8" w:rsidP="00F25BF8">
            <w:pPr>
              <w:contextualSpacing/>
              <w:jc w:val="center"/>
              <w:rPr>
                <w:sz w:val="20"/>
              </w:rPr>
            </w:pPr>
          </w:p>
        </w:tc>
      </w:tr>
      <w:tr w:rsidR="00F25BF8" w:rsidRPr="00F25BF8" w14:paraId="5681A779" w14:textId="77777777" w:rsidTr="00F25BF8">
        <w:trPr>
          <w:trHeight w:val="20"/>
          <w:jc w:val="center"/>
        </w:trPr>
        <w:tc>
          <w:tcPr>
            <w:tcW w:w="694" w:type="dxa"/>
          </w:tcPr>
          <w:p w14:paraId="3CAD9831" w14:textId="77777777" w:rsidR="00F25BF8" w:rsidRPr="00F25BF8" w:rsidRDefault="00F25BF8" w:rsidP="00F25BF8">
            <w:pPr>
              <w:contextualSpacing/>
              <w:jc w:val="center"/>
              <w:rPr>
                <w:sz w:val="20"/>
              </w:rPr>
            </w:pPr>
            <w:r w:rsidRPr="00F25BF8">
              <w:rPr>
                <w:sz w:val="20"/>
              </w:rPr>
              <w:t>7</w:t>
            </w:r>
          </w:p>
        </w:tc>
        <w:tc>
          <w:tcPr>
            <w:tcW w:w="1440" w:type="dxa"/>
          </w:tcPr>
          <w:p w14:paraId="6AB45FD2" w14:textId="77777777" w:rsidR="00F25BF8" w:rsidRPr="00F25BF8" w:rsidRDefault="00F25BF8" w:rsidP="00F25BF8">
            <w:pPr>
              <w:contextualSpacing/>
              <w:jc w:val="center"/>
              <w:rPr>
                <w:sz w:val="20"/>
              </w:rPr>
            </w:pPr>
          </w:p>
        </w:tc>
        <w:tc>
          <w:tcPr>
            <w:tcW w:w="2160" w:type="dxa"/>
          </w:tcPr>
          <w:p w14:paraId="24CCFB32" w14:textId="77777777" w:rsidR="00F25BF8" w:rsidRPr="00F25BF8" w:rsidRDefault="00F25BF8" w:rsidP="00F25BF8">
            <w:pPr>
              <w:contextualSpacing/>
              <w:jc w:val="center"/>
              <w:rPr>
                <w:sz w:val="20"/>
              </w:rPr>
            </w:pPr>
          </w:p>
        </w:tc>
        <w:tc>
          <w:tcPr>
            <w:tcW w:w="1440" w:type="dxa"/>
          </w:tcPr>
          <w:p w14:paraId="66CD62F6" w14:textId="77777777" w:rsidR="00F25BF8" w:rsidRPr="00F25BF8" w:rsidRDefault="00F25BF8" w:rsidP="00F25BF8">
            <w:pPr>
              <w:contextualSpacing/>
              <w:jc w:val="center"/>
              <w:rPr>
                <w:sz w:val="20"/>
              </w:rPr>
            </w:pPr>
          </w:p>
        </w:tc>
        <w:tc>
          <w:tcPr>
            <w:tcW w:w="1260" w:type="dxa"/>
          </w:tcPr>
          <w:p w14:paraId="705A613D" w14:textId="77777777" w:rsidR="00F25BF8" w:rsidRPr="00F25BF8" w:rsidRDefault="00F25BF8" w:rsidP="00F25BF8">
            <w:pPr>
              <w:contextualSpacing/>
              <w:jc w:val="center"/>
              <w:rPr>
                <w:sz w:val="20"/>
              </w:rPr>
            </w:pPr>
          </w:p>
        </w:tc>
        <w:tc>
          <w:tcPr>
            <w:tcW w:w="1260" w:type="dxa"/>
          </w:tcPr>
          <w:p w14:paraId="56515440" w14:textId="77777777" w:rsidR="00F25BF8" w:rsidRPr="00F25BF8" w:rsidRDefault="00F25BF8" w:rsidP="00F25BF8">
            <w:pPr>
              <w:contextualSpacing/>
              <w:jc w:val="center"/>
              <w:rPr>
                <w:sz w:val="20"/>
              </w:rPr>
            </w:pPr>
          </w:p>
        </w:tc>
        <w:tc>
          <w:tcPr>
            <w:tcW w:w="1800" w:type="dxa"/>
          </w:tcPr>
          <w:p w14:paraId="0919F518" w14:textId="77777777" w:rsidR="00F25BF8" w:rsidRPr="00F25BF8" w:rsidRDefault="00F25BF8" w:rsidP="00F25BF8">
            <w:pPr>
              <w:contextualSpacing/>
              <w:jc w:val="center"/>
              <w:rPr>
                <w:sz w:val="20"/>
              </w:rPr>
            </w:pPr>
          </w:p>
        </w:tc>
        <w:tc>
          <w:tcPr>
            <w:tcW w:w="1440" w:type="dxa"/>
          </w:tcPr>
          <w:p w14:paraId="43DC4507" w14:textId="77777777" w:rsidR="00F25BF8" w:rsidRPr="00F25BF8" w:rsidRDefault="00F25BF8" w:rsidP="00F25BF8">
            <w:pPr>
              <w:contextualSpacing/>
              <w:jc w:val="center"/>
              <w:rPr>
                <w:sz w:val="20"/>
              </w:rPr>
            </w:pPr>
          </w:p>
        </w:tc>
        <w:tc>
          <w:tcPr>
            <w:tcW w:w="1260" w:type="dxa"/>
          </w:tcPr>
          <w:p w14:paraId="7450F6EE" w14:textId="77777777" w:rsidR="00F25BF8" w:rsidRPr="00F25BF8" w:rsidRDefault="00F25BF8" w:rsidP="00F25BF8">
            <w:pPr>
              <w:contextualSpacing/>
              <w:jc w:val="center"/>
              <w:rPr>
                <w:sz w:val="20"/>
              </w:rPr>
            </w:pPr>
          </w:p>
        </w:tc>
        <w:tc>
          <w:tcPr>
            <w:tcW w:w="1260" w:type="dxa"/>
          </w:tcPr>
          <w:p w14:paraId="611DFD0C" w14:textId="77777777" w:rsidR="00F25BF8" w:rsidRPr="00F25BF8" w:rsidRDefault="00F25BF8" w:rsidP="00F25BF8">
            <w:pPr>
              <w:contextualSpacing/>
              <w:jc w:val="center"/>
              <w:rPr>
                <w:sz w:val="20"/>
              </w:rPr>
            </w:pPr>
          </w:p>
        </w:tc>
      </w:tr>
      <w:tr w:rsidR="00F25BF8" w:rsidRPr="00F25BF8" w14:paraId="2B079094" w14:textId="77777777" w:rsidTr="00F25BF8">
        <w:trPr>
          <w:trHeight w:val="20"/>
          <w:jc w:val="center"/>
        </w:trPr>
        <w:tc>
          <w:tcPr>
            <w:tcW w:w="694" w:type="dxa"/>
          </w:tcPr>
          <w:p w14:paraId="4702BF4C" w14:textId="77777777" w:rsidR="00F25BF8" w:rsidRPr="00F25BF8" w:rsidRDefault="00F25BF8" w:rsidP="00F25BF8">
            <w:pPr>
              <w:contextualSpacing/>
              <w:jc w:val="center"/>
              <w:rPr>
                <w:sz w:val="20"/>
              </w:rPr>
            </w:pPr>
            <w:r w:rsidRPr="00F25BF8">
              <w:rPr>
                <w:sz w:val="20"/>
              </w:rPr>
              <w:t>8</w:t>
            </w:r>
          </w:p>
        </w:tc>
        <w:tc>
          <w:tcPr>
            <w:tcW w:w="1440" w:type="dxa"/>
          </w:tcPr>
          <w:p w14:paraId="4F71A77E" w14:textId="77777777" w:rsidR="00F25BF8" w:rsidRPr="00F25BF8" w:rsidRDefault="00F25BF8" w:rsidP="00F25BF8">
            <w:pPr>
              <w:contextualSpacing/>
              <w:jc w:val="center"/>
              <w:rPr>
                <w:sz w:val="20"/>
              </w:rPr>
            </w:pPr>
          </w:p>
        </w:tc>
        <w:tc>
          <w:tcPr>
            <w:tcW w:w="2160" w:type="dxa"/>
          </w:tcPr>
          <w:p w14:paraId="5633614B" w14:textId="77777777" w:rsidR="00F25BF8" w:rsidRPr="00F25BF8" w:rsidRDefault="00F25BF8" w:rsidP="00F25BF8">
            <w:pPr>
              <w:contextualSpacing/>
              <w:jc w:val="center"/>
              <w:rPr>
                <w:sz w:val="20"/>
              </w:rPr>
            </w:pPr>
          </w:p>
        </w:tc>
        <w:tc>
          <w:tcPr>
            <w:tcW w:w="1440" w:type="dxa"/>
          </w:tcPr>
          <w:p w14:paraId="0C284FE5" w14:textId="77777777" w:rsidR="00F25BF8" w:rsidRPr="00F25BF8" w:rsidRDefault="00F25BF8" w:rsidP="00F25BF8">
            <w:pPr>
              <w:contextualSpacing/>
              <w:jc w:val="center"/>
              <w:rPr>
                <w:sz w:val="20"/>
              </w:rPr>
            </w:pPr>
          </w:p>
        </w:tc>
        <w:tc>
          <w:tcPr>
            <w:tcW w:w="1260" w:type="dxa"/>
          </w:tcPr>
          <w:p w14:paraId="018DA8E9" w14:textId="77777777" w:rsidR="00F25BF8" w:rsidRPr="00F25BF8" w:rsidRDefault="00F25BF8" w:rsidP="00F25BF8">
            <w:pPr>
              <w:contextualSpacing/>
              <w:jc w:val="center"/>
              <w:rPr>
                <w:sz w:val="20"/>
              </w:rPr>
            </w:pPr>
          </w:p>
        </w:tc>
        <w:tc>
          <w:tcPr>
            <w:tcW w:w="1260" w:type="dxa"/>
          </w:tcPr>
          <w:p w14:paraId="3295A645" w14:textId="77777777" w:rsidR="00F25BF8" w:rsidRPr="00F25BF8" w:rsidRDefault="00F25BF8" w:rsidP="00F25BF8">
            <w:pPr>
              <w:contextualSpacing/>
              <w:jc w:val="center"/>
              <w:rPr>
                <w:sz w:val="20"/>
              </w:rPr>
            </w:pPr>
          </w:p>
        </w:tc>
        <w:tc>
          <w:tcPr>
            <w:tcW w:w="1800" w:type="dxa"/>
          </w:tcPr>
          <w:p w14:paraId="321884AD" w14:textId="77777777" w:rsidR="00F25BF8" w:rsidRPr="00F25BF8" w:rsidRDefault="00F25BF8" w:rsidP="00F25BF8">
            <w:pPr>
              <w:contextualSpacing/>
              <w:jc w:val="center"/>
              <w:rPr>
                <w:sz w:val="20"/>
              </w:rPr>
            </w:pPr>
          </w:p>
        </w:tc>
        <w:tc>
          <w:tcPr>
            <w:tcW w:w="1440" w:type="dxa"/>
          </w:tcPr>
          <w:p w14:paraId="71A6BD7E" w14:textId="77777777" w:rsidR="00F25BF8" w:rsidRPr="00F25BF8" w:rsidRDefault="00F25BF8" w:rsidP="00F25BF8">
            <w:pPr>
              <w:contextualSpacing/>
              <w:jc w:val="center"/>
              <w:rPr>
                <w:sz w:val="20"/>
              </w:rPr>
            </w:pPr>
          </w:p>
        </w:tc>
        <w:tc>
          <w:tcPr>
            <w:tcW w:w="1260" w:type="dxa"/>
          </w:tcPr>
          <w:p w14:paraId="24C08EC3" w14:textId="77777777" w:rsidR="00F25BF8" w:rsidRPr="00F25BF8" w:rsidRDefault="00F25BF8" w:rsidP="00F25BF8">
            <w:pPr>
              <w:contextualSpacing/>
              <w:jc w:val="center"/>
              <w:rPr>
                <w:sz w:val="20"/>
              </w:rPr>
            </w:pPr>
          </w:p>
        </w:tc>
        <w:tc>
          <w:tcPr>
            <w:tcW w:w="1260" w:type="dxa"/>
          </w:tcPr>
          <w:p w14:paraId="0A319401" w14:textId="77777777" w:rsidR="00F25BF8" w:rsidRPr="00F25BF8" w:rsidRDefault="00F25BF8" w:rsidP="00F25BF8">
            <w:pPr>
              <w:contextualSpacing/>
              <w:jc w:val="center"/>
              <w:rPr>
                <w:sz w:val="20"/>
              </w:rPr>
            </w:pPr>
          </w:p>
        </w:tc>
      </w:tr>
      <w:tr w:rsidR="00F25BF8" w:rsidRPr="00F25BF8" w14:paraId="4DCA7332" w14:textId="77777777" w:rsidTr="00F25BF8">
        <w:trPr>
          <w:trHeight w:val="20"/>
          <w:jc w:val="center"/>
        </w:trPr>
        <w:tc>
          <w:tcPr>
            <w:tcW w:w="694" w:type="dxa"/>
          </w:tcPr>
          <w:p w14:paraId="5C4249AB" w14:textId="77777777" w:rsidR="00F25BF8" w:rsidRPr="00F25BF8" w:rsidRDefault="00F25BF8" w:rsidP="00F25BF8">
            <w:pPr>
              <w:contextualSpacing/>
              <w:jc w:val="center"/>
              <w:rPr>
                <w:sz w:val="20"/>
              </w:rPr>
            </w:pPr>
            <w:r w:rsidRPr="00F25BF8">
              <w:rPr>
                <w:sz w:val="20"/>
              </w:rPr>
              <w:t>9</w:t>
            </w:r>
          </w:p>
        </w:tc>
        <w:tc>
          <w:tcPr>
            <w:tcW w:w="1440" w:type="dxa"/>
          </w:tcPr>
          <w:p w14:paraId="7610FF08" w14:textId="77777777" w:rsidR="00F25BF8" w:rsidRPr="00F25BF8" w:rsidRDefault="00F25BF8" w:rsidP="00F25BF8">
            <w:pPr>
              <w:contextualSpacing/>
              <w:jc w:val="center"/>
              <w:rPr>
                <w:sz w:val="20"/>
              </w:rPr>
            </w:pPr>
          </w:p>
        </w:tc>
        <w:tc>
          <w:tcPr>
            <w:tcW w:w="2160" w:type="dxa"/>
          </w:tcPr>
          <w:p w14:paraId="0514D4EA" w14:textId="77777777" w:rsidR="00F25BF8" w:rsidRPr="00F25BF8" w:rsidRDefault="00F25BF8" w:rsidP="00F25BF8">
            <w:pPr>
              <w:contextualSpacing/>
              <w:jc w:val="center"/>
              <w:rPr>
                <w:sz w:val="20"/>
              </w:rPr>
            </w:pPr>
          </w:p>
        </w:tc>
        <w:tc>
          <w:tcPr>
            <w:tcW w:w="1440" w:type="dxa"/>
          </w:tcPr>
          <w:p w14:paraId="0B38C3FE" w14:textId="77777777" w:rsidR="00F25BF8" w:rsidRPr="00F25BF8" w:rsidRDefault="00F25BF8" w:rsidP="00F25BF8">
            <w:pPr>
              <w:contextualSpacing/>
              <w:jc w:val="center"/>
              <w:rPr>
                <w:sz w:val="20"/>
              </w:rPr>
            </w:pPr>
          </w:p>
        </w:tc>
        <w:tc>
          <w:tcPr>
            <w:tcW w:w="1260" w:type="dxa"/>
          </w:tcPr>
          <w:p w14:paraId="1BC3967B" w14:textId="77777777" w:rsidR="00F25BF8" w:rsidRPr="00F25BF8" w:rsidRDefault="00F25BF8" w:rsidP="00F25BF8">
            <w:pPr>
              <w:contextualSpacing/>
              <w:jc w:val="center"/>
              <w:rPr>
                <w:sz w:val="20"/>
              </w:rPr>
            </w:pPr>
          </w:p>
        </w:tc>
        <w:tc>
          <w:tcPr>
            <w:tcW w:w="1260" w:type="dxa"/>
          </w:tcPr>
          <w:p w14:paraId="3970B0CB" w14:textId="77777777" w:rsidR="00F25BF8" w:rsidRPr="00F25BF8" w:rsidRDefault="00F25BF8" w:rsidP="00F25BF8">
            <w:pPr>
              <w:contextualSpacing/>
              <w:jc w:val="center"/>
              <w:rPr>
                <w:sz w:val="20"/>
              </w:rPr>
            </w:pPr>
          </w:p>
        </w:tc>
        <w:tc>
          <w:tcPr>
            <w:tcW w:w="1800" w:type="dxa"/>
          </w:tcPr>
          <w:p w14:paraId="333B39DB" w14:textId="77777777" w:rsidR="00F25BF8" w:rsidRPr="00F25BF8" w:rsidRDefault="00F25BF8" w:rsidP="00F25BF8">
            <w:pPr>
              <w:contextualSpacing/>
              <w:jc w:val="center"/>
              <w:rPr>
                <w:sz w:val="20"/>
              </w:rPr>
            </w:pPr>
          </w:p>
        </w:tc>
        <w:tc>
          <w:tcPr>
            <w:tcW w:w="1440" w:type="dxa"/>
          </w:tcPr>
          <w:p w14:paraId="022765CC" w14:textId="77777777" w:rsidR="00F25BF8" w:rsidRPr="00F25BF8" w:rsidRDefault="00F25BF8" w:rsidP="00F25BF8">
            <w:pPr>
              <w:contextualSpacing/>
              <w:jc w:val="center"/>
              <w:rPr>
                <w:sz w:val="20"/>
              </w:rPr>
            </w:pPr>
          </w:p>
        </w:tc>
        <w:tc>
          <w:tcPr>
            <w:tcW w:w="1260" w:type="dxa"/>
          </w:tcPr>
          <w:p w14:paraId="3C78F16A" w14:textId="77777777" w:rsidR="00F25BF8" w:rsidRPr="00F25BF8" w:rsidRDefault="00F25BF8" w:rsidP="00F25BF8">
            <w:pPr>
              <w:contextualSpacing/>
              <w:jc w:val="center"/>
              <w:rPr>
                <w:sz w:val="20"/>
              </w:rPr>
            </w:pPr>
          </w:p>
        </w:tc>
        <w:tc>
          <w:tcPr>
            <w:tcW w:w="1260" w:type="dxa"/>
          </w:tcPr>
          <w:p w14:paraId="06D25318" w14:textId="77777777" w:rsidR="00F25BF8" w:rsidRPr="00F25BF8" w:rsidRDefault="00F25BF8" w:rsidP="00F25BF8">
            <w:pPr>
              <w:contextualSpacing/>
              <w:jc w:val="center"/>
              <w:rPr>
                <w:sz w:val="20"/>
              </w:rPr>
            </w:pPr>
          </w:p>
        </w:tc>
      </w:tr>
      <w:tr w:rsidR="00F25BF8" w:rsidRPr="00F25BF8" w14:paraId="21DB0F94" w14:textId="77777777" w:rsidTr="00F25BF8">
        <w:trPr>
          <w:trHeight w:val="20"/>
          <w:jc w:val="center"/>
        </w:trPr>
        <w:tc>
          <w:tcPr>
            <w:tcW w:w="694" w:type="dxa"/>
          </w:tcPr>
          <w:p w14:paraId="6AB216D5" w14:textId="77777777" w:rsidR="00F25BF8" w:rsidRPr="00F25BF8" w:rsidRDefault="00F25BF8" w:rsidP="00F25BF8">
            <w:pPr>
              <w:contextualSpacing/>
              <w:jc w:val="center"/>
              <w:rPr>
                <w:sz w:val="20"/>
              </w:rPr>
            </w:pPr>
            <w:r w:rsidRPr="00F25BF8">
              <w:rPr>
                <w:sz w:val="20"/>
              </w:rPr>
              <w:t>10</w:t>
            </w:r>
          </w:p>
        </w:tc>
        <w:tc>
          <w:tcPr>
            <w:tcW w:w="1440" w:type="dxa"/>
          </w:tcPr>
          <w:p w14:paraId="4D22E922" w14:textId="77777777" w:rsidR="00F25BF8" w:rsidRPr="00F25BF8" w:rsidRDefault="00F25BF8" w:rsidP="00F25BF8">
            <w:pPr>
              <w:contextualSpacing/>
              <w:jc w:val="center"/>
              <w:rPr>
                <w:sz w:val="20"/>
              </w:rPr>
            </w:pPr>
          </w:p>
        </w:tc>
        <w:tc>
          <w:tcPr>
            <w:tcW w:w="2160" w:type="dxa"/>
          </w:tcPr>
          <w:p w14:paraId="4F568B93" w14:textId="77777777" w:rsidR="00F25BF8" w:rsidRPr="00F25BF8" w:rsidRDefault="00F25BF8" w:rsidP="00F25BF8">
            <w:pPr>
              <w:contextualSpacing/>
              <w:jc w:val="center"/>
              <w:rPr>
                <w:sz w:val="20"/>
              </w:rPr>
            </w:pPr>
          </w:p>
        </w:tc>
        <w:tc>
          <w:tcPr>
            <w:tcW w:w="1440" w:type="dxa"/>
          </w:tcPr>
          <w:p w14:paraId="46357885" w14:textId="77777777" w:rsidR="00F25BF8" w:rsidRPr="00F25BF8" w:rsidRDefault="00F25BF8" w:rsidP="00F25BF8">
            <w:pPr>
              <w:contextualSpacing/>
              <w:jc w:val="center"/>
              <w:rPr>
                <w:sz w:val="20"/>
              </w:rPr>
            </w:pPr>
          </w:p>
        </w:tc>
        <w:tc>
          <w:tcPr>
            <w:tcW w:w="1260" w:type="dxa"/>
          </w:tcPr>
          <w:p w14:paraId="0C5D524C" w14:textId="77777777" w:rsidR="00F25BF8" w:rsidRPr="00F25BF8" w:rsidRDefault="00F25BF8" w:rsidP="00F25BF8">
            <w:pPr>
              <w:contextualSpacing/>
              <w:jc w:val="center"/>
              <w:rPr>
                <w:sz w:val="20"/>
              </w:rPr>
            </w:pPr>
          </w:p>
        </w:tc>
        <w:tc>
          <w:tcPr>
            <w:tcW w:w="1260" w:type="dxa"/>
          </w:tcPr>
          <w:p w14:paraId="732AE820" w14:textId="77777777" w:rsidR="00F25BF8" w:rsidRPr="00F25BF8" w:rsidRDefault="00F25BF8" w:rsidP="00F25BF8">
            <w:pPr>
              <w:contextualSpacing/>
              <w:jc w:val="center"/>
              <w:rPr>
                <w:sz w:val="20"/>
              </w:rPr>
            </w:pPr>
          </w:p>
        </w:tc>
        <w:tc>
          <w:tcPr>
            <w:tcW w:w="1800" w:type="dxa"/>
          </w:tcPr>
          <w:p w14:paraId="50180E82" w14:textId="77777777" w:rsidR="00F25BF8" w:rsidRPr="00F25BF8" w:rsidRDefault="00F25BF8" w:rsidP="00F25BF8">
            <w:pPr>
              <w:contextualSpacing/>
              <w:jc w:val="center"/>
              <w:rPr>
                <w:sz w:val="20"/>
              </w:rPr>
            </w:pPr>
          </w:p>
        </w:tc>
        <w:tc>
          <w:tcPr>
            <w:tcW w:w="1440" w:type="dxa"/>
          </w:tcPr>
          <w:p w14:paraId="45F166DF" w14:textId="77777777" w:rsidR="00F25BF8" w:rsidRPr="00F25BF8" w:rsidRDefault="00F25BF8" w:rsidP="00F25BF8">
            <w:pPr>
              <w:contextualSpacing/>
              <w:jc w:val="center"/>
              <w:rPr>
                <w:sz w:val="20"/>
              </w:rPr>
            </w:pPr>
          </w:p>
        </w:tc>
        <w:tc>
          <w:tcPr>
            <w:tcW w:w="1260" w:type="dxa"/>
          </w:tcPr>
          <w:p w14:paraId="59044417" w14:textId="77777777" w:rsidR="00F25BF8" w:rsidRPr="00F25BF8" w:rsidRDefault="00F25BF8" w:rsidP="00F25BF8">
            <w:pPr>
              <w:contextualSpacing/>
              <w:jc w:val="center"/>
              <w:rPr>
                <w:sz w:val="20"/>
              </w:rPr>
            </w:pPr>
          </w:p>
        </w:tc>
        <w:tc>
          <w:tcPr>
            <w:tcW w:w="1260" w:type="dxa"/>
          </w:tcPr>
          <w:p w14:paraId="13B50059" w14:textId="77777777" w:rsidR="00F25BF8" w:rsidRPr="00F25BF8" w:rsidRDefault="00F25BF8" w:rsidP="00F25BF8">
            <w:pPr>
              <w:contextualSpacing/>
              <w:jc w:val="center"/>
              <w:rPr>
                <w:sz w:val="20"/>
              </w:rPr>
            </w:pPr>
          </w:p>
        </w:tc>
      </w:tr>
    </w:tbl>
    <w:p w14:paraId="6BF171E9" w14:textId="77777777" w:rsidR="00F25BF8" w:rsidRPr="00F25BF8" w:rsidRDefault="00F25BF8" w:rsidP="00F25BF8">
      <w:pPr>
        <w:spacing w:after="0" w:line="240" w:lineRule="auto"/>
        <w:contextualSpacing/>
        <w:rPr>
          <w:rFonts w:eastAsia="SimSun"/>
        </w:rPr>
      </w:pPr>
    </w:p>
    <w:tbl>
      <w:tblPr>
        <w:tblStyle w:val="TableGrid2"/>
        <w:tblW w:w="12595" w:type="dxa"/>
        <w:jc w:val="center"/>
        <w:tblCellMar>
          <w:left w:w="29" w:type="dxa"/>
          <w:right w:w="29" w:type="dxa"/>
        </w:tblCellMar>
        <w:tblLook w:val="04A0" w:firstRow="1" w:lastRow="0" w:firstColumn="1" w:lastColumn="0" w:noHBand="0" w:noVBand="1"/>
      </w:tblPr>
      <w:tblGrid>
        <w:gridCol w:w="8275"/>
        <w:gridCol w:w="4320"/>
      </w:tblGrid>
      <w:tr w:rsidR="00F25BF8" w:rsidRPr="00F25BF8" w14:paraId="6CE020D8" w14:textId="77777777" w:rsidTr="00F25BF8">
        <w:trPr>
          <w:jc w:val="center"/>
        </w:trPr>
        <w:tc>
          <w:tcPr>
            <w:tcW w:w="8275" w:type="dxa"/>
          </w:tcPr>
          <w:p w14:paraId="28ABECFC"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Crop residue use (F1)</w:t>
            </w:r>
          </w:p>
        </w:tc>
        <w:tc>
          <w:tcPr>
            <w:tcW w:w="4320" w:type="dxa"/>
          </w:tcPr>
          <w:p w14:paraId="66AF4467"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Reasons (F2c,3c,4c,5c,6c,7c)</w:t>
            </w:r>
          </w:p>
        </w:tc>
      </w:tr>
      <w:tr w:rsidR="00F25BF8" w:rsidRPr="00F25BF8" w14:paraId="72311ACC" w14:textId="77777777" w:rsidTr="00F25BF8">
        <w:trPr>
          <w:jc w:val="center"/>
        </w:trPr>
        <w:tc>
          <w:tcPr>
            <w:tcW w:w="8275" w:type="dxa"/>
          </w:tcPr>
          <w:p w14:paraId="6D590137"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1=Left in fields then plowed/incorporated into the field</w:t>
            </w:r>
          </w:p>
          <w:p w14:paraId="0A9099D6"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2=Burned on the field</w:t>
            </w:r>
          </w:p>
          <w:p w14:paraId="686A6E26"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3=Cut and spread on the field</w:t>
            </w:r>
          </w:p>
          <w:p w14:paraId="5610859D"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4=Cut and removed from the field and fed to animals</w:t>
            </w:r>
          </w:p>
          <w:p w14:paraId="52E2C1C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5=Cut and removed from the field for other household uses</w:t>
            </w:r>
          </w:p>
          <w:p w14:paraId="603014A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6=Grazed by animals</w:t>
            </w:r>
          </w:p>
          <w:p w14:paraId="2F94469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7=For sale</w:t>
            </w:r>
          </w:p>
          <w:p w14:paraId="66641FF6"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8=Mulched</w:t>
            </w:r>
          </w:p>
          <w:p w14:paraId="2A2B00CD"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9=No crop residue because they did not cultivate on this field during the last agricultural season</w:t>
            </w:r>
          </w:p>
          <w:p w14:paraId="4ECA898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97=Other</w:t>
            </w:r>
          </w:p>
        </w:tc>
        <w:tc>
          <w:tcPr>
            <w:tcW w:w="4320" w:type="dxa"/>
          </w:tcPr>
          <w:p w14:paraId="4B0B87DD"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1=Prevent soil erosion</w:t>
            </w:r>
          </w:p>
          <w:p w14:paraId="1468187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2=Protect from floods </w:t>
            </w:r>
          </w:p>
          <w:p w14:paraId="787FEF7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3=Improve soil quality</w:t>
            </w:r>
          </w:p>
          <w:p w14:paraId="5F1183D6"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4=Improve crop yields</w:t>
            </w:r>
          </w:p>
          <w:p w14:paraId="3DFB952A"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5=Strengthen claim to land</w:t>
            </w:r>
          </w:p>
          <w:p w14:paraId="77963FBA"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6=Raise market value of land for later sale</w:t>
            </w:r>
          </w:p>
          <w:p w14:paraId="5A17A9BF"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7=Strengthen ability to bequeath land to children</w:t>
            </w:r>
          </w:p>
          <w:p w14:paraId="58D7E2DF"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8=Raise value of land to use as collateral </w:t>
            </w:r>
          </w:p>
          <w:p w14:paraId="6D2760B9"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97=Other </w:t>
            </w:r>
          </w:p>
          <w:p w14:paraId="1AB67FA3"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888=Don’t know</w:t>
            </w:r>
          </w:p>
          <w:p w14:paraId="664B4F6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999=Prefer not to answer</w:t>
            </w:r>
          </w:p>
        </w:tc>
      </w:tr>
    </w:tbl>
    <w:p w14:paraId="60DDE6CA" w14:textId="77777777" w:rsidR="00F25BF8" w:rsidRPr="00F25BF8" w:rsidRDefault="00F25BF8" w:rsidP="00F25BF8">
      <w:pPr>
        <w:spacing w:after="0" w:line="240" w:lineRule="auto"/>
        <w:contextualSpacing/>
        <w:rPr>
          <w:rFonts w:eastAsia="SimSun"/>
        </w:rPr>
      </w:pPr>
    </w:p>
    <w:p w14:paraId="3BEBB5C4" w14:textId="77777777" w:rsidR="00F25BF8" w:rsidRPr="00F25BF8" w:rsidRDefault="00F25BF8" w:rsidP="00F25BF8">
      <w:pPr>
        <w:spacing w:after="0" w:line="240" w:lineRule="auto"/>
        <w:contextualSpacing/>
        <w:rPr>
          <w:rFonts w:eastAsia="SimSun"/>
        </w:rPr>
      </w:pPr>
      <w:r w:rsidRPr="00F25BF8">
        <w:rPr>
          <w:rFonts w:eastAsia="SimSun"/>
        </w:rPr>
        <w:br w:type="page"/>
      </w:r>
    </w:p>
    <w:p w14:paraId="5CA8E6A2" w14:textId="77777777" w:rsidR="00F25BF8" w:rsidRPr="00F25BF8" w:rsidRDefault="00F25BF8" w:rsidP="00F25BF8">
      <w:pPr>
        <w:spacing w:after="0" w:line="240" w:lineRule="auto"/>
        <w:contextualSpacing/>
        <w:rPr>
          <w:rFonts w:eastAsia="Times New Roman" w:cs="Times New Roman"/>
          <w:b/>
          <w:bCs/>
        </w:rPr>
      </w:pPr>
      <w:r w:rsidRPr="00F25BF8">
        <w:rPr>
          <w:rFonts w:eastAsia="Times New Roman" w:cs="Times New Roman"/>
          <w:b/>
          <w:bCs/>
        </w:rPr>
        <w:lastRenderedPageBreak/>
        <w:t>SECTION F. INVESTMENTS AND IMPROVEMENTS (Continued)</w:t>
      </w:r>
    </w:p>
    <w:p w14:paraId="56A4CB2A" w14:textId="77777777" w:rsidR="00F25BF8" w:rsidRPr="00F25BF8" w:rsidRDefault="00F25BF8" w:rsidP="00F25BF8">
      <w:pPr>
        <w:spacing w:after="0" w:line="240" w:lineRule="auto"/>
        <w:contextualSpacing/>
        <w:rPr>
          <w:rFonts w:eastAsia="SimSun"/>
        </w:rPr>
      </w:pPr>
    </w:p>
    <w:tbl>
      <w:tblPr>
        <w:tblStyle w:val="TableGrid2"/>
        <w:tblW w:w="13654" w:type="dxa"/>
        <w:jc w:val="center"/>
        <w:tblLayout w:type="fixed"/>
        <w:tblCellMar>
          <w:left w:w="29" w:type="dxa"/>
          <w:right w:w="29" w:type="dxa"/>
        </w:tblCellMar>
        <w:tblLook w:val="04A0" w:firstRow="1" w:lastRow="0" w:firstColumn="1" w:lastColumn="0" w:noHBand="0" w:noVBand="1"/>
      </w:tblPr>
      <w:tblGrid>
        <w:gridCol w:w="694"/>
        <w:gridCol w:w="2520"/>
        <w:gridCol w:w="1440"/>
        <w:gridCol w:w="1260"/>
        <w:gridCol w:w="1260"/>
        <w:gridCol w:w="2520"/>
        <w:gridCol w:w="1440"/>
        <w:gridCol w:w="1260"/>
        <w:gridCol w:w="1260"/>
      </w:tblGrid>
      <w:tr w:rsidR="00F25BF8" w:rsidRPr="00F25BF8" w14:paraId="5B42E666" w14:textId="77777777" w:rsidTr="00F25BF8">
        <w:trPr>
          <w:trHeight w:val="20"/>
          <w:jc w:val="center"/>
        </w:trPr>
        <w:tc>
          <w:tcPr>
            <w:tcW w:w="694" w:type="dxa"/>
            <w:vMerge w:val="restart"/>
          </w:tcPr>
          <w:p w14:paraId="0B12DCD5" w14:textId="77777777" w:rsidR="00F25BF8" w:rsidRPr="00F25BF8" w:rsidRDefault="00F25BF8" w:rsidP="00F25BF8">
            <w:pPr>
              <w:contextualSpacing/>
              <w:jc w:val="center"/>
              <w:rPr>
                <w:sz w:val="20"/>
              </w:rPr>
            </w:pPr>
            <w:r w:rsidRPr="00F25BF8">
              <w:rPr>
                <w:sz w:val="20"/>
              </w:rPr>
              <w:t>Field</w:t>
            </w:r>
          </w:p>
        </w:tc>
        <w:tc>
          <w:tcPr>
            <w:tcW w:w="2520" w:type="dxa"/>
            <w:vMerge w:val="restart"/>
            <w:vAlign w:val="center"/>
          </w:tcPr>
          <w:p w14:paraId="6DAE914C"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F4a. In the past five years, did your household improve this field through ridging, mounding, or terracing? 1=No</w:t>
            </w:r>
          </w:p>
          <w:p w14:paraId="5D08FA1B"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3C6FD46C"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2934FB51" w14:textId="77777777" w:rsidR="00F25BF8" w:rsidRPr="00F25BF8" w:rsidRDefault="00F25BF8" w:rsidP="00F25BF8">
            <w:pPr>
              <w:contextualSpacing/>
              <w:jc w:val="center"/>
              <w:rPr>
                <w:rFonts w:cs="Times New Roman"/>
                <w:sz w:val="20"/>
              </w:rPr>
            </w:pPr>
            <w:r w:rsidRPr="00F25BF8">
              <w:rPr>
                <w:sz w:val="20"/>
              </w:rPr>
              <w:t>999=Prefer not to respond</w:t>
            </w:r>
          </w:p>
          <w:p w14:paraId="709A223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If not 2, skip to F5a</w:t>
            </w:r>
          </w:p>
        </w:tc>
        <w:tc>
          <w:tcPr>
            <w:tcW w:w="1440" w:type="dxa"/>
            <w:vMerge w:val="restart"/>
            <w:vAlign w:val="center"/>
          </w:tcPr>
          <w:p w14:paraId="641FCFB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F4b. What F4b.years did your household improve this field through ridging, mounding, or terracing?</w:t>
            </w:r>
          </w:p>
          <w:p w14:paraId="337014EB"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(2009-2014)</w:t>
            </w:r>
          </w:p>
        </w:tc>
        <w:tc>
          <w:tcPr>
            <w:tcW w:w="2520" w:type="dxa"/>
            <w:gridSpan w:val="2"/>
            <w:vAlign w:val="center"/>
          </w:tcPr>
          <w:p w14:paraId="6DDF3DC1"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 xml:space="preserve">F4c. What are the two most important reasons why your household chose to use ridging, mounding, or terracing? </w:t>
            </w:r>
          </w:p>
        </w:tc>
        <w:tc>
          <w:tcPr>
            <w:tcW w:w="2520" w:type="dxa"/>
            <w:vMerge w:val="restart"/>
            <w:vAlign w:val="center"/>
          </w:tcPr>
          <w:p w14:paraId="285112C5"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 xml:space="preserve">F5a. In the past five years, did your household improve this field through fencing? </w:t>
            </w:r>
          </w:p>
          <w:p w14:paraId="4949DA92"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3152E610"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5450B12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36AA027C" w14:textId="77777777" w:rsidR="00F25BF8" w:rsidRPr="00F25BF8" w:rsidRDefault="00F25BF8" w:rsidP="00F25BF8">
            <w:pPr>
              <w:contextualSpacing/>
              <w:jc w:val="center"/>
              <w:rPr>
                <w:rFonts w:cs="Times New Roman"/>
                <w:sz w:val="20"/>
              </w:rPr>
            </w:pPr>
            <w:r w:rsidRPr="00F25BF8">
              <w:rPr>
                <w:sz w:val="20"/>
              </w:rPr>
              <w:t>999=Prefer not to respond</w:t>
            </w:r>
          </w:p>
          <w:p w14:paraId="332E218B"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If not 2, skip to F6a</w:t>
            </w:r>
          </w:p>
        </w:tc>
        <w:tc>
          <w:tcPr>
            <w:tcW w:w="1440" w:type="dxa"/>
            <w:vMerge w:val="restart"/>
            <w:vAlign w:val="center"/>
          </w:tcPr>
          <w:p w14:paraId="0BC9AAD0"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 xml:space="preserve">F5b. What </w:t>
            </w:r>
          </w:p>
          <w:p w14:paraId="52AAB4D2"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years did your household improve this field through fencing?</w:t>
            </w:r>
          </w:p>
          <w:p w14:paraId="79E7AC2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 xml:space="preserve">(2009-2014) </w:t>
            </w:r>
          </w:p>
        </w:tc>
        <w:tc>
          <w:tcPr>
            <w:tcW w:w="2520" w:type="dxa"/>
            <w:gridSpan w:val="2"/>
            <w:vAlign w:val="center"/>
          </w:tcPr>
          <w:p w14:paraId="47C492DC"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F5c. What are the two most important reasons why your household chose to add this to the field?</w:t>
            </w:r>
          </w:p>
        </w:tc>
      </w:tr>
      <w:tr w:rsidR="00F25BF8" w:rsidRPr="00F25BF8" w14:paraId="29532899" w14:textId="77777777" w:rsidTr="00F25BF8">
        <w:trPr>
          <w:trHeight w:val="20"/>
          <w:jc w:val="center"/>
        </w:trPr>
        <w:tc>
          <w:tcPr>
            <w:tcW w:w="694" w:type="dxa"/>
            <w:vMerge/>
          </w:tcPr>
          <w:p w14:paraId="308DC726" w14:textId="77777777" w:rsidR="00F25BF8" w:rsidRPr="00F25BF8" w:rsidRDefault="00F25BF8" w:rsidP="00F25BF8">
            <w:pPr>
              <w:contextualSpacing/>
              <w:jc w:val="center"/>
              <w:rPr>
                <w:sz w:val="20"/>
              </w:rPr>
            </w:pPr>
          </w:p>
        </w:tc>
        <w:tc>
          <w:tcPr>
            <w:tcW w:w="2520" w:type="dxa"/>
            <w:vMerge/>
          </w:tcPr>
          <w:p w14:paraId="4A1DCC74"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440" w:type="dxa"/>
            <w:vMerge/>
          </w:tcPr>
          <w:p w14:paraId="74395B33"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260" w:type="dxa"/>
          </w:tcPr>
          <w:p w14:paraId="576CA44B"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Reason 1</w:t>
            </w:r>
          </w:p>
        </w:tc>
        <w:tc>
          <w:tcPr>
            <w:tcW w:w="1260" w:type="dxa"/>
          </w:tcPr>
          <w:p w14:paraId="7DE7B951"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Reason 2</w:t>
            </w:r>
          </w:p>
        </w:tc>
        <w:tc>
          <w:tcPr>
            <w:tcW w:w="2520" w:type="dxa"/>
            <w:vMerge/>
          </w:tcPr>
          <w:p w14:paraId="3DBD6418"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440" w:type="dxa"/>
            <w:vMerge/>
          </w:tcPr>
          <w:p w14:paraId="25B5B660"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260" w:type="dxa"/>
            <w:vAlign w:val="center"/>
          </w:tcPr>
          <w:p w14:paraId="4722498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Reason1</w:t>
            </w:r>
          </w:p>
        </w:tc>
        <w:tc>
          <w:tcPr>
            <w:tcW w:w="1260" w:type="dxa"/>
            <w:vAlign w:val="center"/>
          </w:tcPr>
          <w:p w14:paraId="096CADC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Reason 2</w:t>
            </w:r>
          </w:p>
        </w:tc>
      </w:tr>
      <w:tr w:rsidR="00F25BF8" w:rsidRPr="00F25BF8" w14:paraId="65F4C311" w14:textId="77777777" w:rsidTr="00F25BF8">
        <w:trPr>
          <w:trHeight w:val="20"/>
          <w:jc w:val="center"/>
        </w:trPr>
        <w:tc>
          <w:tcPr>
            <w:tcW w:w="694" w:type="dxa"/>
          </w:tcPr>
          <w:p w14:paraId="76493ABD"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2520" w:type="dxa"/>
            <w:vAlign w:val="center"/>
          </w:tcPr>
          <w:p w14:paraId="725F5799"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ridge</w:t>
            </w:r>
          </w:p>
        </w:tc>
        <w:tc>
          <w:tcPr>
            <w:tcW w:w="1440" w:type="dxa"/>
            <w:vAlign w:val="center"/>
          </w:tcPr>
          <w:p w14:paraId="4EB07AF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ridgeyr</w:t>
            </w:r>
          </w:p>
        </w:tc>
        <w:tc>
          <w:tcPr>
            <w:tcW w:w="1260" w:type="dxa"/>
            <w:vAlign w:val="center"/>
          </w:tcPr>
          <w:p w14:paraId="636B708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ridgersn1</w:t>
            </w:r>
          </w:p>
        </w:tc>
        <w:tc>
          <w:tcPr>
            <w:tcW w:w="1260" w:type="dxa"/>
            <w:vAlign w:val="center"/>
          </w:tcPr>
          <w:p w14:paraId="2BCA1BAE"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ridgersn2</w:t>
            </w:r>
          </w:p>
        </w:tc>
        <w:tc>
          <w:tcPr>
            <w:tcW w:w="2520" w:type="dxa"/>
            <w:vAlign w:val="center"/>
          </w:tcPr>
          <w:p w14:paraId="0394B41D"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fence</w:t>
            </w:r>
          </w:p>
        </w:tc>
        <w:tc>
          <w:tcPr>
            <w:tcW w:w="1440" w:type="dxa"/>
            <w:vAlign w:val="center"/>
          </w:tcPr>
          <w:p w14:paraId="7ACE5E1A"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fenceyr</w:t>
            </w:r>
          </w:p>
        </w:tc>
        <w:tc>
          <w:tcPr>
            <w:tcW w:w="1260" w:type="dxa"/>
            <w:vAlign w:val="center"/>
          </w:tcPr>
          <w:p w14:paraId="59FCF3AB"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fencersn1</w:t>
            </w:r>
          </w:p>
        </w:tc>
        <w:tc>
          <w:tcPr>
            <w:tcW w:w="1260" w:type="dxa"/>
            <w:vAlign w:val="center"/>
          </w:tcPr>
          <w:p w14:paraId="581CDA6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fencersn2</w:t>
            </w:r>
          </w:p>
        </w:tc>
      </w:tr>
      <w:tr w:rsidR="00F25BF8" w:rsidRPr="00F25BF8" w14:paraId="124B58EF" w14:textId="77777777" w:rsidTr="00F25BF8">
        <w:trPr>
          <w:trHeight w:val="20"/>
          <w:jc w:val="center"/>
        </w:trPr>
        <w:tc>
          <w:tcPr>
            <w:tcW w:w="694" w:type="dxa"/>
          </w:tcPr>
          <w:p w14:paraId="79EC4ED8" w14:textId="77777777" w:rsidR="00F25BF8" w:rsidRPr="00F25BF8" w:rsidRDefault="00F25BF8" w:rsidP="00F25BF8">
            <w:pPr>
              <w:contextualSpacing/>
              <w:jc w:val="center"/>
              <w:rPr>
                <w:sz w:val="20"/>
              </w:rPr>
            </w:pPr>
            <w:r w:rsidRPr="00F25BF8">
              <w:rPr>
                <w:sz w:val="20"/>
              </w:rPr>
              <w:t>1</w:t>
            </w:r>
          </w:p>
        </w:tc>
        <w:tc>
          <w:tcPr>
            <w:tcW w:w="2520" w:type="dxa"/>
          </w:tcPr>
          <w:p w14:paraId="7999B558" w14:textId="77777777" w:rsidR="00F25BF8" w:rsidRPr="00F25BF8" w:rsidRDefault="00F25BF8" w:rsidP="00F25BF8">
            <w:pPr>
              <w:contextualSpacing/>
              <w:jc w:val="center"/>
              <w:rPr>
                <w:sz w:val="20"/>
              </w:rPr>
            </w:pPr>
          </w:p>
        </w:tc>
        <w:tc>
          <w:tcPr>
            <w:tcW w:w="1440" w:type="dxa"/>
          </w:tcPr>
          <w:p w14:paraId="18CEDAFF" w14:textId="77777777" w:rsidR="00F25BF8" w:rsidRPr="00F25BF8" w:rsidRDefault="00F25BF8" w:rsidP="00F25BF8">
            <w:pPr>
              <w:contextualSpacing/>
              <w:jc w:val="center"/>
              <w:rPr>
                <w:sz w:val="20"/>
              </w:rPr>
            </w:pPr>
          </w:p>
        </w:tc>
        <w:tc>
          <w:tcPr>
            <w:tcW w:w="1260" w:type="dxa"/>
          </w:tcPr>
          <w:p w14:paraId="52B41D03" w14:textId="77777777" w:rsidR="00F25BF8" w:rsidRPr="00F25BF8" w:rsidRDefault="00F25BF8" w:rsidP="00F25BF8">
            <w:pPr>
              <w:contextualSpacing/>
              <w:jc w:val="center"/>
              <w:rPr>
                <w:sz w:val="20"/>
              </w:rPr>
            </w:pPr>
          </w:p>
        </w:tc>
        <w:tc>
          <w:tcPr>
            <w:tcW w:w="1260" w:type="dxa"/>
          </w:tcPr>
          <w:p w14:paraId="62C9D4A7" w14:textId="77777777" w:rsidR="00F25BF8" w:rsidRPr="00F25BF8" w:rsidRDefault="00F25BF8" w:rsidP="00F25BF8">
            <w:pPr>
              <w:contextualSpacing/>
              <w:jc w:val="center"/>
              <w:rPr>
                <w:sz w:val="20"/>
              </w:rPr>
            </w:pPr>
          </w:p>
        </w:tc>
        <w:tc>
          <w:tcPr>
            <w:tcW w:w="2520" w:type="dxa"/>
          </w:tcPr>
          <w:p w14:paraId="73EFFF54" w14:textId="77777777" w:rsidR="00F25BF8" w:rsidRPr="00F25BF8" w:rsidRDefault="00F25BF8" w:rsidP="00F25BF8">
            <w:pPr>
              <w:contextualSpacing/>
              <w:jc w:val="center"/>
              <w:rPr>
                <w:sz w:val="20"/>
              </w:rPr>
            </w:pPr>
          </w:p>
        </w:tc>
        <w:tc>
          <w:tcPr>
            <w:tcW w:w="1440" w:type="dxa"/>
          </w:tcPr>
          <w:p w14:paraId="59233299" w14:textId="77777777" w:rsidR="00F25BF8" w:rsidRPr="00F25BF8" w:rsidRDefault="00F25BF8" w:rsidP="00F25BF8">
            <w:pPr>
              <w:contextualSpacing/>
              <w:jc w:val="center"/>
              <w:rPr>
                <w:sz w:val="20"/>
              </w:rPr>
            </w:pPr>
          </w:p>
        </w:tc>
        <w:tc>
          <w:tcPr>
            <w:tcW w:w="1260" w:type="dxa"/>
          </w:tcPr>
          <w:p w14:paraId="365905CD" w14:textId="77777777" w:rsidR="00F25BF8" w:rsidRPr="00F25BF8" w:rsidRDefault="00F25BF8" w:rsidP="00F25BF8">
            <w:pPr>
              <w:contextualSpacing/>
              <w:jc w:val="center"/>
              <w:rPr>
                <w:sz w:val="20"/>
              </w:rPr>
            </w:pPr>
          </w:p>
        </w:tc>
        <w:tc>
          <w:tcPr>
            <w:tcW w:w="1260" w:type="dxa"/>
          </w:tcPr>
          <w:p w14:paraId="10406ABC" w14:textId="77777777" w:rsidR="00F25BF8" w:rsidRPr="00F25BF8" w:rsidRDefault="00F25BF8" w:rsidP="00F25BF8">
            <w:pPr>
              <w:contextualSpacing/>
              <w:jc w:val="center"/>
              <w:rPr>
                <w:sz w:val="20"/>
              </w:rPr>
            </w:pPr>
          </w:p>
        </w:tc>
      </w:tr>
      <w:tr w:rsidR="00F25BF8" w:rsidRPr="00F25BF8" w14:paraId="44EF0FE1" w14:textId="77777777" w:rsidTr="00F25BF8">
        <w:trPr>
          <w:trHeight w:val="20"/>
          <w:jc w:val="center"/>
        </w:trPr>
        <w:tc>
          <w:tcPr>
            <w:tcW w:w="694" w:type="dxa"/>
          </w:tcPr>
          <w:p w14:paraId="6F9F89DC" w14:textId="77777777" w:rsidR="00F25BF8" w:rsidRPr="00F25BF8" w:rsidRDefault="00F25BF8" w:rsidP="00F25BF8">
            <w:pPr>
              <w:contextualSpacing/>
              <w:jc w:val="center"/>
              <w:rPr>
                <w:sz w:val="20"/>
              </w:rPr>
            </w:pPr>
            <w:r w:rsidRPr="00F25BF8">
              <w:rPr>
                <w:sz w:val="20"/>
              </w:rPr>
              <w:t>2</w:t>
            </w:r>
          </w:p>
        </w:tc>
        <w:tc>
          <w:tcPr>
            <w:tcW w:w="2520" w:type="dxa"/>
          </w:tcPr>
          <w:p w14:paraId="5678B03C" w14:textId="77777777" w:rsidR="00F25BF8" w:rsidRPr="00F25BF8" w:rsidRDefault="00F25BF8" w:rsidP="00F25BF8">
            <w:pPr>
              <w:contextualSpacing/>
              <w:jc w:val="center"/>
              <w:rPr>
                <w:sz w:val="20"/>
              </w:rPr>
            </w:pPr>
          </w:p>
        </w:tc>
        <w:tc>
          <w:tcPr>
            <w:tcW w:w="1440" w:type="dxa"/>
          </w:tcPr>
          <w:p w14:paraId="6F0DDC9D" w14:textId="77777777" w:rsidR="00F25BF8" w:rsidRPr="00F25BF8" w:rsidRDefault="00F25BF8" w:rsidP="00F25BF8">
            <w:pPr>
              <w:contextualSpacing/>
              <w:jc w:val="center"/>
              <w:rPr>
                <w:sz w:val="20"/>
              </w:rPr>
            </w:pPr>
          </w:p>
        </w:tc>
        <w:tc>
          <w:tcPr>
            <w:tcW w:w="1260" w:type="dxa"/>
          </w:tcPr>
          <w:p w14:paraId="01D565AE" w14:textId="77777777" w:rsidR="00F25BF8" w:rsidRPr="00F25BF8" w:rsidRDefault="00F25BF8" w:rsidP="00F25BF8">
            <w:pPr>
              <w:contextualSpacing/>
              <w:jc w:val="center"/>
              <w:rPr>
                <w:sz w:val="20"/>
              </w:rPr>
            </w:pPr>
          </w:p>
        </w:tc>
        <w:tc>
          <w:tcPr>
            <w:tcW w:w="1260" w:type="dxa"/>
          </w:tcPr>
          <w:p w14:paraId="72AA7463" w14:textId="77777777" w:rsidR="00F25BF8" w:rsidRPr="00F25BF8" w:rsidRDefault="00F25BF8" w:rsidP="00F25BF8">
            <w:pPr>
              <w:contextualSpacing/>
              <w:jc w:val="center"/>
              <w:rPr>
                <w:sz w:val="20"/>
              </w:rPr>
            </w:pPr>
          </w:p>
        </w:tc>
        <w:tc>
          <w:tcPr>
            <w:tcW w:w="2520" w:type="dxa"/>
          </w:tcPr>
          <w:p w14:paraId="103FF24E" w14:textId="77777777" w:rsidR="00F25BF8" w:rsidRPr="00F25BF8" w:rsidRDefault="00F25BF8" w:rsidP="00F25BF8">
            <w:pPr>
              <w:contextualSpacing/>
              <w:jc w:val="center"/>
              <w:rPr>
                <w:sz w:val="20"/>
              </w:rPr>
            </w:pPr>
          </w:p>
        </w:tc>
        <w:tc>
          <w:tcPr>
            <w:tcW w:w="1440" w:type="dxa"/>
          </w:tcPr>
          <w:p w14:paraId="003F59F4" w14:textId="77777777" w:rsidR="00F25BF8" w:rsidRPr="00F25BF8" w:rsidRDefault="00F25BF8" w:rsidP="00F25BF8">
            <w:pPr>
              <w:contextualSpacing/>
              <w:jc w:val="center"/>
              <w:rPr>
                <w:sz w:val="20"/>
              </w:rPr>
            </w:pPr>
          </w:p>
        </w:tc>
        <w:tc>
          <w:tcPr>
            <w:tcW w:w="1260" w:type="dxa"/>
          </w:tcPr>
          <w:p w14:paraId="196AA149" w14:textId="77777777" w:rsidR="00F25BF8" w:rsidRPr="00F25BF8" w:rsidRDefault="00F25BF8" w:rsidP="00F25BF8">
            <w:pPr>
              <w:contextualSpacing/>
              <w:jc w:val="center"/>
              <w:rPr>
                <w:sz w:val="20"/>
              </w:rPr>
            </w:pPr>
          </w:p>
        </w:tc>
        <w:tc>
          <w:tcPr>
            <w:tcW w:w="1260" w:type="dxa"/>
          </w:tcPr>
          <w:p w14:paraId="2ABA377A" w14:textId="77777777" w:rsidR="00F25BF8" w:rsidRPr="00F25BF8" w:rsidRDefault="00F25BF8" w:rsidP="00F25BF8">
            <w:pPr>
              <w:contextualSpacing/>
              <w:jc w:val="center"/>
              <w:rPr>
                <w:sz w:val="20"/>
              </w:rPr>
            </w:pPr>
          </w:p>
        </w:tc>
      </w:tr>
      <w:tr w:rsidR="00F25BF8" w:rsidRPr="00F25BF8" w14:paraId="4CA76D2C" w14:textId="77777777" w:rsidTr="00F25BF8">
        <w:trPr>
          <w:trHeight w:val="20"/>
          <w:jc w:val="center"/>
        </w:trPr>
        <w:tc>
          <w:tcPr>
            <w:tcW w:w="694" w:type="dxa"/>
          </w:tcPr>
          <w:p w14:paraId="2240FE83" w14:textId="77777777" w:rsidR="00F25BF8" w:rsidRPr="00F25BF8" w:rsidRDefault="00F25BF8" w:rsidP="00F25BF8">
            <w:pPr>
              <w:contextualSpacing/>
              <w:jc w:val="center"/>
              <w:rPr>
                <w:sz w:val="20"/>
              </w:rPr>
            </w:pPr>
            <w:r w:rsidRPr="00F25BF8">
              <w:rPr>
                <w:sz w:val="20"/>
              </w:rPr>
              <w:t>3</w:t>
            </w:r>
          </w:p>
        </w:tc>
        <w:tc>
          <w:tcPr>
            <w:tcW w:w="2520" w:type="dxa"/>
          </w:tcPr>
          <w:p w14:paraId="32709DEA" w14:textId="77777777" w:rsidR="00F25BF8" w:rsidRPr="00F25BF8" w:rsidRDefault="00F25BF8" w:rsidP="00F25BF8">
            <w:pPr>
              <w:contextualSpacing/>
              <w:jc w:val="center"/>
              <w:rPr>
                <w:sz w:val="20"/>
              </w:rPr>
            </w:pPr>
          </w:p>
        </w:tc>
        <w:tc>
          <w:tcPr>
            <w:tcW w:w="1440" w:type="dxa"/>
          </w:tcPr>
          <w:p w14:paraId="2566E7EF" w14:textId="77777777" w:rsidR="00F25BF8" w:rsidRPr="00F25BF8" w:rsidRDefault="00F25BF8" w:rsidP="00F25BF8">
            <w:pPr>
              <w:contextualSpacing/>
              <w:jc w:val="center"/>
              <w:rPr>
                <w:sz w:val="20"/>
              </w:rPr>
            </w:pPr>
          </w:p>
        </w:tc>
        <w:tc>
          <w:tcPr>
            <w:tcW w:w="1260" w:type="dxa"/>
          </w:tcPr>
          <w:p w14:paraId="77DC9210" w14:textId="77777777" w:rsidR="00F25BF8" w:rsidRPr="00F25BF8" w:rsidRDefault="00F25BF8" w:rsidP="00F25BF8">
            <w:pPr>
              <w:contextualSpacing/>
              <w:jc w:val="center"/>
              <w:rPr>
                <w:sz w:val="20"/>
              </w:rPr>
            </w:pPr>
          </w:p>
        </w:tc>
        <w:tc>
          <w:tcPr>
            <w:tcW w:w="1260" w:type="dxa"/>
          </w:tcPr>
          <w:p w14:paraId="63DC72A3" w14:textId="77777777" w:rsidR="00F25BF8" w:rsidRPr="00F25BF8" w:rsidRDefault="00F25BF8" w:rsidP="00F25BF8">
            <w:pPr>
              <w:contextualSpacing/>
              <w:jc w:val="center"/>
              <w:rPr>
                <w:sz w:val="20"/>
              </w:rPr>
            </w:pPr>
          </w:p>
        </w:tc>
        <w:tc>
          <w:tcPr>
            <w:tcW w:w="2520" w:type="dxa"/>
          </w:tcPr>
          <w:p w14:paraId="1B26B6C0" w14:textId="77777777" w:rsidR="00F25BF8" w:rsidRPr="00F25BF8" w:rsidRDefault="00F25BF8" w:rsidP="00F25BF8">
            <w:pPr>
              <w:contextualSpacing/>
              <w:jc w:val="center"/>
              <w:rPr>
                <w:sz w:val="20"/>
              </w:rPr>
            </w:pPr>
          </w:p>
        </w:tc>
        <w:tc>
          <w:tcPr>
            <w:tcW w:w="1440" w:type="dxa"/>
          </w:tcPr>
          <w:p w14:paraId="373DADEE" w14:textId="77777777" w:rsidR="00F25BF8" w:rsidRPr="00F25BF8" w:rsidRDefault="00F25BF8" w:rsidP="00F25BF8">
            <w:pPr>
              <w:contextualSpacing/>
              <w:jc w:val="center"/>
              <w:rPr>
                <w:sz w:val="20"/>
              </w:rPr>
            </w:pPr>
          </w:p>
        </w:tc>
        <w:tc>
          <w:tcPr>
            <w:tcW w:w="1260" w:type="dxa"/>
          </w:tcPr>
          <w:p w14:paraId="5446568E" w14:textId="77777777" w:rsidR="00F25BF8" w:rsidRPr="00F25BF8" w:rsidRDefault="00F25BF8" w:rsidP="00F25BF8">
            <w:pPr>
              <w:contextualSpacing/>
              <w:jc w:val="center"/>
              <w:rPr>
                <w:sz w:val="20"/>
              </w:rPr>
            </w:pPr>
          </w:p>
        </w:tc>
        <w:tc>
          <w:tcPr>
            <w:tcW w:w="1260" w:type="dxa"/>
          </w:tcPr>
          <w:p w14:paraId="29737049" w14:textId="77777777" w:rsidR="00F25BF8" w:rsidRPr="00F25BF8" w:rsidRDefault="00F25BF8" w:rsidP="00F25BF8">
            <w:pPr>
              <w:contextualSpacing/>
              <w:jc w:val="center"/>
              <w:rPr>
                <w:sz w:val="20"/>
              </w:rPr>
            </w:pPr>
          </w:p>
        </w:tc>
      </w:tr>
      <w:tr w:rsidR="00F25BF8" w:rsidRPr="00F25BF8" w14:paraId="3DCC9D7E" w14:textId="77777777" w:rsidTr="00F25BF8">
        <w:trPr>
          <w:trHeight w:val="20"/>
          <w:jc w:val="center"/>
        </w:trPr>
        <w:tc>
          <w:tcPr>
            <w:tcW w:w="694" w:type="dxa"/>
          </w:tcPr>
          <w:p w14:paraId="4E1403DB" w14:textId="77777777" w:rsidR="00F25BF8" w:rsidRPr="00F25BF8" w:rsidRDefault="00F25BF8" w:rsidP="00F25BF8">
            <w:pPr>
              <w:contextualSpacing/>
              <w:jc w:val="center"/>
              <w:rPr>
                <w:sz w:val="20"/>
              </w:rPr>
            </w:pPr>
            <w:r w:rsidRPr="00F25BF8">
              <w:rPr>
                <w:sz w:val="20"/>
              </w:rPr>
              <w:t>4</w:t>
            </w:r>
          </w:p>
        </w:tc>
        <w:tc>
          <w:tcPr>
            <w:tcW w:w="2520" w:type="dxa"/>
          </w:tcPr>
          <w:p w14:paraId="70E4BE59" w14:textId="77777777" w:rsidR="00F25BF8" w:rsidRPr="00F25BF8" w:rsidRDefault="00F25BF8" w:rsidP="00F25BF8">
            <w:pPr>
              <w:contextualSpacing/>
              <w:jc w:val="center"/>
              <w:rPr>
                <w:sz w:val="20"/>
              </w:rPr>
            </w:pPr>
          </w:p>
        </w:tc>
        <w:tc>
          <w:tcPr>
            <w:tcW w:w="1440" w:type="dxa"/>
          </w:tcPr>
          <w:p w14:paraId="12675BB7" w14:textId="77777777" w:rsidR="00F25BF8" w:rsidRPr="00F25BF8" w:rsidRDefault="00F25BF8" w:rsidP="00F25BF8">
            <w:pPr>
              <w:contextualSpacing/>
              <w:jc w:val="center"/>
              <w:rPr>
                <w:sz w:val="20"/>
              </w:rPr>
            </w:pPr>
          </w:p>
        </w:tc>
        <w:tc>
          <w:tcPr>
            <w:tcW w:w="1260" w:type="dxa"/>
          </w:tcPr>
          <w:p w14:paraId="223626DE" w14:textId="77777777" w:rsidR="00F25BF8" w:rsidRPr="00F25BF8" w:rsidRDefault="00F25BF8" w:rsidP="00F25BF8">
            <w:pPr>
              <w:contextualSpacing/>
              <w:jc w:val="center"/>
              <w:rPr>
                <w:sz w:val="20"/>
              </w:rPr>
            </w:pPr>
          </w:p>
        </w:tc>
        <w:tc>
          <w:tcPr>
            <w:tcW w:w="1260" w:type="dxa"/>
          </w:tcPr>
          <w:p w14:paraId="127DCCA5" w14:textId="77777777" w:rsidR="00F25BF8" w:rsidRPr="00F25BF8" w:rsidRDefault="00F25BF8" w:rsidP="00F25BF8">
            <w:pPr>
              <w:contextualSpacing/>
              <w:jc w:val="center"/>
              <w:rPr>
                <w:sz w:val="20"/>
              </w:rPr>
            </w:pPr>
          </w:p>
        </w:tc>
        <w:tc>
          <w:tcPr>
            <w:tcW w:w="2520" w:type="dxa"/>
          </w:tcPr>
          <w:p w14:paraId="7F20A00B" w14:textId="77777777" w:rsidR="00F25BF8" w:rsidRPr="00F25BF8" w:rsidRDefault="00F25BF8" w:rsidP="00F25BF8">
            <w:pPr>
              <w:contextualSpacing/>
              <w:jc w:val="center"/>
              <w:rPr>
                <w:sz w:val="20"/>
              </w:rPr>
            </w:pPr>
          </w:p>
        </w:tc>
        <w:tc>
          <w:tcPr>
            <w:tcW w:w="1440" w:type="dxa"/>
          </w:tcPr>
          <w:p w14:paraId="21A8B87D" w14:textId="77777777" w:rsidR="00F25BF8" w:rsidRPr="00F25BF8" w:rsidRDefault="00F25BF8" w:rsidP="00F25BF8">
            <w:pPr>
              <w:contextualSpacing/>
              <w:jc w:val="center"/>
              <w:rPr>
                <w:sz w:val="20"/>
              </w:rPr>
            </w:pPr>
          </w:p>
        </w:tc>
        <w:tc>
          <w:tcPr>
            <w:tcW w:w="1260" w:type="dxa"/>
          </w:tcPr>
          <w:p w14:paraId="60BA5BDD" w14:textId="77777777" w:rsidR="00F25BF8" w:rsidRPr="00F25BF8" w:rsidRDefault="00F25BF8" w:rsidP="00F25BF8">
            <w:pPr>
              <w:contextualSpacing/>
              <w:jc w:val="center"/>
              <w:rPr>
                <w:sz w:val="20"/>
              </w:rPr>
            </w:pPr>
          </w:p>
        </w:tc>
        <w:tc>
          <w:tcPr>
            <w:tcW w:w="1260" w:type="dxa"/>
          </w:tcPr>
          <w:p w14:paraId="68631FEC" w14:textId="77777777" w:rsidR="00F25BF8" w:rsidRPr="00F25BF8" w:rsidRDefault="00F25BF8" w:rsidP="00F25BF8">
            <w:pPr>
              <w:contextualSpacing/>
              <w:jc w:val="center"/>
              <w:rPr>
                <w:sz w:val="20"/>
              </w:rPr>
            </w:pPr>
          </w:p>
        </w:tc>
      </w:tr>
      <w:tr w:rsidR="00F25BF8" w:rsidRPr="00F25BF8" w14:paraId="50AAE2EB" w14:textId="77777777" w:rsidTr="00F25BF8">
        <w:trPr>
          <w:trHeight w:val="20"/>
          <w:jc w:val="center"/>
        </w:trPr>
        <w:tc>
          <w:tcPr>
            <w:tcW w:w="694" w:type="dxa"/>
          </w:tcPr>
          <w:p w14:paraId="6DC2AECE" w14:textId="77777777" w:rsidR="00F25BF8" w:rsidRPr="00F25BF8" w:rsidRDefault="00F25BF8" w:rsidP="00F25BF8">
            <w:pPr>
              <w:contextualSpacing/>
              <w:jc w:val="center"/>
              <w:rPr>
                <w:sz w:val="20"/>
              </w:rPr>
            </w:pPr>
            <w:r w:rsidRPr="00F25BF8">
              <w:rPr>
                <w:sz w:val="20"/>
              </w:rPr>
              <w:t>5</w:t>
            </w:r>
          </w:p>
        </w:tc>
        <w:tc>
          <w:tcPr>
            <w:tcW w:w="2520" w:type="dxa"/>
          </w:tcPr>
          <w:p w14:paraId="60B91257" w14:textId="77777777" w:rsidR="00F25BF8" w:rsidRPr="00F25BF8" w:rsidRDefault="00F25BF8" w:rsidP="00F25BF8">
            <w:pPr>
              <w:contextualSpacing/>
              <w:jc w:val="center"/>
              <w:rPr>
                <w:sz w:val="20"/>
              </w:rPr>
            </w:pPr>
          </w:p>
        </w:tc>
        <w:tc>
          <w:tcPr>
            <w:tcW w:w="1440" w:type="dxa"/>
          </w:tcPr>
          <w:p w14:paraId="37017709" w14:textId="77777777" w:rsidR="00F25BF8" w:rsidRPr="00F25BF8" w:rsidRDefault="00F25BF8" w:rsidP="00F25BF8">
            <w:pPr>
              <w:contextualSpacing/>
              <w:jc w:val="center"/>
              <w:rPr>
                <w:sz w:val="20"/>
              </w:rPr>
            </w:pPr>
          </w:p>
        </w:tc>
        <w:tc>
          <w:tcPr>
            <w:tcW w:w="1260" w:type="dxa"/>
          </w:tcPr>
          <w:p w14:paraId="4E406F88" w14:textId="77777777" w:rsidR="00F25BF8" w:rsidRPr="00F25BF8" w:rsidRDefault="00F25BF8" w:rsidP="00F25BF8">
            <w:pPr>
              <w:contextualSpacing/>
              <w:jc w:val="center"/>
              <w:rPr>
                <w:sz w:val="20"/>
              </w:rPr>
            </w:pPr>
          </w:p>
        </w:tc>
        <w:tc>
          <w:tcPr>
            <w:tcW w:w="1260" w:type="dxa"/>
          </w:tcPr>
          <w:p w14:paraId="19039764" w14:textId="77777777" w:rsidR="00F25BF8" w:rsidRPr="00F25BF8" w:rsidRDefault="00F25BF8" w:rsidP="00F25BF8">
            <w:pPr>
              <w:contextualSpacing/>
              <w:jc w:val="center"/>
              <w:rPr>
                <w:sz w:val="20"/>
              </w:rPr>
            </w:pPr>
          </w:p>
        </w:tc>
        <w:tc>
          <w:tcPr>
            <w:tcW w:w="2520" w:type="dxa"/>
          </w:tcPr>
          <w:p w14:paraId="39D388C8" w14:textId="77777777" w:rsidR="00F25BF8" w:rsidRPr="00F25BF8" w:rsidRDefault="00F25BF8" w:rsidP="00F25BF8">
            <w:pPr>
              <w:contextualSpacing/>
              <w:jc w:val="center"/>
              <w:rPr>
                <w:sz w:val="20"/>
              </w:rPr>
            </w:pPr>
          </w:p>
        </w:tc>
        <w:tc>
          <w:tcPr>
            <w:tcW w:w="1440" w:type="dxa"/>
          </w:tcPr>
          <w:p w14:paraId="03333601" w14:textId="77777777" w:rsidR="00F25BF8" w:rsidRPr="00F25BF8" w:rsidRDefault="00F25BF8" w:rsidP="00F25BF8">
            <w:pPr>
              <w:contextualSpacing/>
              <w:jc w:val="center"/>
              <w:rPr>
                <w:sz w:val="20"/>
              </w:rPr>
            </w:pPr>
          </w:p>
        </w:tc>
        <w:tc>
          <w:tcPr>
            <w:tcW w:w="1260" w:type="dxa"/>
          </w:tcPr>
          <w:p w14:paraId="5EAB7391" w14:textId="77777777" w:rsidR="00F25BF8" w:rsidRPr="00F25BF8" w:rsidRDefault="00F25BF8" w:rsidP="00F25BF8">
            <w:pPr>
              <w:contextualSpacing/>
              <w:jc w:val="center"/>
              <w:rPr>
                <w:sz w:val="20"/>
              </w:rPr>
            </w:pPr>
          </w:p>
        </w:tc>
        <w:tc>
          <w:tcPr>
            <w:tcW w:w="1260" w:type="dxa"/>
          </w:tcPr>
          <w:p w14:paraId="727D6C26" w14:textId="77777777" w:rsidR="00F25BF8" w:rsidRPr="00F25BF8" w:rsidRDefault="00F25BF8" w:rsidP="00F25BF8">
            <w:pPr>
              <w:contextualSpacing/>
              <w:jc w:val="center"/>
              <w:rPr>
                <w:sz w:val="20"/>
              </w:rPr>
            </w:pPr>
          </w:p>
        </w:tc>
      </w:tr>
      <w:tr w:rsidR="00F25BF8" w:rsidRPr="00F25BF8" w14:paraId="6C072739" w14:textId="77777777" w:rsidTr="00F25BF8">
        <w:trPr>
          <w:trHeight w:val="20"/>
          <w:jc w:val="center"/>
        </w:trPr>
        <w:tc>
          <w:tcPr>
            <w:tcW w:w="694" w:type="dxa"/>
          </w:tcPr>
          <w:p w14:paraId="46D0279D" w14:textId="77777777" w:rsidR="00F25BF8" w:rsidRPr="00F25BF8" w:rsidRDefault="00F25BF8" w:rsidP="00F25BF8">
            <w:pPr>
              <w:contextualSpacing/>
              <w:jc w:val="center"/>
              <w:rPr>
                <w:sz w:val="20"/>
              </w:rPr>
            </w:pPr>
            <w:r w:rsidRPr="00F25BF8">
              <w:rPr>
                <w:sz w:val="20"/>
              </w:rPr>
              <w:t>6</w:t>
            </w:r>
          </w:p>
        </w:tc>
        <w:tc>
          <w:tcPr>
            <w:tcW w:w="2520" w:type="dxa"/>
          </w:tcPr>
          <w:p w14:paraId="3A8C8E7F" w14:textId="77777777" w:rsidR="00F25BF8" w:rsidRPr="00F25BF8" w:rsidRDefault="00F25BF8" w:rsidP="00F25BF8">
            <w:pPr>
              <w:contextualSpacing/>
              <w:jc w:val="center"/>
              <w:rPr>
                <w:sz w:val="20"/>
              </w:rPr>
            </w:pPr>
          </w:p>
        </w:tc>
        <w:tc>
          <w:tcPr>
            <w:tcW w:w="1440" w:type="dxa"/>
          </w:tcPr>
          <w:p w14:paraId="3D437D85" w14:textId="77777777" w:rsidR="00F25BF8" w:rsidRPr="00F25BF8" w:rsidRDefault="00F25BF8" w:rsidP="00F25BF8">
            <w:pPr>
              <w:contextualSpacing/>
              <w:jc w:val="center"/>
              <w:rPr>
                <w:sz w:val="20"/>
              </w:rPr>
            </w:pPr>
          </w:p>
        </w:tc>
        <w:tc>
          <w:tcPr>
            <w:tcW w:w="1260" w:type="dxa"/>
          </w:tcPr>
          <w:p w14:paraId="613339EC" w14:textId="77777777" w:rsidR="00F25BF8" w:rsidRPr="00F25BF8" w:rsidRDefault="00F25BF8" w:rsidP="00F25BF8">
            <w:pPr>
              <w:contextualSpacing/>
              <w:jc w:val="center"/>
              <w:rPr>
                <w:sz w:val="20"/>
              </w:rPr>
            </w:pPr>
          </w:p>
        </w:tc>
        <w:tc>
          <w:tcPr>
            <w:tcW w:w="1260" w:type="dxa"/>
          </w:tcPr>
          <w:p w14:paraId="0541EE13" w14:textId="77777777" w:rsidR="00F25BF8" w:rsidRPr="00F25BF8" w:rsidRDefault="00F25BF8" w:rsidP="00F25BF8">
            <w:pPr>
              <w:contextualSpacing/>
              <w:jc w:val="center"/>
              <w:rPr>
                <w:sz w:val="20"/>
              </w:rPr>
            </w:pPr>
          </w:p>
        </w:tc>
        <w:tc>
          <w:tcPr>
            <w:tcW w:w="2520" w:type="dxa"/>
          </w:tcPr>
          <w:p w14:paraId="4D57127D" w14:textId="77777777" w:rsidR="00F25BF8" w:rsidRPr="00F25BF8" w:rsidRDefault="00F25BF8" w:rsidP="00F25BF8">
            <w:pPr>
              <w:contextualSpacing/>
              <w:jc w:val="center"/>
              <w:rPr>
                <w:sz w:val="20"/>
              </w:rPr>
            </w:pPr>
          </w:p>
        </w:tc>
        <w:tc>
          <w:tcPr>
            <w:tcW w:w="1440" w:type="dxa"/>
          </w:tcPr>
          <w:p w14:paraId="206D191B" w14:textId="77777777" w:rsidR="00F25BF8" w:rsidRPr="00F25BF8" w:rsidRDefault="00F25BF8" w:rsidP="00F25BF8">
            <w:pPr>
              <w:contextualSpacing/>
              <w:jc w:val="center"/>
              <w:rPr>
                <w:sz w:val="20"/>
              </w:rPr>
            </w:pPr>
          </w:p>
        </w:tc>
        <w:tc>
          <w:tcPr>
            <w:tcW w:w="1260" w:type="dxa"/>
          </w:tcPr>
          <w:p w14:paraId="1468F688" w14:textId="77777777" w:rsidR="00F25BF8" w:rsidRPr="00F25BF8" w:rsidRDefault="00F25BF8" w:rsidP="00F25BF8">
            <w:pPr>
              <w:contextualSpacing/>
              <w:jc w:val="center"/>
              <w:rPr>
                <w:sz w:val="20"/>
              </w:rPr>
            </w:pPr>
          </w:p>
        </w:tc>
        <w:tc>
          <w:tcPr>
            <w:tcW w:w="1260" w:type="dxa"/>
          </w:tcPr>
          <w:p w14:paraId="19C66B18" w14:textId="77777777" w:rsidR="00F25BF8" w:rsidRPr="00F25BF8" w:rsidRDefault="00F25BF8" w:rsidP="00F25BF8">
            <w:pPr>
              <w:contextualSpacing/>
              <w:jc w:val="center"/>
              <w:rPr>
                <w:sz w:val="20"/>
              </w:rPr>
            </w:pPr>
          </w:p>
        </w:tc>
      </w:tr>
      <w:tr w:rsidR="00F25BF8" w:rsidRPr="00F25BF8" w14:paraId="65419F8D" w14:textId="77777777" w:rsidTr="00F25BF8">
        <w:trPr>
          <w:trHeight w:val="20"/>
          <w:jc w:val="center"/>
        </w:trPr>
        <w:tc>
          <w:tcPr>
            <w:tcW w:w="694" w:type="dxa"/>
          </w:tcPr>
          <w:p w14:paraId="697895B0" w14:textId="77777777" w:rsidR="00F25BF8" w:rsidRPr="00F25BF8" w:rsidRDefault="00F25BF8" w:rsidP="00F25BF8">
            <w:pPr>
              <w:contextualSpacing/>
              <w:jc w:val="center"/>
              <w:rPr>
                <w:sz w:val="20"/>
              </w:rPr>
            </w:pPr>
            <w:r w:rsidRPr="00F25BF8">
              <w:rPr>
                <w:sz w:val="20"/>
              </w:rPr>
              <w:t>7</w:t>
            </w:r>
          </w:p>
        </w:tc>
        <w:tc>
          <w:tcPr>
            <w:tcW w:w="2520" w:type="dxa"/>
          </w:tcPr>
          <w:p w14:paraId="52137500" w14:textId="77777777" w:rsidR="00F25BF8" w:rsidRPr="00F25BF8" w:rsidRDefault="00F25BF8" w:rsidP="00F25BF8">
            <w:pPr>
              <w:contextualSpacing/>
              <w:jc w:val="center"/>
              <w:rPr>
                <w:sz w:val="20"/>
              </w:rPr>
            </w:pPr>
          </w:p>
        </w:tc>
        <w:tc>
          <w:tcPr>
            <w:tcW w:w="1440" w:type="dxa"/>
          </w:tcPr>
          <w:p w14:paraId="4F7C68B3" w14:textId="77777777" w:rsidR="00F25BF8" w:rsidRPr="00F25BF8" w:rsidRDefault="00F25BF8" w:rsidP="00F25BF8">
            <w:pPr>
              <w:contextualSpacing/>
              <w:jc w:val="center"/>
              <w:rPr>
                <w:sz w:val="20"/>
              </w:rPr>
            </w:pPr>
          </w:p>
        </w:tc>
        <w:tc>
          <w:tcPr>
            <w:tcW w:w="1260" w:type="dxa"/>
          </w:tcPr>
          <w:p w14:paraId="72C983D9" w14:textId="77777777" w:rsidR="00F25BF8" w:rsidRPr="00F25BF8" w:rsidRDefault="00F25BF8" w:rsidP="00F25BF8">
            <w:pPr>
              <w:contextualSpacing/>
              <w:jc w:val="center"/>
              <w:rPr>
                <w:sz w:val="20"/>
              </w:rPr>
            </w:pPr>
          </w:p>
        </w:tc>
        <w:tc>
          <w:tcPr>
            <w:tcW w:w="1260" w:type="dxa"/>
          </w:tcPr>
          <w:p w14:paraId="37D42075" w14:textId="77777777" w:rsidR="00F25BF8" w:rsidRPr="00F25BF8" w:rsidRDefault="00F25BF8" w:rsidP="00F25BF8">
            <w:pPr>
              <w:contextualSpacing/>
              <w:jc w:val="center"/>
              <w:rPr>
                <w:sz w:val="20"/>
              </w:rPr>
            </w:pPr>
          </w:p>
        </w:tc>
        <w:tc>
          <w:tcPr>
            <w:tcW w:w="2520" w:type="dxa"/>
          </w:tcPr>
          <w:p w14:paraId="5FEDEF76" w14:textId="77777777" w:rsidR="00F25BF8" w:rsidRPr="00F25BF8" w:rsidRDefault="00F25BF8" w:rsidP="00F25BF8">
            <w:pPr>
              <w:contextualSpacing/>
              <w:jc w:val="center"/>
              <w:rPr>
                <w:sz w:val="20"/>
              </w:rPr>
            </w:pPr>
          </w:p>
        </w:tc>
        <w:tc>
          <w:tcPr>
            <w:tcW w:w="1440" w:type="dxa"/>
          </w:tcPr>
          <w:p w14:paraId="46085C3B" w14:textId="77777777" w:rsidR="00F25BF8" w:rsidRPr="00F25BF8" w:rsidRDefault="00F25BF8" w:rsidP="00F25BF8">
            <w:pPr>
              <w:contextualSpacing/>
              <w:jc w:val="center"/>
              <w:rPr>
                <w:sz w:val="20"/>
              </w:rPr>
            </w:pPr>
          </w:p>
        </w:tc>
        <w:tc>
          <w:tcPr>
            <w:tcW w:w="1260" w:type="dxa"/>
          </w:tcPr>
          <w:p w14:paraId="49C71F85" w14:textId="77777777" w:rsidR="00F25BF8" w:rsidRPr="00F25BF8" w:rsidRDefault="00F25BF8" w:rsidP="00F25BF8">
            <w:pPr>
              <w:contextualSpacing/>
              <w:jc w:val="center"/>
              <w:rPr>
                <w:sz w:val="20"/>
              </w:rPr>
            </w:pPr>
          </w:p>
        </w:tc>
        <w:tc>
          <w:tcPr>
            <w:tcW w:w="1260" w:type="dxa"/>
          </w:tcPr>
          <w:p w14:paraId="77111438" w14:textId="77777777" w:rsidR="00F25BF8" w:rsidRPr="00F25BF8" w:rsidRDefault="00F25BF8" w:rsidP="00F25BF8">
            <w:pPr>
              <w:contextualSpacing/>
              <w:jc w:val="center"/>
              <w:rPr>
                <w:sz w:val="20"/>
              </w:rPr>
            </w:pPr>
          </w:p>
        </w:tc>
      </w:tr>
      <w:tr w:rsidR="00F25BF8" w:rsidRPr="00F25BF8" w14:paraId="22786413" w14:textId="77777777" w:rsidTr="00F25BF8">
        <w:trPr>
          <w:trHeight w:val="20"/>
          <w:jc w:val="center"/>
        </w:trPr>
        <w:tc>
          <w:tcPr>
            <w:tcW w:w="694" w:type="dxa"/>
          </w:tcPr>
          <w:p w14:paraId="2192E421" w14:textId="77777777" w:rsidR="00F25BF8" w:rsidRPr="00F25BF8" w:rsidRDefault="00F25BF8" w:rsidP="00F25BF8">
            <w:pPr>
              <w:contextualSpacing/>
              <w:jc w:val="center"/>
              <w:rPr>
                <w:sz w:val="20"/>
              </w:rPr>
            </w:pPr>
            <w:r w:rsidRPr="00F25BF8">
              <w:rPr>
                <w:sz w:val="20"/>
              </w:rPr>
              <w:t>8</w:t>
            </w:r>
          </w:p>
        </w:tc>
        <w:tc>
          <w:tcPr>
            <w:tcW w:w="2520" w:type="dxa"/>
          </w:tcPr>
          <w:p w14:paraId="1B467BCA" w14:textId="77777777" w:rsidR="00F25BF8" w:rsidRPr="00F25BF8" w:rsidRDefault="00F25BF8" w:rsidP="00F25BF8">
            <w:pPr>
              <w:contextualSpacing/>
              <w:jc w:val="center"/>
              <w:rPr>
                <w:sz w:val="20"/>
              </w:rPr>
            </w:pPr>
          </w:p>
        </w:tc>
        <w:tc>
          <w:tcPr>
            <w:tcW w:w="1440" w:type="dxa"/>
          </w:tcPr>
          <w:p w14:paraId="7A07B7E4" w14:textId="77777777" w:rsidR="00F25BF8" w:rsidRPr="00F25BF8" w:rsidRDefault="00F25BF8" w:rsidP="00F25BF8">
            <w:pPr>
              <w:contextualSpacing/>
              <w:jc w:val="center"/>
              <w:rPr>
                <w:sz w:val="20"/>
              </w:rPr>
            </w:pPr>
          </w:p>
        </w:tc>
        <w:tc>
          <w:tcPr>
            <w:tcW w:w="1260" w:type="dxa"/>
          </w:tcPr>
          <w:p w14:paraId="152698EC" w14:textId="77777777" w:rsidR="00F25BF8" w:rsidRPr="00F25BF8" w:rsidRDefault="00F25BF8" w:rsidP="00F25BF8">
            <w:pPr>
              <w:contextualSpacing/>
              <w:jc w:val="center"/>
              <w:rPr>
                <w:sz w:val="20"/>
              </w:rPr>
            </w:pPr>
          </w:p>
        </w:tc>
        <w:tc>
          <w:tcPr>
            <w:tcW w:w="1260" w:type="dxa"/>
          </w:tcPr>
          <w:p w14:paraId="04C54937" w14:textId="77777777" w:rsidR="00F25BF8" w:rsidRPr="00F25BF8" w:rsidRDefault="00F25BF8" w:rsidP="00F25BF8">
            <w:pPr>
              <w:contextualSpacing/>
              <w:jc w:val="center"/>
              <w:rPr>
                <w:sz w:val="20"/>
              </w:rPr>
            </w:pPr>
          </w:p>
        </w:tc>
        <w:tc>
          <w:tcPr>
            <w:tcW w:w="2520" w:type="dxa"/>
          </w:tcPr>
          <w:p w14:paraId="1F966E4B" w14:textId="77777777" w:rsidR="00F25BF8" w:rsidRPr="00F25BF8" w:rsidRDefault="00F25BF8" w:rsidP="00F25BF8">
            <w:pPr>
              <w:contextualSpacing/>
              <w:jc w:val="center"/>
              <w:rPr>
                <w:sz w:val="20"/>
              </w:rPr>
            </w:pPr>
          </w:p>
        </w:tc>
        <w:tc>
          <w:tcPr>
            <w:tcW w:w="1440" w:type="dxa"/>
          </w:tcPr>
          <w:p w14:paraId="6911E645" w14:textId="77777777" w:rsidR="00F25BF8" w:rsidRPr="00F25BF8" w:rsidRDefault="00F25BF8" w:rsidP="00F25BF8">
            <w:pPr>
              <w:contextualSpacing/>
              <w:jc w:val="center"/>
              <w:rPr>
                <w:sz w:val="20"/>
              </w:rPr>
            </w:pPr>
          </w:p>
        </w:tc>
        <w:tc>
          <w:tcPr>
            <w:tcW w:w="1260" w:type="dxa"/>
          </w:tcPr>
          <w:p w14:paraId="6EBBD9A7" w14:textId="77777777" w:rsidR="00F25BF8" w:rsidRPr="00F25BF8" w:rsidRDefault="00F25BF8" w:rsidP="00F25BF8">
            <w:pPr>
              <w:contextualSpacing/>
              <w:jc w:val="center"/>
              <w:rPr>
                <w:sz w:val="20"/>
              </w:rPr>
            </w:pPr>
          </w:p>
        </w:tc>
        <w:tc>
          <w:tcPr>
            <w:tcW w:w="1260" w:type="dxa"/>
          </w:tcPr>
          <w:p w14:paraId="3799CDC9" w14:textId="77777777" w:rsidR="00F25BF8" w:rsidRPr="00F25BF8" w:rsidRDefault="00F25BF8" w:rsidP="00F25BF8">
            <w:pPr>
              <w:contextualSpacing/>
              <w:jc w:val="center"/>
              <w:rPr>
                <w:sz w:val="20"/>
              </w:rPr>
            </w:pPr>
          </w:p>
        </w:tc>
      </w:tr>
      <w:tr w:rsidR="00F25BF8" w:rsidRPr="00F25BF8" w14:paraId="50E585DD" w14:textId="77777777" w:rsidTr="00F25BF8">
        <w:trPr>
          <w:trHeight w:val="20"/>
          <w:jc w:val="center"/>
        </w:trPr>
        <w:tc>
          <w:tcPr>
            <w:tcW w:w="694" w:type="dxa"/>
          </w:tcPr>
          <w:p w14:paraId="7FA3EE63" w14:textId="77777777" w:rsidR="00F25BF8" w:rsidRPr="00F25BF8" w:rsidRDefault="00F25BF8" w:rsidP="00F25BF8">
            <w:pPr>
              <w:contextualSpacing/>
              <w:jc w:val="center"/>
              <w:rPr>
                <w:sz w:val="20"/>
              </w:rPr>
            </w:pPr>
            <w:r w:rsidRPr="00F25BF8">
              <w:rPr>
                <w:sz w:val="20"/>
              </w:rPr>
              <w:t>9</w:t>
            </w:r>
          </w:p>
        </w:tc>
        <w:tc>
          <w:tcPr>
            <w:tcW w:w="2520" w:type="dxa"/>
          </w:tcPr>
          <w:p w14:paraId="4EFD42BA" w14:textId="77777777" w:rsidR="00F25BF8" w:rsidRPr="00F25BF8" w:rsidRDefault="00F25BF8" w:rsidP="00F25BF8">
            <w:pPr>
              <w:contextualSpacing/>
              <w:jc w:val="center"/>
              <w:rPr>
                <w:sz w:val="20"/>
              </w:rPr>
            </w:pPr>
          </w:p>
        </w:tc>
        <w:tc>
          <w:tcPr>
            <w:tcW w:w="1440" w:type="dxa"/>
          </w:tcPr>
          <w:p w14:paraId="64F5AFA9" w14:textId="77777777" w:rsidR="00F25BF8" w:rsidRPr="00F25BF8" w:rsidRDefault="00F25BF8" w:rsidP="00F25BF8">
            <w:pPr>
              <w:contextualSpacing/>
              <w:jc w:val="center"/>
              <w:rPr>
                <w:sz w:val="20"/>
              </w:rPr>
            </w:pPr>
          </w:p>
        </w:tc>
        <w:tc>
          <w:tcPr>
            <w:tcW w:w="1260" w:type="dxa"/>
          </w:tcPr>
          <w:p w14:paraId="4060DB48" w14:textId="77777777" w:rsidR="00F25BF8" w:rsidRPr="00F25BF8" w:rsidRDefault="00F25BF8" w:rsidP="00F25BF8">
            <w:pPr>
              <w:contextualSpacing/>
              <w:jc w:val="center"/>
              <w:rPr>
                <w:sz w:val="20"/>
              </w:rPr>
            </w:pPr>
          </w:p>
        </w:tc>
        <w:tc>
          <w:tcPr>
            <w:tcW w:w="1260" w:type="dxa"/>
          </w:tcPr>
          <w:p w14:paraId="5EC940C8" w14:textId="77777777" w:rsidR="00F25BF8" w:rsidRPr="00F25BF8" w:rsidRDefault="00F25BF8" w:rsidP="00F25BF8">
            <w:pPr>
              <w:contextualSpacing/>
              <w:jc w:val="center"/>
              <w:rPr>
                <w:sz w:val="20"/>
              </w:rPr>
            </w:pPr>
          </w:p>
        </w:tc>
        <w:tc>
          <w:tcPr>
            <w:tcW w:w="2520" w:type="dxa"/>
          </w:tcPr>
          <w:p w14:paraId="69C71A83" w14:textId="77777777" w:rsidR="00F25BF8" w:rsidRPr="00F25BF8" w:rsidRDefault="00F25BF8" w:rsidP="00F25BF8">
            <w:pPr>
              <w:contextualSpacing/>
              <w:jc w:val="center"/>
              <w:rPr>
                <w:sz w:val="20"/>
              </w:rPr>
            </w:pPr>
          </w:p>
        </w:tc>
        <w:tc>
          <w:tcPr>
            <w:tcW w:w="1440" w:type="dxa"/>
          </w:tcPr>
          <w:p w14:paraId="1650F5F9" w14:textId="77777777" w:rsidR="00F25BF8" w:rsidRPr="00F25BF8" w:rsidRDefault="00F25BF8" w:rsidP="00F25BF8">
            <w:pPr>
              <w:contextualSpacing/>
              <w:jc w:val="center"/>
              <w:rPr>
                <w:sz w:val="20"/>
              </w:rPr>
            </w:pPr>
          </w:p>
        </w:tc>
        <w:tc>
          <w:tcPr>
            <w:tcW w:w="1260" w:type="dxa"/>
          </w:tcPr>
          <w:p w14:paraId="3AF917E4" w14:textId="77777777" w:rsidR="00F25BF8" w:rsidRPr="00F25BF8" w:rsidRDefault="00F25BF8" w:rsidP="00F25BF8">
            <w:pPr>
              <w:contextualSpacing/>
              <w:jc w:val="center"/>
              <w:rPr>
                <w:sz w:val="20"/>
              </w:rPr>
            </w:pPr>
          </w:p>
        </w:tc>
        <w:tc>
          <w:tcPr>
            <w:tcW w:w="1260" w:type="dxa"/>
          </w:tcPr>
          <w:p w14:paraId="011655C8" w14:textId="77777777" w:rsidR="00F25BF8" w:rsidRPr="00F25BF8" w:rsidRDefault="00F25BF8" w:rsidP="00F25BF8">
            <w:pPr>
              <w:contextualSpacing/>
              <w:jc w:val="center"/>
              <w:rPr>
                <w:sz w:val="20"/>
              </w:rPr>
            </w:pPr>
          </w:p>
        </w:tc>
      </w:tr>
      <w:tr w:rsidR="00F25BF8" w:rsidRPr="00F25BF8" w14:paraId="14F25392" w14:textId="77777777" w:rsidTr="00F25BF8">
        <w:trPr>
          <w:trHeight w:val="20"/>
          <w:jc w:val="center"/>
        </w:trPr>
        <w:tc>
          <w:tcPr>
            <w:tcW w:w="694" w:type="dxa"/>
          </w:tcPr>
          <w:p w14:paraId="104D4F93" w14:textId="77777777" w:rsidR="00F25BF8" w:rsidRPr="00F25BF8" w:rsidRDefault="00F25BF8" w:rsidP="00F25BF8">
            <w:pPr>
              <w:contextualSpacing/>
              <w:jc w:val="center"/>
              <w:rPr>
                <w:sz w:val="20"/>
              </w:rPr>
            </w:pPr>
            <w:r w:rsidRPr="00F25BF8">
              <w:rPr>
                <w:sz w:val="20"/>
              </w:rPr>
              <w:t>10</w:t>
            </w:r>
          </w:p>
        </w:tc>
        <w:tc>
          <w:tcPr>
            <w:tcW w:w="2520" w:type="dxa"/>
          </w:tcPr>
          <w:p w14:paraId="00F262A5" w14:textId="77777777" w:rsidR="00F25BF8" w:rsidRPr="00F25BF8" w:rsidRDefault="00F25BF8" w:rsidP="00F25BF8">
            <w:pPr>
              <w:contextualSpacing/>
              <w:jc w:val="center"/>
              <w:rPr>
                <w:sz w:val="20"/>
              </w:rPr>
            </w:pPr>
          </w:p>
        </w:tc>
        <w:tc>
          <w:tcPr>
            <w:tcW w:w="1440" w:type="dxa"/>
          </w:tcPr>
          <w:p w14:paraId="6DBEF5CE" w14:textId="77777777" w:rsidR="00F25BF8" w:rsidRPr="00F25BF8" w:rsidRDefault="00F25BF8" w:rsidP="00F25BF8">
            <w:pPr>
              <w:contextualSpacing/>
              <w:jc w:val="center"/>
              <w:rPr>
                <w:sz w:val="20"/>
              </w:rPr>
            </w:pPr>
          </w:p>
        </w:tc>
        <w:tc>
          <w:tcPr>
            <w:tcW w:w="1260" w:type="dxa"/>
          </w:tcPr>
          <w:p w14:paraId="51E8E3EF" w14:textId="77777777" w:rsidR="00F25BF8" w:rsidRPr="00F25BF8" w:rsidRDefault="00F25BF8" w:rsidP="00F25BF8">
            <w:pPr>
              <w:contextualSpacing/>
              <w:jc w:val="center"/>
              <w:rPr>
                <w:sz w:val="20"/>
              </w:rPr>
            </w:pPr>
          </w:p>
        </w:tc>
        <w:tc>
          <w:tcPr>
            <w:tcW w:w="1260" w:type="dxa"/>
          </w:tcPr>
          <w:p w14:paraId="6E7D3631" w14:textId="77777777" w:rsidR="00F25BF8" w:rsidRPr="00F25BF8" w:rsidRDefault="00F25BF8" w:rsidP="00F25BF8">
            <w:pPr>
              <w:contextualSpacing/>
              <w:jc w:val="center"/>
              <w:rPr>
                <w:sz w:val="20"/>
              </w:rPr>
            </w:pPr>
          </w:p>
        </w:tc>
        <w:tc>
          <w:tcPr>
            <w:tcW w:w="2520" w:type="dxa"/>
          </w:tcPr>
          <w:p w14:paraId="5494E4FE" w14:textId="77777777" w:rsidR="00F25BF8" w:rsidRPr="00F25BF8" w:rsidRDefault="00F25BF8" w:rsidP="00F25BF8">
            <w:pPr>
              <w:contextualSpacing/>
              <w:jc w:val="center"/>
              <w:rPr>
                <w:sz w:val="20"/>
              </w:rPr>
            </w:pPr>
          </w:p>
        </w:tc>
        <w:tc>
          <w:tcPr>
            <w:tcW w:w="1440" w:type="dxa"/>
          </w:tcPr>
          <w:p w14:paraId="6F21D364" w14:textId="77777777" w:rsidR="00F25BF8" w:rsidRPr="00F25BF8" w:rsidRDefault="00F25BF8" w:rsidP="00F25BF8">
            <w:pPr>
              <w:contextualSpacing/>
              <w:jc w:val="center"/>
              <w:rPr>
                <w:sz w:val="20"/>
              </w:rPr>
            </w:pPr>
          </w:p>
        </w:tc>
        <w:tc>
          <w:tcPr>
            <w:tcW w:w="1260" w:type="dxa"/>
          </w:tcPr>
          <w:p w14:paraId="7FB78B7A" w14:textId="77777777" w:rsidR="00F25BF8" w:rsidRPr="00F25BF8" w:rsidRDefault="00F25BF8" w:rsidP="00F25BF8">
            <w:pPr>
              <w:contextualSpacing/>
              <w:jc w:val="center"/>
              <w:rPr>
                <w:sz w:val="20"/>
              </w:rPr>
            </w:pPr>
          </w:p>
        </w:tc>
        <w:tc>
          <w:tcPr>
            <w:tcW w:w="1260" w:type="dxa"/>
          </w:tcPr>
          <w:p w14:paraId="3F6EB3BE" w14:textId="77777777" w:rsidR="00F25BF8" w:rsidRPr="00F25BF8" w:rsidRDefault="00F25BF8" w:rsidP="00F25BF8">
            <w:pPr>
              <w:contextualSpacing/>
              <w:jc w:val="center"/>
              <w:rPr>
                <w:sz w:val="20"/>
              </w:rPr>
            </w:pPr>
          </w:p>
        </w:tc>
      </w:tr>
    </w:tbl>
    <w:p w14:paraId="2F7CCFD2" w14:textId="77777777" w:rsidR="00F25BF8" w:rsidRPr="00F25BF8" w:rsidRDefault="00F25BF8" w:rsidP="00F25BF8">
      <w:pPr>
        <w:spacing w:after="0" w:line="240" w:lineRule="auto"/>
        <w:contextualSpacing/>
        <w:rPr>
          <w:rFonts w:eastAsia="SimSun"/>
        </w:rPr>
      </w:pPr>
    </w:p>
    <w:tbl>
      <w:tblPr>
        <w:tblStyle w:val="TableGrid2"/>
        <w:tblW w:w="4320" w:type="dxa"/>
        <w:jc w:val="center"/>
        <w:tblCellMar>
          <w:left w:w="29" w:type="dxa"/>
          <w:right w:w="29" w:type="dxa"/>
        </w:tblCellMar>
        <w:tblLook w:val="04A0" w:firstRow="1" w:lastRow="0" w:firstColumn="1" w:lastColumn="0" w:noHBand="0" w:noVBand="1"/>
      </w:tblPr>
      <w:tblGrid>
        <w:gridCol w:w="4320"/>
      </w:tblGrid>
      <w:tr w:rsidR="00F25BF8" w:rsidRPr="00F25BF8" w14:paraId="6D3A53E2" w14:textId="77777777" w:rsidTr="00F25BF8">
        <w:trPr>
          <w:jc w:val="center"/>
        </w:trPr>
        <w:tc>
          <w:tcPr>
            <w:tcW w:w="4320" w:type="dxa"/>
          </w:tcPr>
          <w:p w14:paraId="623D8593"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Reasons (F2c,3c,4c,5c,6c,7c)</w:t>
            </w:r>
          </w:p>
        </w:tc>
      </w:tr>
      <w:tr w:rsidR="00F25BF8" w:rsidRPr="00F25BF8" w14:paraId="28B1ACA9" w14:textId="77777777" w:rsidTr="00F25BF8">
        <w:trPr>
          <w:jc w:val="center"/>
        </w:trPr>
        <w:tc>
          <w:tcPr>
            <w:tcW w:w="4320" w:type="dxa"/>
          </w:tcPr>
          <w:p w14:paraId="71B0EC2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1=Prevent soil erosion</w:t>
            </w:r>
          </w:p>
          <w:p w14:paraId="2B5F7E8A"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2=Protect from floods </w:t>
            </w:r>
          </w:p>
          <w:p w14:paraId="098631CD"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3=Improve soil quality</w:t>
            </w:r>
          </w:p>
          <w:p w14:paraId="7C314BC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4=Improve crop yields</w:t>
            </w:r>
          </w:p>
          <w:p w14:paraId="0A34137E"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5=Strengthen claim to land</w:t>
            </w:r>
          </w:p>
          <w:p w14:paraId="0ADC7D4D"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6=Raise market value of land for later sale</w:t>
            </w:r>
          </w:p>
          <w:p w14:paraId="47BFB31C"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7=Strengthen ability to bequeath land to children</w:t>
            </w:r>
          </w:p>
          <w:p w14:paraId="20472598"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8=Raise value of land to use as collateral </w:t>
            </w:r>
          </w:p>
          <w:p w14:paraId="647A0BB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97=Other </w:t>
            </w:r>
          </w:p>
          <w:p w14:paraId="391F461D"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888=Don’t know</w:t>
            </w:r>
          </w:p>
          <w:p w14:paraId="7FD1A4F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999=Prefer not to answer</w:t>
            </w:r>
          </w:p>
        </w:tc>
      </w:tr>
    </w:tbl>
    <w:p w14:paraId="433993A8" w14:textId="77777777" w:rsidR="00F25BF8" w:rsidRPr="00F25BF8" w:rsidRDefault="00F25BF8" w:rsidP="00F25BF8">
      <w:pPr>
        <w:spacing w:after="0" w:line="240" w:lineRule="auto"/>
        <w:contextualSpacing/>
        <w:rPr>
          <w:rFonts w:eastAsia="SimSun"/>
        </w:rPr>
      </w:pPr>
    </w:p>
    <w:p w14:paraId="12E259B8" w14:textId="77777777" w:rsidR="00F25BF8" w:rsidRPr="00F25BF8" w:rsidRDefault="00F25BF8" w:rsidP="00F25BF8">
      <w:pPr>
        <w:spacing w:after="0" w:line="240" w:lineRule="auto"/>
        <w:contextualSpacing/>
        <w:rPr>
          <w:rFonts w:eastAsia="SimSun"/>
        </w:rPr>
      </w:pPr>
      <w:r w:rsidRPr="00F25BF8">
        <w:rPr>
          <w:rFonts w:eastAsia="SimSun"/>
        </w:rPr>
        <w:br w:type="page"/>
      </w:r>
    </w:p>
    <w:p w14:paraId="1098987A" w14:textId="77777777" w:rsidR="00F25BF8" w:rsidRPr="00F25BF8" w:rsidRDefault="00F25BF8" w:rsidP="00F25BF8">
      <w:pPr>
        <w:spacing w:after="0" w:line="240" w:lineRule="auto"/>
        <w:contextualSpacing/>
        <w:rPr>
          <w:rFonts w:eastAsia="Times New Roman" w:cs="Times New Roman"/>
          <w:b/>
          <w:bCs/>
        </w:rPr>
      </w:pPr>
      <w:r w:rsidRPr="00F25BF8">
        <w:rPr>
          <w:rFonts w:eastAsia="Times New Roman" w:cs="Times New Roman"/>
          <w:b/>
          <w:bCs/>
        </w:rPr>
        <w:lastRenderedPageBreak/>
        <w:t>SECTION F. INVESTMENTS AND IMPROVEMENTS (Continued)</w:t>
      </w:r>
    </w:p>
    <w:p w14:paraId="491E2F60" w14:textId="77777777" w:rsidR="00F25BF8" w:rsidRPr="00F25BF8" w:rsidRDefault="00F25BF8" w:rsidP="00F25BF8">
      <w:pPr>
        <w:spacing w:after="0" w:line="240" w:lineRule="auto"/>
        <w:contextualSpacing/>
        <w:rPr>
          <w:rFonts w:eastAsia="SimSun"/>
        </w:rPr>
      </w:pPr>
    </w:p>
    <w:tbl>
      <w:tblPr>
        <w:tblStyle w:val="TableGrid2"/>
        <w:tblW w:w="13654" w:type="dxa"/>
        <w:jc w:val="center"/>
        <w:tblLayout w:type="fixed"/>
        <w:tblCellMar>
          <w:left w:w="29" w:type="dxa"/>
          <w:right w:w="29" w:type="dxa"/>
        </w:tblCellMar>
        <w:tblLook w:val="04A0" w:firstRow="1" w:lastRow="0" w:firstColumn="1" w:lastColumn="0" w:noHBand="0" w:noVBand="1"/>
      </w:tblPr>
      <w:tblGrid>
        <w:gridCol w:w="694"/>
        <w:gridCol w:w="2160"/>
        <w:gridCol w:w="1440"/>
        <w:gridCol w:w="1080"/>
        <w:gridCol w:w="1080"/>
        <w:gridCol w:w="2880"/>
        <w:gridCol w:w="1440"/>
        <w:gridCol w:w="1440"/>
        <w:gridCol w:w="1440"/>
      </w:tblGrid>
      <w:tr w:rsidR="00F25BF8" w:rsidRPr="00F25BF8" w14:paraId="21DDA8C2" w14:textId="77777777" w:rsidTr="00F25BF8">
        <w:trPr>
          <w:trHeight w:val="20"/>
          <w:jc w:val="center"/>
        </w:trPr>
        <w:tc>
          <w:tcPr>
            <w:tcW w:w="694" w:type="dxa"/>
            <w:vMerge w:val="restart"/>
          </w:tcPr>
          <w:p w14:paraId="260C526A" w14:textId="77777777" w:rsidR="00F25BF8" w:rsidRPr="00F25BF8" w:rsidRDefault="00F25BF8" w:rsidP="00F25BF8">
            <w:pPr>
              <w:contextualSpacing/>
              <w:jc w:val="center"/>
              <w:rPr>
                <w:sz w:val="20"/>
              </w:rPr>
            </w:pPr>
            <w:r w:rsidRPr="00F25BF8">
              <w:rPr>
                <w:sz w:val="20"/>
              </w:rPr>
              <w:t>Field</w:t>
            </w:r>
          </w:p>
        </w:tc>
        <w:tc>
          <w:tcPr>
            <w:tcW w:w="2160" w:type="dxa"/>
            <w:vMerge w:val="restart"/>
          </w:tcPr>
          <w:p w14:paraId="41C26C7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F6a. In the past five years, did your household improve this field through fallowing?</w:t>
            </w:r>
          </w:p>
          <w:p w14:paraId="5AC9229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7142097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0D724D6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750F8E20" w14:textId="77777777" w:rsidR="00F25BF8" w:rsidRPr="00F25BF8" w:rsidRDefault="00F25BF8" w:rsidP="00F25BF8">
            <w:pPr>
              <w:contextualSpacing/>
              <w:jc w:val="center"/>
              <w:rPr>
                <w:rFonts w:cs="Times New Roman"/>
                <w:sz w:val="20"/>
              </w:rPr>
            </w:pPr>
            <w:r w:rsidRPr="00F25BF8">
              <w:rPr>
                <w:rFonts w:cs="Times New Roman"/>
                <w:sz w:val="20"/>
              </w:rPr>
              <w:t>999=Prefer not to respond</w:t>
            </w:r>
          </w:p>
          <w:p w14:paraId="70CC668C"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If not 2, skip to F7a</w:t>
            </w:r>
          </w:p>
        </w:tc>
        <w:tc>
          <w:tcPr>
            <w:tcW w:w="1440" w:type="dxa"/>
            <w:vMerge w:val="restart"/>
          </w:tcPr>
          <w:p w14:paraId="6C86EBB0"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F6b. In the last five agricultural seasons, how many seasons has your household left this  field fallow?</w:t>
            </w:r>
          </w:p>
          <w:p w14:paraId="0F0CAF42"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2160" w:type="dxa"/>
            <w:gridSpan w:val="2"/>
          </w:tcPr>
          <w:p w14:paraId="74AC353D"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F6c. What are the two most important reasons why your household chose to leave this field fallow?</w:t>
            </w:r>
          </w:p>
        </w:tc>
        <w:tc>
          <w:tcPr>
            <w:tcW w:w="2880" w:type="dxa"/>
            <w:vMerge w:val="restart"/>
          </w:tcPr>
          <w:p w14:paraId="0D836331"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F7a. In the past five years, did your household improve this field by investing in irrigation practices that reduce water use, such as drip irrigation/sprinklers?</w:t>
            </w:r>
          </w:p>
          <w:p w14:paraId="0481165C"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67438CC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257D9C52"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5EE2B55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999=Prefer not to respond</w:t>
            </w:r>
          </w:p>
          <w:p w14:paraId="3A53328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If not 2, skip to F8a</w:t>
            </w:r>
          </w:p>
        </w:tc>
        <w:tc>
          <w:tcPr>
            <w:tcW w:w="1440" w:type="dxa"/>
            <w:vMerge w:val="restart"/>
          </w:tcPr>
          <w:p w14:paraId="24C73FA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F7b. What are the two most important reasons why your household chose to leave this field fallow?</w:t>
            </w:r>
          </w:p>
          <w:p w14:paraId="0AE21A9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(2009-2014)</w:t>
            </w:r>
          </w:p>
          <w:p w14:paraId="1F224DA0"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2880" w:type="dxa"/>
            <w:gridSpan w:val="2"/>
          </w:tcPr>
          <w:p w14:paraId="0208ACE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F7c. What are the two most important reasons why your household chose to use this method?</w:t>
            </w:r>
          </w:p>
        </w:tc>
      </w:tr>
      <w:tr w:rsidR="00F25BF8" w:rsidRPr="00F25BF8" w14:paraId="47DDF831" w14:textId="77777777" w:rsidTr="00F25BF8">
        <w:trPr>
          <w:trHeight w:val="20"/>
          <w:jc w:val="center"/>
        </w:trPr>
        <w:tc>
          <w:tcPr>
            <w:tcW w:w="694" w:type="dxa"/>
            <w:vMerge/>
          </w:tcPr>
          <w:p w14:paraId="4F9FCC9B" w14:textId="77777777" w:rsidR="00F25BF8" w:rsidRPr="00F25BF8" w:rsidRDefault="00F25BF8" w:rsidP="00F25BF8">
            <w:pPr>
              <w:contextualSpacing/>
              <w:jc w:val="center"/>
              <w:rPr>
                <w:sz w:val="20"/>
              </w:rPr>
            </w:pPr>
          </w:p>
        </w:tc>
        <w:tc>
          <w:tcPr>
            <w:tcW w:w="2160" w:type="dxa"/>
            <w:vMerge/>
          </w:tcPr>
          <w:p w14:paraId="407934A5"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440" w:type="dxa"/>
            <w:vMerge/>
          </w:tcPr>
          <w:p w14:paraId="04E56BB9"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080" w:type="dxa"/>
          </w:tcPr>
          <w:p w14:paraId="70623A2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Reason 1</w:t>
            </w:r>
          </w:p>
        </w:tc>
        <w:tc>
          <w:tcPr>
            <w:tcW w:w="1080" w:type="dxa"/>
          </w:tcPr>
          <w:p w14:paraId="035DA88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Reason 2</w:t>
            </w:r>
          </w:p>
        </w:tc>
        <w:tc>
          <w:tcPr>
            <w:tcW w:w="2880" w:type="dxa"/>
            <w:vMerge/>
          </w:tcPr>
          <w:p w14:paraId="3B1661DD"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440" w:type="dxa"/>
            <w:vMerge/>
          </w:tcPr>
          <w:p w14:paraId="64B51E92"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440" w:type="dxa"/>
          </w:tcPr>
          <w:p w14:paraId="1362A53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Reason1</w:t>
            </w:r>
          </w:p>
        </w:tc>
        <w:tc>
          <w:tcPr>
            <w:tcW w:w="1440" w:type="dxa"/>
          </w:tcPr>
          <w:p w14:paraId="4A6961E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Reason 2</w:t>
            </w:r>
          </w:p>
        </w:tc>
      </w:tr>
      <w:tr w:rsidR="00F25BF8" w:rsidRPr="00F25BF8" w14:paraId="281D3A54" w14:textId="77777777" w:rsidTr="00F25BF8">
        <w:trPr>
          <w:trHeight w:val="20"/>
          <w:jc w:val="center"/>
        </w:trPr>
        <w:tc>
          <w:tcPr>
            <w:tcW w:w="694" w:type="dxa"/>
          </w:tcPr>
          <w:p w14:paraId="298753C2"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2160" w:type="dxa"/>
            <w:vAlign w:val="center"/>
          </w:tcPr>
          <w:p w14:paraId="47A4F8CA"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fallow</w:t>
            </w:r>
          </w:p>
        </w:tc>
        <w:tc>
          <w:tcPr>
            <w:tcW w:w="1440" w:type="dxa"/>
            <w:vAlign w:val="center"/>
          </w:tcPr>
          <w:p w14:paraId="1EE949E2"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fallowyr</w:t>
            </w:r>
          </w:p>
        </w:tc>
        <w:tc>
          <w:tcPr>
            <w:tcW w:w="1080" w:type="dxa"/>
            <w:vAlign w:val="center"/>
          </w:tcPr>
          <w:p w14:paraId="76C4172C"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Fallowrsno</w:t>
            </w:r>
          </w:p>
        </w:tc>
        <w:tc>
          <w:tcPr>
            <w:tcW w:w="1080" w:type="dxa"/>
          </w:tcPr>
          <w:p w14:paraId="5BB9FC67"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dripirrigate</w:t>
            </w:r>
          </w:p>
        </w:tc>
        <w:tc>
          <w:tcPr>
            <w:tcW w:w="2880" w:type="dxa"/>
          </w:tcPr>
          <w:p w14:paraId="0914DA5B"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dripirrigate</w:t>
            </w:r>
          </w:p>
        </w:tc>
        <w:tc>
          <w:tcPr>
            <w:tcW w:w="1440" w:type="dxa"/>
          </w:tcPr>
          <w:p w14:paraId="00098DDC"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dripirrigateyrrsn</w:t>
            </w:r>
          </w:p>
        </w:tc>
        <w:tc>
          <w:tcPr>
            <w:tcW w:w="1440" w:type="dxa"/>
          </w:tcPr>
          <w:p w14:paraId="0993D843"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dripirrigateyrrsn</w:t>
            </w:r>
          </w:p>
        </w:tc>
        <w:tc>
          <w:tcPr>
            <w:tcW w:w="1440" w:type="dxa"/>
            <w:vAlign w:val="center"/>
          </w:tcPr>
          <w:p w14:paraId="07DC43A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fallow</w:t>
            </w:r>
          </w:p>
        </w:tc>
      </w:tr>
      <w:tr w:rsidR="00F25BF8" w:rsidRPr="00F25BF8" w14:paraId="5829AF44" w14:textId="77777777" w:rsidTr="00F25BF8">
        <w:trPr>
          <w:trHeight w:val="20"/>
          <w:jc w:val="center"/>
        </w:trPr>
        <w:tc>
          <w:tcPr>
            <w:tcW w:w="694" w:type="dxa"/>
          </w:tcPr>
          <w:p w14:paraId="0453812E" w14:textId="77777777" w:rsidR="00F25BF8" w:rsidRPr="00F25BF8" w:rsidRDefault="00F25BF8" w:rsidP="00F25BF8">
            <w:pPr>
              <w:contextualSpacing/>
              <w:jc w:val="center"/>
              <w:rPr>
                <w:sz w:val="20"/>
              </w:rPr>
            </w:pPr>
            <w:r w:rsidRPr="00F25BF8">
              <w:rPr>
                <w:sz w:val="20"/>
              </w:rPr>
              <w:t>1</w:t>
            </w:r>
          </w:p>
        </w:tc>
        <w:tc>
          <w:tcPr>
            <w:tcW w:w="2160" w:type="dxa"/>
          </w:tcPr>
          <w:p w14:paraId="128F68C0" w14:textId="77777777" w:rsidR="00F25BF8" w:rsidRPr="00F25BF8" w:rsidRDefault="00F25BF8" w:rsidP="00F25BF8">
            <w:pPr>
              <w:contextualSpacing/>
              <w:jc w:val="center"/>
              <w:rPr>
                <w:sz w:val="20"/>
              </w:rPr>
            </w:pPr>
          </w:p>
        </w:tc>
        <w:tc>
          <w:tcPr>
            <w:tcW w:w="1440" w:type="dxa"/>
          </w:tcPr>
          <w:p w14:paraId="22B25994" w14:textId="77777777" w:rsidR="00F25BF8" w:rsidRPr="00F25BF8" w:rsidRDefault="00F25BF8" w:rsidP="00F25BF8">
            <w:pPr>
              <w:contextualSpacing/>
              <w:jc w:val="center"/>
              <w:rPr>
                <w:sz w:val="20"/>
              </w:rPr>
            </w:pPr>
          </w:p>
        </w:tc>
        <w:tc>
          <w:tcPr>
            <w:tcW w:w="1080" w:type="dxa"/>
          </w:tcPr>
          <w:p w14:paraId="2F2355B6" w14:textId="77777777" w:rsidR="00F25BF8" w:rsidRPr="00F25BF8" w:rsidRDefault="00F25BF8" w:rsidP="00F25BF8">
            <w:pPr>
              <w:contextualSpacing/>
              <w:jc w:val="center"/>
              <w:rPr>
                <w:sz w:val="20"/>
              </w:rPr>
            </w:pPr>
          </w:p>
        </w:tc>
        <w:tc>
          <w:tcPr>
            <w:tcW w:w="1080" w:type="dxa"/>
          </w:tcPr>
          <w:p w14:paraId="799C03E0" w14:textId="77777777" w:rsidR="00F25BF8" w:rsidRPr="00F25BF8" w:rsidRDefault="00F25BF8" w:rsidP="00F25BF8">
            <w:pPr>
              <w:contextualSpacing/>
              <w:jc w:val="center"/>
              <w:rPr>
                <w:sz w:val="20"/>
              </w:rPr>
            </w:pPr>
          </w:p>
        </w:tc>
        <w:tc>
          <w:tcPr>
            <w:tcW w:w="2880" w:type="dxa"/>
          </w:tcPr>
          <w:p w14:paraId="714DA3A1" w14:textId="77777777" w:rsidR="00F25BF8" w:rsidRPr="00F25BF8" w:rsidRDefault="00F25BF8" w:rsidP="00F25BF8">
            <w:pPr>
              <w:contextualSpacing/>
              <w:jc w:val="center"/>
              <w:rPr>
                <w:sz w:val="20"/>
              </w:rPr>
            </w:pPr>
          </w:p>
        </w:tc>
        <w:tc>
          <w:tcPr>
            <w:tcW w:w="1440" w:type="dxa"/>
          </w:tcPr>
          <w:p w14:paraId="4A8B500C" w14:textId="77777777" w:rsidR="00F25BF8" w:rsidRPr="00F25BF8" w:rsidRDefault="00F25BF8" w:rsidP="00F25BF8">
            <w:pPr>
              <w:contextualSpacing/>
              <w:jc w:val="center"/>
              <w:rPr>
                <w:sz w:val="20"/>
              </w:rPr>
            </w:pPr>
          </w:p>
        </w:tc>
        <w:tc>
          <w:tcPr>
            <w:tcW w:w="1440" w:type="dxa"/>
          </w:tcPr>
          <w:p w14:paraId="5D8AC03D" w14:textId="77777777" w:rsidR="00F25BF8" w:rsidRPr="00F25BF8" w:rsidRDefault="00F25BF8" w:rsidP="00F25BF8">
            <w:pPr>
              <w:contextualSpacing/>
              <w:jc w:val="center"/>
              <w:rPr>
                <w:sz w:val="20"/>
              </w:rPr>
            </w:pPr>
          </w:p>
        </w:tc>
        <w:tc>
          <w:tcPr>
            <w:tcW w:w="1440" w:type="dxa"/>
          </w:tcPr>
          <w:p w14:paraId="2EFDC2DF" w14:textId="77777777" w:rsidR="00F25BF8" w:rsidRPr="00F25BF8" w:rsidRDefault="00F25BF8" w:rsidP="00F25BF8">
            <w:pPr>
              <w:contextualSpacing/>
              <w:jc w:val="center"/>
              <w:rPr>
                <w:sz w:val="20"/>
              </w:rPr>
            </w:pPr>
          </w:p>
        </w:tc>
      </w:tr>
      <w:tr w:rsidR="00F25BF8" w:rsidRPr="00F25BF8" w14:paraId="73A32EF8" w14:textId="77777777" w:rsidTr="00F25BF8">
        <w:trPr>
          <w:trHeight w:val="20"/>
          <w:jc w:val="center"/>
        </w:trPr>
        <w:tc>
          <w:tcPr>
            <w:tcW w:w="694" w:type="dxa"/>
          </w:tcPr>
          <w:p w14:paraId="52359DC4" w14:textId="77777777" w:rsidR="00F25BF8" w:rsidRPr="00F25BF8" w:rsidRDefault="00F25BF8" w:rsidP="00F25BF8">
            <w:pPr>
              <w:contextualSpacing/>
              <w:jc w:val="center"/>
              <w:rPr>
                <w:sz w:val="20"/>
              </w:rPr>
            </w:pPr>
            <w:r w:rsidRPr="00F25BF8">
              <w:rPr>
                <w:sz w:val="20"/>
              </w:rPr>
              <w:t>2</w:t>
            </w:r>
          </w:p>
        </w:tc>
        <w:tc>
          <w:tcPr>
            <w:tcW w:w="2160" w:type="dxa"/>
          </w:tcPr>
          <w:p w14:paraId="6DF24EC7" w14:textId="77777777" w:rsidR="00F25BF8" w:rsidRPr="00F25BF8" w:rsidRDefault="00F25BF8" w:rsidP="00F25BF8">
            <w:pPr>
              <w:contextualSpacing/>
              <w:jc w:val="center"/>
              <w:rPr>
                <w:sz w:val="20"/>
              </w:rPr>
            </w:pPr>
          </w:p>
        </w:tc>
        <w:tc>
          <w:tcPr>
            <w:tcW w:w="1440" w:type="dxa"/>
          </w:tcPr>
          <w:p w14:paraId="03C51BB0" w14:textId="77777777" w:rsidR="00F25BF8" w:rsidRPr="00F25BF8" w:rsidRDefault="00F25BF8" w:rsidP="00F25BF8">
            <w:pPr>
              <w:contextualSpacing/>
              <w:jc w:val="center"/>
              <w:rPr>
                <w:sz w:val="20"/>
              </w:rPr>
            </w:pPr>
          </w:p>
        </w:tc>
        <w:tc>
          <w:tcPr>
            <w:tcW w:w="1080" w:type="dxa"/>
          </w:tcPr>
          <w:p w14:paraId="3BC3D7ED" w14:textId="77777777" w:rsidR="00F25BF8" w:rsidRPr="00F25BF8" w:rsidRDefault="00F25BF8" w:rsidP="00F25BF8">
            <w:pPr>
              <w:contextualSpacing/>
              <w:jc w:val="center"/>
              <w:rPr>
                <w:sz w:val="20"/>
              </w:rPr>
            </w:pPr>
          </w:p>
        </w:tc>
        <w:tc>
          <w:tcPr>
            <w:tcW w:w="1080" w:type="dxa"/>
          </w:tcPr>
          <w:p w14:paraId="633F6049" w14:textId="77777777" w:rsidR="00F25BF8" w:rsidRPr="00F25BF8" w:rsidRDefault="00F25BF8" w:rsidP="00F25BF8">
            <w:pPr>
              <w:contextualSpacing/>
              <w:jc w:val="center"/>
              <w:rPr>
                <w:sz w:val="20"/>
              </w:rPr>
            </w:pPr>
          </w:p>
        </w:tc>
        <w:tc>
          <w:tcPr>
            <w:tcW w:w="2880" w:type="dxa"/>
          </w:tcPr>
          <w:p w14:paraId="115DAB69" w14:textId="77777777" w:rsidR="00F25BF8" w:rsidRPr="00F25BF8" w:rsidRDefault="00F25BF8" w:rsidP="00F25BF8">
            <w:pPr>
              <w:contextualSpacing/>
              <w:jc w:val="center"/>
              <w:rPr>
                <w:sz w:val="20"/>
              </w:rPr>
            </w:pPr>
          </w:p>
        </w:tc>
        <w:tc>
          <w:tcPr>
            <w:tcW w:w="1440" w:type="dxa"/>
          </w:tcPr>
          <w:p w14:paraId="51859B48" w14:textId="77777777" w:rsidR="00F25BF8" w:rsidRPr="00F25BF8" w:rsidRDefault="00F25BF8" w:rsidP="00F25BF8">
            <w:pPr>
              <w:contextualSpacing/>
              <w:jc w:val="center"/>
              <w:rPr>
                <w:sz w:val="20"/>
              </w:rPr>
            </w:pPr>
          </w:p>
        </w:tc>
        <w:tc>
          <w:tcPr>
            <w:tcW w:w="1440" w:type="dxa"/>
          </w:tcPr>
          <w:p w14:paraId="0DA30595" w14:textId="77777777" w:rsidR="00F25BF8" w:rsidRPr="00F25BF8" w:rsidRDefault="00F25BF8" w:rsidP="00F25BF8">
            <w:pPr>
              <w:contextualSpacing/>
              <w:jc w:val="center"/>
              <w:rPr>
                <w:sz w:val="20"/>
              </w:rPr>
            </w:pPr>
          </w:p>
        </w:tc>
        <w:tc>
          <w:tcPr>
            <w:tcW w:w="1440" w:type="dxa"/>
          </w:tcPr>
          <w:p w14:paraId="4219D23C" w14:textId="77777777" w:rsidR="00F25BF8" w:rsidRPr="00F25BF8" w:rsidRDefault="00F25BF8" w:rsidP="00F25BF8">
            <w:pPr>
              <w:contextualSpacing/>
              <w:jc w:val="center"/>
              <w:rPr>
                <w:sz w:val="20"/>
              </w:rPr>
            </w:pPr>
          </w:p>
        </w:tc>
      </w:tr>
      <w:tr w:rsidR="00F25BF8" w:rsidRPr="00F25BF8" w14:paraId="3F828691" w14:textId="77777777" w:rsidTr="00F25BF8">
        <w:trPr>
          <w:trHeight w:val="20"/>
          <w:jc w:val="center"/>
        </w:trPr>
        <w:tc>
          <w:tcPr>
            <w:tcW w:w="694" w:type="dxa"/>
          </w:tcPr>
          <w:p w14:paraId="564DE4DE" w14:textId="77777777" w:rsidR="00F25BF8" w:rsidRPr="00F25BF8" w:rsidRDefault="00F25BF8" w:rsidP="00F25BF8">
            <w:pPr>
              <w:contextualSpacing/>
              <w:jc w:val="center"/>
              <w:rPr>
                <w:sz w:val="20"/>
              </w:rPr>
            </w:pPr>
            <w:r w:rsidRPr="00F25BF8">
              <w:rPr>
                <w:sz w:val="20"/>
              </w:rPr>
              <w:t>3</w:t>
            </w:r>
          </w:p>
        </w:tc>
        <w:tc>
          <w:tcPr>
            <w:tcW w:w="2160" w:type="dxa"/>
          </w:tcPr>
          <w:p w14:paraId="0551ED65" w14:textId="77777777" w:rsidR="00F25BF8" w:rsidRPr="00F25BF8" w:rsidRDefault="00F25BF8" w:rsidP="00F25BF8">
            <w:pPr>
              <w:contextualSpacing/>
              <w:jc w:val="center"/>
              <w:rPr>
                <w:sz w:val="20"/>
              </w:rPr>
            </w:pPr>
          </w:p>
        </w:tc>
        <w:tc>
          <w:tcPr>
            <w:tcW w:w="1440" w:type="dxa"/>
          </w:tcPr>
          <w:p w14:paraId="330CFFE1" w14:textId="77777777" w:rsidR="00F25BF8" w:rsidRPr="00F25BF8" w:rsidRDefault="00F25BF8" w:rsidP="00F25BF8">
            <w:pPr>
              <w:contextualSpacing/>
              <w:jc w:val="center"/>
              <w:rPr>
                <w:sz w:val="20"/>
              </w:rPr>
            </w:pPr>
          </w:p>
        </w:tc>
        <w:tc>
          <w:tcPr>
            <w:tcW w:w="1080" w:type="dxa"/>
          </w:tcPr>
          <w:p w14:paraId="14C11975" w14:textId="77777777" w:rsidR="00F25BF8" w:rsidRPr="00F25BF8" w:rsidRDefault="00F25BF8" w:rsidP="00F25BF8">
            <w:pPr>
              <w:contextualSpacing/>
              <w:jc w:val="center"/>
              <w:rPr>
                <w:sz w:val="20"/>
              </w:rPr>
            </w:pPr>
          </w:p>
        </w:tc>
        <w:tc>
          <w:tcPr>
            <w:tcW w:w="1080" w:type="dxa"/>
          </w:tcPr>
          <w:p w14:paraId="4EFA5241" w14:textId="77777777" w:rsidR="00F25BF8" w:rsidRPr="00F25BF8" w:rsidRDefault="00F25BF8" w:rsidP="00F25BF8">
            <w:pPr>
              <w:contextualSpacing/>
              <w:jc w:val="center"/>
              <w:rPr>
                <w:sz w:val="20"/>
              </w:rPr>
            </w:pPr>
          </w:p>
        </w:tc>
        <w:tc>
          <w:tcPr>
            <w:tcW w:w="2880" w:type="dxa"/>
          </w:tcPr>
          <w:p w14:paraId="74325CA7" w14:textId="77777777" w:rsidR="00F25BF8" w:rsidRPr="00F25BF8" w:rsidRDefault="00F25BF8" w:rsidP="00F25BF8">
            <w:pPr>
              <w:contextualSpacing/>
              <w:jc w:val="center"/>
              <w:rPr>
                <w:sz w:val="20"/>
              </w:rPr>
            </w:pPr>
          </w:p>
        </w:tc>
        <w:tc>
          <w:tcPr>
            <w:tcW w:w="1440" w:type="dxa"/>
          </w:tcPr>
          <w:p w14:paraId="4B197917" w14:textId="77777777" w:rsidR="00F25BF8" w:rsidRPr="00F25BF8" w:rsidRDefault="00F25BF8" w:rsidP="00F25BF8">
            <w:pPr>
              <w:contextualSpacing/>
              <w:jc w:val="center"/>
              <w:rPr>
                <w:sz w:val="20"/>
              </w:rPr>
            </w:pPr>
          </w:p>
        </w:tc>
        <w:tc>
          <w:tcPr>
            <w:tcW w:w="1440" w:type="dxa"/>
          </w:tcPr>
          <w:p w14:paraId="2B473C1A" w14:textId="77777777" w:rsidR="00F25BF8" w:rsidRPr="00F25BF8" w:rsidRDefault="00F25BF8" w:rsidP="00F25BF8">
            <w:pPr>
              <w:contextualSpacing/>
              <w:jc w:val="center"/>
              <w:rPr>
                <w:sz w:val="20"/>
              </w:rPr>
            </w:pPr>
          </w:p>
        </w:tc>
        <w:tc>
          <w:tcPr>
            <w:tcW w:w="1440" w:type="dxa"/>
          </w:tcPr>
          <w:p w14:paraId="66D975A1" w14:textId="77777777" w:rsidR="00F25BF8" w:rsidRPr="00F25BF8" w:rsidRDefault="00F25BF8" w:rsidP="00F25BF8">
            <w:pPr>
              <w:contextualSpacing/>
              <w:jc w:val="center"/>
              <w:rPr>
                <w:sz w:val="20"/>
              </w:rPr>
            </w:pPr>
          </w:p>
        </w:tc>
      </w:tr>
      <w:tr w:rsidR="00F25BF8" w:rsidRPr="00F25BF8" w14:paraId="0231A316" w14:textId="77777777" w:rsidTr="00F25BF8">
        <w:trPr>
          <w:trHeight w:val="20"/>
          <w:jc w:val="center"/>
        </w:trPr>
        <w:tc>
          <w:tcPr>
            <w:tcW w:w="694" w:type="dxa"/>
          </w:tcPr>
          <w:p w14:paraId="0D7143CB" w14:textId="77777777" w:rsidR="00F25BF8" w:rsidRPr="00F25BF8" w:rsidRDefault="00F25BF8" w:rsidP="00F25BF8">
            <w:pPr>
              <w:contextualSpacing/>
              <w:jc w:val="center"/>
              <w:rPr>
                <w:sz w:val="20"/>
              </w:rPr>
            </w:pPr>
            <w:r w:rsidRPr="00F25BF8">
              <w:rPr>
                <w:sz w:val="20"/>
              </w:rPr>
              <w:t>4</w:t>
            </w:r>
          </w:p>
        </w:tc>
        <w:tc>
          <w:tcPr>
            <w:tcW w:w="2160" w:type="dxa"/>
          </w:tcPr>
          <w:p w14:paraId="4D42716D" w14:textId="77777777" w:rsidR="00F25BF8" w:rsidRPr="00F25BF8" w:rsidRDefault="00F25BF8" w:rsidP="00F25BF8">
            <w:pPr>
              <w:contextualSpacing/>
              <w:jc w:val="center"/>
              <w:rPr>
                <w:sz w:val="20"/>
              </w:rPr>
            </w:pPr>
          </w:p>
        </w:tc>
        <w:tc>
          <w:tcPr>
            <w:tcW w:w="1440" w:type="dxa"/>
          </w:tcPr>
          <w:p w14:paraId="090642A9" w14:textId="77777777" w:rsidR="00F25BF8" w:rsidRPr="00F25BF8" w:rsidRDefault="00F25BF8" w:rsidP="00F25BF8">
            <w:pPr>
              <w:contextualSpacing/>
              <w:jc w:val="center"/>
              <w:rPr>
                <w:sz w:val="20"/>
              </w:rPr>
            </w:pPr>
          </w:p>
        </w:tc>
        <w:tc>
          <w:tcPr>
            <w:tcW w:w="1080" w:type="dxa"/>
          </w:tcPr>
          <w:p w14:paraId="5037FBA0" w14:textId="77777777" w:rsidR="00F25BF8" w:rsidRPr="00F25BF8" w:rsidRDefault="00F25BF8" w:rsidP="00F25BF8">
            <w:pPr>
              <w:contextualSpacing/>
              <w:jc w:val="center"/>
              <w:rPr>
                <w:sz w:val="20"/>
              </w:rPr>
            </w:pPr>
          </w:p>
        </w:tc>
        <w:tc>
          <w:tcPr>
            <w:tcW w:w="1080" w:type="dxa"/>
          </w:tcPr>
          <w:p w14:paraId="0EBD05BD" w14:textId="77777777" w:rsidR="00F25BF8" w:rsidRPr="00F25BF8" w:rsidRDefault="00F25BF8" w:rsidP="00F25BF8">
            <w:pPr>
              <w:contextualSpacing/>
              <w:jc w:val="center"/>
              <w:rPr>
                <w:sz w:val="20"/>
              </w:rPr>
            </w:pPr>
          </w:p>
        </w:tc>
        <w:tc>
          <w:tcPr>
            <w:tcW w:w="2880" w:type="dxa"/>
          </w:tcPr>
          <w:p w14:paraId="0491EA9F" w14:textId="77777777" w:rsidR="00F25BF8" w:rsidRPr="00F25BF8" w:rsidRDefault="00F25BF8" w:rsidP="00F25BF8">
            <w:pPr>
              <w:contextualSpacing/>
              <w:jc w:val="center"/>
              <w:rPr>
                <w:sz w:val="20"/>
              </w:rPr>
            </w:pPr>
          </w:p>
        </w:tc>
        <w:tc>
          <w:tcPr>
            <w:tcW w:w="1440" w:type="dxa"/>
          </w:tcPr>
          <w:p w14:paraId="6CE289C2" w14:textId="77777777" w:rsidR="00F25BF8" w:rsidRPr="00F25BF8" w:rsidRDefault="00F25BF8" w:rsidP="00F25BF8">
            <w:pPr>
              <w:contextualSpacing/>
              <w:jc w:val="center"/>
              <w:rPr>
                <w:sz w:val="20"/>
              </w:rPr>
            </w:pPr>
          </w:p>
        </w:tc>
        <w:tc>
          <w:tcPr>
            <w:tcW w:w="1440" w:type="dxa"/>
          </w:tcPr>
          <w:p w14:paraId="49CBD9ED" w14:textId="77777777" w:rsidR="00F25BF8" w:rsidRPr="00F25BF8" w:rsidRDefault="00F25BF8" w:rsidP="00F25BF8">
            <w:pPr>
              <w:contextualSpacing/>
              <w:jc w:val="center"/>
              <w:rPr>
                <w:sz w:val="20"/>
              </w:rPr>
            </w:pPr>
          </w:p>
        </w:tc>
        <w:tc>
          <w:tcPr>
            <w:tcW w:w="1440" w:type="dxa"/>
          </w:tcPr>
          <w:p w14:paraId="2C743C14" w14:textId="77777777" w:rsidR="00F25BF8" w:rsidRPr="00F25BF8" w:rsidRDefault="00F25BF8" w:rsidP="00F25BF8">
            <w:pPr>
              <w:contextualSpacing/>
              <w:jc w:val="center"/>
              <w:rPr>
                <w:sz w:val="20"/>
              </w:rPr>
            </w:pPr>
          </w:p>
        </w:tc>
      </w:tr>
      <w:tr w:rsidR="00F25BF8" w:rsidRPr="00F25BF8" w14:paraId="02F122D0" w14:textId="77777777" w:rsidTr="00F25BF8">
        <w:trPr>
          <w:trHeight w:val="20"/>
          <w:jc w:val="center"/>
        </w:trPr>
        <w:tc>
          <w:tcPr>
            <w:tcW w:w="694" w:type="dxa"/>
          </w:tcPr>
          <w:p w14:paraId="454A31F9" w14:textId="77777777" w:rsidR="00F25BF8" w:rsidRPr="00F25BF8" w:rsidRDefault="00F25BF8" w:rsidP="00F25BF8">
            <w:pPr>
              <w:contextualSpacing/>
              <w:jc w:val="center"/>
              <w:rPr>
                <w:sz w:val="20"/>
              </w:rPr>
            </w:pPr>
            <w:r w:rsidRPr="00F25BF8">
              <w:rPr>
                <w:sz w:val="20"/>
              </w:rPr>
              <w:t>5</w:t>
            </w:r>
          </w:p>
        </w:tc>
        <w:tc>
          <w:tcPr>
            <w:tcW w:w="2160" w:type="dxa"/>
          </w:tcPr>
          <w:p w14:paraId="4A6BF307" w14:textId="77777777" w:rsidR="00F25BF8" w:rsidRPr="00F25BF8" w:rsidRDefault="00F25BF8" w:rsidP="00F25BF8">
            <w:pPr>
              <w:contextualSpacing/>
              <w:jc w:val="center"/>
              <w:rPr>
                <w:sz w:val="20"/>
              </w:rPr>
            </w:pPr>
          </w:p>
        </w:tc>
        <w:tc>
          <w:tcPr>
            <w:tcW w:w="1440" w:type="dxa"/>
          </w:tcPr>
          <w:p w14:paraId="2A572EA8" w14:textId="77777777" w:rsidR="00F25BF8" w:rsidRPr="00F25BF8" w:rsidRDefault="00F25BF8" w:rsidP="00F25BF8">
            <w:pPr>
              <w:contextualSpacing/>
              <w:jc w:val="center"/>
              <w:rPr>
                <w:sz w:val="20"/>
              </w:rPr>
            </w:pPr>
          </w:p>
        </w:tc>
        <w:tc>
          <w:tcPr>
            <w:tcW w:w="1080" w:type="dxa"/>
          </w:tcPr>
          <w:p w14:paraId="6DA5B813" w14:textId="77777777" w:rsidR="00F25BF8" w:rsidRPr="00F25BF8" w:rsidRDefault="00F25BF8" w:rsidP="00F25BF8">
            <w:pPr>
              <w:contextualSpacing/>
              <w:jc w:val="center"/>
              <w:rPr>
                <w:sz w:val="20"/>
              </w:rPr>
            </w:pPr>
          </w:p>
        </w:tc>
        <w:tc>
          <w:tcPr>
            <w:tcW w:w="1080" w:type="dxa"/>
          </w:tcPr>
          <w:p w14:paraId="099390F7" w14:textId="77777777" w:rsidR="00F25BF8" w:rsidRPr="00F25BF8" w:rsidRDefault="00F25BF8" w:rsidP="00F25BF8">
            <w:pPr>
              <w:contextualSpacing/>
              <w:jc w:val="center"/>
              <w:rPr>
                <w:sz w:val="20"/>
              </w:rPr>
            </w:pPr>
          </w:p>
        </w:tc>
        <w:tc>
          <w:tcPr>
            <w:tcW w:w="2880" w:type="dxa"/>
          </w:tcPr>
          <w:p w14:paraId="7D2D021C" w14:textId="77777777" w:rsidR="00F25BF8" w:rsidRPr="00F25BF8" w:rsidRDefault="00F25BF8" w:rsidP="00F25BF8">
            <w:pPr>
              <w:contextualSpacing/>
              <w:jc w:val="center"/>
              <w:rPr>
                <w:sz w:val="20"/>
              </w:rPr>
            </w:pPr>
          </w:p>
        </w:tc>
        <w:tc>
          <w:tcPr>
            <w:tcW w:w="1440" w:type="dxa"/>
          </w:tcPr>
          <w:p w14:paraId="42B6D6B8" w14:textId="77777777" w:rsidR="00F25BF8" w:rsidRPr="00F25BF8" w:rsidRDefault="00F25BF8" w:rsidP="00F25BF8">
            <w:pPr>
              <w:contextualSpacing/>
              <w:jc w:val="center"/>
              <w:rPr>
                <w:sz w:val="20"/>
              </w:rPr>
            </w:pPr>
          </w:p>
        </w:tc>
        <w:tc>
          <w:tcPr>
            <w:tcW w:w="1440" w:type="dxa"/>
          </w:tcPr>
          <w:p w14:paraId="7B583612" w14:textId="77777777" w:rsidR="00F25BF8" w:rsidRPr="00F25BF8" w:rsidRDefault="00F25BF8" w:rsidP="00F25BF8">
            <w:pPr>
              <w:contextualSpacing/>
              <w:jc w:val="center"/>
              <w:rPr>
                <w:sz w:val="20"/>
              </w:rPr>
            </w:pPr>
          </w:p>
        </w:tc>
        <w:tc>
          <w:tcPr>
            <w:tcW w:w="1440" w:type="dxa"/>
          </w:tcPr>
          <w:p w14:paraId="021F3998" w14:textId="77777777" w:rsidR="00F25BF8" w:rsidRPr="00F25BF8" w:rsidRDefault="00F25BF8" w:rsidP="00F25BF8">
            <w:pPr>
              <w:contextualSpacing/>
              <w:jc w:val="center"/>
              <w:rPr>
                <w:sz w:val="20"/>
              </w:rPr>
            </w:pPr>
          </w:p>
        </w:tc>
      </w:tr>
      <w:tr w:rsidR="00F25BF8" w:rsidRPr="00F25BF8" w14:paraId="3F680F16" w14:textId="77777777" w:rsidTr="00F25BF8">
        <w:trPr>
          <w:trHeight w:val="20"/>
          <w:jc w:val="center"/>
        </w:trPr>
        <w:tc>
          <w:tcPr>
            <w:tcW w:w="694" w:type="dxa"/>
          </w:tcPr>
          <w:p w14:paraId="77D12794" w14:textId="77777777" w:rsidR="00F25BF8" w:rsidRPr="00F25BF8" w:rsidRDefault="00F25BF8" w:rsidP="00F25BF8">
            <w:pPr>
              <w:contextualSpacing/>
              <w:jc w:val="center"/>
              <w:rPr>
                <w:sz w:val="20"/>
              </w:rPr>
            </w:pPr>
            <w:r w:rsidRPr="00F25BF8">
              <w:rPr>
                <w:sz w:val="20"/>
              </w:rPr>
              <w:t>6</w:t>
            </w:r>
          </w:p>
        </w:tc>
        <w:tc>
          <w:tcPr>
            <w:tcW w:w="2160" w:type="dxa"/>
          </w:tcPr>
          <w:p w14:paraId="2DE85B70" w14:textId="77777777" w:rsidR="00F25BF8" w:rsidRPr="00F25BF8" w:rsidRDefault="00F25BF8" w:rsidP="00F25BF8">
            <w:pPr>
              <w:contextualSpacing/>
              <w:jc w:val="center"/>
              <w:rPr>
                <w:sz w:val="20"/>
              </w:rPr>
            </w:pPr>
          </w:p>
        </w:tc>
        <w:tc>
          <w:tcPr>
            <w:tcW w:w="1440" w:type="dxa"/>
          </w:tcPr>
          <w:p w14:paraId="4608A1A4" w14:textId="77777777" w:rsidR="00F25BF8" w:rsidRPr="00F25BF8" w:rsidRDefault="00F25BF8" w:rsidP="00F25BF8">
            <w:pPr>
              <w:contextualSpacing/>
              <w:jc w:val="center"/>
              <w:rPr>
                <w:sz w:val="20"/>
              </w:rPr>
            </w:pPr>
          </w:p>
        </w:tc>
        <w:tc>
          <w:tcPr>
            <w:tcW w:w="1080" w:type="dxa"/>
          </w:tcPr>
          <w:p w14:paraId="542DF522" w14:textId="77777777" w:rsidR="00F25BF8" w:rsidRPr="00F25BF8" w:rsidRDefault="00F25BF8" w:rsidP="00F25BF8">
            <w:pPr>
              <w:contextualSpacing/>
              <w:jc w:val="center"/>
              <w:rPr>
                <w:sz w:val="20"/>
              </w:rPr>
            </w:pPr>
          </w:p>
        </w:tc>
        <w:tc>
          <w:tcPr>
            <w:tcW w:w="1080" w:type="dxa"/>
          </w:tcPr>
          <w:p w14:paraId="0221EA0E" w14:textId="77777777" w:rsidR="00F25BF8" w:rsidRPr="00F25BF8" w:rsidRDefault="00F25BF8" w:rsidP="00F25BF8">
            <w:pPr>
              <w:contextualSpacing/>
              <w:jc w:val="center"/>
              <w:rPr>
                <w:sz w:val="20"/>
              </w:rPr>
            </w:pPr>
          </w:p>
        </w:tc>
        <w:tc>
          <w:tcPr>
            <w:tcW w:w="2880" w:type="dxa"/>
          </w:tcPr>
          <w:p w14:paraId="6A1CC040" w14:textId="77777777" w:rsidR="00F25BF8" w:rsidRPr="00F25BF8" w:rsidRDefault="00F25BF8" w:rsidP="00F25BF8">
            <w:pPr>
              <w:contextualSpacing/>
              <w:jc w:val="center"/>
              <w:rPr>
                <w:sz w:val="20"/>
              </w:rPr>
            </w:pPr>
          </w:p>
        </w:tc>
        <w:tc>
          <w:tcPr>
            <w:tcW w:w="1440" w:type="dxa"/>
          </w:tcPr>
          <w:p w14:paraId="6C0834B0" w14:textId="77777777" w:rsidR="00F25BF8" w:rsidRPr="00F25BF8" w:rsidRDefault="00F25BF8" w:rsidP="00F25BF8">
            <w:pPr>
              <w:contextualSpacing/>
              <w:jc w:val="center"/>
              <w:rPr>
                <w:sz w:val="20"/>
              </w:rPr>
            </w:pPr>
          </w:p>
        </w:tc>
        <w:tc>
          <w:tcPr>
            <w:tcW w:w="1440" w:type="dxa"/>
          </w:tcPr>
          <w:p w14:paraId="11DA21D3" w14:textId="77777777" w:rsidR="00F25BF8" w:rsidRPr="00F25BF8" w:rsidRDefault="00F25BF8" w:rsidP="00F25BF8">
            <w:pPr>
              <w:contextualSpacing/>
              <w:jc w:val="center"/>
              <w:rPr>
                <w:sz w:val="20"/>
              </w:rPr>
            </w:pPr>
          </w:p>
        </w:tc>
        <w:tc>
          <w:tcPr>
            <w:tcW w:w="1440" w:type="dxa"/>
          </w:tcPr>
          <w:p w14:paraId="7850660E" w14:textId="77777777" w:rsidR="00F25BF8" w:rsidRPr="00F25BF8" w:rsidRDefault="00F25BF8" w:rsidP="00F25BF8">
            <w:pPr>
              <w:contextualSpacing/>
              <w:jc w:val="center"/>
              <w:rPr>
                <w:sz w:val="20"/>
              </w:rPr>
            </w:pPr>
          </w:p>
        </w:tc>
      </w:tr>
      <w:tr w:rsidR="00F25BF8" w:rsidRPr="00F25BF8" w14:paraId="06711086" w14:textId="77777777" w:rsidTr="00F25BF8">
        <w:trPr>
          <w:trHeight w:val="20"/>
          <w:jc w:val="center"/>
        </w:trPr>
        <w:tc>
          <w:tcPr>
            <w:tcW w:w="694" w:type="dxa"/>
          </w:tcPr>
          <w:p w14:paraId="16179D54" w14:textId="77777777" w:rsidR="00F25BF8" w:rsidRPr="00F25BF8" w:rsidRDefault="00F25BF8" w:rsidP="00F25BF8">
            <w:pPr>
              <w:contextualSpacing/>
              <w:jc w:val="center"/>
              <w:rPr>
                <w:sz w:val="20"/>
              </w:rPr>
            </w:pPr>
            <w:r w:rsidRPr="00F25BF8">
              <w:rPr>
                <w:sz w:val="20"/>
              </w:rPr>
              <w:t>7</w:t>
            </w:r>
          </w:p>
        </w:tc>
        <w:tc>
          <w:tcPr>
            <w:tcW w:w="2160" w:type="dxa"/>
          </w:tcPr>
          <w:p w14:paraId="22FB6D4B" w14:textId="77777777" w:rsidR="00F25BF8" w:rsidRPr="00F25BF8" w:rsidRDefault="00F25BF8" w:rsidP="00F25BF8">
            <w:pPr>
              <w:contextualSpacing/>
              <w:jc w:val="center"/>
              <w:rPr>
                <w:sz w:val="20"/>
              </w:rPr>
            </w:pPr>
          </w:p>
        </w:tc>
        <w:tc>
          <w:tcPr>
            <w:tcW w:w="1440" w:type="dxa"/>
          </w:tcPr>
          <w:p w14:paraId="229C9E8E" w14:textId="77777777" w:rsidR="00F25BF8" w:rsidRPr="00F25BF8" w:rsidRDefault="00F25BF8" w:rsidP="00F25BF8">
            <w:pPr>
              <w:contextualSpacing/>
              <w:jc w:val="center"/>
              <w:rPr>
                <w:sz w:val="20"/>
              </w:rPr>
            </w:pPr>
          </w:p>
        </w:tc>
        <w:tc>
          <w:tcPr>
            <w:tcW w:w="1080" w:type="dxa"/>
          </w:tcPr>
          <w:p w14:paraId="6D7B6BED" w14:textId="77777777" w:rsidR="00F25BF8" w:rsidRPr="00F25BF8" w:rsidRDefault="00F25BF8" w:rsidP="00F25BF8">
            <w:pPr>
              <w:contextualSpacing/>
              <w:jc w:val="center"/>
              <w:rPr>
                <w:sz w:val="20"/>
              </w:rPr>
            </w:pPr>
          </w:p>
        </w:tc>
        <w:tc>
          <w:tcPr>
            <w:tcW w:w="1080" w:type="dxa"/>
          </w:tcPr>
          <w:p w14:paraId="32E841BC" w14:textId="77777777" w:rsidR="00F25BF8" w:rsidRPr="00F25BF8" w:rsidRDefault="00F25BF8" w:rsidP="00F25BF8">
            <w:pPr>
              <w:contextualSpacing/>
              <w:jc w:val="center"/>
              <w:rPr>
                <w:sz w:val="20"/>
              </w:rPr>
            </w:pPr>
          </w:p>
        </w:tc>
        <w:tc>
          <w:tcPr>
            <w:tcW w:w="2880" w:type="dxa"/>
          </w:tcPr>
          <w:p w14:paraId="132E8CA9" w14:textId="77777777" w:rsidR="00F25BF8" w:rsidRPr="00F25BF8" w:rsidRDefault="00F25BF8" w:rsidP="00F25BF8">
            <w:pPr>
              <w:contextualSpacing/>
              <w:jc w:val="center"/>
              <w:rPr>
                <w:sz w:val="20"/>
              </w:rPr>
            </w:pPr>
          </w:p>
        </w:tc>
        <w:tc>
          <w:tcPr>
            <w:tcW w:w="1440" w:type="dxa"/>
          </w:tcPr>
          <w:p w14:paraId="7BD6EE2E" w14:textId="77777777" w:rsidR="00F25BF8" w:rsidRPr="00F25BF8" w:rsidRDefault="00F25BF8" w:rsidP="00F25BF8">
            <w:pPr>
              <w:contextualSpacing/>
              <w:jc w:val="center"/>
              <w:rPr>
                <w:sz w:val="20"/>
              </w:rPr>
            </w:pPr>
          </w:p>
        </w:tc>
        <w:tc>
          <w:tcPr>
            <w:tcW w:w="1440" w:type="dxa"/>
          </w:tcPr>
          <w:p w14:paraId="7F7C6327" w14:textId="77777777" w:rsidR="00F25BF8" w:rsidRPr="00F25BF8" w:rsidRDefault="00F25BF8" w:rsidP="00F25BF8">
            <w:pPr>
              <w:contextualSpacing/>
              <w:jc w:val="center"/>
              <w:rPr>
                <w:sz w:val="20"/>
              </w:rPr>
            </w:pPr>
          </w:p>
        </w:tc>
        <w:tc>
          <w:tcPr>
            <w:tcW w:w="1440" w:type="dxa"/>
          </w:tcPr>
          <w:p w14:paraId="61F4C687" w14:textId="77777777" w:rsidR="00F25BF8" w:rsidRPr="00F25BF8" w:rsidRDefault="00F25BF8" w:rsidP="00F25BF8">
            <w:pPr>
              <w:contextualSpacing/>
              <w:jc w:val="center"/>
              <w:rPr>
                <w:sz w:val="20"/>
              </w:rPr>
            </w:pPr>
          </w:p>
        </w:tc>
      </w:tr>
      <w:tr w:rsidR="00F25BF8" w:rsidRPr="00F25BF8" w14:paraId="696B46A6" w14:textId="77777777" w:rsidTr="00F25BF8">
        <w:trPr>
          <w:trHeight w:val="20"/>
          <w:jc w:val="center"/>
        </w:trPr>
        <w:tc>
          <w:tcPr>
            <w:tcW w:w="694" w:type="dxa"/>
          </w:tcPr>
          <w:p w14:paraId="3A93923D" w14:textId="77777777" w:rsidR="00F25BF8" w:rsidRPr="00F25BF8" w:rsidRDefault="00F25BF8" w:rsidP="00F25BF8">
            <w:pPr>
              <w:contextualSpacing/>
              <w:jc w:val="center"/>
              <w:rPr>
                <w:sz w:val="20"/>
              </w:rPr>
            </w:pPr>
            <w:r w:rsidRPr="00F25BF8">
              <w:rPr>
                <w:sz w:val="20"/>
              </w:rPr>
              <w:t>8</w:t>
            </w:r>
          </w:p>
        </w:tc>
        <w:tc>
          <w:tcPr>
            <w:tcW w:w="2160" w:type="dxa"/>
          </w:tcPr>
          <w:p w14:paraId="4A5DF26B" w14:textId="77777777" w:rsidR="00F25BF8" w:rsidRPr="00F25BF8" w:rsidRDefault="00F25BF8" w:rsidP="00F25BF8">
            <w:pPr>
              <w:contextualSpacing/>
              <w:jc w:val="center"/>
              <w:rPr>
                <w:sz w:val="20"/>
              </w:rPr>
            </w:pPr>
          </w:p>
        </w:tc>
        <w:tc>
          <w:tcPr>
            <w:tcW w:w="1440" w:type="dxa"/>
          </w:tcPr>
          <w:p w14:paraId="1129DEEC" w14:textId="77777777" w:rsidR="00F25BF8" w:rsidRPr="00F25BF8" w:rsidRDefault="00F25BF8" w:rsidP="00F25BF8">
            <w:pPr>
              <w:contextualSpacing/>
              <w:jc w:val="center"/>
              <w:rPr>
                <w:sz w:val="20"/>
              </w:rPr>
            </w:pPr>
          </w:p>
        </w:tc>
        <w:tc>
          <w:tcPr>
            <w:tcW w:w="1080" w:type="dxa"/>
          </w:tcPr>
          <w:p w14:paraId="0E59B45E" w14:textId="77777777" w:rsidR="00F25BF8" w:rsidRPr="00F25BF8" w:rsidRDefault="00F25BF8" w:rsidP="00F25BF8">
            <w:pPr>
              <w:contextualSpacing/>
              <w:jc w:val="center"/>
              <w:rPr>
                <w:sz w:val="20"/>
              </w:rPr>
            </w:pPr>
          </w:p>
        </w:tc>
        <w:tc>
          <w:tcPr>
            <w:tcW w:w="1080" w:type="dxa"/>
          </w:tcPr>
          <w:p w14:paraId="22692935" w14:textId="77777777" w:rsidR="00F25BF8" w:rsidRPr="00F25BF8" w:rsidRDefault="00F25BF8" w:rsidP="00F25BF8">
            <w:pPr>
              <w:contextualSpacing/>
              <w:jc w:val="center"/>
              <w:rPr>
                <w:sz w:val="20"/>
              </w:rPr>
            </w:pPr>
          </w:p>
        </w:tc>
        <w:tc>
          <w:tcPr>
            <w:tcW w:w="2880" w:type="dxa"/>
          </w:tcPr>
          <w:p w14:paraId="375E8C6E" w14:textId="77777777" w:rsidR="00F25BF8" w:rsidRPr="00F25BF8" w:rsidRDefault="00F25BF8" w:rsidP="00F25BF8">
            <w:pPr>
              <w:contextualSpacing/>
              <w:jc w:val="center"/>
              <w:rPr>
                <w:sz w:val="20"/>
              </w:rPr>
            </w:pPr>
          </w:p>
        </w:tc>
        <w:tc>
          <w:tcPr>
            <w:tcW w:w="1440" w:type="dxa"/>
          </w:tcPr>
          <w:p w14:paraId="413E17F3" w14:textId="77777777" w:rsidR="00F25BF8" w:rsidRPr="00F25BF8" w:rsidRDefault="00F25BF8" w:rsidP="00F25BF8">
            <w:pPr>
              <w:contextualSpacing/>
              <w:jc w:val="center"/>
              <w:rPr>
                <w:sz w:val="20"/>
              </w:rPr>
            </w:pPr>
          </w:p>
        </w:tc>
        <w:tc>
          <w:tcPr>
            <w:tcW w:w="1440" w:type="dxa"/>
          </w:tcPr>
          <w:p w14:paraId="0629A3C4" w14:textId="77777777" w:rsidR="00F25BF8" w:rsidRPr="00F25BF8" w:rsidRDefault="00F25BF8" w:rsidP="00F25BF8">
            <w:pPr>
              <w:contextualSpacing/>
              <w:jc w:val="center"/>
              <w:rPr>
                <w:sz w:val="20"/>
              </w:rPr>
            </w:pPr>
          </w:p>
        </w:tc>
        <w:tc>
          <w:tcPr>
            <w:tcW w:w="1440" w:type="dxa"/>
          </w:tcPr>
          <w:p w14:paraId="067C4B8E" w14:textId="77777777" w:rsidR="00F25BF8" w:rsidRPr="00F25BF8" w:rsidRDefault="00F25BF8" w:rsidP="00F25BF8">
            <w:pPr>
              <w:contextualSpacing/>
              <w:jc w:val="center"/>
              <w:rPr>
                <w:sz w:val="20"/>
              </w:rPr>
            </w:pPr>
          </w:p>
        </w:tc>
      </w:tr>
      <w:tr w:rsidR="00F25BF8" w:rsidRPr="00F25BF8" w14:paraId="53F4CEB5" w14:textId="77777777" w:rsidTr="00F25BF8">
        <w:trPr>
          <w:trHeight w:val="20"/>
          <w:jc w:val="center"/>
        </w:trPr>
        <w:tc>
          <w:tcPr>
            <w:tcW w:w="694" w:type="dxa"/>
          </w:tcPr>
          <w:p w14:paraId="538233C2" w14:textId="77777777" w:rsidR="00F25BF8" w:rsidRPr="00F25BF8" w:rsidRDefault="00F25BF8" w:rsidP="00F25BF8">
            <w:pPr>
              <w:contextualSpacing/>
              <w:jc w:val="center"/>
              <w:rPr>
                <w:sz w:val="20"/>
              </w:rPr>
            </w:pPr>
            <w:r w:rsidRPr="00F25BF8">
              <w:rPr>
                <w:sz w:val="20"/>
              </w:rPr>
              <w:t>9</w:t>
            </w:r>
          </w:p>
        </w:tc>
        <w:tc>
          <w:tcPr>
            <w:tcW w:w="2160" w:type="dxa"/>
          </w:tcPr>
          <w:p w14:paraId="45087111" w14:textId="77777777" w:rsidR="00F25BF8" w:rsidRPr="00F25BF8" w:rsidRDefault="00F25BF8" w:rsidP="00F25BF8">
            <w:pPr>
              <w:contextualSpacing/>
              <w:jc w:val="center"/>
              <w:rPr>
                <w:sz w:val="20"/>
              </w:rPr>
            </w:pPr>
          </w:p>
        </w:tc>
        <w:tc>
          <w:tcPr>
            <w:tcW w:w="1440" w:type="dxa"/>
          </w:tcPr>
          <w:p w14:paraId="6FE67FFA" w14:textId="77777777" w:rsidR="00F25BF8" w:rsidRPr="00F25BF8" w:rsidRDefault="00F25BF8" w:rsidP="00F25BF8">
            <w:pPr>
              <w:contextualSpacing/>
              <w:jc w:val="center"/>
              <w:rPr>
                <w:sz w:val="20"/>
              </w:rPr>
            </w:pPr>
          </w:p>
        </w:tc>
        <w:tc>
          <w:tcPr>
            <w:tcW w:w="1080" w:type="dxa"/>
          </w:tcPr>
          <w:p w14:paraId="78C87BC0" w14:textId="77777777" w:rsidR="00F25BF8" w:rsidRPr="00F25BF8" w:rsidRDefault="00F25BF8" w:rsidP="00F25BF8">
            <w:pPr>
              <w:contextualSpacing/>
              <w:jc w:val="center"/>
              <w:rPr>
                <w:sz w:val="20"/>
              </w:rPr>
            </w:pPr>
          </w:p>
        </w:tc>
        <w:tc>
          <w:tcPr>
            <w:tcW w:w="1080" w:type="dxa"/>
          </w:tcPr>
          <w:p w14:paraId="3E405E2D" w14:textId="77777777" w:rsidR="00F25BF8" w:rsidRPr="00F25BF8" w:rsidRDefault="00F25BF8" w:rsidP="00F25BF8">
            <w:pPr>
              <w:contextualSpacing/>
              <w:jc w:val="center"/>
              <w:rPr>
                <w:sz w:val="20"/>
              </w:rPr>
            </w:pPr>
          </w:p>
        </w:tc>
        <w:tc>
          <w:tcPr>
            <w:tcW w:w="2880" w:type="dxa"/>
          </w:tcPr>
          <w:p w14:paraId="4669ADB4" w14:textId="77777777" w:rsidR="00F25BF8" w:rsidRPr="00F25BF8" w:rsidRDefault="00F25BF8" w:rsidP="00F25BF8">
            <w:pPr>
              <w:contextualSpacing/>
              <w:jc w:val="center"/>
              <w:rPr>
                <w:sz w:val="20"/>
              </w:rPr>
            </w:pPr>
          </w:p>
        </w:tc>
        <w:tc>
          <w:tcPr>
            <w:tcW w:w="1440" w:type="dxa"/>
          </w:tcPr>
          <w:p w14:paraId="5F39A58F" w14:textId="77777777" w:rsidR="00F25BF8" w:rsidRPr="00F25BF8" w:rsidRDefault="00F25BF8" w:rsidP="00F25BF8">
            <w:pPr>
              <w:contextualSpacing/>
              <w:jc w:val="center"/>
              <w:rPr>
                <w:sz w:val="20"/>
              </w:rPr>
            </w:pPr>
          </w:p>
        </w:tc>
        <w:tc>
          <w:tcPr>
            <w:tcW w:w="1440" w:type="dxa"/>
          </w:tcPr>
          <w:p w14:paraId="4191509E" w14:textId="77777777" w:rsidR="00F25BF8" w:rsidRPr="00F25BF8" w:rsidRDefault="00F25BF8" w:rsidP="00F25BF8">
            <w:pPr>
              <w:contextualSpacing/>
              <w:jc w:val="center"/>
              <w:rPr>
                <w:sz w:val="20"/>
              </w:rPr>
            </w:pPr>
          </w:p>
        </w:tc>
        <w:tc>
          <w:tcPr>
            <w:tcW w:w="1440" w:type="dxa"/>
          </w:tcPr>
          <w:p w14:paraId="7ECE85ED" w14:textId="77777777" w:rsidR="00F25BF8" w:rsidRPr="00F25BF8" w:rsidRDefault="00F25BF8" w:rsidP="00F25BF8">
            <w:pPr>
              <w:contextualSpacing/>
              <w:jc w:val="center"/>
              <w:rPr>
                <w:sz w:val="20"/>
              </w:rPr>
            </w:pPr>
          </w:p>
        </w:tc>
      </w:tr>
      <w:tr w:rsidR="00F25BF8" w:rsidRPr="00F25BF8" w14:paraId="2C93837A" w14:textId="77777777" w:rsidTr="00F25BF8">
        <w:trPr>
          <w:trHeight w:val="20"/>
          <w:jc w:val="center"/>
        </w:trPr>
        <w:tc>
          <w:tcPr>
            <w:tcW w:w="694" w:type="dxa"/>
          </w:tcPr>
          <w:p w14:paraId="71AAC819" w14:textId="77777777" w:rsidR="00F25BF8" w:rsidRPr="00F25BF8" w:rsidRDefault="00F25BF8" w:rsidP="00F25BF8">
            <w:pPr>
              <w:contextualSpacing/>
              <w:jc w:val="center"/>
              <w:rPr>
                <w:sz w:val="20"/>
              </w:rPr>
            </w:pPr>
            <w:r w:rsidRPr="00F25BF8">
              <w:rPr>
                <w:sz w:val="20"/>
              </w:rPr>
              <w:t>10</w:t>
            </w:r>
          </w:p>
        </w:tc>
        <w:tc>
          <w:tcPr>
            <w:tcW w:w="2160" w:type="dxa"/>
          </w:tcPr>
          <w:p w14:paraId="3FCB58D3" w14:textId="77777777" w:rsidR="00F25BF8" w:rsidRPr="00F25BF8" w:rsidRDefault="00F25BF8" w:rsidP="00F25BF8">
            <w:pPr>
              <w:contextualSpacing/>
              <w:jc w:val="center"/>
              <w:rPr>
                <w:sz w:val="20"/>
              </w:rPr>
            </w:pPr>
          </w:p>
        </w:tc>
        <w:tc>
          <w:tcPr>
            <w:tcW w:w="1440" w:type="dxa"/>
          </w:tcPr>
          <w:p w14:paraId="771B664C" w14:textId="77777777" w:rsidR="00F25BF8" w:rsidRPr="00F25BF8" w:rsidRDefault="00F25BF8" w:rsidP="00F25BF8">
            <w:pPr>
              <w:contextualSpacing/>
              <w:jc w:val="center"/>
              <w:rPr>
                <w:sz w:val="20"/>
              </w:rPr>
            </w:pPr>
          </w:p>
        </w:tc>
        <w:tc>
          <w:tcPr>
            <w:tcW w:w="1080" w:type="dxa"/>
          </w:tcPr>
          <w:p w14:paraId="71307508" w14:textId="77777777" w:rsidR="00F25BF8" w:rsidRPr="00F25BF8" w:rsidRDefault="00F25BF8" w:rsidP="00F25BF8">
            <w:pPr>
              <w:contextualSpacing/>
              <w:jc w:val="center"/>
              <w:rPr>
                <w:sz w:val="20"/>
              </w:rPr>
            </w:pPr>
          </w:p>
        </w:tc>
        <w:tc>
          <w:tcPr>
            <w:tcW w:w="1080" w:type="dxa"/>
          </w:tcPr>
          <w:p w14:paraId="6B06A4D2" w14:textId="77777777" w:rsidR="00F25BF8" w:rsidRPr="00F25BF8" w:rsidRDefault="00F25BF8" w:rsidP="00F25BF8">
            <w:pPr>
              <w:contextualSpacing/>
              <w:jc w:val="center"/>
              <w:rPr>
                <w:sz w:val="20"/>
              </w:rPr>
            </w:pPr>
          </w:p>
        </w:tc>
        <w:tc>
          <w:tcPr>
            <w:tcW w:w="2880" w:type="dxa"/>
          </w:tcPr>
          <w:p w14:paraId="78EE024C" w14:textId="77777777" w:rsidR="00F25BF8" w:rsidRPr="00F25BF8" w:rsidRDefault="00F25BF8" w:rsidP="00F25BF8">
            <w:pPr>
              <w:contextualSpacing/>
              <w:jc w:val="center"/>
              <w:rPr>
                <w:sz w:val="20"/>
              </w:rPr>
            </w:pPr>
          </w:p>
        </w:tc>
        <w:tc>
          <w:tcPr>
            <w:tcW w:w="1440" w:type="dxa"/>
          </w:tcPr>
          <w:p w14:paraId="5DDB211B" w14:textId="77777777" w:rsidR="00F25BF8" w:rsidRPr="00F25BF8" w:rsidRDefault="00F25BF8" w:rsidP="00F25BF8">
            <w:pPr>
              <w:contextualSpacing/>
              <w:jc w:val="center"/>
              <w:rPr>
                <w:sz w:val="20"/>
              </w:rPr>
            </w:pPr>
          </w:p>
        </w:tc>
        <w:tc>
          <w:tcPr>
            <w:tcW w:w="1440" w:type="dxa"/>
          </w:tcPr>
          <w:p w14:paraId="3A92009F" w14:textId="77777777" w:rsidR="00F25BF8" w:rsidRPr="00F25BF8" w:rsidRDefault="00F25BF8" w:rsidP="00F25BF8">
            <w:pPr>
              <w:contextualSpacing/>
              <w:jc w:val="center"/>
              <w:rPr>
                <w:sz w:val="20"/>
              </w:rPr>
            </w:pPr>
          </w:p>
        </w:tc>
        <w:tc>
          <w:tcPr>
            <w:tcW w:w="1440" w:type="dxa"/>
          </w:tcPr>
          <w:p w14:paraId="0E2E9840" w14:textId="77777777" w:rsidR="00F25BF8" w:rsidRPr="00F25BF8" w:rsidRDefault="00F25BF8" w:rsidP="00F25BF8">
            <w:pPr>
              <w:contextualSpacing/>
              <w:jc w:val="center"/>
              <w:rPr>
                <w:sz w:val="20"/>
              </w:rPr>
            </w:pPr>
          </w:p>
        </w:tc>
      </w:tr>
    </w:tbl>
    <w:p w14:paraId="3227A9F3" w14:textId="77777777" w:rsidR="00F25BF8" w:rsidRPr="00F25BF8" w:rsidRDefault="00F25BF8" w:rsidP="00F25BF8">
      <w:pPr>
        <w:spacing w:after="0" w:line="240" w:lineRule="auto"/>
        <w:contextualSpacing/>
        <w:rPr>
          <w:rFonts w:eastAsia="SimSun"/>
        </w:rPr>
      </w:pPr>
    </w:p>
    <w:tbl>
      <w:tblPr>
        <w:tblStyle w:val="TableGrid2"/>
        <w:tblW w:w="4320" w:type="dxa"/>
        <w:jc w:val="center"/>
        <w:tblCellMar>
          <w:left w:w="29" w:type="dxa"/>
          <w:right w:w="29" w:type="dxa"/>
        </w:tblCellMar>
        <w:tblLook w:val="04A0" w:firstRow="1" w:lastRow="0" w:firstColumn="1" w:lastColumn="0" w:noHBand="0" w:noVBand="1"/>
      </w:tblPr>
      <w:tblGrid>
        <w:gridCol w:w="4320"/>
      </w:tblGrid>
      <w:tr w:rsidR="00F25BF8" w:rsidRPr="00F25BF8" w14:paraId="0B793B44" w14:textId="77777777" w:rsidTr="00F25BF8">
        <w:trPr>
          <w:jc w:val="center"/>
        </w:trPr>
        <w:tc>
          <w:tcPr>
            <w:tcW w:w="4320" w:type="dxa"/>
          </w:tcPr>
          <w:p w14:paraId="36AFA5D2"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Reasons (F2c,3c,4c,5c,6c,7c)</w:t>
            </w:r>
          </w:p>
        </w:tc>
      </w:tr>
      <w:tr w:rsidR="00F25BF8" w:rsidRPr="00F25BF8" w14:paraId="4672B0ED" w14:textId="77777777" w:rsidTr="00F25BF8">
        <w:trPr>
          <w:jc w:val="center"/>
        </w:trPr>
        <w:tc>
          <w:tcPr>
            <w:tcW w:w="4320" w:type="dxa"/>
          </w:tcPr>
          <w:p w14:paraId="44E3483D"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1=Prevent soil erosion</w:t>
            </w:r>
          </w:p>
          <w:p w14:paraId="5E573043"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2=Protect from floods </w:t>
            </w:r>
          </w:p>
          <w:p w14:paraId="51E36DF4"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3=Improve soil quality</w:t>
            </w:r>
          </w:p>
          <w:p w14:paraId="1CFE0DE6"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4=Improve crop yields</w:t>
            </w:r>
          </w:p>
          <w:p w14:paraId="5967E56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5=Strengthen claim to land</w:t>
            </w:r>
          </w:p>
          <w:p w14:paraId="01D7964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6=Raise market value of land for later sale</w:t>
            </w:r>
          </w:p>
          <w:p w14:paraId="46ABF13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7=Strengthen ability to bequeath land to children</w:t>
            </w:r>
          </w:p>
          <w:p w14:paraId="4D509368"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8=Raise value of land to use as collateral </w:t>
            </w:r>
          </w:p>
          <w:p w14:paraId="2733ECE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97=Other </w:t>
            </w:r>
          </w:p>
          <w:p w14:paraId="0E131D07"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888=Don’t know</w:t>
            </w:r>
          </w:p>
          <w:p w14:paraId="0E4D4C3E"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999=Prefer not to answer</w:t>
            </w:r>
          </w:p>
        </w:tc>
      </w:tr>
    </w:tbl>
    <w:p w14:paraId="38FA5C19" w14:textId="77777777" w:rsidR="00F25BF8" w:rsidRPr="00F25BF8" w:rsidRDefault="00F25BF8" w:rsidP="00F25BF8">
      <w:pPr>
        <w:spacing w:after="0" w:line="240" w:lineRule="auto"/>
        <w:contextualSpacing/>
        <w:rPr>
          <w:rFonts w:eastAsia="SimSun"/>
        </w:rPr>
      </w:pPr>
    </w:p>
    <w:p w14:paraId="77AC096A" w14:textId="77777777" w:rsidR="00F25BF8" w:rsidRPr="00F25BF8" w:rsidRDefault="00F25BF8" w:rsidP="00F25BF8">
      <w:pPr>
        <w:spacing w:after="0" w:line="240" w:lineRule="auto"/>
        <w:contextualSpacing/>
        <w:rPr>
          <w:rFonts w:eastAsia="SimSun"/>
        </w:rPr>
      </w:pPr>
      <w:r w:rsidRPr="00F25BF8">
        <w:rPr>
          <w:rFonts w:eastAsia="SimSun"/>
        </w:rPr>
        <w:br w:type="page"/>
      </w:r>
    </w:p>
    <w:p w14:paraId="1DF21BA6" w14:textId="77777777" w:rsidR="00F25BF8" w:rsidRPr="00F25BF8" w:rsidRDefault="00F25BF8" w:rsidP="00F25BF8">
      <w:pPr>
        <w:spacing w:after="0" w:line="240" w:lineRule="auto"/>
        <w:contextualSpacing/>
        <w:rPr>
          <w:rFonts w:eastAsia="Times New Roman" w:cs="Times New Roman"/>
          <w:b/>
          <w:bCs/>
        </w:rPr>
      </w:pPr>
      <w:r w:rsidRPr="00F25BF8">
        <w:rPr>
          <w:rFonts w:eastAsia="Times New Roman" w:cs="Times New Roman"/>
          <w:b/>
          <w:bCs/>
        </w:rPr>
        <w:lastRenderedPageBreak/>
        <w:t>SECTION F. INVESTMENTS AND IMPROVEMENTS (Continued)</w:t>
      </w:r>
    </w:p>
    <w:p w14:paraId="6C1B77C2" w14:textId="77777777" w:rsidR="00F25BF8" w:rsidRPr="00F25BF8" w:rsidRDefault="00F25BF8" w:rsidP="00F25BF8">
      <w:pPr>
        <w:spacing w:after="0" w:line="240" w:lineRule="auto"/>
        <w:contextualSpacing/>
        <w:rPr>
          <w:rFonts w:eastAsia="SimSun"/>
        </w:rPr>
      </w:pPr>
    </w:p>
    <w:tbl>
      <w:tblPr>
        <w:tblStyle w:val="TableGrid2"/>
        <w:tblW w:w="8254" w:type="dxa"/>
        <w:jc w:val="center"/>
        <w:tblLayout w:type="fixed"/>
        <w:tblCellMar>
          <w:left w:w="29" w:type="dxa"/>
          <w:right w:w="29" w:type="dxa"/>
        </w:tblCellMar>
        <w:tblLook w:val="04A0" w:firstRow="1" w:lastRow="0" w:firstColumn="1" w:lastColumn="0" w:noHBand="0" w:noVBand="1"/>
      </w:tblPr>
      <w:tblGrid>
        <w:gridCol w:w="694"/>
        <w:gridCol w:w="3600"/>
        <w:gridCol w:w="1800"/>
        <w:gridCol w:w="1080"/>
        <w:gridCol w:w="1080"/>
      </w:tblGrid>
      <w:tr w:rsidR="00F25BF8" w:rsidRPr="00F25BF8" w14:paraId="7F91FD99" w14:textId="77777777" w:rsidTr="00F25BF8">
        <w:trPr>
          <w:trHeight w:val="20"/>
          <w:jc w:val="center"/>
        </w:trPr>
        <w:tc>
          <w:tcPr>
            <w:tcW w:w="694" w:type="dxa"/>
            <w:vMerge w:val="restart"/>
          </w:tcPr>
          <w:p w14:paraId="74CE401D" w14:textId="77777777" w:rsidR="00F25BF8" w:rsidRPr="00F25BF8" w:rsidRDefault="00F25BF8" w:rsidP="00F25BF8">
            <w:pPr>
              <w:contextualSpacing/>
              <w:jc w:val="center"/>
              <w:rPr>
                <w:sz w:val="20"/>
              </w:rPr>
            </w:pPr>
            <w:r w:rsidRPr="00F25BF8">
              <w:rPr>
                <w:sz w:val="20"/>
              </w:rPr>
              <w:t>Field</w:t>
            </w:r>
          </w:p>
        </w:tc>
        <w:tc>
          <w:tcPr>
            <w:tcW w:w="3600" w:type="dxa"/>
            <w:vMerge w:val="restart"/>
          </w:tcPr>
          <w:p w14:paraId="277E9571"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F8a. Is this field currently planted with agroforestry trees or shrubs, such as musangu, glricidia, ububa, cowpeas, or pigeon peas?</w:t>
            </w:r>
          </w:p>
          <w:p w14:paraId="3E37E21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00E9AEF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1FE9804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5BEA57F7"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 xml:space="preserve">999=Prefer not to respond </w:t>
            </w:r>
          </w:p>
        </w:tc>
        <w:tc>
          <w:tcPr>
            <w:tcW w:w="1800" w:type="dxa"/>
            <w:vMerge w:val="restart"/>
          </w:tcPr>
          <w:p w14:paraId="483D8AF7"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F8b. What year did you first plant agroforestry trees on this field? (2009-2014)</w:t>
            </w:r>
          </w:p>
        </w:tc>
        <w:tc>
          <w:tcPr>
            <w:tcW w:w="2160" w:type="dxa"/>
            <w:gridSpan w:val="2"/>
          </w:tcPr>
          <w:p w14:paraId="7C08FAF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F8c. What are the two most important reasons why your household chose to plant agroforestry trees or shrubs to the field?</w:t>
            </w:r>
          </w:p>
        </w:tc>
      </w:tr>
      <w:tr w:rsidR="00F25BF8" w:rsidRPr="00F25BF8" w14:paraId="64D61859" w14:textId="77777777" w:rsidTr="00F25BF8">
        <w:trPr>
          <w:trHeight w:val="20"/>
          <w:jc w:val="center"/>
        </w:trPr>
        <w:tc>
          <w:tcPr>
            <w:tcW w:w="694" w:type="dxa"/>
            <w:vMerge/>
          </w:tcPr>
          <w:p w14:paraId="1EBAC541" w14:textId="77777777" w:rsidR="00F25BF8" w:rsidRPr="00F25BF8" w:rsidRDefault="00F25BF8" w:rsidP="00F25BF8">
            <w:pPr>
              <w:contextualSpacing/>
              <w:jc w:val="center"/>
              <w:rPr>
                <w:sz w:val="20"/>
              </w:rPr>
            </w:pPr>
          </w:p>
        </w:tc>
        <w:tc>
          <w:tcPr>
            <w:tcW w:w="3600" w:type="dxa"/>
            <w:vMerge/>
          </w:tcPr>
          <w:p w14:paraId="7E2E0D06"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800" w:type="dxa"/>
            <w:vMerge/>
          </w:tcPr>
          <w:p w14:paraId="47B6AB25"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080" w:type="dxa"/>
          </w:tcPr>
          <w:p w14:paraId="45D08FF8" w14:textId="77777777" w:rsidR="00F25BF8" w:rsidRPr="00F25BF8" w:rsidRDefault="00F25BF8" w:rsidP="00F25BF8">
            <w:pPr>
              <w:contextualSpacing/>
              <w:jc w:val="center"/>
              <w:rPr>
                <w:rFonts w:cs="Times New Roman"/>
                <w:sz w:val="20"/>
              </w:rPr>
            </w:pPr>
            <w:r w:rsidRPr="00F25BF8">
              <w:rPr>
                <w:rFonts w:cs="Times New Roman"/>
                <w:sz w:val="20"/>
              </w:rPr>
              <w:t>Reason1</w:t>
            </w:r>
          </w:p>
        </w:tc>
        <w:tc>
          <w:tcPr>
            <w:tcW w:w="1080" w:type="dxa"/>
          </w:tcPr>
          <w:p w14:paraId="6D2FFBA7" w14:textId="77777777" w:rsidR="00F25BF8" w:rsidRPr="00F25BF8" w:rsidRDefault="00F25BF8" w:rsidP="00F25BF8">
            <w:pPr>
              <w:contextualSpacing/>
              <w:jc w:val="center"/>
              <w:rPr>
                <w:rFonts w:cs="Times New Roman"/>
                <w:sz w:val="20"/>
              </w:rPr>
            </w:pPr>
            <w:r w:rsidRPr="00F25BF8">
              <w:rPr>
                <w:rFonts w:cs="Times New Roman"/>
                <w:sz w:val="20"/>
              </w:rPr>
              <w:t>Reason 2</w:t>
            </w:r>
          </w:p>
        </w:tc>
      </w:tr>
      <w:tr w:rsidR="00F25BF8" w:rsidRPr="00F25BF8" w14:paraId="0A1B6AF8" w14:textId="77777777" w:rsidTr="00F25BF8">
        <w:trPr>
          <w:trHeight w:val="20"/>
          <w:jc w:val="center"/>
        </w:trPr>
        <w:tc>
          <w:tcPr>
            <w:tcW w:w="694" w:type="dxa"/>
          </w:tcPr>
          <w:p w14:paraId="0470F0B8"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3600" w:type="dxa"/>
          </w:tcPr>
          <w:p w14:paraId="7BCF62E9"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fence</w:t>
            </w:r>
          </w:p>
        </w:tc>
        <w:tc>
          <w:tcPr>
            <w:tcW w:w="1800" w:type="dxa"/>
          </w:tcPr>
          <w:p w14:paraId="5E127AF4"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fenceyr</w:t>
            </w:r>
          </w:p>
        </w:tc>
        <w:tc>
          <w:tcPr>
            <w:tcW w:w="1080" w:type="dxa"/>
          </w:tcPr>
          <w:p w14:paraId="0603DBA7"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fencersn1</w:t>
            </w:r>
          </w:p>
        </w:tc>
        <w:tc>
          <w:tcPr>
            <w:tcW w:w="1080" w:type="dxa"/>
          </w:tcPr>
          <w:p w14:paraId="5D0E568E"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fencersn2</w:t>
            </w:r>
          </w:p>
        </w:tc>
      </w:tr>
      <w:tr w:rsidR="00F25BF8" w:rsidRPr="00F25BF8" w14:paraId="602481AD" w14:textId="77777777" w:rsidTr="00F25BF8">
        <w:trPr>
          <w:trHeight w:val="20"/>
          <w:jc w:val="center"/>
        </w:trPr>
        <w:tc>
          <w:tcPr>
            <w:tcW w:w="694" w:type="dxa"/>
          </w:tcPr>
          <w:p w14:paraId="58E3565A" w14:textId="77777777" w:rsidR="00F25BF8" w:rsidRPr="00F25BF8" w:rsidRDefault="00F25BF8" w:rsidP="00F25BF8">
            <w:pPr>
              <w:contextualSpacing/>
              <w:jc w:val="center"/>
              <w:rPr>
                <w:sz w:val="20"/>
              </w:rPr>
            </w:pPr>
            <w:r w:rsidRPr="00F25BF8">
              <w:rPr>
                <w:sz w:val="20"/>
              </w:rPr>
              <w:t>1</w:t>
            </w:r>
          </w:p>
        </w:tc>
        <w:tc>
          <w:tcPr>
            <w:tcW w:w="3600" w:type="dxa"/>
          </w:tcPr>
          <w:p w14:paraId="2474A59F" w14:textId="77777777" w:rsidR="00F25BF8" w:rsidRPr="00F25BF8" w:rsidRDefault="00F25BF8" w:rsidP="00F25BF8">
            <w:pPr>
              <w:contextualSpacing/>
              <w:jc w:val="center"/>
              <w:rPr>
                <w:sz w:val="20"/>
              </w:rPr>
            </w:pPr>
          </w:p>
        </w:tc>
        <w:tc>
          <w:tcPr>
            <w:tcW w:w="1800" w:type="dxa"/>
          </w:tcPr>
          <w:p w14:paraId="2A027FF5" w14:textId="77777777" w:rsidR="00F25BF8" w:rsidRPr="00F25BF8" w:rsidRDefault="00F25BF8" w:rsidP="00F25BF8">
            <w:pPr>
              <w:contextualSpacing/>
              <w:jc w:val="center"/>
              <w:rPr>
                <w:sz w:val="20"/>
              </w:rPr>
            </w:pPr>
          </w:p>
        </w:tc>
        <w:tc>
          <w:tcPr>
            <w:tcW w:w="1080" w:type="dxa"/>
          </w:tcPr>
          <w:p w14:paraId="3CF3A083" w14:textId="77777777" w:rsidR="00F25BF8" w:rsidRPr="00F25BF8" w:rsidRDefault="00F25BF8" w:rsidP="00F25BF8">
            <w:pPr>
              <w:contextualSpacing/>
              <w:jc w:val="center"/>
              <w:rPr>
                <w:sz w:val="20"/>
              </w:rPr>
            </w:pPr>
          </w:p>
        </w:tc>
        <w:tc>
          <w:tcPr>
            <w:tcW w:w="1080" w:type="dxa"/>
          </w:tcPr>
          <w:p w14:paraId="69619881" w14:textId="77777777" w:rsidR="00F25BF8" w:rsidRPr="00F25BF8" w:rsidRDefault="00F25BF8" w:rsidP="00F25BF8">
            <w:pPr>
              <w:contextualSpacing/>
              <w:jc w:val="center"/>
              <w:rPr>
                <w:sz w:val="20"/>
              </w:rPr>
            </w:pPr>
          </w:p>
        </w:tc>
      </w:tr>
      <w:tr w:rsidR="00F25BF8" w:rsidRPr="00F25BF8" w14:paraId="06D1D7A3" w14:textId="77777777" w:rsidTr="00F25BF8">
        <w:trPr>
          <w:trHeight w:val="20"/>
          <w:jc w:val="center"/>
        </w:trPr>
        <w:tc>
          <w:tcPr>
            <w:tcW w:w="694" w:type="dxa"/>
          </w:tcPr>
          <w:p w14:paraId="738FAA81" w14:textId="77777777" w:rsidR="00F25BF8" w:rsidRPr="00F25BF8" w:rsidRDefault="00F25BF8" w:rsidP="00F25BF8">
            <w:pPr>
              <w:contextualSpacing/>
              <w:jc w:val="center"/>
              <w:rPr>
                <w:sz w:val="20"/>
              </w:rPr>
            </w:pPr>
            <w:r w:rsidRPr="00F25BF8">
              <w:rPr>
                <w:sz w:val="20"/>
              </w:rPr>
              <w:t>2</w:t>
            </w:r>
          </w:p>
        </w:tc>
        <w:tc>
          <w:tcPr>
            <w:tcW w:w="3600" w:type="dxa"/>
          </w:tcPr>
          <w:p w14:paraId="698CFCD7" w14:textId="77777777" w:rsidR="00F25BF8" w:rsidRPr="00F25BF8" w:rsidRDefault="00F25BF8" w:rsidP="00F25BF8">
            <w:pPr>
              <w:contextualSpacing/>
              <w:jc w:val="center"/>
              <w:rPr>
                <w:sz w:val="20"/>
              </w:rPr>
            </w:pPr>
          </w:p>
        </w:tc>
        <w:tc>
          <w:tcPr>
            <w:tcW w:w="1800" w:type="dxa"/>
          </w:tcPr>
          <w:p w14:paraId="60CCA62F" w14:textId="77777777" w:rsidR="00F25BF8" w:rsidRPr="00F25BF8" w:rsidRDefault="00F25BF8" w:rsidP="00F25BF8">
            <w:pPr>
              <w:contextualSpacing/>
              <w:jc w:val="center"/>
              <w:rPr>
                <w:sz w:val="20"/>
              </w:rPr>
            </w:pPr>
          </w:p>
        </w:tc>
        <w:tc>
          <w:tcPr>
            <w:tcW w:w="1080" w:type="dxa"/>
          </w:tcPr>
          <w:p w14:paraId="2610505D" w14:textId="77777777" w:rsidR="00F25BF8" w:rsidRPr="00F25BF8" w:rsidRDefault="00F25BF8" w:rsidP="00F25BF8">
            <w:pPr>
              <w:contextualSpacing/>
              <w:jc w:val="center"/>
              <w:rPr>
                <w:sz w:val="20"/>
              </w:rPr>
            </w:pPr>
          </w:p>
        </w:tc>
        <w:tc>
          <w:tcPr>
            <w:tcW w:w="1080" w:type="dxa"/>
          </w:tcPr>
          <w:p w14:paraId="5AE7B9DA" w14:textId="77777777" w:rsidR="00F25BF8" w:rsidRPr="00F25BF8" w:rsidRDefault="00F25BF8" w:rsidP="00F25BF8">
            <w:pPr>
              <w:contextualSpacing/>
              <w:jc w:val="center"/>
              <w:rPr>
                <w:sz w:val="20"/>
              </w:rPr>
            </w:pPr>
          </w:p>
        </w:tc>
      </w:tr>
      <w:tr w:rsidR="00F25BF8" w:rsidRPr="00F25BF8" w14:paraId="79270035" w14:textId="77777777" w:rsidTr="00F25BF8">
        <w:trPr>
          <w:trHeight w:val="20"/>
          <w:jc w:val="center"/>
        </w:trPr>
        <w:tc>
          <w:tcPr>
            <w:tcW w:w="694" w:type="dxa"/>
          </w:tcPr>
          <w:p w14:paraId="3B4A29DC" w14:textId="77777777" w:rsidR="00F25BF8" w:rsidRPr="00F25BF8" w:rsidRDefault="00F25BF8" w:rsidP="00F25BF8">
            <w:pPr>
              <w:contextualSpacing/>
              <w:jc w:val="center"/>
              <w:rPr>
                <w:sz w:val="20"/>
              </w:rPr>
            </w:pPr>
            <w:r w:rsidRPr="00F25BF8">
              <w:rPr>
                <w:sz w:val="20"/>
              </w:rPr>
              <w:t>3</w:t>
            </w:r>
          </w:p>
        </w:tc>
        <w:tc>
          <w:tcPr>
            <w:tcW w:w="3600" w:type="dxa"/>
          </w:tcPr>
          <w:p w14:paraId="2734A5C1" w14:textId="77777777" w:rsidR="00F25BF8" w:rsidRPr="00F25BF8" w:rsidRDefault="00F25BF8" w:rsidP="00F25BF8">
            <w:pPr>
              <w:contextualSpacing/>
              <w:jc w:val="center"/>
              <w:rPr>
                <w:sz w:val="20"/>
              </w:rPr>
            </w:pPr>
          </w:p>
        </w:tc>
        <w:tc>
          <w:tcPr>
            <w:tcW w:w="1800" w:type="dxa"/>
          </w:tcPr>
          <w:p w14:paraId="29C7A5DF" w14:textId="77777777" w:rsidR="00F25BF8" w:rsidRPr="00F25BF8" w:rsidRDefault="00F25BF8" w:rsidP="00F25BF8">
            <w:pPr>
              <w:contextualSpacing/>
              <w:jc w:val="center"/>
              <w:rPr>
                <w:sz w:val="20"/>
              </w:rPr>
            </w:pPr>
          </w:p>
        </w:tc>
        <w:tc>
          <w:tcPr>
            <w:tcW w:w="1080" w:type="dxa"/>
          </w:tcPr>
          <w:p w14:paraId="6B331DCC" w14:textId="77777777" w:rsidR="00F25BF8" w:rsidRPr="00F25BF8" w:rsidRDefault="00F25BF8" w:rsidP="00F25BF8">
            <w:pPr>
              <w:contextualSpacing/>
              <w:jc w:val="center"/>
              <w:rPr>
                <w:sz w:val="20"/>
              </w:rPr>
            </w:pPr>
          </w:p>
        </w:tc>
        <w:tc>
          <w:tcPr>
            <w:tcW w:w="1080" w:type="dxa"/>
          </w:tcPr>
          <w:p w14:paraId="230B0762" w14:textId="77777777" w:rsidR="00F25BF8" w:rsidRPr="00F25BF8" w:rsidRDefault="00F25BF8" w:rsidP="00F25BF8">
            <w:pPr>
              <w:contextualSpacing/>
              <w:jc w:val="center"/>
              <w:rPr>
                <w:sz w:val="20"/>
              </w:rPr>
            </w:pPr>
          </w:p>
        </w:tc>
      </w:tr>
      <w:tr w:rsidR="00F25BF8" w:rsidRPr="00F25BF8" w14:paraId="789F015B" w14:textId="77777777" w:rsidTr="00F25BF8">
        <w:trPr>
          <w:trHeight w:val="20"/>
          <w:jc w:val="center"/>
        </w:trPr>
        <w:tc>
          <w:tcPr>
            <w:tcW w:w="694" w:type="dxa"/>
          </w:tcPr>
          <w:p w14:paraId="683FE7A3" w14:textId="77777777" w:rsidR="00F25BF8" w:rsidRPr="00F25BF8" w:rsidRDefault="00F25BF8" w:rsidP="00F25BF8">
            <w:pPr>
              <w:contextualSpacing/>
              <w:jc w:val="center"/>
              <w:rPr>
                <w:sz w:val="20"/>
              </w:rPr>
            </w:pPr>
            <w:r w:rsidRPr="00F25BF8">
              <w:rPr>
                <w:sz w:val="20"/>
              </w:rPr>
              <w:t>4</w:t>
            </w:r>
          </w:p>
        </w:tc>
        <w:tc>
          <w:tcPr>
            <w:tcW w:w="3600" w:type="dxa"/>
          </w:tcPr>
          <w:p w14:paraId="76A6581D" w14:textId="77777777" w:rsidR="00F25BF8" w:rsidRPr="00F25BF8" w:rsidRDefault="00F25BF8" w:rsidP="00F25BF8">
            <w:pPr>
              <w:contextualSpacing/>
              <w:jc w:val="center"/>
              <w:rPr>
                <w:sz w:val="20"/>
              </w:rPr>
            </w:pPr>
          </w:p>
        </w:tc>
        <w:tc>
          <w:tcPr>
            <w:tcW w:w="1800" w:type="dxa"/>
          </w:tcPr>
          <w:p w14:paraId="668F530F" w14:textId="77777777" w:rsidR="00F25BF8" w:rsidRPr="00F25BF8" w:rsidRDefault="00F25BF8" w:rsidP="00F25BF8">
            <w:pPr>
              <w:contextualSpacing/>
              <w:jc w:val="center"/>
              <w:rPr>
                <w:sz w:val="20"/>
              </w:rPr>
            </w:pPr>
          </w:p>
        </w:tc>
        <w:tc>
          <w:tcPr>
            <w:tcW w:w="1080" w:type="dxa"/>
          </w:tcPr>
          <w:p w14:paraId="2372507A" w14:textId="77777777" w:rsidR="00F25BF8" w:rsidRPr="00F25BF8" w:rsidRDefault="00F25BF8" w:rsidP="00F25BF8">
            <w:pPr>
              <w:contextualSpacing/>
              <w:jc w:val="center"/>
              <w:rPr>
                <w:sz w:val="20"/>
              </w:rPr>
            </w:pPr>
          </w:p>
        </w:tc>
        <w:tc>
          <w:tcPr>
            <w:tcW w:w="1080" w:type="dxa"/>
          </w:tcPr>
          <w:p w14:paraId="73860C9E" w14:textId="77777777" w:rsidR="00F25BF8" w:rsidRPr="00F25BF8" w:rsidRDefault="00F25BF8" w:rsidP="00F25BF8">
            <w:pPr>
              <w:contextualSpacing/>
              <w:jc w:val="center"/>
              <w:rPr>
                <w:sz w:val="20"/>
              </w:rPr>
            </w:pPr>
          </w:p>
        </w:tc>
      </w:tr>
      <w:tr w:rsidR="00F25BF8" w:rsidRPr="00F25BF8" w14:paraId="4C46A192" w14:textId="77777777" w:rsidTr="00F25BF8">
        <w:trPr>
          <w:trHeight w:val="20"/>
          <w:jc w:val="center"/>
        </w:trPr>
        <w:tc>
          <w:tcPr>
            <w:tcW w:w="694" w:type="dxa"/>
          </w:tcPr>
          <w:p w14:paraId="0703F8EC" w14:textId="77777777" w:rsidR="00F25BF8" w:rsidRPr="00F25BF8" w:rsidRDefault="00F25BF8" w:rsidP="00F25BF8">
            <w:pPr>
              <w:contextualSpacing/>
              <w:jc w:val="center"/>
              <w:rPr>
                <w:sz w:val="20"/>
              </w:rPr>
            </w:pPr>
            <w:r w:rsidRPr="00F25BF8">
              <w:rPr>
                <w:sz w:val="20"/>
              </w:rPr>
              <w:t>5</w:t>
            </w:r>
          </w:p>
        </w:tc>
        <w:tc>
          <w:tcPr>
            <w:tcW w:w="3600" w:type="dxa"/>
          </w:tcPr>
          <w:p w14:paraId="3E7128C3" w14:textId="77777777" w:rsidR="00F25BF8" w:rsidRPr="00F25BF8" w:rsidRDefault="00F25BF8" w:rsidP="00F25BF8">
            <w:pPr>
              <w:contextualSpacing/>
              <w:jc w:val="center"/>
              <w:rPr>
                <w:sz w:val="20"/>
              </w:rPr>
            </w:pPr>
          </w:p>
        </w:tc>
        <w:tc>
          <w:tcPr>
            <w:tcW w:w="1800" w:type="dxa"/>
          </w:tcPr>
          <w:p w14:paraId="16358F11" w14:textId="77777777" w:rsidR="00F25BF8" w:rsidRPr="00F25BF8" w:rsidRDefault="00F25BF8" w:rsidP="00F25BF8">
            <w:pPr>
              <w:contextualSpacing/>
              <w:jc w:val="center"/>
              <w:rPr>
                <w:sz w:val="20"/>
              </w:rPr>
            </w:pPr>
          </w:p>
        </w:tc>
        <w:tc>
          <w:tcPr>
            <w:tcW w:w="1080" w:type="dxa"/>
          </w:tcPr>
          <w:p w14:paraId="1FBE4AEE" w14:textId="77777777" w:rsidR="00F25BF8" w:rsidRPr="00F25BF8" w:rsidRDefault="00F25BF8" w:rsidP="00F25BF8">
            <w:pPr>
              <w:contextualSpacing/>
              <w:jc w:val="center"/>
              <w:rPr>
                <w:sz w:val="20"/>
              </w:rPr>
            </w:pPr>
          </w:p>
        </w:tc>
        <w:tc>
          <w:tcPr>
            <w:tcW w:w="1080" w:type="dxa"/>
          </w:tcPr>
          <w:p w14:paraId="624D5870" w14:textId="77777777" w:rsidR="00F25BF8" w:rsidRPr="00F25BF8" w:rsidRDefault="00F25BF8" w:rsidP="00F25BF8">
            <w:pPr>
              <w:contextualSpacing/>
              <w:jc w:val="center"/>
              <w:rPr>
                <w:sz w:val="20"/>
              </w:rPr>
            </w:pPr>
          </w:p>
        </w:tc>
      </w:tr>
      <w:tr w:rsidR="00F25BF8" w:rsidRPr="00F25BF8" w14:paraId="0A075DF4" w14:textId="77777777" w:rsidTr="00F25BF8">
        <w:trPr>
          <w:trHeight w:val="20"/>
          <w:jc w:val="center"/>
        </w:trPr>
        <w:tc>
          <w:tcPr>
            <w:tcW w:w="694" w:type="dxa"/>
          </w:tcPr>
          <w:p w14:paraId="4CB1328F" w14:textId="77777777" w:rsidR="00F25BF8" w:rsidRPr="00F25BF8" w:rsidRDefault="00F25BF8" w:rsidP="00F25BF8">
            <w:pPr>
              <w:contextualSpacing/>
              <w:jc w:val="center"/>
              <w:rPr>
                <w:sz w:val="20"/>
              </w:rPr>
            </w:pPr>
            <w:r w:rsidRPr="00F25BF8">
              <w:rPr>
                <w:sz w:val="20"/>
              </w:rPr>
              <w:t>6</w:t>
            </w:r>
          </w:p>
        </w:tc>
        <w:tc>
          <w:tcPr>
            <w:tcW w:w="3600" w:type="dxa"/>
          </w:tcPr>
          <w:p w14:paraId="44ED6D98" w14:textId="77777777" w:rsidR="00F25BF8" w:rsidRPr="00F25BF8" w:rsidRDefault="00F25BF8" w:rsidP="00F25BF8">
            <w:pPr>
              <w:contextualSpacing/>
              <w:jc w:val="center"/>
              <w:rPr>
                <w:sz w:val="20"/>
              </w:rPr>
            </w:pPr>
          </w:p>
        </w:tc>
        <w:tc>
          <w:tcPr>
            <w:tcW w:w="1800" w:type="dxa"/>
          </w:tcPr>
          <w:p w14:paraId="63922B4C" w14:textId="77777777" w:rsidR="00F25BF8" w:rsidRPr="00F25BF8" w:rsidRDefault="00F25BF8" w:rsidP="00F25BF8">
            <w:pPr>
              <w:contextualSpacing/>
              <w:jc w:val="center"/>
              <w:rPr>
                <w:sz w:val="20"/>
              </w:rPr>
            </w:pPr>
          </w:p>
        </w:tc>
        <w:tc>
          <w:tcPr>
            <w:tcW w:w="1080" w:type="dxa"/>
          </w:tcPr>
          <w:p w14:paraId="7993DC98" w14:textId="77777777" w:rsidR="00F25BF8" w:rsidRPr="00F25BF8" w:rsidRDefault="00F25BF8" w:rsidP="00F25BF8">
            <w:pPr>
              <w:contextualSpacing/>
              <w:jc w:val="center"/>
              <w:rPr>
                <w:sz w:val="20"/>
              </w:rPr>
            </w:pPr>
          </w:p>
        </w:tc>
        <w:tc>
          <w:tcPr>
            <w:tcW w:w="1080" w:type="dxa"/>
          </w:tcPr>
          <w:p w14:paraId="3882B931" w14:textId="77777777" w:rsidR="00F25BF8" w:rsidRPr="00F25BF8" w:rsidRDefault="00F25BF8" w:rsidP="00F25BF8">
            <w:pPr>
              <w:contextualSpacing/>
              <w:jc w:val="center"/>
              <w:rPr>
                <w:sz w:val="20"/>
              </w:rPr>
            </w:pPr>
          </w:p>
        </w:tc>
      </w:tr>
      <w:tr w:rsidR="00F25BF8" w:rsidRPr="00F25BF8" w14:paraId="67BE3C58" w14:textId="77777777" w:rsidTr="00F25BF8">
        <w:trPr>
          <w:trHeight w:val="20"/>
          <w:jc w:val="center"/>
        </w:trPr>
        <w:tc>
          <w:tcPr>
            <w:tcW w:w="694" w:type="dxa"/>
          </w:tcPr>
          <w:p w14:paraId="57AC0240" w14:textId="77777777" w:rsidR="00F25BF8" w:rsidRPr="00F25BF8" w:rsidRDefault="00F25BF8" w:rsidP="00F25BF8">
            <w:pPr>
              <w:contextualSpacing/>
              <w:jc w:val="center"/>
              <w:rPr>
                <w:sz w:val="20"/>
              </w:rPr>
            </w:pPr>
            <w:r w:rsidRPr="00F25BF8">
              <w:rPr>
                <w:sz w:val="20"/>
              </w:rPr>
              <w:t>7</w:t>
            </w:r>
          </w:p>
        </w:tc>
        <w:tc>
          <w:tcPr>
            <w:tcW w:w="3600" w:type="dxa"/>
          </w:tcPr>
          <w:p w14:paraId="7CDF3C52" w14:textId="77777777" w:rsidR="00F25BF8" w:rsidRPr="00F25BF8" w:rsidRDefault="00F25BF8" w:rsidP="00F25BF8">
            <w:pPr>
              <w:contextualSpacing/>
              <w:jc w:val="center"/>
              <w:rPr>
                <w:sz w:val="20"/>
              </w:rPr>
            </w:pPr>
          </w:p>
        </w:tc>
        <w:tc>
          <w:tcPr>
            <w:tcW w:w="1800" w:type="dxa"/>
          </w:tcPr>
          <w:p w14:paraId="1B1A0549" w14:textId="77777777" w:rsidR="00F25BF8" w:rsidRPr="00F25BF8" w:rsidRDefault="00F25BF8" w:rsidP="00F25BF8">
            <w:pPr>
              <w:contextualSpacing/>
              <w:jc w:val="center"/>
              <w:rPr>
                <w:sz w:val="20"/>
              </w:rPr>
            </w:pPr>
          </w:p>
        </w:tc>
        <w:tc>
          <w:tcPr>
            <w:tcW w:w="1080" w:type="dxa"/>
          </w:tcPr>
          <w:p w14:paraId="50497FC9" w14:textId="77777777" w:rsidR="00F25BF8" w:rsidRPr="00F25BF8" w:rsidRDefault="00F25BF8" w:rsidP="00F25BF8">
            <w:pPr>
              <w:contextualSpacing/>
              <w:jc w:val="center"/>
              <w:rPr>
                <w:sz w:val="20"/>
              </w:rPr>
            </w:pPr>
          </w:p>
        </w:tc>
        <w:tc>
          <w:tcPr>
            <w:tcW w:w="1080" w:type="dxa"/>
          </w:tcPr>
          <w:p w14:paraId="2EB819B0" w14:textId="77777777" w:rsidR="00F25BF8" w:rsidRPr="00F25BF8" w:rsidRDefault="00F25BF8" w:rsidP="00F25BF8">
            <w:pPr>
              <w:contextualSpacing/>
              <w:jc w:val="center"/>
              <w:rPr>
                <w:sz w:val="20"/>
              </w:rPr>
            </w:pPr>
          </w:p>
        </w:tc>
      </w:tr>
      <w:tr w:rsidR="00F25BF8" w:rsidRPr="00F25BF8" w14:paraId="05699778" w14:textId="77777777" w:rsidTr="00F25BF8">
        <w:trPr>
          <w:trHeight w:val="20"/>
          <w:jc w:val="center"/>
        </w:trPr>
        <w:tc>
          <w:tcPr>
            <w:tcW w:w="694" w:type="dxa"/>
          </w:tcPr>
          <w:p w14:paraId="081DD9C8" w14:textId="77777777" w:rsidR="00F25BF8" w:rsidRPr="00F25BF8" w:rsidRDefault="00F25BF8" w:rsidP="00F25BF8">
            <w:pPr>
              <w:contextualSpacing/>
              <w:jc w:val="center"/>
              <w:rPr>
                <w:sz w:val="20"/>
              </w:rPr>
            </w:pPr>
            <w:r w:rsidRPr="00F25BF8">
              <w:rPr>
                <w:sz w:val="20"/>
              </w:rPr>
              <w:t>8</w:t>
            </w:r>
          </w:p>
        </w:tc>
        <w:tc>
          <w:tcPr>
            <w:tcW w:w="3600" w:type="dxa"/>
          </w:tcPr>
          <w:p w14:paraId="7C389103" w14:textId="77777777" w:rsidR="00F25BF8" w:rsidRPr="00F25BF8" w:rsidRDefault="00F25BF8" w:rsidP="00F25BF8">
            <w:pPr>
              <w:contextualSpacing/>
              <w:jc w:val="center"/>
              <w:rPr>
                <w:sz w:val="20"/>
              </w:rPr>
            </w:pPr>
          </w:p>
        </w:tc>
        <w:tc>
          <w:tcPr>
            <w:tcW w:w="1800" w:type="dxa"/>
          </w:tcPr>
          <w:p w14:paraId="21202B9C" w14:textId="77777777" w:rsidR="00F25BF8" w:rsidRPr="00F25BF8" w:rsidRDefault="00F25BF8" w:rsidP="00F25BF8">
            <w:pPr>
              <w:contextualSpacing/>
              <w:jc w:val="center"/>
              <w:rPr>
                <w:sz w:val="20"/>
              </w:rPr>
            </w:pPr>
          </w:p>
        </w:tc>
        <w:tc>
          <w:tcPr>
            <w:tcW w:w="1080" w:type="dxa"/>
          </w:tcPr>
          <w:p w14:paraId="6A35BB8A" w14:textId="77777777" w:rsidR="00F25BF8" w:rsidRPr="00F25BF8" w:rsidRDefault="00F25BF8" w:rsidP="00F25BF8">
            <w:pPr>
              <w:contextualSpacing/>
              <w:jc w:val="center"/>
              <w:rPr>
                <w:sz w:val="20"/>
              </w:rPr>
            </w:pPr>
          </w:p>
        </w:tc>
        <w:tc>
          <w:tcPr>
            <w:tcW w:w="1080" w:type="dxa"/>
          </w:tcPr>
          <w:p w14:paraId="2A687BFE" w14:textId="77777777" w:rsidR="00F25BF8" w:rsidRPr="00F25BF8" w:rsidRDefault="00F25BF8" w:rsidP="00F25BF8">
            <w:pPr>
              <w:contextualSpacing/>
              <w:jc w:val="center"/>
              <w:rPr>
                <w:sz w:val="20"/>
              </w:rPr>
            </w:pPr>
          </w:p>
        </w:tc>
      </w:tr>
      <w:tr w:rsidR="00F25BF8" w:rsidRPr="00F25BF8" w14:paraId="13D308AF" w14:textId="77777777" w:rsidTr="00F25BF8">
        <w:trPr>
          <w:trHeight w:val="20"/>
          <w:jc w:val="center"/>
        </w:trPr>
        <w:tc>
          <w:tcPr>
            <w:tcW w:w="694" w:type="dxa"/>
          </w:tcPr>
          <w:p w14:paraId="3EE4820D" w14:textId="77777777" w:rsidR="00F25BF8" w:rsidRPr="00F25BF8" w:rsidRDefault="00F25BF8" w:rsidP="00F25BF8">
            <w:pPr>
              <w:contextualSpacing/>
              <w:jc w:val="center"/>
              <w:rPr>
                <w:sz w:val="20"/>
              </w:rPr>
            </w:pPr>
            <w:r w:rsidRPr="00F25BF8">
              <w:rPr>
                <w:sz w:val="20"/>
              </w:rPr>
              <w:t>9</w:t>
            </w:r>
          </w:p>
        </w:tc>
        <w:tc>
          <w:tcPr>
            <w:tcW w:w="3600" w:type="dxa"/>
          </w:tcPr>
          <w:p w14:paraId="5F5E140C" w14:textId="77777777" w:rsidR="00F25BF8" w:rsidRPr="00F25BF8" w:rsidRDefault="00F25BF8" w:rsidP="00F25BF8">
            <w:pPr>
              <w:contextualSpacing/>
              <w:jc w:val="center"/>
              <w:rPr>
                <w:sz w:val="20"/>
              </w:rPr>
            </w:pPr>
          </w:p>
        </w:tc>
        <w:tc>
          <w:tcPr>
            <w:tcW w:w="1800" w:type="dxa"/>
          </w:tcPr>
          <w:p w14:paraId="3733FCB5" w14:textId="77777777" w:rsidR="00F25BF8" w:rsidRPr="00F25BF8" w:rsidRDefault="00F25BF8" w:rsidP="00F25BF8">
            <w:pPr>
              <w:contextualSpacing/>
              <w:jc w:val="center"/>
              <w:rPr>
                <w:sz w:val="20"/>
              </w:rPr>
            </w:pPr>
          </w:p>
        </w:tc>
        <w:tc>
          <w:tcPr>
            <w:tcW w:w="1080" w:type="dxa"/>
          </w:tcPr>
          <w:p w14:paraId="60727841" w14:textId="77777777" w:rsidR="00F25BF8" w:rsidRPr="00F25BF8" w:rsidRDefault="00F25BF8" w:rsidP="00F25BF8">
            <w:pPr>
              <w:contextualSpacing/>
              <w:jc w:val="center"/>
              <w:rPr>
                <w:sz w:val="20"/>
              </w:rPr>
            </w:pPr>
          </w:p>
        </w:tc>
        <w:tc>
          <w:tcPr>
            <w:tcW w:w="1080" w:type="dxa"/>
          </w:tcPr>
          <w:p w14:paraId="227C40EA" w14:textId="77777777" w:rsidR="00F25BF8" w:rsidRPr="00F25BF8" w:rsidRDefault="00F25BF8" w:rsidP="00F25BF8">
            <w:pPr>
              <w:contextualSpacing/>
              <w:jc w:val="center"/>
              <w:rPr>
                <w:sz w:val="20"/>
              </w:rPr>
            </w:pPr>
          </w:p>
        </w:tc>
      </w:tr>
      <w:tr w:rsidR="00F25BF8" w:rsidRPr="00F25BF8" w14:paraId="20094102" w14:textId="77777777" w:rsidTr="00F25BF8">
        <w:trPr>
          <w:trHeight w:val="20"/>
          <w:jc w:val="center"/>
        </w:trPr>
        <w:tc>
          <w:tcPr>
            <w:tcW w:w="694" w:type="dxa"/>
          </w:tcPr>
          <w:p w14:paraId="2200D37B" w14:textId="77777777" w:rsidR="00F25BF8" w:rsidRPr="00F25BF8" w:rsidRDefault="00F25BF8" w:rsidP="00F25BF8">
            <w:pPr>
              <w:contextualSpacing/>
              <w:jc w:val="center"/>
              <w:rPr>
                <w:sz w:val="20"/>
              </w:rPr>
            </w:pPr>
            <w:r w:rsidRPr="00F25BF8">
              <w:rPr>
                <w:sz w:val="20"/>
              </w:rPr>
              <w:t>10</w:t>
            </w:r>
          </w:p>
        </w:tc>
        <w:tc>
          <w:tcPr>
            <w:tcW w:w="3600" w:type="dxa"/>
          </w:tcPr>
          <w:p w14:paraId="14BDC81D" w14:textId="77777777" w:rsidR="00F25BF8" w:rsidRPr="00F25BF8" w:rsidRDefault="00F25BF8" w:rsidP="00F25BF8">
            <w:pPr>
              <w:contextualSpacing/>
              <w:jc w:val="center"/>
              <w:rPr>
                <w:sz w:val="20"/>
              </w:rPr>
            </w:pPr>
          </w:p>
        </w:tc>
        <w:tc>
          <w:tcPr>
            <w:tcW w:w="1800" w:type="dxa"/>
          </w:tcPr>
          <w:p w14:paraId="4FB2BD60" w14:textId="77777777" w:rsidR="00F25BF8" w:rsidRPr="00F25BF8" w:rsidRDefault="00F25BF8" w:rsidP="00F25BF8">
            <w:pPr>
              <w:contextualSpacing/>
              <w:jc w:val="center"/>
              <w:rPr>
                <w:sz w:val="20"/>
              </w:rPr>
            </w:pPr>
          </w:p>
        </w:tc>
        <w:tc>
          <w:tcPr>
            <w:tcW w:w="1080" w:type="dxa"/>
          </w:tcPr>
          <w:p w14:paraId="1717F899" w14:textId="77777777" w:rsidR="00F25BF8" w:rsidRPr="00F25BF8" w:rsidRDefault="00F25BF8" w:rsidP="00F25BF8">
            <w:pPr>
              <w:contextualSpacing/>
              <w:jc w:val="center"/>
              <w:rPr>
                <w:sz w:val="20"/>
              </w:rPr>
            </w:pPr>
          </w:p>
        </w:tc>
        <w:tc>
          <w:tcPr>
            <w:tcW w:w="1080" w:type="dxa"/>
          </w:tcPr>
          <w:p w14:paraId="0DA8CE91" w14:textId="77777777" w:rsidR="00F25BF8" w:rsidRPr="00F25BF8" w:rsidRDefault="00F25BF8" w:rsidP="00F25BF8">
            <w:pPr>
              <w:contextualSpacing/>
              <w:jc w:val="center"/>
              <w:rPr>
                <w:sz w:val="20"/>
              </w:rPr>
            </w:pPr>
          </w:p>
        </w:tc>
      </w:tr>
    </w:tbl>
    <w:p w14:paraId="1E0FA346" w14:textId="77777777" w:rsidR="00F25BF8" w:rsidRPr="00F25BF8" w:rsidRDefault="00F25BF8" w:rsidP="00F25BF8">
      <w:pPr>
        <w:spacing w:after="0" w:line="240" w:lineRule="auto"/>
        <w:contextualSpacing/>
        <w:rPr>
          <w:rFonts w:eastAsia="SimSun"/>
        </w:rPr>
      </w:pPr>
    </w:p>
    <w:tbl>
      <w:tblPr>
        <w:tblStyle w:val="TableGrid2"/>
        <w:tblW w:w="4320" w:type="dxa"/>
        <w:jc w:val="center"/>
        <w:tblCellMar>
          <w:left w:w="29" w:type="dxa"/>
          <w:right w:w="29" w:type="dxa"/>
        </w:tblCellMar>
        <w:tblLook w:val="04A0" w:firstRow="1" w:lastRow="0" w:firstColumn="1" w:lastColumn="0" w:noHBand="0" w:noVBand="1"/>
      </w:tblPr>
      <w:tblGrid>
        <w:gridCol w:w="4320"/>
      </w:tblGrid>
      <w:tr w:rsidR="00F25BF8" w:rsidRPr="00F25BF8" w14:paraId="2939DFD9" w14:textId="77777777" w:rsidTr="00F25BF8">
        <w:trPr>
          <w:jc w:val="center"/>
        </w:trPr>
        <w:tc>
          <w:tcPr>
            <w:tcW w:w="4320" w:type="dxa"/>
          </w:tcPr>
          <w:p w14:paraId="58F77B16"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Reasons (F2c,3c,4c,5c,6c,7c)</w:t>
            </w:r>
          </w:p>
        </w:tc>
      </w:tr>
      <w:tr w:rsidR="00F25BF8" w:rsidRPr="00F25BF8" w14:paraId="23ED85D9" w14:textId="77777777" w:rsidTr="00F25BF8">
        <w:trPr>
          <w:jc w:val="center"/>
        </w:trPr>
        <w:tc>
          <w:tcPr>
            <w:tcW w:w="4320" w:type="dxa"/>
          </w:tcPr>
          <w:p w14:paraId="2C4D4E0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1=More fertile for the soil  </w:t>
            </w:r>
          </w:p>
          <w:p w14:paraId="2CB7B70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2=Improve moisture</w:t>
            </w:r>
          </w:p>
          <w:p w14:paraId="1EF5D99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3=Substitute if crop fails  </w:t>
            </w:r>
          </w:p>
          <w:p w14:paraId="58A86ED5"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4=Prevent soil erosion</w:t>
            </w:r>
          </w:p>
          <w:p w14:paraId="50B0D57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5=Protect from floods </w:t>
            </w:r>
          </w:p>
          <w:p w14:paraId="2AF937C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6=Improve soil quality</w:t>
            </w:r>
            <w:r w:rsidRPr="00F25BF8">
              <w:rPr>
                <w:rFonts w:cs="Times New Roman"/>
                <w:sz w:val="20"/>
              </w:rPr>
              <w:tab/>
              <w:t xml:space="preserve">7=Improve crop yields </w:t>
            </w:r>
          </w:p>
          <w:p w14:paraId="35DCA993"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8=Strengthen claim to land</w:t>
            </w:r>
          </w:p>
          <w:p w14:paraId="6D624AA9"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9=Raise market value of land for later sale</w:t>
            </w:r>
          </w:p>
          <w:p w14:paraId="6ED7229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10=Strengthen ability to bequeath land to children</w:t>
            </w:r>
          </w:p>
          <w:p w14:paraId="4E55E12D"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11=Raise value of land to use as collateral </w:t>
            </w:r>
          </w:p>
          <w:p w14:paraId="4FAC66B8"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97=Other, specify</w:t>
            </w:r>
          </w:p>
        </w:tc>
      </w:tr>
    </w:tbl>
    <w:p w14:paraId="6A34A9F9" w14:textId="77777777" w:rsidR="00F25BF8" w:rsidRPr="00F25BF8" w:rsidRDefault="00F25BF8" w:rsidP="00F25BF8">
      <w:pPr>
        <w:spacing w:after="0" w:line="240" w:lineRule="auto"/>
        <w:contextualSpacing/>
        <w:rPr>
          <w:rFonts w:eastAsia="SimSun"/>
        </w:rPr>
      </w:pPr>
    </w:p>
    <w:p w14:paraId="0169B4FD" w14:textId="77777777" w:rsidR="00F25BF8" w:rsidRPr="00F25BF8" w:rsidRDefault="00F25BF8" w:rsidP="00F25BF8">
      <w:pPr>
        <w:spacing w:after="0" w:line="240" w:lineRule="auto"/>
        <w:contextualSpacing/>
        <w:rPr>
          <w:rFonts w:eastAsia="Times New Roman" w:cs="Times New Roman"/>
          <w:b/>
          <w:bCs/>
        </w:rPr>
      </w:pPr>
      <w:r w:rsidRPr="00F25BF8">
        <w:rPr>
          <w:rFonts w:eastAsia="SimSun"/>
        </w:rPr>
        <w:br w:type="page"/>
      </w:r>
      <w:r w:rsidRPr="00F25BF8">
        <w:rPr>
          <w:rFonts w:eastAsia="Times New Roman" w:cs="Times New Roman"/>
          <w:b/>
          <w:bCs/>
        </w:rPr>
        <w:lastRenderedPageBreak/>
        <w:t xml:space="preserve">SECTION G. TENURE STATUS </w:t>
      </w:r>
    </w:p>
    <w:p w14:paraId="4F51073B" w14:textId="77777777" w:rsidR="00F25BF8" w:rsidRPr="00F25BF8" w:rsidRDefault="00F25BF8" w:rsidP="00F25BF8">
      <w:pPr>
        <w:spacing w:after="0" w:line="240" w:lineRule="auto"/>
        <w:contextualSpacing/>
        <w:rPr>
          <w:rFonts w:eastAsia="SimSun"/>
        </w:rPr>
      </w:pPr>
    </w:p>
    <w:tbl>
      <w:tblPr>
        <w:tblStyle w:val="TableGrid2"/>
        <w:tblW w:w="15115" w:type="dxa"/>
        <w:jc w:val="center"/>
        <w:tblLayout w:type="fixed"/>
        <w:tblCellMar>
          <w:left w:w="29" w:type="dxa"/>
          <w:right w:w="29" w:type="dxa"/>
        </w:tblCellMar>
        <w:tblLook w:val="04A0" w:firstRow="1" w:lastRow="0" w:firstColumn="1" w:lastColumn="0" w:noHBand="0" w:noVBand="1"/>
      </w:tblPr>
      <w:tblGrid>
        <w:gridCol w:w="694"/>
        <w:gridCol w:w="1101"/>
        <w:gridCol w:w="1594"/>
        <w:gridCol w:w="1594"/>
        <w:gridCol w:w="1594"/>
        <w:gridCol w:w="1595"/>
        <w:gridCol w:w="1594"/>
        <w:gridCol w:w="1594"/>
        <w:gridCol w:w="1595"/>
        <w:gridCol w:w="1080"/>
        <w:gridCol w:w="1080"/>
      </w:tblGrid>
      <w:tr w:rsidR="00F25BF8" w:rsidRPr="00F25BF8" w14:paraId="21C8CC34" w14:textId="77777777" w:rsidTr="00F25BF8">
        <w:trPr>
          <w:trHeight w:val="20"/>
          <w:jc w:val="center"/>
        </w:trPr>
        <w:tc>
          <w:tcPr>
            <w:tcW w:w="694" w:type="dxa"/>
            <w:vMerge w:val="restart"/>
          </w:tcPr>
          <w:p w14:paraId="728F3A8C" w14:textId="77777777" w:rsidR="00F25BF8" w:rsidRPr="00F25BF8" w:rsidRDefault="00F25BF8" w:rsidP="00F25BF8">
            <w:pPr>
              <w:contextualSpacing/>
              <w:jc w:val="center"/>
              <w:rPr>
                <w:sz w:val="20"/>
              </w:rPr>
            </w:pPr>
            <w:r w:rsidRPr="00F25BF8">
              <w:rPr>
                <w:sz w:val="20"/>
              </w:rPr>
              <w:t>Field</w:t>
            </w:r>
          </w:p>
        </w:tc>
        <w:tc>
          <w:tcPr>
            <w:tcW w:w="1101" w:type="dxa"/>
            <w:vMerge w:val="restart"/>
          </w:tcPr>
          <w:p w14:paraId="7BC60989" w14:textId="77777777" w:rsidR="00F25BF8" w:rsidRPr="00F25BF8" w:rsidRDefault="00F25BF8" w:rsidP="00F25BF8">
            <w:pPr>
              <w:contextualSpacing/>
              <w:jc w:val="center"/>
              <w:rPr>
                <w:sz w:val="20"/>
              </w:rPr>
            </w:pPr>
            <w:r w:rsidRPr="00F25BF8">
              <w:rPr>
                <w:sz w:val="20"/>
              </w:rPr>
              <w:t>Field name</w:t>
            </w:r>
          </w:p>
        </w:tc>
        <w:tc>
          <w:tcPr>
            <w:tcW w:w="1594" w:type="dxa"/>
            <w:vMerge w:val="restart"/>
          </w:tcPr>
          <w:p w14:paraId="7768D68F" w14:textId="77777777" w:rsidR="00F25BF8" w:rsidRPr="00F25BF8" w:rsidRDefault="00F25BF8" w:rsidP="00F25BF8">
            <w:pPr>
              <w:contextualSpacing/>
              <w:jc w:val="center"/>
              <w:rPr>
                <w:rFonts w:cs="Times New Roman"/>
                <w:sz w:val="20"/>
              </w:rPr>
            </w:pPr>
            <w:r w:rsidRPr="00F25BF8">
              <w:rPr>
                <w:rFonts w:cs="Times New Roman"/>
                <w:sz w:val="20"/>
              </w:rPr>
              <w:t>G1. What is the tenure status of this field?</w:t>
            </w:r>
          </w:p>
          <w:p w14:paraId="0BFC2DA7" w14:textId="77777777" w:rsidR="00F25BF8" w:rsidRPr="00F25BF8" w:rsidRDefault="00F25BF8" w:rsidP="00F25BF8">
            <w:pPr>
              <w:contextualSpacing/>
              <w:jc w:val="center"/>
              <w:rPr>
                <w:rFonts w:cs="Times New Roman"/>
                <w:sz w:val="20"/>
              </w:rPr>
            </w:pPr>
            <w:r w:rsidRPr="00F25BF8">
              <w:rPr>
                <w:rFonts w:cs="Times New Roman"/>
                <w:sz w:val="20"/>
              </w:rPr>
              <w:t>1=State land</w:t>
            </w:r>
          </w:p>
          <w:p w14:paraId="64702354" w14:textId="77777777" w:rsidR="00F25BF8" w:rsidRPr="00F25BF8" w:rsidRDefault="00F25BF8" w:rsidP="00F25BF8">
            <w:pPr>
              <w:contextualSpacing/>
              <w:jc w:val="center"/>
              <w:rPr>
                <w:rFonts w:cs="Times New Roman"/>
                <w:sz w:val="20"/>
              </w:rPr>
            </w:pPr>
            <w:r w:rsidRPr="00F25BF8">
              <w:rPr>
                <w:rFonts w:cs="Times New Roman"/>
                <w:sz w:val="20"/>
              </w:rPr>
              <w:t>2=Former customary land converted to state land</w:t>
            </w:r>
          </w:p>
          <w:p w14:paraId="3D08282E" w14:textId="77777777" w:rsidR="00F25BF8" w:rsidRPr="00F25BF8" w:rsidRDefault="00F25BF8" w:rsidP="00F25BF8">
            <w:pPr>
              <w:contextualSpacing/>
              <w:jc w:val="center"/>
              <w:rPr>
                <w:rFonts w:cs="Times New Roman"/>
                <w:sz w:val="20"/>
              </w:rPr>
            </w:pPr>
            <w:r w:rsidRPr="00F25BF8">
              <w:rPr>
                <w:rFonts w:cs="Times New Roman"/>
                <w:sz w:val="20"/>
              </w:rPr>
              <w:t>3=Customary</w:t>
            </w:r>
          </w:p>
          <w:p w14:paraId="7CFA3E4E" w14:textId="77777777" w:rsidR="00F25BF8" w:rsidRPr="00F25BF8" w:rsidRDefault="00F25BF8" w:rsidP="00F25BF8">
            <w:pPr>
              <w:contextualSpacing/>
              <w:jc w:val="center"/>
              <w:rPr>
                <w:rFonts w:cs="Times New Roman"/>
                <w:sz w:val="20"/>
              </w:rPr>
            </w:pPr>
            <w:r w:rsidRPr="00F25BF8">
              <w:rPr>
                <w:rFonts w:cs="Times New Roman"/>
                <w:sz w:val="20"/>
              </w:rPr>
              <w:t>97=Other,specify</w:t>
            </w:r>
          </w:p>
          <w:p w14:paraId="27352F1F" w14:textId="77777777" w:rsidR="00F25BF8" w:rsidRPr="00F25BF8" w:rsidRDefault="00F25BF8" w:rsidP="00F25BF8">
            <w:pPr>
              <w:contextualSpacing/>
              <w:jc w:val="center"/>
              <w:rPr>
                <w:rFonts w:cs="Times New Roman"/>
                <w:sz w:val="20"/>
              </w:rPr>
            </w:pPr>
            <w:r w:rsidRPr="00F25BF8">
              <w:rPr>
                <w:rFonts w:cs="Times New Roman"/>
                <w:sz w:val="20"/>
              </w:rPr>
              <w:t>888=Don't know</w:t>
            </w:r>
          </w:p>
          <w:p w14:paraId="3E5D8A9C" w14:textId="77777777" w:rsidR="00F25BF8" w:rsidRPr="00F25BF8" w:rsidRDefault="00F25BF8" w:rsidP="00F25BF8">
            <w:pPr>
              <w:contextualSpacing/>
              <w:jc w:val="center"/>
              <w:rPr>
                <w:rFonts w:cs="Times New Roman"/>
                <w:sz w:val="20"/>
              </w:rPr>
            </w:pPr>
            <w:r w:rsidRPr="00F25BF8">
              <w:rPr>
                <w:rFonts w:cs="Times New Roman"/>
                <w:sz w:val="20"/>
              </w:rPr>
              <w:t>999=Prefer not to answer</w:t>
            </w:r>
          </w:p>
        </w:tc>
        <w:tc>
          <w:tcPr>
            <w:tcW w:w="1594" w:type="dxa"/>
            <w:vMerge w:val="restart"/>
          </w:tcPr>
          <w:p w14:paraId="259B4E0D" w14:textId="77777777" w:rsidR="00F25BF8" w:rsidRPr="00F25BF8" w:rsidRDefault="00F25BF8" w:rsidP="00F25BF8">
            <w:pPr>
              <w:contextualSpacing/>
              <w:jc w:val="center"/>
              <w:rPr>
                <w:rFonts w:cs="Times New Roman"/>
                <w:sz w:val="20"/>
              </w:rPr>
            </w:pPr>
            <w:r w:rsidRPr="00F25BF8">
              <w:rPr>
                <w:rFonts w:cs="Times New Roman"/>
                <w:sz w:val="20"/>
              </w:rPr>
              <w:t>G2. Do you or your household have any kind of paper documentation for this field?</w:t>
            </w:r>
          </w:p>
          <w:p w14:paraId="520E183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01C411D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59ECEB0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71012C6E" w14:textId="77777777" w:rsidR="00F25BF8" w:rsidRPr="00F25BF8" w:rsidRDefault="00F25BF8" w:rsidP="00F25BF8">
            <w:pPr>
              <w:contextualSpacing/>
              <w:jc w:val="center"/>
              <w:rPr>
                <w:rFonts w:cs="Times New Roman"/>
                <w:sz w:val="20"/>
              </w:rPr>
            </w:pPr>
            <w:r w:rsidRPr="00F25BF8">
              <w:rPr>
                <w:sz w:val="20"/>
              </w:rPr>
              <w:t>999=Prefer not to respond</w:t>
            </w:r>
          </w:p>
          <w:p w14:paraId="55127457" w14:textId="77777777" w:rsidR="00F25BF8" w:rsidRPr="00F25BF8" w:rsidRDefault="00F25BF8" w:rsidP="00F25BF8">
            <w:pPr>
              <w:contextualSpacing/>
              <w:jc w:val="center"/>
              <w:rPr>
                <w:rFonts w:cs="Times New Roman"/>
                <w:sz w:val="20"/>
              </w:rPr>
            </w:pPr>
            <w:r w:rsidRPr="00F25BF8">
              <w:rPr>
                <w:rFonts w:cs="Times New Roman"/>
                <w:sz w:val="20"/>
              </w:rPr>
              <w:t>If not 2,skip to G12</w:t>
            </w:r>
          </w:p>
        </w:tc>
        <w:tc>
          <w:tcPr>
            <w:tcW w:w="1594" w:type="dxa"/>
            <w:vMerge w:val="restart"/>
          </w:tcPr>
          <w:p w14:paraId="40061B87" w14:textId="77777777" w:rsidR="00F25BF8" w:rsidRPr="00F25BF8" w:rsidRDefault="00F25BF8" w:rsidP="00F25BF8">
            <w:pPr>
              <w:contextualSpacing/>
              <w:jc w:val="center"/>
              <w:rPr>
                <w:rFonts w:cs="Times New Roman"/>
                <w:sz w:val="20"/>
              </w:rPr>
            </w:pPr>
            <w:r w:rsidRPr="00F25BF8">
              <w:rPr>
                <w:rFonts w:cs="Times New Roman"/>
                <w:sz w:val="20"/>
              </w:rPr>
              <w:t>G3. What type of documentation does your household have for this field?</w:t>
            </w:r>
          </w:p>
          <w:p w14:paraId="455ACF6D" w14:textId="77777777" w:rsidR="00F25BF8" w:rsidRPr="00F25BF8" w:rsidRDefault="00F25BF8" w:rsidP="00F25BF8">
            <w:pPr>
              <w:contextualSpacing/>
              <w:jc w:val="center"/>
              <w:rPr>
                <w:rFonts w:cs="Times New Roman"/>
                <w:sz w:val="20"/>
              </w:rPr>
            </w:pPr>
            <w:r w:rsidRPr="00F25BF8">
              <w:rPr>
                <w:rFonts w:cs="Times New Roman"/>
                <w:sz w:val="20"/>
              </w:rPr>
              <w:t>See code below</w:t>
            </w:r>
          </w:p>
          <w:p w14:paraId="47D46A14" w14:textId="77777777" w:rsidR="00F25BF8" w:rsidRPr="00F25BF8" w:rsidRDefault="00F25BF8" w:rsidP="00F25BF8">
            <w:pPr>
              <w:contextualSpacing/>
              <w:jc w:val="center"/>
              <w:rPr>
                <w:rFonts w:cs="Times New Roman"/>
                <w:sz w:val="20"/>
              </w:rPr>
            </w:pPr>
            <w:r w:rsidRPr="00F25BF8">
              <w:rPr>
                <w:rFonts w:cs="Times New Roman"/>
                <w:sz w:val="20"/>
              </w:rPr>
              <w:t>If not 4, skip to G4</w:t>
            </w:r>
          </w:p>
        </w:tc>
        <w:tc>
          <w:tcPr>
            <w:tcW w:w="1595" w:type="dxa"/>
            <w:vMerge w:val="restart"/>
          </w:tcPr>
          <w:p w14:paraId="3AF6672B" w14:textId="77777777" w:rsidR="00F25BF8" w:rsidRPr="00F25BF8" w:rsidRDefault="00F25BF8" w:rsidP="00F25BF8">
            <w:pPr>
              <w:contextualSpacing/>
              <w:jc w:val="center"/>
              <w:rPr>
                <w:rFonts w:cs="Times New Roman"/>
                <w:sz w:val="20"/>
              </w:rPr>
            </w:pPr>
            <w:r w:rsidRPr="00F25BF8">
              <w:rPr>
                <w:rFonts w:cs="Times New Roman"/>
                <w:sz w:val="20"/>
              </w:rPr>
              <w:t>G3c. Who is this letter signed by?</w:t>
            </w:r>
          </w:p>
          <w:p w14:paraId="19E0B7A9" w14:textId="77777777" w:rsidR="00F25BF8" w:rsidRPr="00F25BF8" w:rsidRDefault="00F25BF8" w:rsidP="00F25BF8">
            <w:pPr>
              <w:contextualSpacing/>
              <w:jc w:val="center"/>
              <w:rPr>
                <w:rFonts w:cs="Times New Roman"/>
                <w:sz w:val="20"/>
              </w:rPr>
            </w:pPr>
            <w:r w:rsidRPr="00F25BF8">
              <w:rPr>
                <w:rFonts w:cs="Times New Roman"/>
                <w:sz w:val="20"/>
              </w:rPr>
              <w:t>1=Chief</w:t>
            </w:r>
          </w:p>
          <w:p w14:paraId="5CF29C78" w14:textId="77777777" w:rsidR="00F25BF8" w:rsidRPr="00F25BF8" w:rsidRDefault="00F25BF8" w:rsidP="00F25BF8">
            <w:pPr>
              <w:contextualSpacing/>
              <w:jc w:val="center"/>
              <w:rPr>
                <w:rFonts w:cs="Times New Roman"/>
                <w:sz w:val="20"/>
              </w:rPr>
            </w:pPr>
            <w:r w:rsidRPr="00F25BF8">
              <w:rPr>
                <w:rFonts w:cs="Times New Roman"/>
                <w:sz w:val="20"/>
              </w:rPr>
              <w:t>2=District Council</w:t>
            </w:r>
          </w:p>
          <w:p w14:paraId="62698BC5" w14:textId="77777777" w:rsidR="00F25BF8" w:rsidRPr="00F25BF8" w:rsidRDefault="00F25BF8" w:rsidP="00F25BF8">
            <w:pPr>
              <w:contextualSpacing/>
              <w:jc w:val="center"/>
              <w:rPr>
                <w:rFonts w:cs="Times New Roman"/>
                <w:sz w:val="20"/>
              </w:rPr>
            </w:pPr>
            <w:r w:rsidRPr="00F25BF8">
              <w:rPr>
                <w:rFonts w:cs="Times New Roman"/>
                <w:sz w:val="20"/>
              </w:rPr>
              <w:t>3=Both</w:t>
            </w:r>
          </w:p>
          <w:p w14:paraId="0623FF27" w14:textId="77777777" w:rsidR="00F25BF8" w:rsidRPr="00F25BF8" w:rsidRDefault="00F25BF8" w:rsidP="00F25BF8">
            <w:pPr>
              <w:contextualSpacing/>
              <w:jc w:val="center"/>
              <w:rPr>
                <w:rFonts w:cs="Times New Roman"/>
                <w:sz w:val="20"/>
              </w:rPr>
            </w:pPr>
            <w:r w:rsidRPr="00F25BF8">
              <w:rPr>
                <w:rFonts w:cs="Times New Roman"/>
                <w:sz w:val="20"/>
              </w:rPr>
              <w:t>888=Don't know</w:t>
            </w:r>
          </w:p>
          <w:p w14:paraId="2E0034F0" w14:textId="77777777" w:rsidR="00F25BF8" w:rsidRPr="00F25BF8" w:rsidRDefault="00F25BF8" w:rsidP="00F25BF8">
            <w:pPr>
              <w:contextualSpacing/>
              <w:jc w:val="center"/>
              <w:rPr>
                <w:rFonts w:cs="Times New Roman"/>
                <w:sz w:val="20"/>
              </w:rPr>
            </w:pPr>
            <w:r w:rsidRPr="00F25BF8">
              <w:rPr>
                <w:rFonts w:cs="Times New Roman"/>
                <w:sz w:val="20"/>
              </w:rPr>
              <w:t>999=Prefer not to answer</w:t>
            </w:r>
          </w:p>
        </w:tc>
        <w:tc>
          <w:tcPr>
            <w:tcW w:w="1594" w:type="dxa"/>
            <w:vMerge w:val="restart"/>
          </w:tcPr>
          <w:p w14:paraId="58FBB6C0" w14:textId="77777777" w:rsidR="00F25BF8" w:rsidRPr="00F25BF8" w:rsidRDefault="00F25BF8" w:rsidP="00F25BF8">
            <w:pPr>
              <w:contextualSpacing/>
              <w:jc w:val="center"/>
              <w:rPr>
                <w:rFonts w:cs="Times New Roman"/>
                <w:sz w:val="20"/>
              </w:rPr>
            </w:pPr>
            <w:r w:rsidRPr="00F25BF8">
              <w:rPr>
                <w:rFonts w:cs="Times New Roman"/>
                <w:sz w:val="20"/>
              </w:rPr>
              <w:t>G4. Which household members are listed on the documentation for this field?</w:t>
            </w:r>
          </w:p>
          <w:p w14:paraId="4B9EBC3D" w14:textId="77777777" w:rsidR="00F25BF8" w:rsidRPr="00F25BF8" w:rsidRDefault="00F25BF8" w:rsidP="00F25BF8">
            <w:pPr>
              <w:contextualSpacing/>
              <w:jc w:val="center"/>
              <w:rPr>
                <w:rFonts w:cs="Times New Roman"/>
                <w:sz w:val="20"/>
              </w:rPr>
            </w:pPr>
            <w:r w:rsidRPr="00F25BF8">
              <w:rPr>
                <w:rFonts w:cs="Times New Roman"/>
                <w:sz w:val="20"/>
              </w:rPr>
              <w:t>1=Husband only</w:t>
            </w:r>
          </w:p>
          <w:p w14:paraId="23A85DDB" w14:textId="77777777" w:rsidR="00F25BF8" w:rsidRPr="00F25BF8" w:rsidRDefault="00F25BF8" w:rsidP="00F25BF8">
            <w:pPr>
              <w:contextualSpacing/>
              <w:jc w:val="center"/>
              <w:rPr>
                <w:rFonts w:cs="Times New Roman"/>
                <w:sz w:val="20"/>
              </w:rPr>
            </w:pPr>
            <w:r w:rsidRPr="00F25BF8">
              <w:rPr>
                <w:rFonts w:cs="Times New Roman"/>
                <w:sz w:val="20"/>
              </w:rPr>
              <w:t>2=Wife only</w:t>
            </w:r>
          </w:p>
          <w:p w14:paraId="0D257167" w14:textId="77777777" w:rsidR="00F25BF8" w:rsidRPr="00F25BF8" w:rsidRDefault="00F25BF8" w:rsidP="00F25BF8">
            <w:pPr>
              <w:contextualSpacing/>
              <w:jc w:val="center"/>
              <w:rPr>
                <w:rFonts w:cs="Times New Roman"/>
                <w:sz w:val="20"/>
              </w:rPr>
            </w:pPr>
            <w:r w:rsidRPr="00F25BF8">
              <w:rPr>
                <w:rFonts w:cs="Times New Roman"/>
                <w:sz w:val="20"/>
              </w:rPr>
              <w:t>3=Husband and wire</w:t>
            </w:r>
          </w:p>
          <w:p w14:paraId="707C43E6" w14:textId="77777777" w:rsidR="00F25BF8" w:rsidRPr="00F25BF8" w:rsidRDefault="00F25BF8" w:rsidP="00F25BF8">
            <w:pPr>
              <w:contextualSpacing/>
              <w:jc w:val="center"/>
              <w:rPr>
                <w:rFonts w:cs="Times New Roman"/>
                <w:sz w:val="20"/>
              </w:rPr>
            </w:pPr>
            <w:r w:rsidRPr="00F25BF8">
              <w:rPr>
                <w:rFonts w:cs="Times New Roman"/>
                <w:sz w:val="20"/>
              </w:rPr>
              <w:t>4=Husband, wife and children</w:t>
            </w:r>
          </w:p>
          <w:p w14:paraId="6A45B355" w14:textId="77777777" w:rsidR="00F25BF8" w:rsidRPr="00F25BF8" w:rsidRDefault="00F25BF8" w:rsidP="00F25BF8">
            <w:pPr>
              <w:contextualSpacing/>
              <w:jc w:val="center"/>
              <w:rPr>
                <w:rFonts w:cs="Times New Roman"/>
                <w:sz w:val="20"/>
              </w:rPr>
            </w:pPr>
            <w:r w:rsidRPr="00F25BF8">
              <w:rPr>
                <w:rFonts w:cs="Times New Roman"/>
                <w:sz w:val="20"/>
              </w:rPr>
              <w:t>97=Other</w:t>
            </w:r>
          </w:p>
          <w:p w14:paraId="0EFDA98F" w14:textId="77777777" w:rsidR="00F25BF8" w:rsidRPr="00F25BF8" w:rsidRDefault="00F25BF8" w:rsidP="00F25BF8">
            <w:pPr>
              <w:contextualSpacing/>
              <w:jc w:val="center"/>
              <w:rPr>
                <w:rFonts w:cs="Times New Roman"/>
                <w:sz w:val="20"/>
              </w:rPr>
            </w:pPr>
            <w:r w:rsidRPr="00F25BF8">
              <w:rPr>
                <w:rFonts w:cs="Times New Roman"/>
                <w:sz w:val="20"/>
              </w:rPr>
              <w:t>Probe and code</w:t>
            </w:r>
          </w:p>
        </w:tc>
        <w:tc>
          <w:tcPr>
            <w:tcW w:w="1594" w:type="dxa"/>
            <w:vMerge w:val="restart"/>
          </w:tcPr>
          <w:p w14:paraId="345E9915" w14:textId="77777777" w:rsidR="00F25BF8" w:rsidRPr="00F25BF8" w:rsidRDefault="00F25BF8" w:rsidP="00F25BF8">
            <w:pPr>
              <w:contextualSpacing/>
              <w:jc w:val="center"/>
              <w:rPr>
                <w:rFonts w:cs="Times New Roman"/>
                <w:sz w:val="20"/>
              </w:rPr>
            </w:pPr>
            <w:r w:rsidRPr="00F25BF8">
              <w:rPr>
                <w:rFonts w:cs="Times New Roman"/>
                <w:sz w:val="20"/>
              </w:rPr>
              <w:t>G5. What year was this documentation obtained?</w:t>
            </w:r>
          </w:p>
        </w:tc>
        <w:tc>
          <w:tcPr>
            <w:tcW w:w="1595" w:type="dxa"/>
            <w:vMerge w:val="restart"/>
          </w:tcPr>
          <w:p w14:paraId="2C239512" w14:textId="77777777" w:rsidR="00F25BF8" w:rsidRPr="00F25BF8" w:rsidRDefault="00F25BF8" w:rsidP="00F25BF8">
            <w:pPr>
              <w:contextualSpacing/>
              <w:jc w:val="center"/>
              <w:rPr>
                <w:rFonts w:cs="Times New Roman"/>
                <w:sz w:val="20"/>
              </w:rPr>
            </w:pPr>
            <w:r w:rsidRPr="00F25BF8">
              <w:rPr>
                <w:rFonts w:cs="Times New Roman"/>
                <w:sz w:val="20"/>
              </w:rPr>
              <w:t>G6. Who facilitated obtaining this documentation?</w:t>
            </w:r>
          </w:p>
          <w:p w14:paraId="6C1A903B" w14:textId="77777777" w:rsidR="00F25BF8" w:rsidRPr="00F25BF8" w:rsidRDefault="00F25BF8" w:rsidP="00F25BF8">
            <w:pPr>
              <w:tabs>
                <w:tab w:val="left" w:pos="204"/>
                <w:tab w:val="center" w:pos="670"/>
              </w:tabs>
              <w:contextualSpacing/>
              <w:jc w:val="center"/>
              <w:rPr>
                <w:rFonts w:cs="Times New Roman"/>
                <w:sz w:val="20"/>
              </w:rPr>
            </w:pPr>
            <w:r w:rsidRPr="00F25BF8">
              <w:rPr>
                <w:rFonts w:cs="Times New Roman"/>
                <w:sz w:val="20"/>
              </w:rPr>
              <w:t>1=Headman</w:t>
            </w:r>
          </w:p>
          <w:p w14:paraId="521C0638" w14:textId="77777777" w:rsidR="00F25BF8" w:rsidRPr="00F25BF8" w:rsidRDefault="00F25BF8" w:rsidP="00F25BF8">
            <w:pPr>
              <w:contextualSpacing/>
              <w:jc w:val="center"/>
              <w:rPr>
                <w:rFonts w:cs="Times New Roman"/>
                <w:sz w:val="20"/>
              </w:rPr>
            </w:pPr>
            <w:r w:rsidRPr="00F25BF8">
              <w:rPr>
                <w:rFonts w:cs="Times New Roman"/>
                <w:sz w:val="20"/>
              </w:rPr>
              <w:t>2=Land Committee Member</w:t>
            </w:r>
          </w:p>
          <w:p w14:paraId="182763A5" w14:textId="77777777" w:rsidR="00F25BF8" w:rsidRPr="00F25BF8" w:rsidRDefault="00F25BF8" w:rsidP="00F25BF8">
            <w:pPr>
              <w:contextualSpacing/>
              <w:jc w:val="center"/>
              <w:rPr>
                <w:rFonts w:cs="Times New Roman"/>
                <w:sz w:val="20"/>
              </w:rPr>
            </w:pPr>
            <w:r w:rsidRPr="00F25BF8">
              <w:rPr>
                <w:rFonts w:cs="Times New Roman"/>
                <w:sz w:val="20"/>
              </w:rPr>
              <w:t>3=YGL</w:t>
            </w:r>
          </w:p>
          <w:p w14:paraId="3A26677D" w14:textId="77777777" w:rsidR="00F25BF8" w:rsidRPr="00F25BF8" w:rsidRDefault="00F25BF8" w:rsidP="00F25BF8">
            <w:pPr>
              <w:contextualSpacing/>
              <w:jc w:val="center"/>
              <w:rPr>
                <w:rFonts w:cs="Times New Roman"/>
                <w:sz w:val="20"/>
              </w:rPr>
            </w:pPr>
            <w:r w:rsidRPr="00F25BF8">
              <w:rPr>
                <w:rFonts w:cs="Times New Roman"/>
                <w:sz w:val="20"/>
              </w:rPr>
              <w:t>4=NGO</w:t>
            </w:r>
          </w:p>
          <w:p w14:paraId="6E5D093D" w14:textId="77777777" w:rsidR="00F25BF8" w:rsidRPr="00F25BF8" w:rsidRDefault="00F25BF8" w:rsidP="00F25BF8">
            <w:pPr>
              <w:contextualSpacing/>
              <w:jc w:val="center"/>
              <w:rPr>
                <w:rFonts w:cs="Times New Roman"/>
                <w:sz w:val="20"/>
              </w:rPr>
            </w:pPr>
            <w:r w:rsidRPr="00F25BF8">
              <w:rPr>
                <w:rFonts w:cs="Times New Roman"/>
                <w:sz w:val="20"/>
              </w:rPr>
              <w:t>5=Friend/relative</w:t>
            </w:r>
          </w:p>
          <w:p w14:paraId="02385968" w14:textId="77777777" w:rsidR="00F25BF8" w:rsidRPr="00F25BF8" w:rsidRDefault="00F25BF8" w:rsidP="00F25BF8">
            <w:pPr>
              <w:contextualSpacing/>
              <w:jc w:val="center"/>
              <w:rPr>
                <w:rFonts w:cs="Times New Roman"/>
                <w:sz w:val="20"/>
              </w:rPr>
            </w:pPr>
            <w:r w:rsidRPr="00F25BF8">
              <w:rPr>
                <w:rFonts w:cs="Times New Roman"/>
                <w:sz w:val="20"/>
              </w:rPr>
              <w:t>97=Other,specify</w:t>
            </w:r>
          </w:p>
          <w:p w14:paraId="46CAA227" w14:textId="77777777" w:rsidR="00F25BF8" w:rsidRPr="00F25BF8" w:rsidRDefault="00F25BF8" w:rsidP="00F25BF8">
            <w:pPr>
              <w:contextualSpacing/>
              <w:jc w:val="center"/>
              <w:rPr>
                <w:rFonts w:cs="Times New Roman"/>
                <w:sz w:val="20"/>
              </w:rPr>
            </w:pPr>
            <w:r w:rsidRPr="00F25BF8">
              <w:rPr>
                <w:rFonts w:cs="Times New Roman"/>
                <w:sz w:val="20"/>
              </w:rPr>
              <w:t>Probe and code</w:t>
            </w:r>
          </w:p>
        </w:tc>
        <w:tc>
          <w:tcPr>
            <w:tcW w:w="2160" w:type="dxa"/>
            <w:gridSpan w:val="2"/>
          </w:tcPr>
          <w:p w14:paraId="66BB94EC" w14:textId="77777777" w:rsidR="00F25BF8" w:rsidRPr="00F25BF8" w:rsidRDefault="00F25BF8" w:rsidP="00F25BF8">
            <w:pPr>
              <w:contextualSpacing/>
              <w:jc w:val="center"/>
              <w:rPr>
                <w:rFonts w:cs="Times New Roman"/>
                <w:sz w:val="20"/>
              </w:rPr>
            </w:pPr>
            <w:r w:rsidRPr="00F25BF8">
              <w:rPr>
                <w:rFonts w:cs="Times New Roman"/>
                <w:sz w:val="20"/>
              </w:rPr>
              <w:t>G7. Til present, please list the two most important benefits you have already experienced from having a customary certificate for this field?</w:t>
            </w:r>
          </w:p>
          <w:p w14:paraId="454D2203" w14:textId="77777777" w:rsidR="00F25BF8" w:rsidRPr="00F25BF8" w:rsidRDefault="00F25BF8" w:rsidP="00F25BF8">
            <w:pPr>
              <w:contextualSpacing/>
              <w:jc w:val="center"/>
              <w:rPr>
                <w:rFonts w:cs="Times New Roman"/>
                <w:sz w:val="20"/>
              </w:rPr>
            </w:pPr>
            <w:r w:rsidRPr="00F25BF8">
              <w:rPr>
                <w:rFonts w:cs="Times New Roman"/>
                <w:sz w:val="20"/>
              </w:rPr>
              <w:t>(See Code Below)</w:t>
            </w:r>
          </w:p>
          <w:p w14:paraId="3B1EA5BB" w14:textId="77777777" w:rsidR="00F25BF8" w:rsidRPr="00F25BF8" w:rsidRDefault="00F25BF8" w:rsidP="00F25BF8">
            <w:pPr>
              <w:contextualSpacing/>
              <w:jc w:val="center"/>
              <w:rPr>
                <w:rFonts w:cs="Times New Roman"/>
                <w:sz w:val="20"/>
              </w:rPr>
            </w:pPr>
          </w:p>
        </w:tc>
      </w:tr>
      <w:tr w:rsidR="00F25BF8" w:rsidRPr="00F25BF8" w14:paraId="4814BB67" w14:textId="77777777" w:rsidTr="00F25BF8">
        <w:trPr>
          <w:trHeight w:val="20"/>
          <w:jc w:val="center"/>
        </w:trPr>
        <w:tc>
          <w:tcPr>
            <w:tcW w:w="694" w:type="dxa"/>
            <w:vMerge/>
          </w:tcPr>
          <w:p w14:paraId="2F4EB57E" w14:textId="77777777" w:rsidR="00F25BF8" w:rsidRPr="00F25BF8" w:rsidRDefault="00F25BF8" w:rsidP="00F25BF8">
            <w:pPr>
              <w:contextualSpacing/>
              <w:jc w:val="center"/>
              <w:rPr>
                <w:sz w:val="20"/>
              </w:rPr>
            </w:pPr>
          </w:p>
        </w:tc>
        <w:tc>
          <w:tcPr>
            <w:tcW w:w="1101" w:type="dxa"/>
            <w:vMerge/>
          </w:tcPr>
          <w:p w14:paraId="79956B00" w14:textId="77777777" w:rsidR="00F25BF8" w:rsidRPr="00F25BF8" w:rsidRDefault="00F25BF8" w:rsidP="00F25BF8">
            <w:pPr>
              <w:contextualSpacing/>
              <w:jc w:val="center"/>
              <w:rPr>
                <w:sz w:val="20"/>
              </w:rPr>
            </w:pPr>
          </w:p>
        </w:tc>
        <w:tc>
          <w:tcPr>
            <w:tcW w:w="1594" w:type="dxa"/>
            <w:vMerge/>
          </w:tcPr>
          <w:p w14:paraId="7436E319"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594" w:type="dxa"/>
            <w:vMerge/>
          </w:tcPr>
          <w:p w14:paraId="78B318E9"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594" w:type="dxa"/>
            <w:vMerge/>
          </w:tcPr>
          <w:p w14:paraId="09CF92F7"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595" w:type="dxa"/>
            <w:vMerge/>
          </w:tcPr>
          <w:p w14:paraId="7B45CBFE"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594" w:type="dxa"/>
            <w:vMerge/>
          </w:tcPr>
          <w:p w14:paraId="3FAFCD4E"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594" w:type="dxa"/>
            <w:vMerge/>
          </w:tcPr>
          <w:p w14:paraId="5663F0E4"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595" w:type="dxa"/>
            <w:vMerge/>
          </w:tcPr>
          <w:p w14:paraId="531D4693" w14:textId="77777777" w:rsidR="00F25BF8" w:rsidRPr="00F25BF8" w:rsidRDefault="00F25BF8" w:rsidP="00F25BF8">
            <w:pPr>
              <w:contextualSpacing/>
              <w:jc w:val="center"/>
              <w:rPr>
                <w:rFonts w:cs="Times New Roman"/>
                <w:sz w:val="20"/>
              </w:rPr>
            </w:pPr>
          </w:p>
        </w:tc>
        <w:tc>
          <w:tcPr>
            <w:tcW w:w="1080" w:type="dxa"/>
          </w:tcPr>
          <w:p w14:paraId="252956E3" w14:textId="77777777" w:rsidR="00F25BF8" w:rsidRPr="00F25BF8" w:rsidRDefault="00F25BF8" w:rsidP="00F25BF8">
            <w:pPr>
              <w:contextualSpacing/>
              <w:jc w:val="center"/>
              <w:rPr>
                <w:rFonts w:cs="Times New Roman"/>
                <w:sz w:val="20"/>
              </w:rPr>
            </w:pPr>
            <w:r w:rsidRPr="00F25BF8">
              <w:rPr>
                <w:rFonts w:cs="Times New Roman"/>
                <w:sz w:val="20"/>
              </w:rPr>
              <w:t>Benefit1</w:t>
            </w:r>
          </w:p>
        </w:tc>
        <w:tc>
          <w:tcPr>
            <w:tcW w:w="1080" w:type="dxa"/>
          </w:tcPr>
          <w:p w14:paraId="3DF70201" w14:textId="77777777" w:rsidR="00F25BF8" w:rsidRPr="00F25BF8" w:rsidRDefault="00F25BF8" w:rsidP="00F25BF8">
            <w:pPr>
              <w:contextualSpacing/>
              <w:jc w:val="center"/>
              <w:rPr>
                <w:rFonts w:cs="Times New Roman"/>
                <w:sz w:val="20"/>
              </w:rPr>
            </w:pPr>
            <w:r w:rsidRPr="00F25BF8">
              <w:rPr>
                <w:rFonts w:cs="Times New Roman"/>
                <w:sz w:val="20"/>
              </w:rPr>
              <w:t>Benefit 2</w:t>
            </w:r>
          </w:p>
        </w:tc>
      </w:tr>
      <w:tr w:rsidR="00F25BF8" w:rsidRPr="00F25BF8" w14:paraId="5056CB20" w14:textId="77777777" w:rsidTr="00F25BF8">
        <w:trPr>
          <w:trHeight w:val="20"/>
          <w:jc w:val="center"/>
        </w:trPr>
        <w:tc>
          <w:tcPr>
            <w:tcW w:w="694" w:type="dxa"/>
          </w:tcPr>
          <w:p w14:paraId="5E662C7E"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101" w:type="dxa"/>
          </w:tcPr>
          <w:p w14:paraId="10C5C1F5" w14:textId="77777777" w:rsidR="00F25BF8" w:rsidRPr="00F25BF8" w:rsidRDefault="00F25BF8" w:rsidP="00F25BF8">
            <w:pPr>
              <w:kinsoku w:val="0"/>
              <w:overflowPunct w:val="0"/>
              <w:autoSpaceDE w:val="0"/>
              <w:autoSpaceDN w:val="0"/>
              <w:adjustRightInd w:val="0"/>
              <w:ind w:right="54"/>
              <w:contextualSpacing/>
              <w:jc w:val="center"/>
              <w:rPr>
                <w:rFonts w:cs="Times New Roman"/>
                <w:b/>
                <w:bCs/>
                <w:spacing w:val="1"/>
                <w:w w:val="105"/>
                <w:sz w:val="18"/>
                <w:szCs w:val="18"/>
              </w:rPr>
            </w:pPr>
            <w:r w:rsidRPr="00F25BF8">
              <w:rPr>
                <w:rFonts w:cs="Times New Roman"/>
                <w:b/>
                <w:bCs/>
                <w:spacing w:val="1"/>
                <w:w w:val="105"/>
                <w:sz w:val="18"/>
                <w:szCs w:val="18"/>
              </w:rPr>
              <w:t>f_nickname</w:t>
            </w:r>
          </w:p>
        </w:tc>
        <w:tc>
          <w:tcPr>
            <w:tcW w:w="1594" w:type="dxa"/>
          </w:tcPr>
          <w:p w14:paraId="0DAE81DD"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tenurestatus</w:t>
            </w:r>
          </w:p>
        </w:tc>
        <w:tc>
          <w:tcPr>
            <w:tcW w:w="1594" w:type="dxa"/>
          </w:tcPr>
          <w:p w14:paraId="7AB8B50D"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paperdoc</w:t>
            </w:r>
          </w:p>
        </w:tc>
        <w:tc>
          <w:tcPr>
            <w:tcW w:w="1594" w:type="dxa"/>
          </w:tcPr>
          <w:p w14:paraId="1B06B5A7"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document</w:t>
            </w:r>
          </w:p>
        </w:tc>
        <w:tc>
          <w:tcPr>
            <w:tcW w:w="1595" w:type="dxa"/>
          </w:tcPr>
          <w:p w14:paraId="6B7379F1"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docsign</w:t>
            </w:r>
          </w:p>
        </w:tc>
        <w:tc>
          <w:tcPr>
            <w:tcW w:w="1594" w:type="dxa"/>
          </w:tcPr>
          <w:p w14:paraId="481A0E2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decument_mem</w:t>
            </w:r>
          </w:p>
        </w:tc>
        <w:tc>
          <w:tcPr>
            <w:tcW w:w="1594" w:type="dxa"/>
          </w:tcPr>
          <w:p w14:paraId="2A9EEFD3"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document_yr</w:t>
            </w:r>
          </w:p>
        </w:tc>
        <w:tc>
          <w:tcPr>
            <w:tcW w:w="1595" w:type="dxa"/>
          </w:tcPr>
          <w:p w14:paraId="2E6347D2"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document_help</w:t>
            </w:r>
          </w:p>
        </w:tc>
        <w:tc>
          <w:tcPr>
            <w:tcW w:w="1080" w:type="dxa"/>
          </w:tcPr>
          <w:p w14:paraId="31C718C9"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certificate_ben1</w:t>
            </w:r>
          </w:p>
        </w:tc>
        <w:tc>
          <w:tcPr>
            <w:tcW w:w="1080" w:type="dxa"/>
          </w:tcPr>
          <w:p w14:paraId="3E0E9429"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certificate_ben2</w:t>
            </w:r>
          </w:p>
        </w:tc>
      </w:tr>
      <w:tr w:rsidR="00F25BF8" w:rsidRPr="00F25BF8" w14:paraId="068872BC" w14:textId="77777777" w:rsidTr="00F25BF8">
        <w:trPr>
          <w:trHeight w:val="20"/>
          <w:jc w:val="center"/>
        </w:trPr>
        <w:tc>
          <w:tcPr>
            <w:tcW w:w="694" w:type="dxa"/>
          </w:tcPr>
          <w:p w14:paraId="2CBB697C" w14:textId="77777777" w:rsidR="00F25BF8" w:rsidRPr="00F25BF8" w:rsidRDefault="00F25BF8" w:rsidP="00F25BF8">
            <w:pPr>
              <w:contextualSpacing/>
              <w:jc w:val="center"/>
              <w:rPr>
                <w:sz w:val="20"/>
              </w:rPr>
            </w:pPr>
            <w:r w:rsidRPr="00F25BF8">
              <w:rPr>
                <w:sz w:val="20"/>
              </w:rPr>
              <w:t>1</w:t>
            </w:r>
          </w:p>
        </w:tc>
        <w:tc>
          <w:tcPr>
            <w:tcW w:w="1101" w:type="dxa"/>
          </w:tcPr>
          <w:p w14:paraId="2CCA923D" w14:textId="77777777" w:rsidR="00F25BF8" w:rsidRPr="00F25BF8" w:rsidRDefault="00F25BF8" w:rsidP="00F25BF8">
            <w:pPr>
              <w:contextualSpacing/>
              <w:jc w:val="center"/>
              <w:rPr>
                <w:sz w:val="20"/>
              </w:rPr>
            </w:pPr>
          </w:p>
        </w:tc>
        <w:tc>
          <w:tcPr>
            <w:tcW w:w="1594" w:type="dxa"/>
          </w:tcPr>
          <w:p w14:paraId="7258FFFB" w14:textId="77777777" w:rsidR="00F25BF8" w:rsidRPr="00F25BF8" w:rsidRDefault="00F25BF8" w:rsidP="00F25BF8">
            <w:pPr>
              <w:contextualSpacing/>
              <w:jc w:val="center"/>
              <w:rPr>
                <w:sz w:val="20"/>
              </w:rPr>
            </w:pPr>
          </w:p>
        </w:tc>
        <w:tc>
          <w:tcPr>
            <w:tcW w:w="1594" w:type="dxa"/>
          </w:tcPr>
          <w:p w14:paraId="5B612782" w14:textId="77777777" w:rsidR="00F25BF8" w:rsidRPr="00F25BF8" w:rsidRDefault="00F25BF8" w:rsidP="00F25BF8">
            <w:pPr>
              <w:contextualSpacing/>
              <w:jc w:val="center"/>
              <w:rPr>
                <w:sz w:val="20"/>
              </w:rPr>
            </w:pPr>
          </w:p>
        </w:tc>
        <w:tc>
          <w:tcPr>
            <w:tcW w:w="1594" w:type="dxa"/>
          </w:tcPr>
          <w:p w14:paraId="393592A6" w14:textId="77777777" w:rsidR="00F25BF8" w:rsidRPr="00F25BF8" w:rsidRDefault="00F25BF8" w:rsidP="00F25BF8">
            <w:pPr>
              <w:contextualSpacing/>
              <w:jc w:val="center"/>
              <w:rPr>
                <w:sz w:val="20"/>
              </w:rPr>
            </w:pPr>
          </w:p>
        </w:tc>
        <w:tc>
          <w:tcPr>
            <w:tcW w:w="1595" w:type="dxa"/>
          </w:tcPr>
          <w:p w14:paraId="5747BDC6" w14:textId="77777777" w:rsidR="00F25BF8" w:rsidRPr="00F25BF8" w:rsidRDefault="00F25BF8" w:rsidP="00F25BF8">
            <w:pPr>
              <w:contextualSpacing/>
              <w:jc w:val="center"/>
              <w:rPr>
                <w:sz w:val="20"/>
              </w:rPr>
            </w:pPr>
          </w:p>
        </w:tc>
        <w:tc>
          <w:tcPr>
            <w:tcW w:w="1594" w:type="dxa"/>
          </w:tcPr>
          <w:p w14:paraId="76483C1A" w14:textId="77777777" w:rsidR="00F25BF8" w:rsidRPr="00F25BF8" w:rsidRDefault="00F25BF8" w:rsidP="00F25BF8">
            <w:pPr>
              <w:contextualSpacing/>
              <w:jc w:val="center"/>
              <w:rPr>
                <w:sz w:val="20"/>
              </w:rPr>
            </w:pPr>
          </w:p>
        </w:tc>
        <w:tc>
          <w:tcPr>
            <w:tcW w:w="1594" w:type="dxa"/>
          </w:tcPr>
          <w:p w14:paraId="4C36B638" w14:textId="77777777" w:rsidR="00F25BF8" w:rsidRPr="00F25BF8" w:rsidRDefault="00F25BF8" w:rsidP="00F25BF8">
            <w:pPr>
              <w:contextualSpacing/>
              <w:jc w:val="center"/>
              <w:rPr>
                <w:sz w:val="20"/>
              </w:rPr>
            </w:pPr>
          </w:p>
        </w:tc>
        <w:tc>
          <w:tcPr>
            <w:tcW w:w="1595" w:type="dxa"/>
          </w:tcPr>
          <w:p w14:paraId="69F95716" w14:textId="77777777" w:rsidR="00F25BF8" w:rsidRPr="00F25BF8" w:rsidRDefault="00F25BF8" w:rsidP="00F25BF8">
            <w:pPr>
              <w:contextualSpacing/>
              <w:jc w:val="center"/>
              <w:rPr>
                <w:sz w:val="20"/>
              </w:rPr>
            </w:pPr>
          </w:p>
        </w:tc>
        <w:tc>
          <w:tcPr>
            <w:tcW w:w="1080" w:type="dxa"/>
          </w:tcPr>
          <w:p w14:paraId="1D8ED18B" w14:textId="77777777" w:rsidR="00F25BF8" w:rsidRPr="00F25BF8" w:rsidRDefault="00F25BF8" w:rsidP="00F25BF8">
            <w:pPr>
              <w:contextualSpacing/>
              <w:jc w:val="center"/>
              <w:rPr>
                <w:sz w:val="20"/>
              </w:rPr>
            </w:pPr>
          </w:p>
        </w:tc>
        <w:tc>
          <w:tcPr>
            <w:tcW w:w="1080" w:type="dxa"/>
          </w:tcPr>
          <w:p w14:paraId="0B098037" w14:textId="77777777" w:rsidR="00F25BF8" w:rsidRPr="00F25BF8" w:rsidRDefault="00F25BF8" w:rsidP="00F25BF8">
            <w:pPr>
              <w:contextualSpacing/>
              <w:jc w:val="center"/>
              <w:rPr>
                <w:sz w:val="20"/>
              </w:rPr>
            </w:pPr>
          </w:p>
        </w:tc>
      </w:tr>
      <w:tr w:rsidR="00F25BF8" w:rsidRPr="00F25BF8" w14:paraId="20D9C94C" w14:textId="77777777" w:rsidTr="00F25BF8">
        <w:trPr>
          <w:trHeight w:val="20"/>
          <w:jc w:val="center"/>
        </w:trPr>
        <w:tc>
          <w:tcPr>
            <w:tcW w:w="694" w:type="dxa"/>
          </w:tcPr>
          <w:p w14:paraId="3BA644FA" w14:textId="77777777" w:rsidR="00F25BF8" w:rsidRPr="00F25BF8" w:rsidRDefault="00F25BF8" w:rsidP="00F25BF8">
            <w:pPr>
              <w:contextualSpacing/>
              <w:jc w:val="center"/>
              <w:rPr>
                <w:sz w:val="20"/>
              </w:rPr>
            </w:pPr>
            <w:r w:rsidRPr="00F25BF8">
              <w:rPr>
                <w:sz w:val="20"/>
              </w:rPr>
              <w:t>2</w:t>
            </w:r>
          </w:p>
        </w:tc>
        <w:tc>
          <w:tcPr>
            <w:tcW w:w="1101" w:type="dxa"/>
          </w:tcPr>
          <w:p w14:paraId="74B10AE0" w14:textId="77777777" w:rsidR="00F25BF8" w:rsidRPr="00F25BF8" w:rsidRDefault="00F25BF8" w:rsidP="00F25BF8">
            <w:pPr>
              <w:contextualSpacing/>
              <w:jc w:val="center"/>
              <w:rPr>
                <w:sz w:val="20"/>
              </w:rPr>
            </w:pPr>
          </w:p>
        </w:tc>
        <w:tc>
          <w:tcPr>
            <w:tcW w:w="1594" w:type="dxa"/>
          </w:tcPr>
          <w:p w14:paraId="46FB2E55" w14:textId="77777777" w:rsidR="00F25BF8" w:rsidRPr="00F25BF8" w:rsidRDefault="00F25BF8" w:rsidP="00F25BF8">
            <w:pPr>
              <w:contextualSpacing/>
              <w:jc w:val="center"/>
              <w:rPr>
                <w:sz w:val="20"/>
              </w:rPr>
            </w:pPr>
          </w:p>
        </w:tc>
        <w:tc>
          <w:tcPr>
            <w:tcW w:w="1594" w:type="dxa"/>
          </w:tcPr>
          <w:p w14:paraId="2D2D4F91" w14:textId="77777777" w:rsidR="00F25BF8" w:rsidRPr="00F25BF8" w:rsidRDefault="00F25BF8" w:rsidP="00F25BF8">
            <w:pPr>
              <w:contextualSpacing/>
              <w:jc w:val="center"/>
              <w:rPr>
                <w:sz w:val="20"/>
              </w:rPr>
            </w:pPr>
          </w:p>
        </w:tc>
        <w:tc>
          <w:tcPr>
            <w:tcW w:w="1594" w:type="dxa"/>
          </w:tcPr>
          <w:p w14:paraId="3E523B9A" w14:textId="77777777" w:rsidR="00F25BF8" w:rsidRPr="00F25BF8" w:rsidRDefault="00F25BF8" w:rsidP="00F25BF8">
            <w:pPr>
              <w:contextualSpacing/>
              <w:jc w:val="center"/>
              <w:rPr>
                <w:sz w:val="20"/>
              </w:rPr>
            </w:pPr>
          </w:p>
        </w:tc>
        <w:tc>
          <w:tcPr>
            <w:tcW w:w="1595" w:type="dxa"/>
          </w:tcPr>
          <w:p w14:paraId="73C5592F" w14:textId="77777777" w:rsidR="00F25BF8" w:rsidRPr="00F25BF8" w:rsidRDefault="00F25BF8" w:rsidP="00F25BF8">
            <w:pPr>
              <w:contextualSpacing/>
              <w:jc w:val="center"/>
              <w:rPr>
                <w:sz w:val="20"/>
              </w:rPr>
            </w:pPr>
          </w:p>
        </w:tc>
        <w:tc>
          <w:tcPr>
            <w:tcW w:w="1594" w:type="dxa"/>
          </w:tcPr>
          <w:p w14:paraId="74FB62E5" w14:textId="77777777" w:rsidR="00F25BF8" w:rsidRPr="00F25BF8" w:rsidRDefault="00F25BF8" w:rsidP="00F25BF8">
            <w:pPr>
              <w:contextualSpacing/>
              <w:jc w:val="center"/>
              <w:rPr>
                <w:sz w:val="20"/>
              </w:rPr>
            </w:pPr>
          </w:p>
        </w:tc>
        <w:tc>
          <w:tcPr>
            <w:tcW w:w="1594" w:type="dxa"/>
          </w:tcPr>
          <w:p w14:paraId="6B0DF116" w14:textId="77777777" w:rsidR="00F25BF8" w:rsidRPr="00F25BF8" w:rsidRDefault="00F25BF8" w:rsidP="00F25BF8">
            <w:pPr>
              <w:contextualSpacing/>
              <w:jc w:val="center"/>
              <w:rPr>
                <w:sz w:val="20"/>
              </w:rPr>
            </w:pPr>
          </w:p>
        </w:tc>
        <w:tc>
          <w:tcPr>
            <w:tcW w:w="1595" w:type="dxa"/>
          </w:tcPr>
          <w:p w14:paraId="10E6C99D" w14:textId="77777777" w:rsidR="00F25BF8" w:rsidRPr="00F25BF8" w:rsidRDefault="00F25BF8" w:rsidP="00F25BF8">
            <w:pPr>
              <w:contextualSpacing/>
              <w:jc w:val="center"/>
              <w:rPr>
                <w:sz w:val="20"/>
              </w:rPr>
            </w:pPr>
          </w:p>
        </w:tc>
        <w:tc>
          <w:tcPr>
            <w:tcW w:w="1080" w:type="dxa"/>
          </w:tcPr>
          <w:p w14:paraId="00D13FD1" w14:textId="77777777" w:rsidR="00F25BF8" w:rsidRPr="00F25BF8" w:rsidRDefault="00F25BF8" w:rsidP="00F25BF8">
            <w:pPr>
              <w:contextualSpacing/>
              <w:jc w:val="center"/>
              <w:rPr>
                <w:sz w:val="20"/>
              </w:rPr>
            </w:pPr>
          </w:p>
        </w:tc>
        <w:tc>
          <w:tcPr>
            <w:tcW w:w="1080" w:type="dxa"/>
          </w:tcPr>
          <w:p w14:paraId="7689D5BE" w14:textId="77777777" w:rsidR="00F25BF8" w:rsidRPr="00F25BF8" w:rsidRDefault="00F25BF8" w:rsidP="00F25BF8">
            <w:pPr>
              <w:contextualSpacing/>
              <w:jc w:val="center"/>
              <w:rPr>
                <w:sz w:val="20"/>
              </w:rPr>
            </w:pPr>
          </w:p>
        </w:tc>
      </w:tr>
      <w:tr w:rsidR="00F25BF8" w:rsidRPr="00F25BF8" w14:paraId="482A7EE0" w14:textId="77777777" w:rsidTr="00F25BF8">
        <w:trPr>
          <w:trHeight w:val="20"/>
          <w:jc w:val="center"/>
        </w:trPr>
        <w:tc>
          <w:tcPr>
            <w:tcW w:w="694" w:type="dxa"/>
          </w:tcPr>
          <w:p w14:paraId="5E0C1D95" w14:textId="77777777" w:rsidR="00F25BF8" w:rsidRPr="00F25BF8" w:rsidRDefault="00F25BF8" w:rsidP="00F25BF8">
            <w:pPr>
              <w:contextualSpacing/>
              <w:jc w:val="center"/>
              <w:rPr>
                <w:sz w:val="20"/>
              </w:rPr>
            </w:pPr>
            <w:r w:rsidRPr="00F25BF8">
              <w:rPr>
                <w:sz w:val="20"/>
              </w:rPr>
              <w:t>3</w:t>
            </w:r>
          </w:p>
        </w:tc>
        <w:tc>
          <w:tcPr>
            <w:tcW w:w="1101" w:type="dxa"/>
          </w:tcPr>
          <w:p w14:paraId="11D7C715" w14:textId="77777777" w:rsidR="00F25BF8" w:rsidRPr="00F25BF8" w:rsidRDefault="00F25BF8" w:rsidP="00F25BF8">
            <w:pPr>
              <w:contextualSpacing/>
              <w:jc w:val="center"/>
              <w:rPr>
                <w:sz w:val="20"/>
              </w:rPr>
            </w:pPr>
          </w:p>
        </w:tc>
        <w:tc>
          <w:tcPr>
            <w:tcW w:w="1594" w:type="dxa"/>
          </w:tcPr>
          <w:p w14:paraId="1DFD1DF7" w14:textId="77777777" w:rsidR="00F25BF8" w:rsidRPr="00F25BF8" w:rsidRDefault="00F25BF8" w:rsidP="00F25BF8">
            <w:pPr>
              <w:contextualSpacing/>
              <w:jc w:val="center"/>
              <w:rPr>
                <w:sz w:val="20"/>
              </w:rPr>
            </w:pPr>
          </w:p>
        </w:tc>
        <w:tc>
          <w:tcPr>
            <w:tcW w:w="1594" w:type="dxa"/>
          </w:tcPr>
          <w:p w14:paraId="12733C17" w14:textId="77777777" w:rsidR="00F25BF8" w:rsidRPr="00F25BF8" w:rsidRDefault="00F25BF8" w:rsidP="00F25BF8">
            <w:pPr>
              <w:contextualSpacing/>
              <w:jc w:val="center"/>
              <w:rPr>
                <w:sz w:val="20"/>
              </w:rPr>
            </w:pPr>
          </w:p>
        </w:tc>
        <w:tc>
          <w:tcPr>
            <w:tcW w:w="1594" w:type="dxa"/>
          </w:tcPr>
          <w:p w14:paraId="69D4EA09" w14:textId="77777777" w:rsidR="00F25BF8" w:rsidRPr="00F25BF8" w:rsidRDefault="00F25BF8" w:rsidP="00F25BF8">
            <w:pPr>
              <w:contextualSpacing/>
              <w:jc w:val="center"/>
              <w:rPr>
                <w:sz w:val="20"/>
              </w:rPr>
            </w:pPr>
          </w:p>
        </w:tc>
        <w:tc>
          <w:tcPr>
            <w:tcW w:w="1595" w:type="dxa"/>
          </w:tcPr>
          <w:p w14:paraId="28235781" w14:textId="77777777" w:rsidR="00F25BF8" w:rsidRPr="00F25BF8" w:rsidRDefault="00F25BF8" w:rsidP="00F25BF8">
            <w:pPr>
              <w:contextualSpacing/>
              <w:jc w:val="center"/>
              <w:rPr>
                <w:sz w:val="20"/>
              </w:rPr>
            </w:pPr>
          </w:p>
        </w:tc>
        <w:tc>
          <w:tcPr>
            <w:tcW w:w="1594" w:type="dxa"/>
          </w:tcPr>
          <w:p w14:paraId="6EE0A97B" w14:textId="77777777" w:rsidR="00F25BF8" w:rsidRPr="00F25BF8" w:rsidRDefault="00F25BF8" w:rsidP="00F25BF8">
            <w:pPr>
              <w:contextualSpacing/>
              <w:jc w:val="center"/>
              <w:rPr>
                <w:sz w:val="20"/>
              </w:rPr>
            </w:pPr>
          </w:p>
        </w:tc>
        <w:tc>
          <w:tcPr>
            <w:tcW w:w="1594" w:type="dxa"/>
          </w:tcPr>
          <w:p w14:paraId="3BD2C7AC" w14:textId="77777777" w:rsidR="00F25BF8" w:rsidRPr="00F25BF8" w:rsidRDefault="00F25BF8" w:rsidP="00F25BF8">
            <w:pPr>
              <w:contextualSpacing/>
              <w:jc w:val="center"/>
              <w:rPr>
                <w:sz w:val="20"/>
              </w:rPr>
            </w:pPr>
          </w:p>
        </w:tc>
        <w:tc>
          <w:tcPr>
            <w:tcW w:w="1595" w:type="dxa"/>
          </w:tcPr>
          <w:p w14:paraId="2042F238" w14:textId="77777777" w:rsidR="00F25BF8" w:rsidRPr="00F25BF8" w:rsidRDefault="00F25BF8" w:rsidP="00F25BF8">
            <w:pPr>
              <w:contextualSpacing/>
              <w:jc w:val="center"/>
              <w:rPr>
                <w:sz w:val="20"/>
              </w:rPr>
            </w:pPr>
          </w:p>
        </w:tc>
        <w:tc>
          <w:tcPr>
            <w:tcW w:w="1080" w:type="dxa"/>
          </w:tcPr>
          <w:p w14:paraId="435314ED" w14:textId="77777777" w:rsidR="00F25BF8" w:rsidRPr="00F25BF8" w:rsidRDefault="00F25BF8" w:rsidP="00F25BF8">
            <w:pPr>
              <w:contextualSpacing/>
              <w:jc w:val="center"/>
              <w:rPr>
                <w:sz w:val="20"/>
              </w:rPr>
            </w:pPr>
          </w:p>
        </w:tc>
        <w:tc>
          <w:tcPr>
            <w:tcW w:w="1080" w:type="dxa"/>
          </w:tcPr>
          <w:p w14:paraId="6556A5FB" w14:textId="77777777" w:rsidR="00F25BF8" w:rsidRPr="00F25BF8" w:rsidRDefault="00F25BF8" w:rsidP="00F25BF8">
            <w:pPr>
              <w:contextualSpacing/>
              <w:jc w:val="center"/>
              <w:rPr>
                <w:sz w:val="20"/>
              </w:rPr>
            </w:pPr>
          </w:p>
        </w:tc>
      </w:tr>
      <w:tr w:rsidR="00F25BF8" w:rsidRPr="00F25BF8" w14:paraId="3FB68C0E" w14:textId="77777777" w:rsidTr="00F25BF8">
        <w:trPr>
          <w:trHeight w:val="20"/>
          <w:jc w:val="center"/>
        </w:trPr>
        <w:tc>
          <w:tcPr>
            <w:tcW w:w="694" w:type="dxa"/>
          </w:tcPr>
          <w:p w14:paraId="21523869" w14:textId="77777777" w:rsidR="00F25BF8" w:rsidRPr="00F25BF8" w:rsidRDefault="00F25BF8" w:rsidP="00F25BF8">
            <w:pPr>
              <w:contextualSpacing/>
              <w:jc w:val="center"/>
              <w:rPr>
                <w:sz w:val="20"/>
              </w:rPr>
            </w:pPr>
            <w:r w:rsidRPr="00F25BF8">
              <w:rPr>
                <w:sz w:val="20"/>
              </w:rPr>
              <w:t>4</w:t>
            </w:r>
          </w:p>
        </w:tc>
        <w:tc>
          <w:tcPr>
            <w:tcW w:w="1101" w:type="dxa"/>
          </w:tcPr>
          <w:p w14:paraId="6A4AD03C" w14:textId="77777777" w:rsidR="00F25BF8" w:rsidRPr="00F25BF8" w:rsidRDefault="00F25BF8" w:rsidP="00F25BF8">
            <w:pPr>
              <w:contextualSpacing/>
              <w:jc w:val="center"/>
              <w:rPr>
                <w:sz w:val="20"/>
              </w:rPr>
            </w:pPr>
          </w:p>
        </w:tc>
        <w:tc>
          <w:tcPr>
            <w:tcW w:w="1594" w:type="dxa"/>
          </w:tcPr>
          <w:p w14:paraId="5323818F" w14:textId="77777777" w:rsidR="00F25BF8" w:rsidRPr="00F25BF8" w:rsidRDefault="00F25BF8" w:rsidP="00F25BF8">
            <w:pPr>
              <w:contextualSpacing/>
              <w:jc w:val="center"/>
              <w:rPr>
                <w:sz w:val="20"/>
              </w:rPr>
            </w:pPr>
          </w:p>
        </w:tc>
        <w:tc>
          <w:tcPr>
            <w:tcW w:w="1594" w:type="dxa"/>
          </w:tcPr>
          <w:p w14:paraId="142E3D25" w14:textId="77777777" w:rsidR="00F25BF8" w:rsidRPr="00F25BF8" w:rsidRDefault="00F25BF8" w:rsidP="00F25BF8">
            <w:pPr>
              <w:contextualSpacing/>
              <w:jc w:val="center"/>
              <w:rPr>
                <w:sz w:val="20"/>
              </w:rPr>
            </w:pPr>
          </w:p>
        </w:tc>
        <w:tc>
          <w:tcPr>
            <w:tcW w:w="1594" w:type="dxa"/>
          </w:tcPr>
          <w:p w14:paraId="4CEC6106" w14:textId="77777777" w:rsidR="00F25BF8" w:rsidRPr="00F25BF8" w:rsidRDefault="00F25BF8" w:rsidP="00F25BF8">
            <w:pPr>
              <w:contextualSpacing/>
              <w:jc w:val="center"/>
              <w:rPr>
                <w:sz w:val="20"/>
              </w:rPr>
            </w:pPr>
          </w:p>
        </w:tc>
        <w:tc>
          <w:tcPr>
            <w:tcW w:w="1595" w:type="dxa"/>
          </w:tcPr>
          <w:p w14:paraId="2352FFF1" w14:textId="77777777" w:rsidR="00F25BF8" w:rsidRPr="00F25BF8" w:rsidRDefault="00F25BF8" w:rsidP="00F25BF8">
            <w:pPr>
              <w:contextualSpacing/>
              <w:jc w:val="center"/>
              <w:rPr>
                <w:sz w:val="20"/>
              </w:rPr>
            </w:pPr>
          </w:p>
        </w:tc>
        <w:tc>
          <w:tcPr>
            <w:tcW w:w="1594" w:type="dxa"/>
          </w:tcPr>
          <w:p w14:paraId="42319572" w14:textId="77777777" w:rsidR="00F25BF8" w:rsidRPr="00F25BF8" w:rsidRDefault="00F25BF8" w:rsidP="00F25BF8">
            <w:pPr>
              <w:contextualSpacing/>
              <w:jc w:val="center"/>
              <w:rPr>
                <w:sz w:val="20"/>
              </w:rPr>
            </w:pPr>
          </w:p>
        </w:tc>
        <w:tc>
          <w:tcPr>
            <w:tcW w:w="1594" w:type="dxa"/>
          </w:tcPr>
          <w:p w14:paraId="033F088A" w14:textId="77777777" w:rsidR="00F25BF8" w:rsidRPr="00F25BF8" w:rsidRDefault="00F25BF8" w:rsidP="00F25BF8">
            <w:pPr>
              <w:contextualSpacing/>
              <w:jc w:val="center"/>
              <w:rPr>
                <w:sz w:val="20"/>
              </w:rPr>
            </w:pPr>
          </w:p>
        </w:tc>
        <w:tc>
          <w:tcPr>
            <w:tcW w:w="1595" w:type="dxa"/>
          </w:tcPr>
          <w:p w14:paraId="24374C9C" w14:textId="77777777" w:rsidR="00F25BF8" w:rsidRPr="00F25BF8" w:rsidRDefault="00F25BF8" w:rsidP="00F25BF8">
            <w:pPr>
              <w:contextualSpacing/>
              <w:jc w:val="center"/>
              <w:rPr>
                <w:sz w:val="20"/>
              </w:rPr>
            </w:pPr>
          </w:p>
        </w:tc>
        <w:tc>
          <w:tcPr>
            <w:tcW w:w="1080" w:type="dxa"/>
          </w:tcPr>
          <w:p w14:paraId="7882B22B" w14:textId="77777777" w:rsidR="00F25BF8" w:rsidRPr="00F25BF8" w:rsidRDefault="00F25BF8" w:rsidP="00F25BF8">
            <w:pPr>
              <w:contextualSpacing/>
              <w:jc w:val="center"/>
              <w:rPr>
                <w:sz w:val="20"/>
              </w:rPr>
            </w:pPr>
          </w:p>
        </w:tc>
        <w:tc>
          <w:tcPr>
            <w:tcW w:w="1080" w:type="dxa"/>
          </w:tcPr>
          <w:p w14:paraId="48FA26FD" w14:textId="77777777" w:rsidR="00F25BF8" w:rsidRPr="00F25BF8" w:rsidRDefault="00F25BF8" w:rsidP="00F25BF8">
            <w:pPr>
              <w:contextualSpacing/>
              <w:jc w:val="center"/>
              <w:rPr>
                <w:sz w:val="20"/>
              </w:rPr>
            </w:pPr>
          </w:p>
        </w:tc>
      </w:tr>
      <w:tr w:rsidR="00F25BF8" w:rsidRPr="00F25BF8" w14:paraId="64A866BF" w14:textId="77777777" w:rsidTr="00F25BF8">
        <w:trPr>
          <w:trHeight w:val="20"/>
          <w:jc w:val="center"/>
        </w:trPr>
        <w:tc>
          <w:tcPr>
            <w:tcW w:w="694" w:type="dxa"/>
          </w:tcPr>
          <w:p w14:paraId="5927CE40" w14:textId="77777777" w:rsidR="00F25BF8" w:rsidRPr="00F25BF8" w:rsidRDefault="00F25BF8" w:rsidP="00F25BF8">
            <w:pPr>
              <w:contextualSpacing/>
              <w:jc w:val="center"/>
              <w:rPr>
                <w:sz w:val="20"/>
              </w:rPr>
            </w:pPr>
            <w:r w:rsidRPr="00F25BF8">
              <w:rPr>
                <w:sz w:val="20"/>
              </w:rPr>
              <w:t>5</w:t>
            </w:r>
          </w:p>
        </w:tc>
        <w:tc>
          <w:tcPr>
            <w:tcW w:w="1101" w:type="dxa"/>
          </w:tcPr>
          <w:p w14:paraId="67204CEE" w14:textId="77777777" w:rsidR="00F25BF8" w:rsidRPr="00F25BF8" w:rsidRDefault="00F25BF8" w:rsidP="00F25BF8">
            <w:pPr>
              <w:contextualSpacing/>
              <w:jc w:val="center"/>
              <w:rPr>
                <w:sz w:val="20"/>
              </w:rPr>
            </w:pPr>
          </w:p>
        </w:tc>
        <w:tc>
          <w:tcPr>
            <w:tcW w:w="1594" w:type="dxa"/>
          </w:tcPr>
          <w:p w14:paraId="5D3444F0" w14:textId="77777777" w:rsidR="00F25BF8" w:rsidRPr="00F25BF8" w:rsidRDefault="00F25BF8" w:rsidP="00F25BF8">
            <w:pPr>
              <w:contextualSpacing/>
              <w:jc w:val="center"/>
              <w:rPr>
                <w:sz w:val="20"/>
              </w:rPr>
            </w:pPr>
          </w:p>
        </w:tc>
        <w:tc>
          <w:tcPr>
            <w:tcW w:w="1594" w:type="dxa"/>
          </w:tcPr>
          <w:p w14:paraId="39459C68" w14:textId="77777777" w:rsidR="00F25BF8" w:rsidRPr="00F25BF8" w:rsidRDefault="00F25BF8" w:rsidP="00F25BF8">
            <w:pPr>
              <w:contextualSpacing/>
              <w:jc w:val="center"/>
              <w:rPr>
                <w:sz w:val="20"/>
              </w:rPr>
            </w:pPr>
          </w:p>
        </w:tc>
        <w:tc>
          <w:tcPr>
            <w:tcW w:w="1594" w:type="dxa"/>
          </w:tcPr>
          <w:p w14:paraId="3E8E06DE" w14:textId="77777777" w:rsidR="00F25BF8" w:rsidRPr="00F25BF8" w:rsidRDefault="00F25BF8" w:rsidP="00F25BF8">
            <w:pPr>
              <w:contextualSpacing/>
              <w:jc w:val="center"/>
              <w:rPr>
                <w:sz w:val="20"/>
              </w:rPr>
            </w:pPr>
          </w:p>
        </w:tc>
        <w:tc>
          <w:tcPr>
            <w:tcW w:w="1595" w:type="dxa"/>
          </w:tcPr>
          <w:p w14:paraId="69AA3841" w14:textId="77777777" w:rsidR="00F25BF8" w:rsidRPr="00F25BF8" w:rsidRDefault="00F25BF8" w:rsidP="00F25BF8">
            <w:pPr>
              <w:contextualSpacing/>
              <w:jc w:val="center"/>
              <w:rPr>
                <w:sz w:val="20"/>
              </w:rPr>
            </w:pPr>
          </w:p>
        </w:tc>
        <w:tc>
          <w:tcPr>
            <w:tcW w:w="1594" w:type="dxa"/>
          </w:tcPr>
          <w:p w14:paraId="423D0C00" w14:textId="77777777" w:rsidR="00F25BF8" w:rsidRPr="00F25BF8" w:rsidRDefault="00F25BF8" w:rsidP="00F25BF8">
            <w:pPr>
              <w:contextualSpacing/>
              <w:jc w:val="center"/>
              <w:rPr>
                <w:sz w:val="20"/>
              </w:rPr>
            </w:pPr>
          </w:p>
        </w:tc>
        <w:tc>
          <w:tcPr>
            <w:tcW w:w="1594" w:type="dxa"/>
          </w:tcPr>
          <w:p w14:paraId="3B02358A" w14:textId="77777777" w:rsidR="00F25BF8" w:rsidRPr="00F25BF8" w:rsidRDefault="00F25BF8" w:rsidP="00F25BF8">
            <w:pPr>
              <w:contextualSpacing/>
              <w:jc w:val="center"/>
              <w:rPr>
                <w:sz w:val="20"/>
              </w:rPr>
            </w:pPr>
          </w:p>
        </w:tc>
        <w:tc>
          <w:tcPr>
            <w:tcW w:w="1595" w:type="dxa"/>
          </w:tcPr>
          <w:p w14:paraId="5ECCCB4B" w14:textId="77777777" w:rsidR="00F25BF8" w:rsidRPr="00F25BF8" w:rsidRDefault="00F25BF8" w:rsidP="00F25BF8">
            <w:pPr>
              <w:contextualSpacing/>
              <w:jc w:val="center"/>
              <w:rPr>
                <w:sz w:val="20"/>
              </w:rPr>
            </w:pPr>
          </w:p>
        </w:tc>
        <w:tc>
          <w:tcPr>
            <w:tcW w:w="1080" w:type="dxa"/>
          </w:tcPr>
          <w:p w14:paraId="719FE61E" w14:textId="77777777" w:rsidR="00F25BF8" w:rsidRPr="00F25BF8" w:rsidRDefault="00F25BF8" w:rsidP="00F25BF8">
            <w:pPr>
              <w:contextualSpacing/>
              <w:jc w:val="center"/>
              <w:rPr>
                <w:sz w:val="20"/>
              </w:rPr>
            </w:pPr>
          </w:p>
        </w:tc>
        <w:tc>
          <w:tcPr>
            <w:tcW w:w="1080" w:type="dxa"/>
          </w:tcPr>
          <w:p w14:paraId="1E4BFFFE" w14:textId="77777777" w:rsidR="00F25BF8" w:rsidRPr="00F25BF8" w:rsidRDefault="00F25BF8" w:rsidP="00F25BF8">
            <w:pPr>
              <w:contextualSpacing/>
              <w:jc w:val="center"/>
              <w:rPr>
                <w:sz w:val="20"/>
              </w:rPr>
            </w:pPr>
          </w:p>
        </w:tc>
      </w:tr>
      <w:tr w:rsidR="00F25BF8" w:rsidRPr="00F25BF8" w14:paraId="0AE5CF99" w14:textId="77777777" w:rsidTr="00F25BF8">
        <w:trPr>
          <w:trHeight w:val="20"/>
          <w:jc w:val="center"/>
        </w:trPr>
        <w:tc>
          <w:tcPr>
            <w:tcW w:w="694" w:type="dxa"/>
          </w:tcPr>
          <w:p w14:paraId="2B7AA56C" w14:textId="77777777" w:rsidR="00F25BF8" w:rsidRPr="00F25BF8" w:rsidRDefault="00F25BF8" w:rsidP="00F25BF8">
            <w:pPr>
              <w:contextualSpacing/>
              <w:jc w:val="center"/>
              <w:rPr>
                <w:sz w:val="20"/>
              </w:rPr>
            </w:pPr>
            <w:r w:rsidRPr="00F25BF8">
              <w:rPr>
                <w:sz w:val="20"/>
              </w:rPr>
              <w:t>6</w:t>
            </w:r>
          </w:p>
        </w:tc>
        <w:tc>
          <w:tcPr>
            <w:tcW w:w="1101" w:type="dxa"/>
          </w:tcPr>
          <w:p w14:paraId="1B28F9A0" w14:textId="77777777" w:rsidR="00F25BF8" w:rsidRPr="00F25BF8" w:rsidRDefault="00F25BF8" w:rsidP="00F25BF8">
            <w:pPr>
              <w:contextualSpacing/>
              <w:jc w:val="center"/>
              <w:rPr>
                <w:sz w:val="20"/>
              </w:rPr>
            </w:pPr>
          </w:p>
        </w:tc>
        <w:tc>
          <w:tcPr>
            <w:tcW w:w="1594" w:type="dxa"/>
          </w:tcPr>
          <w:p w14:paraId="0DFD3D5B" w14:textId="77777777" w:rsidR="00F25BF8" w:rsidRPr="00F25BF8" w:rsidRDefault="00F25BF8" w:rsidP="00F25BF8">
            <w:pPr>
              <w:contextualSpacing/>
              <w:jc w:val="center"/>
              <w:rPr>
                <w:sz w:val="20"/>
              </w:rPr>
            </w:pPr>
          </w:p>
        </w:tc>
        <w:tc>
          <w:tcPr>
            <w:tcW w:w="1594" w:type="dxa"/>
          </w:tcPr>
          <w:p w14:paraId="47277173" w14:textId="77777777" w:rsidR="00F25BF8" w:rsidRPr="00F25BF8" w:rsidRDefault="00F25BF8" w:rsidP="00F25BF8">
            <w:pPr>
              <w:contextualSpacing/>
              <w:jc w:val="center"/>
              <w:rPr>
                <w:sz w:val="20"/>
              </w:rPr>
            </w:pPr>
          </w:p>
        </w:tc>
        <w:tc>
          <w:tcPr>
            <w:tcW w:w="1594" w:type="dxa"/>
          </w:tcPr>
          <w:p w14:paraId="4F3814C1" w14:textId="77777777" w:rsidR="00F25BF8" w:rsidRPr="00F25BF8" w:rsidRDefault="00F25BF8" w:rsidP="00F25BF8">
            <w:pPr>
              <w:contextualSpacing/>
              <w:jc w:val="center"/>
              <w:rPr>
                <w:sz w:val="20"/>
              </w:rPr>
            </w:pPr>
          </w:p>
        </w:tc>
        <w:tc>
          <w:tcPr>
            <w:tcW w:w="1595" w:type="dxa"/>
          </w:tcPr>
          <w:p w14:paraId="358110FF" w14:textId="77777777" w:rsidR="00F25BF8" w:rsidRPr="00F25BF8" w:rsidRDefault="00F25BF8" w:rsidP="00F25BF8">
            <w:pPr>
              <w:contextualSpacing/>
              <w:jc w:val="center"/>
              <w:rPr>
                <w:sz w:val="20"/>
              </w:rPr>
            </w:pPr>
          </w:p>
        </w:tc>
        <w:tc>
          <w:tcPr>
            <w:tcW w:w="1594" w:type="dxa"/>
          </w:tcPr>
          <w:p w14:paraId="3375DB28" w14:textId="77777777" w:rsidR="00F25BF8" w:rsidRPr="00F25BF8" w:rsidRDefault="00F25BF8" w:rsidP="00F25BF8">
            <w:pPr>
              <w:contextualSpacing/>
              <w:jc w:val="center"/>
              <w:rPr>
                <w:sz w:val="20"/>
              </w:rPr>
            </w:pPr>
          </w:p>
        </w:tc>
        <w:tc>
          <w:tcPr>
            <w:tcW w:w="1594" w:type="dxa"/>
          </w:tcPr>
          <w:p w14:paraId="4B65632D" w14:textId="77777777" w:rsidR="00F25BF8" w:rsidRPr="00F25BF8" w:rsidRDefault="00F25BF8" w:rsidP="00F25BF8">
            <w:pPr>
              <w:contextualSpacing/>
              <w:jc w:val="center"/>
              <w:rPr>
                <w:sz w:val="20"/>
              </w:rPr>
            </w:pPr>
          </w:p>
        </w:tc>
        <w:tc>
          <w:tcPr>
            <w:tcW w:w="1595" w:type="dxa"/>
          </w:tcPr>
          <w:p w14:paraId="0B9A806E" w14:textId="77777777" w:rsidR="00F25BF8" w:rsidRPr="00F25BF8" w:rsidRDefault="00F25BF8" w:rsidP="00F25BF8">
            <w:pPr>
              <w:contextualSpacing/>
              <w:jc w:val="center"/>
              <w:rPr>
                <w:sz w:val="20"/>
              </w:rPr>
            </w:pPr>
          </w:p>
        </w:tc>
        <w:tc>
          <w:tcPr>
            <w:tcW w:w="1080" w:type="dxa"/>
          </w:tcPr>
          <w:p w14:paraId="413DAF96" w14:textId="77777777" w:rsidR="00F25BF8" w:rsidRPr="00F25BF8" w:rsidRDefault="00F25BF8" w:rsidP="00F25BF8">
            <w:pPr>
              <w:contextualSpacing/>
              <w:jc w:val="center"/>
              <w:rPr>
                <w:sz w:val="20"/>
              </w:rPr>
            </w:pPr>
          </w:p>
        </w:tc>
        <w:tc>
          <w:tcPr>
            <w:tcW w:w="1080" w:type="dxa"/>
          </w:tcPr>
          <w:p w14:paraId="7685ED19" w14:textId="77777777" w:rsidR="00F25BF8" w:rsidRPr="00F25BF8" w:rsidRDefault="00F25BF8" w:rsidP="00F25BF8">
            <w:pPr>
              <w:contextualSpacing/>
              <w:jc w:val="center"/>
              <w:rPr>
                <w:sz w:val="20"/>
              </w:rPr>
            </w:pPr>
          </w:p>
        </w:tc>
      </w:tr>
      <w:tr w:rsidR="00F25BF8" w:rsidRPr="00F25BF8" w14:paraId="70960277" w14:textId="77777777" w:rsidTr="00F25BF8">
        <w:trPr>
          <w:trHeight w:val="20"/>
          <w:jc w:val="center"/>
        </w:trPr>
        <w:tc>
          <w:tcPr>
            <w:tcW w:w="694" w:type="dxa"/>
          </w:tcPr>
          <w:p w14:paraId="2D59C945" w14:textId="77777777" w:rsidR="00F25BF8" w:rsidRPr="00F25BF8" w:rsidRDefault="00F25BF8" w:rsidP="00F25BF8">
            <w:pPr>
              <w:contextualSpacing/>
              <w:jc w:val="center"/>
              <w:rPr>
                <w:sz w:val="20"/>
              </w:rPr>
            </w:pPr>
            <w:r w:rsidRPr="00F25BF8">
              <w:rPr>
                <w:sz w:val="20"/>
              </w:rPr>
              <w:t>7</w:t>
            </w:r>
          </w:p>
        </w:tc>
        <w:tc>
          <w:tcPr>
            <w:tcW w:w="1101" w:type="dxa"/>
          </w:tcPr>
          <w:p w14:paraId="688B27BE" w14:textId="77777777" w:rsidR="00F25BF8" w:rsidRPr="00F25BF8" w:rsidRDefault="00F25BF8" w:rsidP="00F25BF8">
            <w:pPr>
              <w:contextualSpacing/>
              <w:jc w:val="center"/>
              <w:rPr>
                <w:sz w:val="20"/>
              </w:rPr>
            </w:pPr>
          </w:p>
        </w:tc>
        <w:tc>
          <w:tcPr>
            <w:tcW w:w="1594" w:type="dxa"/>
          </w:tcPr>
          <w:p w14:paraId="3D808F65" w14:textId="77777777" w:rsidR="00F25BF8" w:rsidRPr="00F25BF8" w:rsidRDefault="00F25BF8" w:rsidP="00F25BF8">
            <w:pPr>
              <w:contextualSpacing/>
              <w:jc w:val="center"/>
              <w:rPr>
                <w:sz w:val="20"/>
              </w:rPr>
            </w:pPr>
          </w:p>
        </w:tc>
        <w:tc>
          <w:tcPr>
            <w:tcW w:w="1594" w:type="dxa"/>
          </w:tcPr>
          <w:p w14:paraId="0809FAB3" w14:textId="77777777" w:rsidR="00F25BF8" w:rsidRPr="00F25BF8" w:rsidRDefault="00F25BF8" w:rsidP="00F25BF8">
            <w:pPr>
              <w:contextualSpacing/>
              <w:jc w:val="center"/>
              <w:rPr>
                <w:sz w:val="20"/>
              </w:rPr>
            </w:pPr>
          </w:p>
        </w:tc>
        <w:tc>
          <w:tcPr>
            <w:tcW w:w="1594" w:type="dxa"/>
          </w:tcPr>
          <w:p w14:paraId="01E352D0" w14:textId="77777777" w:rsidR="00F25BF8" w:rsidRPr="00F25BF8" w:rsidRDefault="00F25BF8" w:rsidP="00F25BF8">
            <w:pPr>
              <w:contextualSpacing/>
              <w:jc w:val="center"/>
              <w:rPr>
                <w:sz w:val="20"/>
              </w:rPr>
            </w:pPr>
          </w:p>
        </w:tc>
        <w:tc>
          <w:tcPr>
            <w:tcW w:w="1595" w:type="dxa"/>
          </w:tcPr>
          <w:p w14:paraId="08ECA85E" w14:textId="77777777" w:rsidR="00F25BF8" w:rsidRPr="00F25BF8" w:rsidRDefault="00F25BF8" w:rsidP="00F25BF8">
            <w:pPr>
              <w:contextualSpacing/>
              <w:jc w:val="center"/>
              <w:rPr>
                <w:sz w:val="20"/>
              </w:rPr>
            </w:pPr>
          </w:p>
        </w:tc>
        <w:tc>
          <w:tcPr>
            <w:tcW w:w="1594" w:type="dxa"/>
          </w:tcPr>
          <w:p w14:paraId="7A03D778" w14:textId="77777777" w:rsidR="00F25BF8" w:rsidRPr="00F25BF8" w:rsidRDefault="00F25BF8" w:rsidP="00F25BF8">
            <w:pPr>
              <w:contextualSpacing/>
              <w:jc w:val="center"/>
              <w:rPr>
                <w:sz w:val="20"/>
              </w:rPr>
            </w:pPr>
          </w:p>
        </w:tc>
        <w:tc>
          <w:tcPr>
            <w:tcW w:w="1594" w:type="dxa"/>
          </w:tcPr>
          <w:p w14:paraId="006E05B5" w14:textId="77777777" w:rsidR="00F25BF8" w:rsidRPr="00F25BF8" w:rsidRDefault="00F25BF8" w:rsidP="00F25BF8">
            <w:pPr>
              <w:contextualSpacing/>
              <w:jc w:val="center"/>
              <w:rPr>
                <w:sz w:val="20"/>
              </w:rPr>
            </w:pPr>
          </w:p>
        </w:tc>
        <w:tc>
          <w:tcPr>
            <w:tcW w:w="1595" w:type="dxa"/>
          </w:tcPr>
          <w:p w14:paraId="17DDA355" w14:textId="77777777" w:rsidR="00F25BF8" w:rsidRPr="00F25BF8" w:rsidRDefault="00F25BF8" w:rsidP="00F25BF8">
            <w:pPr>
              <w:contextualSpacing/>
              <w:jc w:val="center"/>
              <w:rPr>
                <w:sz w:val="20"/>
              </w:rPr>
            </w:pPr>
          </w:p>
        </w:tc>
        <w:tc>
          <w:tcPr>
            <w:tcW w:w="1080" w:type="dxa"/>
          </w:tcPr>
          <w:p w14:paraId="2CCFBEA9" w14:textId="77777777" w:rsidR="00F25BF8" w:rsidRPr="00F25BF8" w:rsidRDefault="00F25BF8" w:rsidP="00F25BF8">
            <w:pPr>
              <w:contextualSpacing/>
              <w:jc w:val="center"/>
              <w:rPr>
                <w:sz w:val="20"/>
              </w:rPr>
            </w:pPr>
          </w:p>
        </w:tc>
        <w:tc>
          <w:tcPr>
            <w:tcW w:w="1080" w:type="dxa"/>
          </w:tcPr>
          <w:p w14:paraId="38D22303" w14:textId="77777777" w:rsidR="00F25BF8" w:rsidRPr="00F25BF8" w:rsidRDefault="00F25BF8" w:rsidP="00F25BF8">
            <w:pPr>
              <w:contextualSpacing/>
              <w:jc w:val="center"/>
              <w:rPr>
                <w:sz w:val="20"/>
              </w:rPr>
            </w:pPr>
          </w:p>
        </w:tc>
      </w:tr>
      <w:tr w:rsidR="00F25BF8" w:rsidRPr="00F25BF8" w14:paraId="46B77ED5" w14:textId="77777777" w:rsidTr="00F25BF8">
        <w:trPr>
          <w:trHeight w:val="20"/>
          <w:jc w:val="center"/>
        </w:trPr>
        <w:tc>
          <w:tcPr>
            <w:tcW w:w="694" w:type="dxa"/>
          </w:tcPr>
          <w:p w14:paraId="45E9859E" w14:textId="77777777" w:rsidR="00F25BF8" w:rsidRPr="00F25BF8" w:rsidRDefault="00F25BF8" w:rsidP="00F25BF8">
            <w:pPr>
              <w:contextualSpacing/>
              <w:jc w:val="center"/>
              <w:rPr>
                <w:sz w:val="20"/>
              </w:rPr>
            </w:pPr>
            <w:r w:rsidRPr="00F25BF8">
              <w:rPr>
                <w:sz w:val="20"/>
              </w:rPr>
              <w:t>8</w:t>
            </w:r>
          </w:p>
        </w:tc>
        <w:tc>
          <w:tcPr>
            <w:tcW w:w="1101" w:type="dxa"/>
          </w:tcPr>
          <w:p w14:paraId="2AB7D7F0" w14:textId="77777777" w:rsidR="00F25BF8" w:rsidRPr="00F25BF8" w:rsidRDefault="00F25BF8" w:rsidP="00F25BF8">
            <w:pPr>
              <w:contextualSpacing/>
              <w:jc w:val="center"/>
              <w:rPr>
                <w:sz w:val="20"/>
              </w:rPr>
            </w:pPr>
          </w:p>
        </w:tc>
        <w:tc>
          <w:tcPr>
            <w:tcW w:w="1594" w:type="dxa"/>
          </w:tcPr>
          <w:p w14:paraId="69E3EE59" w14:textId="77777777" w:rsidR="00F25BF8" w:rsidRPr="00F25BF8" w:rsidRDefault="00F25BF8" w:rsidP="00F25BF8">
            <w:pPr>
              <w:contextualSpacing/>
              <w:jc w:val="center"/>
              <w:rPr>
                <w:sz w:val="20"/>
              </w:rPr>
            </w:pPr>
          </w:p>
        </w:tc>
        <w:tc>
          <w:tcPr>
            <w:tcW w:w="1594" w:type="dxa"/>
          </w:tcPr>
          <w:p w14:paraId="683BB634" w14:textId="77777777" w:rsidR="00F25BF8" w:rsidRPr="00F25BF8" w:rsidRDefault="00F25BF8" w:rsidP="00F25BF8">
            <w:pPr>
              <w:contextualSpacing/>
              <w:jc w:val="center"/>
              <w:rPr>
                <w:sz w:val="20"/>
              </w:rPr>
            </w:pPr>
          </w:p>
        </w:tc>
        <w:tc>
          <w:tcPr>
            <w:tcW w:w="1594" w:type="dxa"/>
          </w:tcPr>
          <w:p w14:paraId="55C9DBFB" w14:textId="77777777" w:rsidR="00F25BF8" w:rsidRPr="00F25BF8" w:rsidRDefault="00F25BF8" w:rsidP="00F25BF8">
            <w:pPr>
              <w:contextualSpacing/>
              <w:jc w:val="center"/>
              <w:rPr>
                <w:sz w:val="20"/>
              </w:rPr>
            </w:pPr>
          </w:p>
        </w:tc>
        <w:tc>
          <w:tcPr>
            <w:tcW w:w="1595" w:type="dxa"/>
          </w:tcPr>
          <w:p w14:paraId="3C090606" w14:textId="77777777" w:rsidR="00F25BF8" w:rsidRPr="00F25BF8" w:rsidRDefault="00F25BF8" w:rsidP="00F25BF8">
            <w:pPr>
              <w:contextualSpacing/>
              <w:jc w:val="center"/>
              <w:rPr>
                <w:sz w:val="20"/>
              </w:rPr>
            </w:pPr>
          </w:p>
        </w:tc>
        <w:tc>
          <w:tcPr>
            <w:tcW w:w="1594" w:type="dxa"/>
          </w:tcPr>
          <w:p w14:paraId="4138E5DA" w14:textId="77777777" w:rsidR="00F25BF8" w:rsidRPr="00F25BF8" w:rsidRDefault="00F25BF8" w:rsidP="00F25BF8">
            <w:pPr>
              <w:contextualSpacing/>
              <w:jc w:val="center"/>
              <w:rPr>
                <w:sz w:val="20"/>
              </w:rPr>
            </w:pPr>
          </w:p>
        </w:tc>
        <w:tc>
          <w:tcPr>
            <w:tcW w:w="1594" w:type="dxa"/>
          </w:tcPr>
          <w:p w14:paraId="3ED6B596" w14:textId="77777777" w:rsidR="00F25BF8" w:rsidRPr="00F25BF8" w:rsidRDefault="00F25BF8" w:rsidP="00F25BF8">
            <w:pPr>
              <w:contextualSpacing/>
              <w:jc w:val="center"/>
              <w:rPr>
                <w:sz w:val="20"/>
              </w:rPr>
            </w:pPr>
          </w:p>
        </w:tc>
        <w:tc>
          <w:tcPr>
            <w:tcW w:w="1595" w:type="dxa"/>
          </w:tcPr>
          <w:p w14:paraId="4E0109B7" w14:textId="77777777" w:rsidR="00F25BF8" w:rsidRPr="00F25BF8" w:rsidRDefault="00F25BF8" w:rsidP="00F25BF8">
            <w:pPr>
              <w:contextualSpacing/>
              <w:jc w:val="center"/>
              <w:rPr>
                <w:sz w:val="20"/>
              </w:rPr>
            </w:pPr>
          </w:p>
        </w:tc>
        <w:tc>
          <w:tcPr>
            <w:tcW w:w="1080" w:type="dxa"/>
          </w:tcPr>
          <w:p w14:paraId="18DEA399" w14:textId="77777777" w:rsidR="00F25BF8" w:rsidRPr="00F25BF8" w:rsidRDefault="00F25BF8" w:rsidP="00F25BF8">
            <w:pPr>
              <w:contextualSpacing/>
              <w:jc w:val="center"/>
              <w:rPr>
                <w:sz w:val="20"/>
              </w:rPr>
            </w:pPr>
          </w:p>
        </w:tc>
        <w:tc>
          <w:tcPr>
            <w:tcW w:w="1080" w:type="dxa"/>
          </w:tcPr>
          <w:p w14:paraId="3036F090" w14:textId="77777777" w:rsidR="00F25BF8" w:rsidRPr="00F25BF8" w:rsidRDefault="00F25BF8" w:rsidP="00F25BF8">
            <w:pPr>
              <w:contextualSpacing/>
              <w:jc w:val="center"/>
              <w:rPr>
                <w:sz w:val="20"/>
              </w:rPr>
            </w:pPr>
          </w:p>
        </w:tc>
      </w:tr>
      <w:tr w:rsidR="00F25BF8" w:rsidRPr="00F25BF8" w14:paraId="3CFAF647" w14:textId="77777777" w:rsidTr="00F25BF8">
        <w:trPr>
          <w:trHeight w:val="20"/>
          <w:jc w:val="center"/>
        </w:trPr>
        <w:tc>
          <w:tcPr>
            <w:tcW w:w="694" w:type="dxa"/>
          </w:tcPr>
          <w:p w14:paraId="088985E7" w14:textId="77777777" w:rsidR="00F25BF8" w:rsidRPr="00F25BF8" w:rsidRDefault="00F25BF8" w:rsidP="00F25BF8">
            <w:pPr>
              <w:contextualSpacing/>
              <w:jc w:val="center"/>
              <w:rPr>
                <w:sz w:val="20"/>
              </w:rPr>
            </w:pPr>
            <w:r w:rsidRPr="00F25BF8">
              <w:rPr>
                <w:sz w:val="20"/>
              </w:rPr>
              <w:t>9</w:t>
            </w:r>
          </w:p>
        </w:tc>
        <w:tc>
          <w:tcPr>
            <w:tcW w:w="1101" w:type="dxa"/>
          </w:tcPr>
          <w:p w14:paraId="1EE29E33" w14:textId="77777777" w:rsidR="00F25BF8" w:rsidRPr="00F25BF8" w:rsidRDefault="00F25BF8" w:rsidP="00F25BF8">
            <w:pPr>
              <w:contextualSpacing/>
              <w:jc w:val="center"/>
              <w:rPr>
                <w:sz w:val="20"/>
              </w:rPr>
            </w:pPr>
          </w:p>
        </w:tc>
        <w:tc>
          <w:tcPr>
            <w:tcW w:w="1594" w:type="dxa"/>
          </w:tcPr>
          <w:p w14:paraId="76DBD59A" w14:textId="77777777" w:rsidR="00F25BF8" w:rsidRPr="00F25BF8" w:rsidRDefault="00F25BF8" w:rsidP="00F25BF8">
            <w:pPr>
              <w:contextualSpacing/>
              <w:jc w:val="center"/>
              <w:rPr>
                <w:sz w:val="20"/>
              </w:rPr>
            </w:pPr>
          </w:p>
        </w:tc>
        <w:tc>
          <w:tcPr>
            <w:tcW w:w="1594" w:type="dxa"/>
          </w:tcPr>
          <w:p w14:paraId="6A9E754C" w14:textId="77777777" w:rsidR="00F25BF8" w:rsidRPr="00F25BF8" w:rsidRDefault="00F25BF8" w:rsidP="00F25BF8">
            <w:pPr>
              <w:contextualSpacing/>
              <w:jc w:val="center"/>
              <w:rPr>
                <w:sz w:val="20"/>
              </w:rPr>
            </w:pPr>
          </w:p>
        </w:tc>
        <w:tc>
          <w:tcPr>
            <w:tcW w:w="1594" w:type="dxa"/>
          </w:tcPr>
          <w:p w14:paraId="5C06C44B" w14:textId="77777777" w:rsidR="00F25BF8" w:rsidRPr="00F25BF8" w:rsidRDefault="00F25BF8" w:rsidP="00F25BF8">
            <w:pPr>
              <w:contextualSpacing/>
              <w:jc w:val="center"/>
              <w:rPr>
                <w:sz w:val="20"/>
              </w:rPr>
            </w:pPr>
          </w:p>
        </w:tc>
        <w:tc>
          <w:tcPr>
            <w:tcW w:w="1595" w:type="dxa"/>
          </w:tcPr>
          <w:p w14:paraId="0AA5495E" w14:textId="77777777" w:rsidR="00F25BF8" w:rsidRPr="00F25BF8" w:rsidRDefault="00F25BF8" w:rsidP="00F25BF8">
            <w:pPr>
              <w:contextualSpacing/>
              <w:jc w:val="center"/>
              <w:rPr>
                <w:sz w:val="20"/>
              </w:rPr>
            </w:pPr>
          </w:p>
        </w:tc>
        <w:tc>
          <w:tcPr>
            <w:tcW w:w="1594" w:type="dxa"/>
          </w:tcPr>
          <w:p w14:paraId="01FC3FA5" w14:textId="77777777" w:rsidR="00F25BF8" w:rsidRPr="00F25BF8" w:rsidRDefault="00F25BF8" w:rsidP="00F25BF8">
            <w:pPr>
              <w:contextualSpacing/>
              <w:jc w:val="center"/>
              <w:rPr>
                <w:sz w:val="20"/>
              </w:rPr>
            </w:pPr>
          </w:p>
        </w:tc>
        <w:tc>
          <w:tcPr>
            <w:tcW w:w="1594" w:type="dxa"/>
          </w:tcPr>
          <w:p w14:paraId="45223BA9" w14:textId="77777777" w:rsidR="00F25BF8" w:rsidRPr="00F25BF8" w:rsidRDefault="00F25BF8" w:rsidP="00F25BF8">
            <w:pPr>
              <w:contextualSpacing/>
              <w:jc w:val="center"/>
              <w:rPr>
                <w:sz w:val="20"/>
              </w:rPr>
            </w:pPr>
          </w:p>
        </w:tc>
        <w:tc>
          <w:tcPr>
            <w:tcW w:w="1595" w:type="dxa"/>
          </w:tcPr>
          <w:p w14:paraId="4D57AE5E" w14:textId="77777777" w:rsidR="00F25BF8" w:rsidRPr="00F25BF8" w:rsidRDefault="00F25BF8" w:rsidP="00F25BF8">
            <w:pPr>
              <w:contextualSpacing/>
              <w:jc w:val="center"/>
              <w:rPr>
                <w:sz w:val="20"/>
              </w:rPr>
            </w:pPr>
          </w:p>
        </w:tc>
        <w:tc>
          <w:tcPr>
            <w:tcW w:w="1080" w:type="dxa"/>
          </w:tcPr>
          <w:p w14:paraId="37C9332D" w14:textId="77777777" w:rsidR="00F25BF8" w:rsidRPr="00F25BF8" w:rsidRDefault="00F25BF8" w:rsidP="00F25BF8">
            <w:pPr>
              <w:contextualSpacing/>
              <w:jc w:val="center"/>
              <w:rPr>
                <w:sz w:val="20"/>
              </w:rPr>
            </w:pPr>
          </w:p>
        </w:tc>
        <w:tc>
          <w:tcPr>
            <w:tcW w:w="1080" w:type="dxa"/>
          </w:tcPr>
          <w:p w14:paraId="3CBD15D2" w14:textId="77777777" w:rsidR="00F25BF8" w:rsidRPr="00F25BF8" w:rsidRDefault="00F25BF8" w:rsidP="00F25BF8">
            <w:pPr>
              <w:contextualSpacing/>
              <w:jc w:val="center"/>
              <w:rPr>
                <w:sz w:val="20"/>
              </w:rPr>
            </w:pPr>
          </w:p>
        </w:tc>
      </w:tr>
      <w:tr w:rsidR="00F25BF8" w:rsidRPr="00F25BF8" w14:paraId="2C54BBBA" w14:textId="77777777" w:rsidTr="00F25BF8">
        <w:trPr>
          <w:trHeight w:val="20"/>
          <w:jc w:val="center"/>
        </w:trPr>
        <w:tc>
          <w:tcPr>
            <w:tcW w:w="694" w:type="dxa"/>
          </w:tcPr>
          <w:p w14:paraId="02C6C53C" w14:textId="77777777" w:rsidR="00F25BF8" w:rsidRPr="00F25BF8" w:rsidRDefault="00F25BF8" w:rsidP="00F25BF8">
            <w:pPr>
              <w:contextualSpacing/>
              <w:jc w:val="center"/>
              <w:rPr>
                <w:sz w:val="20"/>
              </w:rPr>
            </w:pPr>
            <w:r w:rsidRPr="00F25BF8">
              <w:rPr>
                <w:sz w:val="20"/>
              </w:rPr>
              <w:t>10</w:t>
            </w:r>
          </w:p>
        </w:tc>
        <w:tc>
          <w:tcPr>
            <w:tcW w:w="1101" w:type="dxa"/>
          </w:tcPr>
          <w:p w14:paraId="1E892E32" w14:textId="77777777" w:rsidR="00F25BF8" w:rsidRPr="00F25BF8" w:rsidRDefault="00F25BF8" w:rsidP="00F25BF8">
            <w:pPr>
              <w:contextualSpacing/>
              <w:jc w:val="center"/>
              <w:rPr>
                <w:sz w:val="20"/>
              </w:rPr>
            </w:pPr>
          </w:p>
        </w:tc>
        <w:tc>
          <w:tcPr>
            <w:tcW w:w="1594" w:type="dxa"/>
          </w:tcPr>
          <w:p w14:paraId="0FBDEBC4" w14:textId="77777777" w:rsidR="00F25BF8" w:rsidRPr="00F25BF8" w:rsidRDefault="00F25BF8" w:rsidP="00F25BF8">
            <w:pPr>
              <w:contextualSpacing/>
              <w:jc w:val="center"/>
              <w:rPr>
                <w:sz w:val="20"/>
              </w:rPr>
            </w:pPr>
          </w:p>
        </w:tc>
        <w:tc>
          <w:tcPr>
            <w:tcW w:w="1594" w:type="dxa"/>
          </w:tcPr>
          <w:p w14:paraId="040A8025" w14:textId="77777777" w:rsidR="00F25BF8" w:rsidRPr="00F25BF8" w:rsidRDefault="00F25BF8" w:rsidP="00F25BF8">
            <w:pPr>
              <w:contextualSpacing/>
              <w:jc w:val="center"/>
              <w:rPr>
                <w:sz w:val="20"/>
              </w:rPr>
            </w:pPr>
          </w:p>
        </w:tc>
        <w:tc>
          <w:tcPr>
            <w:tcW w:w="1594" w:type="dxa"/>
          </w:tcPr>
          <w:p w14:paraId="21E2B8ED" w14:textId="77777777" w:rsidR="00F25BF8" w:rsidRPr="00F25BF8" w:rsidRDefault="00F25BF8" w:rsidP="00F25BF8">
            <w:pPr>
              <w:contextualSpacing/>
              <w:jc w:val="center"/>
              <w:rPr>
                <w:sz w:val="20"/>
              </w:rPr>
            </w:pPr>
          </w:p>
        </w:tc>
        <w:tc>
          <w:tcPr>
            <w:tcW w:w="1595" w:type="dxa"/>
          </w:tcPr>
          <w:p w14:paraId="11DD1964" w14:textId="77777777" w:rsidR="00F25BF8" w:rsidRPr="00F25BF8" w:rsidRDefault="00F25BF8" w:rsidP="00F25BF8">
            <w:pPr>
              <w:contextualSpacing/>
              <w:jc w:val="center"/>
              <w:rPr>
                <w:sz w:val="20"/>
              </w:rPr>
            </w:pPr>
          </w:p>
        </w:tc>
        <w:tc>
          <w:tcPr>
            <w:tcW w:w="1594" w:type="dxa"/>
          </w:tcPr>
          <w:p w14:paraId="6A23DB21" w14:textId="77777777" w:rsidR="00F25BF8" w:rsidRPr="00F25BF8" w:rsidRDefault="00F25BF8" w:rsidP="00F25BF8">
            <w:pPr>
              <w:contextualSpacing/>
              <w:jc w:val="center"/>
              <w:rPr>
                <w:sz w:val="20"/>
              </w:rPr>
            </w:pPr>
          </w:p>
        </w:tc>
        <w:tc>
          <w:tcPr>
            <w:tcW w:w="1594" w:type="dxa"/>
          </w:tcPr>
          <w:p w14:paraId="7C9A7DF7" w14:textId="77777777" w:rsidR="00F25BF8" w:rsidRPr="00F25BF8" w:rsidRDefault="00F25BF8" w:rsidP="00F25BF8">
            <w:pPr>
              <w:contextualSpacing/>
              <w:jc w:val="center"/>
              <w:rPr>
                <w:sz w:val="20"/>
              </w:rPr>
            </w:pPr>
          </w:p>
        </w:tc>
        <w:tc>
          <w:tcPr>
            <w:tcW w:w="1595" w:type="dxa"/>
          </w:tcPr>
          <w:p w14:paraId="4DDF6C08" w14:textId="77777777" w:rsidR="00F25BF8" w:rsidRPr="00F25BF8" w:rsidRDefault="00F25BF8" w:rsidP="00F25BF8">
            <w:pPr>
              <w:contextualSpacing/>
              <w:jc w:val="center"/>
              <w:rPr>
                <w:sz w:val="20"/>
              </w:rPr>
            </w:pPr>
          </w:p>
        </w:tc>
        <w:tc>
          <w:tcPr>
            <w:tcW w:w="1080" w:type="dxa"/>
          </w:tcPr>
          <w:p w14:paraId="0F406020" w14:textId="77777777" w:rsidR="00F25BF8" w:rsidRPr="00F25BF8" w:rsidRDefault="00F25BF8" w:rsidP="00F25BF8">
            <w:pPr>
              <w:contextualSpacing/>
              <w:jc w:val="center"/>
              <w:rPr>
                <w:sz w:val="20"/>
              </w:rPr>
            </w:pPr>
          </w:p>
        </w:tc>
        <w:tc>
          <w:tcPr>
            <w:tcW w:w="1080" w:type="dxa"/>
          </w:tcPr>
          <w:p w14:paraId="33B470B6" w14:textId="77777777" w:rsidR="00F25BF8" w:rsidRPr="00F25BF8" w:rsidRDefault="00F25BF8" w:rsidP="00F25BF8">
            <w:pPr>
              <w:contextualSpacing/>
              <w:jc w:val="center"/>
              <w:rPr>
                <w:sz w:val="20"/>
              </w:rPr>
            </w:pPr>
          </w:p>
        </w:tc>
      </w:tr>
    </w:tbl>
    <w:p w14:paraId="49B29E98" w14:textId="77777777" w:rsidR="00F25BF8" w:rsidRPr="00F25BF8" w:rsidRDefault="00F25BF8" w:rsidP="00F25BF8">
      <w:pPr>
        <w:spacing w:after="0" w:line="240" w:lineRule="auto"/>
        <w:contextualSpacing/>
        <w:rPr>
          <w:rFonts w:eastAsia="SimSun"/>
        </w:rPr>
      </w:pPr>
    </w:p>
    <w:tbl>
      <w:tblPr>
        <w:tblStyle w:val="TableGrid2"/>
        <w:tblW w:w="10795" w:type="dxa"/>
        <w:jc w:val="center"/>
        <w:tblCellMar>
          <w:left w:w="29" w:type="dxa"/>
          <w:right w:w="29" w:type="dxa"/>
        </w:tblCellMar>
        <w:tblLook w:val="04A0" w:firstRow="1" w:lastRow="0" w:firstColumn="1" w:lastColumn="0" w:noHBand="0" w:noVBand="1"/>
      </w:tblPr>
      <w:tblGrid>
        <w:gridCol w:w="5397"/>
        <w:gridCol w:w="5398"/>
      </w:tblGrid>
      <w:tr w:rsidR="00F25BF8" w:rsidRPr="00F25BF8" w14:paraId="64BA8316" w14:textId="77777777" w:rsidTr="00F25BF8">
        <w:trPr>
          <w:jc w:val="center"/>
        </w:trPr>
        <w:tc>
          <w:tcPr>
            <w:tcW w:w="5397" w:type="dxa"/>
          </w:tcPr>
          <w:p w14:paraId="647B06C2"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Documentation Type (G3)</w:t>
            </w:r>
          </w:p>
        </w:tc>
        <w:tc>
          <w:tcPr>
            <w:tcW w:w="5398" w:type="dxa"/>
          </w:tcPr>
          <w:p w14:paraId="5EBF1CA3"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Benefits to documentation (G7)</w:t>
            </w:r>
          </w:p>
        </w:tc>
      </w:tr>
      <w:tr w:rsidR="00F25BF8" w:rsidRPr="00F25BF8" w14:paraId="72BA1844" w14:textId="77777777" w:rsidTr="00F25BF8">
        <w:trPr>
          <w:jc w:val="center"/>
        </w:trPr>
        <w:tc>
          <w:tcPr>
            <w:tcW w:w="5397" w:type="dxa"/>
          </w:tcPr>
          <w:p w14:paraId="6243D615"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1=Customary land certificate</w:t>
            </w:r>
          </w:p>
          <w:p w14:paraId="5F78BD77"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2=State land lease/title - 14 year lease</w:t>
            </w:r>
          </w:p>
          <w:p w14:paraId="36097644"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3=State land lease/title - 99 year lease</w:t>
            </w:r>
          </w:p>
          <w:p w14:paraId="240AE818"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4=Letter of consent not yet registered with the Ministry of Lands</w:t>
            </w:r>
          </w:p>
          <w:p w14:paraId="5176AEF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5=Other documentation</w:t>
            </w:r>
          </w:p>
        </w:tc>
        <w:tc>
          <w:tcPr>
            <w:tcW w:w="5398" w:type="dxa"/>
          </w:tcPr>
          <w:p w14:paraId="512245AA"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1=Reduce likelihood of losing my land</w:t>
            </w:r>
          </w:p>
          <w:p w14:paraId="2AD77D1A"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2=Protects investments I have made on my land</w:t>
            </w:r>
          </w:p>
          <w:p w14:paraId="27E708F7"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3=Strengthens the ability for my children to inherit the land</w:t>
            </w:r>
          </w:p>
          <w:p w14:paraId="654FC03F"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4=Helps me to obtain access to credit</w:t>
            </w:r>
          </w:p>
          <w:p w14:paraId="3F8F2CE5" w14:textId="0E145388" w:rsidR="00F25BF8" w:rsidRPr="00F25BF8" w:rsidRDefault="00296E2F" w:rsidP="00F25BF8">
            <w:pPr>
              <w:kinsoku w:val="0"/>
              <w:overflowPunct w:val="0"/>
              <w:autoSpaceDE w:val="0"/>
              <w:autoSpaceDN w:val="0"/>
              <w:adjustRightInd w:val="0"/>
              <w:contextualSpacing/>
              <w:rPr>
                <w:rFonts w:cs="Times New Roman"/>
                <w:sz w:val="20"/>
              </w:rPr>
            </w:pPr>
            <w:r>
              <w:rPr>
                <w:rFonts w:cs="Times New Roman"/>
                <w:sz w:val="20"/>
              </w:rPr>
              <w:t>97</w:t>
            </w:r>
            <w:r w:rsidR="00F25BF8" w:rsidRPr="00F25BF8">
              <w:rPr>
                <w:rFonts w:cs="Times New Roman"/>
                <w:sz w:val="20"/>
              </w:rPr>
              <w:t>=Other</w:t>
            </w:r>
          </w:p>
        </w:tc>
      </w:tr>
    </w:tbl>
    <w:p w14:paraId="6841E90E" w14:textId="77777777" w:rsidR="00F25BF8" w:rsidRPr="00F25BF8" w:rsidRDefault="00F25BF8" w:rsidP="00F25BF8">
      <w:pPr>
        <w:spacing w:after="0" w:line="240" w:lineRule="auto"/>
        <w:contextualSpacing/>
        <w:rPr>
          <w:rFonts w:eastAsia="SimSun"/>
        </w:rPr>
      </w:pPr>
    </w:p>
    <w:p w14:paraId="43969DC5" w14:textId="77777777" w:rsidR="00F25BF8" w:rsidRPr="00F25BF8" w:rsidRDefault="00F25BF8" w:rsidP="00F25BF8">
      <w:pPr>
        <w:spacing w:after="0" w:line="240" w:lineRule="auto"/>
        <w:contextualSpacing/>
        <w:rPr>
          <w:rFonts w:eastAsia="SimSun"/>
        </w:rPr>
      </w:pPr>
      <w:r w:rsidRPr="00F25BF8">
        <w:rPr>
          <w:rFonts w:eastAsia="SimSun"/>
        </w:rPr>
        <w:br w:type="page"/>
      </w:r>
    </w:p>
    <w:p w14:paraId="042F66B0" w14:textId="77777777" w:rsidR="00F25BF8" w:rsidRPr="00F25BF8" w:rsidRDefault="00F25BF8" w:rsidP="00F25BF8">
      <w:pPr>
        <w:spacing w:after="0" w:line="240" w:lineRule="auto"/>
        <w:contextualSpacing/>
        <w:rPr>
          <w:rFonts w:eastAsia="Times New Roman" w:cs="Times New Roman"/>
          <w:b/>
          <w:bCs/>
        </w:rPr>
      </w:pPr>
      <w:r w:rsidRPr="00F25BF8">
        <w:rPr>
          <w:rFonts w:eastAsia="Times New Roman" w:cs="Times New Roman"/>
          <w:b/>
          <w:bCs/>
        </w:rPr>
        <w:lastRenderedPageBreak/>
        <w:t>SECTION G. TENURE STATUS (Continued)</w:t>
      </w:r>
    </w:p>
    <w:p w14:paraId="2983126E" w14:textId="77777777" w:rsidR="00F25BF8" w:rsidRPr="00F25BF8" w:rsidRDefault="00F25BF8" w:rsidP="00F25BF8">
      <w:pPr>
        <w:spacing w:after="0" w:line="240" w:lineRule="auto"/>
        <w:contextualSpacing/>
        <w:rPr>
          <w:rFonts w:eastAsia="SimSun"/>
        </w:rPr>
      </w:pPr>
    </w:p>
    <w:tbl>
      <w:tblPr>
        <w:tblStyle w:val="TableGrid2"/>
        <w:tblW w:w="13447" w:type="dxa"/>
        <w:jc w:val="center"/>
        <w:tblLayout w:type="fixed"/>
        <w:tblCellMar>
          <w:left w:w="29" w:type="dxa"/>
          <w:right w:w="29" w:type="dxa"/>
        </w:tblCellMar>
        <w:tblLook w:val="04A0" w:firstRow="1" w:lastRow="0" w:firstColumn="1" w:lastColumn="0" w:noHBand="0" w:noVBand="1"/>
      </w:tblPr>
      <w:tblGrid>
        <w:gridCol w:w="694"/>
        <w:gridCol w:w="1594"/>
        <w:gridCol w:w="1594"/>
        <w:gridCol w:w="1594"/>
        <w:gridCol w:w="1594"/>
        <w:gridCol w:w="1594"/>
        <w:gridCol w:w="1595"/>
        <w:gridCol w:w="1594"/>
        <w:gridCol w:w="1594"/>
      </w:tblGrid>
      <w:tr w:rsidR="00F25BF8" w:rsidRPr="00F25BF8" w14:paraId="6A8DEB91" w14:textId="77777777" w:rsidTr="00F25BF8">
        <w:trPr>
          <w:trHeight w:val="20"/>
          <w:jc w:val="center"/>
        </w:trPr>
        <w:tc>
          <w:tcPr>
            <w:tcW w:w="694" w:type="dxa"/>
            <w:vMerge w:val="restart"/>
          </w:tcPr>
          <w:p w14:paraId="2466CB0C" w14:textId="77777777" w:rsidR="00F25BF8" w:rsidRPr="00F25BF8" w:rsidRDefault="00F25BF8" w:rsidP="00F25BF8">
            <w:pPr>
              <w:contextualSpacing/>
              <w:jc w:val="center"/>
              <w:rPr>
                <w:sz w:val="20"/>
              </w:rPr>
            </w:pPr>
            <w:r w:rsidRPr="00F25BF8">
              <w:rPr>
                <w:sz w:val="20"/>
              </w:rPr>
              <w:t>Field</w:t>
            </w:r>
          </w:p>
        </w:tc>
        <w:tc>
          <w:tcPr>
            <w:tcW w:w="1594" w:type="dxa"/>
            <w:vMerge w:val="restart"/>
          </w:tcPr>
          <w:p w14:paraId="168850F8" w14:textId="77777777" w:rsidR="00F25BF8" w:rsidRPr="00F25BF8" w:rsidRDefault="00F25BF8" w:rsidP="00F25BF8">
            <w:pPr>
              <w:contextualSpacing/>
              <w:jc w:val="center"/>
              <w:rPr>
                <w:rFonts w:cs="Times New Roman"/>
                <w:sz w:val="20"/>
              </w:rPr>
            </w:pPr>
            <w:r w:rsidRPr="00F25BF8">
              <w:rPr>
                <w:rFonts w:cs="Times New Roman"/>
                <w:sz w:val="20"/>
              </w:rPr>
              <w:t>G8. Do you expect to receive any important benefits in the next 3-5 years from having a customary certificate for this field?</w:t>
            </w:r>
          </w:p>
          <w:p w14:paraId="06970A1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6B6BFA6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287376D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70A34CDA" w14:textId="77777777" w:rsidR="00F25BF8" w:rsidRPr="00F25BF8" w:rsidRDefault="00F25BF8" w:rsidP="00F25BF8">
            <w:pPr>
              <w:contextualSpacing/>
              <w:jc w:val="center"/>
              <w:rPr>
                <w:rFonts w:cs="Times New Roman"/>
                <w:sz w:val="20"/>
              </w:rPr>
            </w:pPr>
            <w:r w:rsidRPr="00F25BF8">
              <w:rPr>
                <w:sz w:val="20"/>
              </w:rPr>
              <w:t>999=Prefer not to respond</w:t>
            </w:r>
          </w:p>
          <w:p w14:paraId="43C84839" w14:textId="77777777" w:rsidR="00F25BF8" w:rsidRPr="00F25BF8" w:rsidRDefault="00F25BF8" w:rsidP="00F25BF8">
            <w:pPr>
              <w:contextualSpacing/>
              <w:jc w:val="center"/>
              <w:rPr>
                <w:rFonts w:cs="Times New Roman"/>
                <w:sz w:val="20"/>
              </w:rPr>
            </w:pPr>
            <w:r w:rsidRPr="00F25BF8">
              <w:rPr>
                <w:rFonts w:cs="Times New Roman"/>
                <w:sz w:val="20"/>
              </w:rPr>
              <w:t>If No,skip to G10</w:t>
            </w:r>
          </w:p>
          <w:p w14:paraId="75878473" w14:textId="77777777" w:rsidR="00F25BF8" w:rsidRPr="00F25BF8" w:rsidRDefault="00F25BF8" w:rsidP="00F25BF8">
            <w:pPr>
              <w:contextualSpacing/>
              <w:jc w:val="center"/>
              <w:rPr>
                <w:rFonts w:cs="Times New Roman"/>
                <w:sz w:val="20"/>
              </w:rPr>
            </w:pPr>
            <w:r w:rsidRPr="00F25BF8">
              <w:rPr>
                <w:rFonts w:cs="Times New Roman"/>
                <w:sz w:val="20"/>
              </w:rPr>
              <w:t>Ask only if G3=1</w:t>
            </w:r>
          </w:p>
        </w:tc>
        <w:tc>
          <w:tcPr>
            <w:tcW w:w="3188" w:type="dxa"/>
            <w:gridSpan w:val="2"/>
          </w:tcPr>
          <w:p w14:paraId="6AF1367F" w14:textId="77777777" w:rsidR="00F25BF8" w:rsidRPr="00F25BF8" w:rsidRDefault="00F25BF8" w:rsidP="00F25BF8">
            <w:pPr>
              <w:contextualSpacing/>
              <w:jc w:val="center"/>
              <w:rPr>
                <w:rFonts w:cs="Times New Roman"/>
                <w:sz w:val="20"/>
              </w:rPr>
            </w:pPr>
            <w:r w:rsidRPr="00F25BF8">
              <w:rPr>
                <w:rFonts w:cs="Times New Roman"/>
                <w:sz w:val="20"/>
              </w:rPr>
              <w:t>G9. Please list the two most important benefits you expect to receive from having a customary land certificate in the next 3-5 years</w:t>
            </w:r>
          </w:p>
          <w:p w14:paraId="42C496C1" w14:textId="77777777" w:rsidR="00F25BF8" w:rsidRPr="00F25BF8" w:rsidRDefault="00F25BF8" w:rsidP="00F25BF8">
            <w:pPr>
              <w:contextualSpacing/>
              <w:jc w:val="center"/>
              <w:rPr>
                <w:rFonts w:cs="Times New Roman"/>
                <w:sz w:val="20"/>
              </w:rPr>
            </w:pPr>
            <w:r w:rsidRPr="00F25BF8">
              <w:rPr>
                <w:rFonts w:cs="Times New Roman"/>
                <w:sz w:val="20"/>
              </w:rPr>
              <w:t>(See Code Below)</w:t>
            </w:r>
          </w:p>
        </w:tc>
        <w:tc>
          <w:tcPr>
            <w:tcW w:w="1594" w:type="dxa"/>
            <w:vMerge w:val="restart"/>
          </w:tcPr>
          <w:p w14:paraId="0AD84441" w14:textId="77777777" w:rsidR="00F25BF8" w:rsidRPr="00F25BF8" w:rsidRDefault="00F25BF8" w:rsidP="00F25BF8">
            <w:pPr>
              <w:contextualSpacing/>
              <w:jc w:val="center"/>
              <w:rPr>
                <w:rFonts w:cs="Times New Roman"/>
                <w:sz w:val="20"/>
              </w:rPr>
            </w:pPr>
            <w:r w:rsidRPr="00F25BF8">
              <w:rPr>
                <w:rFonts w:cs="Times New Roman"/>
                <w:sz w:val="20"/>
              </w:rPr>
              <w:t>G10. Have you experienced any negative effects as a result of having a customary certificate for this field?</w:t>
            </w:r>
          </w:p>
          <w:p w14:paraId="25BF38CC"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33F2B30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00CA702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713E5260" w14:textId="77777777" w:rsidR="00F25BF8" w:rsidRPr="00F25BF8" w:rsidRDefault="00F25BF8" w:rsidP="00F25BF8">
            <w:pPr>
              <w:contextualSpacing/>
              <w:jc w:val="center"/>
              <w:rPr>
                <w:rFonts w:cs="Times New Roman"/>
                <w:sz w:val="20"/>
              </w:rPr>
            </w:pPr>
            <w:r w:rsidRPr="00F25BF8">
              <w:rPr>
                <w:sz w:val="20"/>
              </w:rPr>
              <w:t>999=Prefer not to respond</w:t>
            </w:r>
          </w:p>
          <w:p w14:paraId="7EEB1985" w14:textId="77777777" w:rsidR="00F25BF8" w:rsidRPr="00F25BF8" w:rsidRDefault="00F25BF8" w:rsidP="00F25BF8">
            <w:pPr>
              <w:contextualSpacing/>
              <w:jc w:val="center"/>
              <w:rPr>
                <w:rFonts w:cs="Times New Roman"/>
                <w:sz w:val="20"/>
              </w:rPr>
            </w:pPr>
            <w:r w:rsidRPr="00F25BF8">
              <w:rPr>
                <w:rFonts w:cs="Times New Roman"/>
                <w:sz w:val="20"/>
              </w:rPr>
              <w:t>If not 2, skip to G16</w:t>
            </w:r>
          </w:p>
        </w:tc>
        <w:tc>
          <w:tcPr>
            <w:tcW w:w="1594" w:type="dxa"/>
            <w:vMerge w:val="restart"/>
          </w:tcPr>
          <w:p w14:paraId="1C3EF73C" w14:textId="77777777" w:rsidR="00F25BF8" w:rsidRPr="00F25BF8" w:rsidRDefault="00F25BF8" w:rsidP="00F25BF8">
            <w:pPr>
              <w:contextualSpacing/>
              <w:jc w:val="center"/>
              <w:rPr>
                <w:rFonts w:cs="Times New Roman"/>
                <w:sz w:val="20"/>
              </w:rPr>
            </w:pPr>
            <w:r w:rsidRPr="00F25BF8">
              <w:rPr>
                <w:rFonts w:cs="Times New Roman"/>
                <w:sz w:val="20"/>
              </w:rPr>
              <w:t>G11. Please briefly explain.</w:t>
            </w:r>
          </w:p>
        </w:tc>
        <w:tc>
          <w:tcPr>
            <w:tcW w:w="1595" w:type="dxa"/>
            <w:vMerge w:val="restart"/>
          </w:tcPr>
          <w:p w14:paraId="369F6C46" w14:textId="77777777" w:rsidR="00F25BF8" w:rsidRPr="00F25BF8" w:rsidRDefault="00F25BF8" w:rsidP="00F25BF8">
            <w:pPr>
              <w:contextualSpacing/>
              <w:jc w:val="center"/>
              <w:rPr>
                <w:rFonts w:cs="Times New Roman"/>
                <w:sz w:val="20"/>
              </w:rPr>
            </w:pPr>
            <w:r w:rsidRPr="00F25BF8">
              <w:rPr>
                <w:rFonts w:cs="Times New Roman"/>
                <w:sz w:val="20"/>
              </w:rPr>
              <w:t>G12. If you could obtain a paper document of your right to use this field, would you?</w:t>
            </w:r>
          </w:p>
          <w:p w14:paraId="1D098B1B"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122A3DD6"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799308F7"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18CBDDD9" w14:textId="77777777" w:rsidR="00F25BF8" w:rsidRPr="00F25BF8" w:rsidRDefault="00F25BF8" w:rsidP="00F25BF8">
            <w:pPr>
              <w:contextualSpacing/>
              <w:jc w:val="center"/>
              <w:rPr>
                <w:rFonts w:cs="Times New Roman"/>
                <w:sz w:val="20"/>
              </w:rPr>
            </w:pPr>
            <w:r w:rsidRPr="00F25BF8">
              <w:rPr>
                <w:sz w:val="20"/>
              </w:rPr>
              <w:t>999=Prefer not to respond</w:t>
            </w:r>
          </w:p>
          <w:p w14:paraId="600A99E2" w14:textId="77777777" w:rsidR="00F25BF8" w:rsidRPr="00F25BF8" w:rsidRDefault="00F25BF8" w:rsidP="00F25BF8">
            <w:pPr>
              <w:contextualSpacing/>
              <w:jc w:val="center"/>
              <w:rPr>
                <w:rFonts w:cs="Times New Roman"/>
                <w:sz w:val="20"/>
              </w:rPr>
            </w:pPr>
            <w:r w:rsidRPr="00F25BF8">
              <w:rPr>
                <w:rFonts w:cs="Times New Roman"/>
                <w:sz w:val="20"/>
              </w:rPr>
              <w:t>If No, skip to G14</w:t>
            </w:r>
          </w:p>
          <w:p w14:paraId="11BE5AF5" w14:textId="77777777" w:rsidR="00F25BF8" w:rsidRPr="00F25BF8" w:rsidRDefault="00F25BF8" w:rsidP="00F25BF8">
            <w:pPr>
              <w:contextualSpacing/>
              <w:jc w:val="center"/>
              <w:rPr>
                <w:rFonts w:cs="Times New Roman"/>
                <w:sz w:val="20"/>
              </w:rPr>
            </w:pPr>
            <w:r w:rsidRPr="00F25BF8">
              <w:rPr>
                <w:rFonts w:cs="Times New Roman"/>
                <w:sz w:val="20"/>
              </w:rPr>
              <w:t>If 888 or 999, skip to G15</w:t>
            </w:r>
          </w:p>
        </w:tc>
        <w:tc>
          <w:tcPr>
            <w:tcW w:w="1594" w:type="dxa"/>
            <w:vMerge w:val="restart"/>
          </w:tcPr>
          <w:p w14:paraId="4EB4130A" w14:textId="77777777" w:rsidR="00F25BF8" w:rsidRPr="00F25BF8" w:rsidRDefault="00F25BF8" w:rsidP="00F25BF8">
            <w:pPr>
              <w:contextualSpacing/>
              <w:jc w:val="center"/>
              <w:rPr>
                <w:rFonts w:cs="Times New Roman"/>
                <w:sz w:val="20"/>
              </w:rPr>
            </w:pPr>
            <w:r w:rsidRPr="00F25BF8">
              <w:rPr>
                <w:rFonts w:cs="Times New Roman"/>
                <w:sz w:val="20"/>
              </w:rPr>
              <w:t>G13. Why would you want to obtain a paper document of your right to use this field?</w:t>
            </w:r>
          </w:p>
          <w:p w14:paraId="6D4B3CA6" w14:textId="77777777" w:rsidR="00F25BF8" w:rsidRPr="00F25BF8" w:rsidRDefault="00F25BF8" w:rsidP="00F25BF8">
            <w:pPr>
              <w:contextualSpacing/>
              <w:jc w:val="center"/>
              <w:rPr>
                <w:rFonts w:cs="Times New Roman"/>
                <w:sz w:val="20"/>
              </w:rPr>
            </w:pPr>
            <w:r w:rsidRPr="00F25BF8">
              <w:rPr>
                <w:rFonts w:cs="Times New Roman"/>
                <w:sz w:val="20"/>
              </w:rPr>
              <w:t>(See code below)</w:t>
            </w:r>
          </w:p>
          <w:p w14:paraId="7A629A39" w14:textId="77777777" w:rsidR="00F25BF8" w:rsidRPr="00F25BF8" w:rsidRDefault="00F25BF8" w:rsidP="00F25BF8">
            <w:pPr>
              <w:contextualSpacing/>
              <w:jc w:val="center"/>
              <w:rPr>
                <w:rFonts w:cs="Times New Roman"/>
                <w:sz w:val="20"/>
              </w:rPr>
            </w:pPr>
            <w:r w:rsidRPr="00F25BF8">
              <w:rPr>
                <w:rFonts w:cs="Times New Roman"/>
                <w:sz w:val="20"/>
              </w:rPr>
              <w:t>skip to G15</w:t>
            </w:r>
          </w:p>
        </w:tc>
        <w:tc>
          <w:tcPr>
            <w:tcW w:w="1594" w:type="dxa"/>
            <w:vMerge w:val="restart"/>
          </w:tcPr>
          <w:p w14:paraId="33C36888"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G14. Why would you NOT want to obtain a paper document of your right to use this field?</w:t>
            </w:r>
          </w:p>
        </w:tc>
      </w:tr>
      <w:tr w:rsidR="00F25BF8" w:rsidRPr="00F25BF8" w14:paraId="2DE8000B" w14:textId="77777777" w:rsidTr="00F25BF8">
        <w:trPr>
          <w:trHeight w:val="20"/>
          <w:jc w:val="center"/>
        </w:trPr>
        <w:tc>
          <w:tcPr>
            <w:tcW w:w="694" w:type="dxa"/>
            <w:vMerge/>
          </w:tcPr>
          <w:p w14:paraId="6193026C" w14:textId="77777777" w:rsidR="00F25BF8" w:rsidRPr="00F25BF8" w:rsidRDefault="00F25BF8" w:rsidP="00F25BF8">
            <w:pPr>
              <w:contextualSpacing/>
              <w:jc w:val="center"/>
              <w:rPr>
                <w:sz w:val="20"/>
              </w:rPr>
            </w:pPr>
          </w:p>
        </w:tc>
        <w:tc>
          <w:tcPr>
            <w:tcW w:w="1594" w:type="dxa"/>
            <w:vMerge/>
          </w:tcPr>
          <w:p w14:paraId="5FD0E6E3"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594" w:type="dxa"/>
          </w:tcPr>
          <w:p w14:paraId="6C3683C1" w14:textId="77777777" w:rsidR="00F25BF8" w:rsidRPr="00F25BF8" w:rsidRDefault="00F25BF8" w:rsidP="00F25BF8">
            <w:pPr>
              <w:contextualSpacing/>
              <w:jc w:val="center"/>
              <w:rPr>
                <w:rFonts w:cs="Times New Roman"/>
                <w:sz w:val="20"/>
              </w:rPr>
            </w:pPr>
            <w:r w:rsidRPr="00F25BF8">
              <w:rPr>
                <w:rFonts w:cs="Times New Roman"/>
                <w:sz w:val="20"/>
              </w:rPr>
              <w:t>Benefit1</w:t>
            </w:r>
          </w:p>
        </w:tc>
        <w:tc>
          <w:tcPr>
            <w:tcW w:w="1594" w:type="dxa"/>
          </w:tcPr>
          <w:p w14:paraId="02697588" w14:textId="77777777" w:rsidR="00F25BF8" w:rsidRPr="00F25BF8" w:rsidRDefault="00F25BF8" w:rsidP="00F25BF8">
            <w:pPr>
              <w:contextualSpacing/>
              <w:jc w:val="center"/>
              <w:rPr>
                <w:rFonts w:cs="Times New Roman"/>
                <w:sz w:val="20"/>
              </w:rPr>
            </w:pPr>
            <w:r w:rsidRPr="00F25BF8">
              <w:rPr>
                <w:rFonts w:cs="Times New Roman"/>
                <w:sz w:val="20"/>
              </w:rPr>
              <w:t>Benefit 2</w:t>
            </w:r>
          </w:p>
        </w:tc>
        <w:tc>
          <w:tcPr>
            <w:tcW w:w="1594" w:type="dxa"/>
            <w:vMerge/>
          </w:tcPr>
          <w:p w14:paraId="22CEA3F8"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594" w:type="dxa"/>
            <w:vMerge/>
          </w:tcPr>
          <w:p w14:paraId="6C753876"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595" w:type="dxa"/>
            <w:vMerge/>
          </w:tcPr>
          <w:p w14:paraId="6803EFC4"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594" w:type="dxa"/>
            <w:vMerge/>
          </w:tcPr>
          <w:p w14:paraId="7A12176E" w14:textId="77777777" w:rsidR="00F25BF8" w:rsidRPr="00F25BF8" w:rsidRDefault="00F25BF8" w:rsidP="00F25BF8">
            <w:pPr>
              <w:contextualSpacing/>
              <w:jc w:val="center"/>
              <w:rPr>
                <w:rFonts w:cs="Times New Roman"/>
                <w:sz w:val="20"/>
              </w:rPr>
            </w:pPr>
          </w:p>
        </w:tc>
        <w:tc>
          <w:tcPr>
            <w:tcW w:w="1594" w:type="dxa"/>
            <w:vMerge/>
          </w:tcPr>
          <w:p w14:paraId="2319C003" w14:textId="77777777" w:rsidR="00F25BF8" w:rsidRPr="00F25BF8" w:rsidRDefault="00F25BF8" w:rsidP="00F25BF8">
            <w:pPr>
              <w:contextualSpacing/>
              <w:jc w:val="center"/>
              <w:rPr>
                <w:rFonts w:cs="Times New Roman"/>
                <w:sz w:val="20"/>
              </w:rPr>
            </w:pPr>
          </w:p>
        </w:tc>
      </w:tr>
      <w:tr w:rsidR="00F25BF8" w:rsidRPr="00F25BF8" w14:paraId="0726931F" w14:textId="77777777" w:rsidTr="00F25BF8">
        <w:trPr>
          <w:trHeight w:val="20"/>
          <w:jc w:val="center"/>
        </w:trPr>
        <w:tc>
          <w:tcPr>
            <w:tcW w:w="694" w:type="dxa"/>
          </w:tcPr>
          <w:p w14:paraId="38566E61"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594" w:type="dxa"/>
          </w:tcPr>
          <w:p w14:paraId="66D5448B"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certificate_benfuture</w:t>
            </w:r>
          </w:p>
        </w:tc>
        <w:tc>
          <w:tcPr>
            <w:tcW w:w="3188" w:type="dxa"/>
            <w:gridSpan w:val="2"/>
          </w:tcPr>
          <w:p w14:paraId="1EB38960"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certificate_benfuture2</w:t>
            </w:r>
          </w:p>
        </w:tc>
        <w:tc>
          <w:tcPr>
            <w:tcW w:w="1594" w:type="dxa"/>
          </w:tcPr>
          <w:p w14:paraId="68A9EB88"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certificate_neg</w:t>
            </w:r>
          </w:p>
        </w:tc>
        <w:tc>
          <w:tcPr>
            <w:tcW w:w="1594" w:type="dxa"/>
          </w:tcPr>
          <w:p w14:paraId="59BDC16E"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certificate_negexpl</w:t>
            </w:r>
          </w:p>
        </w:tc>
        <w:tc>
          <w:tcPr>
            <w:tcW w:w="1595" w:type="dxa"/>
          </w:tcPr>
          <w:p w14:paraId="5FB290EB"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papdoc_yn</w:t>
            </w:r>
          </w:p>
        </w:tc>
        <w:tc>
          <w:tcPr>
            <w:tcW w:w="1594" w:type="dxa"/>
          </w:tcPr>
          <w:p w14:paraId="606E8027"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papdoc_why</w:t>
            </w:r>
          </w:p>
        </w:tc>
        <w:tc>
          <w:tcPr>
            <w:tcW w:w="1594" w:type="dxa"/>
          </w:tcPr>
          <w:p w14:paraId="0A3750E2"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nopapdoc_why</w:t>
            </w:r>
          </w:p>
        </w:tc>
      </w:tr>
      <w:tr w:rsidR="00F25BF8" w:rsidRPr="00F25BF8" w14:paraId="2504F25B" w14:textId="77777777" w:rsidTr="00F25BF8">
        <w:trPr>
          <w:trHeight w:val="20"/>
          <w:jc w:val="center"/>
        </w:trPr>
        <w:tc>
          <w:tcPr>
            <w:tcW w:w="694" w:type="dxa"/>
          </w:tcPr>
          <w:p w14:paraId="6DE6B565" w14:textId="77777777" w:rsidR="00F25BF8" w:rsidRPr="00F25BF8" w:rsidRDefault="00F25BF8" w:rsidP="00F25BF8">
            <w:pPr>
              <w:contextualSpacing/>
              <w:jc w:val="center"/>
              <w:rPr>
                <w:sz w:val="20"/>
              </w:rPr>
            </w:pPr>
            <w:r w:rsidRPr="00F25BF8">
              <w:rPr>
                <w:sz w:val="20"/>
              </w:rPr>
              <w:t>1</w:t>
            </w:r>
          </w:p>
        </w:tc>
        <w:tc>
          <w:tcPr>
            <w:tcW w:w="1594" w:type="dxa"/>
          </w:tcPr>
          <w:p w14:paraId="46C9D92E" w14:textId="77777777" w:rsidR="00F25BF8" w:rsidRPr="00F25BF8" w:rsidRDefault="00F25BF8" w:rsidP="00F25BF8">
            <w:pPr>
              <w:contextualSpacing/>
              <w:jc w:val="center"/>
              <w:rPr>
                <w:sz w:val="20"/>
              </w:rPr>
            </w:pPr>
          </w:p>
        </w:tc>
        <w:tc>
          <w:tcPr>
            <w:tcW w:w="1594" w:type="dxa"/>
          </w:tcPr>
          <w:p w14:paraId="489D8C5B" w14:textId="77777777" w:rsidR="00F25BF8" w:rsidRPr="00F25BF8" w:rsidRDefault="00F25BF8" w:rsidP="00F25BF8">
            <w:pPr>
              <w:contextualSpacing/>
              <w:jc w:val="center"/>
              <w:rPr>
                <w:sz w:val="20"/>
              </w:rPr>
            </w:pPr>
          </w:p>
        </w:tc>
        <w:tc>
          <w:tcPr>
            <w:tcW w:w="1594" w:type="dxa"/>
          </w:tcPr>
          <w:p w14:paraId="5F1E664F" w14:textId="77777777" w:rsidR="00F25BF8" w:rsidRPr="00F25BF8" w:rsidRDefault="00F25BF8" w:rsidP="00F25BF8">
            <w:pPr>
              <w:contextualSpacing/>
              <w:jc w:val="center"/>
              <w:rPr>
                <w:sz w:val="20"/>
              </w:rPr>
            </w:pPr>
          </w:p>
        </w:tc>
        <w:tc>
          <w:tcPr>
            <w:tcW w:w="1594" w:type="dxa"/>
          </w:tcPr>
          <w:p w14:paraId="2C47CA14" w14:textId="77777777" w:rsidR="00F25BF8" w:rsidRPr="00F25BF8" w:rsidRDefault="00F25BF8" w:rsidP="00F25BF8">
            <w:pPr>
              <w:contextualSpacing/>
              <w:jc w:val="center"/>
              <w:rPr>
                <w:sz w:val="20"/>
              </w:rPr>
            </w:pPr>
          </w:p>
        </w:tc>
        <w:tc>
          <w:tcPr>
            <w:tcW w:w="1594" w:type="dxa"/>
          </w:tcPr>
          <w:p w14:paraId="592031E3" w14:textId="77777777" w:rsidR="00F25BF8" w:rsidRPr="00F25BF8" w:rsidRDefault="00F25BF8" w:rsidP="00F25BF8">
            <w:pPr>
              <w:contextualSpacing/>
              <w:jc w:val="center"/>
              <w:rPr>
                <w:sz w:val="20"/>
              </w:rPr>
            </w:pPr>
          </w:p>
        </w:tc>
        <w:tc>
          <w:tcPr>
            <w:tcW w:w="1595" w:type="dxa"/>
          </w:tcPr>
          <w:p w14:paraId="4326BC63" w14:textId="77777777" w:rsidR="00F25BF8" w:rsidRPr="00F25BF8" w:rsidRDefault="00F25BF8" w:rsidP="00F25BF8">
            <w:pPr>
              <w:contextualSpacing/>
              <w:jc w:val="center"/>
              <w:rPr>
                <w:sz w:val="20"/>
              </w:rPr>
            </w:pPr>
          </w:p>
        </w:tc>
        <w:tc>
          <w:tcPr>
            <w:tcW w:w="1594" w:type="dxa"/>
          </w:tcPr>
          <w:p w14:paraId="40160386" w14:textId="77777777" w:rsidR="00F25BF8" w:rsidRPr="00F25BF8" w:rsidRDefault="00F25BF8" w:rsidP="00F25BF8">
            <w:pPr>
              <w:contextualSpacing/>
              <w:jc w:val="center"/>
              <w:rPr>
                <w:sz w:val="20"/>
              </w:rPr>
            </w:pPr>
          </w:p>
        </w:tc>
        <w:tc>
          <w:tcPr>
            <w:tcW w:w="1594" w:type="dxa"/>
          </w:tcPr>
          <w:p w14:paraId="2791F230" w14:textId="77777777" w:rsidR="00F25BF8" w:rsidRPr="00F25BF8" w:rsidRDefault="00F25BF8" w:rsidP="00F25BF8">
            <w:pPr>
              <w:contextualSpacing/>
              <w:jc w:val="center"/>
              <w:rPr>
                <w:sz w:val="20"/>
              </w:rPr>
            </w:pPr>
          </w:p>
        </w:tc>
      </w:tr>
      <w:tr w:rsidR="00F25BF8" w:rsidRPr="00F25BF8" w14:paraId="31721ADE" w14:textId="77777777" w:rsidTr="00F25BF8">
        <w:trPr>
          <w:trHeight w:val="20"/>
          <w:jc w:val="center"/>
        </w:trPr>
        <w:tc>
          <w:tcPr>
            <w:tcW w:w="694" w:type="dxa"/>
          </w:tcPr>
          <w:p w14:paraId="49D25B82" w14:textId="77777777" w:rsidR="00F25BF8" w:rsidRPr="00F25BF8" w:rsidRDefault="00F25BF8" w:rsidP="00F25BF8">
            <w:pPr>
              <w:contextualSpacing/>
              <w:jc w:val="center"/>
              <w:rPr>
                <w:sz w:val="20"/>
              </w:rPr>
            </w:pPr>
            <w:r w:rsidRPr="00F25BF8">
              <w:rPr>
                <w:sz w:val="20"/>
              </w:rPr>
              <w:t>2</w:t>
            </w:r>
          </w:p>
        </w:tc>
        <w:tc>
          <w:tcPr>
            <w:tcW w:w="1594" w:type="dxa"/>
          </w:tcPr>
          <w:p w14:paraId="260D6AE3" w14:textId="77777777" w:rsidR="00F25BF8" w:rsidRPr="00F25BF8" w:rsidRDefault="00F25BF8" w:rsidP="00F25BF8">
            <w:pPr>
              <w:contextualSpacing/>
              <w:jc w:val="center"/>
              <w:rPr>
                <w:sz w:val="20"/>
              </w:rPr>
            </w:pPr>
          </w:p>
        </w:tc>
        <w:tc>
          <w:tcPr>
            <w:tcW w:w="1594" w:type="dxa"/>
          </w:tcPr>
          <w:p w14:paraId="6BCA4614" w14:textId="77777777" w:rsidR="00F25BF8" w:rsidRPr="00F25BF8" w:rsidRDefault="00F25BF8" w:rsidP="00F25BF8">
            <w:pPr>
              <w:contextualSpacing/>
              <w:jc w:val="center"/>
              <w:rPr>
                <w:sz w:val="20"/>
              </w:rPr>
            </w:pPr>
          </w:p>
        </w:tc>
        <w:tc>
          <w:tcPr>
            <w:tcW w:w="1594" w:type="dxa"/>
          </w:tcPr>
          <w:p w14:paraId="49EF4F46" w14:textId="77777777" w:rsidR="00F25BF8" w:rsidRPr="00F25BF8" w:rsidRDefault="00F25BF8" w:rsidP="00F25BF8">
            <w:pPr>
              <w:contextualSpacing/>
              <w:jc w:val="center"/>
              <w:rPr>
                <w:sz w:val="20"/>
              </w:rPr>
            </w:pPr>
          </w:p>
        </w:tc>
        <w:tc>
          <w:tcPr>
            <w:tcW w:w="1594" w:type="dxa"/>
          </w:tcPr>
          <w:p w14:paraId="7CC0FA61" w14:textId="77777777" w:rsidR="00F25BF8" w:rsidRPr="00F25BF8" w:rsidRDefault="00F25BF8" w:rsidP="00F25BF8">
            <w:pPr>
              <w:contextualSpacing/>
              <w:jc w:val="center"/>
              <w:rPr>
                <w:sz w:val="20"/>
              </w:rPr>
            </w:pPr>
          </w:p>
        </w:tc>
        <w:tc>
          <w:tcPr>
            <w:tcW w:w="1594" w:type="dxa"/>
          </w:tcPr>
          <w:p w14:paraId="12526629" w14:textId="77777777" w:rsidR="00F25BF8" w:rsidRPr="00F25BF8" w:rsidRDefault="00F25BF8" w:rsidP="00F25BF8">
            <w:pPr>
              <w:contextualSpacing/>
              <w:jc w:val="center"/>
              <w:rPr>
                <w:sz w:val="20"/>
              </w:rPr>
            </w:pPr>
          </w:p>
        </w:tc>
        <w:tc>
          <w:tcPr>
            <w:tcW w:w="1595" w:type="dxa"/>
          </w:tcPr>
          <w:p w14:paraId="7E25DD60" w14:textId="77777777" w:rsidR="00F25BF8" w:rsidRPr="00F25BF8" w:rsidRDefault="00F25BF8" w:rsidP="00F25BF8">
            <w:pPr>
              <w:contextualSpacing/>
              <w:jc w:val="center"/>
              <w:rPr>
                <w:sz w:val="20"/>
              </w:rPr>
            </w:pPr>
          </w:p>
        </w:tc>
        <w:tc>
          <w:tcPr>
            <w:tcW w:w="1594" w:type="dxa"/>
          </w:tcPr>
          <w:p w14:paraId="0DAAABB5" w14:textId="77777777" w:rsidR="00F25BF8" w:rsidRPr="00F25BF8" w:rsidRDefault="00F25BF8" w:rsidP="00F25BF8">
            <w:pPr>
              <w:contextualSpacing/>
              <w:jc w:val="center"/>
              <w:rPr>
                <w:sz w:val="20"/>
              </w:rPr>
            </w:pPr>
          </w:p>
        </w:tc>
        <w:tc>
          <w:tcPr>
            <w:tcW w:w="1594" w:type="dxa"/>
          </w:tcPr>
          <w:p w14:paraId="6789EDBB" w14:textId="77777777" w:rsidR="00F25BF8" w:rsidRPr="00F25BF8" w:rsidRDefault="00F25BF8" w:rsidP="00F25BF8">
            <w:pPr>
              <w:contextualSpacing/>
              <w:jc w:val="center"/>
              <w:rPr>
                <w:sz w:val="20"/>
              </w:rPr>
            </w:pPr>
          </w:p>
        </w:tc>
      </w:tr>
      <w:tr w:rsidR="00F25BF8" w:rsidRPr="00F25BF8" w14:paraId="4EC04F79" w14:textId="77777777" w:rsidTr="00F25BF8">
        <w:trPr>
          <w:trHeight w:val="20"/>
          <w:jc w:val="center"/>
        </w:trPr>
        <w:tc>
          <w:tcPr>
            <w:tcW w:w="694" w:type="dxa"/>
          </w:tcPr>
          <w:p w14:paraId="017D7AC3" w14:textId="77777777" w:rsidR="00F25BF8" w:rsidRPr="00F25BF8" w:rsidRDefault="00F25BF8" w:rsidP="00F25BF8">
            <w:pPr>
              <w:contextualSpacing/>
              <w:jc w:val="center"/>
              <w:rPr>
                <w:sz w:val="20"/>
              </w:rPr>
            </w:pPr>
            <w:r w:rsidRPr="00F25BF8">
              <w:rPr>
                <w:sz w:val="20"/>
              </w:rPr>
              <w:t>3</w:t>
            </w:r>
          </w:p>
        </w:tc>
        <w:tc>
          <w:tcPr>
            <w:tcW w:w="1594" w:type="dxa"/>
          </w:tcPr>
          <w:p w14:paraId="45DB4296" w14:textId="77777777" w:rsidR="00F25BF8" w:rsidRPr="00F25BF8" w:rsidRDefault="00F25BF8" w:rsidP="00F25BF8">
            <w:pPr>
              <w:contextualSpacing/>
              <w:jc w:val="center"/>
              <w:rPr>
                <w:sz w:val="20"/>
              </w:rPr>
            </w:pPr>
          </w:p>
        </w:tc>
        <w:tc>
          <w:tcPr>
            <w:tcW w:w="1594" w:type="dxa"/>
          </w:tcPr>
          <w:p w14:paraId="079653BB" w14:textId="77777777" w:rsidR="00F25BF8" w:rsidRPr="00F25BF8" w:rsidRDefault="00F25BF8" w:rsidP="00F25BF8">
            <w:pPr>
              <w:contextualSpacing/>
              <w:jc w:val="center"/>
              <w:rPr>
                <w:sz w:val="20"/>
              </w:rPr>
            </w:pPr>
          </w:p>
        </w:tc>
        <w:tc>
          <w:tcPr>
            <w:tcW w:w="1594" w:type="dxa"/>
          </w:tcPr>
          <w:p w14:paraId="2D16E6B4" w14:textId="77777777" w:rsidR="00F25BF8" w:rsidRPr="00F25BF8" w:rsidRDefault="00F25BF8" w:rsidP="00F25BF8">
            <w:pPr>
              <w:contextualSpacing/>
              <w:jc w:val="center"/>
              <w:rPr>
                <w:sz w:val="20"/>
              </w:rPr>
            </w:pPr>
          </w:p>
        </w:tc>
        <w:tc>
          <w:tcPr>
            <w:tcW w:w="1594" w:type="dxa"/>
          </w:tcPr>
          <w:p w14:paraId="629D62F4" w14:textId="77777777" w:rsidR="00F25BF8" w:rsidRPr="00F25BF8" w:rsidRDefault="00F25BF8" w:rsidP="00F25BF8">
            <w:pPr>
              <w:contextualSpacing/>
              <w:jc w:val="center"/>
              <w:rPr>
                <w:sz w:val="20"/>
              </w:rPr>
            </w:pPr>
          </w:p>
        </w:tc>
        <w:tc>
          <w:tcPr>
            <w:tcW w:w="1594" w:type="dxa"/>
          </w:tcPr>
          <w:p w14:paraId="4AEA0321" w14:textId="77777777" w:rsidR="00F25BF8" w:rsidRPr="00F25BF8" w:rsidRDefault="00F25BF8" w:rsidP="00F25BF8">
            <w:pPr>
              <w:contextualSpacing/>
              <w:jc w:val="center"/>
              <w:rPr>
                <w:sz w:val="20"/>
              </w:rPr>
            </w:pPr>
          </w:p>
        </w:tc>
        <w:tc>
          <w:tcPr>
            <w:tcW w:w="1595" w:type="dxa"/>
          </w:tcPr>
          <w:p w14:paraId="0E86F6B0" w14:textId="77777777" w:rsidR="00F25BF8" w:rsidRPr="00F25BF8" w:rsidRDefault="00F25BF8" w:rsidP="00F25BF8">
            <w:pPr>
              <w:contextualSpacing/>
              <w:jc w:val="center"/>
              <w:rPr>
                <w:sz w:val="20"/>
              </w:rPr>
            </w:pPr>
          </w:p>
        </w:tc>
        <w:tc>
          <w:tcPr>
            <w:tcW w:w="1594" w:type="dxa"/>
          </w:tcPr>
          <w:p w14:paraId="6AB26E6A" w14:textId="77777777" w:rsidR="00F25BF8" w:rsidRPr="00F25BF8" w:rsidRDefault="00F25BF8" w:rsidP="00F25BF8">
            <w:pPr>
              <w:contextualSpacing/>
              <w:jc w:val="center"/>
              <w:rPr>
                <w:sz w:val="20"/>
              </w:rPr>
            </w:pPr>
          </w:p>
        </w:tc>
        <w:tc>
          <w:tcPr>
            <w:tcW w:w="1594" w:type="dxa"/>
          </w:tcPr>
          <w:p w14:paraId="5A42C65A" w14:textId="77777777" w:rsidR="00F25BF8" w:rsidRPr="00F25BF8" w:rsidRDefault="00F25BF8" w:rsidP="00F25BF8">
            <w:pPr>
              <w:contextualSpacing/>
              <w:jc w:val="center"/>
              <w:rPr>
                <w:sz w:val="20"/>
              </w:rPr>
            </w:pPr>
          </w:p>
        </w:tc>
      </w:tr>
      <w:tr w:rsidR="00F25BF8" w:rsidRPr="00F25BF8" w14:paraId="262E34ED" w14:textId="77777777" w:rsidTr="00F25BF8">
        <w:trPr>
          <w:trHeight w:val="20"/>
          <w:jc w:val="center"/>
        </w:trPr>
        <w:tc>
          <w:tcPr>
            <w:tcW w:w="694" w:type="dxa"/>
          </w:tcPr>
          <w:p w14:paraId="42B5BA8F" w14:textId="77777777" w:rsidR="00F25BF8" w:rsidRPr="00F25BF8" w:rsidRDefault="00F25BF8" w:rsidP="00F25BF8">
            <w:pPr>
              <w:contextualSpacing/>
              <w:jc w:val="center"/>
              <w:rPr>
                <w:sz w:val="20"/>
              </w:rPr>
            </w:pPr>
            <w:r w:rsidRPr="00F25BF8">
              <w:rPr>
                <w:sz w:val="20"/>
              </w:rPr>
              <w:t>4</w:t>
            </w:r>
          </w:p>
        </w:tc>
        <w:tc>
          <w:tcPr>
            <w:tcW w:w="1594" w:type="dxa"/>
          </w:tcPr>
          <w:p w14:paraId="50C2E57A" w14:textId="77777777" w:rsidR="00F25BF8" w:rsidRPr="00F25BF8" w:rsidRDefault="00F25BF8" w:rsidP="00F25BF8">
            <w:pPr>
              <w:contextualSpacing/>
              <w:jc w:val="center"/>
              <w:rPr>
                <w:sz w:val="20"/>
              </w:rPr>
            </w:pPr>
          </w:p>
        </w:tc>
        <w:tc>
          <w:tcPr>
            <w:tcW w:w="1594" w:type="dxa"/>
          </w:tcPr>
          <w:p w14:paraId="5FEA57E1" w14:textId="77777777" w:rsidR="00F25BF8" w:rsidRPr="00F25BF8" w:rsidRDefault="00F25BF8" w:rsidP="00F25BF8">
            <w:pPr>
              <w:contextualSpacing/>
              <w:jc w:val="center"/>
              <w:rPr>
                <w:sz w:val="20"/>
              </w:rPr>
            </w:pPr>
          </w:p>
        </w:tc>
        <w:tc>
          <w:tcPr>
            <w:tcW w:w="1594" w:type="dxa"/>
          </w:tcPr>
          <w:p w14:paraId="3C3A356B" w14:textId="77777777" w:rsidR="00F25BF8" w:rsidRPr="00F25BF8" w:rsidRDefault="00F25BF8" w:rsidP="00F25BF8">
            <w:pPr>
              <w:contextualSpacing/>
              <w:jc w:val="center"/>
              <w:rPr>
                <w:sz w:val="20"/>
              </w:rPr>
            </w:pPr>
          </w:p>
        </w:tc>
        <w:tc>
          <w:tcPr>
            <w:tcW w:w="1594" w:type="dxa"/>
          </w:tcPr>
          <w:p w14:paraId="20202C2E" w14:textId="77777777" w:rsidR="00F25BF8" w:rsidRPr="00F25BF8" w:rsidRDefault="00F25BF8" w:rsidP="00F25BF8">
            <w:pPr>
              <w:contextualSpacing/>
              <w:jc w:val="center"/>
              <w:rPr>
                <w:sz w:val="20"/>
              </w:rPr>
            </w:pPr>
          </w:p>
        </w:tc>
        <w:tc>
          <w:tcPr>
            <w:tcW w:w="1594" w:type="dxa"/>
          </w:tcPr>
          <w:p w14:paraId="0D4BA02E" w14:textId="77777777" w:rsidR="00F25BF8" w:rsidRPr="00F25BF8" w:rsidRDefault="00F25BF8" w:rsidP="00F25BF8">
            <w:pPr>
              <w:contextualSpacing/>
              <w:jc w:val="center"/>
              <w:rPr>
                <w:sz w:val="20"/>
              </w:rPr>
            </w:pPr>
          </w:p>
        </w:tc>
        <w:tc>
          <w:tcPr>
            <w:tcW w:w="1595" w:type="dxa"/>
          </w:tcPr>
          <w:p w14:paraId="294CB26B" w14:textId="77777777" w:rsidR="00F25BF8" w:rsidRPr="00F25BF8" w:rsidRDefault="00F25BF8" w:rsidP="00F25BF8">
            <w:pPr>
              <w:contextualSpacing/>
              <w:jc w:val="center"/>
              <w:rPr>
                <w:sz w:val="20"/>
              </w:rPr>
            </w:pPr>
          </w:p>
        </w:tc>
        <w:tc>
          <w:tcPr>
            <w:tcW w:w="1594" w:type="dxa"/>
          </w:tcPr>
          <w:p w14:paraId="7E658510" w14:textId="77777777" w:rsidR="00F25BF8" w:rsidRPr="00F25BF8" w:rsidRDefault="00F25BF8" w:rsidP="00F25BF8">
            <w:pPr>
              <w:contextualSpacing/>
              <w:jc w:val="center"/>
              <w:rPr>
                <w:sz w:val="20"/>
              </w:rPr>
            </w:pPr>
          </w:p>
        </w:tc>
        <w:tc>
          <w:tcPr>
            <w:tcW w:w="1594" w:type="dxa"/>
          </w:tcPr>
          <w:p w14:paraId="17AEC0FC" w14:textId="77777777" w:rsidR="00F25BF8" w:rsidRPr="00F25BF8" w:rsidRDefault="00F25BF8" w:rsidP="00F25BF8">
            <w:pPr>
              <w:contextualSpacing/>
              <w:jc w:val="center"/>
              <w:rPr>
                <w:sz w:val="20"/>
              </w:rPr>
            </w:pPr>
          </w:p>
        </w:tc>
      </w:tr>
      <w:tr w:rsidR="00F25BF8" w:rsidRPr="00F25BF8" w14:paraId="582B1508" w14:textId="77777777" w:rsidTr="00F25BF8">
        <w:trPr>
          <w:trHeight w:val="20"/>
          <w:jc w:val="center"/>
        </w:trPr>
        <w:tc>
          <w:tcPr>
            <w:tcW w:w="694" w:type="dxa"/>
          </w:tcPr>
          <w:p w14:paraId="55B13679" w14:textId="77777777" w:rsidR="00F25BF8" w:rsidRPr="00F25BF8" w:rsidRDefault="00F25BF8" w:rsidP="00F25BF8">
            <w:pPr>
              <w:contextualSpacing/>
              <w:jc w:val="center"/>
              <w:rPr>
                <w:sz w:val="20"/>
              </w:rPr>
            </w:pPr>
            <w:r w:rsidRPr="00F25BF8">
              <w:rPr>
                <w:sz w:val="20"/>
              </w:rPr>
              <w:t>5</w:t>
            </w:r>
          </w:p>
        </w:tc>
        <w:tc>
          <w:tcPr>
            <w:tcW w:w="1594" w:type="dxa"/>
          </w:tcPr>
          <w:p w14:paraId="0A8399A6" w14:textId="77777777" w:rsidR="00F25BF8" w:rsidRPr="00F25BF8" w:rsidRDefault="00F25BF8" w:rsidP="00F25BF8">
            <w:pPr>
              <w:contextualSpacing/>
              <w:jc w:val="center"/>
              <w:rPr>
                <w:sz w:val="20"/>
              </w:rPr>
            </w:pPr>
          </w:p>
        </w:tc>
        <w:tc>
          <w:tcPr>
            <w:tcW w:w="1594" w:type="dxa"/>
          </w:tcPr>
          <w:p w14:paraId="75AA3909" w14:textId="77777777" w:rsidR="00F25BF8" w:rsidRPr="00F25BF8" w:rsidRDefault="00F25BF8" w:rsidP="00F25BF8">
            <w:pPr>
              <w:contextualSpacing/>
              <w:jc w:val="center"/>
              <w:rPr>
                <w:sz w:val="20"/>
              </w:rPr>
            </w:pPr>
          </w:p>
        </w:tc>
        <w:tc>
          <w:tcPr>
            <w:tcW w:w="1594" w:type="dxa"/>
          </w:tcPr>
          <w:p w14:paraId="1E5B1644" w14:textId="77777777" w:rsidR="00F25BF8" w:rsidRPr="00F25BF8" w:rsidRDefault="00F25BF8" w:rsidP="00F25BF8">
            <w:pPr>
              <w:contextualSpacing/>
              <w:jc w:val="center"/>
              <w:rPr>
                <w:sz w:val="20"/>
              </w:rPr>
            </w:pPr>
          </w:p>
        </w:tc>
        <w:tc>
          <w:tcPr>
            <w:tcW w:w="1594" w:type="dxa"/>
          </w:tcPr>
          <w:p w14:paraId="2771FC41" w14:textId="77777777" w:rsidR="00F25BF8" w:rsidRPr="00F25BF8" w:rsidRDefault="00F25BF8" w:rsidP="00F25BF8">
            <w:pPr>
              <w:contextualSpacing/>
              <w:jc w:val="center"/>
              <w:rPr>
                <w:sz w:val="20"/>
              </w:rPr>
            </w:pPr>
          </w:p>
        </w:tc>
        <w:tc>
          <w:tcPr>
            <w:tcW w:w="1594" w:type="dxa"/>
          </w:tcPr>
          <w:p w14:paraId="5AE72360" w14:textId="77777777" w:rsidR="00F25BF8" w:rsidRPr="00F25BF8" w:rsidRDefault="00F25BF8" w:rsidP="00F25BF8">
            <w:pPr>
              <w:contextualSpacing/>
              <w:jc w:val="center"/>
              <w:rPr>
                <w:sz w:val="20"/>
              </w:rPr>
            </w:pPr>
          </w:p>
        </w:tc>
        <w:tc>
          <w:tcPr>
            <w:tcW w:w="1595" w:type="dxa"/>
          </w:tcPr>
          <w:p w14:paraId="70450AF0" w14:textId="77777777" w:rsidR="00F25BF8" w:rsidRPr="00F25BF8" w:rsidRDefault="00F25BF8" w:rsidP="00F25BF8">
            <w:pPr>
              <w:contextualSpacing/>
              <w:jc w:val="center"/>
              <w:rPr>
                <w:sz w:val="20"/>
              </w:rPr>
            </w:pPr>
          </w:p>
        </w:tc>
        <w:tc>
          <w:tcPr>
            <w:tcW w:w="1594" w:type="dxa"/>
          </w:tcPr>
          <w:p w14:paraId="23C19D10" w14:textId="77777777" w:rsidR="00F25BF8" w:rsidRPr="00F25BF8" w:rsidRDefault="00F25BF8" w:rsidP="00F25BF8">
            <w:pPr>
              <w:contextualSpacing/>
              <w:jc w:val="center"/>
              <w:rPr>
                <w:sz w:val="20"/>
              </w:rPr>
            </w:pPr>
          </w:p>
        </w:tc>
        <w:tc>
          <w:tcPr>
            <w:tcW w:w="1594" w:type="dxa"/>
          </w:tcPr>
          <w:p w14:paraId="55B33CA9" w14:textId="77777777" w:rsidR="00F25BF8" w:rsidRPr="00F25BF8" w:rsidRDefault="00F25BF8" w:rsidP="00F25BF8">
            <w:pPr>
              <w:contextualSpacing/>
              <w:jc w:val="center"/>
              <w:rPr>
                <w:sz w:val="20"/>
              </w:rPr>
            </w:pPr>
          </w:p>
        </w:tc>
      </w:tr>
      <w:tr w:rsidR="00F25BF8" w:rsidRPr="00F25BF8" w14:paraId="7FE175B9" w14:textId="77777777" w:rsidTr="00F25BF8">
        <w:trPr>
          <w:trHeight w:val="20"/>
          <w:jc w:val="center"/>
        </w:trPr>
        <w:tc>
          <w:tcPr>
            <w:tcW w:w="694" w:type="dxa"/>
          </w:tcPr>
          <w:p w14:paraId="07D2B47E" w14:textId="77777777" w:rsidR="00F25BF8" w:rsidRPr="00F25BF8" w:rsidRDefault="00F25BF8" w:rsidP="00F25BF8">
            <w:pPr>
              <w:contextualSpacing/>
              <w:jc w:val="center"/>
              <w:rPr>
                <w:sz w:val="20"/>
              </w:rPr>
            </w:pPr>
            <w:r w:rsidRPr="00F25BF8">
              <w:rPr>
                <w:sz w:val="20"/>
              </w:rPr>
              <w:t>6</w:t>
            </w:r>
          </w:p>
        </w:tc>
        <w:tc>
          <w:tcPr>
            <w:tcW w:w="1594" w:type="dxa"/>
          </w:tcPr>
          <w:p w14:paraId="3962FE6C" w14:textId="77777777" w:rsidR="00F25BF8" w:rsidRPr="00F25BF8" w:rsidRDefault="00F25BF8" w:rsidP="00F25BF8">
            <w:pPr>
              <w:contextualSpacing/>
              <w:jc w:val="center"/>
              <w:rPr>
                <w:sz w:val="20"/>
              </w:rPr>
            </w:pPr>
          </w:p>
        </w:tc>
        <w:tc>
          <w:tcPr>
            <w:tcW w:w="1594" w:type="dxa"/>
          </w:tcPr>
          <w:p w14:paraId="25C73500" w14:textId="77777777" w:rsidR="00F25BF8" w:rsidRPr="00F25BF8" w:rsidRDefault="00F25BF8" w:rsidP="00F25BF8">
            <w:pPr>
              <w:contextualSpacing/>
              <w:jc w:val="center"/>
              <w:rPr>
                <w:sz w:val="20"/>
              </w:rPr>
            </w:pPr>
          </w:p>
        </w:tc>
        <w:tc>
          <w:tcPr>
            <w:tcW w:w="1594" w:type="dxa"/>
          </w:tcPr>
          <w:p w14:paraId="66490A94" w14:textId="77777777" w:rsidR="00F25BF8" w:rsidRPr="00F25BF8" w:rsidRDefault="00F25BF8" w:rsidP="00F25BF8">
            <w:pPr>
              <w:contextualSpacing/>
              <w:jc w:val="center"/>
              <w:rPr>
                <w:sz w:val="20"/>
              </w:rPr>
            </w:pPr>
          </w:p>
        </w:tc>
        <w:tc>
          <w:tcPr>
            <w:tcW w:w="1594" w:type="dxa"/>
          </w:tcPr>
          <w:p w14:paraId="1B27B7D8" w14:textId="77777777" w:rsidR="00F25BF8" w:rsidRPr="00F25BF8" w:rsidRDefault="00F25BF8" w:rsidP="00F25BF8">
            <w:pPr>
              <w:contextualSpacing/>
              <w:jc w:val="center"/>
              <w:rPr>
                <w:sz w:val="20"/>
              </w:rPr>
            </w:pPr>
          </w:p>
        </w:tc>
        <w:tc>
          <w:tcPr>
            <w:tcW w:w="1594" w:type="dxa"/>
          </w:tcPr>
          <w:p w14:paraId="5DC49868" w14:textId="77777777" w:rsidR="00F25BF8" w:rsidRPr="00F25BF8" w:rsidRDefault="00F25BF8" w:rsidP="00F25BF8">
            <w:pPr>
              <w:contextualSpacing/>
              <w:jc w:val="center"/>
              <w:rPr>
                <w:sz w:val="20"/>
              </w:rPr>
            </w:pPr>
          </w:p>
        </w:tc>
        <w:tc>
          <w:tcPr>
            <w:tcW w:w="1595" w:type="dxa"/>
          </w:tcPr>
          <w:p w14:paraId="5A17BDCC" w14:textId="77777777" w:rsidR="00F25BF8" w:rsidRPr="00F25BF8" w:rsidRDefault="00F25BF8" w:rsidP="00F25BF8">
            <w:pPr>
              <w:contextualSpacing/>
              <w:jc w:val="center"/>
              <w:rPr>
                <w:sz w:val="20"/>
              </w:rPr>
            </w:pPr>
          </w:p>
        </w:tc>
        <w:tc>
          <w:tcPr>
            <w:tcW w:w="1594" w:type="dxa"/>
          </w:tcPr>
          <w:p w14:paraId="5BD92A27" w14:textId="77777777" w:rsidR="00F25BF8" w:rsidRPr="00F25BF8" w:rsidRDefault="00F25BF8" w:rsidP="00F25BF8">
            <w:pPr>
              <w:contextualSpacing/>
              <w:jc w:val="center"/>
              <w:rPr>
                <w:sz w:val="20"/>
              </w:rPr>
            </w:pPr>
          </w:p>
        </w:tc>
        <w:tc>
          <w:tcPr>
            <w:tcW w:w="1594" w:type="dxa"/>
          </w:tcPr>
          <w:p w14:paraId="3532FB5A" w14:textId="77777777" w:rsidR="00F25BF8" w:rsidRPr="00F25BF8" w:rsidRDefault="00F25BF8" w:rsidP="00F25BF8">
            <w:pPr>
              <w:contextualSpacing/>
              <w:jc w:val="center"/>
              <w:rPr>
                <w:sz w:val="20"/>
              </w:rPr>
            </w:pPr>
          </w:p>
        </w:tc>
      </w:tr>
      <w:tr w:rsidR="00F25BF8" w:rsidRPr="00F25BF8" w14:paraId="6346A487" w14:textId="77777777" w:rsidTr="00F25BF8">
        <w:trPr>
          <w:trHeight w:val="20"/>
          <w:jc w:val="center"/>
        </w:trPr>
        <w:tc>
          <w:tcPr>
            <w:tcW w:w="694" w:type="dxa"/>
          </w:tcPr>
          <w:p w14:paraId="076E25BC" w14:textId="77777777" w:rsidR="00F25BF8" w:rsidRPr="00F25BF8" w:rsidRDefault="00F25BF8" w:rsidP="00F25BF8">
            <w:pPr>
              <w:contextualSpacing/>
              <w:jc w:val="center"/>
              <w:rPr>
                <w:sz w:val="20"/>
              </w:rPr>
            </w:pPr>
            <w:r w:rsidRPr="00F25BF8">
              <w:rPr>
                <w:sz w:val="20"/>
              </w:rPr>
              <w:t>7</w:t>
            </w:r>
          </w:p>
        </w:tc>
        <w:tc>
          <w:tcPr>
            <w:tcW w:w="1594" w:type="dxa"/>
          </w:tcPr>
          <w:p w14:paraId="27AA4396" w14:textId="77777777" w:rsidR="00F25BF8" w:rsidRPr="00F25BF8" w:rsidRDefault="00F25BF8" w:rsidP="00F25BF8">
            <w:pPr>
              <w:contextualSpacing/>
              <w:jc w:val="center"/>
              <w:rPr>
                <w:sz w:val="20"/>
              </w:rPr>
            </w:pPr>
          </w:p>
        </w:tc>
        <w:tc>
          <w:tcPr>
            <w:tcW w:w="1594" w:type="dxa"/>
          </w:tcPr>
          <w:p w14:paraId="49EFA45D" w14:textId="77777777" w:rsidR="00F25BF8" w:rsidRPr="00F25BF8" w:rsidRDefault="00F25BF8" w:rsidP="00F25BF8">
            <w:pPr>
              <w:contextualSpacing/>
              <w:jc w:val="center"/>
              <w:rPr>
                <w:sz w:val="20"/>
              </w:rPr>
            </w:pPr>
          </w:p>
        </w:tc>
        <w:tc>
          <w:tcPr>
            <w:tcW w:w="1594" w:type="dxa"/>
          </w:tcPr>
          <w:p w14:paraId="09815995" w14:textId="77777777" w:rsidR="00F25BF8" w:rsidRPr="00F25BF8" w:rsidRDefault="00F25BF8" w:rsidP="00F25BF8">
            <w:pPr>
              <w:contextualSpacing/>
              <w:jc w:val="center"/>
              <w:rPr>
                <w:sz w:val="20"/>
              </w:rPr>
            </w:pPr>
          </w:p>
        </w:tc>
        <w:tc>
          <w:tcPr>
            <w:tcW w:w="1594" w:type="dxa"/>
          </w:tcPr>
          <w:p w14:paraId="42565BC8" w14:textId="77777777" w:rsidR="00F25BF8" w:rsidRPr="00F25BF8" w:rsidRDefault="00F25BF8" w:rsidP="00F25BF8">
            <w:pPr>
              <w:contextualSpacing/>
              <w:jc w:val="center"/>
              <w:rPr>
                <w:sz w:val="20"/>
              </w:rPr>
            </w:pPr>
          </w:p>
        </w:tc>
        <w:tc>
          <w:tcPr>
            <w:tcW w:w="1594" w:type="dxa"/>
          </w:tcPr>
          <w:p w14:paraId="060BD968" w14:textId="77777777" w:rsidR="00F25BF8" w:rsidRPr="00F25BF8" w:rsidRDefault="00F25BF8" w:rsidP="00F25BF8">
            <w:pPr>
              <w:contextualSpacing/>
              <w:jc w:val="center"/>
              <w:rPr>
                <w:sz w:val="20"/>
              </w:rPr>
            </w:pPr>
          </w:p>
        </w:tc>
        <w:tc>
          <w:tcPr>
            <w:tcW w:w="1595" w:type="dxa"/>
          </w:tcPr>
          <w:p w14:paraId="0FA024C7" w14:textId="77777777" w:rsidR="00F25BF8" w:rsidRPr="00F25BF8" w:rsidRDefault="00F25BF8" w:rsidP="00F25BF8">
            <w:pPr>
              <w:contextualSpacing/>
              <w:jc w:val="center"/>
              <w:rPr>
                <w:sz w:val="20"/>
              </w:rPr>
            </w:pPr>
          </w:p>
        </w:tc>
        <w:tc>
          <w:tcPr>
            <w:tcW w:w="1594" w:type="dxa"/>
          </w:tcPr>
          <w:p w14:paraId="0DAFB067" w14:textId="77777777" w:rsidR="00F25BF8" w:rsidRPr="00F25BF8" w:rsidRDefault="00F25BF8" w:rsidP="00F25BF8">
            <w:pPr>
              <w:contextualSpacing/>
              <w:jc w:val="center"/>
              <w:rPr>
                <w:sz w:val="20"/>
              </w:rPr>
            </w:pPr>
          </w:p>
        </w:tc>
        <w:tc>
          <w:tcPr>
            <w:tcW w:w="1594" w:type="dxa"/>
          </w:tcPr>
          <w:p w14:paraId="280F052F" w14:textId="77777777" w:rsidR="00F25BF8" w:rsidRPr="00F25BF8" w:rsidRDefault="00F25BF8" w:rsidP="00F25BF8">
            <w:pPr>
              <w:contextualSpacing/>
              <w:jc w:val="center"/>
              <w:rPr>
                <w:sz w:val="20"/>
              </w:rPr>
            </w:pPr>
          </w:p>
        </w:tc>
      </w:tr>
      <w:tr w:rsidR="00F25BF8" w:rsidRPr="00F25BF8" w14:paraId="3E1E9F4C" w14:textId="77777777" w:rsidTr="00F25BF8">
        <w:trPr>
          <w:trHeight w:val="20"/>
          <w:jc w:val="center"/>
        </w:trPr>
        <w:tc>
          <w:tcPr>
            <w:tcW w:w="694" w:type="dxa"/>
          </w:tcPr>
          <w:p w14:paraId="2822C1AF" w14:textId="77777777" w:rsidR="00F25BF8" w:rsidRPr="00F25BF8" w:rsidRDefault="00F25BF8" w:rsidP="00F25BF8">
            <w:pPr>
              <w:contextualSpacing/>
              <w:jc w:val="center"/>
              <w:rPr>
                <w:sz w:val="20"/>
              </w:rPr>
            </w:pPr>
            <w:r w:rsidRPr="00F25BF8">
              <w:rPr>
                <w:sz w:val="20"/>
              </w:rPr>
              <w:t>8</w:t>
            </w:r>
          </w:p>
        </w:tc>
        <w:tc>
          <w:tcPr>
            <w:tcW w:w="1594" w:type="dxa"/>
          </w:tcPr>
          <w:p w14:paraId="586D2CF7" w14:textId="77777777" w:rsidR="00F25BF8" w:rsidRPr="00F25BF8" w:rsidRDefault="00F25BF8" w:rsidP="00F25BF8">
            <w:pPr>
              <w:contextualSpacing/>
              <w:jc w:val="center"/>
              <w:rPr>
                <w:sz w:val="20"/>
              </w:rPr>
            </w:pPr>
          </w:p>
        </w:tc>
        <w:tc>
          <w:tcPr>
            <w:tcW w:w="1594" w:type="dxa"/>
          </w:tcPr>
          <w:p w14:paraId="6F62EA20" w14:textId="77777777" w:rsidR="00F25BF8" w:rsidRPr="00F25BF8" w:rsidRDefault="00F25BF8" w:rsidP="00F25BF8">
            <w:pPr>
              <w:contextualSpacing/>
              <w:jc w:val="center"/>
              <w:rPr>
                <w:sz w:val="20"/>
              </w:rPr>
            </w:pPr>
          </w:p>
        </w:tc>
        <w:tc>
          <w:tcPr>
            <w:tcW w:w="1594" w:type="dxa"/>
          </w:tcPr>
          <w:p w14:paraId="40BCCB21" w14:textId="77777777" w:rsidR="00F25BF8" w:rsidRPr="00F25BF8" w:rsidRDefault="00F25BF8" w:rsidP="00F25BF8">
            <w:pPr>
              <w:contextualSpacing/>
              <w:jc w:val="center"/>
              <w:rPr>
                <w:sz w:val="20"/>
              </w:rPr>
            </w:pPr>
          </w:p>
        </w:tc>
        <w:tc>
          <w:tcPr>
            <w:tcW w:w="1594" w:type="dxa"/>
          </w:tcPr>
          <w:p w14:paraId="25C9946C" w14:textId="77777777" w:rsidR="00F25BF8" w:rsidRPr="00F25BF8" w:rsidRDefault="00F25BF8" w:rsidP="00F25BF8">
            <w:pPr>
              <w:contextualSpacing/>
              <w:jc w:val="center"/>
              <w:rPr>
                <w:sz w:val="20"/>
              </w:rPr>
            </w:pPr>
          </w:p>
        </w:tc>
        <w:tc>
          <w:tcPr>
            <w:tcW w:w="1594" w:type="dxa"/>
          </w:tcPr>
          <w:p w14:paraId="414FA822" w14:textId="77777777" w:rsidR="00F25BF8" w:rsidRPr="00F25BF8" w:rsidRDefault="00F25BF8" w:rsidP="00F25BF8">
            <w:pPr>
              <w:contextualSpacing/>
              <w:jc w:val="center"/>
              <w:rPr>
                <w:sz w:val="20"/>
              </w:rPr>
            </w:pPr>
          </w:p>
        </w:tc>
        <w:tc>
          <w:tcPr>
            <w:tcW w:w="1595" w:type="dxa"/>
          </w:tcPr>
          <w:p w14:paraId="27F20355" w14:textId="77777777" w:rsidR="00F25BF8" w:rsidRPr="00F25BF8" w:rsidRDefault="00F25BF8" w:rsidP="00F25BF8">
            <w:pPr>
              <w:contextualSpacing/>
              <w:jc w:val="center"/>
              <w:rPr>
                <w:sz w:val="20"/>
              </w:rPr>
            </w:pPr>
          </w:p>
        </w:tc>
        <w:tc>
          <w:tcPr>
            <w:tcW w:w="1594" w:type="dxa"/>
          </w:tcPr>
          <w:p w14:paraId="0A76ABB3" w14:textId="77777777" w:rsidR="00F25BF8" w:rsidRPr="00F25BF8" w:rsidRDefault="00F25BF8" w:rsidP="00F25BF8">
            <w:pPr>
              <w:contextualSpacing/>
              <w:jc w:val="center"/>
              <w:rPr>
                <w:sz w:val="20"/>
              </w:rPr>
            </w:pPr>
          </w:p>
        </w:tc>
        <w:tc>
          <w:tcPr>
            <w:tcW w:w="1594" w:type="dxa"/>
          </w:tcPr>
          <w:p w14:paraId="05A5A103" w14:textId="77777777" w:rsidR="00F25BF8" w:rsidRPr="00F25BF8" w:rsidRDefault="00F25BF8" w:rsidP="00F25BF8">
            <w:pPr>
              <w:contextualSpacing/>
              <w:jc w:val="center"/>
              <w:rPr>
                <w:sz w:val="20"/>
              </w:rPr>
            </w:pPr>
          </w:p>
        </w:tc>
      </w:tr>
      <w:tr w:rsidR="00F25BF8" w:rsidRPr="00F25BF8" w14:paraId="772032F5" w14:textId="77777777" w:rsidTr="00F25BF8">
        <w:trPr>
          <w:trHeight w:val="20"/>
          <w:jc w:val="center"/>
        </w:trPr>
        <w:tc>
          <w:tcPr>
            <w:tcW w:w="694" w:type="dxa"/>
          </w:tcPr>
          <w:p w14:paraId="37D1EAB8" w14:textId="77777777" w:rsidR="00F25BF8" w:rsidRPr="00F25BF8" w:rsidRDefault="00F25BF8" w:rsidP="00F25BF8">
            <w:pPr>
              <w:contextualSpacing/>
              <w:jc w:val="center"/>
              <w:rPr>
                <w:sz w:val="20"/>
              </w:rPr>
            </w:pPr>
            <w:r w:rsidRPr="00F25BF8">
              <w:rPr>
                <w:sz w:val="20"/>
              </w:rPr>
              <w:t>9</w:t>
            </w:r>
          </w:p>
        </w:tc>
        <w:tc>
          <w:tcPr>
            <w:tcW w:w="1594" w:type="dxa"/>
          </w:tcPr>
          <w:p w14:paraId="0B2672F5" w14:textId="77777777" w:rsidR="00F25BF8" w:rsidRPr="00F25BF8" w:rsidRDefault="00F25BF8" w:rsidP="00F25BF8">
            <w:pPr>
              <w:contextualSpacing/>
              <w:jc w:val="center"/>
              <w:rPr>
                <w:sz w:val="20"/>
              </w:rPr>
            </w:pPr>
          </w:p>
        </w:tc>
        <w:tc>
          <w:tcPr>
            <w:tcW w:w="1594" w:type="dxa"/>
          </w:tcPr>
          <w:p w14:paraId="5D14D9DF" w14:textId="77777777" w:rsidR="00F25BF8" w:rsidRPr="00F25BF8" w:rsidRDefault="00F25BF8" w:rsidP="00F25BF8">
            <w:pPr>
              <w:contextualSpacing/>
              <w:jc w:val="center"/>
              <w:rPr>
                <w:sz w:val="20"/>
              </w:rPr>
            </w:pPr>
          </w:p>
        </w:tc>
        <w:tc>
          <w:tcPr>
            <w:tcW w:w="1594" w:type="dxa"/>
          </w:tcPr>
          <w:p w14:paraId="03F73B0C" w14:textId="77777777" w:rsidR="00F25BF8" w:rsidRPr="00F25BF8" w:rsidRDefault="00F25BF8" w:rsidP="00F25BF8">
            <w:pPr>
              <w:contextualSpacing/>
              <w:jc w:val="center"/>
              <w:rPr>
                <w:sz w:val="20"/>
              </w:rPr>
            </w:pPr>
          </w:p>
        </w:tc>
        <w:tc>
          <w:tcPr>
            <w:tcW w:w="1594" w:type="dxa"/>
          </w:tcPr>
          <w:p w14:paraId="3EA0F894" w14:textId="77777777" w:rsidR="00F25BF8" w:rsidRPr="00F25BF8" w:rsidRDefault="00F25BF8" w:rsidP="00F25BF8">
            <w:pPr>
              <w:contextualSpacing/>
              <w:jc w:val="center"/>
              <w:rPr>
                <w:sz w:val="20"/>
              </w:rPr>
            </w:pPr>
          </w:p>
        </w:tc>
        <w:tc>
          <w:tcPr>
            <w:tcW w:w="1594" w:type="dxa"/>
          </w:tcPr>
          <w:p w14:paraId="406D089A" w14:textId="77777777" w:rsidR="00F25BF8" w:rsidRPr="00F25BF8" w:rsidRDefault="00F25BF8" w:rsidP="00F25BF8">
            <w:pPr>
              <w:contextualSpacing/>
              <w:jc w:val="center"/>
              <w:rPr>
                <w:sz w:val="20"/>
              </w:rPr>
            </w:pPr>
          </w:p>
        </w:tc>
        <w:tc>
          <w:tcPr>
            <w:tcW w:w="1595" w:type="dxa"/>
          </w:tcPr>
          <w:p w14:paraId="31EFD6AF" w14:textId="77777777" w:rsidR="00F25BF8" w:rsidRPr="00F25BF8" w:rsidRDefault="00F25BF8" w:rsidP="00F25BF8">
            <w:pPr>
              <w:contextualSpacing/>
              <w:jc w:val="center"/>
              <w:rPr>
                <w:sz w:val="20"/>
              </w:rPr>
            </w:pPr>
          </w:p>
        </w:tc>
        <w:tc>
          <w:tcPr>
            <w:tcW w:w="1594" w:type="dxa"/>
          </w:tcPr>
          <w:p w14:paraId="590BD023" w14:textId="77777777" w:rsidR="00F25BF8" w:rsidRPr="00F25BF8" w:rsidRDefault="00F25BF8" w:rsidP="00F25BF8">
            <w:pPr>
              <w:contextualSpacing/>
              <w:jc w:val="center"/>
              <w:rPr>
                <w:sz w:val="20"/>
              </w:rPr>
            </w:pPr>
          </w:p>
        </w:tc>
        <w:tc>
          <w:tcPr>
            <w:tcW w:w="1594" w:type="dxa"/>
          </w:tcPr>
          <w:p w14:paraId="353CC361" w14:textId="77777777" w:rsidR="00F25BF8" w:rsidRPr="00F25BF8" w:rsidRDefault="00F25BF8" w:rsidP="00F25BF8">
            <w:pPr>
              <w:contextualSpacing/>
              <w:jc w:val="center"/>
              <w:rPr>
                <w:sz w:val="20"/>
              </w:rPr>
            </w:pPr>
          </w:p>
        </w:tc>
      </w:tr>
      <w:tr w:rsidR="00F25BF8" w:rsidRPr="00F25BF8" w14:paraId="695B91D6" w14:textId="77777777" w:rsidTr="00F25BF8">
        <w:trPr>
          <w:trHeight w:val="20"/>
          <w:jc w:val="center"/>
        </w:trPr>
        <w:tc>
          <w:tcPr>
            <w:tcW w:w="694" w:type="dxa"/>
          </w:tcPr>
          <w:p w14:paraId="294FCF3A" w14:textId="77777777" w:rsidR="00F25BF8" w:rsidRPr="00F25BF8" w:rsidRDefault="00F25BF8" w:rsidP="00F25BF8">
            <w:pPr>
              <w:contextualSpacing/>
              <w:jc w:val="center"/>
              <w:rPr>
                <w:sz w:val="20"/>
              </w:rPr>
            </w:pPr>
            <w:r w:rsidRPr="00F25BF8">
              <w:rPr>
                <w:sz w:val="20"/>
              </w:rPr>
              <w:t>10</w:t>
            </w:r>
          </w:p>
        </w:tc>
        <w:tc>
          <w:tcPr>
            <w:tcW w:w="1594" w:type="dxa"/>
          </w:tcPr>
          <w:p w14:paraId="75CD9F09" w14:textId="77777777" w:rsidR="00F25BF8" w:rsidRPr="00F25BF8" w:rsidRDefault="00F25BF8" w:rsidP="00F25BF8">
            <w:pPr>
              <w:contextualSpacing/>
              <w:jc w:val="center"/>
              <w:rPr>
                <w:sz w:val="20"/>
              </w:rPr>
            </w:pPr>
          </w:p>
        </w:tc>
        <w:tc>
          <w:tcPr>
            <w:tcW w:w="1594" w:type="dxa"/>
          </w:tcPr>
          <w:p w14:paraId="6C5B1A99" w14:textId="77777777" w:rsidR="00F25BF8" w:rsidRPr="00F25BF8" w:rsidRDefault="00F25BF8" w:rsidP="00F25BF8">
            <w:pPr>
              <w:contextualSpacing/>
              <w:jc w:val="center"/>
              <w:rPr>
                <w:sz w:val="20"/>
              </w:rPr>
            </w:pPr>
          </w:p>
        </w:tc>
        <w:tc>
          <w:tcPr>
            <w:tcW w:w="1594" w:type="dxa"/>
          </w:tcPr>
          <w:p w14:paraId="7E184302" w14:textId="77777777" w:rsidR="00F25BF8" w:rsidRPr="00F25BF8" w:rsidRDefault="00F25BF8" w:rsidP="00F25BF8">
            <w:pPr>
              <w:contextualSpacing/>
              <w:jc w:val="center"/>
              <w:rPr>
                <w:sz w:val="20"/>
              </w:rPr>
            </w:pPr>
          </w:p>
        </w:tc>
        <w:tc>
          <w:tcPr>
            <w:tcW w:w="1594" w:type="dxa"/>
          </w:tcPr>
          <w:p w14:paraId="03CFA56E" w14:textId="77777777" w:rsidR="00F25BF8" w:rsidRPr="00F25BF8" w:rsidRDefault="00F25BF8" w:rsidP="00F25BF8">
            <w:pPr>
              <w:contextualSpacing/>
              <w:jc w:val="center"/>
              <w:rPr>
                <w:sz w:val="20"/>
              </w:rPr>
            </w:pPr>
          </w:p>
        </w:tc>
        <w:tc>
          <w:tcPr>
            <w:tcW w:w="1594" w:type="dxa"/>
          </w:tcPr>
          <w:p w14:paraId="500A309F" w14:textId="77777777" w:rsidR="00F25BF8" w:rsidRPr="00F25BF8" w:rsidRDefault="00F25BF8" w:rsidP="00F25BF8">
            <w:pPr>
              <w:contextualSpacing/>
              <w:jc w:val="center"/>
              <w:rPr>
                <w:sz w:val="20"/>
              </w:rPr>
            </w:pPr>
          </w:p>
        </w:tc>
        <w:tc>
          <w:tcPr>
            <w:tcW w:w="1595" w:type="dxa"/>
          </w:tcPr>
          <w:p w14:paraId="31F81E6D" w14:textId="77777777" w:rsidR="00F25BF8" w:rsidRPr="00F25BF8" w:rsidRDefault="00F25BF8" w:rsidP="00F25BF8">
            <w:pPr>
              <w:contextualSpacing/>
              <w:jc w:val="center"/>
              <w:rPr>
                <w:sz w:val="20"/>
              </w:rPr>
            </w:pPr>
          </w:p>
        </w:tc>
        <w:tc>
          <w:tcPr>
            <w:tcW w:w="1594" w:type="dxa"/>
          </w:tcPr>
          <w:p w14:paraId="16B40D33" w14:textId="77777777" w:rsidR="00F25BF8" w:rsidRPr="00F25BF8" w:rsidRDefault="00F25BF8" w:rsidP="00F25BF8">
            <w:pPr>
              <w:contextualSpacing/>
              <w:jc w:val="center"/>
              <w:rPr>
                <w:sz w:val="20"/>
              </w:rPr>
            </w:pPr>
          </w:p>
        </w:tc>
        <w:tc>
          <w:tcPr>
            <w:tcW w:w="1594" w:type="dxa"/>
          </w:tcPr>
          <w:p w14:paraId="146B0997" w14:textId="77777777" w:rsidR="00F25BF8" w:rsidRPr="00F25BF8" w:rsidRDefault="00F25BF8" w:rsidP="00F25BF8">
            <w:pPr>
              <w:contextualSpacing/>
              <w:jc w:val="center"/>
              <w:rPr>
                <w:sz w:val="20"/>
              </w:rPr>
            </w:pPr>
          </w:p>
        </w:tc>
      </w:tr>
    </w:tbl>
    <w:p w14:paraId="78F6B07B" w14:textId="77777777" w:rsidR="00F25BF8" w:rsidRPr="00F25BF8" w:rsidRDefault="00F25BF8" w:rsidP="00F25BF8">
      <w:pPr>
        <w:spacing w:after="0" w:line="240" w:lineRule="auto"/>
        <w:contextualSpacing/>
        <w:rPr>
          <w:rFonts w:eastAsia="SimSun"/>
        </w:rPr>
      </w:pPr>
    </w:p>
    <w:tbl>
      <w:tblPr>
        <w:tblStyle w:val="TableGrid2"/>
        <w:tblW w:w="10795" w:type="dxa"/>
        <w:jc w:val="center"/>
        <w:tblCellMar>
          <w:left w:w="29" w:type="dxa"/>
          <w:right w:w="29" w:type="dxa"/>
        </w:tblCellMar>
        <w:tblLook w:val="04A0" w:firstRow="1" w:lastRow="0" w:firstColumn="1" w:lastColumn="0" w:noHBand="0" w:noVBand="1"/>
      </w:tblPr>
      <w:tblGrid>
        <w:gridCol w:w="5397"/>
        <w:gridCol w:w="5398"/>
      </w:tblGrid>
      <w:tr w:rsidR="00F25BF8" w:rsidRPr="00F25BF8" w14:paraId="351C6F10" w14:textId="77777777" w:rsidTr="00F25BF8">
        <w:trPr>
          <w:jc w:val="center"/>
        </w:trPr>
        <w:tc>
          <w:tcPr>
            <w:tcW w:w="5397" w:type="dxa"/>
          </w:tcPr>
          <w:p w14:paraId="2ADD548C"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Benefits to documentation (G9)</w:t>
            </w:r>
          </w:p>
        </w:tc>
        <w:tc>
          <w:tcPr>
            <w:tcW w:w="5398" w:type="dxa"/>
          </w:tcPr>
          <w:p w14:paraId="08014E10"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Reasons(G13)</w:t>
            </w:r>
          </w:p>
        </w:tc>
      </w:tr>
      <w:tr w:rsidR="00F25BF8" w:rsidRPr="00F25BF8" w14:paraId="5601C1D5" w14:textId="77777777" w:rsidTr="00F25BF8">
        <w:trPr>
          <w:jc w:val="center"/>
        </w:trPr>
        <w:tc>
          <w:tcPr>
            <w:tcW w:w="5397" w:type="dxa"/>
          </w:tcPr>
          <w:p w14:paraId="1EDD9BF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1=Reduce likelihood of losing my land</w:t>
            </w:r>
          </w:p>
          <w:p w14:paraId="36B4524E"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2=Protects investments I have made on my land</w:t>
            </w:r>
          </w:p>
          <w:p w14:paraId="3EC6477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3=Strengthens the ability for my children to inherit the land</w:t>
            </w:r>
          </w:p>
          <w:p w14:paraId="57AF6A0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4=Helps me to obtain access to credit</w:t>
            </w:r>
          </w:p>
          <w:p w14:paraId="7F828BCA"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5=Other</w:t>
            </w:r>
          </w:p>
        </w:tc>
        <w:tc>
          <w:tcPr>
            <w:tcW w:w="5398" w:type="dxa"/>
          </w:tcPr>
          <w:p w14:paraId="4E39C60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1=Reduce likelihood of losing my land</w:t>
            </w:r>
          </w:p>
          <w:p w14:paraId="196E1DDC"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2=Protects investments I have made on my land</w:t>
            </w:r>
          </w:p>
          <w:p w14:paraId="307C405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3=Strengthens the ability for my children to inherit the land</w:t>
            </w:r>
          </w:p>
          <w:p w14:paraId="29BC0A2A"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4=Helps me to obtain access to credit</w:t>
            </w:r>
          </w:p>
          <w:p w14:paraId="2DDEC394"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5=Other, specify</w:t>
            </w:r>
          </w:p>
        </w:tc>
      </w:tr>
    </w:tbl>
    <w:p w14:paraId="1C75E3A5" w14:textId="77777777" w:rsidR="00F25BF8" w:rsidRPr="00F25BF8" w:rsidRDefault="00F25BF8" w:rsidP="00F25BF8">
      <w:pPr>
        <w:spacing w:after="0" w:line="240" w:lineRule="auto"/>
        <w:contextualSpacing/>
        <w:rPr>
          <w:rFonts w:eastAsia="SimSun"/>
        </w:rPr>
      </w:pPr>
    </w:p>
    <w:p w14:paraId="71AAED8E" w14:textId="77777777" w:rsidR="00F25BF8" w:rsidRPr="00F25BF8" w:rsidRDefault="00F25BF8" w:rsidP="00F25BF8">
      <w:pPr>
        <w:spacing w:after="0" w:line="240" w:lineRule="auto"/>
        <w:contextualSpacing/>
        <w:rPr>
          <w:rFonts w:eastAsia="SimSun"/>
        </w:rPr>
      </w:pPr>
      <w:r w:rsidRPr="00F25BF8">
        <w:rPr>
          <w:rFonts w:eastAsia="SimSun"/>
        </w:rPr>
        <w:br w:type="page"/>
      </w:r>
    </w:p>
    <w:p w14:paraId="45685EC4" w14:textId="77777777" w:rsidR="00F25BF8" w:rsidRPr="00F25BF8" w:rsidRDefault="00F25BF8" w:rsidP="00F25BF8">
      <w:pPr>
        <w:spacing w:after="0" w:line="240" w:lineRule="auto"/>
        <w:contextualSpacing/>
        <w:rPr>
          <w:rFonts w:eastAsia="Times New Roman" w:cs="Times New Roman"/>
          <w:b/>
          <w:bCs/>
        </w:rPr>
      </w:pPr>
      <w:r w:rsidRPr="00F25BF8">
        <w:rPr>
          <w:rFonts w:eastAsia="Times New Roman" w:cs="Times New Roman"/>
          <w:b/>
          <w:bCs/>
        </w:rPr>
        <w:lastRenderedPageBreak/>
        <w:t>SECTION G. TENURE STATUS (Continued)</w:t>
      </w:r>
    </w:p>
    <w:p w14:paraId="50085A8C" w14:textId="77777777" w:rsidR="00F25BF8" w:rsidRPr="00F25BF8" w:rsidRDefault="00F25BF8" w:rsidP="00F25BF8">
      <w:pPr>
        <w:spacing w:after="0" w:line="240" w:lineRule="auto"/>
        <w:contextualSpacing/>
        <w:rPr>
          <w:rFonts w:eastAsia="SimSun"/>
        </w:rPr>
      </w:pPr>
    </w:p>
    <w:tbl>
      <w:tblPr>
        <w:tblStyle w:val="TableGrid2"/>
        <w:tblW w:w="13294" w:type="dxa"/>
        <w:jc w:val="center"/>
        <w:tblLayout w:type="fixed"/>
        <w:tblCellMar>
          <w:left w:w="29" w:type="dxa"/>
          <w:right w:w="29" w:type="dxa"/>
        </w:tblCellMar>
        <w:tblLook w:val="04A0" w:firstRow="1" w:lastRow="0" w:firstColumn="1" w:lastColumn="0" w:noHBand="0" w:noVBand="1"/>
      </w:tblPr>
      <w:tblGrid>
        <w:gridCol w:w="694"/>
        <w:gridCol w:w="2160"/>
        <w:gridCol w:w="2520"/>
        <w:gridCol w:w="1440"/>
        <w:gridCol w:w="1440"/>
        <w:gridCol w:w="1440"/>
        <w:gridCol w:w="1440"/>
        <w:gridCol w:w="1080"/>
        <w:gridCol w:w="1080"/>
      </w:tblGrid>
      <w:tr w:rsidR="00F25BF8" w:rsidRPr="00F25BF8" w14:paraId="75A5F22A" w14:textId="77777777" w:rsidTr="00F25BF8">
        <w:trPr>
          <w:trHeight w:val="20"/>
          <w:jc w:val="center"/>
        </w:trPr>
        <w:tc>
          <w:tcPr>
            <w:tcW w:w="694" w:type="dxa"/>
            <w:vMerge w:val="restart"/>
          </w:tcPr>
          <w:p w14:paraId="6B86826D" w14:textId="77777777" w:rsidR="00F25BF8" w:rsidRPr="00F25BF8" w:rsidRDefault="00F25BF8" w:rsidP="00F25BF8">
            <w:pPr>
              <w:contextualSpacing/>
              <w:jc w:val="center"/>
              <w:rPr>
                <w:sz w:val="20"/>
              </w:rPr>
            </w:pPr>
            <w:r w:rsidRPr="00F25BF8">
              <w:rPr>
                <w:sz w:val="20"/>
              </w:rPr>
              <w:t>Field</w:t>
            </w:r>
          </w:p>
        </w:tc>
        <w:tc>
          <w:tcPr>
            <w:tcW w:w="2160" w:type="dxa"/>
            <w:vMerge w:val="restart"/>
          </w:tcPr>
          <w:p w14:paraId="22467A13" w14:textId="77777777" w:rsidR="00F25BF8" w:rsidRPr="00F25BF8" w:rsidRDefault="00F25BF8" w:rsidP="00F25BF8">
            <w:pPr>
              <w:contextualSpacing/>
              <w:jc w:val="center"/>
              <w:rPr>
                <w:rFonts w:cs="Times New Roman"/>
                <w:sz w:val="20"/>
              </w:rPr>
            </w:pPr>
            <w:r w:rsidRPr="00F25BF8">
              <w:rPr>
                <w:rFonts w:cs="Times New Roman"/>
                <w:sz w:val="20"/>
              </w:rPr>
              <w:t>G15. Does the lack of formal documentation of your occupancy of this field discourage you from making improvements on this land?</w:t>
            </w:r>
          </w:p>
          <w:p w14:paraId="04C5E2BA"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3697B96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75B0C1B1"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19038742" w14:textId="77777777" w:rsidR="00F25BF8" w:rsidRPr="00F25BF8" w:rsidRDefault="00F25BF8" w:rsidP="00F25BF8">
            <w:pPr>
              <w:contextualSpacing/>
              <w:jc w:val="center"/>
              <w:rPr>
                <w:rFonts w:cs="Times New Roman"/>
                <w:sz w:val="20"/>
              </w:rPr>
            </w:pPr>
            <w:r w:rsidRPr="00F25BF8">
              <w:rPr>
                <w:sz w:val="20"/>
              </w:rPr>
              <w:t>999=Prefer not to respond</w:t>
            </w:r>
          </w:p>
          <w:p w14:paraId="3768AE71" w14:textId="77777777" w:rsidR="00F25BF8" w:rsidRPr="00F25BF8" w:rsidRDefault="00F25BF8" w:rsidP="00F25BF8">
            <w:pPr>
              <w:contextualSpacing/>
              <w:jc w:val="center"/>
              <w:rPr>
                <w:rFonts w:cs="Times New Roman"/>
                <w:sz w:val="20"/>
              </w:rPr>
            </w:pPr>
            <w:r w:rsidRPr="00F25BF8">
              <w:rPr>
                <w:rFonts w:cs="Times New Roman"/>
                <w:sz w:val="20"/>
              </w:rPr>
              <w:t>If ‘Yes’ please explain</w:t>
            </w:r>
          </w:p>
        </w:tc>
        <w:tc>
          <w:tcPr>
            <w:tcW w:w="2520" w:type="dxa"/>
            <w:vMerge w:val="restart"/>
          </w:tcPr>
          <w:p w14:paraId="45F8F91F" w14:textId="77777777" w:rsidR="00F25BF8" w:rsidRPr="00F25BF8" w:rsidRDefault="00F25BF8" w:rsidP="00F25BF8">
            <w:pPr>
              <w:contextualSpacing/>
              <w:jc w:val="center"/>
              <w:rPr>
                <w:rFonts w:cs="Times New Roman"/>
                <w:sz w:val="20"/>
              </w:rPr>
            </w:pPr>
            <w:r w:rsidRPr="00F25BF8">
              <w:rPr>
                <w:rFonts w:cs="Times New Roman"/>
                <w:sz w:val="20"/>
              </w:rPr>
              <w:t>G16. If you did not have formal documentation of your occupancy of this field, would that discourage you from making improvements on this land?</w:t>
            </w:r>
          </w:p>
          <w:p w14:paraId="7B79EC7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0F712850"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03243672"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1F495B6E" w14:textId="77777777" w:rsidR="00F25BF8" w:rsidRPr="00F25BF8" w:rsidRDefault="00F25BF8" w:rsidP="00F25BF8">
            <w:pPr>
              <w:contextualSpacing/>
              <w:jc w:val="center"/>
              <w:rPr>
                <w:rFonts w:cs="Times New Roman"/>
                <w:sz w:val="20"/>
              </w:rPr>
            </w:pPr>
            <w:r w:rsidRPr="00F25BF8">
              <w:rPr>
                <w:sz w:val="20"/>
              </w:rPr>
              <w:t>999=Prefer not to respond</w:t>
            </w:r>
          </w:p>
          <w:p w14:paraId="5C453E4A" w14:textId="77777777" w:rsidR="00F25BF8" w:rsidRPr="00F25BF8" w:rsidRDefault="00F25BF8" w:rsidP="00F25BF8">
            <w:pPr>
              <w:contextualSpacing/>
              <w:jc w:val="center"/>
              <w:rPr>
                <w:rFonts w:cs="Times New Roman"/>
                <w:sz w:val="20"/>
              </w:rPr>
            </w:pPr>
            <w:r w:rsidRPr="00F25BF8">
              <w:rPr>
                <w:rFonts w:cs="Times New Roman"/>
                <w:sz w:val="20"/>
              </w:rPr>
              <w:t>If “Yes’ please explain</w:t>
            </w:r>
          </w:p>
        </w:tc>
        <w:tc>
          <w:tcPr>
            <w:tcW w:w="2880" w:type="dxa"/>
            <w:gridSpan w:val="2"/>
          </w:tcPr>
          <w:p w14:paraId="6773779E" w14:textId="77777777" w:rsidR="00F25BF8" w:rsidRPr="00F25BF8" w:rsidRDefault="00F25BF8" w:rsidP="00F25BF8">
            <w:pPr>
              <w:contextualSpacing/>
              <w:jc w:val="center"/>
              <w:rPr>
                <w:rFonts w:cs="Times New Roman"/>
                <w:sz w:val="20"/>
              </w:rPr>
            </w:pPr>
            <w:r w:rsidRPr="00F25BF8">
              <w:rPr>
                <w:rFonts w:cs="Times New Roman"/>
                <w:sz w:val="20"/>
              </w:rPr>
              <w:t>G17. How likely do you think it is that other households within your village may try to cross-over your boundaries (step on your side)and take or use some of this field?</w:t>
            </w:r>
          </w:p>
          <w:p w14:paraId="53C0E753" w14:textId="77777777" w:rsidR="00F25BF8" w:rsidRPr="00F25BF8" w:rsidRDefault="00F25BF8" w:rsidP="00F25BF8">
            <w:pPr>
              <w:contextualSpacing/>
              <w:jc w:val="center"/>
              <w:rPr>
                <w:rFonts w:cs="Times New Roman"/>
                <w:sz w:val="20"/>
              </w:rPr>
            </w:pPr>
            <w:r w:rsidRPr="00F25BF8">
              <w:rPr>
                <w:rFonts w:cs="Times New Roman"/>
                <w:sz w:val="20"/>
              </w:rPr>
              <w:t>(See Code Below)</w:t>
            </w:r>
          </w:p>
        </w:tc>
        <w:tc>
          <w:tcPr>
            <w:tcW w:w="2880" w:type="dxa"/>
            <w:gridSpan w:val="2"/>
          </w:tcPr>
          <w:p w14:paraId="2A774FD1" w14:textId="77777777" w:rsidR="00F25BF8" w:rsidRPr="00F25BF8" w:rsidRDefault="00F25BF8" w:rsidP="00F25BF8">
            <w:pPr>
              <w:contextualSpacing/>
              <w:jc w:val="center"/>
              <w:rPr>
                <w:rFonts w:cs="Times New Roman"/>
                <w:sz w:val="20"/>
              </w:rPr>
            </w:pPr>
            <w:r w:rsidRPr="00F25BF8">
              <w:rPr>
                <w:rFonts w:cs="Times New Roman"/>
                <w:sz w:val="20"/>
              </w:rPr>
              <w:t>G19. How likely do you think it is that elites/big people may take this field without your permission/agreement?</w:t>
            </w:r>
          </w:p>
          <w:p w14:paraId="3E3DD7A6" w14:textId="77777777" w:rsidR="00F25BF8" w:rsidRPr="00F25BF8" w:rsidRDefault="00F25BF8" w:rsidP="00F25BF8">
            <w:pPr>
              <w:contextualSpacing/>
              <w:jc w:val="center"/>
              <w:rPr>
                <w:rFonts w:cs="Times New Roman"/>
                <w:sz w:val="20"/>
              </w:rPr>
            </w:pPr>
            <w:r w:rsidRPr="00F25BF8">
              <w:rPr>
                <w:rFonts w:cs="Times New Roman"/>
                <w:sz w:val="20"/>
              </w:rPr>
              <w:t>(See  Code Below)</w:t>
            </w:r>
          </w:p>
        </w:tc>
        <w:tc>
          <w:tcPr>
            <w:tcW w:w="2160" w:type="dxa"/>
            <w:gridSpan w:val="2"/>
          </w:tcPr>
          <w:p w14:paraId="6586C329" w14:textId="77777777" w:rsidR="00F25BF8" w:rsidRPr="00F25BF8" w:rsidRDefault="00F25BF8" w:rsidP="00F25BF8">
            <w:pPr>
              <w:contextualSpacing/>
              <w:jc w:val="center"/>
              <w:rPr>
                <w:rFonts w:cs="Times New Roman"/>
                <w:sz w:val="20"/>
              </w:rPr>
            </w:pPr>
            <w:r w:rsidRPr="00F25BF8">
              <w:rPr>
                <w:rFonts w:cs="Times New Roman"/>
                <w:sz w:val="20"/>
              </w:rPr>
              <w:t>G21. How likely do you think it is that people from a neighboring community with encroach/cross-over to use this field?</w:t>
            </w:r>
          </w:p>
          <w:p w14:paraId="7DF9DD26" w14:textId="77777777" w:rsidR="00F25BF8" w:rsidRPr="00F25BF8" w:rsidRDefault="00F25BF8" w:rsidP="00F25BF8">
            <w:pPr>
              <w:contextualSpacing/>
              <w:jc w:val="center"/>
              <w:rPr>
                <w:rFonts w:cs="Times New Roman"/>
                <w:sz w:val="20"/>
              </w:rPr>
            </w:pPr>
            <w:r w:rsidRPr="00F25BF8">
              <w:rPr>
                <w:rFonts w:cs="Times New Roman"/>
                <w:sz w:val="20"/>
              </w:rPr>
              <w:t>(See Code Below)</w:t>
            </w:r>
          </w:p>
        </w:tc>
      </w:tr>
      <w:tr w:rsidR="00F25BF8" w:rsidRPr="00F25BF8" w14:paraId="5B18307B" w14:textId="77777777" w:rsidTr="00F25BF8">
        <w:trPr>
          <w:trHeight w:val="20"/>
          <w:jc w:val="center"/>
        </w:trPr>
        <w:tc>
          <w:tcPr>
            <w:tcW w:w="694" w:type="dxa"/>
            <w:vMerge/>
          </w:tcPr>
          <w:p w14:paraId="7A481CBB" w14:textId="77777777" w:rsidR="00F25BF8" w:rsidRPr="00F25BF8" w:rsidRDefault="00F25BF8" w:rsidP="00F25BF8">
            <w:pPr>
              <w:contextualSpacing/>
              <w:jc w:val="center"/>
              <w:rPr>
                <w:sz w:val="20"/>
              </w:rPr>
            </w:pPr>
          </w:p>
        </w:tc>
        <w:tc>
          <w:tcPr>
            <w:tcW w:w="2160" w:type="dxa"/>
            <w:vMerge/>
          </w:tcPr>
          <w:p w14:paraId="3B832C4B"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2520" w:type="dxa"/>
            <w:vMerge/>
          </w:tcPr>
          <w:p w14:paraId="3247048D" w14:textId="77777777" w:rsidR="00F25BF8" w:rsidRPr="00F25BF8" w:rsidRDefault="00F25BF8" w:rsidP="00F25BF8">
            <w:pPr>
              <w:contextualSpacing/>
              <w:jc w:val="center"/>
              <w:rPr>
                <w:rFonts w:cs="Times New Roman"/>
                <w:sz w:val="20"/>
              </w:rPr>
            </w:pPr>
          </w:p>
        </w:tc>
        <w:tc>
          <w:tcPr>
            <w:tcW w:w="1440" w:type="dxa"/>
          </w:tcPr>
          <w:p w14:paraId="69865DC0" w14:textId="77777777" w:rsidR="00F25BF8" w:rsidRPr="00F25BF8" w:rsidRDefault="00F25BF8" w:rsidP="00F25BF8">
            <w:pPr>
              <w:contextualSpacing/>
              <w:jc w:val="center"/>
              <w:rPr>
                <w:rFonts w:cs="Times New Roman"/>
                <w:sz w:val="20"/>
              </w:rPr>
            </w:pPr>
            <w:r w:rsidRPr="00F25BF8">
              <w:rPr>
                <w:rFonts w:cs="Times New Roman"/>
                <w:sz w:val="20"/>
              </w:rPr>
              <w:t>in the next 1-3 years?</w:t>
            </w:r>
          </w:p>
        </w:tc>
        <w:tc>
          <w:tcPr>
            <w:tcW w:w="1440" w:type="dxa"/>
          </w:tcPr>
          <w:p w14:paraId="62C7885B" w14:textId="77777777" w:rsidR="00F25BF8" w:rsidRPr="00F25BF8" w:rsidRDefault="00F25BF8" w:rsidP="00F25BF8">
            <w:pPr>
              <w:contextualSpacing/>
              <w:jc w:val="center"/>
              <w:rPr>
                <w:rFonts w:cs="Times New Roman"/>
                <w:sz w:val="20"/>
              </w:rPr>
            </w:pPr>
            <w:r w:rsidRPr="00F25BF8">
              <w:rPr>
                <w:rFonts w:cs="Times New Roman"/>
                <w:sz w:val="20"/>
              </w:rPr>
              <w:t>beyond 4 years from now?</w:t>
            </w:r>
          </w:p>
        </w:tc>
        <w:tc>
          <w:tcPr>
            <w:tcW w:w="1440" w:type="dxa"/>
          </w:tcPr>
          <w:p w14:paraId="1BC703B2" w14:textId="77777777" w:rsidR="00F25BF8" w:rsidRPr="00F25BF8" w:rsidRDefault="00F25BF8" w:rsidP="00F25BF8">
            <w:pPr>
              <w:contextualSpacing/>
              <w:jc w:val="center"/>
              <w:rPr>
                <w:rFonts w:cs="Times New Roman"/>
                <w:sz w:val="20"/>
              </w:rPr>
            </w:pPr>
            <w:r w:rsidRPr="00F25BF8">
              <w:rPr>
                <w:rFonts w:cs="Times New Roman"/>
                <w:sz w:val="20"/>
              </w:rPr>
              <w:t>in the next 1-3 years?</w:t>
            </w:r>
          </w:p>
        </w:tc>
        <w:tc>
          <w:tcPr>
            <w:tcW w:w="1440" w:type="dxa"/>
          </w:tcPr>
          <w:p w14:paraId="3CE58813" w14:textId="77777777" w:rsidR="00F25BF8" w:rsidRPr="00F25BF8" w:rsidRDefault="00F25BF8" w:rsidP="00F25BF8">
            <w:pPr>
              <w:contextualSpacing/>
              <w:jc w:val="center"/>
              <w:rPr>
                <w:rFonts w:cs="Times New Roman"/>
                <w:sz w:val="20"/>
              </w:rPr>
            </w:pPr>
            <w:r w:rsidRPr="00F25BF8">
              <w:rPr>
                <w:rFonts w:cs="Times New Roman"/>
                <w:sz w:val="20"/>
              </w:rPr>
              <w:t>beyond 4 years from now?</w:t>
            </w:r>
          </w:p>
        </w:tc>
        <w:tc>
          <w:tcPr>
            <w:tcW w:w="1080" w:type="dxa"/>
          </w:tcPr>
          <w:p w14:paraId="4CA21486" w14:textId="77777777" w:rsidR="00F25BF8" w:rsidRPr="00F25BF8" w:rsidRDefault="00F25BF8" w:rsidP="00F25BF8">
            <w:pPr>
              <w:contextualSpacing/>
              <w:jc w:val="center"/>
              <w:rPr>
                <w:rFonts w:cs="Times New Roman"/>
                <w:sz w:val="20"/>
              </w:rPr>
            </w:pPr>
            <w:r w:rsidRPr="00F25BF8">
              <w:rPr>
                <w:rFonts w:cs="Times New Roman"/>
                <w:sz w:val="20"/>
              </w:rPr>
              <w:t>in the next</w:t>
            </w:r>
          </w:p>
          <w:p w14:paraId="00FA276F" w14:textId="77777777" w:rsidR="00F25BF8" w:rsidRPr="00F25BF8" w:rsidRDefault="00F25BF8" w:rsidP="00F25BF8">
            <w:pPr>
              <w:contextualSpacing/>
              <w:jc w:val="center"/>
              <w:rPr>
                <w:rFonts w:cs="Times New Roman"/>
                <w:sz w:val="20"/>
              </w:rPr>
            </w:pPr>
            <w:r w:rsidRPr="00F25BF8">
              <w:rPr>
                <w:rFonts w:cs="Times New Roman"/>
                <w:sz w:val="20"/>
              </w:rPr>
              <w:t>1-3 years?</w:t>
            </w:r>
          </w:p>
        </w:tc>
        <w:tc>
          <w:tcPr>
            <w:tcW w:w="1080" w:type="dxa"/>
          </w:tcPr>
          <w:p w14:paraId="17C77D22" w14:textId="77777777" w:rsidR="00F25BF8" w:rsidRPr="00F25BF8" w:rsidRDefault="00F25BF8" w:rsidP="00F25BF8">
            <w:pPr>
              <w:contextualSpacing/>
              <w:jc w:val="center"/>
              <w:rPr>
                <w:rFonts w:cs="Times New Roman"/>
                <w:sz w:val="20"/>
              </w:rPr>
            </w:pPr>
            <w:r w:rsidRPr="00F25BF8">
              <w:rPr>
                <w:rFonts w:cs="Times New Roman"/>
                <w:sz w:val="20"/>
              </w:rPr>
              <w:t>beyond 4 years from now?</w:t>
            </w:r>
          </w:p>
        </w:tc>
      </w:tr>
      <w:tr w:rsidR="00F25BF8" w:rsidRPr="00F25BF8" w14:paraId="7010AF82" w14:textId="77777777" w:rsidTr="00F25BF8">
        <w:trPr>
          <w:trHeight w:val="20"/>
          <w:jc w:val="center"/>
        </w:trPr>
        <w:tc>
          <w:tcPr>
            <w:tcW w:w="694" w:type="dxa"/>
          </w:tcPr>
          <w:p w14:paraId="4A08CDB1"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2160" w:type="dxa"/>
          </w:tcPr>
          <w:p w14:paraId="4EC7C9C7"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noformaldoc_effect</w:t>
            </w:r>
          </w:p>
        </w:tc>
        <w:tc>
          <w:tcPr>
            <w:tcW w:w="2520" w:type="dxa"/>
          </w:tcPr>
          <w:p w14:paraId="6194C643"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formaldoc_effect</w:t>
            </w:r>
          </w:p>
        </w:tc>
        <w:tc>
          <w:tcPr>
            <w:tcW w:w="1440" w:type="dxa"/>
          </w:tcPr>
          <w:p w14:paraId="2386D28E"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villhh_encroach</w:t>
            </w:r>
          </w:p>
        </w:tc>
        <w:tc>
          <w:tcPr>
            <w:tcW w:w="1440" w:type="dxa"/>
          </w:tcPr>
          <w:p w14:paraId="06485FBD"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villhh_encroach3</w:t>
            </w:r>
          </w:p>
        </w:tc>
        <w:tc>
          <w:tcPr>
            <w:tcW w:w="1440" w:type="dxa"/>
          </w:tcPr>
          <w:p w14:paraId="218D9A72"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elite_encroach</w:t>
            </w:r>
          </w:p>
        </w:tc>
        <w:tc>
          <w:tcPr>
            <w:tcW w:w="1440" w:type="dxa"/>
          </w:tcPr>
          <w:p w14:paraId="506AD783"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elite_encroach3</w:t>
            </w:r>
          </w:p>
        </w:tc>
        <w:tc>
          <w:tcPr>
            <w:tcW w:w="1080" w:type="dxa"/>
          </w:tcPr>
          <w:p w14:paraId="2DDA9D19"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neighvill_encroach</w:t>
            </w:r>
          </w:p>
        </w:tc>
        <w:tc>
          <w:tcPr>
            <w:tcW w:w="1080" w:type="dxa"/>
          </w:tcPr>
          <w:p w14:paraId="36C9A020"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neighvill_encroach3</w:t>
            </w:r>
          </w:p>
        </w:tc>
      </w:tr>
      <w:tr w:rsidR="00F25BF8" w:rsidRPr="00F25BF8" w14:paraId="07A54115" w14:textId="77777777" w:rsidTr="00F25BF8">
        <w:trPr>
          <w:trHeight w:val="20"/>
          <w:jc w:val="center"/>
        </w:trPr>
        <w:tc>
          <w:tcPr>
            <w:tcW w:w="694" w:type="dxa"/>
          </w:tcPr>
          <w:p w14:paraId="4B29FDCB" w14:textId="77777777" w:rsidR="00F25BF8" w:rsidRPr="00F25BF8" w:rsidRDefault="00F25BF8" w:rsidP="00F25BF8">
            <w:pPr>
              <w:contextualSpacing/>
              <w:jc w:val="center"/>
              <w:rPr>
                <w:sz w:val="20"/>
              </w:rPr>
            </w:pPr>
            <w:r w:rsidRPr="00F25BF8">
              <w:rPr>
                <w:sz w:val="20"/>
              </w:rPr>
              <w:t>1</w:t>
            </w:r>
          </w:p>
        </w:tc>
        <w:tc>
          <w:tcPr>
            <w:tcW w:w="2160" w:type="dxa"/>
          </w:tcPr>
          <w:p w14:paraId="24FA406C" w14:textId="77777777" w:rsidR="00F25BF8" w:rsidRPr="00F25BF8" w:rsidRDefault="00F25BF8" w:rsidP="00F25BF8">
            <w:pPr>
              <w:contextualSpacing/>
              <w:jc w:val="center"/>
              <w:rPr>
                <w:sz w:val="20"/>
              </w:rPr>
            </w:pPr>
          </w:p>
        </w:tc>
        <w:tc>
          <w:tcPr>
            <w:tcW w:w="2520" w:type="dxa"/>
          </w:tcPr>
          <w:p w14:paraId="2F862363" w14:textId="77777777" w:rsidR="00F25BF8" w:rsidRPr="00F25BF8" w:rsidRDefault="00F25BF8" w:rsidP="00F25BF8">
            <w:pPr>
              <w:contextualSpacing/>
              <w:jc w:val="center"/>
              <w:rPr>
                <w:sz w:val="20"/>
              </w:rPr>
            </w:pPr>
          </w:p>
        </w:tc>
        <w:tc>
          <w:tcPr>
            <w:tcW w:w="1440" w:type="dxa"/>
          </w:tcPr>
          <w:p w14:paraId="480850A0" w14:textId="77777777" w:rsidR="00F25BF8" w:rsidRPr="00F25BF8" w:rsidRDefault="00F25BF8" w:rsidP="00F25BF8">
            <w:pPr>
              <w:contextualSpacing/>
              <w:jc w:val="center"/>
              <w:rPr>
                <w:sz w:val="20"/>
              </w:rPr>
            </w:pPr>
          </w:p>
        </w:tc>
        <w:tc>
          <w:tcPr>
            <w:tcW w:w="1440" w:type="dxa"/>
          </w:tcPr>
          <w:p w14:paraId="0209E4CB" w14:textId="77777777" w:rsidR="00F25BF8" w:rsidRPr="00F25BF8" w:rsidRDefault="00F25BF8" w:rsidP="00F25BF8">
            <w:pPr>
              <w:contextualSpacing/>
              <w:jc w:val="center"/>
              <w:rPr>
                <w:sz w:val="20"/>
              </w:rPr>
            </w:pPr>
          </w:p>
        </w:tc>
        <w:tc>
          <w:tcPr>
            <w:tcW w:w="1440" w:type="dxa"/>
          </w:tcPr>
          <w:p w14:paraId="509AEAFB" w14:textId="77777777" w:rsidR="00F25BF8" w:rsidRPr="00F25BF8" w:rsidRDefault="00F25BF8" w:rsidP="00F25BF8">
            <w:pPr>
              <w:contextualSpacing/>
              <w:jc w:val="center"/>
              <w:rPr>
                <w:sz w:val="20"/>
              </w:rPr>
            </w:pPr>
          </w:p>
        </w:tc>
        <w:tc>
          <w:tcPr>
            <w:tcW w:w="1440" w:type="dxa"/>
          </w:tcPr>
          <w:p w14:paraId="6235719B" w14:textId="77777777" w:rsidR="00F25BF8" w:rsidRPr="00F25BF8" w:rsidRDefault="00F25BF8" w:rsidP="00F25BF8">
            <w:pPr>
              <w:contextualSpacing/>
              <w:jc w:val="center"/>
              <w:rPr>
                <w:sz w:val="20"/>
              </w:rPr>
            </w:pPr>
          </w:p>
        </w:tc>
        <w:tc>
          <w:tcPr>
            <w:tcW w:w="1080" w:type="dxa"/>
          </w:tcPr>
          <w:p w14:paraId="375430A9" w14:textId="77777777" w:rsidR="00F25BF8" w:rsidRPr="00F25BF8" w:rsidRDefault="00F25BF8" w:rsidP="00F25BF8">
            <w:pPr>
              <w:contextualSpacing/>
              <w:jc w:val="center"/>
              <w:rPr>
                <w:sz w:val="20"/>
              </w:rPr>
            </w:pPr>
          </w:p>
        </w:tc>
        <w:tc>
          <w:tcPr>
            <w:tcW w:w="1080" w:type="dxa"/>
          </w:tcPr>
          <w:p w14:paraId="33DB85B5" w14:textId="77777777" w:rsidR="00F25BF8" w:rsidRPr="00F25BF8" w:rsidRDefault="00F25BF8" w:rsidP="00F25BF8">
            <w:pPr>
              <w:contextualSpacing/>
              <w:jc w:val="center"/>
              <w:rPr>
                <w:sz w:val="20"/>
              </w:rPr>
            </w:pPr>
          </w:p>
        </w:tc>
      </w:tr>
      <w:tr w:rsidR="00F25BF8" w:rsidRPr="00F25BF8" w14:paraId="6BA4DAC4" w14:textId="77777777" w:rsidTr="00F25BF8">
        <w:trPr>
          <w:trHeight w:val="20"/>
          <w:jc w:val="center"/>
        </w:trPr>
        <w:tc>
          <w:tcPr>
            <w:tcW w:w="694" w:type="dxa"/>
          </w:tcPr>
          <w:p w14:paraId="69BE6B50" w14:textId="77777777" w:rsidR="00F25BF8" w:rsidRPr="00F25BF8" w:rsidRDefault="00F25BF8" w:rsidP="00F25BF8">
            <w:pPr>
              <w:contextualSpacing/>
              <w:jc w:val="center"/>
              <w:rPr>
                <w:sz w:val="20"/>
              </w:rPr>
            </w:pPr>
            <w:r w:rsidRPr="00F25BF8">
              <w:rPr>
                <w:sz w:val="20"/>
              </w:rPr>
              <w:t>2</w:t>
            </w:r>
          </w:p>
        </w:tc>
        <w:tc>
          <w:tcPr>
            <w:tcW w:w="2160" w:type="dxa"/>
          </w:tcPr>
          <w:p w14:paraId="4927CE1A" w14:textId="77777777" w:rsidR="00F25BF8" w:rsidRPr="00F25BF8" w:rsidRDefault="00F25BF8" w:rsidP="00F25BF8">
            <w:pPr>
              <w:contextualSpacing/>
              <w:jc w:val="center"/>
              <w:rPr>
                <w:sz w:val="20"/>
              </w:rPr>
            </w:pPr>
          </w:p>
        </w:tc>
        <w:tc>
          <w:tcPr>
            <w:tcW w:w="2520" w:type="dxa"/>
          </w:tcPr>
          <w:p w14:paraId="171AA6D2" w14:textId="77777777" w:rsidR="00F25BF8" w:rsidRPr="00F25BF8" w:rsidRDefault="00F25BF8" w:rsidP="00F25BF8">
            <w:pPr>
              <w:contextualSpacing/>
              <w:jc w:val="center"/>
              <w:rPr>
                <w:sz w:val="20"/>
              </w:rPr>
            </w:pPr>
          </w:p>
        </w:tc>
        <w:tc>
          <w:tcPr>
            <w:tcW w:w="1440" w:type="dxa"/>
          </w:tcPr>
          <w:p w14:paraId="747E84ED" w14:textId="77777777" w:rsidR="00F25BF8" w:rsidRPr="00F25BF8" w:rsidRDefault="00F25BF8" w:rsidP="00F25BF8">
            <w:pPr>
              <w:contextualSpacing/>
              <w:jc w:val="center"/>
              <w:rPr>
                <w:sz w:val="20"/>
              </w:rPr>
            </w:pPr>
          </w:p>
        </w:tc>
        <w:tc>
          <w:tcPr>
            <w:tcW w:w="1440" w:type="dxa"/>
          </w:tcPr>
          <w:p w14:paraId="34BE729B" w14:textId="77777777" w:rsidR="00F25BF8" w:rsidRPr="00F25BF8" w:rsidRDefault="00F25BF8" w:rsidP="00F25BF8">
            <w:pPr>
              <w:contextualSpacing/>
              <w:jc w:val="center"/>
              <w:rPr>
                <w:sz w:val="20"/>
              </w:rPr>
            </w:pPr>
          </w:p>
        </w:tc>
        <w:tc>
          <w:tcPr>
            <w:tcW w:w="1440" w:type="dxa"/>
          </w:tcPr>
          <w:p w14:paraId="093F7D8D" w14:textId="77777777" w:rsidR="00F25BF8" w:rsidRPr="00F25BF8" w:rsidRDefault="00F25BF8" w:rsidP="00F25BF8">
            <w:pPr>
              <w:contextualSpacing/>
              <w:jc w:val="center"/>
              <w:rPr>
                <w:sz w:val="20"/>
              </w:rPr>
            </w:pPr>
          </w:p>
        </w:tc>
        <w:tc>
          <w:tcPr>
            <w:tcW w:w="1440" w:type="dxa"/>
          </w:tcPr>
          <w:p w14:paraId="63C04A82" w14:textId="77777777" w:rsidR="00F25BF8" w:rsidRPr="00F25BF8" w:rsidRDefault="00F25BF8" w:rsidP="00F25BF8">
            <w:pPr>
              <w:contextualSpacing/>
              <w:jc w:val="center"/>
              <w:rPr>
                <w:sz w:val="20"/>
              </w:rPr>
            </w:pPr>
          </w:p>
        </w:tc>
        <w:tc>
          <w:tcPr>
            <w:tcW w:w="1080" w:type="dxa"/>
          </w:tcPr>
          <w:p w14:paraId="62F75795" w14:textId="77777777" w:rsidR="00F25BF8" w:rsidRPr="00F25BF8" w:rsidRDefault="00F25BF8" w:rsidP="00F25BF8">
            <w:pPr>
              <w:contextualSpacing/>
              <w:jc w:val="center"/>
              <w:rPr>
                <w:sz w:val="20"/>
              </w:rPr>
            </w:pPr>
          </w:p>
        </w:tc>
        <w:tc>
          <w:tcPr>
            <w:tcW w:w="1080" w:type="dxa"/>
          </w:tcPr>
          <w:p w14:paraId="45E7E0B8" w14:textId="77777777" w:rsidR="00F25BF8" w:rsidRPr="00F25BF8" w:rsidRDefault="00F25BF8" w:rsidP="00F25BF8">
            <w:pPr>
              <w:contextualSpacing/>
              <w:jc w:val="center"/>
              <w:rPr>
                <w:sz w:val="20"/>
              </w:rPr>
            </w:pPr>
          </w:p>
        </w:tc>
      </w:tr>
      <w:tr w:rsidR="00F25BF8" w:rsidRPr="00F25BF8" w14:paraId="0CDC845E" w14:textId="77777777" w:rsidTr="00F25BF8">
        <w:trPr>
          <w:trHeight w:val="20"/>
          <w:jc w:val="center"/>
        </w:trPr>
        <w:tc>
          <w:tcPr>
            <w:tcW w:w="694" w:type="dxa"/>
          </w:tcPr>
          <w:p w14:paraId="2E698EEF" w14:textId="77777777" w:rsidR="00F25BF8" w:rsidRPr="00F25BF8" w:rsidRDefault="00F25BF8" w:rsidP="00F25BF8">
            <w:pPr>
              <w:contextualSpacing/>
              <w:jc w:val="center"/>
              <w:rPr>
                <w:sz w:val="20"/>
              </w:rPr>
            </w:pPr>
            <w:r w:rsidRPr="00F25BF8">
              <w:rPr>
                <w:sz w:val="20"/>
              </w:rPr>
              <w:t>3</w:t>
            </w:r>
          </w:p>
        </w:tc>
        <w:tc>
          <w:tcPr>
            <w:tcW w:w="2160" w:type="dxa"/>
          </w:tcPr>
          <w:p w14:paraId="229D38DF" w14:textId="77777777" w:rsidR="00F25BF8" w:rsidRPr="00F25BF8" w:rsidRDefault="00F25BF8" w:rsidP="00F25BF8">
            <w:pPr>
              <w:contextualSpacing/>
              <w:jc w:val="center"/>
              <w:rPr>
                <w:sz w:val="20"/>
              </w:rPr>
            </w:pPr>
          </w:p>
        </w:tc>
        <w:tc>
          <w:tcPr>
            <w:tcW w:w="2520" w:type="dxa"/>
          </w:tcPr>
          <w:p w14:paraId="049B98E2" w14:textId="77777777" w:rsidR="00F25BF8" w:rsidRPr="00F25BF8" w:rsidRDefault="00F25BF8" w:rsidP="00F25BF8">
            <w:pPr>
              <w:contextualSpacing/>
              <w:jc w:val="center"/>
              <w:rPr>
                <w:sz w:val="20"/>
              </w:rPr>
            </w:pPr>
          </w:p>
        </w:tc>
        <w:tc>
          <w:tcPr>
            <w:tcW w:w="1440" w:type="dxa"/>
          </w:tcPr>
          <w:p w14:paraId="6044CFB8" w14:textId="77777777" w:rsidR="00F25BF8" w:rsidRPr="00F25BF8" w:rsidRDefault="00F25BF8" w:rsidP="00F25BF8">
            <w:pPr>
              <w:contextualSpacing/>
              <w:jc w:val="center"/>
              <w:rPr>
                <w:sz w:val="20"/>
              </w:rPr>
            </w:pPr>
          </w:p>
        </w:tc>
        <w:tc>
          <w:tcPr>
            <w:tcW w:w="1440" w:type="dxa"/>
          </w:tcPr>
          <w:p w14:paraId="4AE1B9D5" w14:textId="77777777" w:rsidR="00F25BF8" w:rsidRPr="00F25BF8" w:rsidRDefault="00F25BF8" w:rsidP="00F25BF8">
            <w:pPr>
              <w:contextualSpacing/>
              <w:jc w:val="center"/>
              <w:rPr>
                <w:sz w:val="20"/>
              </w:rPr>
            </w:pPr>
          </w:p>
        </w:tc>
        <w:tc>
          <w:tcPr>
            <w:tcW w:w="1440" w:type="dxa"/>
          </w:tcPr>
          <w:p w14:paraId="50A3011C" w14:textId="77777777" w:rsidR="00F25BF8" w:rsidRPr="00F25BF8" w:rsidRDefault="00F25BF8" w:rsidP="00F25BF8">
            <w:pPr>
              <w:contextualSpacing/>
              <w:jc w:val="center"/>
              <w:rPr>
                <w:sz w:val="20"/>
              </w:rPr>
            </w:pPr>
          </w:p>
        </w:tc>
        <w:tc>
          <w:tcPr>
            <w:tcW w:w="1440" w:type="dxa"/>
          </w:tcPr>
          <w:p w14:paraId="186E7C1F" w14:textId="77777777" w:rsidR="00F25BF8" w:rsidRPr="00F25BF8" w:rsidRDefault="00F25BF8" w:rsidP="00F25BF8">
            <w:pPr>
              <w:contextualSpacing/>
              <w:jc w:val="center"/>
              <w:rPr>
                <w:sz w:val="20"/>
              </w:rPr>
            </w:pPr>
          </w:p>
        </w:tc>
        <w:tc>
          <w:tcPr>
            <w:tcW w:w="1080" w:type="dxa"/>
          </w:tcPr>
          <w:p w14:paraId="619C68C8" w14:textId="77777777" w:rsidR="00F25BF8" w:rsidRPr="00F25BF8" w:rsidRDefault="00F25BF8" w:rsidP="00F25BF8">
            <w:pPr>
              <w:contextualSpacing/>
              <w:jc w:val="center"/>
              <w:rPr>
                <w:sz w:val="20"/>
              </w:rPr>
            </w:pPr>
          </w:p>
        </w:tc>
        <w:tc>
          <w:tcPr>
            <w:tcW w:w="1080" w:type="dxa"/>
          </w:tcPr>
          <w:p w14:paraId="486CB159" w14:textId="77777777" w:rsidR="00F25BF8" w:rsidRPr="00F25BF8" w:rsidRDefault="00F25BF8" w:rsidP="00F25BF8">
            <w:pPr>
              <w:contextualSpacing/>
              <w:jc w:val="center"/>
              <w:rPr>
                <w:sz w:val="20"/>
              </w:rPr>
            </w:pPr>
          </w:p>
        </w:tc>
      </w:tr>
      <w:tr w:rsidR="00F25BF8" w:rsidRPr="00F25BF8" w14:paraId="012735F8" w14:textId="77777777" w:rsidTr="00F25BF8">
        <w:trPr>
          <w:trHeight w:val="20"/>
          <w:jc w:val="center"/>
        </w:trPr>
        <w:tc>
          <w:tcPr>
            <w:tcW w:w="694" w:type="dxa"/>
          </w:tcPr>
          <w:p w14:paraId="02CEC63F" w14:textId="77777777" w:rsidR="00F25BF8" w:rsidRPr="00F25BF8" w:rsidRDefault="00F25BF8" w:rsidP="00F25BF8">
            <w:pPr>
              <w:contextualSpacing/>
              <w:jc w:val="center"/>
              <w:rPr>
                <w:sz w:val="20"/>
              </w:rPr>
            </w:pPr>
            <w:r w:rsidRPr="00F25BF8">
              <w:rPr>
                <w:sz w:val="20"/>
              </w:rPr>
              <w:t>4</w:t>
            </w:r>
          </w:p>
        </w:tc>
        <w:tc>
          <w:tcPr>
            <w:tcW w:w="2160" w:type="dxa"/>
          </w:tcPr>
          <w:p w14:paraId="519805EC" w14:textId="77777777" w:rsidR="00F25BF8" w:rsidRPr="00F25BF8" w:rsidRDefault="00F25BF8" w:rsidP="00F25BF8">
            <w:pPr>
              <w:contextualSpacing/>
              <w:jc w:val="center"/>
              <w:rPr>
                <w:sz w:val="20"/>
              </w:rPr>
            </w:pPr>
          </w:p>
        </w:tc>
        <w:tc>
          <w:tcPr>
            <w:tcW w:w="2520" w:type="dxa"/>
          </w:tcPr>
          <w:p w14:paraId="502820ED" w14:textId="77777777" w:rsidR="00F25BF8" w:rsidRPr="00F25BF8" w:rsidRDefault="00F25BF8" w:rsidP="00F25BF8">
            <w:pPr>
              <w:contextualSpacing/>
              <w:jc w:val="center"/>
              <w:rPr>
                <w:sz w:val="20"/>
              </w:rPr>
            </w:pPr>
          </w:p>
        </w:tc>
        <w:tc>
          <w:tcPr>
            <w:tcW w:w="1440" w:type="dxa"/>
          </w:tcPr>
          <w:p w14:paraId="2E840E0C" w14:textId="77777777" w:rsidR="00F25BF8" w:rsidRPr="00F25BF8" w:rsidRDefault="00F25BF8" w:rsidP="00F25BF8">
            <w:pPr>
              <w:contextualSpacing/>
              <w:jc w:val="center"/>
              <w:rPr>
                <w:sz w:val="20"/>
              </w:rPr>
            </w:pPr>
          </w:p>
        </w:tc>
        <w:tc>
          <w:tcPr>
            <w:tcW w:w="1440" w:type="dxa"/>
          </w:tcPr>
          <w:p w14:paraId="1B1BB60F" w14:textId="77777777" w:rsidR="00F25BF8" w:rsidRPr="00F25BF8" w:rsidRDefault="00F25BF8" w:rsidP="00F25BF8">
            <w:pPr>
              <w:contextualSpacing/>
              <w:jc w:val="center"/>
              <w:rPr>
                <w:sz w:val="20"/>
              </w:rPr>
            </w:pPr>
          </w:p>
        </w:tc>
        <w:tc>
          <w:tcPr>
            <w:tcW w:w="1440" w:type="dxa"/>
          </w:tcPr>
          <w:p w14:paraId="11240CCF" w14:textId="77777777" w:rsidR="00F25BF8" w:rsidRPr="00F25BF8" w:rsidRDefault="00F25BF8" w:rsidP="00F25BF8">
            <w:pPr>
              <w:contextualSpacing/>
              <w:jc w:val="center"/>
              <w:rPr>
                <w:sz w:val="20"/>
              </w:rPr>
            </w:pPr>
          </w:p>
        </w:tc>
        <w:tc>
          <w:tcPr>
            <w:tcW w:w="1440" w:type="dxa"/>
          </w:tcPr>
          <w:p w14:paraId="2F0C0CE2" w14:textId="77777777" w:rsidR="00F25BF8" w:rsidRPr="00F25BF8" w:rsidRDefault="00F25BF8" w:rsidP="00F25BF8">
            <w:pPr>
              <w:contextualSpacing/>
              <w:jc w:val="center"/>
              <w:rPr>
                <w:sz w:val="20"/>
              </w:rPr>
            </w:pPr>
          </w:p>
        </w:tc>
        <w:tc>
          <w:tcPr>
            <w:tcW w:w="1080" w:type="dxa"/>
          </w:tcPr>
          <w:p w14:paraId="7C570FF7" w14:textId="77777777" w:rsidR="00F25BF8" w:rsidRPr="00F25BF8" w:rsidRDefault="00F25BF8" w:rsidP="00F25BF8">
            <w:pPr>
              <w:contextualSpacing/>
              <w:jc w:val="center"/>
              <w:rPr>
                <w:sz w:val="20"/>
              </w:rPr>
            </w:pPr>
          </w:p>
        </w:tc>
        <w:tc>
          <w:tcPr>
            <w:tcW w:w="1080" w:type="dxa"/>
          </w:tcPr>
          <w:p w14:paraId="330C7D14" w14:textId="77777777" w:rsidR="00F25BF8" w:rsidRPr="00F25BF8" w:rsidRDefault="00F25BF8" w:rsidP="00F25BF8">
            <w:pPr>
              <w:contextualSpacing/>
              <w:jc w:val="center"/>
              <w:rPr>
                <w:sz w:val="20"/>
              </w:rPr>
            </w:pPr>
          </w:p>
        </w:tc>
      </w:tr>
      <w:tr w:rsidR="00F25BF8" w:rsidRPr="00F25BF8" w14:paraId="34650F27" w14:textId="77777777" w:rsidTr="00F25BF8">
        <w:trPr>
          <w:trHeight w:val="20"/>
          <w:jc w:val="center"/>
        </w:trPr>
        <w:tc>
          <w:tcPr>
            <w:tcW w:w="694" w:type="dxa"/>
          </w:tcPr>
          <w:p w14:paraId="584E2C6E" w14:textId="77777777" w:rsidR="00F25BF8" w:rsidRPr="00F25BF8" w:rsidRDefault="00F25BF8" w:rsidP="00F25BF8">
            <w:pPr>
              <w:contextualSpacing/>
              <w:jc w:val="center"/>
              <w:rPr>
                <w:sz w:val="20"/>
              </w:rPr>
            </w:pPr>
            <w:r w:rsidRPr="00F25BF8">
              <w:rPr>
                <w:sz w:val="20"/>
              </w:rPr>
              <w:t>5</w:t>
            </w:r>
          </w:p>
        </w:tc>
        <w:tc>
          <w:tcPr>
            <w:tcW w:w="2160" w:type="dxa"/>
          </w:tcPr>
          <w:p w14:paraId="4A0B60C9" w14:textId="77777777" w:rsidR="00F25BF8" w:rsidRPr="00F25BF8" w:rsidRDefault="00F25BF8" w:rsidP="00F25BF8">
            <w:pPr>
              <w:contextualSpacing/>
              <w:jc w:val="center"/>
              <w:rPr>
                <w:sz w:val="20"/>
              </w:rPr>
            </w:pPr>
          </w:p>
        </w:tc>
        <w:tc>
          <w:tcPr>
            <w:tcW w:w="2520" w:type="dxa"/>
          </w:tcPr>
          <w:p w14:paraId="318CE8BF" w14:textId="77777777" w:rsidR="00F25BF8" w:rsidRPr="00F25BF8" w:rsidRDefault="00F25BF8" w:rsidP="00F25BF8">
            <w:pPr>
              <w:contextualSpacing/>
              <w:jc w:val="center"/>
              <w:rPr>
                <w:sz w:val="20"/>
              </w:rPr>
            </w:pPr>
          </w:p>
        </w:tc>
        <w:tc>
          <w:tcPr>
            <w:tcW w:w="1440" w:type="dxa"/>
          </w:tcPr>
          <w:p w14:paraId="05C9A62E" w14:textId="77777777" w:rsidR="00F25BF8" w:rsidRPr="00F25BF8" w:rsidRDefault="00F25BF8" w:rsidP="00F25BF8">
            <w:pPr>
              <w:contextualSpacing/>
              <w:jc w:val="center"/>
              <w:rPr>
                <w:sz w:val="20"/>
              </w:rPr>
            </w:pPr>
          </w:p>
        </w:tc>
        <w:tc>
          <w:tcPr>
            <w:tcW w:w="1440" w:type="dxa"/>
          </w:tcPr>
          <w:p w14:paraId="23F8EE6E" w14:textId="77777777" w:rsidR="00F25BF8" w:rsidRPr="00F25BF8" w:rsidRDefault="00F25BF8" w:rsidP="00F25BF8">
            <w:pPr>
              <w:contextualSpacing/>
              <w:jc w:val="center"/>
              <w:rPr>
                <w:sz w:val="20"/>
              </w:rPr>
            </w:pPr>
          </w:p>
        </w:tc>
        <w:tc>
          <w:tcPr>
            <w:tcW w:w="1440" w:type="dxa"/>
          </w:tcPr>
          <w:p w14:paraId="1FDFC2E3" w14:textId="77777777" w:rsidR="00F25BF8" w:rsidRPr="00F25BF8" w:rsidRDefault="00F25BF8" w:rsidP="00F25BF8">
            <w:pPr>
              <w:contextualSpacing/>
              <w:jc w:val="center"/>
              <w:rPr>
                <w:sz w:val="20"/>
              </w:rPr>
            </w:pPr>
          </w:p>
        </w:tc>
        <w:tc>
          <w:tcPr>
            <w:tcW w:w="1440" w:type="dxa"/>
          </w:tcPr>
          <w:p w14:paraId="66443888" w14:textId="77777777" w:rsidR="00F25BF8" w:rsidRPr="00F25BF8" w:rsidRDefault="00F25BF8" w:rsidP="00F25BF8">
            <w:pPr>
              <w:contextualSpacing/>
              <w:jc w:val="center"/>
              <w:rPr>
                <w:sz w:val="20"/>
              </w:rPr>
            </w:pPr>
          </w:p>
        </w:tc>
        <w:tc>
          <w:tcPr>
            <w:tcW w:w="1080" w:type="dxa"/>
          </w:tcPr>
          <w:p w14:paraId="6239B0D7" w14:textId="77777777" w:rsidR="00F25BF8" w:rsidRPr="00F25BF8" w:rsidRDefault="00F25BF8" w:rsidP="00F25BF8">
            <w:pPr>
              <w:contextualSpacing/>
              <w:jc w:val="center"/>
              <w:rPr>
                <w:sz w:val="20"/>
              </w:rPr>
            </w:pPr>
          </w:p>
        </w:tc>
        <w:tc>
          <w:tcPr>
            <w:tcW w:w="1080" w:type="dxa"/>
          </w:tcPr>
          <w:p w14:paraId="5A421679" w14:textId="77777777" w:rsidR="00F25BF8" w:rsidRPr="00F25BF8" w:rsidRDefault="00F25BF8" w:rsidP="00F25BF8">
            <w:pPr>
              <w:contextualSpacing/>
              <w:jc w:val="center"/>
              <w:rPr>
                <w:sz w:val="20"/>
              </w:rPr>
            </w:pPr>
          </w:p>
        </w:tc>
      </w:tr>
      <w:tr w:rsidR="00F25BF8" w:rsidRPr="00F25BF8" w14:paraId="7C747A41" w14:textId="77777777" w:rsidTr="00F25BF8">
        <w:trPr>
          <w:trHeight w:val="20"/>
          <w:jc w:val="center"/>
        </w:trPr>
        <w:tc>
          <w:tcPr>
            <w:tcW w:w="694" w:type="dxa"/>
          </w:tcPr>
          <w:p w14:paraId="240313ED" w14:textId="77777777" w:rsidR="00F25BF8" w:rsidRPr="00F25BF8" w:rsidRDefault="00F25BF8" w:rsidP="00F25BF8">
            <w:pPr>
              <w:contextualSpacing/>
              <w:jc w:val="center"/>
              <w:rPr>
                <w:sz w:val="20"/>
              </w:rPr>
            </w:pPr>
            <w:r w:rsidRPr="00F25BF8">
              <w:rPr>
                <w:sz w:val="20"/>
              </w:rPr>
              <w:t>6</w:t>
            </w:r>
          </w:p>
        </w:tc>
        <w:tc>
          <w:tcPr>
            <w:tcW w:w="2160" w:type="dxa"/>
          </w:tcPr>
          <w:p w14:paraId="25202CE3" w14:textId="77777777" w:rsidR="00F25BF8" w:rsidRPr="00F25BF8" w:rsidRDefault="00F25BF8" w:rsidP="00F25BF8">
            <w:pPr>
              <w:contextualSpacing/>
              <w:jc w:val="center"/>
              <w:rPr>
                <w:sz w:val="20"/>
              </w:rPr>
            </w:pPr>
          </w:p>
        </w:tc>
        <w:tc>
          <w:tcPr>
            <w:tcW w:w="2520" w:type="dxa"/>
          </w:tcPr>
          <w:p w14:paraId="5E66C65F" w14:textId="77777777" w:rsidR="00F25BF8" w:rsidRPr="00F25BF8" w:rsidRDefault="00F25BF8" w:rsidP="00F25BF8">
            <w:pPr>
              <w:contextualSpacing/>
              <w:jc w:val="center"/>
              <w:rPr>
                <w:sz w:val="20"/>
              </w:rPr>
            </w:pPr>
          </w:p>
        </w:tc>
        <w:tc>
          <w:tcPr>
            <w:tcW w:w="1440" w:type="dxa"/>
          </w:tcPr>
          <w:p w14:paraId="27D51669" w14:textId="77777777" w:rsidR="00F25BF8" w:rsidRPr="00F25BF8" w:rsidRDefault="00F25BF8" w:rsidP="00F25BF8">
            <w:pPr>
              <w:contextualSpacing/>
              <w:jc w:val="center"/>
              <w:rPr>
                <w:sz w:val="20"/>
              </w:rPr>
            </w:pPr>
          </w:p>
        </w:tc>
        <w:tc>
          <w:tcPr>
            <w:tcW w:w="1440" w:type="dxa"/>
          </w:tcPr>
          <w:p w14:paraId="34C98333" w14:textId="77777777" w:rsidR="00F25BF8" w:rsidRPr="00F25BF8" w:rsidRDefault="00F25BF8" w:rsidP="00F25BF8">
            <w:pPr>
              <w:contextualSpacing/>
              <w:jc w:val="center"/>
              <w:rPr>
                <w:sz w:val="20"/>
              </w:rPr>
            </w:pPr>
          </w:p>
        </w:tc>
        <w:tc>
          <w:tcPr>
            <w:tcW w:w="1440" w:type="dxa"/>
          </w:tcPr>
          <w:p w14:paraId="31BB1930" w14:textId="77777777" w:rsidR="00F25BF8" w:rsidRPr="00F25BF8" w:rsidRDefault="00F25BF8" w:rsidP="00F25BF8">
            <w:pPr>
              <w:contextualSpacing/>
              <w:jc w:val="center"/>
              <w:rPr>
                <w:sz w:val="20"/>
              </w:rPr>
            </w:pPr>
          </w:p>
        </w:tc>
        <w:tc>
          <w:tcPr>
            <w:tcW w:w="1440" w:type="dxa"/>
          </w:tcPr>
          <w:p w14:paraId="71C22239" w14:textId="77777777" w:rsidR="00F25BF8" w:rsidRPr="00F25BF8" w:rsidRDefault="00F25BF8" w:rsidP="00F25BF8">
            <w:pPr>
              <w:contextualSpacing/>
              <w:jc w:val="center"/>
              <w:rPr>
                <w:sz w:val="20"/>
              </w:rPr>
            </w:pPr>
          </w:p>
        </w:tc>
        <w:tc>
          <w:tcPr>
            <w:tcW w:w="1080" w:type="dxa"/>
          </w:tcPr>
          <w:p w14:paraId="3FA7D21A" w14:textId="77777777" w:rsidR="00F25BF8" w:rsidRPr="00F25BF8" w:rsidRDefault="00F25BF8" w:rsidP="00F25BF8">
            <w:pPr>
              <w:contextualSpacing/>
              <w:jc w:val="center"/>
              <w:rPr>
                <w:sz w:val="20"/>
              </w:rPr>
            </w:pPr>
          </w:p>
        </w:tc>
        <w:tc>
          <w:tcPr>
            <w:tcW w:w="1080" w:type="dxa"/>
          </w:tcPr>
          <w:p w14:paraId="243410C7" w14:textId="77777777" w:rsidR="00F25BF8" w:rsidRPr="00F25BF8" w:rsidRDefault="00F25BF8" w:rsidP="00F25BF8">
            <w:pPr>
              <w:contextualSpacing/>
              <w:jc w:val="center"/>
              <w:rPr>
                <w:sz w:val="20"/>
              </w:rPr>
            </w:pPr>
          </w:p>
        </w:tc>
      </w:tr>
      <w:tr w:rsidR="00F25BF8" w:rsidRPr="00F25BF8" w14:paraId="40CA8F4C" w14:textId="77777777" w:rsidTr="00F25BF8">
        <w:trPr>
          <w:trHeight w:val="20"/>
          <w:jc w:val="center"/>
        </w:trPr>
        <w:tc>
          <w:tcPr>
            <w:tcW w:w="694" w:type="dxa"/>
          </w:tcPr>
          <w:p w14:paraId="1B831942" w14:textId="77777777" w:rsidR="00F25BF8" w:rsidRPr="00F25BF8" w:rsidRDefault="00F25BF8" w:rsidP="00F25BF8">
            <w:pPr>
              <w:contextualSpacing/>
              <w:jc w:val="center"/>
              <w:rPr>
                <w:sz w:val="20"/>
              </w:rPr>
            </w:pPr>
            <w:r w:rsidRPr="00F25BF8">
              <w:rPr>
                <w:sz w:val="20"/>
              </w:rPr>
              <w:t>7</w:t>
            </w:r>
          </w:p>
        </w:tc>
        <w:tc>
          <w:tcPr>
            <w:tcW w:w="2160" w:type="dxa"/>
          </w:tcPr>
          <w:p w14:paraId="0F6CC661" w14:textId="77777777" w:rsidR="00F25BF8" w:rsidRPr="00F25BF8" w:rsidRDefault="00F25BF8" w:rsidP="00F25BF8">
            <w:pPr>
              <w:contextualSpacing/>
              <w:jc w:val="center"/>
              <w:rPr>
                <w:sz w:val="20"/>
              </w:rPr>
            </w:pPr>
          </w:p>
        </w:tc>
        <w:tc>
          <w:tcPr>
            <w:tcW w:w="2520" w:type="dxa"/>
          </w:tcPr>
          <w:p w14:paraId="5B034310" w14:textId="77777777" w:rsidR="00F25BF8" w:rsidRPr="00F25BF8" w:rsidRDefault="00F25BF8" w:rsidP="00F25BF8">
            <w:pPr>
              <w:contextualSpacing/>
              <w:jc w:val="center"/>
              <w:rPr>
                <w:sz w:val="20"/>
              </w:rPr>
            </w:pPr>
          </w:p>
        </w:tc>
        <w:tc>
          <w:tcPr>
            <w:tcW w:w="1440" w:type="dxa"/>
          </w:tcPr>
          <w:p w14:paraId="2730B620" w14:textId="77777777" w:rsidR="00F25BF8" w:rsidRPr="00F25BF8" w:rsidRDefault="00F25BF8" w:rsidP="00F25BF8">
            <w:pPr>
              <w:contextualSpacing/>
              <w:jc w:val="center"/>
              <w:rPr>
                <w:sz w:val="20"/>
              </w:rPr>
            </w:pPr>
          </w:p>
        </w:tc>
        <w:tc>
          <w:tcPr>
            <w:tcW w:w="1440" w:type="dxa"/>
          </w:tcPr>
          <w:p w14:paraId="12C7A007" w14:textId="77777777" w:rsidR="00F25BF8" w:rsidRPr="00F25BF8" w:rsidRDefault="00F25BF8" w:rsidP="00F25BF8">
            <w:pPr>
              <w:contextualSpacing/>
              <w:jc w:val="center"/>
              <w:rPr>
                <w:sz w:val="20"/>
              </w:rPr>
            </w:pPr>
          </w:p>
        </w:tc>
        <w:tc>
          <w:tcPr>
            <w:tcW w:w="1440" w:type="dxa"/>
          </w:tcPr>
          <w:p w14:paraId="0F52DB14" w14:textId="77777777" w:rsidR="00F25BF8" w:rsidRPr="00F25BF8" w:rsidRDefault="00F25BF8" w:rsidP="00F25BF8">
            <w:pPr>
              <w:contextualSpacing/>
              <w:jc w:val="center"/>
              <w:rPr>
                <w:sz w:val="20"/>
              </w:rPr>
            </w:pPr>
          </w:p>
        </w:tc>
        <w:tc>
          <w:tcPr>
            <w:tcW w:w="1440" w:type="dxa"/>
          </w:tcPr>
          <w:p w14:paraId="78AB3A05" w14:textId="77777777" w:rsidR="00F25BF8" w:rsidRPr="00F25BF8" w:rsidRDefault="00F25BF8" w:rsidP="00F25BF8">
            <w:pPr>
              <w:contextualSpacing/>
              <w:jc w:val="center"/>
              <w:rPr>
                <w:sz w:val="20"/>
              </w:rPr>
            </w:pPr>
          </w:p>
        </w:tc>
        <w:tc>
          <w:tcPr>
            <w:tcW w:w="1080" w:type="dxa"/>
          </w:tcPr>
          <w:p w14:paraId="5BDDD504" w14:textId="77777777" w:rsidR="00F25BF8" w:rsidRPr="00F25BF8" w:rsidRDefault="00F25BF8" w:rsidP="00F25BF8">
            <w:pPr>
              <w:contextualSpacing/>
              <w:jc w:val="center"/>
              <w:rPr>
                <w:sz w:val="20"/>
              </w:rPr>
            </w:pPr>
          </w:p>
        </w:tc>
        <w:tc>
          <w:tcPr>
            <w:tcW w:w="1080" w:type="dxa"/>
          </w:tcPr>
          <w:p w14:paraId="6841D663" w14:textId="77777777" w:rsidR="00F25BF8" w:rsidRPr="00F25BF8" w:rsidRDefault="00F25BF8" w:rsidP="00F25BF8">
            <w:pPr>
              <w:contextualSpacing/>
              <w:jc w:val="center"/>
              <w:rPr>
                <w:sz w:val="20"/>
              </w:rPr>
            </w:pPr>
          </w:p>
        </w:tc>
      </w:tr>
      <w:tr w:rsidR="00F25BF8" w:rsidRPr="00F25BF8" w14:paraId="037E1F72" w14:textId="77777777" w:rsidTr="00F25BF8">
        <w:trPr>
          <w:trHeight w:val="20"/>
          <w:jc w:val="center"/>
        </w:trPr>
        <w:tc>
          <w:tcPr>
            <w:tcW w:w="694" w:type="dxa"/>
          </w:tcPr>
          <w:p w14:paraId="35E82FB3" w14:textId="77777777" w:rsidR="00F25BF8" w:rsidRPr="00F25BF8" w:rsidRDefault="00F25BF8" w:rsidP="00F25BF8">
            <w:pPr>
              <w:contextualSpacing/>
              <w:jc w:val="center"/>
              <w:rPr>
                <w:sz w:val="20"/>
              </w:rPr>
            </w:pPr>
            <w:r w:rsidRPr="00F25BF8">
              <w:rPr>
                <w:sz w:val="20"/>
              </w:rPr>
              <w:t>8</w:t>
            </w:r>
          </w:p>
        </w:tc>
        <w:tc>
          <w:tcPr>
            <w:tcW w:w="2160" w:type="dxa"/>
          </w:tcPr>
          <w:p w14:paraId="277ABEBF" w14:textId="77777777" w:rsidR="00F25BF8" w:rsidRPr="00F25BF8" w:rsidRDefault="00F25BF8" w:rsidP="00F25BF8">
            <w:pPr>
              <w:contextualSpacing/>
              <w:jc w:val="center"/>
              <w:rPr>
                <w:sz w:val="20"/>
              </w:rPr>
            </w:pPr>
          </w:p>
        </w:tc>
        <w:tc>
          <w:tcPr>
            <w:tcW w:w="2520" w:type="dxa"/>
          </w:tcPr>
          <w:p w14:paraId="2AF45B43" w14:textId="77777777" w:rsidR="00F25BF8" w:rsidRPr="00F25BF8" w:rsidRDefault="00F25BF8" w:rsidP="00F25BF8">
            <w:pPr>
              <w:contextualSpacing/>
              <w:jc w:val="center"/>
              <w:rPr>
                <w:sz w:val="20"/>
              </w:rPr>
            </w:pPr>
          </w:p>
        </w:tc>
        <w:tc>
          <w:tcPr>
            <w:tcW w:w="1440" w:type="dxa"/>
          </w:tcPr>
          <w:p w14:paraId="7B5DE3D1" w14:textId="77777777" w:rsidR="00F25BF8" w:rsidRPr="00F25BF8" w:rsidRDefault="00F25BF8" w:rsidP="00F25BF8">
            <w:pPr>
              <w:contextualSpacing/>
              <w:jc w:val="center"/>
              <w:rPr>
                <w:sz w:val="20"/>
              </w:rPr>
            </w:pPr>
          </w:p>
        </w:tc>
        <w:tc>
          <w:tcPr>
            <w:tcW w:w="1440" w:type="dxa"/>
          </w:tcPr>
          <w:p w14:paraId="5BF9B7E5" w14:textId="77777777" w:rsidR="00F25BF8" w:rsidRPr="00F25BF8" w:rsidRDefault="00F25BF8" w:rsidP="00F25BF8">
            <w:pPr>
              <w:contextualSpacing/>
              <w:jc w:val="center"/>
              <w:rPr>
                <w:sz w:val="20"/>
              </w:rPr>
            </w:pPr>
          </w:p>
        </w:tc>
        <w:tc>
          <w:tcPr>
            <w:tcW w:w="1440" w:type="dxa"/>
          </w:tcPr>
          <w:p w14:paraId="1610A67C" w14:textId="77777777" w:rsidR="00F25BF8" w:rsidRPr="00F25BF8" w:rsidRDefault="00F25BF8" w:rsidP="00F25BF8">
            <w:pPr>
              <w:contextualSpacing/>
              <w:jc w:val="center"/>
              <w:rPr>
                <w:sz w:val="20"/>
              </w:rPr>
            </w:pPr>
          </w:p>
        </w:tc>
        <w:tc>
          <w:tcPr>
            <w:tcW w:w="1440" w:type="dxa"/>
          </w:tcPr>
          <w:p w14:paraId="17CF91CE" w14:textId="77777777" w:rsidR="00F25BF8" w:rsidRPr="00F25BF8" w:rsidRDefault="00F25BF8" w:rsidP="00F25BF8">
            <w:pPr>
              <w:contextualSpacing/>
              <w:jc w:val="center"/>
              <w:rPr>
                <w:sz w:val="20"/>
              </w:rPr>
            </w:pPr>
          </w:p>
        </w:tc>
        <w:tc>
          <w:tcPr>
            <w:tcW w:w="1080" w:type="dxa"/>
          </w:tcPr>
          <w:p w14:paraId="11194C81" w14:textId="77777777" w:rsidR="00F25BF8" w:rsidRPr="00F25BF8" w:rsidRDefault="00F25BF8" w:rsidP="00F25BF8">
            <w:pPr>
              <w:contextualSpacing/>
              <w:jc w:val="center"/>
              <w:rPr>
                <w:sz w:val="20"/>
              </w:rPr>
            </w:pPr>
          </w:p>
        </w:tc>
        <w:tc>
          <w:tcPr>
            <w:tcW w:w="1080" w:type="dxa"/>
          </w:tcPr>
          <w:p w14:paraId="12989AFA" w14:textId="77777777" w:rsidR="00F25BF8" w:rsidRPr="00F25BF8" w:rsidRDefault="00F25BF8" w:rsidP="00F25BF8">
            <w:pPr>
              <w:contextualSpacing/>
              <w:jc w:val="center"/>
              <w:rPr>
                <w:sz w:val="20"/>
              </w:rPr>
            </w:pPr>
          </w:p>
        </w:tc>
      </w:tr>
      <w:tr w:rsidR="00F25BF8" w:rsidRPr="00F25BF8" w14:paraId="6C52780C" w14:textId="77777777" w:rsidTr="00F25BF8">
        <w:trPr>
          <w:trHeight w:val="20"/>
          <w:jc w:val="center"/>
        </w:trPr>
        <w:tc>
          <w:tcPr>
            <w:tcW w:w="694" w:type="dxa"/>
          </w:tcPr>
          <w:p w14:paraId="18891BDA" w14:textId="77777777" w:rsidR="00F25BF8" w:rsidRPr="00F25BF8" w:rsidRDefault="00F25BF8" w:rsidP="00F25BF8">
            <w:pPr>
              <w:contextualSpacing/>
              <w:jc w:val="center"/>
              <w:rPr>
                <w:sz w:val="20"/>
              </w:rPr>
            </w:pPr>
            <w:r w:rsidRPr="00F25BF8">
              <w:rPr>
                <w:sz w:val="20"/>
              </w:rPr>
              <w:t>9</w:t>
            </w:r>
          </w:p>
        </w:tc>
        <w:tc>
          <w:tcPr>
            <w:tcW w:w="2160" w:type="dxa"/>
          </w:tcPr>
          <w:p w14:paraId="5EFE3FF4" w14:textId="77777777" w:rsidR="00F25BF8" w:rsidRPr="00F25BF8" w:rsidRDefault="00F25BF8" w:rsidP="00F25BF8">
            <w:pPr>
              <w:contextualSpacing/>
              <w:jc w:val="center"/>
              <w:rPr>
                <w:sz w:val="20"/>
              </w:rPr>
            </w:pPr>
          </w:p>
        </w:tc>
        <w:tc>
          <w:tcPr>
            <w:tcW w:w="2520" w:type="dxa"/>
          </w:tcPr>
          <w:p w14:paraId="5AE85199" w14:textId="77777777" w:rsidR="00F25BF8" w:rsidRPr="00F25BF8" w:rsidRDefault="00F25BF8" w:rsidP="00F25BF8">
            <w:pPr>
              <w:contextualSpacing/>
              <w:jc w:val="center"/>
              <w:rPr>
                <w:sz w:val="20"/>
              </w:rPr>
            </w:pPr>
          </w:p>
        </w:tc>
        <w:tc>
          <w:tcPr>
            <w:tcW w:w="1440" w:type="dxa"/>
          </w:tcPr>
          <w:p w14:paraId="1D8F523F" w14:textId="77777777" w:rsidR="00F25BF8" w:rsidRPr="00F25BF8" w:rsidRDefault="00F25BF8" w:rsidP="00F25BF8">
            <w:pPr>
              <w:contextualSpacing/>
              <w:jc w:val="center"/>
              <w:rPr>
                <w:sz w:val="20"/>
              </w:rPr>
            </w:pPr>
          </w:p>
        </w:tc>
        <w:tc>
          <w:tcPr>
            <w:tcW w:w="1440" w:type="dxa"/>
          </w:tcPr>
          <w:p w14:paraId="1E52F170" w14:textId="77777777" w:rsidR="00F25BF8" w:rsidRPr="00F25BF8" w:rsidRDefault="00F25BF8" w:rsidP="00F25BF8">
            <w:pPr>
              <w:contextualSpacing/>
              <w:jc w:val="center"/>
              <w:rPr>
                <w:sz w:val="20"/>
              </w:rPr>
            </w:pPr>
          </w:p>
        </w:tc>
        <w:tc>
          <w:tcPr>
            <w:tcW w:w="1440" w:type="dxa"/>
          </w:tcPr>
          <w:p w14:paraId="6F051227" w14:textId="77777777" w:rsidR="00F25BF8" w:rsidRPr="00F25BF8" w:rsidRDefault="00F25BF8" w:rsidP="00F25BF8">
            <w:pPr>
              <w:contextualSpacing/>
              <w:jc w:val="center"/>
              <w:rPr>
                <w:sz w:val="20"/>
              </w:rPr>
            </w:pPr>
          </w:p>
        </w:tc>
        <w:tc>
          <w:tcPr>
            <w:tcW w:w="1440" w:type="dxa"/>
          </w:tcPr>
          <w:p w14:paraId="30965269" w14:textId="77777777" w:rsidR="00F25BF8" w:rsidRPr="00F25BF8" w:rsidRDefault="00F25BF8" w:rsidP="00F25BF8">
            <w:pPr>
              <w:contextualSpacing/>
              <w:jc w:val="center"/>
              <w:rPr>
                <w:sz w:val="20"/>
              </w:rPr>
            </w:pPr>
          </w:p>
        </w:tc>
        <w:tc>
          <w:tcPr>
            <w:tcW w:w="1080" w:type="dxa"/>
          </w:tcPr>
          <w:p w14:paraId="11E463E2" w14:textId="77777777" w:rsidR="00F25BF8" w:rsidRPr="00F25BF8" w:rsidRDefault="00F25BF8" w:rsidP="00F25BF8">
            <w:pPr>
              <w:contextualSpacing/>
              <w:jc w:val="center"/>
              <w:rPr>
                <w:sz w:val="20"/>
              </w:rPr>
            </w:pPr>
          </w:p>
        </w:tc>
        <w:tc>
          <w:tcPr>
            <w:tcW w:w="1080" w:type="dxa"/>
          </w:tcPr>
          <w:p w14:paraId="01D8917F" w14:textId="77777777" w:rsidR="00F25BF8" w:rsidRPr="00F25BF8" w:rsidRDefault="00F25BF8" w:rsidP="00F25BF8">
            <w:pPr>
              <w:contextualSpacing/>
              <w:jc w:val="center"/>
              <w:rPr>
                <w:sz w:val="20"/>
              </w:rPr>
            </w:pPr>
          </w:p>
        </w:tc>
      </w:tr>
      <w:tr w:rsidR="00F25BF8" w:rsidRPr="00F25BF8" w14:paraId="370B533A" w14:textId="77777777" w:rsidTr="00F25BF8">
        <w:trPr>
          <w:trHeight w:val="20"/>
          <w:jc w:val="center"/>
        </w:trPr>
        <w:tc>
          <w:tcPr>
            <w:tcW w:w="694" w:type="dxa"/>
          </w:tcPr>
          <w:p w14:paraId="32D44612" w14:textId="77777777" w:rsidR="00F25BF8" w:rsidRPr="00F25BF8" w:rsidRDefault="00F25BF8" w:rsidP="00F25BF8">
            <w:pPr>
              <w:contextualSpacing/>
              <w:jc w:val="center"/>
              <w:rPr>
                <w:sz w:val="20"/>
              </w:rPr>
            </w:pPr>
            <w:r w:rsidRPr="00F25BF8">
              <w:rPr>
                <w:sz w:val="20"/>
              </w:rPr>
              <w:t>10</w:t>
            </w:r>
          </w:p>
        </w:tc>
        <w:tc>
          <w:tcPr>
            <w:tcW w:w="2160" w:type="dxa"/>
          </w:tcPr>
          <w:p w14:paraId="1490E5B3" w14:textId="77777777" w:rsidR="00F25BF8" w:rsidRPr="00F25BF8" w:rsidRDefault="00F25BF8" w:rsidP="00F25BF8">
            <w:pPr>
              <w:contextualSpacing/>
              <w:jc w:val="center"/>
              <w:rPr>
                <w:sz w:val="20"/>
              </w:rPr>
            </w:pPr>
          </w:p>
        </w:tc>
        <w:tc>
          <w:tcPr>
            <w:tcW w:w="2520" w:type="dxa"/>
          </w:tcPr>
          <w:p w14:paraId="15C8D09B" w14:textId="77777777" w:rsidR="00F25BF8" w:rsidRPr="00F25BF8" w:rsidRDefault="00F25BF8" w:rsidP="00F25BF8">
            <w:pPr>
              <w:contextualSpacing/>
              <w:jc w:val="center"/>
              <w:rPr>
                <w:sz w:val="20"/>
              </w:rPr>
            </w:pPr>
          </w:p>
        </w:tc>
        <w:tc>
          <w:tcPr>
            <w:tcW w:w="1440" w:type="dxa"/>
          </w:tcPr>
          <w:p w14:paraId="53F79636" w14:textId="77777777" w:rsidR="00F25BF8" w:rsidRPr="00F25BF8" w:rsidRDefault="00F25BF8" w:rsidP="00F25BF8">
            <w:pPr>
              <w:contextualSpacing/>
              <w:jc w:val="center"/>
              <w:rPr>
                <w:sz w:val="20"/>
              </w:rPr>
            </w:pPr>
          </w:p>
        </w:tc>
        <w:tc>
          <w:tcPr>
            <w:tcW w:w="1440" w:type="dxa"/>
          </w:tcPr>
          <w:p w14:paraId="5C4A6F88" w14:textId="77777777" w:rsidR="00F25BF8" w:rsidRPr="00F25BF8" w:rsidRDefault="00F25BF8" w:rsidP="00F25BF8">
            <w:pPr>
              <w:contextualSpacing/>
              <w:jc w:val="center"/>
              <w:rPr>
                <w:sz w:val="20"/>
              </w:rPr>
            </w:pPr>
          </w:p>
        </w:tc>
        <w:tc>
          <w:tcPr>
            <w:tcW w:w="1440" w:type="dxa"/>
          </w:tcPr>
          <w:p w14:paraId="2EA58D0C" w14:textId="77777777" w:rsidR="00F25BF8" w:rsidRPr="00F25BF8" w:rsidRDefault="00F25BF8" w:rsidP="00F25BF8">
            <w:pPr>
              <w:contextualSpacing/>
              <w:jc w:val="center"/>
              <w:rPr>
                <w:sz w:val="20"/>
              </w:rPr>
            </w:pPr>
          </w:p>
        </w:tc>
        <w:tc>
          <w:tcPr>
            <w:tcW w:w="1440" w:type="dxa"/>
          </w:tcPr>
          <w:p w14:paraId="2020DAA1" w14:textId="77777777" w:rsidR="00F25BF8" w:rsidRPr="00F25BF8" w:rsidRDefault="00F25BF8" w:rsidP="00F25BF8">
            <w:pPr>
              <w:contextualSpacing/>
              <w:jc w:val="center"/>
              <w:rPr>
                <w:sz w:val="20"/>
              </w:rPr>
            </w:pPr>
          </w:p>
        </w:tc>
        <w:tc>
          <w:tcPr>
            <w:tcW w:w="1080" w:type="dxa"/>
          </w:tcPr>
          <w:p w14:paraId="27702117" w14:textId="77777777" w:rsidR="00F25BF8" w:rsidRPr="00F25BF8" w:rsidRDefault="00F25BF8" w:rsidP="00F25BF8">
            <w:pPr>
              <w:contextualSpacing/>
              <w:jc w:val="center"/>
              <w:rPr>
                <w:sz w:val="20"/>
              </w:rPr>
            </w:pPr>
          </w:p>
        </w:tc>
        <w:tc>
          <w:tcPr>
            <w:tcW w:w="1080" w:type="dxa"/>
          </w:tcPr>
          <w:p w14:paraId="13B23797" w14:textId="77777777" w:rsidR="00F25BF8" w:rsidRPr="00F25BF8" w:rsidRDefault="00F25BF8" w:rsidP="00F25BF8">
            <w:pPr>
              <w:contextualSpacing/>
              <w:jc w:val="center"/>
              <w:rPr>
                <w:sz w:val="20"/>
              </w:rPr>
            </w:pPr>
          </w:p>
        </w:tc>
      </w:tr>
    </w:tbl>
    <w:p w14:paraId="4884BAD3" w14:textId="77777777" w:rsidR="00F25BF8" w:rsidRPr="00F25BF8" w:rsidRDefault="00F25BF8" w:rsidP="00F25BF8">
      <w:pPr>
        <w:spacing w:after="0" w:line="240" w:lineRule="auto"/>
        <w:contextualSpacing/>
        <w:rPr>
          <w:rFonts w:eastAsia="SimSun"/>
        </w:rPr>
      </w:pPr>
    </w:p>
    <w:tbl>
      <w:tblPr>
        <w:tblStyle w:val="TableGrid2"/>
        <w:tblW w:w="10795" w:type="dxa"/>
        <w:jc w:val="center"/>
        <w:tblCellMar>
          <w:left w:w="29" w:type="dxa"/>
          <w:right w:w="29" w:type="dxa"/>
        </w:tblCellMar>
        <w:tblLook w:val="04A0" w:firstRow="1" w:lastRow="0" w:firstColumn="1" w:lastColumn="0" w:noHBand="0" w:noVBand="1"/>
      </w:tblPr>
      <w:tblGrid>
        <w:gridCol w:w="5397"/>
        <w:gridCol w:w="5398"/>
      </w:tblGrid>
      <w:tr w:rsidR="00F25BF8" w:rsidRPr="00F25BF8" w14:paraId="03470549" w14:textId="77777777" w:rsidTr="00F25BF8">
        <w:trPr>
          <w:jc w:val="center"/>
        </w:trPr>
        <w:tc>
          <w:tcPr>
            <w:tcW w:w="5397" w:type="dxa"/>
          </w:tcPr>
          <w:p w14:paraId="270019EE"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Benefits to documentation (G9)</w:t>
            </w:r>
          </w:p>
        </w:tc>
        <w:tc>
          <w:tcPr>
            <w:tcW w:w="5398" w:type="dxa"/>
          </w:tcPr>
          <w:p w14:paraId="49EF7ACE"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Reasons(G13)</w:t>
            </w:r>
          </w:p>
        </w:tc>
      </w:tr>
      <w:tr w:rsidR="00F25BF8" w:rsidRPr="00F25BF8" w14:paraId="77EFA72F" w14:textId="77777777" w:rsidTr="00F25BF8">
        <w:trPr>
          <w:jc w:val="center"/>
        </w:trPr>
        <w:tc>
          <w:tcPr>
            <w:tcW w:w="5397" w:type="dxa"/>
          </w:tcPr>
          <w:p w14:paraId="56A269D4"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1=Reduce likelihood of losing my land</w:t>
            </w:r>
          </w:p>
          <w:p w14:paraId="2FC2DF95"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2=Protects investments I have made on my land</w:t>
            </w:r>
          </w:p>
          <w:p w14:paraId="6208216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3=Strengthens the ability for my children to inherit the land</w:t>
            </w:r>
          </w:p>
          <w:p w14:paraId="6CF586AA"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4=Helps me to obtain access to credit</w:t>
            </w:r>
          </w:p>
          <w:p w14:paraId="223C0E56"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5=Other</w:t>
            </w:r>
          </w:p>
        </w:tc>
        <w:tc>
          <w:tcPr>
            <w:tcW w:w="5398" w:type="dxa"/>
          </w:tcPr>
          <w:p w14:paraId="74FEC657"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1=Reduce likelihood of losing my land</w:t>
            </w:r>
          </w:p>
          <w:p w14:paraId="6D0BF449"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2=Protects investments I have made on my land</w:t>
            </w:r>
          </w:p>
          <w:p w14:paraId="7EA777F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3=Strengthens the ability for my children to inherit the land</w:t>
            </w:r>
          </w:p>
          <w:p w14:paraId="79B1809D"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4=Helps me to obtain access to credit</w:t>
            </w:r>
          </w:p>
          <w:p w14:paraId="299FF10F"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5=Other, specify</w:t>
            </w:r>
          </w:p>
        </w:tc>
      </w:tr>
    </w:tbl>
    <w:p w14:paraId="3FEDB501" w14:textId="77777777" w:rsidR="00F25BF8" w:rsidRPr="00F25BF8" w:rsidRDefault="00F25BF8" w:rsidP="00F25BF8">
      <w:pPr>
        <w:spacing w:after="0" w:line="240" w:lineRule="auto"/>
        <w:contextualSpacing/>
        <w:rPr>
          <w:rFonts w:eastAsia="SimSun"/>
        </w:rPr>
      </w:pPr>
    </w:p>
    <w:p w14:paraId="1D45B5D1" w14:textId="77777777" w:rsidR="00F25BF8" w:rsidRPr="00F25BF8" w:rsidRDefault="00F25BF8" w:rsidP="00F25BF8">
      <w:pPr>
        <w:spacing w:after="0" w:line="240" w:lineRule="auto"/>
        <w:contextualSpacing/>
        <w:rPr>
          <w:rFonts w:eastAsia="SimSun"/>
        </w:rPr>
      </w:pPr>
      <w:r w:rsidRPr="00F25BF8">
        <w:rPr>
          <w:rFonts w:eastAsia="SimSun"/>
        </w:rPr>
        <w:br w:type="page"/>
      </w:r>
    </w:p>
    <w:p w14:paraId="165CCD39" w14:textId="77777777" w:rsidR="00F25BF8" w:rsidRPr="00F25BF8" w:rsidRDefault="00F25BF8" w:rsidP="00F25BF8">
      <w:pPr>
        <w:spacing w:after="0" w:line="240" w:lineRule="auto"/>
        <w:contextualSpacing/>
        <w:rPr>
          <w:rFonts w:eastAsia="Times New Roman" w:cs="Times New Roman"/>
          <w:b/>
          <w:bCs/>
        </w:rPr>
      </w:pPr>
      <w:r w:rsidRPr="00F25BF8">
        <w:rPr>
          <w:rFonts w:eastAsia="Times New Roman" w:cs="Times New Roman"/>
          <w:b/>
          <w:bCs/>
        </w:rPr>
        <w:lastRenderedPageBreak/>
        <w:t>SECTION G. TENURE STATUS (Continued)</w:t>
      </w:r>
    </w:p>
    <w:p w14:paraId="0139C353" w14:textId="77777777" w:rsidR="00F25BF8" w:rsidRPr="00F25BF8" w:rsidRDefault="00F25BF8" w:rsidP="00F25BF8">
      <w:pPr>
        <w:spacing w:after="0" w:line="240" w:lineRule="auto"/>
        <w:contextualSpacing/>
        <w:rPr>
          <w:rFonts w:eastAsia="SimSun"/>
        </w:rPr>
      </w:pPr>
    </w:p>
    <w:tbl>
      <w:tblPr>
        <w:tblStyle w:val="TableGrid2"/>
        <w:tblW w:w="12214" w:type="dxa"/>
        <w:jc w:val="center"/>
        <w:tblLayout w:type="fixed"/>
        <w:tblCellMar>
          <w:left w:w="29" w:type="dxa"/>
          <w:right w:w="29" w:type="dxa"/>
        </w:tblCellMar>
        <w:tblLook w:val="04A0" w:firstRow="1" w:lastRow="0" w:firstColumn="1" w:lastColumn="0" w:noHBand="0" w:noVBand="1"/>
      </w:tblPr>
      <w:tblGrid>
        <w:gridCol w:w="694"/>
        <w:gridCol w:w="1380"/>
        <w:gridCol w:w="1380"/>
        <w:gridCol w:w="1380"/>
        <w:gridCol w:w="1380"/>
        <w:gridCol w:w="1380"/>
        <w:gridCol w:w="1380"/>
        <w:gridCol w:w="3240"/>
      </w:tblGrid>
      <w:tr w:rsidR="00F25BF8" w:rsidRPr="00F25BF8" w14:paraId="5C940418" w14:textId="77777777" w:rsidTr="00F25BF8">
        <w:trPr>
          <w:trHeight w:val="20"/>
          <w:jc w:val="center"/>
        </w:trPr>
        <w:tc>
          <w:tcPr>
            <w:tcW w:w="694" w:type="dxa"/>
            <w:vMerge w:val="restart"/>
          </w:tcPr>
          <w:p w14:paraId="200702CC" w14:textId="77777777" w:rsidR="00F25BF8" w:rsidRPr="00F25BF8" w:rsidRDefault="00F25BF8" w:rsidP="00F25BF8">
            <w:pPr>
              <w:contextualSpacing/>
              <w:jc w:val="center"/>
              <w:rPr>
                <w:sz w:val="20"/>
              </w:rPr>
            </w:pPr>
            <w:r w:rsidRPr="00F25BF8">
              <w:rPr>
                <w:sz w:val="20"/>
              </w:rPr>
              <w:t>Field</w:t>
            </w:r>
          </w:p>
        </w:tc>
        <w:tc>
          <w:tcPr>
            <w:tcW w:w="2760" w:type="dxa"/>
            <w:gridSpan w:val="2"/>
          </w:tcPr>
          <w:p w14:paraId="48031611" w14:textId="77777777" w:rsidR="00F25BF8" w:rsidRPr="00F25BF8" w:rsidRDefault="00F25BF8" w:rsidP="00F25BF8">
            <w:pPr>
              <w:contextualSpacing/>
              <w:jc w:val="center"/>
              <w:rPr>
                <w:rFonts w:cs="Times New Roman"/>
                <w:sz w:val="20"/>
              </w:rPr>
            </w:pPr>
            <w:r w:rsidRPr="00F25BF8">
              <w:rPr>
                <w:rFonts w:cs="Times New Roman"/>
                <w:sz w:val="20"/>
              </w:rPr>
              <w:t>G23. How likely do you think it is that the chief will give this field up for investment purposes?</w:t>
            </w:r>
          </w:p>
          <w:p w14:paraId="397253DE" w14:textId="77777777" w:rsidR="00F25BF8" w:rsidRPr="00F25BF8" w:rsidRDefault="00F25BF8" w:rsidP="00F25BF8">
            <w:pPr>
              <w:contextualSpacing/>
              <w:jc w:val="center"/>
              <w:rPr>
                <w:rFonts w:cs="Times New Roman"/>
                <w:sz w:val="20"/>
              </w:rPr>
            </w:pPr>
            <w:r w:rsidRPr="00F25BF8">
              <w:rPr>
                <w:rFonts w:cs="Times New Roman"/>
                <w:sz w:val="20"/>
              </w:rPr>
              <w:t>(See  Code Below)</w:t>
            </w:r>
          </w:p>
        </w:tc>
        <w:tc>
          <w:tcPr>
            <w:tcW w:w="2760" w:type="dxa"/>
            <w:gridSpan w:val="2"/>
          </w:tcPr>
          <w:p w14:paraId="72084AF4" w14:textId="77777777" w:rsidR="00F25BF8" w:rsidRPr="00F25BF8" w:rsidRDefault="00F25BF8" w:rsidP="00F25BF8">
            <w:pPr>
              <w:contextualSpacing/>
              <w:jc w:val="center"/>
              <w:rPr>
                <w:rFonts w:cs="Times New Roman"/>
                <w:sz w:val="20"/>
              </w:rPr>
            </w:pPr>
            <w:r w:rsidRPr="00F25BF8">
              <w:rPr>
                <w:rFonts w:cs="Times New Roman"/>
                <w:sz w:val="20"/>
              </w:rPr>
              <w:t>G25. How likely do you think it is that the village headman will re-allocate some or all of this field to another household or for other purposes:</w:t>
            </w:r>
          </w:p>
          <w:p w14:paraId="433074A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(See Code Below)</w:t>
            </w:r>
          </w:p>
        </w:tc>
        <w:tc>
          <w:tcPr>
            <w:tcW w:w="2760" w:type="dxa"/>
            <w:gridSpan w:val="2"/>
          </w:tcPr>
          <w:p w14:paraId="34F7971D"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G27. How likely is it that someone from wihin your extended family will take over the use of this field:</w:t>
            </w:r>
          </w:p>
          <w:p w14:paraId="196CFDB8"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(See  Code Below)</w:t>
            </w:r>
          </w:p>
        </w:tc>
        <w:tc>
          <w:tcPr>
            <w:tcW w:w="3240" w:type="dxa"/>
            <w:vMerge w:val="restart"/>
          </w:tcPr>
          <w:p w14:paraId="054E2894" w14:textId="77777777" w:rsidR="00F25BF8" w:rsidRPr="00F25BF8" w:rsidRDefault="00F25BF8" w:rsidP="00F25BF8">
            <w:pPr>
              <w:contextualSpacing/>
              <w:jc w:val="center"/>
              <w:rPr>
                <w:rFonts w:cs="Times New Roman"/>
                <w:sz w:val="20"/>
              </w:rPr>
            </w:pPr>
            <w:r w:rsidRPr="00F25BF8">
              <w:rPr>
                <w:rFonts w:cs="Times New Roman"/>
                <w:sz w:val="20"/>
              </w:rPr>
              <w:t>G29. How many seasons could you let this field lie fallow without being worried about the field being reallocated to another household?</w:t>
            </w:r>
          </w:p>
          <w:p w14:paraId="22777A1A" w14:textId="77777777" w:rsidR="00F25BF8" w:rsidRPr="00F25BF8" w:rsidRDefault="00F25BF8" w:rsidP="00F25BF8">
            <w:pPr>
              <w:contextualSpacing/>
              <w:jc w:val="center"/>
              <w:rPr>
                <w:rFonts w:cs="Times New Roman"/>
                <w:sz w:val="20"/>
              </w:rPr>
            </w:pPr>
            <w:r w:rsidRPr="00F25BF8">
              <w:rPr>
                <w:rFonts w:cs="Times New Roman"/>
                <w:sz w:val="20"/>
              </w:rPr>
              <w:t>If they do not think it will ever be reallocated, enter 777</w:t>
            </w:r>
          </w:p>
        </w:tc>
      </w:tr>
      <w:tr w:rsidR="00F25BF8" w:rsidRPr="00F25BF8" w14:paraId="60D17BB2" w14:textId="77777777" w:rsidTr="00F25BF8">
        <w:trPr>
          <w:trHeight w:val="20"/>
          <w:jc w:val="center"/>
        </w:trPr>
        <w:tc>
          <w:tcPr>
            <w:tcW w:w="694" w:type="dxa"/>
            <w:vMerge/>
          </w:tcPr>
          <w:p w14:paraId="356E05F4" w14:textId="77777777" w:rsidR="00F25BF8" w:rsidRPr="00F25BF8" w:rsidRDefault="00F25BF8" w:rsidP="00F25BF8">
            <w:pPr>
              <w:contextualSpacing/>
              <w:jc w:val="center"/>
              <w:rPr>
                <w:sz w:val="20"/>
              </w:rPr>
            </w:pPr>
          </w:p>
        </w:tc>
        <w:tc>
          <w:tcPr>
            <w:tcW w:w="1380" w:type="dxa"/>
          </w:tcPr>
          <w:p w14:paraId="58E7376F" w14:textId="77777777" w:rsidR="00F25BF8" w:rsidRPr="00F25BF8" w:rsidRDefault="00F25BF8" w:rsidP="00F25BF8">
            <w:pPr>
              <w:contextualSpacing/>
              <w:jc w:val="center"/>
              <w:rPr>
                <w:rFonts w:cs="Times New Roman"/>
                <w:sz w:val="20"/>
              </w:rPr>
            </w:pPr>
            <w:r w:rsidRPr="00F25BF8">
              <w:rPr>
                <w:rFonts w:cs="Times New Roman"/>
                <w:sz w:val="20"/>
              </w:rPr>
              <w:t>in the next</w:t>
            </w:r>
          </w:p>
          <w:p w14:paraId="39467657" w14:textId="77777777" w:rsidR="00F25BF8" w:rsidRPr="00F25BF8" w:rsidRDefault="00F25BF8" w:rsidP="00F25BF8">
            <w:pPr>
              <w:contextualSpacing/>
              <w:jc w:val="center"/>
              <w:rPr>
                <w:rFonts w:cs="Times New Roman"/>
                <w:sz w:val="20"/>
              </w:rPr>
            </w:pPr>
            <w:r w:rsidRPr="00F25BF8">
              <w:rPr>
                <w:rFonts w:cs="Times New Roman"/>
                <w:sz w:val="20"/>
              </w:rPr>
              <w:t>1-3 years?</w:t>
            </w:r>
          </w:p>
        </w:tc>
        <w:tc>
          <w:tcPr>
            <w:tcW w:w="1380" w:type="dxa"/>
          </w:tcPr>
          <w:p w14:paraId="5F36B95A" w14:textId="77777777" w:rsidR="00F25BF8" w:rsidRPr="00F25BF8" w:rsidRDefault="00F25BF8" w:rsidP="00F25BF8">
            <w:pPr>
              <w:contextualSpacing/>
              <w:jc w:val="center"/>
              <w:rPr>
                <w:rFonts w:cs="Times New Roman"/>
                <w:sz w:val="20"/>
              </w:rPr>
            </w:pPr>
            <w:r w:rsidRPr="00F25BF8">
              <w:rPr>
                <w:rFonts w:cs="Times New Roman"/>
                <w:sz w:val="20"/>
              </w:rPr>
              <w:t>beyond 4 years from now?</w:t>
            </w:r>
          </w:p>
        </w:tc>
        <w:tc>
          <w:tcPr>
            <w:tcW w:w="1380" w:type="dxa"/>
          </w:tcPr>
          <w:p w14:paraId="5171920D" w14:textId="77777777" w:rsidR="00F25BF8" w:rsidRPr="00F25BF8" w:rsidRDefault="00F25BF8" w:rsidP="00F25BF8">
            <w:pPr>
              <w:contextualSpacing/>
              <w:jc w:val="center"/>
              <w:rPr>
                <w:rFonts w:cs="Times New Roman"/>
                <w:sz w:val="20"/>
              </w:rPr>
            </w:pPr>
            <w:r w:rsidRPr="00F25BF8">
              <w:rPr>
                <w:rFonts w:cs="Times New Roman"/>
                <w:sz w:val="20"/>
              </w:rPr>
              <w:t>in the next 1-3 years?</w:t>
            </w:r>
          </w:p>
        </w:tc>
        <w:tc>
          <w:tcPr>
            <w:tcW w:w="1380" w:type="dxa"/>
          </w:tcPr>
          <w:p w14:paraId="0CFCED32" w14:textId="77777777" w:rsidR="00F25BF8" w:rsidRPr="00F25BF8" w:rsidRDefault="00F25BF8" w:rsidP="00F25BF8">
            <w:pPr>
              <w:contextualSpacing/>
              <w:jc w:val="center"/>
              <w:rPr>
                <w:rFonts w:cs="Times New Roman"/>
                <w:sz w:val="20"/>
              </w:rPr>
            </w:pPr>
            <w:r w:rsidRPr="00F25BF8">
              <w:rPr>
                <w:rFonts w:cs="Times New Roman"/>
                <w:sz w:val="20"/>
              </w:rPr>
              <w:t>beyond 4 years from now?</w:t>
            </w:r>
          </w:p>
        </w:tc>
        <w:tc>
          <w:tcPr>
            <w:tcW w:w="1380" w:type="dxa"/>
          </w:tcPr>
          <w:p w14:paraId="5E243CED"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in the next 1-3 years?</w:t>
            </w:r>
          </w:p>
        </w:tc>
        <w:tc>
          <w:tcPr>
            <w:tcW w:w="1380" w:type="dxa"/>
          </w:tcPr>
          <w:p w14:paraId="2F423EEB"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beyond 4 years from now?</w:t>
            </w:r>
          </w:p>
        </w:tc>
        <w:tc>
          <w:tcPr>
            <w:tcW w:w="3240" w:type="dxa"/>
            <w:vMerge/>
          </w:tcPr>
          <w:p w14:paraId="1B7489A7"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r>
      <w:tr w:rsidR="00F25BF8" w:rsidRPr="00F25BF8" w14:paraId="75BFA3F2" w14:textId="77777777" w:rsidTr="00F25BF8">
        <w:trPr>
          <w:trHeight w:val="20"/>
          <w:jc w:val="center"/>
        </w:trPr>
        <w:tc>
          <w:tcPr>
            <w:tcW w:w="694" w:type="dxa"/>
          </w:tcPr>
          <w:p w14:paraId="5F834610"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380" w:type="dxa"/>
          </w:tcPr>
          <w:p w14:paraId="4A23AAF4"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chief_reallocate</w:t>
            </w:r>
          </w:p>
        </w:tc>
        <w:tc>
          <w:tcPr>
            <w:tcW w:w="1380" w:type="dxa"/>
          </w:tcPr>
          <w:p w14:paraId="556235F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chief_reallocate3</w:t>
            </w:r>
          </w:p>
        </w:tc>
        <w:tc>
          <w:tcPr>
            <w:tcW w:w="1380" w:type="dxa"/>
          </w:tcPr>
          <w:p w14:paraId="33BE4BE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headman_reallocate</w:t>
            </w:r>
          </w:p>
        </w:tc>
        <w:tc>
          <w:tcPr>
            <w:tcW w:w="1380" w:type="dxa"/>
          </w:tcPr>
          <w:p w14:paraId="2673D090"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headman_reallocate3</w:t>
            </w:r>
          </w:p>
        </w:tc>
        <w:tc>
          <w:tcPr>
            <w:tcW w:w="1380" w:type="dxa"/>
          </w:tcPr>
          <w:p w14:paraId="4414FBC1"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family_encroach</w:t>
            </w:r>
          </w:p>
        </w:tc>
        <w:tc>
          <w:tcPr>
            <w:tcW w:w="1380" w:type="dxa"/>
          </w:tcPr>
          <w:p w14:paraId="740AF3FA"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family_encroach3</w:t>
            </w:r>
          </w:p>
        </w:tc>
        <w:tc>
          <w:tcPr>
            <w:tcW w:w="3240" w:type="dxa"/>
          </w:tcPr>
          <w:p w14:paraId="633EA7FE"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fallow_seasons</w:t>
            </w:r>
          </w:p>
        </w:tc>
      </w:tr>
      <w:tr w:rsidR="00F25BF8" w:rsidRPr="00F25BF8" w14:paraId="5C3281F7" w14:textId="77777777" w:rsidTr="00F25BF8">
        <w:trPr>
          <w:trHeight w:val="20"/>
          <w:jc w:val="center"/>
        </w:trPr>
        <w:tc>
          <w:tcPr>
            <w:tcW w:w="694" w:type="dxa"/>
          </w:tcPr>
          <w:p w14:paraId="54017199" w14:textId="77777777" w:rsidR="00F25BF8" w:rsidRPr="00F25BF8" w:rsidRDefault="00F25BF8" w:rsidP="00F25BF8">
            <w:pPr>
              <w:contextualSpacing/>
              <w:jc w:val="center"/>
              <w:rPr>
                <w:sz w:val="20"/>
              </w:rPr>
            </w:pPr>
            <w:r w:rsidRPr="00F25BF8">
              <w:rPr>
                <w:sz w:val="20"/>
              </w:rPr>
              <w:t>1</w:t>
            </w:r>
          </w:p>
        </w:tc>
        <w:tc>
          <w:tcPr>
            <w:tcW w:w="1380" w:type="dxa"/>
          </w:tcPr>
          <w:p w14:paraId="566FEFFE" w14:textId="77777777" w:rsidR="00F25BF8" w:rsidRPr="00F25BF8" w:rsidRDefault="00F25BF8" w:rsidP="00F25BF8">
            <w:pPr>
              <w:contextualSpacing/>
              <w:jc w:val="center"/>
              <w:rPr>
                <w:sz w:val="20"/>
              </w:rPr>
            </w:pPr>
          </w:p>
        </w:tc>
        <w:tc>
          <w:tcPr>
            <w:tcW w:w="1380" w:type="dxa"/>
          </w:tcPr>
          <w:p w14:paraId="1F56D551" w14:textId="77777777" w:rsidR="00F25BF8" w:rsidRPr="00F25BF8" w:rsidRDefault="00F25BF8" w:rsidP="00F25BF8">
            <w:pPr>
              <w:contextualSpacing/>
              <w:jc w:val="center"/>
              <w:rPr>
                <w:sz w:val="20"/>
              </w:rPr>
            </w:pPr>
          </w:p>
        </w:tc>
        <w:tc>
          <w:tcPr>
            <w:tcW w:w="1380" w:type="dxa"/>
          </w:tcPr>
          <w:p w14:paraId="6142496F" w14:textId="77777777" w:rsidR="00F25BF8" w:rsidRPr="00F25BF8" w:rsidRDefault="00F25BF8" w:rsidP="00F25BF8">
            <w:pPr>
              <w:contextualSpacing/>
              <w:jc w:val="center"/>
              <w:rPr>
                <w:sz w:val="20"/>
              </w:rPr>
            </w:pPr>
          </w:p>
        </w:tc>
        <w:tc>
          <w:tcPr>
            <w:tcW w:w="1380" w:type="dxa"/>
          </w:tcPr>
          <w:p w14:paraId="47080C54" w14:textId="77777777" w:rsidR="00F25BF8" w:rsidRPr="00F25BF8" w:rsidRDefault="00F25BF8" w:rsidP="00F25BF8">
            <w:pPr>
              <w:contextualSpacing/>
              <w:jc w:val="center"/>
              <w:rPr>
                <w:sz w:val="20"/>
              </w:rPr>
            </w:pPr>
          </w:p>
        </w:tc>
        <w:tc>
          <w:tcPr>
            <w:tcW w:w="1380" w:type="dxa"/>
          </w:tcPr>
          <w:p w14:paraId="1ACDC6AA" w14:textId="77777777" w:rsidR="00F25BF8" w:rsidRPr="00F25BF8" w:rsidRDefault="00F25BF8" w:rsidP="00F25BF8">
            <w:pPr>
              <w:contextualSpacing/>
              <w:jc w:val="center"/>
              <w:rPr>
                <w:sz w:val="20"/>
              </w:rPr>
            </w:pPr>
          </w:p>
        </w:tc>
        <w:tc>
          <w:tcPr>
            <w:tcW w:w="1380" w:type="dxa"/>
          </w:tcPr>
          <w:p w14:paraId="634B1A8F" w14:textId="77777777" w:rsidR="00F25BF8" w:rsidRPr="00F25BF8" w:rsidRDefault="00F25BF8" w:rsidP="00F25BF8">
            <w:pPr>
              <w:contextualSpacing/>
              <w:jc w:val="center"/>
              <w:rPr>
                <w:sz w:val="20"/>
              </w:rPr>
            </w:pPr>
          </w:p>
        </w:tc>
        <w:tc>
          <w:tcPr>
            <w:tcW w:w="3240" w:type="dxa"/>
          </w:tcPr>
          <w:p w14:paraId="5346BFA2" w14:textId="77777777" w:rsidR="00F25BF8" w:rsidRPr="00F25BF8" w:rsidRDefault="00F25BF8" w:rsidP="00F25BF8">
            <w:pPr>
              <w:contextualSpacing/>
              <w:jc w:val="center"/>
              <w:rPr>
                <w:sz w:val="20"/>
              </w:rPr>
            </w:pPr>
          </w:p>
        </w:tc>
      </w:tr>
      <w:tr w:rsidR="00F25BF8" w:rsidRPr="00F25BF8" w14:paraId="4E955B2B" w14:textId="77777777" w:rsidTr="00F25BF8">
        <w:trPr>
          <w:trHeight w:val="20"/>
          <w:jc w:val="center"/>
        </w:trPr>
        <w:tc>
          <w:tcPr>
            <w:tcW w:w="694" w:type="dxa"/>
          </w:tcPr>
          <w:p w14:paraId="18B0D1F3" w14:textId="77777777" w:rsidR="00F25BF8" w:rsidRPr="00F25BF8" w:rsidRDefault="00F25BF8" w:rsidP="00F25BF8">
            <w:pPr>
              <w:contextualSpacing/>
              <w:jc w:val="center"/>
              <w:rPr>
                <w:sz w:val="20"/>
              </w:rPr>
            </w:pPr>
            <w:r w:rsidRPr="00F25BF8">
              <w:rPr>
                <w:sz w:val="20"/>
              </w:rPr>
              <w:t>2</w:t>
            </w:r>
          </w:p>
        </w:tc>
        <w:tc>
          <w:tcPr>
            <w:tcW w:w="1380" w:type="dxa"/>
          </w:tcPr>
          <w:p w14:paraId="52731C5C" w14:textId="77777777" w:rsidR="00F25BF8" w:rsidRPr="00F25BF8" w:rsidRDefault="00F25BF8" w:rsidP="00F25BF8">
            <w:pPr>
              <w:contextualSpacing/>
              <w:jc w:val="center"/>
              <w:rPr>
                <w:sz w:val="20"/>
              </w:rPr>
            </w:pPr>
          </w:p>
        </w:tc>
        <w:tc>
          <w:tcPr>
            <w:tcW w:w="1380" w:type="dxa"/>
          </w:tcPr>
          <w:p w14:paraId="2513E165" w14:textId="77777777" w:rsidR="00F25BF8" w:rsidRPr="00F25BF8" w:rsidRDefault="00F25BF8" w:rsidP="00F25BF8">
            <w:pPr>
              <w:contextualSpacing/>
              <w:jc w:val="center"/>
              <w:rPr>
                <w:sz w:val="20"/>
              </w:rPr>
            </w:pPr>
          </w:p>
        </w:tc>
        <w:tc>
          <w:tcPr>
            <w:tcW w:w="1380" w:type="dxa"/>
          </w:tcPr>
          <w:p w14:paraId="06BAAFB8" w14:textId="77777777" w:rsidR="00F25BF8" w:rsidRPr="00F25BF8" w:rsidRDefault="00F25BF8" w:rsidP="00F25BF8">
            <w:pPr>
              <w:contextualSpacing/>
              <w:jc w:val="center"/>
              <w:rPr>
                <w:sz w:val="20"/>
              </w:rPr>
            </w:pPr>
          </w:p>
        </w:tc>
        <w:tc>
          <w:tcPr>
            <w:tcW w:w="1380" w:type="dxa"/>
          </w:tcPr>
          <w:p w14:paraId="42F3D905" w14:textId="77777777" w:rsidR="00F25BF8" w:rsidRPr="00F25BF8" w:rsidRDefault="00F25BF8" w:rsidP="00F25BF8">
            <w:pPr>
              <w:contextualSpacing/>
              <w:jc w:val="center"/>
              <w:rPr>
                <w:sz w:val="20"/>
              </w:rPr>
            </w:pPr>
          </w:p>
        </w:tc>
        <w:tc>
          <w:tcPr>
            <w:tcW w:w="1380" w:type="dxa"/>
          </w:tcPr>
          <w:p w14:paraId="1FD970FB" w14:textId="77777777" w:rsidR="00F25BF8" w:rsidRPr="00F25BF8" w:rsidRDefault="00F25BF8" w:rsidP="00F25BF8">
            <w:pPr>
              <w:contextualSpacing/>
              <w:jc w:val="center"/>
              <w:rPr>
                <w:sz w:val="20"/>
              </w:rPr>
            </w:pPr>
          </w:p>
        </w:tc>
        <w:tc>
          <w:tcPr>
            <w:tcW w:w="1380" w:type="dxa"/>
          </w:tcPr>
          <w:p w14:paraId="73D010B1" w14:textId="77777777" w:rsidR="00F25BF8" w:rsidRPr="00F25BF8" w:rsidRDefault="00F25BF8" w:rsidP="00F25BF8">
            <w:pPr>
              <w:contextualSpacing/>
              <w:jc w:val="center"/>
              <w:rPr>
                <w:sz w:val="20"/>
              </w:rPr>
            </w:pPr>
          </w:p>
        </w:tc>
        <w:tc>
          <w:tcPr>
            <w:tcW w:w="3240" w:type="dxa"/>
          </w:tcPr>
          <w:p w14:paraId="101D4965" w14:textId="77777777" w:rsidR="00F25BF8" w:rsidRPr="00F25BF8" w:rsidRDefault="00F25BF8" w:rsidP="00F25BF8">
            <w:pPr>
              <w:contextualSpacing/>
              <w:jc w:val="center"/>
              <w:rPr>
                <w:sz w:val="20"/>
              </w:rPr>
            </w:pPr>
          </w:p>
        </w:tc>
      </w:tr>
      <w:tr w:rsidR="00F25BF8" w:rsidRPr="00F25BF8" w14:paraId="194660AD" w14:textId="77777777" w:rsidTr="00F25BF8">
        <w:trPr>
          <w:trHeight w:val="20"/>
          <w:jc w:val="center"/>
        </w:trPr>
        <w:tc>
          <w:tcPr>
            <w:tcW w:w="694" w:type="dxa"/>
          </w:tcPr>
          <w:p w14:paraId="52D7524B" w14:textId="77777777" w:rsidR="00F25BF8" w:rsidRPr="00F25BF8" w:rsidRDefault="00F25BF8" w:rsidP="00F25BF8">
            <w:pPr>
              <w:contextualSpacing/>
              <w:jc w:val="center"/>
              <w:rPr>
                <w:sz w:val="20"/>
              </w:rPr>
            </w:pPr>
            <w:r w:rsidRPr="00F25BF8">
              <w:rPr>
                <w:sz w:val="20"/>
              </w:rPr>
              <w:t>3</w:t>
            </w:r>
          </w:p>
        </w:tc>
        <w:tc>
          <w:tcPr>
            <w:tcW w:w="1380" w:type="dxa"/>
          </w:tcPr>
          <w:p w14:paraId="297CE0A3" w14:textId="77777777" w:rsidR="00F25BF8" w:rsidRPr="00F25BF8" w:rsidRDefault="00F25BF8" w:rsidP="00F25BF8">
            <w:pPr>
              <w:contextualSpacing/>
              <w:jc w:val="center"/>
              <w:rPr>
                <w:sz w:val="20"/>
              </w:rPr>
            </w:pPr>
          </w:p>
        </w:tc>
        <w:tc>
          <w:tcPr>
            <w:tcW w:w="1380" w:type="dxa"/>
          </w:tcPr>
          <w:p w14:paraId="36C29B71" w14:textId="77777777" w:rsidR="00F25BF8" w:rsidRPr="00F25BF8" w:rsidRDefault="00F25BF8" w:rsidP="00F25BF8">
            <w:pPr>
              <w:contextualSpacing/>
              <w:jc w:val="center"/>
              <w:rPr>
                <w:sz w:val="20"/>
              </w:rPr>
            </w:pPr>
          </w:p>
        </w:tc>
        <w:tc>
          <w:tcPr>
            <w:tcW w:w="1380" w:type="dxa"/>
          </w:tcPr>
          <w:p w14:paraId="62D209CD" w14:textId="77777777" w:rsidR="00F25BF8" w:rsidRPr="00F25BF8" w:rsidRDefault="00F25BF8" w:rsidP="00F25BF8">
            <w:pPr>
              <w:contextualSpacing/>
              <w:jc w:val="center"/>
              <w:rPr>
                <w:sz w:val="20"/>
              </w:rPr>
            </w:pPr>
          </w:p>
        </w:tc>
        <w:tc>
          <w:tcPr>
            <w:tcW w:w="1380" w:type="dxa"/>
          </w:tcPr>
          <w:p w14:paraId="2ECEEFD1" w14:textId="77777777" w:rsidR="00F25BF8" w:rsidRPr="00F25BF8" w:rsidRDefault="00F25BF8" w:rsidP="00F25BF8">
            <w:pPr>
              <w:contextualSpacing/>
              <w:jc w:val="center"/>
              <w:rPr>
                <w:sz w:val="20"/>
              </w:rPr>
            </w:pPr>
          </w:p>
        </w:tc>
        <w:tc>
          <w:tcPr>
            <w:tcW w:w="1380" w:type="dxa"/>
          </w:tcPr>
          <w:p w14:paraId="53D2DF72" w14:textId="77777777" w:rsidR="00F25BF8" w:rsidRPr="00F25BF8" w:rsidRDefault="00F25BF8" w:rsidP="00F25BF8">
            <w:pPr>
              <w:contextualSpacing/>
              <w:jc w:val="center"/>
              <w:rPr>
                <w:sz w:val="20"/>
              </w:rPr>
            </w:pPr>
          </w:p>
        </w:tc>
        <w:tc>
          <w:tcPr>
            <w:tcW w:w="1380" w:type="dxa"/>
          </w:tcPr>
          <w:p w14:paraId="5BD2ECEF" w14:textId="77777777" w:rsidR="00F25BF8" w:rsidRPr="00F25BF8" w:rsidRDefault="00F25BF8" w:rsidP="00F25BF8">
            <w:pPr>
              <w:contextualSpacing/>
              <w:jc w:val="center"/>
              <w:rPr>
                <w:sz w:val="20"/>
              </w:rPr>
            </w:pPr>
          </w:p>
        </w:tc>
        <w:tc>
          <w:tcPr>
            <w:tcW w:w="3240" w:type="dxa"/>
          </w:tcPr>
          <w:p w14:paraId="45D86278" w14:textId="77777777" w:rsidR="00F25BF8" w:rsidRPr="00F25BF8" w:rsidRDefault="00F25BF8" w:rsidP="00F25BF8">
            <w:pPr>
              <w:contextualSpacing/>
              <w:jc w:val="center"/>
              <w:rPr>
                <w:sz w:val="20"/>
              </w:rPr>
            </w:pPr>
          </w:p>
        </w:tc>
      </w:tr>
      <w:tr w:rsidR="00F25BF8" w:rsidRPr="00F25BF8" w14:paraId="53902C17" w14:textId="77777777" w:rsidTr="00F25BF8">
        <w:trPr>
          <w:trHeight w:val="20"/>
          <w:jc w:val="center"/>
        </w:trPr>
        <w:tc>
          <w:tcPr>
            <w:tcW w:w="694" w:type="dxa"/>
          </w:tcPr>
          <w:p w14:paraId="3BF78079" w14:textId="77777777" w:rsidR="00F25BF8" w:rsidRPr="00F25BF8" w:rsidRDefault="00F25BF8" w:rsidP="00F25BF8">
            <w:pPr>
              <w:contextualSpacing/>
              <w:jc w:val="center"/>
              <w:rPr>
                <w:sz w:val="20"/>
              </w:rPr>
            </w:pPr>
            <w:r w:rsidRPr="00F25BF8">
              <w:rPr>
                <w:sz w:val="20"/>
              </w:rPr>
              <w:t>4</w:t>
            </w:r>
          </w:p>
        </w:tc>
        <w:tc>
          <w:tcPr>
            <w:tcW w:w="1380" w:type="dxa"/>
          </w:tcPr>
          <w:p w14:paraId="21088191" w14:textId="77777777" w:rsidR="00F25BF8" w:rsidRPr="00F25BF8" w:rsidRDefault="00F25BF8" w:rsidP="00F25BF8">
            <w:pPr>
              <w:contextualSpacing/>
              <w:jc w:val="center"/>
              <w:rPr>
                <w:sz w:val="20"/>
              </w:rPr>
            </w:pPr>
          </w:p>
        </w:tc>
        <w:tc>
          <w:tcPr>
            <w:tcW w:w="1380" w:type="dxa"/>
          </w:tcPr>
          <w:p w14:paraId="5E5F68D2" w14:textId="77777777" w:rsidR="00F25BF8" w:rsidRPr="00F25BF8" w:rsidRDefault="00F25BF8" w:rsidP="00F25BF8">
            <w:pPr>
              <w:contextualSpacing/>
              <w:jc w:val="center"/>
              <w:rPr>
                <w:sz w:val="20"/>
              </w:rPr>
            </w:pPr>
          </w:p>
        </w:tc>
        <w:tc>
          <w:tcPr>
            <w:tcW w:w="1380" w:type="dxa"/>
          </w:tcPr>
          <w:p w14:paraId="0D4535A1" w14:textId="77777777" w:rsidR="00F25BF8" w:rsidRPr="00F25BF8" w:rsidRDefault="00F25BF8" w:rsidP="00F25BF8">
            <w:pPr>
              <w:contextualSpacing/>
              <w:jc w:val="center"/>
              <w:rPr>
                <w:sz w:val="20"/>
              </w:rPr>
            </w:pPr>
          </w:p>
        </w:tc>
        <w:tc>
          <w:tcPr>
            <w:tcW w:w="1380" w:type="dxa"/>
          </w:tcPr>
          <w:p w14:paraId="33272633" w14:textId="77777777" w:rsidR="00F25BF8" w:rsidRPr="00F25BF8" w:rsidRDefault="00F25BF8" w:rsidP="00F25BF8">
            <w:pPr>
              <w:contextualSpacing/>
              <w:jc w:val="center"/>
              <w:rPr>
                <w:sz w:val="20"/>
              </w:rPr>
            </w:pPr>
          </w:p>
        </w:tc>
        <w:tc>
          <w:tcPr>
            <w:tcW w:w="1380" w:type="dxa"/>
          </w:tcPr>
          <w:p w14:paraId="7FF13BA7" w14:textId="77777777" w:rsidR="00F25BF8" w:rsidRPr="00F25BF8" w:rsidRDefault="00F25BF8" w:rsidP="00F25BF8">
            <w:pPr>
              <w:contextualSpacing/>
              <w:jc w:val="center"/>
              <w:rPr>
                <w:sz w:val="20"/>
              </w:rPr>
            </w:pPr>
          </w:p>
        </w:tc>
        <w:tc>
          <w:tcPr>
            <w:tcW w:w="1380" w:type="dxa"/>
          </w:tcPr>
          <w:p w14:paraId="648A80A8" w14:textId="77777777" w:rsidR="00F25BF8" w:rsidRPr="00F25BF8" w:rsidRDefault="00F25BF8" w:rsidP="00F25BF8">
            <w:pPr>
              <w:contextualSpacing/>
              <w:jc w:val="center"/>
              <w:rPr>
                <w:sz w:val="20"/>
              </w:rPr>
            </w:pPr>
          </w:p>
        </w:tc>
        <w:tc>
          <w:tcPr>
            <w:tcW w:w="3240" w:type="dxa"/>
          </w:tcPr>
          <w:p w14:paraId="3076AB23" w14:textId="77777777" w:rsidR="00F25BF8" w:rsidRPr="00F25BF8" w:rsidRDefault="00F25BF8" w:rsidP="00F25BF8">
            <w:pPr>
              <w:contextualSpacing/>
              <w:jc w:val="center"/>
              <w:rPr>
                <w:sz w:val="20"/>
              </w:rPr>
            </w:pPr>
          </w:p>
        </w:tc>
      </w:tr>
      <w:tr w:rsidR="00F25BF8" w:rsidRPr="00F25BF8" w14:paraId="5D0EE07A" w14:textId="77777777" w:rsidTr="00F25BF8">
        <w:trPr>
          <w:trHeight w:val="20"/>
          <w:jc w:val="center"/>
        </w:trPr>
        <w:tc>
          <w:tcPr>
            <w:tcW w:w="694" w:type="dxa"/>
          </w:tcPr>
          <w:p w14:paraId="5CF8480B" w14:textId="77777777" w:rsidR="00F25BF8" w:rsidRPr="00F25BF8" w:rsidRDefault="00F25BF8" w:rsidP="00F25BF8">
            <w:pPr>
              <w:contextualSpacing/>
              <w:jc w:val="center"/>
              <w:rPr>
                <w:sz w:val="20"/>
              </w:rPr>
            </w:pPr>
            <w:r w:rsidRPr="00F25BF8">
              <w:rPr>
                <w:sz w:val="20"/>
              </w:rPr>
              <w:t>5</w:t>
            </w:r>
          </w:p>
        </w:tc>
        <w:tc>
          <w:tcPr>
            <w:tcW w:w="1380" w:type="dxa"/>
          </w:tcPr>
          <w:p w14:paraId="3BF0B818" w14:textId="77777777" w:rsidR="00F25BF8" w:rsidRPr="00F25BF8" w:rsidRDefault="00F25BF8" w:rsidP="00F25BF8">
            <w:pPr>
              <w:contextualSpacing/>
              <w:jc w:val="center"/>
              <w:rPr>
                <w:sz w:val="20"/>
              </w:rPr>
            </w:pPr>
          </w:p>
        </w:tc>
        <w:tc>
          <w:tcPr>
            <w:tcW w:w="1380" w:type="dxa"/>
          </w:tcPr>
          <w:p w14:paraId="1CD3525A" w14:textId="77777777" w:rsidR="00F25BF8" w:rsidRPr="00F25BF8" w:rsidRDefault="00F25BF8" w:rsidP="00F25BF8">
            <w:pPr>
              <w:contextualSpacing/>
              <w:jc w:val="center"/>
              <w:rPr>
                <w:sz w:val="20"/>
              </w:rPr>
            </w:pPr>
          </w:p>
        </w:tc>
        <w:tc>
          <w:tcPr>
            <w:tcW w:w="1380" w:type="dxa"/>
          </w:tcPr>
          <w:p w14:paraId="720B142B" w14:textId="77777777" w:rsidR="00F25BF8" w:rsidRPr="00F25BF8" w:rsidRDefault="00F25BF8" w:rsidP="00F25BF8">
            <w:pPr>
              <w:contextualSpacing/>
              <w:jc w:val="center"/>
              <w:rPr>
                <w:sz w:val="20"/>
              </w:rPr>
            </w:pPr>
          </w:p>
        </w:tc>
        <w:tc>
          <w:tcPr>
            <w:tcW w:w="1380" w:type="dxa"/>
          </w:tcPr>
          <w:p w14:paraId="2E11AEC8" w14:textId="77777777" w:rsidR="00F25BF8" w:rsidRPr="00F25BF8" w:rsidRDefault="00F25BF8" w:rsidP="00F25BF8">
            <w:pPr>
              <w:contextualSpacing/>
              <w:jc w:val="center"/>
              <w:rPr>
                <w:sz w:val="20"/>
              </w:rPr>
            </w:pPr>
          </w:p>
        </w:tc>
        <w:tc>
          <w:tcPr>
            <w:tcW w:w="1380" w:type="dxa"/>
          </w:tcPr>
          <w:p w14:paraId="776AFD8D" w14:textId="77777777" w:rsidR="00F25BF8" w:rsidRPr="00F25BF8" w:rsidRDefault="00F25BF8" w:rsidP="00F25BF8">
            <w:pPr>
              <w:contextualSpacing/>
              <w:jc w:val="center"/>
              <w:rPr>
                <w:sz w:val="20"/>
              </w:rPr>
            </w:pPr>
          </w:p>
        </w:tc>
        <w:tc>
          <w:tcPr>
            <w:tcW w:w="1380" w:type="dxa"/>
          </w:tcPr>
          <w:p w14:paraId="5E8E14B0" w14:textId="77777777" w:rsidR="00F25BF8" w:rsidRPr="00F25BF8" w:rsidRDefault="00F25BF8" w:rsidP="00F25BF8">
            <w:pPr>
              <w:contextualSpacing/>
              <w:jc w:val="center"/>
              <w:rPr>
                <w:sz w:val="20"/>
              </w:rPr>
            </w:pPr>
          </w:p>
        </w:tc>
        <w:tc>
          <w:tcPr>
            <w:tcW w:w="3240" w:type="dxa"/>
          </w:tcPr>
          <w:p w14:paraId="0BBC978E" w14:textId="77777777" w:rsidR="00F25BF8" w:rsidRPr="00F25BF8" w:rsidRDefault="00F25BF8" w:rsidP="00F25BF8">
            <w:pPr>
              <w:contextualSpacing/>
              <w:jc w:val="center"/>
              <w:rPr>
                <w:sz w:val="20"/>
              </w:rPr>
            </w:pPr>
          </w:p>
        </w:tc>
      </w:tr>
      <w:tr w:rsidR="00F25BF8" w:rsidRPr="00F25BF8" w14:paraId="37CAB0C6" w14:textId="77777777" w:rsidTr="00F25BF8">
        <w:trPr>
          <w:trHeight w:val="20"/>
          <w:jc w:val="center"/>
        </w:trPr>
        <w:tc>
          <w:tcPr>
            <w:tcW w:w="694" w:type="dxa"/>
          </w:tcPr>
          <w:p w14:paraId="1EC68383" w14:textId="77777777" w:rsidR="00F25BF8" w:rsidRPr="00F25BF8" w:rsidRDefault="00F25BF8" w:rsidP="00F25BF8">
            <w:pPr>
              <w:contextualSpacing/>
              <w:jc w:val="center"/>
              <w:rPr>
                <w:sz w:val="20"/>
              </w:rPr>
            </w:pPr>
            <w:r w:rsidRPr="00F25BF8">
              <w:rPr>
                <w:sz w:val="20"/>
              </w:rPr>
              <w:t>6</w:t>
            </w:r>
          </w:p>
        </w:tc>
        <w:tc>
          <w:tcPr>
            <w:tcW w:w="1380" w:type="dxa"/>
          </w:tcPr>
          <w:p w14:paraId="40AFEE3D" w14:textId="77777777" w:rsidR="00F25BF8" w:rsidRPr="00F25BF8" w:rsidRDefault="00F25BF8" w:rsidP="00F25BF8">
            <w:pPr>
              <w:contextualSpacing/>
              <w:jc w:val="center"/>
              <w:rPr>
                <w:sz w:val="20"/>
              </w:rPr>
            </w:pPr>
          </w:p>
        </w:tc>
        <w:tc>
          <w:tcPr>
            <w:tcW w:w="1380" w:type="dxa"/>
          </w:tcPr>
          <w:p w14:paraId="38537619" w14:textId="77777777" w:rsidR="00F25BF8" w:rsidRPr="00F25BF8" w:rsidRDefault="00F25BF8" w:rsidP="00F25BF8">
            <w:pPr>
              <w:contextualSpacing/>
              <w:jc w:val="center"/>
              <w:rPr>
                <w:sz w:val="20"/>
              </w:rPr>
            </w:pPr>
          </w:p>
        </w:tc>
        <w:tc>
          <w:tcPr>
            <w:tcW w:w="1380" w:type="dxa"/>
          </w:tcPr>
          <w:p w14:paraId="74E6720C" w14:textId="77777777" w:rsidR="00F25BF8" w:rsidRPr="00F25BF8" w:rsidRDefault="00F25BF8" w:rsidP="00F25BF8">
            <w:pPr>
              <w:contextualSpacing/>
              <w:jc w:val="center"/>
              <w:rPr>
                <w:sz w:val="20"/>
              </w:rPr>
            </w:pPr>
          </w:p>
        </w:tc>
        <w:tc>
          <w:tcPr>
            <w:tcW w:w="1380" w:type="dxa"/>
          </w:tcPr>
          <w:p w14:paraId="47B235D0" w14:textId="77777777" w:rsidR="00F25BF8" w:rsidRPr="00F25BF8" w:rsidRDefault="00F25BF8" w:rsidP="00F25BF8">
            <w:pPr>
              <w:contextualSpacing/>
              <w:jc w:val="center"/>
              <w:rPr>
                <w:sz w:val="20"/>
              </w:rPr>
            </w:pPr>
          </w:p>
        </w:tc>
        <w:tc>
          <w:tcPr>
            <w:tcW w:w="1380" w:type="dxa"/>
          </w:tcPr>
          <w:p w14:paraId="1AC7455B" w14:textId="77777777" w:rsidR="00F25BF8" w:rsidRPr="00F25BF8" w:rsidRDefault="00F25BF8" w:rsidP="00F25BF8">
            <w:pPr>
              <w:contextualSpacing/>
              <w:jc w:val="center"/>
              <w:rPr>
                <w:sz w:val="20"/>
              </w:rPr>
            </w:pPr>
          </w:p>
        </w:tc>
        <w:tc>
          <w:tcPr>
            <w:tcW w:w="1380" w:type="dxa"/>
          </w:tcPr>
          <w:p w14:paraId="69BC70E6" w14:textId="77777777" w:rsidR="00F25BF8" w:rsidRPr="00F25BF8" w:rsidRDefault="00F25BF8" w:rsidP="00F25BF8">
            <w:pPr>
              <w:contextualSpacing/>
              <w:jc w:val="center"/>
              <w:rPr>
                <w:sz w:val="20"/>
              </w:rPr>
            </w:pPr>
          </w:p>
        </w:tc>
        <w:tc>
          <w:tcPr>
            <w:tcW w:w="3240" w:type="dxa"/>
          </w:tcPr>
          <w:p w14:paraId="7D441446" w14:textId="77777777" w:rsidR="00F25BF8" w:rsidRPr="00F25BF8" w:rsidRDefault="00F25BF8" w:rsidP="00F25BF8">
            <w:pPr>
              <w:contextualSpacing/>
              <w:jc w:val="center"/>
              <w:rPr>
                <w:sz w:val="20"/>
              </w:rPr>
            </w:pPr>
          </w:p>
        </w:tc>
      </w:tr>
      <w:tr w:rsidR="00F25BF8" w:rsidRPr="00F25BF8" w14:paraId="7913081A" w14:textId="77777777" w:rsidTr="00F25BF8">
        <w:trPr>
          <w:trHeight w:val="20"/>
          <w:jc w:val="center"/>
        </w:trPr>
        <w:tc>
          <w:tcPr>
            <w:tcW w:w="694" w:type="dxa"/>
          </w:tcPr>
          <w:p w14:paraId="75EC72C5" w14:textId="77777777" w:rsidR="00F25BF8" w:rsidRPr="00F25BF8" w:rsidRDefault="00F25BF8" w:rsidP="00F25BF8">
            <w:pPr>
              <w:contextualSpacing/>
              <w:jc w:val="center"/>
              <w:rPr>
                <w:sz w:val="20"/>
              </w:rPr>
            </w:pPr>
            <w:r w:rsidRPr="00F25BF8">
              <w:rPr>
                <w:sz w:val="20"/>
              </w:rPr>
              <w:t>7</w:t>
            </w:r>
          </w:p>
        </w:tc>
        <w:tc>
          <w:tcPr>
            <w:tcW w:w="1380" w:type="dxa"/>
          </w:tcPr>
          <w:p w14:paraId="0AFBDD6A" w14:textId="77777777" w:rsidR="00F25BF8" w:rsidRPr="00F25BF8" w:rsidRDefault="00F25BF8" w:rsidP="00F25BF8">
            <w:pPr>
              <w:contextualSpacing/>
              <w:jc w:val="center"/>
              <w:rPr>
                <w:sz w:val="20"/>
              </w:rPr>
            </w:pPr>
          </w:p>
        </w:tc>
        <w:tc>
          <w:tcPr>
            <w:tcW w:w="1380" w:type="dxa"/>
          </w:tcPr>
          <w:p w14:paraId="7B69EA12" w14:textId="77777777" w:rsidR="00F25BF8" w:rsidRPr="00F25BF8" w:rsidRDefault="00F25BF8" w:rsidP="00F25BF8">
            <w:pPr>
              <w:contextualSpacing/>
              <w:jc w:val="center"/>
              <w:rPr>
                <w:sz w:val="20"/>
              </w:rPr>
            </w:pPr>
          </w:p>
        </w:tc>
        <w:tc>
          <w:tcPr>
            <w:tcW w:w="1380" w:type="dxa"/>
          </w:tcPr>
          <w:p w14:paraId="2945A815" w14:textId="77777777" w:rsidR="00F25BF8" w:rsidRPr="00F25BF8" w:rsidRDefault="00F25BF8" w:rsidP="00F25BF8">
            <w:pPr>
              <w:contextualSpacing/>
              <w:jc w:val="center"/>
              <w:rPr>
                <w:sz w:val="20"/>
              </w:rPr>
            </w:pPr>
          </w:p>
        </w:tc>
        <w:tc>
          <w:tcPr>
            <w:tcW w:w="1380" w:type="dxa"/>
          </w:tcPr>
          <w:p w14:paraId="704DE4B3" w14:textId="77777777" w:rsidR="00F25BF8" w:rsidRPr="00F25BF8" w:rsidRDefault="00F25BF8" w:rsidP="00F25BF8">
            <w:pPr>
              <w:contextualSpacing/>
              <w:jc w:val="center"/>
              <w:rPr>
                <w:sz w:val="20"/>
              </w:rPr>
            </w:pPr>
          </w:p>
        </w:tc>
        <w:tc>
          <w:tcPr>
            <w:tcW w:w="1380" w:type="dxa"/>
          </w:tcPr>
          <w:p w14:paraId="774B9445" w14:textId="77777777" w:rsidR="00F25BF8" w:rsidRPr="00F25BF8" w:rsidRDefault="00F25BF8" w:rsidP="00F25BF8">
            <w:pPr>
              <w:contextualSpacing/>
              <w:jc w:val="center"/>
              <w:rPr>
                <w:sz w:val="20"/>
              </w:rPr>
            </w:pPr>
          </w:p>
        </w:tc>
        <w:tc>
          <w:tcPr>
            <w:tcW w:w="1380" w:type="dxa"/>
          </w:tcPr>
          <w:p w14:paraId="298414FA" w14:textId="77777777" w:rsidR="00F25BF8" w:rsidRPr="00F25BF8" w:rsidRDefault="00F25BF8" w:rsidP="00F25BF8">
            <w:pPr>
              <w:contextualSpacing/>
              <w:jc w:val="center"/>
              <w:rPr>
                <w:sz w:val="20"/>
              </w:rPr>
            </w:pPr>
          </w:p>
        </w:tc>
        <w:tc>
          <w:tcPr>
            <w:tcW w:w="3240" w:type="dxa"/>
          </w:tcPr>
          <w:p w14:paraId="4B2582AD" w14:textId="77777777" w:rsidR="00F25BF8" w:rsidRPr="00F25BF8" w:rsidRDefault="00F25BF8" w:rsidP="00F25BF8">
            <w:pPr>
              <w:contextualSpacing/>
              <w:jc w:val="center"/>
              <w:rPr>
                <w:sz w:val="20"/>
              </w:rPr>
            </w:pPr>
          </w:p>
        </w:tc>
      </w:tr>
      <w:tr w:rsidR="00F25BF8" w:rsidRPr="00F25BF8" w14:paraId="796DEAAC" w14:textId="77777777" w:rsidTr="00F25BF8">
        <w:trPr>
          <w:trHeight w:val="20"/>
          <w:jc w:val="center"/>
        </w:trPr>
        <w:tc>
          <w:tcPr>
            <w:tcW w:w="694" w:type="dxa"/>
          </w:tcPr>
          <w:p w14:paraId="6A2AC4CE" w14:textId="77777777" w:rsidR="00F25BF8" w:rsidRPr="00F25BF8" w:rsidRDefault="00F25BF8" w:rsidP="00F25BF8">
            <w:pPr>
              <w:contextualSpacing/>
              <w:jc w:val="center"/>
              <w:rPr>
                <w:sz w:val="20"/>
              </w:rPr>
            </w:pPr>
            <w:r w:rsidRPr="00F25BF8">
              <w:rPr>
                <w:sz w:val="20"/>
              </w:rPr>
              <w:t>8</w:t>
            </w:r>
          </w:p>
        </w:tc>
        <w:tc>
          <w:tcPr>
            <w:tcW w:w="1380" w:type="dxa"/>
          </w:tcPr>
          <w:p w14:paraId="05CCFA51" w14:textId="77777777" w:rsidR="00F25BF8" w:rsidRPr="00F25BF8" w:rsidRDefault="00F25BF8" w:rsidP="00F25BF8">
            <w:pPr>
              <w:contextualSpacing/>
              <w:jc w:val="center"/>
              <w:rPr>
                <w:sz w:val="20"/>
              </w:rPr>
            </w:pPr>
          </w:p>
        </w:tc>
        <w:tc>
          <w:tcPr>
            <w:tcW w:w="1380" w:type="dxa"/>
          </w:tcPr>
          <w:p w14:paraId="23ABA2FC" w14:textId="77777777" w:rsidR="00F25BF8" w:rsidRPr="00F25BF8" w:rsidRDefault="00F25BF8" w:rsidP="00F25BF8">
            <w:pPr>
              <w:contextualSpacing/>
              <w:jc w:val="center"/>
              <w:rPr>
                <w:sz w:val="20"/>
              </w:rPr>
            </w:pPr>
          </w:p>
        </w:tc>
        <w:tc>
          <w:tcPr>
            <w:tcW w:w="1380" w:type="dxa"/>
          </w:tcPr>
          <w:p w14:paraId="0A9861CF" w14:textId="77777777" w:rsidR="00F25BF8" w:rsidRPr="00F25BF8" w:rsidRDefault="00F25BF8" w:rsidP="00F25BF8">
            <w:pPr>
              <w:contextualSpacing/>
              <w:jc w:val="center"/>
              <w:rPr>
                <w:sz w:val="20"/>
              </w:rPr>
            </w:pPr>
          </w:p>
        </w:tc>
        <w:tc>
          <w:tcPr>
            <w:tcW w:w="1380" w:type="dxa"/>
          </w:tcPr>
          <w:p w14:paraId="12ED07E3" w14:textId="77777777" w:rsidR="00F25BF8" w:rsidRPr="00F25BF8" w:rsidRDefault="00F25BF8" w:rsidP="00F25BF8">
            <w:pPr>
              <w:contextualSpacing/>
              <w:jc w:val="center"/>
              <w:rPr>
                <w:sz w:val="20"/>
              </w:rPr>
            </w:pPr>
          </w:p>
        </w:tc>
        <w:tc>
          <w:tcPr>
            <w:tcW w:w="1380" w:type="dxa"/>
          </w:tcPr>
          <w:p w14:paraId="2A544018" w14:textId="77777777" w:rsidR="00F25BF8" w:rsidRPr="00F25BF8" w:rsidRDefault="00F25BF8" w:rsidP="00F25BF8">
            <w:pPr>
              <w:contextualSpacing/>
              <w:jc w:val="center"/>
              <w:rPr>
                <w:sz w:val="20"/>
              </w:rPr>
            </w:pPr>
          </w:p>
        </w:tc>
        <w:tc>
          <w:tcPr>
            <w:tcW w:w="1380" w:type="dxa"/>
          </w:tcPr>
          <w:p w14:paraId="7D2BAE22" w14:textId="77777777" w:rsidR="00F25BF8" w:rsidRPr="00F25BF8" w:rsidRDefault="00F25BF8" w:rsidP="00F25BF8">
            <w:pPr>
              <w:contextualSpacing/>
              <w:jc w:val="center"/>
              <w:rPr>
                <w:sz w:val="20"/>
              </w:rPr>
            </w:pPr>
          </w:p>
        </w:tc>
        <w:tc>
          <w:tcPr>
            <w:tcW w:w="3240" w:type="dxa"/>
          </w:tcPr>
          <w:p w14:paraId="0FC45141" w14:textId="77777777" w:rsidR="00F25BF8" w:rsidRPr="00F25BF8" w:rsidRDefault="00F25BF8" w:rsidP="00F25BF8">
            <w:pPr>
              <w:contextualSpacing/>
              <w:jc w:val="center"/>
              <w:rPr>
                <w:sz w:val="20"/>
              </w:rPr>
            </w:pPr>
          </w:p>
        </w:tc>
      </w:tr>
      <w:tr w:rsidR="00F25BF8" w:rsidRPr="00F25BF8" w14:paraId="0E3BF7A0" w14:textId="77777777" w:rsidTr="00F25BF8">
        <w:trPr>
          <w:trHeight w:val="20"/>
          <w:jc w:val="center"/>
        </w:trPr>
        <w:tc>
          <w:tcPr>
            <w:tcW w:w="694" w:type="dxa"/>
          </w:tcPr>
          <w:p w14:paraId="08D0D44E" w14:textId="77777777" w:rsidR="00F25BF8" w:rsidRPr="00F25BF8" w:rsidRDefault="00F25BF8" w:rsidP="00F25BF8">
            <w:pPr>
              <w:contextualSpacing/>
              <w:jc w:val="center"/>
              <w:rPr>
                <w:sz w:val="20"/>
              </w:rPr>
            </w:pPr>
            <w:r w:rsidRPr="00F25BF8">
              <w:rPr>
                <w:sz w:val="20"/>
              </w:rPr>
              <w:t>9</w:t>
            </w:r>
          </w:p>
        </w:tc>
        <w:tc>
          <w:tcPr>
            <w:tcW w:w="1380" w:type="dxa"/>
          </w:tcPr>
          <w:p w14:paraId="4E6D65B7" w14:textId="77777777" w:rsidR="00F25BF8" w:rsidRPr="00F25BF8" w:rsidRDefault="00F25BF8" w:rsidP="00F25BF8">
            <w:pPr>
              <w:contextualSpacing/>
              <w:jc w:val="center"/>
              <w:rPr>
                <w:sz w:val="20"/>
              </w:rPr>
            </w:pPr>
          </w:p>
        </w:tc>
        <w:tc>
          <w:tcPr>
            <w:tcW w:w="1380" w:type="dxa"/>
          </w:tcPr>
          <w:p w14:paraId="55E3EBDB" w14:textId="77777777" w:rsidR="00F25BF8" w:rsidRPr="00F25BF8" w:rsidRDefault="00F25BF8" w:rsidP="00F25BF8">
            <w:pPr>
              <w:contextualSpacing/>
              <w:jc w:val="center"/>
              <w:rPr>
                <w:sz w:val="20"/>
              </w:rPr>
            </w:pPr>
          </w:p>
        </w:tc>
        <w:tc>
          <w:tcPr>
            <w:tcW w:w="1380" w:type="dxa"/>
          </w:tcPr>
          <w:p w14:paraId="23DC0A40" w14:textId="77777777" w:rsidR="00F25BF8" w:rsidRPr="00F25BF8" w:rsidRDefault="00F25BF8" w:rsidP="00F25BF8">
            <w:pPr>
              <w:contextualSpacing/>
              <w:jc w:val="center"/>
              <w:rPr>
                <w:sz w:val="20"/>
              </w:rPr>
            </w:pPr>
          </w:p>
        </w:tc>
        <w:tc>
          <w:tcPr>
            <w:tcW w:w="1380" w:type="dxa"/>
          </w:tcPr>
          <w:p w14:paraId="4B81FCFC" w14:textId="77777777" w:rsidR="00F25BF8" w:rsidRPr="00F25BF8" w:rsidRDefault="00F25BF8" w:rsidP="00F25BF8">
            <w:pPr>
              <w:contextualSpacing/>
              <w:jc w:val="center"/>
              <w:rPr>
                <w:sz w:val="20"/>
              </w:rPr>
            </w:pPr>
          </w:p>
        </w:tc>
        <w:tc>
          <w:tcPr>
            <w:tcW w:w="1380" w:type="dxa"/>
          </w:tcPr>
          <w:p w14:paraId="54D3312D" w14:textId="77777777" w:rsidR="00F25BF8" w:rsidRPr="00F25BF8" w:rsidRDefault="00F25BF8" w:rsidP="00F25BF8">
            <w:pPr>
              <w:contextualSpacing/>
              <w:jc w:val="center"/>
              <w:rPr>
                <w:sz w:val="20"/>
              </w:rPr>
            </w:pPr>
          </w:p>
        </w:tc>
        <w:tc>
          <w:tcPr>
            <w:tcW w:w="1380" w:type="dxa"/>
          </w:tcPr>
          <w:p w14:paraId="45127F30" w14:textId="77777777" w:rsidR="00F25BF8" w:rsidRPr="00F25BF8" w:rsidRDefault="00F25BF8" w:rsidP="00F25BF8">
            <w:pPr>
              <w:contextualSpacing/>
              <w:jc w:val="center"/>
              <w:rPr>
                <w:sz w:val="20"/>
              </w:rPr>
            </w:pPr>
          </w:p>
        </w:tc>
        <w:tc>
          <w:tcPr>
            <w:tcW w:w="3240" w:type="dxa"/>
          </w:tcPr>
          <w:p w14:paraId="71A6273B" w14:textId="77777777" w:rsidR="00F25BF8" w:rsidRPr="00F25BF8" w:rsidRDefault="00F25BF8" w:rsidP="00F25BF8">
            <w:pPr>
              <w:contextualSpacing/>
              <w:jc w:val="center"/>
              <w:rPr>
                <w:sz w:val="20"/>
              </w:rPr>
            </w:pPr>
          </w:p>
        </w:tc>
      </w:tr>
      <w:tr w:rsidR="00F25BF8" w:rsidRPr="00F25BF8" w14:paraId="0E06FC62" w14:textId="77777777" w:rsidTr="00F25BF8">
        <w:trPr>
          <w:trHeight w:val="20"/>
          <w:jc w:val="center"/>
        </w:trPr>
        <w:tc>
          <w:tcPr>
            <w:tcW w:w="694" w:type="dxa"/>
          </w:tcPr>
          <w:p w14:paraId="2D976BE6" w14:textId="77777777" w:rsidR="00F25BF8" w:rsidRPr="00F25BF8" w:rsidRDefault="00F25BF8" w:rsidP="00F25BF8">
            <w:pPr>
              <w:contextualSpacing/>
              <w:jc w:val="center"/>
              <w:rPr>
                <w:sz w:val="20"/>
              </w:rPr>
            </w:pPr>
            <w:r w:rsidRPr="00F25BF8">
              <w:rPr>
                <w:sz w:val="20"/>
              </w:rPr>
              <w:t>10</w:t>
            </w:r>
          </w:p>
        </w:tc>
        <w:tc>
          <w:tcPr>
            <w:tcW w:w="1380" w:type="dxa"/>
          </w:tcPr>
          <w:p w14:paraId="251327EE" w14:textId="77777777" w:rsidR="00F25BF8" w:rsidRPr="00F25BF8" w:rsidRDefault="00F25BF8" w:rsidP="00F25BF8">
            <w:pPr>
              <w:contextualSpacing/>
              <w:jc w:val="center"/>
              <w:rPr>
                <w:sz w:val="20"/>
              </w:rPr>
            </w:pPr>
          </w:p>
        </w:tc>
        <w:tc>
          <w:tcPr>
            <w:tcW w:w="1380" w:type="dxa"/>
          </w:tcPr>
          <w:p w14:paraId="6AEF92FA" w14:textId="77777777" w:rsidR="00F25BF8" w:rsidRPr="00F25BF8" w:rsidRDefault="00F25BF8" w:rsidP="00F25BF8">
            <w:pPr>
              <w:contextualSpacing/>
              <w:jc w:val="center"/>
              <w:rPr>
                <w:sz w:val="20"/>
              </w:rPr>
            </w:pPr>
          </w:p>
        </w:tc>
        <w:tc>
          <w:tcPr>
            <w:tcW w:w="1380" w:type="dxa"/>
          </w:tcPr>
          <w:p w14:paraId="03E65F89" w14:textId="77777777" w:rsidR="00F25BF8" w:rsidRPr="00F25BF8" w:rsidRDefault="00F25BF8" w:rsidP="00F25BF8">
            <w:pPr>
              <w:contextualSpacing/>
              <w:jc w:val="center"/>
              <w:rPr>
                <w:sz w:val="20"/>
              </w:rPr>
            </w:pPr>
          </w:p>
        </w:tc>
        <w:tc>
          <w:tcPr>
            <w:tcW w:w="1380" w:type="dxa"/>
          </w:tcPr>
          <w:p w14:paraId="37EBAEA9" w14:textId="77777777" w:rsidR="00F25BF8" w:rsidRPr="00F25BF8" w:rsidRDefault="00F25BF8" w:rsidP="00F25BF8">
            <w:pPr>
              <w:contextualSpacing/>
              <w:jc w:val="center"/>
              <w:rPr>
                <w:sz w:val="20"/>
              </w:rPr>
            </w:pPr>
          </w:p>
        </w:tc>
        <w:tc>
          <w:tcPr>
            <w:tcW w:w="1380" w:type="dxa"/>
          </w:tcPr>
          <w:p w14:paraId="67986375" w14:textId="77777777" w:rsidR="00F25BF8" w:rsidRPr="00F25BF8" w:rsidRDefault="00F25BF8" w:rsidP="00F25BF8">
            <w:pPr>
              <w:contextualSpacing/>
              <w:jc w:val="center"/>
              <w:rPr>
                <w:sz w:val="20"/>
              </w:rPr>
            </w:pPr>
          </w:p>
        </w:tc>
        <w:tc>
          <w:tcPr>
            <w:tcW w:w="1380" w:type="dxa"/>
          </w:tcPr>
          <w:p w14:paraId="5C2C6614" w14:textId="77777777" w:rsidR="00F25BF8" w:rsidRPr="00F25BF8" w:rsidRDefault="00F25BF8" w:rsidP="00F25BF8">
            <w:pPr>
              <w:contextualSpacing/>
              <w:jc w:val="center"/>
              <w:rPr>
                <w:sz w:val="20"/>
              </w:rPr>
            </w:pPr>
          </w:p>
        </w:tc>
        <w:tc>
          <w:tcPr>
            <w:tcW w:w="3240" w:type="dxa"/>
          </w:tcPr>
          <w:p w14:paraId="2E5500A8" w14:textId="77777777" w:rsidR="00F25BF8" w:rsidRPr="00F25BF8" w:rsidRDefault="00F25BF8" w:rsidP="00F25BF8">
            <w:pPr>
              <w:contextualSpacing/>
              <w:jc w:val="center"/>
              <w:rPr>
                <w:sz w:val="20"/>
              </w:rPr>
            </w:pPr>
          </w:p>
        </w:tc>
      </w:tr>
    </w:tbl>
    <w:p w14:paraId="3D0CFCCA" w14:textId="77777777" w:rsidR="00F25BF8" w:rsidRPr="00F25BF8" w:rsidRDefault="00F25BF8" w:rsidP="00F25BF8">
      <w:pPr>
        <w:spacing w:after="0" w:line="240" w:lineRule="auto"/>
        <w:contextualSpacing/>
        <w:rPr>
          <w:rFonts w:eastAsia="SimSun"/>
        </w:rPr>
      </w:pPr>
    </w:p>
    <w:tbl>
      <w:tblPr>
        <w:tblStyle w:val="TableGrid2"/>
        <w:tblW w:w="5398" w:type="dxa"/>
        <w:jc w:val="center"/>
        <w:tblCellMar>
          <w:left w:w="29" w:type="dxa"/>
          <w:right w:w="29" w:type="dxa"/>
        </w:tblCellMar>
        <w:tblLook w:val="04A0" w:firstRow="1" w:lastRow="0" w:firstColumn="1" w:lastColumn="0" w:noHBand="0" w:noVBand="1"/>
      </w:tblPr>
      <w:tblGrid>
        <w:gridCol w:w="5398"/>
      </w:tblGrid>
      <w:tr w:rsidR="00F25BF8" w:rsidRPr="00F25BF8" w14:paraId="69BFB991" w14:textId="77777777" w:rsidTr="00F25BF8">
        <w:trPr>
          <w:jc w:val="center"/>
        </w:trPr>
        <w:tc>
          <w:tcPr>
            <w:tcW w:w="5398" w:type="dxa"/>
          </w:tcPr>
          <w:p w14:paraId="364AAC46"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Likescale (G17,19,21,23,25,27)</w:t>
            </w:r>
          </w:p>
        </w:tc>
      </w:tr>
      <w:tr w:rsidR="00F25BF8" w:rsidRPr="00F25BF8" w14:paraId="639FCB2D" w14:textId="77777777" w:rsidTr="00F25BF8">
        <w:trPr>
          <w:jc w:val="center"/>
        </w:trPr>
        <w:tc>
          <w:tcPr>
            <w:tcW w:w="5398" w:type="dxa"/>
          </w:tcPr>
          <w:p w14:paraId="7B3EDC18"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1=Impossible/would never happen</w:t>
            </w:r>
          </w:p>
          <w:p w14:paraId="358E7E8E"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2=Highly unlikely </w:t>
            </w:r>
          </w:p>
          <w:p w14:paraId="3699CE8D"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 Unsure/I don't know</w:t>
            </w:r>
          </w:p>
          <w:p w14:paraId="4595BD35"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4=Likely</w:t>
            </w:r>
            <w:r w:rsidRPr="00F25BF8">
              <w:rPr>
                <w:rFonts w:cs="Times New Roman"/>
                <w:sz w:val="20"/>
              </w:rPr>
              <w:tab/>
              <w:t xml:space="preserve">5=Very Likely </w:t>
            </w:r>
          </w:p>
          <w:p w14:paraId="1C8866C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6=Happening right now</w:t>
            </w:r>
          </w:p>
          <w:p w14:paraId="37DAE569" w14:textId="26F8304E" w:rsidR="00F25BF8" w:rsidRPr="00F25BF8" w:rsidRDefault="00F25BF8" w:rsidP="00296E2F">
            <w:pPr>
              <w:kinsoku w:val="0"/>
              <w:overflowPunct w:val="0"/>
              <w:autoSpaceDE w:val="0"/>
              <w:autoSpaceDN w:val="0"/>
              <w:adjustRightInd w:val="0"/>
              <w:contextualSpacing/>
              <w:rPr>
                <w:rFonts w:cs="Times New Roman"/>
                <w:sz w:val="20"/>
              </w:rPr>
            </w:pPr>
            <w:r w:rsidRPr="00F25BF8">
              <w:rPr>
                <w:rFonts w:cs="Times New Roman"/>
                <w:sz w:val="20"/>
              </w:rPr>
              <w:t>7=</w:t>
            </w:r>
            <w:r w:rsidR="00296E2F">
              <w:rPr>
                <w:rFonts w:cs="Times New Roman"/>
                <w:sz w:val="20"/>
              </w:rPr>
              <w:t>Prefer not</w:t>
            </w:r>
            <w:r w:rsidRPr="00F25BF8">
              <w:rPr>
                <w:rFonts w:cs="Times New Roman"/>
                <w:sz w:val="20"/>
              </w:rPr>
              <w:t xml:space="preserve"> to answer</w:t>
            </w:r>
          </w:p>
        </w:tc>
      </w:tr>
    </w:tbl>
    <w:p w14:paraId="04427BFB" w14:textId="77777777" w:rsidR="00F25BF8" w:rsidRPr="00F25BF8" w:rsidRDefault="00F25BF8" w:rsidP="00F25BF8">
      <w:pPr>
        <w:spacing w:after="0" w:line="240" w:lineRule="auto"/>
        <w:contextualSpacing/>
        <w:rPr>
          <w:rFonts w:eastAsia="SimSun"/>
        </w:rPr>
      </w:pPr>
    </w:p>
    <w:p w14:paraId="059AFE9D" w14:textId="77777777" w:rsidR="00F25BF8" w:rsidRPr="00F25BF8" w:rsidRDefault="00F25BF8" w:rsidP="00F25BF8">
      <w:pPr>
        <w:spacing w:after="0" w:line="240" w:lineRule="auto"/>
        <w:contextualSpacing/>
        <w:rPr>
          <w:rFonts w:eastAsia="SimSun"/>
        </w:rPr>
      </w:pPr>
      <w:r w:rsidRPr="00F25BF8">
        <w:rPr>
          <w:rFonts w:eastAsia="SimSun"/>
        </w:rPr>
        <w:br w:type="page"/>
      </w:r>
    </w:p>
    <w:p w14:paraId="262689E1" w14:textId="77777777" w:rsidR="00F25BF8" w:rsidRPr="00F25BF8" w:rsidRDefault="00F25BF8" w:rsidP="00F25BF8">
      <w:pPr>
        <w:spacing w:after="0" w:line="240" w:lineRule="auto"/>
        <w:contextualSpacing/>
        <w:rPr>
          <w:rFonts w:eastAsia="Times New Roman" w:cs="Times New Roman"/>
          <w:b/>
          <w:bCs/>
        </w:rPr>
      </w:pPr>
      <w:r w:rsidRPr="00F25BF8">
        <w:rPr>
          <w:rFonts w:eastAsia="Times New Roman" w:cs="Times New Roman"/>
          <w:b/>
          <w:bCs/>
        </w:rPr>
        <w:lastRenderedPageBreak/>
        <w:t>SECTION H. LAND CONFLICT</w:t>
      </w:r>
    </w:p>
    <w:p w14:paraId="2F844319" w14:textId="77777777" w:rsidR="00F25BF8" w:rsidRPr="00F25BF8" w:rsidRDefault="00F25BF8" w:rsidP="00F25BF8">
      <w:pPr>
        <w:spacing w:after="0" w:line="240" w:lineRule="auto"/>
        <w:contextualSpacing/>
        <w:rPr>
          <w:rFonts w:eastAsia="SimSun"/>
        </w:rPr>
      </w:pPr>
    </w:p>
    <w:tbl>
      <w:tblPr>
        <w:tblStyle w:val="TableGrid2"/>
        <w:tblW w:w="15338" w:type="dxa"/>
        <w:jc w:val="center"/>
        <w:tblLayout w:type="fixed"/>
        <w:tblCellMar>
          <w:left w:w="29" w:type="dxa"/>
          <w:right w:w="29" w:type="dxa"/>
        </w:tblCellMar>
        <w:tblLook w:val="04A0" w:firstRow="1" w:lastRow="0" w:firstColumn="1" w:lastColumn="0" w:noHBand="0" w:noVBand="1"/>
      </w:tblPr>
      <w:tblGrid>
        <w:gridCol w:w="492"/>
        <w:gridCol w:w="1303"/>
        <w:gridCol w:w="2383"/>
        <w:gridCol w:w="1080"/>
        <w:gridCol w:w="1080"/>
        <w:gridCol w:w="1080"/>
        <w:gridCol w:w="1080"/>
        <w:gridCol w:w="1280"/>
        <w:gridCol w:w="1000"/>
        <w:gridCol w:w="1080"/>
        <w:gridCol w:w="1280"/>
        <w:gridCol w:w="1120"/>
        <w:gridCol w:w="1080"/>
      </w:tblGrid>
      <w:tr w:rsidR="00F25BF8" w:rsidRPr="00F25BF8" w14:paraId="72869813" w14:textId="77777777" w:rsidTr="00F25BF8">
        <w:trPr>
          <w:trHeight w:val="244"/>
          <w:jc w:val="center"/>
        </w:trPr>
        <w:tc>
          <w:tcPr>
            <w:tcW w:w="492" w:type="dxa"/>
            <w:vMerge w:val="restart"/>
          </w:tcPr>
          <w:p w14:paraId="000EDF11" w14:textId="77777777" w:rsidR="00F25BF8" w:rsidRPr="00F25BF8" w:rsidRDefault="00F25BF8" w:rsidP="00F25BF8">
            <w:pPr>
              <w:contextualSpacing/>
              <w:jc w:val="center"/>
              <w:rPr>
                <w:sz w:val="20"/>
              </w:rPr>
            </w:pPr>
            <w:r w:rsidRPr="00F25BF8">
              <w:rPr>
                <w:sz w:val="20"/>
              </w:rPr>
              <w:t>Field</w:t>
            </w:r>
          </w:p>
        </w:tc>
        <w:tc>
          <w:tcPr>
            <w:tcW w:w="1303" w:type="dxa"/>
            <w:vMerge w:val="restart"/>
          </w:tcPr>
          <w:p w14:paraId="55903F81"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Field name</w:t>
            </w:r>
          </w:p>
        </w:tc>
        <w:tc>
          <w:tcPr>
            <w:tcW w:w="2383" w:type="dxa"/>
            <w:vMerge w:val="restart"/>
            <w:vAlign w:val="center"/>
          </w:tcPr>
          <w:p w14:paraId="19E117C7"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H1. Have you ever experienced a land dispute on this field?</w:t>
            </w:r>
          </w:p>
          <w:p w14:paraId="6B59DB3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(A dispute is defined as a confrontation that is either long and drawn out, led to violence or property destruction, or required the involvement of a third party to resolve.)</w:t>
            </w:r>
          </w:p>
          <w:p w14:paraId="713C00C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25F7DCA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30D85885"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888=Don’t know</w:t>
            </w:r>
          </w:p>
          <w:p w14:paraId="76C8B118" w14:textId="77777777" w:rsidR="00F25BF8" w:rsidRPr="00F25BF8" w:rsidRDefault="00F25BF8" w:rsidP="00F25BF8">
            <w:pPr>
              <w:contextualSpacing/>
              <w:jc w:val="center"/>
              <w:rPr>
                <w:rFonts w:cs="Times New Roman"/>
                <w:sz w:val="20"/>
              </w:rPr>
            </w:pPr>
            <w:r w:rsidRPr="00F25BF8">
              <w:rPr>
                <w:rFonts w:cs="Times New Roman"/>
                <w:sz w:val="20"/>
              </w:rPr>
              <w:t>999=Prefer not to respond</w:t>
            </w:r>
          </w:p>
          <w:p w14:paraId="0C3ECA3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If not 2, skip to H.24</w:t>
            </w:r>
          </w:p>
        </w:tc>
        <w:tc>
          <w:tcPr>
            <w:tcW w:w="1080" w:type="dxa"/>
            <w:vMerge w:val="restart"/>
            <w:vAlign w:val="center"/>
          </w:tcPr>
          <w:p w14:paraId="5FDFD055"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H2. In the past 3 years, how many land disputes have you experienced on this field?</w:t>
            </w:r>
          </w:p>
        </w:tc>
        <w:tc>
          <w:tcPr>
            <w:tcW w:w="10080" w:type="dxa"/>
            <w:gridSpan w:val="9"/>
            <w:vAlign w:val="center"/>
          </w:tcPr>
          <w:p w14:paraId="2848237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For each type of dispute listed below, indicate the number of disputes you experienced on this field over the past 3 years (including those which have already been resolved)</w:t>
            </w:r>
          </w:p>
        </w:tc>
      </w:tr>
      <w:tr w:rsidR="00F25BF8" w:rsidRPr="00F25BF8" w14:paraId="20F954F5" w14:textId="77777777" w:rsidTr="00F25BF8">
        <w:trPr>
          <w:trHeight w:val="244"/>
          <w:jc w:val="center"/>
        </w:trPr>
        <w:tc>
          <w:tcPr>
            <w:tcW w:w="492" w:type="dxa"/>
            <w:vMerge/>
          </w:tcPr>
          <w:p w14:paraId="3085020C" w14:textId="77777777" w:rsidR="00F25BF8" w:rsidRPr="00F25BF8" w:rsidRDefault="00F25BF8" w:rsidP="00F25BF8">
            <w:pPr>
              <w:contextualSpacing/>
              <w:jc w:val="center"/>
              <w:rPr>
                <w:sz w:val="20"/>
              </w:rPr>
            </w:pPr>
          </w:p>
        </w:tc>
        <w:tc>
          <w:tcPr>
            <w:tcW w:w="1303" w:type="dxa"/>
            <w:vMerge/>
          </w:tcPr>
          <w:p w14:paraId="79AC449F" w14:textId="77777777" w:rsidR="00F25BF8" w:rsidRPr="00F25BF8" w:rsidRDefault="00F25BF8" w:rsidP="00F25BF8">
            <w:pPr>
              <w:contextualSpacing/>
              <w:jc w:val="center"/>
              <w:rPr>
                <w:sz w:val="20"/>
              </w:rPr>
            </w:pPr>
          </w:p>
        </w:tc>
        <w:tc>
          <w:tcPr>
            <w:tcW w:w="2383" w:type="dxa"/>
            <w:vMerge/>
          </w:tcPr>
          <w:p w14:paraId="60D185CA"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080" w:type="dxa"/>
            <w:vMerge/>
          </w:tcPr>
          <w:p w14:paraId="6106844D" w14:textId="77777777" w:rsidR="00F25BF8" w:rsidRPr="00F25BF8" w:rsidRDefault="00F25BF8" w:rsidP="00F25BF8">
            <w:pPr>
              <w:kinsoku w:val="0"/>
              <w:overflowPunct w:val="0"/>
              <w:autoSpaceDE w:val="0"/>
              <w:autoSpaceDN w:val="0"/>
              <w:adjustRightInd w:val="0"/>
              <w:contextualSpacing/>
              <w:jc w:val="center"/>
              <w:rPr>
                <w:rFonts w:cs="Times New Roman"/>
                <w:sz w:val="20"/>
              </w:rPr>
            </w:pPr>
          </w:p>
        </w:tc>
        <w:tc>
          <w:tcPr>
            <w:tcW w:w="1080" w:type="dxa"/>
            <w:vAlign w:val="center"/>
          </w:tcPr>
          <w:p w14:paraId="520E69B8"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H3. boundary</w:t>
            </w:r>
          </w:p>
        </w:tc>
        <w:tc>
          <w:tcPr>
            <w:tcW w:w="1080" w:type="dxa"/>
            <w:vAlign w:val="center"/>
          </w:tcPr>
          <w:p w14:paraId="0DFA995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H4. inheritance</w:t>
            </w:r>
          </w:p>
        </w:tc>
        <w:tc>
          <w:tcPr>
            <w:tcW w:w="1080" w:type="dxa"/>
            <w:vAlign w:val="center"/>
          </w:tcPr>
          <w:p w14:paraId="61D8EB0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H5. renting</w:t>
            </w:r>
          </w:p>
        </w:tc>
        <w:tc>
          <w:tcPr>
            <w:tcW w:w="1280" w:type="dxa"/>
            <w:vAlign w:val="center"/>
          </w:tcPr>
          <w:p w14:paraId="59BE531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H6. land reallocation</w:t>
            </w:r>
          </w:p>
        </w:tc>
        <w:tc>
          <w:tcPr>
            <w:tcW w:w="1000" w:type="dxa"/>
            <w:vAlign w:val="center"/>
          </w:tcPr>
          <w:p w14:paraId="7587C0B3"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H7. seasonal livestock grazing</w:t>
            </w:r>
          </w:p>
        </w:tc>
        <w:tc>
          <w:tcPr>
            <w:tcW w:w="1080" w:type="dxa"/>
            <w:vAlign w:val="center"/>
          </w:tcPr>
          <w:p w14:paraId="73F8773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H8. cutting of trees</w:t>
            </w:r>
          </w:p>
        </w:tc>
        <w:tc>
          <w:tcPr>
            <w:tcW w:w="1280" w:type="dxa"/>
            <w:vAlign w:val="center"/>
          </w:tcPr>
          <w:p w14:paraId="1E02008D"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H9. tree ownership</w:t>
            </w:r>
          </w:p>
        </w:tc>
        <w:tc>
          <w:tcPr>
            <w:tcW w:w="1120" w:type="dxa"/>
            <w:vAlign w:val="center"/>
          </w:tcPr>
          <w:p w14:paraId="4DDBE209"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H10. fires and burning</w:t>
            </w:r>
          </w:p>
        </w:tc>
        <w:tc>
          <w:tcPr>
            <w:tcW w:w="1080" w:type="dxa"/>
            <w:vAlign w:val="center"/>
          </w:tcPr>
          <w:p w14:paraId="077B51AF"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H11. fencing</w:t>
            </w:r>
          </w:p>
        </w:tc>
      </w:tr>
      <w:tr w:rsidR="00F25BF8" w:rsidRPr="00F25BF8" w14:paraId="46DC689A" w14:textId="77777777" w:rsidTr="00F25BF8">
        <w:trPr>
          <w:trHeight w:val="20"/>
          <w:jc w:val="center"/>
        </w:trPr>
        <w:tc>
          <w:tcPr>
            <w:tcW w:w="492" w:type="dxa"/>
          </w:tcPr>
          <w:p w14:paraId="183CFF31"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303" w:type="dxa"/>
          </w:tcPr>
          <w:p w14:paraId="7716B983"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f_nickname</w:t>
            </w:r>
          </w:p>
        </w:tc>
        <w:tc>
          <w:tcPr>
            <w:tcW w:w="2383" w:type="dxa"/>
            <w:vAlign w:val="center"/>
          </w:tcPr>
          <w:p w14:paraId="3DD7D811"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sectionhdispute</w:t>
            </w:r>
          </w:p>
        </w:tc>
        <w:tc>
          <w:tcPr>
            <w:tcW w:w="1080" w:type="dxa"/>
            <w:vAlign w:val="center"/>
          </w:tcPr>
          <w:p w14:paraId="1C88D939"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disputecount</w:t>
            </w:r>
          </w:p>
        </w:tc>
        <w:tc>
          <w:tcPr>
            <w:tcW w:w="1080" w:type="dxa"/>
            <w:vAlign w:val="center"/>
          </w:tcPr>
          <w:p w14:paraId="49021967"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boundarydispute</w:t>
            </w:r>
          </w:p>
        </w:tc>
        <w:tc>
          <w:tcPr>
            <w:tcW w:w="1080" w:type="dxa"/>
            <w:vAlign w:val="center"/>
          </w:tcPr>
          <w:p w14:paraId="70955902"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inheritancedispute</w:t>
            </w:r>
          </w:p>
        </w:tc>
        <w:tc>
          <w:tcPr>
            <w:tcW w:w="1080" w:type="dxa"/>
            <w:vAlign w:val="center"/>
          </w:tcPr>
          <w:p w14:paraId="2C84A4B4"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rentdispute</w:t>
            </w:r>
          </w:p>
        </w:tc>
        <w:tc>
          <w:tcPr>
            <w:tcW w:w="1280" w:type="dxa"/>
            <w:vAlign w:val="center"/>
          </w:tcPr>
          <w:p w14:paraId="77AF5458"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landreallocatedispute</w:t>
            </w:r>
          </w:p>
        </w:tc>
        <w:tc>
          <w:tcPr>
            <w:tcW w:w="1000" w:type="dxa"/>
            <w:vAlign w:val="center"/>
          </w:tcPr>
          <w:p w14:paraId="1C43B4B3"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grazedispute</w:t>
            </w:r>
          </w:p>
        </w:tc>
        <w:tc>
          <w:tcPr>
            <w:tcW w:w="1080" w:type="dxa"/>
            <w:vAlign w:val="center"/>
          </w:tcPr>
          <w:p w14:paraId="6C77ECE6"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treecutdispute</w:t>
            </w:r>
          </w:p>
        </w:tc>
        <w:tc>
          <w:tcPr>
            <w:tcW w:w="1280" w:type="dxa"/>
            <w:vAlign w:val="center"/>
          </w:tcPr>
          <w:p w14:paraId="4FC82465"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treeowndispute</w:t>
            </w:r>
          </w:p>
        </w:tc>
        <w:tc>
          <w:tcPr>
            <w:tcW w:w="1120" w:type="dxa"/>
            <w:vAlign w:val="center"/>
          </w:tcPr>
          <w:p w14:paraId="4C2925C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firedispute</w:t>
            </w:r>
          </w:p>
        </w:tc>
        <w:tc>
          <w:tcPr>
            <w:tcW w:w="1080" w:type="dxa"/>
            <w:vAlign w:val="center"/>
          </w:tcPr>
          <w:p w14:paraId="619C5E59"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fencedispute</w:t>
            </w:r>
          </w:p>
        </w:tc>
      </w:tr>
      <w:tr w:rsidR="00F25BF8" w:rsidRPr="00F25BF8" w14:paraId="45592367" w14:textId="77777777" w:rsidTr="00F25BF8">
        <w:trPr>
          <w:trHeight w:val="20"/>
          <w:jc w:val="center"/>
        </w:trPr>
        <w:tc>
          <w:tcPr>
            <w:tcW w:w="492" w:type="dxa"/>
          </w:tcPr>
          <w:p w14:paraId="10A5C7D8" w14:textId="77777777" w:rsidR="00F25BF8" w:rsidRPr="00F25BF8" w:rsidRDefault="00F25BF8" w:rsidP="00F25BF8">
            <w:pPr>
              <w:contextualSpacing/>
              <w:jc w:val="center"/>
              <w:rPr>
                <w:sz w:val="20"/>
              </w:rPr>
            </w:pPr>
            <w:r w:rsidRPr="00F25BF8">
              <w:rPr>
                <w:sz w:val="20"/>
              </w:rPr>
              <w:t>1</w:t>
            </w:r>
          </w:p>
        </w:tc>
        <w:tc>
          <w:tcPr>
            <w:tcW w:w="1303" w:type="dxa"/>
          </w:tcPr>
          <w:p w14:paraId="42F07286" w14:textId="77777777" w:rsidR="00F25BF8" w:rsidRPr="00F25BF8" w:rsidRDefault="00F25BF8" w:rsidP="00F25BF8">
            <w:pPr>
              <w:contextualSpacing/>
              <w:jc w:val="center"/>
            </w:pPr>
          </w:p>
        </w:tc>
        <w:tc>
          <w:tcPr>
            <w:tcW w:w="2383" w:type="dxa"/>
          </w:tcPr>
          <w:p w14:paraId="1D665C58" w14:textId="77777777" w:rsidR="00F25BF8" w:rsidRPr="00F25BF8" w:rsidRDefault="00F25BF8" w:rsidP="00F25BF8">
            <w:pPr>
              <w:contextualSpacing/>
              <w:jc w:val="center"/>
            </w:pPr>
          </w:p>
        </w:tc>
        <w:tc>
          <w:tcPr>
            <w:tcW w:w="1080" w:type="dxa"/>
          </w:tcPr>
          <w:p w14:paraId="7AF15164" w14:textId="77777777" w:rsidR="00F25BF8" w:rsidRPr="00F25BF8" w:rsidRDefault="00F25BF8" w:rsidP="00F25BF8">
            <w:pPr>
              <w:contextualSpacing/>
              <w:jc w:val="center"/>
            </w:pPr>
          </w:p>
        </w:tc>
        <w:tc>
          <w:tcPr>
            <w:tcW w:w="1080" w:type="dxa"/>
          </w:tcPr>
          <w:p w14:paraId="16CC56BA" w14:textId="77777777" w:rsidR="00F25BF8" w:rsidRPr="00F25BF8" w:rsidRDefault="00F25BF8" w:rsidP="00F25BF8">
            <w:pPr>
              <w:contextualSpacing/>
              <w:jc w:val="center"/>
            </w:pPr>
          </w:p>
        </w:tc>
        <w:tc>
          <w:tcPr>
            <w:tcW w:w="1080" w:type="dxa"/>
          </w:tcPr>
          <w:p w14:paraId="3827D88A" w14:textId="77777777" w:rsidR="00F25BF8" w:rsidRPr="00F25BF8" w:rsidRDefault="00F25BF8" w:rsidP="00F25BF8">
            <w:pPr>
              <w:contextualSpacing/>
              <w:jc w:val="center"/>
            </w:pPr>
          </w:p>
        </w:tc>
        <w:tc>
          <w:tcPr>
            <w:tcW w:w="1080" w:type="dxa"/>
          </w:tcPr>
          <w:p w14:paraId="6BAAFE19" w14:textId="77777777" w:rsidR="00F25BF8" w:rsidRPr="00F25BF8" w:rsidRDefault="00F25BF8" w:rsidP="00F25BF8">
            <w:pPr>
              <w:contextualSpacing/>
              <w:jc w:val="center"/>
            </w:pPr>
          </w:p>
        </w:tc>
        <w:tc>
          <w:tcPr>
            <w:tcW w:w="1280" w:type="dxa"/>
          </w:tcPr>
          <w:p w14:paraId="19E2E85D" w14:textId="77777777" w:rsidR="00F25BF8" w:rsidRPr="00F25BF8" w:rsidRDefault="00F25BF8" w:rsidP="00F25BF8">
            <w:pPr>
              <w:contextualSpacing/>
              <w:jc w:val="center"/>
            </w:pPr>
          </w:p>
        </w:tc>
        <w:tc>
          <w:tcPr>
            <w:tcW w:w="1000" w:type="dxa"/>
          </w:tcPr>
          <w:p w14:paraId="30F90530" w14:textId="77777777" w:rsidR="00F25BF8" w:rsidRPr="00F25BF8" w:rsidRDefault="00F25BF8" w:rsidP="00F25BF8">
            <w:pPr>
              <w:contextualSpacing/>
              <w:jc w:val="center"/>
            </w:pPr>
          </w:p>
        </w:tc>
        <w:tc>
          <w:tcPr>
            <w:tcW w:w="1080" w:type="dxa"/>
          </w:tcPr>
          <w:p w14:paraId="5C48CE43" w14:textId="77777777" w:rsidR="00F25BF8" w:rsidRPr="00F25BF8" w:rsidRDefault="00F25BF8" w:rsidP="00F25BF8">
            <w:pPr>
              <w:contextualSpacing/>
              <w:jc w:val="center"/>
            </w:pPr>
          </w:p>
        </w:tc>
        <w:tc>
          <w:tcPr>
            <w:tcW w:w="1280" w:type="dxa"/>
          </w:tcPr>
          <w:p w14:paraId="701DD9A5" w14:textId="77777777" w:rsidR="00F25BF8" w:rsidRPr="00F25BF8" w:rsidRDefault="00F25BF8" w:rsidP="00F25BF8">
            <w:pPr>
              <w:contextualSpacing/>
              <w:jc w:val="center"/>
            </w:pPr>
          </w:p>
        </w:tc>
        <w:tc>
          <w:tcPr>
            <w:tcW w:w="1120" w:type="dxa"/>
          </w:tcPr>
          <w:p w14:paraId="44339211" w14:textId="77777777" w:rsidR="00F25BF8" w:rsidRPr="00F25BF8" w:rsidRDefault="00F25BF8" w:rsidP="00F25BF8">
            <w:pPr>
              <w:contextualSpacing/>
              <w:jc w:val="center"/>
            </w:pPr>
          </w:p>
        </w:tc>
        <w:tc>
          <w:tcPr>
            <w:tcW w:w="1080" w:type="dxa"/>
          </w:tcPr>
          <w:p w14:paraId="09776B39" w14:textId="77777777" w:rsidR="00F25BF8" w:rsidRPr="00F25BF8" w:rsidRDefault="00F25BF8" w:rsidP="00F25BF8">
            <w:pPr>
              <w:contextualSpacing/>
              <w:jc w:val="center"/>
            </w:pPr>
          </w:p>
        </w:tc>
      </w:tr>
      <w:tr w:rsidR="00F25BF8" w:rsidRPr="00F25BF8" w14:paraId="67EEFB1B" w14:textId="77777777" w:rsidTr="00F25BF8">
        <w:trPr>
          <w:trHeight w:val="20"/>
          <w:jc w:val="center"/>
        </w:trPr>
        <w:tc>
          <w:tcPr>
            <w:tcW w:w="492" w:type="dxa"/>
          </w:tcPr>
          <w:p w14:paraId="07AFFB04" w14:textId="77777777" w:rsidR="00F25BF8" w:rsidRPr="00F25BF8" w:rsidRDefault="00F25BF8" w:rsidP="00F25BF8">
            <w:pPr>
              <w:contextualSpacing/>
              <w:jc w:val="center"/>
              <w:rPr>
                <w:sz w:val="20"/>
              </w:rPr>
            </w:pPr>
            <w:r w:rsidRPr="00F25BF8">
              <w:rPr>
                <w:sz w:val="20"/>
              </w:rPr>
              <w:t>2</w:t>
            </w:r>
          </w:p>
        </w:tc>
        <w:tc>
          <w:tcPr>
            <w:tcW w:w="1303" w:type="dxa"/>
          </w:tcPr>
          <w:p w14:paraId="053D7EB5" w14:textId="77777777" w:rsidR="00F25BF8" w:rsidRPr="00F25BF8" w:rsidRDefault="00F25BF8" w:rsidP="00F25BF8">
            <w:pPr>
              <w:contextualSpacing/>
              <w:jc w:val="center"/>
            </w:pPr>
          </w:p>
        </w:tc>
        <w:tc>
          <w:tcPr>
            <w:tcW w:w="2383" w:type="dxa"/>
          </w:tcPr>
          <w:p w14:paraId="2332865A" w14:textId="77777777" w:rsidR="00F25BF8" w:rsidRPr="00F25BF8" w:rsidRDefault="00F25BF8" w:rsidP="00F25BF8">
            <w:pPr>
              <w:contextualSpacing/>
              <w:jc w:val="center"/>
            </w:pPr>
          </w:p>
        </w:tc>
        <w:tc>
          <w:tcPr>
            <w:tcW w:w="1080" w:type="dxa"/>
          </w:tcPr>
          <w:p w14:paraId="6458DEB2" w14:textId="77777777" w:rsidR="00F25BF8" w:rsidRPr="00F25BF8" w:rsidRDefault="00F25BF8" w:rsidP="00F25BF8">
            <w:pPr>
              <w:contextualSpacing/>
              <w:jc w:val="center"/>
            </w:pPr>
          </w:p>
        </w:tc>
        <w:tc>
          <w:tcPr>
            <w:tcW w:w="1080" w:type="dxa"/>
          </w:tcPr>
          <w:p w14:paraId="40642EC0" w14:textId="77777777" w:rsidR="00F25BF8" w:rsidRPr="00F25BF8" w:rsidRDefault="00F25BF8" w:rsidP="00F25BF8">
            <w:pPr>
              <w:contextualSpacing/>
              <w:jc w:val="center"/>
            </w:pPr>
          </w:p>
        </w:tc>
        <w:tc>
          <w:tcPr>
            <w:tcW w:w="1080" w:type="dxa"/>
          </w:tcPr>
          <w:p w14:paraId="5E625EA7" w14:textId="77777777" w:rsidR="00F25BF8" w:rsidRPr="00F25BF8" w:rsidRDefault="00F25BF8" w:rsidP="00F25BF8">
            <w:pPr>
              <w:contextualSpacing/>
              <w:jc w:val="center"/>
            </w:pPr>
          </w:p>
        </w:tc>
        <w:tc>
          <w:tcPr>
            <w:tcW w:w="1080" w:type="dxa"/>
          </w:tcPr>
          <w:p w14:paraId="7ED623E0" w14:textId="77777777" w:rsidR="00F25BF8" w:rsidRPr="00F25BF8" w:rsidRDefault="00F25BF8" w:rsidP="00F25BF8">
            <w:pPr>
              <w:contextualSpacing/>
              <w:jc w:val="center"/>
            </w:pPr>
          </w:p>
        </w:tc>
        <w:tc>
          <w:tcPr>
            <w:tcW w:w="1280" w:type="dxa"/>
          </w:tcPr>
          <w:p w14:paraId="782B4833" w14:textId="77777777" w:rsidR="00F25BF8" w:rsidRPr="00F25BF8" w:rsidRDefault="00F25BF8" w:rsidP="00F25BF8">
            <w:pPr>
              <w:contextualSpacing/>
              <w:jc w:val="center"/>
            </w:pPr>
          </w:p>
        </w:tc>
        <w:tc>
          <w:tcPr>
            <w:tcW w:w="1000" w:type="dxa"/>
          </w:tcPr>
          <w:p w14:paraId="2F7DC83C" w14:textId="77777777" w:rsidR="00F25BF8" w:rsidRPr="00F25BF8" w:rsidRDefault="00F25BF8" w:rsidP="00F25BF8">
            <w:pPr>
              <w:contextualSpacing/>
              <w:jc w:val="center"/>
            </w:pPr>
          </w:p>
        </w:tc>
        <w:tc>
          <w:tcPr>
            <w:tcW w:w="1080" w:type="dxa"/>
          </w:tcPr>
          <w:p w14:paraId="07777B72" w14:textId="77777777" w:rsidR="00F25BF8" w:rsidRPr="00F25BF8" w:rsidRDefault="00F25BF8" w:rsidP="00F25BF8">
            <w:pPr>
              <w:contextualSpacing/>
              <w:jc w:val="center"/>
            </w:pPr>
          </w:p>
        </w:tc>
        <w:tc>
          <w:tcPr>
            <w:tcW w:w="1280" w:type="dxa"/>
          </w:tcPr>
          <w:p w14:paraId="0DC76922" w14:textId="77777777" w:rsidR="00F25BF8" w:rsidRPr="00F25BF8" w:rsidRDefault="00F25BF8" w:rsidP="00F25BF8">
            <w:pPr>
              <w:contextualSpacing/>
              <w:jc w:val="center"/>
            </w:pPr>
          </w:p>
        </w:tc>
        <w:tc>
          <w:tcPr>
            <w:tcW w:w="1120" w:type="dxa"/>
          </w:tcPr>
          <w:p w14:paraId="3618F0FA" w14:textId="77777777" w:rsidR="00F25BF8" w:rsidRPr="00F25BF8" w:rsidRDefault="00F25BF8" w:rsidP="00F25BF8">
            <w:pPr>
              <w:contextualSpacing/>
              <w:jc w:val="center"/>
            </w:pPr>
          </w:p>
        </w:tc>
        <w:tc>
          <w:tcPr>
            <w:tcW w:w="1080" w:type="dxa"/>
          </w:tcPr>
          <w:p w14:paraId="75E1866D" w14:textId="77777777" w:rsidR="00F25BF8" w:rsidRPr="00F25BF8" w:rsidRDefault="00F25BF8" w:rsidP="00F25BF8">
            <w:pPr>
              <w:contextualSpacing/>
              <w:jc w:val="center"/>
            </w:pPr>
          </w:p>
        </w:tc>
      </w:tr>
      <w:tr w:rsidR="00F25BF8" w:rsidRPr="00F25BF8" w14:paraId="26A797D9" w14:textId="77777777" w:rsidTr="00F25BF8">
        <w:trPr>
          <w:trHeight w:val="20"/>
          <w:jc w:val="center"/>
        </w:trPr>
        <w:tc>
          <w:tcPr>
            <w:tcW w:w="492" w:type="dxa"/>
          </w:tcPr>
          <w:p w14:paraId="56243038" w14:textId="77777777" w:rsidR="00F25BF8" w:rsidRPr="00F25BF8" w:rsidRDefault="00F25BF8" w:rsidP="00F25BF8">
            <w:pPr>
              <w:contextualSpacing/>
              <w:jc w:val="center"/>
              <w:rPr>
                <w:sz w:val="20"/>
              </w:rPr>
            </w:pPr>
            <w:r w:rsidRPr="00F25BF8">
              <w:rPr>
                <w:sz w:val="20"/>
              </w:rPr>
              <w:t>3</w:t>
            </w:r>
          </w:p>
        </w:tc>
        <w:tc>
          <w:tcPr>
            <w:tcW w:w="1303" w:type="dxa"/>
          </w:tcPr>
          <w:p w14:paraId="455AC662" w14:textId="77777777" w:rsidR="00F25BF8" w:rsidRPr="00F25BF8" w:rsidRDefault="00F25BF8" w:rsidP="00F25BF8">
            <w:pPr>
              <w:contextualSpacing/>
              <w:jc w:val="center"/>
            </w:pPr>
          </w:p>
        </w:tc>
        <w:tc>
          <w:tcPr>
            <w:tcW w:w="2383" w:type="dxa"/>
          </w:tcPr>
          <w:p w14:paraId="467988F9" w14:textId="77777777" w:rsidR="00F25BF8" w:rsidRPr="00F25BF8" w:rsidRDefault="00F25BF8" w:rsidP="00F25BF8">
            <w:pPr>
              <w:contextualSpacing/>
              <w:jc w:val="center"/>
            </w:pPr>
          </w:p>
        </w:tc>
        <w:tc>
          <w:tcPr>
            <w:tcW w:w="1080" w:type="dxa"/>
          </w:tcPr>
          <w:p w14:paraId="3F889D76" w14:textId="77777777" w:rsidR="00F25BF8" w:rsidRPr="00F25BF8" w:rsidRDefault="00F25BF8" w:rsidP="00F25BF8">
            <w:pPr>
              <w:contextualSpacing/>
              <w:jc w:val="center"/>
            </w:pPr>
          </w:p>
        </w:tc>
        <w:tc>
          <w:tcPr>
            <w:tcW w:w="1080" w:type="dxa"/>
          </w:tcPr>
          <w:p w14:paraId="770D8C02" w14:textId="77777777" w:rsidR="00F25BF8" w:rsidRPr="00F25BF8" w:rsidRDefault="00F25BF8" w:rsidP="00F25BF8">
            <w:pPr>
              <w:contextualSpacing/>
              <w:jc w:val="center"/>
            </w:pPr>
          </w:p>
        </w:tc>
        <w:tc>
          <w:tcPr>
            <w:tcW w:w="1080" w:type="dxa"/>
          </w:tcPr>
          <w:p w14:paraId="5DC12841" w14:textId="77777777" w:rsidR="00F25BF8" w:rsidRPr="00F25BF8" w:rsidRDefault="00F25BF8" w:rsidP="00F25BF8">
            <w:pPr>
              <w:contextualSpacing/>
              <w:jc w:val="center"/>
            </w:pPr>
          </w:p>
        </w:tc>
        <w:tc>
          <w:tcPr>
            <w:tcW w:w="1080" w:type="dxa"/>
          </w:tcPr>
          <w:p w14:paraId="56322572" w14:textId="77777777" w:rsidR="00F25BF8" w:rsidRPr="00F25BF8" w:rsidRDefault="00F25BF8" w:rsidP="00F25BF8">
            <w:pPr>
              <w:contextualSpacing/>
              <w:jc w:val="center"/>
            </w:pPr>
          </w:p>
        </w:tc>
        <w:tc>
          <w:tcPr>
            <w:tcW w:w="1280" w:type="dxa"/>
          </w:tcPr>
          <w:p w14:paraId="5CD36C77" w14:textId="77777777" w:rsidR="00F25BF8" w:rsidRPr="00F25BF8" w:rsidRDefault="00F25BF8" w:rsidP="00F25BF8">
            <w:pPr>
              <w:contextualSpacing/>
              <w:jc w:val="center"/>
            </w:pPr>
          </w:p>
        </w:tc>
        <w:tc>
          <w:tcPr>
            <w:tcW w:w="1000" w:type="dxa"/>
          </w:tcPr>
          <w:p w14:paraId="35F4FA35" w14:textId="77777777" w:rsidR="00F25BF8" w:rsidRPr="00F25BF8" w:rsidRDefault="00F25BF8" w:rsidP="00F25BF8">
            <w:pPr>
              <w:contextualSpacing/>
              <w:jc w:val="center"/>
            </w:pPr>
          </w:p>
        </w:tc>
        <w:tc>
          <w:tcPr>
            <w:tcW w:w="1080" w:type="dxa"/>
          </w:tcPr>
          <w:p w14:paraId="122F8917" w14:textId="77777777" w:rsidR="00F25BF8" w:rsidRPr="00F25BF8" w:rsidRDefault="00F25BF8" w:rsidP="00F25BF8">
            <w:pPr>
              <w:contextualSpacing/>
              <w:jc w:val="center"/>
            </w:pPr>
          </w:p>
        </w:tc>
        <w:tc>
          <w:tcPr>
            <w:tcW w:w="1280" w:type="dxa"/>
          </w:tcPr>
          <w:p w14:paraId="44AAF5EC" w14:textId="77777777" w:rsidR="00F25BF8" w:rsidRPr="00F25BF8" w:rsidRDefault="00F25BF8" w:rsidP="00F25BF8">
            <w:pPr>
              <w:contextualSpacing/>
              <w:jc w:val="center"/>
            </w:pPr>
          </w:p>
        </w:tc>
        <w:tc>
          <w:tcPr>
            <w:tcW w:w="1120" w:type="dxa"/>
          </w:tcPr>
          <w:p w14:paraId="6DA92BE8" w14:textId="77777777" w:rsidR="00F25BF8" w:rsidRPr="00F25BF8" w:rsidRDefault="00F25BF8" w:rsidP="00F25BF8">
            <w:pPr>
              <w:contextualSpacing/>
              <w:jc w:val="center"/>
            </w:pPr>
          </w:p>
        </w:tc>
        <w:tc>
          <w:tcPr>
            <w:tcW w:w="1080" w:type="dxa"/>
          </w:tcPr>
          <w:p w14:paraId="0E0666EF" w14:textId="77777777" w:rsidR="00F25BF8" w:rsidRPr="00F25BF8" w:rsidRDefault="00F25BF8" w:rsidP="00F25BF8">
            <w:pPr>
              <w:contextualSpacing/>
              <w:jc w:val="center"/>
            </w:pPr>
          </w:p>
        </w:tc>
      </w:tr>
      <w:tr w:rsidR="00F25BF8" w:rsidRPr="00F25BF8" w14:paraId="5BC3D35F" w14:textId="77777777" w:rsidTr="00F25BF8">
        <w:trPr>
          <w:trHeight w:val="20"/>
          <w:jc w:val="center"/>
        </w:trPr>
        <w:tc>
          <w:tcPr>
            <w:tcW w:w="492" w:type="dxa"/>
          </w:tcPr>
          <w:p w14:paraId="06791C14" w14:textId="77777777" w:rsidR="00F25BF8" w:rsidRPr="00F25BF8" w:rsidRDefault="00F25BF8" w:rsidP="00F25BF8">
            <w:pPr>
              <w:contextualSpacing/>
              <w:jc w:val="center"/>
              <w:rPr>
                <w:sz w:val="20"/>
              </w:rPr>
            </w:pPr>
            <w:r w:rsidRPr="00F25BF8">
              <w:rPr>
                <w:sz w:val="20"/>
              </w:rPr>
              <w:t>4</w:t>
            </w:r>
          </w:p>
        </w:tc>
        <w:tc>
          <w:tcPr>
            <w:tcW w:w="1303" w:type="dxa"/>
          </w:tcPr>
          <w:p w14:paraId="6F36E03D" w14:textId="77777777" w:rsidR="00F25BF8" w:rsidRPr="00F25BF8" w:rsidRDefault="00F25BF8" w:rsidP="00F25BF8">
            <w:pPr>
              <w:contextualSpacing/>
              <w:jc w:val="center"/>
            </w:pPr>
          </w:p>
        </w:tc>
        <w:tc>
          <w:tcPr>
            <w:tcW w:w="2383" w:type="dxa"/>
          </w:tcPr>
          <w:p w14:paraId="27456E1C" w14:textId="77777777" w:rsidR="00F25BF8" w:rsidRPr="00F25BF8" w:rsidRDefault="00F25BF8" w:rsidP="00F25BF8">
            <w:pPr>
              <w:contextualSpacing/>
              <w:jc w:val="center"/>
            </w:pPr>
          </w:p>
        </w:tc>
        <w:tc>
          <w:tcPr>
            <w:tcW w:w="1080" w:type="dxa"/>
          </w:tcPr>
          <w:p w14:paraId="2D9DFC05" w14:textId="77777777" w:rsidR="00F25BF8" w:rsidRPr="00F25BF8" w:rsidRDefault="00F25BF8" w:rsidP="00F25BF8">
            <w:pPr>
              <w:contextualSpacing/>
              <w:jc w:val="center"/>
            </w:pPr>
          </w:p>
        </w:tc>
        <w:tc>
          <w:tcPr>
            <w:tcW w:w="1080" w:type="dxa"/>
          </w:tcPr>
          <w:p w14:paraId="20DA091C" w14:textId="77777777" w:rsidR="00F25BF8" w:rsidRPr="00F25BF8" w:rsidRDefault="00F25BF8" w:rsidP="00F25BF8">
            <w:pPr>
              <w:contextualSpacing/>
              <w:jc w:val="center"/>
            </w:pPr>
          </w:p>
        </w:tc>
        <w:tc>
          <w:tcPr>
            <w:tcW w:w="1080" w:type="dxa"/>
          </w:tcPr>
          <w:p w14:paraId="679C40F9" w14:textId="77777777" w:rsidR="00F25BF8" w:rsidRPr="00F25BF8" w:rsidRDefault="00F25BF8" w:rsidP="00F25BF8">
            <w:pPr>
              <w:contextualSpacing/>
              <w:jc w:val="center"/>
            </w:pPr>
          </w:p>
        </w:tc>
        <w:tc>
          <w:tcPr>
            <w:tcW w:w="1080" w:type="dxa"/>
          </w:tcPr>
          <w:p w14:paraId="70758D6F" w14:textId="77777777" w:rsidR="00F25BF8" w:rsidRPr="00F25BF8" w:rsidRDefault="00F25BF8" w:rsidP="00F25BF8">
            <w:pPr>
              <w:contextualSpacing/>
              <w:jc w:val="center"/>
            </w:pPr>
          </w:p>
        </w:tc>
        <w:tc>
          <w:tcPr>
            <w:tcW w:w="1280" w:type="dxa"/>
          </w:tcPr>
          <w:p w14:paraId="68BFDAA0" w14:textId="77777777" w:rsidR="00F25BF8" w:rsidRPr="00F25BF8" w:rsidRDefault="00F25BF8" w:rsidP="00F25BF8">
            <w:pPr>
              <w:contextualSpacing/>
              <w:jc w:val="center"/>
            </w:pPr>
          </w:p>
        </w:tc>
        <w:tc>
          <w:tcPr>
            <w:tcW w:w="1000" w:type="dxa"/>
          </w:tcPr>
          <w:p w14:paraId="23331D58" w14:textId="77777777" w:rsidR="00F25BF8" w:rsidRPr="00F25BF8" w:rsidRDefault="00F25BF8" w:rsidP="00F25BF8">
            <w:pPr>
              <w:contextualSpacing/>
              <w:jc w:val="center"/>
            </w:pPr>
          </w:p>
        </w:tc>
        <w:tc>
          <w:tcPr>
            <w:tcW w:w="1080" w:type="dxa"/>
          </w:tcPr>
          <w:p w14:paraId="7AF97E0D" w14:textId="77777777" w:rsidR="00F25BF8" w:rsidRPr="00F25BF8" w:rsidRDefault="00F25BF8" w:rsidP="00F25BF8">
            <w:pPr>
              <w:contextualSpacing/>
              <w:jc w:val="center"/>
            </w:pPr>
          </w:p>
        </w:tc>
        <w:tc>
          <w:tcPr>
            <w:tcW w:w="1280" w:type="dxa"/>
          </w:tcPr>
          <w:p w14:paraId="5065A4B2" w14:textId="77777777" w:rsidR="00F25BF8" w:rsidRPr="00F25BF8" w:rsidRDefault="00F25BF8" w:rsidP="00F25BF8">
            <w:pPr>
              <w:contextualSpacing/>
              <w:jc w:val="center"/>
            </w:pPr>
          </w:p>
        </w:tc>
        <w:tc>
          <w:tcPr>
            <w:tcW w:w="1120" w:type="dxa"/>
          </w:tcPr>
          <w:p w14:paraId="666C10C3" w14:textId="77777777" w:rsidR="00F25BF8" w:rsidRPr="00F25BF8" w:rsidRDefault="00F25BF8" w:rsidP="00F25BF8">
            <w:pPr>
              <w:contextualSpacing/>
              <w:jc w:val="center"/>
            </w:pPr>
          </w:p>
        </w:tc>
        <w:tc>
          <w:tcPr>
            <w:tcW w:w="1080" w:type="dxa"/>
          </w:tcPr>
          <w:p w14:paraId="5ACBE959" w14:textId="77777777" w:rsidR="00F25BF8" w:rsidRPr="00F25BF8" w:rsidRDefault="00F25BF8" w:rsidP="00F25BF8">
            <w:pPr>
              <w:contextualSpacing/>
              <w:jc w:val="center"/>
            </w:pPr>
          </w:p>
        </w:tc>
      </w:tr>
      <w:tr w:rsidR="00F25BF8" w:rsidRPr="00F25BF8" w14:paraId="11BEDB59" w14:textId="77777777" w:rsidTr="00F25BF8">
        <w:trPr>
          <w:trHeight w:val="20"/>
          <w:jc w:val="center"/>
        </w:trPr>
        <w:tc>
          <w:tcPr>
            <w:tcW w:w="492" w:type="dxa"/>
          </w:tcPr>
          <w:p w14:paraId="0290CDC4" w14:textId="77777777" w:rsidR="00F25BF8" w:rsidRPr="00F25BF8" w:rsidRDefault="00F25BF8" w:rsidP="00F25BF8">
            <w:pPr>
              <w:contextualSpacing/>
              <w:jc w:val="center"/>
              <w:rPr>
                <w:sz w:val="20"/>
              </w:rPr>
            </w:pPr>
            <w:r w:rsidRPr="00F25BF8">
              <w:rPr>
                <w:sz w:val="20"/>
              </w:rPr>
              <w:t>5</w:t>
            </w:r>
          </w:p>
        </w:tc>
        <w:tc>
          <w:tcPr>
            <w:tcW w:w="1303" w:type="dxa"/>
          </w:tcPr>
          <w:p w14:paraId="08327B0C" w14:textId="77777777" w:rsidR="00F25BF8" w:rsidRPr="00F25BF8" w:rsidRDefault="00F25BF8" w:rsidP="00F25BF8">
            <w:pPr>
              <w:contextualSpacing/>
              <w:jc w:val="center"/>
            </w:pPr>
          </w:p>
        </w:tc>
        <w:tc>
          <w:tcPr>
            <w:tcW w:w="2383" w:type="dxa"/>
          </w:tcPr>
          <w:p w14:paraId="13A74099" w14:textId="77777777" w:rsidR="00F25BF8" w:rsidRPr="00F25BF8" w:rsidRDefault="00F25BF8" w:rsidP="00F25BF8">
            <w:pPr>
              <w:contextualSpacing/>
              <w:jc w:val="center"/>
            </w:pPr>
          </w:p>
        </w:tc>
        <w:tc>
          <w:tcPr>
            <w:tcW w:w="1080" w:type="dxa"/>
          </w:tcPr>
          <w:p w14:paraId="1265F1C3" w14:textId="77777777" w:rsidR="00F25BF8" w:rsidRPr="00F25BF8" w:rsidRDefault="00F25BF8" w:rsidP="00F25BF8">
            <w:pPr>
              <w:contextualSpacing/>
              <w:jc w:val="center"/>
            </w:pPr>
          </w:p>
        </w:tc>
        <w:tc>
          <w:tcPr>
            <w:tcW w:w="1080" w:type="dxa"/>
          </w:tcPr>
          <w:p w14:paraId="6BF8754E" w14:textId="77777777" w:rsidR="00F25BF8" w:rsidRPr="00F25BF8" w:rsidRDefault="00F25BF8" w:rsidP="00F25BF8">
            <w:pPr>
              <w:contextualSpacing/>
              <w:jc w:val="center"/>
            </w:pPr>
          </w:p>
        </w:tc>
        <w:tc>
          <w:tcPr>
            <w:tcW w:w="1080" w:type="dxa"/>
          </w:tcPr>
          <w:p w14:paraId="35B92104" w14:textId="77777777" w:rsidR="00F25BF8" w:rsidRPr="00F25BF8" w:rsidRDefault="00F25BF8" w:rsidP="00F25BF8">
            <w:pPr>
              <w:contextualSpacing/>
              <w:jc w:val="center"/>
            </w:pPr>
          </w:p>
        </w:tc>
        <w:tc>
          <w:tcPr>
            <w:tcW w:w="1080" w:type="dxa"/>
          </w:tcPr>
          <w:p w14:paraId="1A347970" w14:textId="77777777" w:rsidR="00F25BF8" w:rsidRPr="00F25BF8" w:rsidRDefault="00F25BF8" w:rsidP="00F25BF8">
            <w:pPr>
              <w:contextualSpacing/>
              <w:jc w:val="center"/>
            </w:pPr>
          </w:p>
        </w:tc>
        <w:tc>
          <w:tcPr>
            <w:tcW w:w="1280" w:type="dxa"/>
          </w:tcPr>
          <w:p w14:paraId="6A236F23" w14:textId="77777777" w:rsidR="00F25BF8" w:rsidRPr="00F25BF8" w:rsidRDefault="00F25BF8" w:rsidP="00F25BF8">
            <w:pPr>
              <w:contextualSpacing/>
              <w:jc w:val="center"/>
            </w:pPr>
          </w:p>
        </w:tc>
        <w:tc>
          <w:tcPr>
            <w:tcW w:w="1000" w:type="dxa"/>
          </w:tcPr>
          <w:p w14:paraId="6C6B8D6B" w14:textId="77777777" w:rsidR="00F25BF8" w:rsidRPr="00F25BF8" w:rsidRDefault="00F25BF8" w:rsidP="00F25BF8">
            <w:pPr>
              <w:contextualSpacing/>
              <w:jc w:val="center"/>
            </w:pPr>
          </w:p>
        </w:tc>
        <w:tc>
          <w:tcPr>
            <w:tcW w:w="1080" w:type="dxa"/>
          </w:tcPr>
          <w:p w14:paraId="751D3DCD" w14:textId="77777777" w:rsidR="00F25BF8" w:rsidRPr="00F25BF8" w:rsidRDefault="00F25BF8" w:rsidP="00F25BF8">
            <w:pPr>
              <w:contextualSpacing/>
              <w:jc w:val="center"/>
            </w:pPr>
          </w:p>
        </w:tc>
        <w:tc>
          <w:tcPr>
            <w:tcW w:w="1280" w:type="dxa"/>
          </w:tcPr>
          <w:p w14:paraId="7DD8CC18" w14:textId="77777777" w:rsidR="00F25BF8" w:rsidRPr="00F25BF8" w:rsidRDefault="00F25BF8" w:rsidP="00F25BF8">
            <w:pPr>
              <w:contextualSpacing/>
              <w:jc w:val="center"/>
            </w:pPr>
          </w:p>
        </w:tc>
        <w:tc>
          <w:tcPr>
            <w:tcW w:w="1120" w:type="dxa"/>
          </w:tcPr>
          <w:p w14:paraId="011AA0D8" w14:textId="77777777" w:rsidR="00F25BF8" w:rsidRPr="00F25BF8" w:rsidRDefault="00F25BF8" w:rsidP="00F25BF8">
            <w:pPr>
              <w:contextualSpacing/>
              <w:jc w:val="center"/>
            </w:pPr>
          </w:p>
        </w:tc>
        <w:tc>
          <w:tcPr>
            <w:tcW w:w="1080" w:type="dxa"/>
          </w:tcPr>
          <w:p w14:paraId="75993623" w14:textId="77777777" w:rsidR="00F25BF8" w:rsidRPr="00F25BF8" w:rsidRDefault="00F25BF8" w:rsidP="00F25BF8">
            <w:pPr>
              <w:contextualSpacing/>
              <w:jc w:val="center"/>
            </w:pPr>
          </w:p>
        </w:tc>
      </w:tr>
      <w:tr w:rsidR="00F25BF8" w:rsidRPr="00F25BF8" w14:paraId="04CE418A" w14:textId="77777777" w:rsidTr="00F25BF8">
        <w:trPr>
          <w:trHeight w:val="20"/>
          <w:jc w:val="center"/>
        </w:trPr>
        <w:tc>
          <w:tcPr>
            <w:tcW w:w="492" w:type="dxa"/>
          </w:tcPr>
          <w:p w14:paraId="61F1A34C" w14:textId="77777777" w:rsidR="00F25BF8" w:rsidRPr="00F25BF8" w:rsidRDefault="00F25BF8" w:rsidP="00F25BF8">
            <w:pPr>
              <w:contextualSpacing/>
              <w:jc w:val="center"/>
              <w:rPr>
                <w:sz w:val="20"/>
              </w:rPr>
            </w:pPr>
            <w:r w:rsidRPr="00F25BF8">
              <w:rPr>
                <w:sz w:val="20"/>
              </w:rPr>
              <w:t>6</w:t>
            </w:r>
          </w:p>
        </w:tc>
        <w:tc>
          <w:tcPr>
            <w:tcW w:w="1303" w:type="dxa"/>
          </w:tcPr>
          <w:p w14:paraId="0E127CC5" w14:textId="77777777" w:rsidR="00F25BF8" w:rsidRPr="00F25BF8" w:rsidRDefault="00F25BF8" w:rsidP="00F25BF8">
            <w:pPr>
              <w:contextualSpacing/>
              <w:jc w:val="center"/>
            </w:pPr>
          </w:p>
        </w:tc>
        <w:tc>
          <w:tcPr>
            <w:tcW w:w="2383" w:type="dxa"/>
          </w:tcPr>
          <w:p w14:paraId="76494317" w14:textId="77777777" w:rsidR="00F25BF8" w:rsidRPr="00F25BF8" w:rsidRDefault="00F25BF8" w:rsidP="00F25BF8">
            <w:pPr>
              <w:contextualSpacing/>
              <w:jc w:val="center"/>
            </w:pPr>
          </w:p>
        </w:tc>
        <w:tc>
          <w:tcPr>
            <w:tcW w:w="1080" w:type="dxa"/>
          </w:tcPr>
          <w:p w14:paraId="739FCC07" w14:textId="77777777" w:rsidR="00F25BF8" w:rsidRPr="00F25BF8" w:rsidRDefault="00F25BF8" w:rsidP="00F25BF8">
            <w:pPr>
              <w:contextualSpacing/>
              <w:jc w:val="center"/>
            </w:pPr>
          </w:p>
        </w:tc>
        <w:tc>
          <w:tcPr>
            <w:tcW w:w="1080" w:type="dxa"/>
          </w:tcPr>
          <w:p w14:paraId="5463205A" w14:textId="77777777" w:rsidR="00F25BF8" w:rsidRPr="00F25BF8" w:rsidRDefault="00F25BF8" w:rsidP="00F25BF8">
            <w:pPr>
              <w:contextualSpacing/>
              <w:jc w:val="center"/>
            </w:pPr>
          </w:p>
        </w:tc>
        <w:tc>
          <w:tcPr>
            <w:tcW w:w="1080" w:type="dxa"/>
          </w:tcPr>
          <w:p w14:paraId="79DD079D" w14:textId="77777777" w:rsidR="00F25BF8" w:rsidRPr="00F25BF8" w:rsidRDefault="00F25BF8" w:rsidP="00F25BF8">
            <w:pPr>
              <w:contextualSpacing/>
              <w:jc w:val="center"/>
            </w:pPr>
          </w:p>
        </w:tc>
        <w:tc>
          <w:tcPr>
            <w:tcW w:w="1080" w:type="dxa"/>
          </w:tcPr>
          <w:p w14:paraId="2F7A19F5" w14:textId="77777777" w:rsidR="00F25BF8" w:rsidRPr="00F25BF8" w:rsidRDefault="00F25BF8" w:rsidP="00F25BF8">
            <w:pPr>
              <w:contextualSpacing/>
              <w:jc w:val="center"/>
            </w:pPr>
          </w:p>
        </w:tc>
        <w:tc>
          <w:tcPr>
            <w:tcW w:w="1280" w:type="dxa"/>
          </w:tcPr>
          <w:p w14:paraId="7A4292A8" w14:textId="77777777" w:rsidR="00F25BF8" w:rsidRPr="00F25BF8" w:rsidRDefault="00F25BF8" w:rsidP="00F25BF8">
            <w:pPr>
              <w:contextualSpacing/>
              <w:jc w:val="center"/>
            </w:pPr>
          </w:p>
        </w:tc>
        <w:tc>
          <w:tcPr>
            <w:tcW w:w="1000" w:type="dxa"/>
          </w:tcPr>
          <w:p w14:paraId="6701423F" w14:textId="77777777" w:rsidR="00F25BF8" w:rsidRPr="00F25BF8" w:rsidRDefault="00F25BF8" w:rsidP="00F25BF8">
            <w:pPr>
              <w:contextualSpacing/>
              <w:jc w:val="center"/>
            </w:pPr>
          </w:p>
        </w:tc>
        <w:tc>
          <w:tcPr>
            <w:tcW w:w="1080" w:type="dxa"/>
          </w:tcPr>
          <w:p w14:paraId="3657579C" w14:textId="77777777" w:rsidR="00F25BF8" w:rsidRPr="00F25BF8" w:rsidRDefault="00F25BF8" w:rsidP="00F25BF8">
            <w:pPr>
              <w:contextualSpacing/>
              <w:jc w:val="center"/>
            </w:pPr>
          </w:p>
        </w:tc>
        <w:tc>
          <w:tcPr>
            <w:tcW w:w="1280" w:type="dxa"/>
          </w:tcPr>
          <w:p w14:paraId="4FC8C4A7" w14:textId="77777777" w:rsidR="00F25BF8" w:rsidRPr="00F25BF8" w:rsidRDefault="00F25BF8" w:rsidP="00F25BF8">
            <w:pPr>
              <w:contextualSpacing/>
              <w:jc w:val="center"/>
            </w:pPr>
          </w:p>
        </w:tc>
        <w:tc>
          <w:tcPr>
            <w:tcW w:w="1120" w:type="dxa"/>
          </w:tcPr>
          <w:p w14:paraId="642D115C" w14:textId="77777777" w:rsidR="00F25BF8" w:rsidRPr="00F25BF8" w:rsidRDefault="00F25BF8" w:rsidP="00F25BF8">
            <w:pPr>
              <w:contextualSpacing/>
              <w:jc w:val="center"/>
            </w:pPr>
          </w:p>
        </w:tc>
        <w:tc>
          <w:tcPr>
            <w:tcW w:w="1080" w:type="dxa"/>
          </w:tcPr>
          <w:p w14:paraId="2FFFD655" w14:textId="77777777" w:rsidR="00F25BF8" w:rsidRPr="00F25BF8" w:rsidRDefault="00F25BF8" w:rsidP="00F25BF8">
            <w:pPr>
              <w:contextualSpacing/>
              <w:jc w:val="center"/>
            </w:pPr>
          </w:p>
        </w:tc>
      </w:tr>
      <w:tr w:rsidR="00F25BF8" w:rsidRPr="00F25BF8" w14:paraId="28583850" w14:textId="77777777" w:rsidTr="00F25BF8">
        <w:trPr>
          <w:trHeight w:val="20"/>
          <w:jc w:val="center"/>
        </w:trPr>
        <w:tc>
          <w:tcPr>
            <w:tcW w:w="492" w:type="dxa"/>
          </w:tcPr>
          <w:p w14:paraId="77B5099F" w14:textId="77777777" w:rsidR="00F25BF8" w:rsidRPr="00F25BF8" w:rsidRDefault="00F25BF8" w:rsidP="00F25BF8">
            <w:pPr>
              <w:contextualSpacing/>
              <w:jc w:val="center"/>
              <w:rPr>
                <w:sz w:val="20"/>
              </w:rPr>
            </w:pPr>
            <w:r w:rsidRPr="00F25BF8">
              <w:rPr>
                <w:sz w:val="20"/>
              </w:rPr>
              <w:t>7</w:t>
            </w:r>
          </w:p>
        </w:tc>
        <w:tc>
          <w:tcPr>
            <w:tcW w:w="1303" w:type="dxa"/>
          </w:tcPr>
          <w:p w14:paraId="773F0554" w14:textId="77777777" w:rsidR="00F25BF8" w:rsidRPr="00F25BF8" w:rsidRDefault="00F25BF8" w:rsidP="00F25BF8">
            <w:pPr>
              <w:contextualSpacing/>
              <w:jc w:val="center"/>
            </w:pPr>
          </w:p>
        </w:tc>
        <w:tc>
          <w:tcPr>
            <w:tcW w:w="2383" w:type="dxa"/>
          </w:tcPr>
          <w:p w14:paraId="47BC6F5C" w14:textId="77777777" w:rsidR="00F25BF8" w:rsidRPr="00F25BF8" w:rsidRDefault="00F25BF8" w:rsidP="00F25BF8">
            <w:pPr>
              <w:contextualSpacing/>
              <w:jc w:val="center"/>
            </w:pPr>
          </w:p>
        </w:tc>
        <w:tc>
          <w:tcPr>
            <w:tcW w:w="1080" w:type="dxa"/>
          </w:tcPr>
          <w:p w14:paraId="23090267" w14:textId="77777777" w:rsidR="00F25BF8" w:rsidRPr="00F25BF8" w:rsidRDefault="00F25BF8" w:rsidP="00F25BF8">
            <w:pPr>
              <w:contextualSpacing/>
              <w:jc w:val="center"/>
            </w:pPr>
          </w:p>
        </w:tc>
        <w:tc>
          <w:tcPr>
            <w:tcW w:w="1080" w:type="dxa"/>
          </w:tcPr>
          <w:p w14:paraId="2BADE510" w14:textId="77777777" w:rsidR="00F25BF8" w:rsidRPr="00F25BF8" w:rsidRDefault="00F25BF8" w:rsidP="00F25BF8">
            <w:pPr>
              <w:contextualSpacing/>
              <w:jc w:val="center"/>
            </w:pPr>
          </w:p>
        </w:tc>
        <w:tc>
          <w:tcPr>
            <w:tcW w:w="1080" w:type="dxa"/>
          </w:tcPr>
          <w:p w14:paraId="493960C4" w14:textId="77777777" w:rsidR="00F25BF8" w:rsidRPr="00F25BF8" w:rsidRDefault="00F25BF8" w:rsidP="00F25BF8">
            <w:pPr>
              <w:contextualSpacing/>
              <w:jc w:val="center"/>
            </w:pPr>
          </w:p>
        </w:tc>
        <w:tc>
          <w:tcPr>
            <w:tcW w:w="1080" w:type="dxa"/>
          </w:tcPr>
          <w:p w14:paraId="394223C2" w14:textId="77777777" w:rsidR="00F25BF8" w:rsidRPr="00F25BF8" w:rsidRDefault="00F25BF8" w:rsidP="00F25BF8">
            <w:pPr>
              <w:contextualSpacing/>
              <w:jc w:val="center"/>
            </w:pPr>
          </w:p>
        </w:tc>
        <w:tc>
          <w:tcPr>
            <w:tcW w:w="1280" w:type="dxa"/>
          </w:tcPr>
          <w:p w14:paraId="39629A2D" w14:textId="77777777" w:rsidR="00F25BF8" w:rsidRPr="00F25BF8" w:rsidRDefault="00F25BF8" w:rsidP="00F25BF8">
            <w:pPr>
              <w:contextualSpacing/>
              <w:jc w:val="center"/>
            </w:pPr>
          </w:p>
        </w:tc>
        <w:tc>
          <w:tcPr>
            <w:tcW w:w="1000" w:type="dxa"/>
          </w:tcPr>
          <w:p w14:paraId="16C17BE1" w14:textId="77777777" w:rsidR="00F25BF8" w:rsidRPr="00F25BF8" w:rsidRDefault="00F25BF8" w:rsidP="00F25BF8">
            <w:pPr>
              <w:contextualSpacing/>
              <w:jc w:val="center"/>
            </w:pPr>
          </w:p>
        </w:tc>
        <w:tc>
          <w:tcPr>
            <w:tcW w:w="1080" w:type="dxa"/>
          </w:tcPr>
          <w:p w14:paraId="17BA1DD0" w14:textId="77777777" w:rsidR="00F25BF8" w:rsidRPr="00F25BF8" w:rsidRDefault="00F25BF8" w:rsidP="00F25BF8">
            <w:pPr>
              <w:contextualSpacing/>
              <w:jc w:val="center"/>
            </w:pPr>
          </w:p>
        </w:tc>
        <w:tc>
          <w:tcPr>
            <w:tcW w:w="1280" w:type="dxa"/>
          </w:tcPr>
          <w:p w14:paraId="5A167B72" w14:textId="77777777" w:rsidR="00F25BF8" w:rsidRPr="00F25BF8" w:rsidRDefault="00F25BF8" w:rsidP="00F25BF8">
            <w:pPr>
              <w:contextualSpacing/>
              <w:jc w:val="center"/>
            </w:pPr>
          </w:p>
        </w:tc>
        <w:tc>
          <w:tcPr>
            <w:tcW w:w="1120" w:type="dxa"/>
          </w:tcPr>
          <w:p w14:paraId="2B8A97D0" w14:textId="77777777" w:rsidR="00F25BF8" w:rsidRPr="00F25BF8" w:rsidRDefault="00F25BF8" w:rsidP="00F25BF8">
            <w:pPr>
              <w:contextualSpacing/>
              <w:jc w:val="center"/>
            </w:pPr>
          </w:p>
        </w:tc>
        <w:tc>
          <w:tcPr>
            <w:tcW w:w="1080" w:type="dxa"/>
          </w:tcPr>
          <w:p w14:paraId="7EEEC067" w14:textId="77777777" w:rsidR="00F25BF8" w:rsidRPr="00F25BF8" w:rsidRDefault="00F25BF8" w:rsidP="00F25BF8">
            <w:pPr>
              <w:contextualSpacing/>
              <w:jc w:val="center"/>
            </w:pPr>
          </w:p>
        </w:tc>
      </w:tr>
      <w:tr w:rsidR="00F25BF8" w:rsidRPr="00F25BF8" w14:paraId="0C98853B" w14:textId="77777777" w:rsidTr="00F25BF8">
        <w:trPr>
          <w:trHeight w:val="20"/>
          <w:jc w:val="center"/>
        </w:trPr>
        <w:tc>
          <w:tcPr>
            <w:tcW w:w="492" w:type="dxa"/>
          </w:tcPr>
          <w:p w14:paraId="5B752981" w14:textId="77777777" w:rsidR="00F25BF8" w:rsidRPr="00F25BF8" w:rsidRDefault="00F25BF8" w:rsidP="00F25BF8">
            <w:pPr>
              <w:contextualSpacing/>
              <w:jc w:val="center"/>
              <w:rPr>
                <w:sz w:val="20"/>
              </w:rPr>
            </w:pPr>
            <w:r w:rsidRPr="00F25BF8">
              <w:rPr>
                <w:sz w:val="20"/>
              </w:rPr>
              <w:t>8</w:t>
            </w:r>
          </w:p>
        </w:tc>
        <w:tc>
          <w:tcPr>
            <w:tcW w:w="1303" w:type="dxa"/>
          </w:tcPr>
          <w:p w14:paraId="38C62EE7" w14:textId="77777777" w:rsidR="00F25BF8" w:rsidRPr="00F25BF8" w:rsidRDefault="00F25BF8" w:rsidP="00F25BF8">
            <w:pPr>
              <w:contextualSpacing/>
              <w:jc w:val="center"/>
            </w:pPr>
          </w:p>
        </w:tc>
        <w:tc>
          <w:tcPr>
            <w:tcW w:w="2383" w:type="dxa"/>
          </w:tcPr>
          <w:p w14:paraId="2602231E" w14:textId="77777777" w:rsidR="00F25BF8" w:rsidRPr="00F25BF8" w:rsidRDefault="00F25BF8" w:rsidP="00F25BF8">
            <w:pPr>
              <w:contextualSpacing/>
              <w:jc w:val="center"/>
            </w:pPr>
          </w:p>
        </w:tc>
        <w:tc>
          <w:tcPr>
            <w:tcW w:w="1080" w:type="dxa"/>
          </w:tcPr>
          <w:p w14:paraId="3B0A0F83" w14:textId="77777777" w:rsidR="00F25BF8" w:rsidRPr="00F25BF8" w:rsidRDefault="00F25BF8" w:rsidP="00F25BF8">
            <w:pPr>
              <w:contextualSpacing/>
              <w:jc w:val="center"/>
            </w:pPr>
          </w:p>
        </w:tc>
        <w:tc>
          <w:tcPr>
            <w:tcW w:w="1080" w:type="dxa"/>
          </w:tcPr>
          <w:p w14:paraId="0C01F7B9" w14:textId="77777777" w:rsidR="00F25BF8" w:rsidRPr="00F25BF8" w:rsidRDefault="00F25BF8" w:rsidP="00F25BF8">
            <w:pPr>
              <w:contextualSpacing/>
              <w:jc w:val="center"/>
            </w:pPr>
          </w:p>
        </w:tc>
        <w:tc>
          <w:tcPr>
            <w:tcW w:w="1080" w:type="dxa"/>
          </w:tcPr>
          <w:p w14:paraId="42893399" w14:textId="77777777" w:rsidR="00F25BF8" w:rsidRPr="00F25BF8" w:rsidRDefault="00F25BF8" w:rsidP="00F25BF8">
            <w:pPr>
              <w:contextualSpacing/>
              <w:jc w:val="center"/>
            </w:pPr>
          </w:p>
        </w:tc>
        <w:tc>
          <w:tcPr>
            <w:tcW w:w="1080" w:type="dxa"/>
          </w:tcPr>
          <w:p w14:paraId="248D41AF" w14:textId="77777777" w:rsidR="00F25BF8" w:rsidRPr="00F25BF8" w:rsidRDefault="00F25BF8" w:rsidP="00F25BF8">
            <w:pPr>
              <w:contextualSpacing/>
              <w:jc w:val="center"/>
            </w:pPr>
          </w:p>
        </w:tc>
        <w:tc>
          <w:tcPr>
            <w:tcW w:w="1280" w:type="dxa"/>
          </w:tcPr>
          <w:p w14:paraId="5A1DACE4" w14:textId="77777777" w:rsidR="00F25BF8" w:rsidRPr="00F25BF8" w:rsidRDefault="00F25BF8" w:rsidP="00F25BF8">
            <w:pPr>
              <w:contextualSpacing/>
              <w:jc w:val="center"/>
            </w:pPr>
          </w:p>
        </w:tc>
        <w:tc>
          <w:tcPr>
            <w:tcW w:w="1000" w:type="dxa"/>
          </w:tcPr>
          <w:p w14:paraId="3F7E8A42" w14:textId="77777777" w:rsidR="00F25BF8" w:rsidRPr="00F25BF8" w:rsidRDefault="00F25BF8" w:rsidP="00F25BF8">
            <w:pPr>
              <w:contextualSpacing/>
              <w:jc w:val="center"/>
            </w:pPr>
          </w:p>
        </w:tc>
        <w:tc>
          <w:tcPr>
            <w:tcW w:w="1080" w:type="dxa"/>
          </w:tcPr>
          <w:p w14:paraId="748AE13D" w14:textId="77777777" w:rsidR="00F25BF8" w:rsidRPr="00F25BF8" w:rsidRDefault="00F25BF8" w:rsidP="00F25BF8">
            <w:pPr>
              <w:contextualSpacing/>
              <w:jc w:val="center"/>
            </w:pPr>
          </w:p>
        </w:tc>
        <w:tc>
          <w:tcPr>
            <w:tcW w:w="1280" w:type="dxa"/>
          </w:tcPr>
          <w:p w14:paraId="0EEFC425" w14:textId="77777777" w:rsidR="00F25BF8" w:rsidRPr="00F25BF8" w:rsidRDefault="00F25BF8" w:rsidP="00F25BF8">
            <w:pPr>
              <w:contextualSpacing/>
              <w:jc w:val="center"/>
            </w:pPr>
          </w:p>
        </w:tc>
        <w:tc>
          <w:tcPr>
            <w:tcW w:w="1120" w:type="dxa"/>
          </w:tcPr>
          <w:p w14:paraId="1F4470F9" w14:textId="77777777" w:rsidR="00F25BF8" w:rsidRPr="00F25BF8" w:rsidRDefault="00F25BF8" w:rsidP="00F25BF8">
            <w:pPr>
              <w:contextualSpacing/>
              <w:jc w:val="center"/>
            </w:pPr>
          </w:p>
        </w:tc>
        <w:tc>
          <w:tcPr>
            <w:tcW w:w="1080" w:type="dxa"/>
          </w:tcPr>
          <w:p w14:paraId="1FAEB668" w14:textId="77777777" w:rsidR="00F25BF8" w:rsidRPr="00F25BF8" w:rsidRDefault="00F25BF8" w:rsidP="00F25BF8">
            <w:pPr>
              <w:contextualSpacing/>
              <w:jc w:val="center"/>
            </w:pPr>
          </w:p>
        </w:tc>
      </w:tr>
      <w:tr w:rsidR="00F25BF8" w:rsidRPr="00F25BF8" w14:paraId="1BAFF518" w14:textId="77777777" w:rsidTr="00F25BF8">
        <w:trPr>
          <w:trHeight w:val="20"/>
          <w:jc w:val="center"/>
        </w:trPr>
        <w:tc>
          <w:tcPr>
            <w:tcW w:w="492" w:type="dxa"/>
          </w:tcPr>
          <w:p w14:paraId="523BECEB" w14:textId="77777777" w:rsidR="00F25BF8" w:rsidRPr="00F25BF8" w:rsidRDefault="00F25BF8" w:rsidP="00F25BF8">
            <w:pPr>
              <w:contextualSpacing/>
              <w:jc w:val="center"/>
              <w:rPr>
                <w:sz w:val="20"/>
              </w:rPr>
            </w:pPr>
            <w:r w:rsidRPr="00F25BF8">
              <w:rPr>
                <w:sz w:val="20"/>
              </w:rPr>
              <w:t>9</w:t>
            </w:r>
          </w:p>
        </w:tc>
        <w:tc>
          <w:tcPr>
            <w:tcW w:w="1303" w:type="dxa"/>
          </w:tcPr>
          <w:p w14:paraId="5FFCCDF5" w14:textId="77777777" w:rsidR="00F25BF8" w:rsidRPr="00F25BF8" w:rsidRDefault="00F25BF8" w:rsidP="00F25BF8">
            <w:pPr>
              <w:contextualSpacing/>
              <w:jc w:val="center"/>
            </w:pPr>
          </w:p>
        </w:tc>
        <w:tc>
          <w:tcPr>
            <w:tcW w:w="2383" w:type="dxa"/>
          </w:tcPr>
          <w:p w14:paraId="00762100" w14:textId="77777777" w:rsidR="00F25BF8" w:rsidRPr="00F25BF8" w:rsidRDefault="00F25BF8" w:rsidP="00F25BF8">
            <w:pPr>
              <w:contextualSpacing/>
              <w:jc w:val="center"/>
            </w:pPr>
          </w:p>
        </w:tc>
        <w:tc>
          <w:tcPr>
            <w:tcW w:w="1080" w:type="dxa"/>
          </w:tcPr>
          <w:p w14:paraId="4EDCAD2E" w14:textId="77777777" w:rsidR="00F25BF8" w:rsidRPr="00F25BF8" w:rsidRDefault="00F25BF8" w:rsidP="00F25BF8">
            <w:pPr>
              <w:contextualSpacing/>
              <w:jc w:val="center"/>
            </w:pPr>
          </w:p>
        </w:tc>
        <w:tc>
          <w:tcPr>
            <w:tcW w:w="1080" w:type="dxa"/>
          </w:tcPr>
          <w:p w14:paraId="02EC8FB0" w14:textId="77777777" w:rsidR="00F25BF8" w:rsidRPr="00F25BF8" w:rsidRDefault="00F25BF8" w:rsidP="00F25BF8">
            <w:pPr>
              <w:contextualSpacing/>
              <w:jc w:val="center"/>
            </w:pPr>
          </w:p>
        </w:tc>
        <w:tc>
          <w:tcPr>
            <w:tcW w:w="1080" w:type="dxa"/>
          </w:tcPr>
          <w:p w14:paraId="485106F0" w14:textId="77777777" w:rsidR="00F25BF8" w:rsidRPr="00F25BF8" w:rsidRDefault="00F25BF8" w:rsidP="00F25BF8">
            <w:pPr>
              <w:contextualSpacing/>
              <w:jc w:val="center"/>
            </w:pPr>
          </w:p>
        </w:tc>
        <w:tc>
          <w:tcPr>
            <w:tcW w:w="1080" w:type="dxa"/>
          </w:tcPr>
          <w:p w14:paraId="67840146" w14:textId="77777777" w:rsidR="00F25BF8" w:rsidRPr="00F25BF8" w:rsidRDefault="00F25BF8" w:rsidP="00F25BF8">
            <w:pPr>
              <w:contextualSpacing/>
              <w:jc w:val="center"/>
            </w:pPr>
          </w:p>
        </w:tc>
        <w:tc>
          <w:tcPr>
            <w:tcW w:w="1280" w:type="dxa"/>
          </w:tcPr>
          <w:p w14:paraId="4E31D456" w14:textId="77777777" w:rsidR="00F25BF8" w:rsidRPr="00F25BF8" w:rsidRDefault="00F25BF8" w:rsidP="00F25BF8">
            <w:pPr>
              <w:contextualSpacing/>
              <w:jc w:val="center"/>
            </w:pPr>
          </w:p>
        </w:tc>
        <w:tc>
          <w:tcPr>
            <w:tcW w:w="1000" w:type="dxa"/>
          </w:tcPr>
          <w:p w14:paraId="68ABD562" w14:textId="77777777" w:rsidR="00F25BF8" w:rsidRPr="00F25BF8" w:rsidRDefault="00F25BF8" w:rsidP="00F25BF8">
            <w:pPr>
              <w:contextualSpacing/>
              <w:jc w:val="center"/>
            </w:pPr>
          </w:p>
        </w:tc>
        <w:tc>
          <w:tcPr>
            <w:tcW w:w="1080" w:type="dxa"/>
          </w:tcPr>
          <w:p w14:paraId="23261141" w14:textId="77777777" w:rsidR="00F25BF8" w:rsidRPr="00F25BF8" w:rsidRDefault="00F25BF8" w:rsidP="00F25BF8">
            <w:pPr>
              <w:contextualSpacing/>
              <w:jc w:val="center"/>
            </w:pPr>
          </w:p>
        </w:tc>
        <w:tc>
          <w:tcPr>
            <w:tcW w:w="1280" w:type="dxa"/>
          </w:tcPr>
          <w:p w14:paraId="0670BFBC" w14:textId="77777777" w:rsidR="00F25BF8" w:rsidRPr="00F25BF8" w:rsidRDefault="00F25BF8" w:rsidP="00F25BF8">
            <w:pPr>
              <w:contextualSpacing/>
              <w:jc w:val="center"/>
            </w:pPr>
          </w:p>
        </w:tc>
        <w:tc>
          <w:tcPr>
            <w:tcW w:w="1120" w:type="dxa"/>
          </w:tcPr>
          <w:p w14:paraId="2E784FF6" w14:textId="77777777" w:rsidR="00F25BF8" w:rsidRPr="00F25BF8" w:rsidRDefault="00F25BF8" w:rsidP="00F25BF8">
            <w:pPr>
              <w:contextualSpacing/>
              <w:jc w:val="center"/>
            </w:pPr>
          </w:p>
        </w:tc>
        <w:tc>
          <w:tcPr>
            <w:tcW w:w="1080" w:type="dxa"/>
          </w:tcPr>
          <w:p w14:paraId="58A060D7" w14:textId="77777777" w:rsidR="00F25BF8" w:rsidRPr="00F25BF8" w:rsidRDefault="00F25BF8" w:rsidP="00F25BF8">
            <w:pPr>
              <w:contextualSpacing/>
              <w:jc w:val="center"/>
            </w:pPr>
          </w:p>
        </w:tc>
      </w:tr>
      <w:tr w:rsidR="00F25BF8" w:rsidRPr="00F25BF8" w14:paraId="07B79DEF" w14:textId="77777777" w:rsidTr="00F25BF8">
        <w:trPr>
          <w:trHeight w:val="20"/>
          <w:jc w:val="center"/>
        </w:trPr>
        <w:tc>
          <w:tcPr>
            <w:tcW w:w="492" w:type="dxa"/>
          </w:tcPr>
          <w:p w14:paraId="485A5D27" w14:textId="77777777" w:rsidR="00F25BF8" w:rsidRPr="00F25BF8" w:rsidRDefault="00F25BF8" w:rsidP="00F25BF8">
            <w:pPr>
              <w:contextualSpacing/>
              <w:jc w:val="center"/>
              <w:rPr>
                <w:sz w:val="20"/>
              </w:rPr>
            </w:pPr>
            <w:r w:rsidRPr="00F25BF8">
              <w:rPr>
                <w:sz w:val="20"/>
              </w:rPr>
              <w:t>10</w:t>
            </w:r>
          </w:p>
        </w:tc>
        <w:tc>
          <w:tcPr>
            <w:tcW w:w="1303" w:type="dxa"/>
          </w:tcPr>
          <w:p w14:paraId="4DB48D4A" w14:textId="77777777" w:rsidR="00F25BF8" w:rsidRPr="00F25BF8" w:rsidRDefault="00F25BF8" w:rsidP="00F25BF8">
            <w:pPr>
              <w:contextualSpacing/>
              <w:jc w:val="center"/>
            </w:pPr>
          </w:p>
        </w:tc>
        <w:tc>
          <w:tcPr>
            <w:tcW w:w="2383" w:type="dxa"/>
          </w:tcPr>
          <w:p w14:paraId="229D2DD8" w14:textId="77777777" w:rsidR="00F25BF8" w:rsidRPr="00F25BF8" w:rsidRDefault="00F25BF8" w:rsidP="00F25BF8">
            <w:pPr>
              <w:contextualSpacing/>
              <w:jc w:val="center"/>
            </w:pPr>
          </w:p>
        </w:tc>
        <w:tc>
          <w:tcPr>
            <w:tcW w:w="1080" w:type="dxa"/>
          </w:tcPr>
          <w:p w14:paraId="02F488C5" w14:textId="77777777" w:rsidR="00F25BF8" w:rsidRPr="00F25BF8" w:rsidRDefault="00F25BF8" w:rsidP="00F25BF8">
            <w:pPr>
              <w:contextualSpacing/>
              <w:jc w:val="center"/>
            </w:pPr>
          </w:p>
        </w:tc>
        <w:tc>
          <w:tcPr>
            <w:tcW w:w="1080" w:type="dxa"/>
          </w:tcPr>
          <w:p w14:paraId="7A2FA41C" w14:textId="77777777" w:rsidR="00F25BF8" w:rsidRPr="00F25BF8" w:rsidRDefault="00F25BF8" w:rsidP="00F25BF8">
            <w:pPr>
              <w:contextualSpacing/>
              <w:jc w:val="center"/>
            </w:pPr>
          </w:p>
        </w:tc>
        <w:tc>
          <w:tcPr>
            <w:tcW w:w="1080" w:type="dxa"/>
          </w:tcPr>
          <w:p w14:paraId="10B7CF5F" w14:textId="77777777" w:rsidR="00F25BF8" w:rsidRPr="00F25BF8" w:rsidRDefault="00F25BF8" w:rsidP="00F25BF8">
            <w:pPr>
              <w:contextualSpacing/>
              <w:jc w:val="center"/>
            </w:pPr>
          </w:p>
        </w:tc>
        <w:tc>
          <w:tcPr>
            <w:tcW w:w="1080" w:type="dxa"/>
          </w:tcPr>
          <w:p w14:paraId="769B2A07" w14:textId="77777777" w:rsidR="00F25BF8" w:rsidRPr="00F25BF8" w:rsidRDefault="00F25BF8" w:rsidP="00F25BF8">
            <w:pPr>
              <w:contextualSpacing/>
              <w:jc w:val="center"/>
            </w:pPr>
          </w:p>
        </w:tc>
        <w:tc>
          <w:tcPr>
            <w:tcW w:w="1280" w:type="dxa"/>
          </w:tcPr>
          <w:p w14:paraId="39A8496D" w14:textId="77777777" w:rsidR="00F25BF8" w:rsidRPr="00F25BF8" w:rsidRDefault="00F25BF8" w:rsidP="00F25BF8">
            <w:pPr>
              <w:contextualSpacing/>
              <w:jc w:val="center"/>
            </w:pPr>
          </w:p>
        </w:tc>
        <w:tc>
          <w:tcPr>
            <w:tcW w:w="1000" w:type="dxa"/>
          </w:tcPr>
          <w:p w14:paraId="0815B03F" w14:textId="77777777" w:rsidR="00F25BF8" w:rsidRPr="00F25BF8" w:rsidRDefault="00F25BF8" w:rsidP="00F25BF8">
            <w:pPr>
              <w:contextualSpacing/>
              <w:jc w:val="center"/>
            </w:pPr>
          </w:p>
        </w:tc>
        <w:tc>
          <w:tcPr>
            <w:tcW w:w="1080" w:type="dxa"/>
          </w:tcPr>
          <w:p w14:paraId="4317059A" w14:textId="77777777" w:rsidR="00F25BF8" w:rsidRPr="00F25BF8" w:rsidRDefault="00F25BF8" w:rsidP="00F25BF8">
            <w:pPr>
              <w:contextualSpacing/>
              <w:jc w:val="center"/>
            </w:pPr>
          </w:p>
        </w:tc>
        <w:tc>
          <w:tcPr>
            <w:tcW w:w="1280" w:type="dxa"/>
          </w:tcPr>
          <w:p w14:paraId="653EBEEF" w14:textId="77777777" w:rsidR="00F25BF8" w:rsidRPr="00F25BF8" w:rsidRDefault="00F25BF8" w:rsidP="00F25BF8">
            <w:pPr>
              <w:contextualSpacing/>
              <w:jc w:val="center"/>
            </w:pPr>
          </w:p>
        </w:tc>
        <w:tc>
          <w:tcPr>
            <w:tcW w:w="1120" w:type="dxa"/>
          </w:tcPr>
          <w:p w14:paraId="332FB66F" w14:textId="77777777" w:rsidR="00F25BF8" w:rsidRPr="00F25BF8" w:rsidRDefault="00F25BF8" w:rsidP="00F25BF8">
            <w:pPr>
              <w:contextualSpacing/>
              <w:jc w:val="center"/>
            </w:pPr>
          </w:p>
        </w:tc>
        <w:tc>
          <w:tcPr>
            <w:tcW w:w="1080" w:type="dxa"/>
          </w:tcPr>
          <w:p w14:paraId="48769179" w14:textId="77777777" w:rsidR="00F25BF8" w:rsidRPr="00F25BF8" w:rsidRDefault="00F25BF8" w:rsidP="00F25BF8">
            <w:pPr>
              <w:contextualSpacing/>
              <w:jc w:val="center"/>
            </w:pPr>
          </w:p>
        </w:tc>
      </w:tr>
    </w:tbl>
    <w:p w14:paraId="2A329E89" w14:textId="77777777" w:rsidR="00F25BF8" w:rsidRPr="00F25BF8" w:rsidRDefault="00F25BF8" w:rsidP="00F25BF8">
      <w:pPr>
        <w:spacing w:after="0" w:line="240" w:lineRule="auto"/>
        <w:contextualSpacing/>
        <w:rPr>
          <w:rFonts w:eastAsia="SimSun"/>
        </w:rPr>
      </w:pPr>
    </w:p>
    <w:p w14:paraId="72F8B6E6" w14:textId="77777777" w:rsidR="00F25BF8" w:rsidRPr="00F25BF8" w:rsidRDefault="00F25BF8" w:rsidP="00F25BF8">
      <w:pPr>
        <w:rPr>
          <w:rFonts w:eastAsia="SimSun"/>
        </w:rPr>
      </w:pPr>
      <w:r w:rsidRPr="00F25BF8">
        <w:rPr>
          <w:rFonts w:eastAsia="SimSun"/>
        </w:rPr>
        <w:br w:type="page"/>
      </w:r>
    </w:p>
    <w:p w14:paraId="4A8D7A2F" w14:textId="77777777" w:rsidR="00F25BF8" w:rsidRPr="00F25BF8" w:rsidRDefault="00F25BF8" w:rsidP="00F25BF8">
      <w:pPr>
        <w:spacing w:after="0" w:line="240" w:lineRule="auto"/>
        <w:contextualSpacing/>
        <w:rPr>
          <w:rFonts w:eastAsia="Times New Roman" w:cs="Times New Roman"/>
          <w:b/>
          <w:bCs/>
        </w:rPr>
      </w:pPr>
      <w:r w:rsidRPr="00F25BF8">
        <w:rPr>
          <w:rFonts w:eastAsia="Times New Roman" w:cs="Times New Roman"/>
          <w:b/>
          <w:bCs/>
        </w:rPr>
        <w:lastRenderedPageBreak/>
        <w:t>SECTION H. LAND CONFLICT</w:t>
      </w:r>
    </w:p>
    <w:p w14:paraId="309534D1" w14:textId="77777777" w:rsidR="00F25BF8" w:rsidRPr="00F25BF8" w:rsidRDefault="00F25BF8" w:rsidP="00F25BF8">
      <w:pPr>
        <w:spacing w:after="0" w:line="240" w:lineRule="auto"/>
        <w:contextualSpacing/>
        <w:rPr>
          <w:rFonts w:eastAsia="SimSun"/>
        </w:rPr>
      </w:pPr>
      <w:r w:rsidRPr="00F25BF8">
        <w:rPr>
          <w:rFonts w:eastAsia="SimSun"/>
        </w:rPr>
        <w:t>Now I would like to ask you about the ways that you attempted to resolve this dispute.</w:t>
      </w:r>
    </w:p>
    <w:p w14:paraId="6718044C" w14:textId="77777777" w:rsidR="00F25BF8" w:rsidRPr="00F25BF8" w:rsidRDefault="00F25BF8" w:rsidP="00F25BF8">
      <w:pPr>
        <w:spacing w:after="0" w:line="240" w:lineRule="auto"/>
        <w:contextualSpacing/>
        <w:rPr>
          <w:rFonts w:eastAsia="SimSun"/>
        </w:rPr>
      </w:pPr>
    </w:p>
    <w:tbl>
      <w:tblPr>
        <w:tblStyle w:val="TableGrid2"/>
        <w:tblW w:w="12955" w:type="dxa"/>
        <w:jc w:val="center"/>
        <w:tblLayout w:type="fixed"/>
        <w:tblCellMar>
          <w:left w:w="29" w:type="dxa"/>
          <w:right w:w="29" w:type="dxa"/>
        </w:tblCellMar>
        <w:tblLook w:val="04A0" w:firstRow="1" w:lastRow="0" w:firstColumn="1" w:lastColumn="0" w:noHBand="0" w:noVBand="1"/>
      </w:tblPr>
      <w:tblGrid>
        <w:gridCol w:w="715"/>
        <w:gridCol w:w="1360"/>
        <w:gridCol w:w="1360"/>
        <w:gridCol w:w="1360"/>
        <w:gridCol w:w="1360"/>
        <w:gridCol w:w="1360"/>
        <w:gridCol w:w="1360"/>
        <w:gridCol w:w="1360"/>
        <w:gridCol w:w="1360"/>
        <w:gridCol w:w="1360"/>
      </w:tblGrid>
      <w:tr w:rsidR="00F25BF8" w:rsidRPr="00F25BF8" w14:paraId="5BE6BB67" w14:textId="77777777" w:rsidTr="00F25BF8">
        <w:trPr>
          <w:trHeight w:val="244"/>
          <w:jc w:val="center"/>
        </w:trPr>
        <w:tc>
          <w:tcPr>
            <w:tcW w:w="715" w:type="dxa"/>
            <w:vMerge w:val="restart"/>
          </w:tcPr>
          <w:p w14:paraId="1F69D7AA" w14:textId="77777777" w:rsidR="00F25BF8" w:rsidRPr="00F25BF8" w:rsidRDefault="00F25BF8" w:rsidP="00F25BF8">
            <w:pPr>
              <w:contextualSpacing/>
              <w:jc w:val="center"/>
              <w:rPr>
                <w:sz w:val="20"/>
              </w:rPr>
            </w:pPr>
            <w:r w:rsidRPr="00F25BF8">
              <w:rPr>
                <w:sz w:val="20"/>
              </w:rPr>
              <w:t>Field</w:t>
            </w:r>
          </w:p>
        </w:tc>
        <w:tc>
          <w:tcPr>
            <w:tcW w:w="12240" w:type="dxa"/>
            <w:gridSpan w:val="9"/>
            <w:vAlign w:val="center"/>
          </w:tcPr>
          <w:p w14:paraId="3A83587E"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Please indicate whether the following people were involved in any of the disputes that occurred on this land over the past three years.</w:t>
            </w:r>
          </w:p>
        </w:tc>
      </w:tr>
      <w:tr w:rsidR="00F25BF8" w:rsidRPr="00F25BF8" w14:paraId="271AA91D" w14:textId="77777777" w:rsidTr="00F25BF8">
        <w:trPr>
          <w:trHeight w:val="244"/>
          <w:jc w:val="center"/>
        </w:trPr>
        <w:tc>
          <w:tcPr>
            <w:tcW w:w="715" w:type="dxa"/>
            <w:vMerge/>
          </w:tcPr>
          <w:p w14:paraId="3DB05242" w14:textId="77777777" w:rsidR="00F25BF8" w:rsidRPr="00F25BF8" w:rsidRDefault="00F25BF8" w:rsidP="00F25BF8">
            <w:pPr>
              <w:contextualSpacing/>
              <w:jc w:val="center"/>
              <w:rPr>
                <w:sz w:val="20"/>
              </w:rPr>
            </w:pPr>
          </w:p>
        </w:tc>
        <w:tc>
          <w:tcPr>
            <w:tcW w:w="1360" w:type="dxa"/>
            <w:vAlign w:val="center"/>
          </w:tcPr>
          <w:p w14:paraId="305080C6" w14:textId="77777777" w:rsidR="00F25BF8" w:rsidRPr="00F25BF8" w:rsidRDefault="00F25BF8" w:rsidP="00F25BF8">
            <w:pPr>
              <w:contextualSpacing/>
              <w:jc w:val="center"/>
              <w:rPr>
                <w:sz w:val="20"/>
              </w:rPr>
            </w:pPr>
            <w:r w:rsidRPr="00F25BF8">
              <w:rPr>
                <w:sz w:val="20"/>
              </w:rPr>
              <w:t>H12. Extended family</w:t>
            </w:r>
          </w:p>
        </w:tc>
        <w:tc>
          <w:tcPr>
            <w:tcW w:w="1360" w:type="dxa"/>
            <w:vAlign w:val="center"/>
          </w:tcPr>
          <w:p w14:paraId="1B68FAC2" w14:textId="77777777" w:rsidR="00F25BF8" w:rsidRPr="00F25BF8" w:rsidRDefault="00F25BF8" w:rsidP="00F25BF8">
            <w:pPr>
              <w:contextualSpacing/>
              <w:jc w:val="center"/>
              <w:rPr>
                <w:sz w:val="20"/>
              </w:rPr>
            </w:pPr>
            <w:r w:rsidRPr="00F25BF8">
              <w:rPr>
                <w:sz w:val="20"/>
              </w:rPr>
              <w:t>H13. Family member within your household</w:t>
            </w:r>
          </w:p>
        </w:tc>
        <w:tc>
          <w:tcPr>
            <w:tcW w:w="1360" w:type="dxa"/>
            <w:vAlign w:val="center"/>
          </w:tcPr>
          <w:p w14:paraId="25689B40" w14:textId="77777777" w:rsidR="00F25BF8" w:rsidRPr="00F25BF8" w:rsidRDefault="00F25BF8" w:rsidP="00F25BF8">
            <w:pPr>
              <w:contextualSpacing/>
              <w:jc w:val="center"/>
              <w:rPr>
                <w:sz w:val="20"/>
              </w:rPr>
            </w:pPr>
            <w:r w:rsidRPr="00F25BF8">
              <w:rPr>
                <w:sz w:val="20"/>
              </w:rPr>
              <w:t>H14. Friend/ neighbor from your village</w:t>
            </w:r>
          </w:p>
        </w:tc>
        <w:tc>
          <w:tcPr>
            <w:tcW w:w="1360" w:type="dxa"/>
            <w:vAlign w:val="center"/>
          </w:tcPr>
          <w:p w14:paraId="3918B79F" w14:textId="77777777" w:rsidR="00F25BF8" w:rsidRPr="00F25BF8" w:rsidRDefault="00F25BF8" w:rsidP="00F25BF8">
            <w:pPr>
              <w:contextualSpacing/>
              <w:jc w:val="center"/>
              <w:rPr>
                <w:sz w:val="20"/>
              </w:rPr>
            </w:pPr>
            <w:r w:rsidRPr="00F25BF8">
              <w:rPr>
                <w:sz w:val="20"/>
              </w:rPr>
              <w:t>H15. Stranger of the same tribe within your village</w:t>
            </w:r>
          </w:p>
        </w:tc>
        <w:tc>
          <w:tcPr>
            <w:tcW w:w="1360" w:type="dxa"/>
            <w:vAlign w:val="center"/>
          </w:tcPr>
          <w:p w14:paraId="044932A5" w14:textId="77777777" w:rsidR="00F25BF8" w:rsidRPr="00F25BF8" w:rsidRDefault="00F25BF8" w:rsidP="00F25BF8">
            <w:pPr>
              <w:contextualSpacing/>
              <w:jc w:val="center"/>
              <w:rPr>
                <w:sz w:val="20"/>
              </w:rPr>
            </w:pPr>
            <w:r w:rsidRPr="00F25BF8">
              <w:rPr>
                <w:sz w:val="20"/>
              </w:rPr>
              <w:t>H16. Stranger of different tribe within your village</w:t>
            </w:r>
          </w:p>
        </w:tc>
        <w:tc>
          <w:tcPr>
            <w:tcW w:w="1360" w:type="dxa"/>
            <w:vAlign w:val="center"/>
          </w:tcPr>
          <w:p w14:paraId="07289C4B" w14:textId="77777777" w:rsidR="00F25BF8" w:rsidRPr="00F25BF8" w:rsidRDefault="00F25BF8" w:rsidP="00F25BF8">
            <w:pPr>
              <w:contextualSpacing/>
              <w:jc w:val="center"/>
              <w:rPr>
                <w:sz w:val="20"/>
              </w:rPr>
            </w:pPr>
            <w:r w:rsidRPr="00F25BF8">
              <w:rPr>
                <w:sz w:val="20"/>
              </w:rPr>
              <w:t>H17. Official or leader from your village</w:t>
            </w:r>
          </w:p>
        </w:tc>
        <w:tc>
          <w:tcPr>
            <w:tcW w:w="1360" w:type="dxa"/>
            <w:vAlign w:val="center"/>
          </w:tcPr>
          <w:p w14:paraId="3C008D23" w14:textId="77777777" w:rsidR="00F25BF8" w:rsidRPr="00F25BF8" w:rsidRDefault="00F25BF8" w:rsidP="00F25BF8">
            <w:pPr>
              <w:contextualSpacing/>
              <w:jc w:val="center"/>
              <w:rPr>
                <w:sz w:val="20"/>
              </w:rPr>
            </w:pPr>
            <w:r w:rsidRPr="00F25BF8">
              <w:rPr>
                <w:sz w:val="20"/>
              </w:rPr>
              <w:t>H18. Official or leader from outside your village</w:t>
            </w:r>
          </w:p>
        </w:tc>
        <w:tc>
          <w:tcPr>
            <w:tcW w:w="1360" w:type="dxa"/>
            <w:vAlign w:val="center"/>
          </w:tcPr>
          <w:p w14:paraId="7C3351C6" w14:textId="77777777" w:rsidR="00F25BF8" w:rsidRPr="00F25BF8" w:rsidRDefault="00F25BF8" w:rsidP="00F25BF8">
            <w:pPr>
              <w:contextualSpacing/>
              <w:jc w:val="center"/>
              <w:rPr>
                <w:sz w:val="20"/>
              </w:rPr>
            </w:pPr>
            <w:r w:rsidRPr="00F25BF8">
              <w:rPr>
                <w:sz w:val="20"/>
              </w:rPr>
              <w:t>H19. Household from another village</w:t>
            </w:r>
          </w:p>
        </w:tc>
        <w:tc>
          <w:tcPr>
            <w:tcW w:w="1360" w:type="dxa"/>
            <w:vAlign w:val="center"/>
          </w:tcPr>
          <w:p w14:paraId="57D525DE" w14:textId="77777777" w:rsidR="00F25BF8" w:rsidRPr="00F25BF8" w:rsidRDefault="00F25BF8" w:rsidP="00F25BF8">
            <w:pPr>
              <w:contextualSpacing/>
              <w:jc w:val="center"/>
              <w:rPr>
                <w:sz w:val="20"/>
              </w:rPr>
            </w:pPr>
            <w:r w:rsidRPr="00F25BF8">
              <w:rPr>
                <w:sz w:val="20"/>
              </w:rPr>
              <w:t>H20. Chief or other higher authority</w:t>
            </w:r>
          </w:p>
        </w:tc>
      </w:tr>
      <w:tr w:rsidR="00F25BF8" w:rsidRPr="00F25BF8" w14:paraId="3FD60995" w14:textId="77777777" w:rsidTr="00F25BF8">
        <w:trPr>
          <w:trHeight w:val="20"/>
          <w:jc w:val="center"/>
        </w:trPr>
        <w:tc>
          <w:tcPr>
            <w:tcW w:w="715" w:type="dxa"/>
          </w:tcPr>
          <w:p w14:paraId="44D693DA"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360" w:type="dxa"/>
            <w:vAlign w:val="center"/>
          </w:tcPr>
          <w:p w14:paraId="76F2F59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disputeparty1</w:t>
            </w:r>
          </w:p>
        </w:tc>
        <w:tc>
          <w:tcPr>
            <w:tcW w:w="1360" w:type="dxa"/>
            <w:vAlign w:val="center"/>
          </w:tcPr>
          <w:p w14:paraId="61C5D663"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disputeparty2</w:t>
            </w:r>
          </w:p>
        </w:tc>
        <w:tc>
          <w:tcPr>
            <w:tcW w:w="1360" w:type="dxa"/>
            <w:vAlign w:val="center"/>
          </w:tcPr>
          <w:p w14:paraId="7DBE7717"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disputeparty3</w:t>
            </w:r>
          </w:p>
        </w:tc>
        <w:tc>
          <w:tcPr>
            <w:tcW w:w="1360" w:type="dxa"/>
            <w:vAlign w:val="center"/>
          </w:tcPr>
          <w:p w14:paraId="0EEBB97A"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disputeparty4</w:t>
            </w:r>
          </w:p>
        </w:tc>
        <w:tc>
          <w:tcPr>
            <w:tcW w:w="1360" w:type="dxa"/>
            <w:vAlign w:val="center"/>
          </w:tcPr>
          <w:p w14:paraId="04372436"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disputeparty5</w:t>
            </w:r>
          </w:p>
        </w:tc>
        <w:tc>
          <w:tcPr>
            <w:tcW w:w="1360" w:type="dxa"/>
            <w:vAlign w:val="center"/>
          </w:tcPr>
          <w:p w14:paraId="5274E982"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disputeparty6</w:t>
            </w:r>
          </w:p>
        </w:tc>
        <w:tc>
          <w:tcPr>
            <w:tcW w:w="1360" w:type="dxa"/>
            <w:vAlign w:val="center"/>
          </w:tcPr>
          <w:p w14:paraId="6A2EFB69"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disputeparty7</w:t>
            </w:r>
          </w:p>
        </w:tc>
        <w:tc>
          <w:tcPr>
            <w:tcW w:w="1360" w:type="dxa"/>
            <w:vAlign w:val="center"/>
          </w:tcPr>
          <w:p w14:paraId="276FED86"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disputeparty8</w:t>
            </w:r>
          </w:p>
        </w:tc>
        <w:tc>
          <w:tcPr>
            <w:tcW w:w="1360" w:type="dxa"/>
            <w:vAlign w:val="center"/>
          </w:tcPr>
          <w:p w14:paraId="0BF7E342"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disputeparty9</w:t>
            </w:r>
          </w:p>
        </w:tc>
      </w:tr>
      <w:tr w:rsidR="00F25BF8" w:rsidRPr="00F25BF8" w14:paraId="6BFC607E" w14:textId="77777777" w:rsidTr="00F25BF8">
        <w:trPr>
          <w:trHeight w:val="20"/>
          <w:jc w:val="center"/>
        </w:trPr>
        <w:tc>
          <w:tcPr>
            <w:tcW w:w="715" w:type="dxa"/>
          </w:tcPr>
          <w:p w14:paraId="113A7239" w14:textId="77777777" w:rsidR="00F25BF8" w:rsidRPr="00F25BF8" w:rsidRDefault="00F25BF8" w:rsidP="00F25BF8">
            <w:pPr>
              <w:contextualSpacing/>
              <w:jc w:val="center"/>
              <w:rPr>
                <w:sz w:val="20"/>
              </w:rPr>
            </w:pPr>
            <w:r w:rsidRPr="00F25BF8">
              <w:rPr>
                <w:sz w:val="20"/>
              </w:rPr>
              <w:t>1</w:t>
            </w:r>
          </w:p>
        </w:tc>
        <w:tc>
          <w:tcPr>
            <w:tcW w:w="1360" w:type="dxa"/>
          </w:tcPr>
          <w:p w14:paraId="0A3CA710" w14:textId="77777777" w:rsidR="00F25BF8" w:rsidRPr="00F25BF8" w:rsidRDefault="00F25BF8" w:rsidP="00F25BF8">
            <w:pPr>
              <w:contextualSpacing/>
              <w:jc w:val="center"/>
            </w:pPr>
          </w:p>
        </w:tc>
        <w:tc>
          <w:tcPr>
            <w:tcW w:w="1360" w:type="dxa"/>
          </w:tcPr>
          <w:p w14:paraId="53E1C6AF" w14:textId="77777777" w:rsidR="00F25BF8" w:rsidRPr="00F25BF8" w:rsidRDefault="00F25BF8" w:rsidP="00F25BF8">
            <w:pPr>
              <w:contextualSpacing/>
              <w:jc w:val="center"/>
            </w:pPr>
          </w:p>
        </w:tc>
        <w:tc>
          <w:tcPr>
            <w:tcW w:w="1360" w:type="dxa"/>
          </w:tcPr>
          <w:p w14:paraId="1790186B" w14:textId="77777777" w:rsidR="00F25BF8" w:rsidRPr="00F25BF8" w:rsidRDefault="00F25BF8" w:rsidP="00F25BF8">
            <w:pPr>
              <w:contextualSpacing/>
              <w:jc w:val="center"/>
            </w:pPr>
          </w:p>
        </w:tc>
        <w:tc>
          <w:tcPr>
            <w:tcW w:w="1360" w:type="dxa"/>
          </w:tcPr>
          <w:p w14:paraId="0E05897B" w14:textId="77777777" w:rsidR="00F25BF8" w:rsidRPr="00F25BF8" w:rsidRDefault="00F25BF8" w:rsidP="00F25BF8">
            <w:pPr>
              <w:contextualSpacing/>
              <w:jc w:val="center"/>
            </w:pPr>
          </w:p>
        </w:tc>
        <w:tc>
          <w:tcPr>
            <w:tcW w:w="1360" w:type="dxa"/>
          </w:tcPr>
          <w:p w14:paraId="0577E78A" w14:textId="77777777" w:rsidR="00F25BF8" w:rsidRPr="00F25BF8" w:rsidRDefault="00F25BF8" w:rsidP="00F25BF8">
            <w:pPr>
              <w:contextualSpacing/>
              <w:jc w:val="center"/>
            </w:pPr>
          </w:p>
        </w:tc>
        <w:tc>
          <w:tcPr>
            <w:tcW w:w="1360" w:type="dxa"/>
          </w:tcPr>
          <w:p w14:paraId="63FA40EB" w14:textId="77777777" w:rsidR="00F25BF8" w:rsidRPr="00F25BF8" w:rsidRDefault="00F25BF8" w:rsidP="00F25BF8">
            <w:pPr>
              <w:contextualSpacing/>
              <w:jc w:val="center"/>
            </w:pPr>
          </w:p>
        </w:tc>
        <w:tc>
          <w:tcPr>
            <w:tcW w:w="1360" w:type="dxa"/>
          </w:tcPr>
          <w:p w14:paraId="12996286" w14:textId="77777777" w:rsidR="00F25BF8" w:rsidRPr="00F25BF8" w:rsidRDefault="00F25BF8" w:rsidP="00F25BF8">
            <w:pPr>
              <w:contextualSpacing/>
              <w:jc w:val="center"/>
            </w:pPr>
          </w:p>
        </w:tc>
        <w:tc>
          <w:tcPr>
            <w:tcW w:w="1360" w:type="dxa"/>
          </w:tcPr>
          <w:p w14:paraId="2165586B" w14:textId="77777777" w:rsidR="00F25BF8" w:rsidRPr="00F25BF8" w:rsidRDefault="00F25BF8" w:rsidP="00F25BF8">
            <w:pPr>
              <w:contextualSpacing/>
              <w:jc w:val="center"/>
            </w:pPr>
          </w:p>
        </w:tc>
        <w:tc>
          <w:tcPr>
            <w:tcW w:w="1360" w:type="dxa"/>
          </w:tcPr>
          <w:p w14:paraId="47FDBB04" w14:textId="77777777" w:rsidR="00F25BF8" w:rsidRPr="00F25BF8" w:rsidRDefault="00F25BF8" w:rsidP="00F25BF8">
            <w:pPr>
              <w:contextualSpacing/>
              <w:jc w:val="center"/>
            </w:pPr>
          </w:p>
        </w:tc>
      </w:tr>
      <w:tr w:rsidR="00F25BF8" w:rsidRPr="00F25BF8" w14:paraId="5D33E287" w14:textId="77777777" w:rsidTr="00F25BF8">
        <w:trPr>
          <w:trHeight w:val="20"/>
          <w:jc w:val="center"/>
        </w:trPr>
        <w:tc>
          <w:tcPr>
            <w:tcW w:w="715" w:type="dxa"/>
          </w:tcPr>
          <w:p w14:paraId="4C0EAC05" w14:textId="77777777" w:rsidR="00F25BF8" w:rsidRPr="00F25BF8" w:rsidRDefault="00F25BF8" w:rsidP="00F25BF8">
            <w:pPr>
              <w:contextualSpacing/>
              <w:jc w:val="center"/>
              <w:rPr>
                <w:sz w:val="20"/>
              </w:rPr>
            </w:pPr>
            <w:r w:rsidRPr="00F25BF8">
              <w:rPr>
                <w:sz w:val="20"/>
              </w:rPr>
              <w:t>2</w:t>
            </w:r>
          </w:p>
        </w:tc>
        <w:tc>
          <w:tcPr>
            <w:tcW w:w="1360" w:type="dxa"/>
          </w:tcPr>
          <w:p w14:paraId="69EA2B88" w14:textId="77777777" w:rsidR="00F25BF8" w:rsidRPr="00F25BF8" w:rsidRDefault="00F25BF8" w:rsidP="00F25BF8">
            <w:pPr>
              <w:contextualSpacing/>
              <w:jc w:val="center"/>
            </w:pPr>
          </w:p>
        </w:tc>
        <w:tc>
          <w:tcPr>
            <w:tcW w:w="1360" w:type="dxa"/>
          </w:tcPr>
          <w:p w14:paraId="5794F9F0" w14:textId="77777777" w:rsidR="00F25BF8" w:rsidRPr="00F25BF8" w:rsidRDefault="00F25BF8" w:rsidP="00F25BF8">
            <w:pPr>
              <w:contextualSpacing/>
              <w:jc w:val="center"/>
            </w:pPr>
          </w:p>
        </w:tc>
        <w:tc>
          <w:tcPr>
            <w:tcW w:w="1360" w:type="dxa"/>
          </w:tcPr>
          <w:p w14:paraId="09455DDB" w14:textId="77777777" w:rsidR="00F25BF8" w:rsidRPr="00F25BF8" w:rsidRDefault="00F25BF8" w:rsidP="00F25BF8">
            <w:pPr>
              <w:contextualSpacing/>
              <w:jc w:val="center"/>
            </w:pPr>
          </w:p>
        </w:tc>
        <w:tc>
          <w:tcPr>
            <w:tcW w:w="1360" w:type="dxa"/>
          </w:tcPr>
          <w:p w14:paraId="452E6317" w14:textId="77777777" w:rsidR="00F25BF8" w:rsidRPr="00F25BF8" w:rsidRDefault="00F25BF8" w:rsidP="00F25BF8">
            <w:pPr>
              <w:contextualSpacing/>
              <w:jc w:val="center"/>
            </w:pPr>
          </w:p>
        </w:tc>
        <w:tc>
          <w:tcPr>
            <w:tcW w:w="1360" w:type="dxa"/>
          </w:tcPr>
          <w:p w14:paraId="1F9C3C9A" w14:textId="77777777" w:rsidR="00F25BF8" w:rsidRPr="00F25BF8" w:rsidRDefault="00F25BF8" w:rsidP="00F25BF8">
            <w:pPr>
              <w:contextualSpacing/>
              <w:jc w:val="center"/>
            </w:pPr>
          </w:p>
        </w:tc>
        <w:tc>
          <w:tcPr>
            <w:tcW w:w="1360" w:type="dxa"/>
          </w:tcPr>
          <w:p w14:paraId="47CDB237" w14:textId="77777777" w:rsidR="00F25BF8" w:rsidRPr="00F25BF8" w:rsidRDefault="00F25BF8" w:rsidP="00F25BF8">
            <w:pPr>
              <w:contextualSpacing/>
              <w:jc w:val="center"/>
            </w:pPr>
          </w:p>
        </w:tc>
        <w:tc>
          <w:tcPr>
            <w:tcW w:w="1360" w:type="dxa"/>
          </w:tcPr>
          <w:p w14:paraId="393AD2C1" w14:textId="77777777" w:rsidR="00F25BF8" w:rsidRPr="00F25BF8" w:rsidRDefault="00F25BF8" w:rsidP="00F25BF8">
            <w:pPr>
              <w:contextualSpacing/>
              <w:jc w:val="center"/>
            </w:pPr>
          </w:p>
        </w:tc>
        <w:tc>
          <w:tcPr>
            <w:tcW w:w="1360" w:type="dxa"/>
          </w:tcPr>
          <w:p w14:paraId="20B409BC" w14:textId="77777777" w:rsidR="00F25BF8" w:rsidRPr="00F25BF8" w:rsidRDefault="00F25BF8" w:rsidP="00F25BF8">
            <w:pPr>
              <w:contextualSpacing/>
              <w:jc w:val="center"/>
            </w:pPr>
          </w:p>
        </w:tc>
        <w:tc>
          <w:tcPr>
            <w:tcW w:w="1360" w:type="dxa"/>
          </w:tcPr>
          <w:p w14:paraId="35E6400C" w14:textId="77777777" w:rsidR="00F25BF8" w:rsidRPr="00F25BF8" w:rsidRDefault="00F25BF8" w:rsidP="00F25BF8">
            <w:pPr>
              <w:contextualSpacing/>
              <w:jc w:val="center"/>
            </w:pPr>
          </w:p>
        </w:tc>
      </w:tr>
      <w:tr w:rsidR="00F25BF8" w:rsidRPr="00F25BF8" w14:paraId="78DD7DCD" w14:textId="77777777" w:rsidTr="00F25BF8">
        <w:trPr>
          <w:trHeight w:val="20"/>
          <w:jc w:val="center"/>
        </w:trPr>
        <w:tc>
          <w:tcPr>
            <w:tcW w:w="715" w:type="dxa"/>
          </w:tcPr>
          <w:p w14:paraId="2A862A8A" w14:textId="77777777" w:rsidR="00F25BF8" w:rsidRPr="00F25BF8" w:rsidRDefault="00F25BF8" w:rsidP="00F25BF8">
            <w:pPr>
              <w:contextualSpacing/>
              <w:jc w:val="center"/>
              <w:rPr>
                <w:sz w:val="20"/>
              </w:rPr>
            </w:pPr>
            <w:r w:rsidRPr="00F25BF8">
              <w:rPr>
                <w:sz w:val="20"/>
              </w:rPr>
              <w:t>3</w:t>
            </w:r>
          </w:p>
        </w:tc>
        <w:tc>
          <w:tcPr>
            <w:tcW w:w="1360" w:type="dxa"/>
          </w:tcPr>
          <w:p w14:paraId="781AAD45" w14:textId="77777777" w:rsidR="00F25BF8" w:rsidRPr="00F25BF8" w:rsidRDefault="00F25BF8" w:rsidP="00F25BF8">
            <w:pPr>
              <w:contextualSpacing/>
              <w:jc w:val="center"/>
            </w:pPr>
          </w:p>
        </w:tc>
        <w:tc>
          <w:tcPr>
            <w:tcW w:w="1360" w:type="dxa"/>
          </w:tcPr>
          <w:p w14:paraId="327638A9" w14:textId="77777777" w:rsidR="00F25BF8" w:rsidRPr="00F25BF8" w:rsidRDefault="00F25BF8" w:rsidP="00F25BF8">
            <w:pPr>
              <w:contextualSpacing/>
              <w:jc w:val="center"/>
            </w:pPr>
          </w:p>
        </w:tc>
        <w:tc>
          <w:tcPr>
            <w:tcW w:w="1360" w:type="dxa"/>
          </w:tcPr>
          <w:p w14:paraId="7C688A53" w14:textId="77777777" w:rsidR="00F25BF8" w:rsidRPr="00F25BF8" w:rsidRDefault="00F25BF8" w:rsidP="00F25BF8">
            <w:pPr>
              <w:contextualSpacing/>
              <w:jc w:val="center"/>
            </w:pPr>
          </w:p>
        </w:tc>
        <w:tc>
          <w:tcPr>
            <w:tcW w:w="1360" w:type="dxa"/>
          </w:tcPr>
          <w:p w14:paraId="518F97AC" w14:textId="77777777" w:rsidR="00F25BF8" w:rsidRPr="00F25BF8" w:rsidRDefault="00F25BF8" w:rsidP="00F25BF8">
            <w:pPr>
              <w:contextualSpacing/>
              <w:jc w:val="center"/>
            </w:pPr>
          </w:p>
        </w:tc>
        <w:tc>
          <w:tcPr>
            <w:tcW w:w="1360" w:type="dxa"/>
          </w:tcPr>
          <w:p w14:paraId="0CBA95B4" w14:textId="77777777" w:rsidR="00F25BF8" w:rsidRPr="00F25BF8" w:rsidRDefault="00F25BF8" w:rsidP="00F25BF8">
            <w:pPr>
              <w:contextualSpacing/>
              <w:jc w:val="center"/>
            </w:pPr>
          </w:p>
        </w:tc>
        <w:tc>
          <w:tcPr>
            <w:tcW w:w="1360" w:type="dxa"/>
          </w:tcPr>
          <w:p w14:paraId="6D0DC34D" w14:textId="77777777" w:rsidR="00F25BF8" w:rsidRPr="00F25BF8" w:rsidRDefault="00F25BF8" w:rsidP="00F25BF8">
            <w:pPr>
              <w:contextualSpacing/>
              <w:jc w:val="center"/>
            </w:pPr>
          </w:p>
        </w:tc>
        <w:tc>
          <w:tcPr>
            <w:tcW w:w="1360" w:type="dxa"/>
          </w:tcPr>
          <w:p w14:paraId="440A418E" w14:textId="77777777" w:rsidR="00F25BF8" w:rsidRPr="00F25BF8" w:rsidRDefault="00F25BF8" w:rsidP="00F25BF8">
            <w:pPr>
              <w:contextualSpacing/>
              <w:jc w:val="center"/>
            </w:pPr>
          </w:p>
        </w:tc>
        <w:tc>
          <w:tcPr>
            <w:tcW w:w="1360" w:type="dxa"/>
          </w:tcPr>
          <w:p w14:paraId="5881C3AB" w14:textId="77777777" w:rsidR="00F25BF8" w:rsidRPr="00F25BF8" w:rsidRDefault="00F25BF8" w:rsidP="00F25BF8">
            <w:pPr>
              <w:contextualSpacing/>
              <w:jc w:val="center"/>
            </w:pPr>
          </w:p>
        </w:tc>
        <w:tc>
          <w:tcPr>
            <w:tcW w:w="1360" w:type="dxa"/>
          </w:tcPr>
          <w:p w14:paraId="053C6438" w14:textId="77777777" w:rsidR="00F25BF8" w:rsidRPr="00F25BF8" w:rsidRDefault="00F25BF8" w:rsidP="00F25BF8">
            <w:pPr>
              <w:contextualSpacing/>
              <w:jc w:val="center"/>
            </w:pPr>
          </w:p>
        </w:tc>
      </w:tr>
      <w:tr w:rsidR="00F25BF8" w:rsidRPr="00F25BF8" w14:paraId="0804FFE9" w14:textId="77777777" w:rsidTr="00F25BF8">
        <w:trPr>
          <w:trHeight w:val="20"/>
          <w:jc w:val="center"/>
        </w:trPr>
        <w:tc>
          <w:tcPr>
            <w:tcW w:w="715" w:type="dxa"/>
          </w:tcPr>
          <w:p w14:paraId="643009EC" w14:textId="77777777" w:rsidR="00F25BF8" w:rsidRPr="00F25BF8" w:rsidRDefault="00F25BF8" w:rsidP="00F25BF8">
            <w:pPr>
              <w:contextualSpacing/>
              <w:jc w:val="center"/>
              <w:rPr>
                <w:sz w:val="20"/>
              </w:rPr>
            </w:pPr>
            <w:r w:rsidRPr="00F25BF8">
              <w:rPr>
                <w:sz w:val="20"/>
              </w:rPr>
              <w:t>4</w:t>
            </w:r>
          </w:p>
        </w:tc>
        <w:tc>
          <w:tcPr>
            <w:tcW w:w="1360" w:type="dxa"/>
          </w:tcPr>
          <w:p w14:paraId="21F984AB" w14:textId="77777777" w:rsidR="00F25BF8" w:rsidRPr="00F25BF8" w:rsidRDefault="00F25BF8" w:rsidP="00F25BF8">
            <w:pPr>
              <w:contextualSpacing/>
              <w:jc w:val="center"/>
            </w:pPr>
          </w:p>
        </w:tc>
        <w:tc>
          <w:tcPr>
            <w:tcW w:w="1360" w:type="dxa"/>
          </w:tcPr>
          <w:p w14:paraId="7C63571B" w14:textId="77777777" w:rsidR="00F25BF8" w:rsidRPr="00F25BF8" w:rsidRDefault="00F25BF8" w:rsidP="00F25BF8">
            <w:pPr>
              <w:contextualSpacing/>
              <w:jc w:val="center"/>
            </w:pPr>
          </w:p>
        </w:tc>
        <w:tc>
          <w:tcPr>
            <w:tcW w:w="1360" w:type="dxa"/>
          </w:tcPr>
          <w:p w14:paraId="0A118F7D" w14:textId="77777777" w:rsidR="00F25BF8" w:rsidRPr="00F25BF8" w:rsidRDefault="00F25BF8" w:rsidP="00F25BF8">
            <w:pPr>
              <w:contextualSpacing/>
              <w:jc w:val="center"/>
            </w:pPr>
          </w:p>
        </w:tc>
        <w:tc>
          <w:tcPr>
            <w:tcW w:w="1360" w:type="dxa"/>
          </w:tcPr>
          <w:p w14:paraId="5EBA5872" w14:textId="77777777" w:rsidR="00F25BF8" w:rsidRPr="00F25BF8" w:rsidRDefault="00F25BF8" w:rsidP="00F25BF8">
            <w:pPr>
              <w:contextualSpacing/>
              <w:jc w:val="center"/>
            </w:pPr>
          </w:p>
        </w:tc>
        <w:tc>
          <w:tcPr>
            <w:tcW w:w="1360" w:type="dxa"/>
          </w:tcPr>
          <w:p w14:paraId="2DDFE36F" w14:textId="77777777" w:rsidR="00F25BF8" w:rsidRPr="00F25BF8" w:rsidRDefault="00F25BF8" w:rsidP="00F25BF8">
            <w:pPr>
              <w:contextualSpacing/>
              <w:jc w:val="center"/>
            </w:pPr>
          </w:p>
        </w:tc>
        <w:tc>
          <w:tcPr>
            <w:tcW w:w="1360" w:type="dxa"/>
          </w:tcPr>
          <w:p w14:paraId="0124E0E3" w14:textId="77777777" w:rsidR="00F25BF8" w:rsidRPr="00F25BF8" w:rsidRDefault="00F25BF8" w:rsidP="00F25BF8">
            <w:pPr>
              <w:contextualSpacing/>
              <w:jc w:val="center"/>
            </w:pPr>
          </w:p>
        </w:tc>
        <w:tc>
          <w:tcPr>
            <w:tcW w:w="1360" w:type="dxa"/>
          </w:tcPr>
          <w:p w14:paraId="7ED4037B" w14:textId="77777777" w:rsidR="00F25BF8" w:rsidRPr="00F25BF8" w:rsidRDefault="00F25BF8" w:rsidP="00F25BF8">
            <w:pPr>
              <w:contextualSpacing/>
              <w:jc w:val="center"/>
            </w:pPr>
          </w:p>
        </w:tc>
        <w:tc>
          <w:tcPr>
            <w:tcW w:w="1360" w:type="dxa"/>
          </w:tcPr>
          <w:p w14:paraId="26968D88" w14:textId="77777777" w:rsidR="00F25BF8" w:rsidRPr="00F25BF8" w:rsidRDefault="00F25BF8" w:rsidP="00F25BF8">
            <w:pPr>
              <w:contextualSpacing/>
              <w:jc w:val="center"/>
            </w:pPr>
          </w:p>
        </w:tc>
        <w:tc>
          <w:tcPr>
            <w:tcW w:w="1360" w:type="dxa"/>
          </w:tcPr>
          <w:p w14:paraId="78C0658E" w14:textId="77777777" w:rsidR="00F25BF8" w:rsidRPr="00F25BF8" w:rsidRDefault="00F25BF8" w:rsidP="00F25BF8">
            <w:pPr>
              <w:contextualSpacing/>
              <w:jc w:val="center"/>
            </w:pPr>
          </w:p>
        </w:tc>
      </w:tr>
      <w:tr w:rsidR="00F25BF8" w:rsidRPr="00F25BF8" w14:paraId="777D15E6" w14:textId="77777777" w:rsidTr="00F25BF8">
        <w:trPr>
          <w:trHeight w:val="20"/>
          <w:jc w:val="center"/>
        </w:trPr>
        <w:tc>
          <w:tcPr>
            <w:tcW w:w="715" w:type="dxa"/>
          </w:tcPr>
          <w:p w14:paraId="42DA42EB" w14:textId="77777777" w:rsidR="00F25BF8" w:rsidRPr="00F25BF8" w:rsidRDefault="00F25BF8" w:rsidP="00F25BF8">
            <w:pPr>
              <w:contextualSpacing/>
              <w:jc w:val="center"/>
              <w:rPr>
                <w:sz w:val="20"/>
              </w:rPr>
            </w:pPr>
            <w:r w:rsidRPr="00F25BF8">
              <w:rPr>
                <w:sz w:val="20"/>
              </w:rPr>
              <w:t>5</w:t>
            </w:r>
          </w:p>
        </w:tc>
        <w:tc>
          <w:tcPr>
            <w:tcW w:w="1360" w:type="dxa"/>
          </w:tcPr>
          <w:p w14:paraId="4A4610D4" w14:textId="77777777" w:rsidR="00F25BF8" w:rsidRPr="00F25BF8" w:rsidRDefault="00F25BF8" w:rsidP="00F25BF8">
            <w:pPr>
              <w:contextualSpacing/>
              <w:jc w:val="center"/>
            </w:pPr>
          </w:p>
        </w:tc>
        <w:tc>
          <w:tcPr>
            <w:tcW w:w="1360" w:type="dxa"/>
          </w:tcPr>
          <w:p w14:paraId="7D007E96" w14:textId="77777777" w:rsidR="00F25BF8" w:rsidRPr="00F25BF8" w:rsidRDefault="00F25BF8" w:rsidP="00F25BF8">
            <w:pPr>
              <w:contextualSpacing/>
              <w:jc w:val="center"/>
            </w:pPr>
          </w:p>
        </w:tc>
        <w:tc>
          <w:tcPr>
            <w:tcW w:w="1360" w:type="dxa"/>
          </w:tcPr>
          <w:p w14:paraId="17053E13" w14:textId="77777777" w:rsidR="00F25BF8" w:rsidRPr="00F25BF8" w:rsidRDefault="00F25BF8" w:rsidP="00F25BF8">
            <w:pPr>
              <w:contextualSpacing/>
              <w:jc w:val="center"/>
            </w:pPr>
          </w:p>
        </w:tc>
        <w:tc>
          <w:tcPr>
            <w:tcW w:w="1360" w:type="dxa"/>
          </w:tcPr>
          <w:p w14:paraId="3F2B22DD" w14:textId="77777777" w:rsidR="00F25BF8" w:rsidRPr="00F25BF8" w:rsidRDefault="00F25BF8" w:rsidP="00F25BF8">
            <w:pPr>
              <w:contextualSpacing/>
              <w:jc w:val="center"/>
            </w:pPr>
          </w:p>
        </w:tc>
        <w:tc>
          <w:tcPr>
            <w:tcW w:w="1360" w:type="dxa"/>
          </w:tcPr>
          <w:p w14:paraId="74E54875" w14:textId="77777777" w:rsidR="00F25BF8" w:rsidRPr="00F25BF8" w:rsidRDefault="00F25BF8" w:rsidP="00F25BF8">
            <w:pPr>
              <w:contextualSpacing/>
              <w:jc w:val="center"/>
            </w:pPr>
          </w:p>
        </w:tc>
        <w:tc>
          <w:tcPr>
            <w:tcW w:w="1360" w:type="dxa"/>
          </w:tcPr>
          <w:p w14:paraId="1B1997FC" w14:textId="77777777" w:rsidR="00F25BF8" w:rsidRPr="00F25BF8" w:rsidRDefault="00F25BF8" w:rsidP="00F25BF8">
            <w:pPr>
              <w:contextualSpacing/>
              <w:jc w:val="center"/>
            </w:pPr>
          </w:p>
        </w:tc>
        <w:tc>
          <w:tcPr>
            <w:tcW w:w="1360" w:type="dxa"/>
          </w:tcPr>
          <w:p w14:paraId="3FE84C2E" w14:textId="77777777" w:rsidR="00F25BF8" w:rsidRPr="00F25BF8" w:rsidRDefault="00F25BF8" w:rsidP="00F25BF8">
            <w:pPr>
              <w:contextualSpacing/>
              <w:jc w:val="center"/>
            </w:pPr>
          </w:p>
        </w:tc>
        <w:tc>
          <w:tcPr>
            <w:tcW w:w="1360" w:type="dxa"/>
          </w:tcPr>
          <w:p w14:paraId="4DBF4BF0" w14:textId="77777777" w:rsidR="00F25BF8" w:rsidRPr="00F25BF8" w:rsidRDefault="00F25BF8" w:rsidP="00F25BF8">
            <w:pPr>
              <w:contextualSpacing/>
              <w:jc w:val="center"/>
            </w:pPr>
          </w:p>
        </w:tc>
        <w:tc>
          <w:tcPr>
            <w:tcW w:w="1360" w:type="dxa"/>
          </w:tcPr>
          <w:p w14:paraId="3ED11E1D" w14:textId="77777777" w:rsidR="00F25BF8" w:rsidRPr="00F25BF8" w:rsidRDefault="00F25BF8" w:rsidP="00F25BF8">
            <w:pPr>
              <w:contextualSpacing/>
              <w:jc w:val="center"/>
            </w:pPr>
          </w:p>
        </w:tc>
      </w:tr>
      <w:tr w:rsidR="00F25BF8" w:rsidRPr="00F25BF8" w14:paraId="2085619A" w14:textId="77777777" w:rsidTr="00F25BF8">
        <w:trPr>
          <w:trHeight w:val="20"/>
          <w:jc w:val="center"/>
        </w:trPr>
        <w:tc>
          <w:tcPr>
            <w:tcW w:w="715" w:type="dxa"/>
          </w:tcPr>
          <w:p w14:paraId="14BE10D1" w14:textId="77777777" w:rsidR="00F25BF8" w:rsidRPr="00F25BF8" w:rsidRDefault="00F25BF8" w:rsidP="00F25BF8">
            <w:pPr>
              <w:contextualSpacing/>
              <w:jc w:val="center"/>
              <w:rPr>
                <w:sz w:val="20"/>
              </w:rPr>
            </w:pPr>
            <w:r w:rsidRPr="00F25BF8">
              <w:rPr>
                <w:sz w:val="20"/>
              </w:rPr>
              <w:t>6</w:t>
            </w:r>
          </w:p>
        </w:tc>
        <w:tc>
          <w:tcPr>
            <w:tcW w:w="1360" w:type="dxa"/>
          </w:tcPr>
          <w:p w14:paraId="5A97E9EE" w14:textId="77777777" w:rsidR="00F25BF8" w:rsidRPr="00F25BF8" w:rsidRDefault="00F25BF8" w:rsidP="00F25BF8">
            <w:pPr>
              <w:contextualSpacing/>
              <w:jc w:val="center"/>
            </w:pPr>
          </w:p>
        </w:tc>
        <w:tc>
          <w:tcPr>
            <w:tcW w:w="1360" w:type="dxa"/>
          </w:tcPr>
          <w:p w14:paraId="10F63EA8" w14:textId="77777777" w:rsidR="00F25BF8" w:rsidRPr="00F25BF8" w:rsidRDefault="00F25BF8" w:rsidP="00F25BF8">
            <w:pPr>
              <w:contextualSpacing/>
              <w:jc w:val="center"/>
            </w:pPr>
          </w:p>
        </w:tc>
        <w:tc>
          <w:tcPr>
            <w:tcW w:w="1360" w:type="dxa"/>
          </w:tcPr>
          <w:p w14:paraId="51CE7BC9" w14:textId="77777777" w:rsidR="00F25BF8" w:rsidRPr="00F25BF8" w:rsidRDefault="00F25BF8" w:rsidP="00F25BF8">
            <w:pPr>
              <w:contextualSpacing/>
              <w:jc w:val="center"/>
            </w:pPr>
          </w:p>
        </w:tc>
        <w:tc>
          <w:tcPr>
            <w:tcW w:w="1360" w:type="dxa"/>
          </w:tcPr>
          <w:p w14:paraId="796FB62B" w14:textId="77777777" w:rsidR="00F25BF8" w:rsidRPr="00F25BF8" w:rsidRDefault="00F25BF8" w:rsidP="00F25BF8">
            <w:pPr>
              <w:contextualSpacing/>
              <w:jc w:val="center"/>
            </w:pPr>
          </w:p>
        </w:tc>
        <w:tc>
          <w:tcPr>
            <w:tcW w:w="1360" w:type="dxa"/>
          </w:tcPr>
          <w:p w14:paraId="4DAC7BE4" w14:textId="77777777" w:rsidR="00F25BF8" w:rsidRPr="00F25BF8" w:rsidRDefault="00F25BF8" w:rsidP="00F25BF8">
            <w:pPr>
              <w:contextualSpacing/>
              <w:jc w:val="center"/>
            </w:pPr>
          </w:p>
        </w:tc>
        <w:tc>
          <w:tcPr>
            <w:tcW w:w="1360" w:type="dxa"/>
          </w:tcPr>
          <w:p w14:paraId="6D19C5CC" w14:textId="77777777" w:rsidR="00F25BF8" w:rsidRPr="00F25BF8" w:rsidRDefault="00F25BF8" w:rsidP="00F25BF8">
            <w:pPr>
              <w:contextualSpacing/>
              <w:jc w:val="center"/>
            </w:pPr>
          </w:p>
        </w:tc>
        <w:tc>
          <w:tcPr>
            <w:tcW w:w="1360" w:type="dxa"/>
          </w:tcPr>
          <w:p w14:paraId="10C61980" w14:textId="77777777" w:rsidR="00F25BF8" w:rsidRPr="00F25BF8" w:rsidRDefault="00F25BF8" w:rsidP="00F25BF8">
            <w:pPr>
              <w:contextualSpacing/>
              <w:jc w:val="center"/>
            </w:pPr>
          </w:p>
        </w:tc>
        <w:tc>
          <w:tcPr>
            <w:tcW w:w="1360" w:type="dxa"/>
          </w:tcPr>
          <w:p w14:paraId="1ACCF6AE" w14:textId="77777777" w:rsidR="00F25BF8" w:rsidRPr="00F25BF8" w:rsidRDefault="00F25BF8" w:rsidP="00F25BF8">
            <w:pPr>
              <w:contextualSpacing/>
              <w:jc w:val="center"/>
            </w:pPr>
          </w:p>
        </w:tc>
        <w:tc>
          <w:tcPr>
            <w:tcW w:w="1360" w:type="dxa"/>
          </w:tcPr>
          <w:p w14:paraId="44202702" w14:textId="77777777" w:rsidR="00F25BF8" w:rsidRPr="00F25BF8" w:rsidRDefault="00F25BF8" w:rsidP="00F25BF8">
            <w:pPr>
              <w:contextualSpacing/>
              <w:jc w:val="center"/>
            </w:pPr>
          </w:p>
        </w:tc>
      </w:tr>
      <w:tr w:rsidR="00F25BF8" w:rsidRPr="00F25BF8" w14:paraId="67566A9B" w14:textId="77777777" w:rsidTr="00F25BF8">
        <w:trPr>
          <w:trHeight w:val="20"/>
          <w:jc w:val="center"/>
        </w:trPr>
        <w:tc>
          <w:tcPr>
            <w:tcW w:w="715" w:type="dxa"/>
          </w:tcPr>
          <w:p w14:paraId="37FE1DAC" w14:textId="77777777" w:rsidR="00F25BF8" w:rsidRPr="00F25BF8" w:rsidRDefault="00F25BF8" w:rsidP="00F25BF8">
            <w:pPr>
              <w:contextualSpacing/>
              <w:jc w:val="center"/>
              <w:rPr>
                <w:sz w:val="20"/>
              </w:rPr>
            </w:pPr>
            <w:r w:rsidRPr="00F25BF8">
              <w:rPr>
                <w:sz w:val="20"/>
              </w:rPr>
              <w:t>7</w:t>
            </w:r>
          </w:p>
        </w:tc>
        <w:tc>
          <w:tcPr>
            <w:tcW w:w="1360" w:type="dxa"/>
          </w:tcPr>
          <w:p w14:paraId="2AC52953" w14:textId="77777777" w:rsidR="00F25BF8" w:rsidRPr="00F25BF8" w:rsidRDefault="00F25BF8" w:rsidP="00F25BF8">
            <w:pPr>
              <w:contextualSpacing/>
              <w:jc w:val="center"/>
            </w:pPr>
          </w:p>
        </w:tc>
        <w:tc>
          <w:tcPr>
            <w:tcW w:w="1360" w:type="dxa"/>
          </w:tcPr>
          <w:p w14:paraId="68CF26D2" w14:textId="77777777" w:rsidR="00F25BF8" w:rsidRPr="00F25BF8" w:rsidRDefault="00F25BF8" w:rsidP="00F25BF8">
            <w:pPr>
              <w:contextualSpacing/>
              <w:jc w:val="center"/>
            </w:pPr>
          </w:p>
        </w:tc>
        <w:tc>
          <w:tcPr>
            <w:tcW w:w="1360" w:type="dxa"/>
          </w:tcPr>
          <w:p w14:paraId="6E11460A" w14:textId="77777777" w:rsidR="00F25BF8" w:rsidRPr="00F25BF8" w:rsidRDefault="00F25BF8" w:rsidP="00F25BF8">
            <w:pPr>
              <w:contextualSpacing/>
              <w:jc w:val="center"/>
            </w:pPr>
          </w:p>
        </w:tc>
        <w:tc>
          <w:tcPr>
            <w:tcW w:w="1360" w:type="dxa"/>
          </w:tcPr>
          <w:p w14:paraId="27B8E239" w14:textId="77777777" w:rsidR="00F25BF8" w:rsidRPr="00F25BF8" w:rsidRDefault="00F25BF8" w:rsidP="00F25BF8">
            <w:pPr>
              <w:contextualSpacing/>
              <w:jc w:val="center"/>
            </w:pPr>
          </w:p>
        </w:tc>
        <w:tc>
          <w:tcPr>
            <w:tcW w:w="1360" w:type="dxa"/>
          </w:tcPr>
          <w:p w14:paraId="7ACB7075" w14:textId="77777777" w:rsidR="00F25BF8" w:rsidRPr="00F25BF8" w:rsidRDefault="00F25BF8" w:rsidP="00F25BF8">
            <w:pPr>
              <w:contextualSpacing/>
              <w:jc w:val="center"/>
            </w:pPr>
          </w:p>
        </w:tc>
        <w:tc>
          <w:tcPr>
            <w:tcW w:w="1360" w:type="dxa"/>
          </w:tcPr>
          <w:p w14:paraId="69A62AD8" w14:textId="77777777" w:rsidR="00F25BF8" w:rsidRPr="00F25BF8" w:rsidRDefault="00F25BF8" w:rsidP="00F25BF8">
            <w:pPr>
              <w:contextualSpacing/>
              <w:jc w:val="center"/>
            </w:pPr>
          </w:p>
        </w:tc>
        <w:tc>
          <w:tcPr>
            <w:tcW w:w="1360" w:type="dxa"/>
          </w:tcPr>
          <w:p w14:paraId="26C68181" w14:textId="77777777" w:rsidR="00F25BF8" w:rsidRPr="00F25BF8" w:rsidRDefault="00F25BF8" w:rsidP="00F25BF8">
            <w:pPr>
              <w:contextualSpacing/>
              <w:jc w:val="center"/>
            </w:pPr>
          </w:p>
        </w:tc>
        <w:tc>
          <w:tcPr>
            <w:tcW w:w="1360" w:type="dxa"/>
          </w:tcPr>
          <w:p w14:paraId="2862EDF5" w14:textId="77777777" w:rsidR="00F25BF8" w:rsidRPr="00F25BF8" w:rsidRDefault="00F25BF8" w:rsidP="00F25BF8">
            <w:pPr>
              <w:contextualSpacing/>
              <w:jc w:val="center"/>
            </w:pPr>
          </w:p>
        </w:tc>
        <w:tc>
          <w:tcPr>
            <w:tcW w:w="1360" w:type="dxa"/>
          </w:tcPr>
          <w:p w14:paraId="764F9D67" w14:textId="77777777" w:rsidR="00F25BF8" w:rsidRPr="00F25BF8" w:rsidRDefault="00F25BF8" w:rsidP="00F25BF8">
            <w:pPr>
              <w:contextualSpacing/>
              <w:jc w:val="center"/>
            </w:pPr>
          </w:p>
        </w:tc>
      </w:tr>
      <w:tr w:rsidR="00F25BF8" w:rsidRPr="00F25BF8" w14:paraId="3D5ED070" w14:textId="77777777" w:rsidTr="00F25BF8">
        <w:trPr>
          <w:trHeight w:val="20"/>
          <w:jc w:val="center"/>
        </w:trPr>
        <w:tc>
          <w:tcPr>
            <w:tcW w:w="715" w:type="dxa"/>
          </w:tcPr>
          <w:p w14:paraId="7944B59D" w14:textId="77777777" w:rsidR="00F25BF8" w:rsidRPr="00F25BF8" w:rsidRDefault="00F25BF8" w:rsidP="00F25BF8">
            <w:pPr>
              <w:contextualSpacing/>
              <w:jc w:val="center"/>
              <w:rPr>
                <w:sz w:val="20"/>
              </w:rPr>
            </w:pPr>
            <w:r w:rsidRPr="00F25BF8">
              <w:rPr>
                <w:sz w:val="20"/>
              </w:rPr>
              <w:t>8</w:t>
            </w:r>
          </w:p>
        </w:tc>
        <w:tc>
          <w:tcPr>
            <w:tcW w:w="1360" w:type="dxa"/>
          </w:tcPr>
          <w:p w14:paraId="5BF84B29" w14:textId="77777777" w:rsidR="00F25BF8" w:rsidRPr="00F25BF8" w:rsidRDefault="00F25BF8" w:rsidP="00F25BF8">
            <w:pPr>
              <w:contextualSpacing/>
              <w:jc w:val="center"/>
            </w:pPr>
          </w:p>
        </w:tc>
        <w:tc>
          <w:tcPr>
            <w:tcW w:w="1360" w:type="dxa"/>
          </w:tcPr>
          <w:p w14:paraId="5F6838F0" w14:textId="77777777" w:rsidR="00F25BF8" w:rsidRPr="00F25BF8" w:rsidRDefault="00F25BF8" w:rsidP="00F25BF8">
            <w:pPr>
              <w:contextualSpacing/>
              <w:jc w:val="center"/>
            </w:pPr>
          </w:p>
        </w:tc>
        <w:tc>
          <w:tcPr>
            <w:tcW w:w="1360" w:type="dxa"/>
          </w:tcPr>
          <w:p w14:paraId="3C5D2F3F" w14:textId="77777777" w:rsidR="00F25BF8" w:rsidRPr="00F25BF8" w:rsidRDefault="00F25BF8" w:rsidP="00F25BF8">
            <w:pPr>
              <w:contextualSpacing/>
              <w:jc w:val="center"/>
            </w:pPr>
          </w:p>
        </w:tc>
        <w:tc>
          <w:tcPr>
            <w:tcW w:w="1360" w:type="dxa"/>
          </w:tcPr>
          <w:p w14:paraId="5DEA587B" w14:textId="77777777" w:rsidR="00F25BF8" w:rsidRPr="00F25BF8" w:rsidRDefault="00F25BF8" w:rsidP="00F25BF8">
            <w:pPr>
              <w:contextualSpacing/>
              <w:jc w:val="center"/>
            </w:pPr>
          </w:p>
        </w:tc>
        <w:tc>
          <w:tcPr>
            <w:tcW w:w="1360" w:type="dxa"/>
          </w:tcPr>
          <w:p w14:paraId="0251434D" w14:textId="77777777" w:rsidR="00F25BF8" w:rsidRPr="00F25BF8" w:rsidRDefault="00F25BF8" w:rsidP="00F25BF8">
            <w:pPr>
              <w:contextualSpacing/>
              <w:jc w:val="center"/>
            </w:pPr>
          </w:p>
        </w:tc>
        <w:tc>
          <w:tcPr>
            <w:tcW w:w="1360" w:type="dxa"/>
          </w:tcPr>
          <w:p w14:paraId="028F8192" w14:textId="77777777" w:rsidR="00F25BF8" w:rsidRPr="00F25BF8" w:rsidRDefault="00F25BF8" w:rsidP="00F25BF8">
            <w:pPr>
              <w:contextualSpacing/>
              <w:jc w:val="center"/>
            </w:pPr>
          </w:p>
        </w:tc>
        <w:tc>
          <w:tcPr>
            <w:tcW w:w="1360" w:type="dxa"/>
          </w:tcPr>
          <w:p w14:paraId="566A720A" w14:textId="77777777" w:rsidR="00F25BF8" w:rsidRPr="00F25BF8" w:rsidRDefault="00F25BF8" w:rsidP="00F25BF8">
            <w:pPr>
              <w:contextualSpacing/>
              <w:jc w:val="center"/>
            </w:pPr>
          </w:p>
        </w:tc>
        <w:tc>
          <w:tcPr>
            <w:tcW w:w="1360" w:type="dxa"/>
          </w:tcPr>
          <w:p w14:paraId="4CA5DCB8" w14:textId="77777777" w:rsidR="00F25BF8" w:rsidRPr="00F25BF8" w:rsidRDefault="00F25BF8" w:rsidP="00F25BF8">
            <w:pPr>
              <w:contextualSpacing/>
              <w:jc w:val="center"/>
            </w:pPr>
          </w:p>
        </w:tc>
        <w:tc>
          <w:tcPr>
            <w:tcW w:w="1360" w:type="dxa"/>
          </w:tcPr>
          <w:p w14:paraId="1211510B" w14:textId="77777777" w:rsidR="00F25BF8" w:rsidRPr="00F25BF8" w:rsidRDefault="00F25BF8" w:rsidP="00F25BF8">
            <w:pPr>
              <w:contextualSpacing/>
              <w:jc w:val="center"/>
            </w:pPr>
          </w:p>
        </w:tc>
      </w:tr>
      <w:tr w:rsidR="00F25BF8" w:rsidRPr="00F25BF8" w14:paraId="207938A2" w14:textId="77777777" w:rsidTr="00F25BF8">
        <w:trPr>
          <w:trHeight w:val="20"/>
          <w:jc w:val="center"/>
        </w:trPr>
        <w:tc>
          <w:tcPr>
            <w:tcW w:w="715" w:type="dxa"/>
          </w:tcPr>
          <w:p w14:paraId="796F306D" w14:textId="77777777" w:rsidR="00F25BF8" w:rsidRPr="00F25BF8" w:rsidRDefault="00F25BF8" w:rsidP="00F25BF8">
            <w:pPr>
              <w:contextualSpacing/>
              <w:jc w:val="center"/>
              <w:rPr>
                <w:sz w:val="20"/>
              </w:rPr>
            </w:pPr>
            <w:r w:rsidRPr="00F25BF8">
              <w:rPr>
                <w:sz w:val="20"/>
              </w:rPr>
              <w:t>9</w:t>
            </w:r>
          </w:p>
        </w:tc>
        <w:tc>
          <w:tcPr>
            <w:tcW w:w="1360" w:type="dxa"/>
          </w:tcPr>
          <w:p w14:paraId="39A1BA56" w14:textId="77777777" w:rsidR="00F25BF8" w:rsidRPr="00F25BF8" w:rsidRDefault="00F25BF8" w:rsidP="00F25BF8">
            <w:pPr>
              <w:contextualSpacing/>
              <w:jc w:val="center"/>
            </w:pPr>
          </w:p>
        </w:tc>
        <w:tc>
          <w:tcPr>
            <w:tcW w:w="1360" w:type="dxa"/>
          </w:tcPr>
          <w:p w14:paraId="0C764F16" w14:textId="77777777" w:rsidR="00F25BF8" w:rsidRPr="00F25BF8" w:rsidRDefault="00F25BF8" w:rsidP="00F25BF8">
            <w:pPr>
              <w:contextualSpacing/>
              <w:jc w:val="center"/>
            </w:pPr>
          </w:p>
        </w:tc>
        <w:tc>
          <w:tcPr>
            <w:tcW w:w="1360" w:type="dxa"/>
          </w:tcPr>
          <w:p w14:paraId="31C4AA4D" w14:textId="77777777" w:rsidR="00F25BF8" w:rsidRPr="00F25BF8" w:rsidRDefault="00F25BF8" w:rsidP="00F25BF8">
            <w:pPr>
              <w:contextualSpacing/>
              <w:jc w:val="center"/>
            </w:pPr>
          </w:p>
        </w:tc>
        <w:tc>
          <w:tcPr>
            <w:tcW w:w="1360" w:type="dxa"/>
          </w:tcPr>
          <w:p w14:paraId="60C6255C" w14:textId="77777777" w:rsidR="00F25BF8" w:rsidRPr="00F25BF8" w:rsidRDefault="00F25BF8" w:rsidP="00F25BF8">
            <w:pPr>
              <w:contextualSpacing/>
              <w:jc w:val="center"/>
            </w:pPr>
          </w:p>
        </w:tc>
        <w:tc>
          <w:tcPr>
            <w:tcW w:w="1360" w:type="dxa"/>
          </w:tcPr>
          <w:p w14:paraId="2C942F03" w14:textId="77777777" w:rsidR="00F25BF8" w:rsidRPr="00F25BF8" w:rsidRDefault="00F25BF8" w:rsidP="00F25BF8">
            <w:pPr>
              <w:contextualSpacing/>
              <w:jc w:val="center"/>
            </w:pPr>
          </w:p>
        </w:tc>
        <w:tc>
          <w:tcPr>
            <w:tcW w:w="1360" w:type="dxa"/>
          </w:tcPr>
          <w:p w14:paraId="4BDC51D8" w14:textId="77777777" w:rsidR="00F25BF8" w:rsidRPr="00F25BF8" w:rsidRDefault="00F25BF8" w:rsidP="00F25BF8">
            <w:pPr>
              <w:contextualSpacing/>
              <w:jc w:val="center"/>
            </w:pPr>
          </w:p>
        </w:tc>
        <w:tc>
          <w:tcPr>
            <w:tcW w:w="1360" w:type="dxa"/>
          </w:tcPr>
          <w:p w14:paraId="5E3C9772" w14:textId="77777777" w:rsidR="00F25BF8" w:rsidRPr="00F25BF8" w:rsidRDefault="00F25BF8" w:rsidP="00F25BF8">
            <w:pPr>
              <w:contextualSpacing/>
              <w:jc w:val="center"/>
            </w:pPr>
          </w:p>
        </w:tc>
        <w:tc>
          <w:tcPr>
            <w:tcW w:w="1360" w:type="dxa"/>
          </w:tcPr>
          <w:p w14:paraId="558AD14C" w14:textId="77777777" w:rsidR="00F25BF8" w:rsidRPr="00F25BF8" w:rsidRDefault="00F25BF8" w:rsidP="00F25BF8">
            <w:pPr>
              <w:contextualSpacing/>
              <w:jc w:val="center"/>
            </w:pPr>
          </w:p>
        </w:tc>
        <w:tc>
          <w:tcPr>
            <w:tcW w:w="1360" w:type="dxa"/>
          </w:tcPr>
          <w:p w14:paraId="498C2521" w14:textId="77777777" w:rsidR="00F25BF8" w:rsidRPr="00F25BF8" w:rsidRDefault="00F25BF8" w:rsidP="00F25BF8">
            <w:pPr>
              <w:contextualSpacing/>
              <w:jc w:val="center"/>
            </w:pPr>
          </w:p>
        </w:tc>
      </w:tr>
      <w:tr w:rsidR="00F25BF8" w:rsidRPr="00F25BF8" w14:paraId="0FA7503A" w14:textId="77777777" w:rsidTr="00F25BF8">
        <w:trPr>
          <w:trHeight w:val="20"/>
          <w:jc w:val="center"/>
        </w:trPr>
        <w:tc>
          <w:tcPr>
            <w:tcW w:w="715" w:type="dxa"/>
          </w:tcPr>
          <w:p w14:paraId="657E69EE" w14:textId="77777777" w:rsidR="00F25BF8" w:rsidRPr="00F25BF8" w:rsidRDefault="00F25BF8" w:rsidP="00F25BF8">
            <w:pPr>
              <w:contextualSpacing/>
              <w:jc w:val="center"/>
              <w:rPr>
                <w:sz w:val="20"/>
              </w:rPr>
            </w:pPr>
            <w:r w:rsidRPr="00F25BF8">
              <w:rPr>
                <w:sz w:val="20"/>
              </w:rPr>
              <w:t>10</w:t>
            </w:r>
          </w:p>
        </w:tc>
        <w:tc>
          <w:tcPr>
            <w:tcW w:w="1360" w:type="dxa"/>
          </w:tcPr>
          <w:p w14:paraId="3DB2A973" w14:textId="77777777" w:rsidR="00F25BF8" w:rsidRPr="00F25BF8" w:rsidRDefault="00F25BF8" w:rsidP="00F25BF8">
            <w:pPr>
              <w:contextualSpacing/>
              <w:jc w:val="center"/>
            </w:pPr>
          </w:p>
        </w:tc>
        <w:tc>
          <w:tcPr>
            <w:tcW w:w="1360" w:type="dxa"/>
          </w:tcPr>
          <w:p w14:paraId="0A1B8064" w14:textId="77777777" w:rsidR="00F25BF8" w:rsidRPr="00F25BF8" w:rsidRDefault="00F25BF8" w:rsidP="00F25BF8">
            <w:pPr>
              <w:contextualSpacing/>
              <w:jc w:val="center"/>
            </w:pPr>
          </w:p>
        </w:tc>
        <w:tc>
          <w:tcPr>
            <w:tcW w:w="1360" w:type="dxa"/>
          </w:tcPr>
          <w:p w14:paraId="5C19271C" w14:textId="77777777" w:rsidR="00F25BF8" w:rsidRPr="00F25BF8" w:rsidRDefault="00F25BF8" w:rsidP="00F25BF8">
            <w:pPr>
              <w:contextualSpacing/>
              <w:jc w:val="center"/>
            </w:pPr>
          </w:p>
        </w:tc>
        <w:tc>
          <w:tcPr>
            <w:tcW w:w="1360" w:type="dxa"/>
          </w:tcPr>
          <w:p w14:paraId="4BFE5282" w14:textId="77777777" w:rsidR="00F25BF8" w:rsidRPr="00F25BF8" w:rsidRDefault="00F25BF8" w:rsidP="00F25BF8">
            <w:pPr>
              <w:contextualSpacing/>
              <w:jc w:val="center"/>
            </w:pPr>
          </w:p>
        </w:tc>
        <w:tc>
          <w:tcPr>
            <w:tcW w:w="1360" w:type="dxa"/>
          </w:tcPr>
          <w:p w14:paraId="76B0304C" w14:textId="77777777" w:rsidR="00F25BF8" w:rsidRPr="00F25BF8" w:rsidRDefault="00F25BF8" w:rsidP="00F25BF8">
            <w:pPr>
              <w:contextualSpacing/>
              <w:jc w:val="center"/>
            </w:pPr>
          </w:p>
        </w:tc>
        <w:tc>
          <w:tcPr>
            <w:tcW w:w="1360" w:type="dxa"/>
          </w:tcPr>
          <w:p w14:paraId="6039C31A" w14:textId="77777777" w:rsidR="00F25BF8" w:rsidRPr="00F25BF8" w:rsidRDefault="00F25BF8" w:rsidP="00F25BF8">
            <w:pPr>
              <w:contextualSpacing/>
              <w:jc w:val="center"/>
            </w:pPr>
          </w:p>
        </w:tc>
        <w:tc>
          <w:tcPr>
            <w:tcW w:w="1360" w:type="dxa"/>
          </w:tcPr>
          <w:p w14:paraId="22FEA113" w14:textId="77777777" w:rsidR="00F25BF8" w:rsidRPr="00F25BF8" w:rsidRDefault="00F25BF8" w:rsidP="00F25BF8">
            <w:pPr>
              <w:contextualSpacing/>
              <w:jc w:val="center"/>
            </w:pPr>
          </w:p>
        </w:tc>
        <w:tc>
          <w:tcPr>
            <w:tcW w:w="1360" w:type="dxa"/>
          </w:tcPr>
          <w:p w14:paraId="1D762D92" w14:textId="77777777" w:rsidR="00F25BF8" w:rsidRPr="00F25BF8" w:rsidRDefault="00F25BF8" w:rsidP="00F25BF8">
            <w:pPr>
              <w:contextualSpacing/>
              <w:jc w:val="center"/>
            </w:pPr>
          </w:p>
        </w:tc>
        <w:tc>
          <w:tcPr>
            <w:tcW w:w="1360" w:type="dxa"/>
          </w:tcPr>
          <w:p w14:paraId="59BF0172" w14:textId="77777777" w:rsidR="00F25BF8" w:rsidRPr="00F25BF8" w:rsidRDefault="00F25BF8" w:rsidP="00F25BF8">
            <w:pPr>
              <w:contextualSpacing/>
              <w:jc w:val="center"/>
            </w:pPr>
          </w:p>
        </w:tc>
      </w:tr>
    </w:tbl>
    <w:p w14:paraId="20BD846F" w14:textId="77777777" w:rsidR="00F25BF8" w:rsidRPr="00F25BF8" w:rsidRDefault="00F25BF8" w:rsidP="00F25BF8">
      <w:pPr>
        <w:spacing w:after="0" w:line="240" w:lineRule="auto"/>
        <w:contextualSpacing/>
        <w:rPr>
          <w:rFonts w:eastAsia="SimSun"/>
        </w:rPr>
      </w:pPr>
    </w:p>
    <w:p w14:paraId="218E551E" w14:textId="77777777" w:rsidR="00F25BF8" w:rsidRPr="00F25BF8" w:rsidRDefault="00F25BF8" w:rsidP="00F25BF8">
      <w:pPr>
        <w:rPr>
          <w:rFonts w:eastAsia="SimSun"/>
        </w:rPr>
      </w:pPr>
      <w:r w:rsidRPr="00F25BF8">
        <w:rPr>
          <w:rFonts w:eastAsia="SimSun"/>
        </w:rPr>
        <w:br w:type="page"/>
      </w:r>
    </w:p>
    <w:p w14:paraId="6C641B9D" w14:textId="77777777" w:rsidR="00F25BF8" w:rsidRPr="00F25BF8" w:rsidRDefault="00F25BF8" w:rsidP="00F25BF8">
      <w:pPr>
        <w:spacing w:after="0" w:line="240" w:lineRule="auto"/>
        <w:contextualSpacing/>
        <w:rPr>
          <w:rFonts w:eastAsia="Times New Roman" w:cs="Times New Roman"/>
          <w:b/>
          <w:bCs/>
        </w:rPr>
      </w:pPr>
      <w:r w:rsidRPr="00F25BF8">
        <w:rPr>
          <w:rFonts w:eastAsia="Times New Roman" w:cs="Times New Roman"/>
          <w:b/>
          <w:bCs/>
        </w:rPr>
        <w:lastRenderedPageBreak/>
        <w:t>SECTION H. LAND CONFLICT</w:t>
      </w:r>
    </w:p>
    <w:p w14:paraId="57844D52" w14:textId="77777777" w:rsidR="00F25BF8" w:rsidRPr="00F25BF8" w:rsidRDefault="00F25BF8" w:rsidP="00F25BF8">
      <w:pPr>
        <w:spacing w:after="0" w:line="240" w:lineRule="auto"/>
        <w:contextualSpacing/>
        <w:rPr>
          <w:rFonts w:eastAsia="SimSun"/>
        </w:rPr>
      </w:pPr>
    </w:p>
    <w:tbl>
      <w:tblPr>
        <w:tblStyle w:val="TableGrid2"/>
        <w:tblW w:w="6155" w:type="dxa"/>
        <w:jc w:val="center"/>
        <w:tblLayout w:type="fixed"/>
        <w:tblCellMar>
          <w:left w:w="29" w:type="dxa"/>
          <w:right w:w="29" w:type="dxa"/>
        </w:tblCellMar>
        <w:tblLook w:val="04A0" w:firstRow="1" w:lastRow="0" w:firstColumn="1" w:lastColumn="0" w:noHBand="0" w:noVBand="1"/>
      </w:tblPr>
      <w:tblGrid>
        <w:gridCol w:w="715"/>
        <w:gridCol w:w="1360"/>
        <w:gridCol w:w="1360"/>
        <w:gridCol w:w="1360"/>
        <w:gridCol w:w="1360"/>
      </w:tblGrid>
      <w:tr w:rsidR="00F25BF8" w:rsidRPr="00F25BF8" w14:paraId="2864A4E9" w14:textId="77777777" w:rsidTr="00F25BF8">
        <w:trPr>
          <w:trHeight w:val="244"/>
          <w:jc w:val="center"/>
        </w:trPr>
        <w:tc>
          <w:tcPr>
            <w:tcW w:w="715" w:type="dxa"/>
          </w:tcPr>
          <w:p w14:paraId="0997233A" w14:textId="77777777" w:rsidR="00F25BF8" w:rsidRPr="00F25BF8" w:rsidRDefault="00F25BF8" w:rsidP="00F25BF8">
            <w:pPr>
              <w:contextualSpacing/>
              <w:jc w:val="center"/>
              <w:rPr>
                <w:sz w:val="20"/>
              </w:rPr>
            </w:pPr>
            <w:r w:rsidRPr="00F25BF8">
              <w:rPr>
                <w:sz w:val="20"/>
              </w:rPr>
              <w:t>Field</w:t>
            </w:r>
          </w:p>
        </w:tc>
        <w:tc>
          <w:tcPr>
            <w:tcW w:w="1360" w:type="dxa"/>
            <w:vAlign w:val="center"/>
          </w:tcPr>
          <w:p w14:paraId="062F12C9" w14:textId="77777777" w:rsidR="00F25BF8" w:rsidRPr="00F25BF8" w:rsidRDefault="00F25BF8" w:rsidP="00F25BF8">
            <w:pPr>
              <w:contextualSpacing/>
              <w:jc w:val="center"/>
              <w:rPr>
                <w:sz w:val="20"/>
              </w:rPr>
            </w:pPr>
            <w:r w:rsidRPr="00F25BF8">
              <w:rPr>
                <w:sz w:val="20"/>
              </w:rPr>
              <w:t>H.21What is the longest time period that it has taken for a dispute to be resolved?</w:t>
            </w:r>
          </w:p>
          <w:p w14:paraId="56F04AA9" w14:textId="77777777" w:rsidR="00F25BF8" w:rsidRPr="00F25BF8" w:rsidRDefault="00F25BF8" w:rsidP="00F25BF8">
            <w:pPr>
              <w:contextualSpacing/>
              <w:jc w:val="center"/>
              <w:rPr>
                <w:sz w:val="20"/>
              </w:rPr>
            </w:pPr>
            <w:r w:rsidRPr="00F25BF8">
              <w:rPr>
                <w:sz w:val="20"/>
              </w:rPr>
              <w:t>(See code below)</w:t>
            </w:r>
          </w:p>
        </w:tc>
        <w:tc>
          <w:tcPr>
            <w:tcW w:w="1360" w:type="dxa"/>
            <w:vAlign w:val="center"/>
          </w:tcPr>
          <w:p w14:paraId="5B6D2496" w14:textId="77777777" w:rsidR="00F25BF8" w:rsidRPr="00F25BF8" w:rsidRDefault="00F25BF8" w:rsidP="00F25BF8">
            <w:pPr>
              <w:contextualSpacing/>
              <w:jc w:val="center"/>
              <w:rPr>
                <w:sz w:val="20"/>
              </w:rPr>
            </w:pPr>
            <w:r w:rsidRPr="00F25BF8">
              <w:rPr>
                <w:sz w:val="20"/>
              </w:rPr>
              <w:t>H.22Where is the FIRST place this land dispute was taken to be resolved?</w:t>
            </w:r>
          </w:p>
          <w:p w14:paraId="05217D9D" w14:textId="77777777" w:rsidR="00F25BF8" w:rsidRPr="00F25BF8" w:rsidRDefault="00F25BF8" w:rsidP="00F25BF8">
            <w:pPr>
              <w:contextualSpacing/>
              <w:jc w:val="center"/>
              <w:rPr>
                <w:sz w:val="20"/>
              </w:rPr>
            </w:pPr>
            <w:r w:rsidRPr="00F25BF8">
              <w:rPr>
                <w:sz w:val="20"/>
              </w:rPr>
              <w:t>(See Dispute Place Code Below)</w:t>
            </w:r>
          </w:p>
        </w:tc>
        <w:tc>
          <w:tcPr>
            <w:tcW w:w="1360" w:type="dxa"/>
            <w:vAlign w:val="center"/>
          </w:tcPr>
          <w:p w14:paraId="70DCB1D2" w14:textId="77777777" w:rsidR="00F25BF8" w:rsidRPr="00F25BF8" w:rsidRDefault="00F25BF8" w:rsidP="00F25BF8">
            <w:pPr>
              <w:contextualSpacing/>
              <w:jc w:val="center"/>
              <w:rPr>
                <w:sz w:val="20"/>
              </w:rPr>
            </w:pPr>
            <w:r w:rsidRPr="00F25BF8">
              <w:rPr>
                <w:sz w:val="20"/>
              </w:rPr>
              <w:t>H.23How satisfied were you with this outcome?</w:t>
            </w:r>
          </w:p>
          <w:p w14:paraId="5D9EB18F" w14:textId="77777777" w:rsidR="00F25BF8" w:rsidRPr="00F25BF8" w:rsidRDefault="00F25BF8" w:rsidP="00F25BF8">
            <w:pPr>
              <w:contextualSpacing/>
              <w:jc w:val="center"/>
              <w:rPr>
                <w:sz w:val="20"/>
              </w:rPr>
            </w:pPr>
            <w:r w:rsidRPr="00F25BF8">
              <w:rPr>
                <w:sz w:val="20"/>
              </w:rPr>
              <w:t>(See Satisfaction Code Below)</w:t>
            </w:r>
          </w:p>
        </w:tc>
        <w:tc>
          <w:tcPr>
            <w:tcW w:w="1360" w:type="dxa"/>
            <w:vAlign w:val="center"/>
          </w:tcPr>
          <w:p w14:paraId="2C0EA6EC" w14:textId="77777777" w:rsidR="00F25BF8" w:rsidRPr="00F25BF8" w:rsidRDefault="00F25BF8" w:rsidP="00F25BF8">
            <w:pPr>
              <w:contextualSpacing/>
              <w:jc w:val="center"/>
              <w:rPr>
                <w:sz w:val="20"/>
              </w:rPr>
            </w:pPr>
            <w:r w:rsidRPr="00F25BF8">
              <w:rPr>
                <w:sz w:val="20"/>
              </w:rPr>
              <w:t>H.24 Does your household use another field?</w:t>
            </w:r>
          </w:p>
          <w:p w14:paraId="49267BC2"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1=No</w:t>
            </w:r>
          </w:p>
          <w:p w14:paraId="64669B04" w14:textId="77777777" w:rsidR="00F25BF8" w:rsidRPr="00F25BF8" w:rsidRDefault="00F25BF8" w:rsidP="00F25BF8">
            <w:pPr>
              <w:kinsoku w:val="0"/>
              <w:overflowPunct w:val="0"/>
              <w:autoSpaceDE w:val="0"/>
              <w:autoSpaceDN w:val="0"/>
              <w:adjustRightInd w:val="0"/>
              <w:contextualSpacing/>
              <w:jc w:val="center"/>
              <w:rPr>
                <w:rFonts w:cs="Times New Roman"/>
                <w:sz w:val="20"/>
              </w:rPr>
            </w:pPr>
            <w:r w:rsidRPr="00F25BF8">
              <w:rPr>
                <w:rFonts w:cs="Times New Roman"/>
                <w:sz w:val="20"/>
              </w:rPr>
              <w:t>2=Yes</w:t>
            </w:r>
          </w:p>
          <w:p w14:paraId="4F55C49D" w14:textId="77777777" w:rsidR="00F25BF8" w:rsidRPr="00F25BF8" w:rsidRDefault="00F25BF8" w:rsidP="00F25BF8">
            <w:pPr>
              <w:contextualSpacing/>
              <w:jc w:val="center"/>
              <w:rPr>
                <w:sz w:val="20"/>
              </w:rPr>
            </w:pPr>
            <w:r w:rsidRPr="00F25BF8">
              <w:rPr>
                <w:sz w:val="20"/>
              </w:rPr>
              <w:t>If 1, go back to D1.</w:t>
            </w:r>
          </w:p>
        </w:tc>
      </w:tr>
      <w:tr w:rsidR="00F25BF8" w:rsidRPr="00F25BF8" w14:paraId="6EE106F4" w14:textId="77777777" w:rsidTr="00F25BF8">
        <w:trPr>
          <w:trHeight w:val="20"/>
          <w:jc w:val="center"/>
        </w:trPr>
        <w:tc>
          <w:tcPr>
            <w:tcW w:w="715" w:type="dxa"/>
          </w:tcPr>
          <w:p w14:paraId="38174B5F"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FIELD</w:t>
            </w:r>
          </w:p>
        </w:tc>
        <w:tc>
          <w:tcPr>
            <w:tcW w:w="1360" w:type="dxa"/>
            <w:vAlign w:val="center"/>
          </w:tcPr>
          <w:p w14:paraId="70B35559"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dispute_restime</w:t>
            </w:r>
          </w:p>
        </w:tc>
        <w:tc>
          <w:tcPr>
            <w:tcW w:w="1360" w:type="dxa"/>
            <w:vAlign w:val="center"/>
          </w:tcPr>
          <w:p w14:paraId="2ADE2F5E"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dispute_res</w:t>
            </w:r>
          </w:p>
        </w:tc>
        <w:tc>
          <w:tcPr>
            <w:tcW w:w="1360" w:type="dxa"/>
            <w:vAlign w:val="center"/>
          </w:tcPr>
          <w:p w14:paraId="28CC02B1"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dispute_satis</w:t>
            </w:r>
          </w:p>
        </w:tc>
        <w:tc>
          <w:tcPr>
            <w:tcW w:w="1360" w:type="dxa"/>
            <w:vAlign w:val="center"/>
          </w:tcPr>
          <w:p w14:paraId="358FF61A" w14:textId="77777777" w:rsidR="00F25BF8" w:rsidRPr="00F25BF8" w:rsidRDefault="00F25BF8" w:rsidP="00F25BF8">
            <w:pPr>
              <w:kinsoku w:val="0"/>
              <w:overflowPunct w:val="0"/>
              <w:autoSpaceDE w:val="0"/>
              <w:autoSpaceDN w:val="0"/>
              <w:adjustRightInd w:val="0"/>
              <w:contextualSpacing/>
              <w:jc w:val="center"/>
              <w:rPr>
                <w:rFonts w:cs="Times New Roman"/>
                <w:b/>
                <w:bCs/>
                <w:spacing w:val="1"/>
                <w:w w:val="105"/>
                <w:sz w:val="18"/>
                <w:szCs w:val="18"/>
              </w:rPr>
            </w:pPr>
            <w:r w:rsidRPr="00F25BF8">
              <w:rPr>
                <w:rFonts w:cs="Times New Roman"/>
                <w:b/>
                <w:bCs/>
                <w:spacing w:val="1"/>
                <w:w w:val="105"/>
                <w:sz w:val="18"/>
                <w:szCs w:val="18"/>
              </w:rPr>
              <w:t>roster2</w:t>
            </w:r>
          </w:p>
        </w:tc>
      </w:tr>
      <w:tr w:rsidR="00F25BF8" w:rsidRPr="00F25BF8" w14:paraId="60EC5A20" w14:textId="77777777" w:rsidTr="00F25BF8">
        <w:trPr>
          <w:trHeight w:val="20"/>
          <w:jc w:val="center"/>
        </w:trPr>
        <w:tc>
          <w:tcPr>
            <w:tcW w:w="715" w:type="dxa"/>
          </w:tcPr>
          <w:p w14:paraId="49D4B1BB" w14:textId="77777777" w:rsidR="00F25BF8" w:rsidRPr="00F25BF8" w:rsidRDefault="00F25BF8" w:rsidP="00F25BF8">
            <w:pPr>
              <w:contextualSpacing/>
              <w:jc w:val="center"/>
              <w:rPr>
                <w:sz w:val="20"/>
              </w:rPr>
            </w:pPr>
            <w:r w:rsidRPr="00F25BF8">
              <w:rPr>
                <w:sz w:val="20"/>
              </w:rPr>
              <w:t>1</w:t>
            </w:r>
          </w:p>
        </w:tc>
        <w:tc>
          <w:tcPr>
            <w:tcW w:w="1360" w:type="dxa"/>
          </w:tcPr>
          <w:p w14:paraId="7FB32CC5" w14:textId="77777777" w:rsidR="00F25BF8" w:rsidRPr="00F25BF8" w:rsidRDefault="00F25BF8" w:rsidP="00F25BF8">
            <w:pPr>
              <w:contextualSpacing/>
              <w:jc w:val="center"/>
            </w:pPr>
          </w:p>
        </w:tc>
        <w:tc>
          <w:tcPr>
            <w:tcW w:w="1360" w:type="dxa"/>
          </w:tcPr>
          <w:p w14:paraId="17C9799B" w14:textId="77777777" w:rsidR="00F25BF8" w:rsidRPr="00F25BF8" w:rsidRDefault="00F25BF8" w:rsidP="00F25BF8">
            <w:pPr>
              <w:contextualSpacing/>
              <w:jc w:val="center"/>
            </w:pPr>
          </w:p>
        </w:tc>
        <w:tc>
          <w:tcPr>
            <w:tcW w:w="1360" w:type="dxa"/>
          </w:tcPr>
          <w:p w14:paraId="274AE27D" w14:textId="77777777" w:rsidR="00F25BF8" w:rsidRPr="00F25BF8" w:rsidRDefault="00F25BF8" w:rsidP="00F25BF8">
            <w:pPr>
              <w:contextualSpacing/>
              <w:jc w:val="center"/>
            </w:pPr>
          </w:p>
        </w:tc>
        <w:tc>
          <w:tcPr>
            <w:tcW w:w="1360" w:type="dxa"/>
          </w:tcPr>
          <w:p w14:paraId="7EDF8B35" w14:textId="77777777" w:rsidR="00F25BF8" w:rsidRPr="00F25BF8" w:rsidRDefault="00F25BF8" w:rsidP="00F25BF8">
            <w:pPr>
              <w:contextualSpacing/>
              <w:jc w:val="center"/>
            </w:pPr>
          </w:p>
        </w:tc>
      </w:tr>
      <w:tr w:rsidR="00F25BF8" w:rsidRPr="00F25BF8" w14:paraId="6950A89F" w14:textId="77777777" w:rsidTr="00F25BF8">
        <w:trPr>
          <w:trHeight w:val="20"/>
          <w:jc w:val="center"/>
        </w:trPr>
        <w:tc>
          <w:tcPr>
            <w:tcW w:w="715" w:type="dxa"/>
          </w:tcPr>
          <w:p w14:paraId="664A70CA" w14:textId="77777777" w:rsidR="00F25BF8" w:rsidRPr="00F25BF8" w:rsidRDefault="00F25BF8" w:rsidP="00F25BF8">
            <w:pPr>
              <w:contextualSpacing/>
              <w:jc w:val="center"/>
              <w:rPr>
                <w:sz w:val="20"/>
              </w:rPr>
            </w:pPr>
            <w:r w:rsidRPr="00F25BF8">
              <w:rPr>
                <w:sz w:val="20"/>
              </w:rPr>
              <w:t>2</w:t>
            </w:r>
          </w:p>
        </w:tc>
        <w:tc>
          <w:tcPr>
            <w:tcW w:w="1360" w:type="dxa"/>
          </w:tcPr>
          <w:p w14:paraId="50D5D631" w14:textId="77777777" w:rsidR="00F25BF8" w:rsidRPr="00F25BF8" w:rsidRDefault="00F25BF8" w:rsidP="00F25BF8">
            <w:pPr>
              <w:contextualSpacing/>
              <w:jc w:val="center"/>
            </w:pPr>
          </w:p>
        </w:tc>
        <w:tc>
          <w:tcPr>
            <w:tcW w:w="1360" w:type="dxa"/>
          </w:tcPr>
          <w:p w14:paraId="3686E35A" w14:textId="77777777" w:rsidR="00F25BF8" w:rsidRPr="00F25BF8" w:rsidRDefault="00F25BF8" w:rsidP="00F25BF8">
            <w:pPr>
              <w:contextualSpacing/>
              <w:jc w:val="center"/>
            </w:pPr>
          </w:p>
        </w:tc>
        <w:tc>
          <w:tcPr>
            <w:tcW w:w="1360" w:type="dxa"/>
          </w:tcPr>
          <w:p w14:paraId="6FCCCD75" w14:textId="77777777" w:rsidR="00F25BF8" w:rsidRPr="00F25BF8" w:rsidRDefault="00F25BF8" w:rsidP="00F25BF8">
            <w:pPr>
              <w:contextualSpacing/>
              <w:jc w:val="center"/>
            </w:pPr>
          </w:p>
        </w:tc>
        <w:tc>
          <w:tcPr>
            <w:tcW w:w="1360" w:type="dxa"/>
          </w:tcPr>
          <w:p w14:paraId="1EF2F293" w14:textId="77777777" w:rsidR="00F25BF8" w:rsidRPr="00F25BF8" w:rsidRDefault="00F25BF8" w:rsidP="00F25BF8">
            <w:pPr>
              <w:contextualSpacing/>
              <w:jc w:val="center"/>
            </w:pPr>
          </w:p>
        </w:tc>
      </w:tr>
      <w:tr w:rsidR="00F25BF8" w:rsidRPr="00F25BF8" w14:paraId="7D0EF24F" w14:textId="77777777" w:rsidTr="00F25BF8">
        <w:trPr>
          <w:trHeight w:val="20"/>
          <w:jc w:val="center"/>
        </w:trPr>
        <w:tc>
          <w:tcPr>
            <w:tcW w:w="715" w:type="dxa"/>
          </w:tcPr>
          <w:p w14:paraId="5661D6F1" w14:textId="77777777" w:rsidR="00F25BF8" w:rsidRPr="00F25BF8" w:rsidRDefault="00F25BF8" w:rsidP="00F25BF8">
            <w:pPr>
              <w:contextualSpacing/>
              <w:jc w:val="center"/>
              <w:rPr>
                <w:sz w:val="20"/>
              </w:rPr>
            </w:pPr>
            <w:r w:rsidRPr="00F25BF8">
              <w:rPr>
                <w:sz w:val="20"/>
              </w:rPr>
              <w:t>3</w:t>
            </w:r>
          </w:p>
        </w:tc>
        <w:tc>
          <w:tcPr>
            <w:tcW w:w="1360" w:type="dxa"/>
          </w:tcPr>
          <w:p w14:paraId="027FCD12" w14:textId="77777777" w:rsidR="00F25BF8" w:rsidRPr="00F25BF8" w:rsidRDefault="00F25BF8" w:rsidP="00F25BF8">
            <w:pPr>
              <w:contextualSpacing/>
              <w:jc w:val="center"/>
            </w:pPr>
          </w:p>
        </w:tc>
        <w:tc>
          <w:tcPr>
            <w:tcW w:w="1360" w:type="dxa"/>
          </w:tcPr>
          <w:p w14:paraId="7BEAE621" w14:textId="77777777" w:rsidR="00F25BF8" w:rsidRPr="00F25BF8" w:rsidRDefault="00F25BF8" w:rsidP="00F25BF8">
            <w:pPr>
              <w:contextualSpacing/>
              <w:jc w:val="center"/>
            </w:pPr>
          </w:p>
        </w:tc>
        <w:tc>
          <w:tcPr>
            <w:tcW w:w="1360" w:type="dxa"/>
          </w:tcPr>
          <w:p w14:paraId="7D8B81D7" w14:textId="77777777" w:rsidR="00F25BF8" w:rsidRPr="00F25BF8" w:rsidRDefault="00F25BF8" w:rsidP="00F25BF8">
            <w:pPr>
              <w:contextualSpacing/>
              <w:jc w:val="center"/>
            </w:pPr>
          </w:p>
        </w:tc>
        <w:tc>
          <w:tcPr>
            <w:tcW w:w="1360" w:type="dxa"/>
          </w:tcPr>
          <w:p w14:paraId="6C00FDA1" w14:textId="77777777" w:rsidR="00F25BF8" w:rsidRPr="00F25BF8" w:rsidRDefault="00F25BF8" w:rsidP="00F25BF8">
            <w:pPr>
              <w:contextualSpacing/>
              <w:jc w:val="center"/>
            </w:pPr>
          </w:p>
        </w:tc>
      </w:tr>
      <w:tr w:rsidR="00F25BF8" w:rsidRPr="00F25BF8" w14:paraId="59698865" w14:textId="77777777" w:rsidTr="00F25BF8">
        <w:trPr>
          <w:trHeight w:val="20"/>
          <w:jc w:val="center"/>
        </w:trPr>
        <w:tc>
          <w:tcPr>
            <w:tcW w:w="715" w:type="dxa"/>
          </w:tcPr>
          <w:p w14:paraId="4172C566" w14:textId="77777777" w:rsidR="00F25BF8" w:rsidRPr="00F25BF8" w:rsidRDefault="00F25BF8" w:rsidP="00F25BF8">
            <w:pPr>
              <w:contextualSpacing/>
              <w:jc w:val="center"/>
              <w:rPr>
                <w:sz w:val="20"/>
              </w:rPr>
            </w:pPr>
            <w:r w:rsidRPr="00F25BF8">
              <w:rPr>
                <w:sz w:val="20"/>
              </w:rPr>
              <w:t>4</w:t>
            </w:r>
          </w:p>
        </w:tc>
        <w:tc>
          <w:tcPr>
            <w:tcW w:w="1360" w:type="dxa"/>
          </w:tcPr>
          <w:p w14:paraId="6B0BA7E7" w14:textId="77777777" w:rsidR="00F25BF8" w:rsidRPr="00F25BF8" w:rsidRDefault="00F25BF8" w:rsidP="00F25BF8">
            <w:pPr>
              <w:contextualSpacing/>
              <w:jc w:val="center"/>
            </w:pPr>
          </w:p>
        </w:tc>
        <w:tc>
          <w:tcPr>
            <w:tcW w:w="1360" w:type="dxa"/>
          </w:tcPr>
          <w:p w14:paraId="39353E8E" w14:textId="77777777" w:rsidR="00F25BF8" w:rsidRPr="00F25BF8" w:rsidRDefault="00F25BF8" w:rsidP="00F25BF8">
            <w:pPr>
              <w:contextualSpacing/>
              <w:jc w:val="center"/>
            </w:pPr>
          </w:p>
        </w:tc>
        <w:tc>
          <w:tcPr>
            <w:tcW w:w="1360" w:type="dxa"/>
          </w:tcPr>
          <w:p w14:paraId="4AADAE51" w14:textId="77777777" w:rsidR="00F25BF8" w:rsidRPr="00F25BF8" w:rsidRDefault="00F25BF8" w:rsidP="00F25BF8">
            <w:pPr>
              <w:contextualSpacing/>
              <w:jc w:val="center"/>
            </w:pPr>
          </w:p>
        </w:tc>
        <w:tc>
          <w:tcPr>
            <w:tcW w:w="1360" w:type="dxa"/>
          </w:tcPr>
          <w:p w14:paraId="04054660" w14:textId="77777777" w:rsidR="00F25BF8" w:rsidRPr="00F25BF8" w:rsidRDefault="00F25BF8" w:rsidP="00F25BF8">
            <w:pPr>
              <w:contextualSpacing/>
              <w:jc w:val="center"/>
            </w:pPr>
          </w:p>
        </w:tc>
      </w:tr>
      <w:tr w:rsidR="00F25BF8" w:rsidRPr="00F25BF8" w14:paraId="13CC9D61" w14:textId="77777777" w:rsidTr="00F25BF8">
        <w:trPr>
          <w:trHeight w:val="20"/>
          <w:jc w:val="center"/>
        </w:trPr>
        <w:tc>
          <w:tcPr>
            <w:tcW w:w="715" w:type="dxa"/>
          </w:tcPr>
          <w:p w14:paraId="40A27B62" w14:textId="77777777" w:rsidR="00F25BF8" w:rsidRPr="00F25BF8" w:rsidRDefault="00F25BF8" w:rsidP="00F25BF8">
            <w:pPr>
              <w:contextualSpacing/>
              <w:jc w:val="center"/>
              <w:rPr>
                <w:sz w:val="20"/>
              </w:rPr>
            </w:pPr>
            <w:r w:rsidRPr="00F25BF8">
              <w:rPr>
                <w:sz w:val="20"/>
              </w:rPr>
              <w:t>5</w:t>
            </w:r>
          </w:p>
        </w:tc>
        <w:tc>
          <w:tcPr>
            <w:tcW w:w="1360" w:type="dxa"/>
          </w:tcPr>
          <w:p w14:paraId="34643FA2" w14:textId="77777777" w:rsidR="00F25BF8" w:rsidRPr="00F25BF8" w:rsidRDefault="00F25BF8" w:rsidP="00F25BF8">
            <w:pPr>
              <w:contextualSpacing/>
              <w:jc w:val="center"/>
            </w:pPr>
          </w:p>
        </w:tc>
        <w:tc>
          <w:tcPr>
            <w:tcW w:w="1360" w:type="dxa"/>
          </w:tcPr>
          <w:p w14:paraId="04EA0C50" w14:textId="77777777" w:rsidR="00F25BF8" w:rsidRPr="00F25BF8" w:rsidRDefault="00F25BF8" w:rsidP="00F25BF8">
            <w:pPr>
              <w:contextualSpacing/>
              <w:jc w:val="center"/>
            </w:pPr>
          </w:p>
        </w:tc>
        <w:tc>
          <w:tcPr>
            <w:tcW w:w="1360" w:type="dxa"/>
          </w:tcPr>
          <w:p w14:paraId="21E7001A" w14:textId="77777777" w:rsidR="00F25BF8" w:rsidRPr="00F25BF8" w:rsidRDefault="00F25BF8" w:rsidP="00F25BF8">
            <w:pPr>
              <w:contextualSpacing/>
              <w:jc w:val="center"/>
            </w:pPr>
          </w:p>
        </w:tc>
        <w:tc>
          <w:tcPr>
            <w:tcW w:w="1360" w:type="dxa"/>
          </w:tcPr>
          <w:p w14:paraId="35FBB146" w14:textId="77777777" w:rsidR="00F25BF8" w:rsidRPr="00F25BF8" w:rsidRDefault="00F25BF8" w:rsidP="00F25BF8">
            <w:pPr>
              <w:contextualSpacing/>
              <w:jc w:val="center"/>
            </w:pPr>
          </w:p>
        </w:tc>
      </w:tr>
      <w:tr w:rsidR="00F25BF8" w:rsidRPr="00F25BF8" w14:paraId="78AB14C5" w14:textId="77777777" w:rsidTr="00F25BF8">
        <w:trPr>
          <w:trHeight w:val="20"/>
          <w:jc w:val="center"/>
        </w:trPr>
        <w:tc>
          <w:tcPr>
            <w:tcW w:w="715" w:type="dxa"/>
          </w:tcPr>
          <w:p w14:paraId="2BBE48A3" w14:textId="77777777" w:rsidR="00F25BF8" w:rsidRPr="00F25BF8" w:rsidRDefault="00F25BF8" w:rsidP="00F25BF8">
            <w:pPr>
              <w:contextualSpacing/>
              <w:jc w:val="center"/>
              <w:rPr>
                <w:sz w:val="20"/>
              </w:rPr>
            </w:pPr>
            <w:r w:rsidRPr="00F25BF8">
              <w:rPr>
                <w:sz w:val="20"/>
              </w:rPr>
              <w:t>6</w:t>
            </w:r>
          </w:p>
        </w:tc>
        <w:tc>
          <w:tcPr>
            <w:tcW w:w="1360" w:type="dxa"/>
          </w:tcPr>
          <w:p w14:paraId="3DF56A1C" w14:textId="77777777" w:rsidR="00F25BF8" w:rsidRPr="00F25BF8" w:rsidRDefault="00F25BF8" w:rsidP="00F25BF8">
            <w:pPr>
              <w:contextualSpacing/>
              <w:jc w:val="center"/>
            </w:pPr>
          </w:p>
        </w:tc>
        <w:tc>
          <w:tcPr>
            <w:tcW w:w="1360" w:type="dxa"/>
          </w:tcPr>
          <w:p w14:paraId="0AF4864C" w14:textId="77777777" w:rsidR="00F25BF8" w:rsidRPr="00F25BF8" w:rsidRDefault="00F25BF8" w:rsidP="00F25BF8">
            <w:pPr>
              <w:contextualSpacing/>
              <w:jc w:val="center"/>
            </w:pPr>
          </w:p>
        </w:tc>
        <w:tc>
          <w:tcPr>
            <w:tcW w:w="1360" w:type="dxa"/>
          </w:tcPr>
          <w:p w14:paraId="61D0C815" w14:textId="77777777" w:rsidR="00F25BF8" w:rsidRPr="00F25BF8" w:rsidRDefault="00F25BF8" w:rsidP="00F25BF8">
            <w:pPr>
              <w:contextualSpacing/>
              <w:jc w:val="center"/>
            </w:pPr>
          </w:p>
        </w:tc>
        <w:tc>
          <w:tcPr>
            <w:tcW w:w="1360" w:type="dxa"/>
          </w:tcPr>
          <w:p w14:paraId="2198A97E" w14:textId="77777777" w:rsidR="00F25BF8" w:rsidRPr="00F25BF8" w:rsidRDefault="00F25BF8" w:rsidP="00F25BF8">
            <w:pPr>
              <w:contextualSpacing/>
              <w:jc w:val="center"/>
            </w:pPr>
          </w:p>
        </w:tc>
      </w:tr>
      <w:tr w:rsidR="00F25BF8" w:rsidRPr="00F25BF8" w14:paraId="15CB2F2D" w14:textId="77777777" w:rsidTr="00F25BF8">
        <w:trPr>
          <w:trHeight w:val="20"/>
          <w:jc w:val="center"/>
        </w:trPr>
        <w:tc>
          <w:tcPr>
            <w:tcW w:w="715" w:type="dxa"/>
          </w:tcPr>
          <w:p w14:paraId="5648CD24" w14:textId="77777777" w:rsidR="00F25BF8" w:rsidRPr="00F25BF8" w:rsidRDefault="00F25BF8" w:rsidP="00F25BF8">
            <w:pPr>
              <w:contextualSpacing/>
              <w:jc w:val="center"/>
              <w:rPr>
                <w:sz w:val="20"/>
              </w:rPr>
            </w:pPr>
            <w:r w:rsidRPr="00F25BF8">
              <w:rPr>
                <w:sz w:val="20"/>
              </w:rPr>
              <w:t>7</w:t>
            </w:r>
          </w:p>
        </w:tc>
        <w:tc>
          <w:tcPr>
            <w:tcW w:w="1360" w:type="dxa"/>
          </w:tcPr>
          <w:p w14:paraId="41F2B66B" w14:textId="77777777" w:rsidR="00F25BF8" w:rsidRPr="00F25BF8" w:rsidRDefault="00F25BF8" w:rsidP="00F25BF8">
            <w:pPr>
              <w:contextualSpacing/>
              <w:jc w:val="center"/>
            </w:pPr>
          </w:p>
        </w:tc>
        <w:tc>
          <w:tcPr>
            <w:tcW w:w="1360" w:type="dxa"/>
          </w:tcPr>
          <w:p w14:paraId="174D06A2" w14:textId="77777777" w:rsidR="00F25BF8" w:rsidRPr="00F25BF8" w:rsidRDefault="00F25BF8" w:rsidP="00F25BF8">
            <w:pPr>
              <w:contextualSpacing/>
              <w:jc w:val="center"/>
            </w:pPr>
          </w:p>
        </w:tc>
        <w:tc>
          <w:tcPr>
            <w:tcW w:w="1360" w:type="dxa"/>
          </w:tcPr>
          <w:p w14:paraId="01042D94" w14:textId="77777777" w:rsidR="00F25BF8" w:rsidRPr="00F25BF8" w:rsidRDefault="00F25BF8" w:rsidP="00F25BF8">
            <w:pPr>
              <w:contextualSpacing/>
              <w:jc w:val="center"/>
            </w:pPr>
          </w:p>
        </w:tc>
        <w:tc>
          <w:tcPr>
            <w:tcW w:w="1360" w:type="dxa"/>
          </w:tcPr>
          <w:p w14:paraId="18552723" w14:textId="77777777" w:rsidR="00F25BF8" w:rsidRPr="00F25BF8" w:rsidRDefault="00F25BF8" w:rsidP="00F25BF8">
            <w:pPr>
              <w:contextualSpacing/>
              <w:jc w:val="center"/>
            </w:pPr>
          </w:p>
        </w:tc>
      </w:tr>
      <w:tr w:rsidR="00F25BF8" w:rsidRPr="00F25BF8" w14:paraId="579AF547" w14:textId="77777777" w:rsidTr="00F25BF8">
        <w:trPr>
          <w:trHeight w:val="20"/>
          <w:jc w:val="center"/>
        </w:trPr>
        <w:tc>
          <w:tcPr>
            <w:tcW w:w="715" w:type="dxa"/>
          </w:tcPr>
          <w:p w14:paraId="2EDD9EF0" w14:textId="77777777" w:rsidR="00F25BF8" w:rsidRPr="00F25BF8" w:rsidRDefault="00F25BF8" w:rsidP="00F25BF8">
            <w:pPr>
              <w:contextualSpacing/>
              <w:jc w:val="center"/>
              <w:rPr>
                <w:sz w:val="20"/>
              </w:rPr>
            </w:pPr>
            <w:r w:rsidRPr="00F25BF8">
              <w:rPr>
                <w:sz w:val="20"/>
              </w:rPr>
              <w:t>8</w:t>
            </w:r>
          </w:p>
        </w:tc>
        <w:tc>
          <w:tcPr>
            <w:tcW w:w="1360" w:type="dxa"/>
          </w:tcPr>
          <w:p w14:paraId="07272742" w14:textId="77777777" w:rsidR="00F25BF8" w:rsidRPr="00F25BF8" w:rsidRDefault="00F25BF8" w:rsidP="00F25BF8">
            <w:pPr>
              <w:contextualSpacing/>
              <w:jc w:val="center"/>
            </w:pPr>
          </w:p>
        </w:tc>
        <w:tc>
          <w:tcPr>
            <w:tcW w:w="1360" w:type="dxa"/>
          </w:tcPr>
          <w:p w14:paraId="0419C471" w14:textId="77777777" w:rsidR="00F25BF8" w:rsidRPr="00F25BF8" w:rsidRDefault="00F25BF8" w:rsidP="00F25BF8">
            <w:pPr>
              <w:contextualSpacing/>
              <w:jc w:val="center"/>
            </w:pPr>
          </w:p>
        </w:tc>
        <w:tc>
          <w:tcPr>
            <w:tcW w:w="1360" w:type="dxa"/>
          </w:tcPr>
          <w:p w14:paraId="6B91DA62" w14:textId="77777777" w:rsidR="00F25BF8" w:rsidRPr="00F25BF8" w:rsidRDefault="00F25BF8" w:rsidP="00F25BF8">
            <w:pPr>
              <w:contextualSpacing/>
              <w:jc w:val="center"/>
            </w:pPr>
          </w:p>
        </w:tc>
        <w:tc>
          <w:tcPr>
            <w:tcW w:w="1360" w:type="dxa"/>
          </w:tcPr>
          <w:p w14:paraId="5573D40E" w14:textId="77777777" w:rsidR="00F25BF8" w:rsidRPr="00F25BF8" w:rsidRDefault="00F25BF8" w:rsidP="00F25BF8">
            <w:pPr>
              <w:contextualSpacing/>
              <w:jc w:val="center"/>
            </w:pPr>
          </w:p>
        </w:tc>
      </w:tr>
      <w:tr w:rsidR="00F25BF8" w:rsidRPr="00F25BF8" w14:paraId="37404203" w14:textId="77777777" w:rsidTr="00F25BF8">
        <w:trPr>
          <w:trHeight w:val="20"/>
          <w:jc w:val="center"/>
        </w:trPr>
        <w:tc>
          <w:tcPr>
            <w:tcW w:w="715" w:type="dxa"/>
          </w:tcPr>
          <w:p w14:paraId="6EC0769D" w14:textId="77777777" w:rsidR="00F25BF8" w:rsidRPr="00F25BF8" w:rsidRDefault="00F25BF8" w:rsidP="00F25BF8">
            <w:pPr>
              <w:contextualSpacing/>
              <w:jc w:val="center"/>
              <w:rPr>
                <w:sz w:val="20"/>
              </w:rPr>
            </w:pPr>
            <w:r w:rsidRPr="00F25BF8">
              <w:rPr>
                <w:sz w:val="20"/>
              </w:rPr>
              <w:t>9</w:t>
            </w:r>
          </w:p>
        </w:tc>
        <w:tc>
          <w:tcPr>
            <w:tcW w:w="1360" w:type="dxa"/>
          </w:tcPr>
          <w:p w14:paraId="68934C5C" w14:textId="77777777" w:rsidR="00F25BF8" w:rsidRPr="00F25BF8" w:rsidRDefault="00F25BF8" w:rsidP="00F25BF8">
            <w:pPr>
              <w:contextualSpacing/>
              <w:jc w:val="center"/>
            </w:pPr>
          </w:p>
        </w:tc>
        <w:tc>
          <w:tcPr>
            <w:tcW w:w="1360" w:type="dxa"/>
          </w:tcPr>
          <w:p w14:paraId="75E551D7" w14:textId="77777777" w:rsidR="00F25BF8" w:rsidRPr="00F25BF8" w:rsidRDefault="00F25BF8" w:rsidP="00F25BF8">
            <w:pPr>
              <w:contextualSpacing/>
              <w:jc w:val="center"/>
            </w:pPr>
          </w:p>
        </w:tc>
        <w:tc>
          <w:tcPr>
            <w:tcW w:w="1360" w:type="dxa"/>
          </w:tcPr>
          <w:p w14:paraId="79819EF0" w14:textId="77777777" w:rsidR="00F25BF8" w:rsidRPr="00F25BF8" w:rsidRDefault="00F25BF8" w:rsidP="00F25BF8">
            <w:pPr>
              <w:contextualSpacing/>
              <w:jc w:val="center"/>
            </w:pPr>
          </w:p>
        </w:tc>
        <w:tc>
          <w:tcPr>
            <w:tcW w:w="1360" w:type="dxa"/>
          </w:tcPr>
          <w:p w14:paraId="7CBB4483" w14:textId="77777777" w:rsidR="00F25BF8" w:rsidRPr="00F25BF8" w:rsidRDefault="00F25BF8" w:rsidP="00F25BF8">
            <w:pPr>
              <w:contextualSpacing/>
              <w:jc w:val="center"/>
            </w:pPr>
          </w:p>
        </w:tc>
      </w:tr>
      <w:tr w:rsidR="00F25BF8" w:rsidRPr="00F25BF8" w14:paraId="7690BD08" w14:textId="77777777" w:rsidTr="00F25BF8">
        <w:trPr>
          <w:trHeight w:val="20"/>
          <w:jc w:val="center"/>
        </w:trPr>
        <w:tc>
          <w:tcPr>
            <w:tcW w:w="715" w:type="dxa"/>
          </w:tcPr>
          <w:p w14:paraId="373140A3" w14:textId="77777777" w:rsidR="00F25BF8" w:rsidRPr="00F25BF8" w:rsidRDefault="00F25BF8" w:rsidP="00F25BF8">
            <w:pPr>
              <w:contextualSpacing/>
              <w:jc w:val="center"/>
              <w:rPr>
                <w:sz w:val="20"/>
              </w:rPr>
            </w:pPr>
            <w:r w:rsidRPr="00F25BF8">
              <w:rPr>
                <w:sz w:val="20"/>
              </w:rPr>
              <w:t>10</w:t>
            </w:r>
          </w:p>
        </w:tc>
        <w:tc>
          <w:tcPr>
            <w:tcW w:w="1360" w:type="dxa"/>
          </w:tcPr>
          <w:p w14:paraId="778974FE" w14:textId="77777777" w:rsidR="00F25BF8" w:rsidRPr="00F25BF8" w:rsidRDefault="00F25BF8" w:rsidP="00F25BF8">
            <w:pPr>
              <w:contextualSpacing/>
              <w:jc w:val="center"/>
            </w:pPr>
          </w:p>
        </w:tc>
        <w:tc>
          <w:tcPr>
            <w:tcW w:w="1360" w:type="dxa"/>
          </w:tcPr>
          <w:p w14:paraId="6F5A34EC" w14:textId="77777777" w:rsidR="00F25BF8" w:rsidRPr="00F25BF8" w:rsidRDefault="00F25BF8" w:rsidP="00F25BF8">
            <w:pPr>
              <w:contextualSpacing/>
              <w:jc w:val="center"/>
            </w:pPr>
          </w:p>
        </w:tc>
        <w:tc>
          <w:tcPr>
            <w:tcW w:w="1360" w:type="dxa"/>
          </w:tcPr>
          <w:p w14:paraId="72AD3D4A" w14:textId="77777777" w:rsidR="00F25BF8" w:rsidRPr="00F25BF8" w:rsidRDefault="00F25BF8" w:rsidP="00F25BF8">
            <w:pPr>
              <w:contextualSpacing/>
              <w:jc w:val="center"/>
            </w:pPr>
          </w:p>
        </w:tc>
        <w:tc>
          <w:tcPr>
            <w:tcW w:w="1360" w:type="dxa"/>
          </w:tcPr>
          <w:p w14:paraId="7B152DF3" w14:textId="77777777" w:rsidR="00F25BF8" w:rsidRPr="00F25BF8" w:rsidRDefault="00F25BF8" w:rsidP="00F25BF8">
            <w:pPr>
              <w:contextualSpacing/>
              <w:jc w:val="center"/>
            </w:pPr>
          </w:p>
        </w:tc>
      </w:tr>
    </w:tbl>
    <w:p w14:paraId="29B0E28E" w14:textId="77777777" w:rsidR="00F25BF8" w:rsidRPr="00F25BF8" w:rsidRDefault="00F25BF8" w:rsidP="00F25BF8">
      <w:pPr>
        <w:spacing w:after="0" w:line="240" w:lineRule="auto"/>
        <w:contextualSpacing/>
        <w:rPr>
          <w:rFonts w:eastAsia="SimSun"/>
        </w:rPr>
      </w:pPr>
    </w:p>
    <w:tbl>
      <w:tblPr>
        <w:tblStyle w:val="TableGrid2"/>
        <w:tblW w:w="8995" w:type="dxa"/>
        <w:jc w:val="center"/>
        <w:tblCellMar>
          <w:left w:w="29" w:type="dxa"/>
          <w:right w:w="29" w:type="dxa"/>
        </w:tblCellMar>
        <w:tblLook w:val="04A0" w:firstRow="1" w:lastRow="0" w:firstColumn="1" w:lastColumn="0" w:noHBand="0" w:noVBand="1"/>
      </w:tblPr>
      <w:tblGrid>
        <w:gridCol w:w="1795"/>
        <w:gridCol w:w="4320"/>
        <w:gridCol w:w="2880"/>
      </w:tblGrid>
      <w:tr w:rsidR="00F25BF8" w:rsidRPr="00F25BF8" w14:paraId="411C067F" w14:textId="77777777" w:rsidTr="00F25BF8">
        <w:trPr>
          <w:jc w:val="center"/>
        </w:trPr>
        <w:tc>
          <w:tcPr>
            <w:tcW w:w="1795" w:type="dxa"/>
          </w:tcPr>
          <w:p w14:paraId="01F024CD"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Time Period (H21)</w:t>
            </w:r>
          </w:p>
        </w:tc>
        <w:tc>
          <w:tcPr>
            <w:tcW w:w="4320" w:type="dxa"/>
          </w:tcPr>
          <w:p w14:paraId="74C07D53"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Dispute Place (H22)</w:t>
            </w:r>
          </w:p>
        </w:tc>
        <w:tc>
          <w:tcPr>
            <w:tcW w:w="2880" w:type="dxa"/>
          </w:tcPr>
          <w:p w14:paraId="1794C37B" w14:textId="77777777" w:rsidR="00F25BF8" w:rsidRPr="00F25BF8" w:rsidRDefault="00F25BF8" w:rsidP="00F25BF8">
            <w:pPr>
              <w:kinsoku w:val="0"/>
              <w:overflowPunct w:val="0"/>
              <w:autoSpaceDE w:val="0"/>
              <w:autoSpaceDN w:val="0"/>
              <w:adjustRightInd w:val="0"/>
              <w:contextualSpacing/>
              <w:rPr>
                <w:rFonts w:cs="Times New Roman"/>
                <w:b/>
                <w:sz w:val="20"/>
              </w:rPr>
            </w:pPr>
            <w:r w:rsidRPr="00F25BF8">
              <w:rPr>
                <w:rFonts w:cs="Times New Roman"/>
                <w:b/>
                <w:sz w:val="20"/>
              </w:rPr>
              <w:t>Satisfaction (H23)</w:t>
            </w:r>
          </w:p>
        </w:tc>
      </w:tr>
      <w:tr w:rsidR="00F25BF8" w:rsidRPr="00F25BF8" w14:paraId="3F6F5484" w14:textId="77777777" w:rsidTr="00F25BF8">
        <w:trPr>
          <w:jc w:val="center"/>
        </w:trPr>
        <w:tc>
          <w:tcPr>
            <w:tcW w:w="1795" w:type="dxa"/>
          </w:tcPr>
          <w:p w14:paraId="6B32148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1=A couple days</w:t>
            </w:r>
          </w:p>
          <w:p w14:paraId="7B4B139A"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2=About 1 week</w:t>
            </w:r>
          </w:p>
          <w:p w14:paraId="0A3BE59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3=Several weeks</w:t>
            </w:r>
          </w:p>
          <w:p w14:paraId="36E2D7CC"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4=About one month</w:t>
            </w:r>
          </w:p>
          <w:p w14:paraId="377D8B1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5=Several month</w:t>
            </w:r>
          </w:p>
          <w:p w14:paraId="664D02D6"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6=About one year</w:t>
            </w:r>
          </w:p>
          <w:p w14:paraId="3372A8A8"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7=2-3 years</w:t>
            </w:r>
          </w:p>
          <w:p w14:paraId="50BCF17F"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8=More than 3 years</w:t>
            </w:r>
          </w:p>
        </w:tc>
        <w:tc>
          <w:tcPr>
            <w:tcW w:w="4320" w:type="dxa"/>
          </w:tcPr>
          <w:p w14:paraId="7B89856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1=Headman/woman</w:t>
            </w:r>
          </w:p>
          <w:p w14:paraId="65CEB7D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 xml:space="preserve">2=NGO </w:t>
            </w:r>
          </w:p>
          <w:p w14:paraId="466EEE8C"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3=Cooperative farmer group</w:t>
            </w:r>
          </w:p>
          <w:p w14:paraId="28C242FC"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4=Chipata  District Land Alliance</w:t>
            </w:r>
          </w:p>
          <w:p w14:paraId="3F907405"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5=Village Land Committee</w:t>
            </w:r>
          </w:p>
          <w:p w14:paraId="23BFBFAE"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6=Neighbor</w:t>
            </w:r>
          </w:p>
          <w:p w14:paraId="0E294437"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7=YGL</w:t>
            </w:r>
          </w:p>
          <w:p w14:paraId="602AA8D4"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8=Chief or other higher authority</w:t>
            </w:r>
          </w:p>
          <w:p w14:paraId="5F9BA55B"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9=Induna</w:t>
            </w:r>
          </w:p>
          <w:p w14:paraId="712373D0"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10=Resolved myself</w:t>
            </w:r>
          </w:p>
          <w:p w14:paraId="781EF802"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97=Other, specify</w:t>
            </w:r>
          </w:p>
        </w:tc>
        <w:tc>
          <w:tcPr>
            <w:tcW w:w="2880" w:type="dxa"/>
          </w:tcPr>
          <w:p w14:paraId="571D51E5"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1=Very satisfied</w:t>
            </w:r>
          </w:p>
          <w:p w14:paraId="1ADBB10F"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2=Satisfied</w:t>
            </w:r>
          </w:p>
          <w:p w14:paraId="79245161"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3=Neutral</w:t>
            </w:r>
          </w:p>
          <w:p w14:paraId="0152FAA4"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4=Dissatisfied</w:t>
            </w:r>
          </w:p>
          <w:p w14:paraId="6766178E" w14:textId="77777777" w:rsidR="00F25BF8" w:rsidRPr="00F25BF8" w:rsidRDefault="00F25BF8" w:rsidP="00F25BF8">
            <w:pPr>
              <w:kinsoku w:val="0"/>
              <w:overflowPunct w:val="0"/>
              <w:autoSpaceDE w:val="0"/>
              <w:autoSpaceDN w:val="0"/>
              <w:adjustRightInd w:val="0"/>
              <w:contextualSpacing/>
              <w:rPr>
                <w:rFonts w:cs="Times New Roman"/>
                <w:sz w:val="20"/>
              </w:rPr>
            </w:pPr>
            <w:r w:rsidRPr="00F25BF8">
              <w:rPr>
                <w:rFonts w:cs="Times New Roman"/>
                <w:sz w:val="20"/>
              </w:rPr>
              <w:t>5=Very dissatisfied</w:t>
            </w:r>
          </w:p>
          <w:p w14:paraId="52A28258" w14:textId="4B173FFD" w:rsidR="00F25BF8" w:rsidRPr="00F25BF8" w:rsidRDefault="00F25BF8" w:rsidP="00296E2F">
            <w:pPr>
              <w:kinsoku w:val="0"/>
              <w:overflowPunct w:val="0"/>
              <w:autoSpaceDE w:val="0"/>
              <w:autoSpaceDN w:val="0"/>
              <w:adjustRightInd w:val="0"/>
              <w:contextualSpacing/>
              <w:rPr>
                <w:rFonts w:cs="Times New Roman"/>
                <w:sz w:val="20"/>
              </w:rPr>
            </w:pPr>
            <w:r w:rsidRPr="00F25BF8">
              <w:rPr>
                <w:rFonts w:cs="Times New Roman"/>
                <w:sz w:val="20"/>
              </w:rPr>
              <w:t>6=</w:t>
            </w:r>
            <w:r w:rsidR="00296E2F">
              <w:rPr>
                <w:rFonts w:cs="Times New Roman"/>
                <w:sz w:val="20"/>
              </w:rPr>
              <w:t>Prefer not</w:t>
            </w:r>
            <w:r w:rsidRPr="00F25BF8">
              <w:rPr>
                <w:rFonts w:cs="Times New Roman"/>
                <w:sz w:val="20"/>
              </w:rPr>
              <w:t xml:space="preserve"> to answer</w:t>
            </w:r>
          </w:p>
        </w:tc>
      </w:tr>
    </w:tbl>
    <w:p w14:paraId="2D0A3108" w14:textId="77777777" w:rsidR="00F25BF8" w:rsidRPr="00F25BF8" w:rsidRDefault="00F25BF8" w:rsidP="00F25BF8">
      <w:pPr>
        <w:spacing w:after="0" w:line="240" w:lineRule="auto"/>
        <w:contextualSpacing/>
        <w:rPr>
          <w:rFonts w:eastAsia="SimSun"/>
        </w:rPr>
      </w:pPr>
    </w:p>
    <w:p w14:paraId="116241CD" w14:textId="77777777" w:rsidR="006C2023" w:rsidRPr="001512DD" w:rsidRDefault="006C2023" w:rsidP="001512DD">
      <w:pPr>
        <w:spacing w:after="0"/>
        <w:rPr>
          <w:b/>
        </w:rPr>
      </w:pPr>
    </w:p>
    <w:p w14:paraId="1BA79C31" w14:textId="77777777" w:rsidR="006C2023" w:rsidRDefault="006C2023" w:rsidP="001512DD">
      <w:pPr>
        <w:spacing w:after="0" w:line="240" w:lineRule="auto"/>
        <w:contextualSpacing/>
        <w:rPr>
          <w:b/>
        </w:rPr>
        <w:sectPr w:rsidR="006C2023" w:rsidSect="006C2023">
          <w:pgSz w:w="15840" w:h="12240" w:orient="landscape"/>
          <w:pgMar w:top="1080" w:right="1440" w:bottom="1080" w:left="1440" w:header="720" w:footer="720" w:gutter="0"/>
          <w:cols w:space="720"/>
          <w:docGrid w:linePitch="360"/>
        </w:sectPr>
      </w:pPr>
    </w:p>
    <w:p w14:paraId="7578384A" w14:textId="776A23DB" w:rsidR="00137629" w:rsidRPr="001512DD" w:rsidRDefault="009A059D" w:rsidP="001512DD">
      <w:pPr>
        <w:spacing w:after="0" w:line="240" w:lineRule="auto"/>
        <w:contextualSpacing/>
        <w:rPr>
          <w:b/>
        </w:rPr>
      </w:pPr>
      <w:r>
        <w:rPr>
          <w:b/>
        </w:rPr>
        <w:lastRenderedPageBreak/>
        <w:t xml:space="preserve">SECTION </w:t>
      </w:r>
      <w:r w:rsidR="00F25BF8">
        <w:rPr>
          <w:b/>
        </w:rPr>
        <w:t>I</w:t>
      </w:r>
      <w:r w:rsidR="00FB013F" w:rsidRPr="001512DD">
        <w:rPr>
          <w:b/>
        </w:rPr>
        <w:t>. CLIMATE CHANGE ADAPTATION</w:t>
      </w:r>
    </w:p>
    <w:p w14:paraId="201472C2" w14:textId="77777777" w:rsidR="00FB013F" w:rsidRPr="001512DD" w:rsidRDefault="00FB013F" w:rsidP="001512DD">
      <w:pPr>
        <w:autoSpaceDE w:val="0"/>
        <w:autoSpaceDN w:val="0"/>
        <w:adjustRightInd w:val="0"/>
        <w:spacing w:after="0" w:line="240" w:lineRule="auto"/>
        <w:contextualSpacing/>
        <w:rPr>
          <w:rFonts w:cs="ArialNarrow"/>
        </w:rPr>
      </w:pPr>
      <w:r w:rsidRPr="001512DD">
        <w:t xml:space="preserve">We would like to learn about shocks from climate change and weather extremes that affected your household in the past 5 years. </w:t>
      </w:r>
      <w:r w:rsidRPr="001512DD">
        <w:rPr>
          <w:rFonts w:cs="ArialNarrow"/>
        </w:rPr>
        <w:t>Has this household been affected by a serious shock—an event that led to a serious reduction in your asset holdings, caused your household income to fall substantially or resulted in a significant reduction in consumption?</w:t>
      </w:r>
    </w:p>
    <w:tbl>
      <w:tblPr>
        <w:tblW w:w="10080" w:type="dxa"/>
        <w:tblInd w:w="-5" w:type="dxa"/>
        <w:tblLayout w:type="fixed"/>
        <w:tblCellMar>
          <w:left w:w="29" w:type="dxa"/>
          <w:right w:w="29" w:type="dxa"/>
        </w:tblCellMar>
        <w:tblLook w:val="0000" w:firstRow="0" w:lastRow="0" w:firstColumn="0" w:lastColumn="0" w:noHBand="0" w:noVBand="0"/>
      </w:tblPr>
      <w:tblGrid>
        <w:gridCol w:w="359"/>
        <w:gridCol w:w="4678"/>
        <w:gridCol w:w="7"/>
        <w:gridCol w:w="2509"/>
        <w:gridCol w:w="1803"/>
        <w:gridCol w:w="31"/>
        <w:gridCol w:w="693"/>
      </w:tblGrid>
      <w:tr w:rsidR="007306C5" w:rsidRPr="001512DD" w14:paraId="6A70DE94"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5333943F" w14:textId="77777777" w:rsidR="007306C5" w:rsidRPr="001512DD" w:rsidRDefault="007306C5" w:rsidP="001512DD">
            <w:pPr>
              <w:spacing w:after="0"/>
              <w:rPr>
                <w:rFonts w:eastAsia="Calibri" w:cs="Times New Roman"/>
                <w:w w:val="105"/>
              </w:rPr>
            </w:pPr>
          </w:p>
        </w:tc>
        <w:tc>
          <w:tcPr>
            <w:tcW w:w="4685" w:type="dxa"/>
            <w:gridSpan w:val="2"/>
            <w:tcBorders>
              <w:top w:val="single" w:sz="4" w:space="0" w:color="000000"/>
              <w:left w:val="single" w:sz="4" w:space="0" w:color="auto"/>
              <w:bottom w:val="single" w:sz="4" w:space="0" w:color="000000"/>
            </w:tcBorders>
          </w:tcPr>
          <w:p w14:paraId="7CCB256D" w14:textId="735CF576" w:rsidR="007306C5" w:rsidRPr="001512DD" w:rsidRDefault="007306C5" w:rsidP="001512DD">
            <w:pPr>
              <w:spacing w:after="0"/>
              <w:rPr>
                <w:rFonts w:eastAsia="Calibri" w:cs="Times New Roman"/>
                <w:w w:val="105"/>
              </w:rPr>
            </w:pPr>
            <w:r w:rsidRPr="001512DD">
              <w:rPr>
                <w:rFonts w:cs="ArialNarrow"/>
              </w:rPr>
              <w:t xml:space="preserve">In the past 5 years, has your household been affected by a </w:t>
            </w:r>
            <w:r w:rsidRPr="001512DD">
              <w:rPr>
                <w:rFonts w:cs="ArialNarrow"/>
                <w:b/>
              </w:rPr>
              <w:t>DROUGHT</w:t>
            </w:r>
            <w:r w:rsidRPr="001512DD">
              <w:rPr>
                <w:rFonts w:cs="ArialNarrow"/>
              </w:rPr>
              <w:t>?</w:t>
            </w:r>
          </w:p>
        </w:tc>
        <w:tc>
          <w:tcPr>
            <w:tcW w:w="4343" w:type="dxa"/>
            <w:gridSpan w:val="3"/>
            <w:tcBorders>
              <w:top w:val="single" w:sz="4" w:space="0" w:color="000000"/>
              <w:bottom w:val="single" w:sz="4" w:space="0" w:color="000000"/>
              <w:right w:val="single" w:sz="18" w:space="0" w:color="000000"/>
            </w:tcBorders>
          </w:tcPr>
          <w:p w14:paraId="1867C00F" w14:textId="77777777" w:rsidR="007306C5" w:rsidRPr="001512DD" w:rsidRDefault="007306C5" w:rsidP="001512DD">
            <w:pPr>
              <w:spacing w:after="0"/>
            </w:pPr>
            <w:r w:rsidRPr="001512DD">
              <w:t>1=No</w:t>
            </w:r>
          </w:p>
          <w:p w14:paraId="5F3FC3DB" w14:textId="77777777" w:rsidR="007306C5" w:rsidRPr="001512DD" w:rsidRDefault="007306C5" w:rsidP="001512DD">
            <w:pPr>
              <w:spacing w:after="0"/>
            </w:pPr>
            <w:r w:rsidRPr="001512DD">
              <w:t>2=Yes</w:t>
            </w:r>
            <w:r w:rsidRPr="001512DD" w:rsidDel="00226116">
              <w:t xml:space="preserve"> </w:t>
            </w:r>
          </w:p>
          <w:p w14:paraId="2C49A28B" w14:textId="77777777" w:rsidR="007306C5" w:rsidRPr="001512DD" w:rsidRDefault="007306C5" w:rsidP="001512DD">
            <w:pPr>
              <w:spacing w:after="0"/>
            </w:pPr>
            <w:r w:rsidRPr="001512DD">
              <w:t>888=Don’t know</w:t>
            </w:r>
          </w:p>
          <w:p w14:paraId="1FED7D3F" w14:textId="77777777" w:rsidR="007306C5" w:rsidRPr="001512DD" w:rsidRDefault="007306C5" w:rsidP="001512DD">
            <w:pPr>
              <w:spacing w:after="0"/>
            </w:pPr>
            <w:r w:rsidRPr="001512DD">
              <w:t>999=Prefer not to respond</w:t>
            </w:r>
          </w:p>
        </w:tc>
        <w:tc>
          <w:tcPr>
            <w:tcW w:w="693" w:type="dxa"/>
            <w:tcBorders>
              <w:top w:val="single" w:sz="18" w:space="0" w:color="000000"/>
              <w:left w:val="single" w:sz="18" w:space="0" w:color="000000"/>
              <w:bottom w:val="single" w:sz="18" w:space="0" w:color="000000"/>
              <w:right w:val="single" w:sz="18" w:space="0" w:color="000000"/>
            </w:tcBorders>
          </w:tcPr>
          <w:p w14:paraId="74EAB00D" w14:textId="77777777" w:rsidR="007306C5" w:rsidRPr="001512DD" w:rsidRDefault="007306C5" w:rsidP="001512DD">
            <w:pPr>
              <w:spacing w:after="0"/>
              <w:rPr>
                <w:rFonts w:eastAsia="Calibri" w:cs="Times New Roman"/>
                <w:i/>
                <w:color w:val="A6A6A6"/>
              </w:rPr>
            </w:pPr>
            <w:r w:rsidRPr="001512DD">
              <w:rPr>
                <w:rFonts w:eastAsia="Calibri" w:cs="Times New Roman"/>
                <w:i/>
                <w:color w:val="A6A6A6"/>
              </w:rPr>
              <w:t>(Code)</w:t>
            </w:r>
          </w:p>
        </w:tc>
      </w:tr>
      <w:tr w:rsidR="007306C5" w:rsidRPr="001512DD" w14:paraId="043A7CE6"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580FC55C" w14:textId="77777777" w:rsidR="007306C5" w:rsidRPr="001512DD" w:rsidRDefault="007306C5" w:rsidP="001512DD">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70133B14" w14:textId="00C0D159" w:rsidR="007306C5" w:rsidRPr="001512DD" w:rsidRDefault="007306C5" w:rsidP="001512DD">
            <w:pPr>
              <w:spacing w:after="0"/>
              <w:rPr>
                <w:w w:val="105"/>
              </w:rPr>
            </w:pPr>
            <w:r w:rsidRPr="001512DD">
              <w:rPr>
                <w:rFonts w:cs="ArialNarrow"/>
              </w:rPr>
              <w:t>If yes, what years was your HH affected by the drought? (drop down)</w:t>
            </w:r>
          </w:p>
        </w:tc>
        <w:tc>
          <w:tcPr>
            <w:tcW w:w="2527" w:type="dxa"/>
            <w:gridSpan w:val="3"/>
            <w:tcBorders>
              <w:top w:val="single" w:sz="18" w:space="0" w:color="000000"/>
              <w:left w:val="single" w:sz="18" w:space="0" w:color="000000"/>
              <w:bottom w:val="single" w:sz="18" w:space="0" w:color="000000"/>
              <w:right w:val="single" w:sz="18" w:space="0" w:color="000000"/>
            </w:tcBorders>
          </w:tcPr>
          <w:p w14:paraId="2CCE5FB5" w14:textId="77777777" w:rsidR="007306C5" w:rsidRPr="001512DD" w:rsidRDefault="007306C5" w:rsidP="001512DD">
            <w:pPr>
              <w:spacing w:after="0"/>
              <w:rPr>
                <w:i/>
                <w:color w:val="A6A6A6" w:themeColor="background1" w:themeShade="A6"/>
              </w:rPr>
            </w:pPr>
            <w:r w:rsidRPr="001512DD">
              <w:rPr>
                <w:i/>
                <w:color w:val="A6A6A6" w:themeColor="background1" w:themeShade="A6"/>
              </w:rPr>
              <w:t>(Integer)</w:t>
            </w:r>
          </w:p>
        </w:tc>
      </w:tr>
      <w:tr w:rsidR="007306C5" w:rsidRPr="001512DD" w14:paraId="55B88C44"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52D6245F" w14:textId="77777777" w:rsidR="007306C5" w:rsidRPr="001512DD" w:rsidRDefault="007306C5" w:rsidP="001512DD">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7C3E3FC7" w14:textId="3A8179B7" w:rsidR="007306C5" w:rsidRPr="001512DD" w:rsidRDefault="007306C5" w:rsidP="001512DD">
            <w:pPr>
              <w:spacing w:after="0"/>
              <w:rPr>
                <w:w w:val="105"/>
              </w:rPr>
            </w:pPr>
            <w:r w:rsidRPr="001512DD">
              <w:rPr>
                <w:rFonts w:cs="ArialNarrow"/>
              </w:rPr>
              <w:t>If more than one year – what year did your HH experience the worst drought?</w:t>
            </w:r>
          </w:p>
        </w:tc>
        <w:tc>
          <w:tcPr>
            <w:tcW w:w="2527" w:type="dxa"/>
            <w:gridSpan w:val="3"/>
            <w:tcBorders>
              <w:top w:val="single" w:sz="18" w:space="0" w:color="000000"/>
              <w:left w:val="single" w:sz="18" w:space="0" w:color="000000"/>
              <w:bottom w:val="single" w:sz="18" w:space="0" w:color="000000"/>
              <w:right w:val="single" w:sz="18" w:space="0" w:color="000000"/>
            </w:tcBorders>
          </w:tcPr>
          <w:p w14:paraId="7B21AB60" w14:textId="77777777" w:rsidR="007306C5" w:rsidRPr="001512DD" w:rsidRDefault="007306C5" w:rsidP="001512DD">
            <w:pPr>
              <w:spacing w:after="0"/>
              <w:rPr>
                <w:i/>
                <w:color w:val="A6A6A6" w:themeColor="background1" w:themeShade="A6"/>
              </w:rPr>
            </w:pPr>
            <w:r w:rsidRPr="001512DD">
              <w:rPr>
                <w:i/>
                <w:color w:val="A6A6A6" w:themeColor="background1" w:themeShade="A6"/>
              </w:rPr>
              <w:t>(Integer)</w:t>
            </w:r>
          </w:p>
        </w:tc>
      </w:tr>
      <w:tr w:rsidR="007306C5" w:rsidRPr="001512DD" w14:paraId="2EE0495E"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77AA47C4" w14:textId="77777777" w:rsidR="007306C5" w:rsidRPr="001512DD" w:rsidRDefault="007306C5"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5A901CFE" w14:textId="5866B840" w:rsidR="007306C5" w:rsidRPr="001512DD" w:rsidRDefault="007306C5" w:rsidP="001512DD">
            <w:pPr>
              <w:spacing w:after="0"/>
              <w:rPr>
                <w:color w:val="000000"/>
              </w:rPr>
            </w:pPr>
            <w:r w:rsidRPr="001512DD">
              <w:rPr>
                <w:rFonts w:cs="ArialNarrow"/>
              </w:rPr>
              <w:t>Thinking of the worst drought, how well or poorly was your household able to respond to the drought?</w:t>
            </w:r>
          </w:p>
        </w:tc>
        <w:tc>
          <w:tcPr>
            <w:tcW w:w="4319" w:type="dxa"/>
            <w:gridSpan w:val="3"/>
            <w:tcBorders>
              <w:top w:val="single" w:sz="4" w:space="0" w:color="000000"/>
              <w:bottom w:val="single" w:sz="4" w:space="0" w:color="000000"/>
              <w:right w:val="single" w:sz="18" w:space="0" w:color="000000"/>
            </w:tcBorders>
          </w:tcPr>
          <w:p w14:paraId="65B5209A" w14:textId="77B75A3F" w:rsidR="007306C5" w:rsidRPr="001512DD" w:rsidRDefault="007306C5" w:rsidP="001512DD">
            <w:pPr>
              <w:spacing w:after="0"/>
              <w:rPr>
                <w:rFonts w:cs="Times New Roman"/>
                <w:w w:val="105"/>
              </w:rPr>
            </w:pPr>
            <w:r w:rsidRPr="001512DD">
              <w:rPr>
                <w:rFonts w:cs="Times New Roman"/>
                <w:w w:val="105"/>
              </w:rPr>
              <w:t>1=Very well</w:t>
            </w:r>
          </w:p>
          <w:p w14:paraId="70B09619" w14:textId="500E0B69" w:rsidR="007306C5" w:rsidRPr="001512DD" w:rsidRDefault="007306C5" w:rsidP="001512DD">
            <w:pPr>
              <w:spacing w:after="0"/>
              <w:rPr>
                <w:rFonts w:cs="Times New Roman"/>
                <w:w w:val="105"/>
              </w:rPr>
            </w:pPr>
            <w:r w:rsidRPr="001512DD">
              <w:rPr>
                <w:rFonts w:cs="Times New Roman"/>
                <w:w w:val="105"/>
              </w:rPr>
              <w:t>2=Somewhat well</w:t>
            </w:r>
          </w:p>
          <w:p w14:paraId="45D8A3F8" w14:textId="171FAD14" w:rsidR="007306C5" w:rsidRPr="001512DD" w:rsidRDefault="007306C5" w:rsidP="001512DD">
            <w:pPr>
              <w:spacing w:after="0"/>
              <w:rPr>
                <w:rFonts w:cs="Times New Roman"/>
                <w:w w:val="105"/>
              </w:rPr>
            </w:pPr>
            <w:r w:rsidRPr="001512DD">
              <w:rPr>
                <w:rFonts w:cs="Times New Roman"/>
                <w:w w:val="105"/>
              </w:rPr>
              <w:t>3=Neutral response</w:t>
            </w:r>
          </w:p>
          <w:p w14:paraId="2FA02EA1" w14:textId="353F963B" w:rsidR="007306C5" w:rsidRPr="001512DD" w:rsidRDefault="007306C5" w:rsidP="001512DD">
            <w:pPr>
              <w:spacing w:after="0"/>
              <w:rPr>
                <w:rFonts w:cs="Times New Roman"/>
                <w:w w:val="105"/>
              </w:rPr>
            </w:pPr>
            <w:r w:rsidRPr="001512DD">
              <w:rPr>
                <w:rFonts w:cs="Times New Roman"/>
                <w:w w:val="105"/>
              </w:rPr>
              <w:t>4=Somewhat poorly</w:t>
            </w:r>
          </w:p>
          <w:p w14:paraId="2994D36A" w14:textId="77777777" w:rsidR="007306C5" w:rsidRPr="001512DD" w:rsidRDefault="007306C5" w:rsidP="001512DD">
            <w:pPr>
              <w:spacing w:after="0"/>
              <w:rPr>
                <w:rFonts w:cs="Times New Roman"/>
                <w:w w:val="105"/>
              </w:rPr>
            </w:pPr>
            <w:r w:rsidRPr="001512DD">
              <w:rPr>
                <w:rFonts w:cs="Times New Roman"/>
                <w:w w:val="105"/>
              </w:rPr>
              <w:t>5=Very poorly</w:t>
            </w:r>
          </w:p>
          <w:p w14:paraId="7DE4D301" w14:textId="77777777" w:rsidR="007306C5" w:rsidRPr="001512DD" w:rsidRDefault="007306C5" w:rsidP="001512DD">
            <w:pPr>
              <w:spacing w:after="0"/>
              <w:rPr>
                <w:rFonts w:cs="Times New Roman"/>
                <w:w w:val="105"/>
              </w:rPr>
            </w:pPr>
            <w:r w:rsidRPr="001512DD">
              <w:rPr>
                <w:rFonts w:cs="Times New Roman"/>
                <w:w w:val="105"/>
              </w:rPr>
              <w:t>888=Don't know</w:t>
            </w:r>
          </w:p>
          <w:p w14:paraId="4E7FBF54" w14:textId="77777777" w:rsidR="007306C5" w:rsidRPr="001512DD" w:rsidRDefault="007306C5" w:rsidP="001512DD">
            <w:pPr>
              <w:spacing w:after="0"/>
              <w:rPr>
                <w:rFonts w:cs="Times New Roman"/>
                <w:i/>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15DBDDFF" w14:textId="77777777" w:rsidR="007306C5" w:rsidRPr="001512DD" w:rsidRDefault="007306C5" w:rsidP="001512DD">
            <w:pPr>
              <w:spacing w:after="0"/>
              <w:rPr>
                <w:rFonts w:eastAsia="Calibri" w:cs="Times New Roman"/>
                <w:i/>
                <w:color w:val="A6A6A6"/>
              </w:rPr>
            </w:pPr>
            <w:r w:rsidRPr="001512DD">
              <w:rPr>
                <w:rFonts w:eastAsia="Calibri" w:cs="Times New Roman"/>
                <w:i/>
                <w:color w:val="A6A6A6"/>
              </w:rPr>
              <w:t>(Code)</w:t>
            </w:r>
          </w:p>
        </w:tc>
      </w:tr>
      <w:tr w:rsidR="007306C5" w:rsidRPr="001512DD" w14:paraId="593B39EC"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6D6B6ACB" w14:textId="23173F5B" w:rsidR="007306C5" w:rsidRPr="001512DD" w:rsidRDefault="007306C5"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4CECF12B" w14:textId="63C4E6DE" w:rsidR="007306C5" w:rsidRPr="001512DD" w:rsidRDefault="007306C5" w:rsidP="001512DD">
            <w:pPr>
              <w:spacing w:after="0"/>
              <w:rPr>
                <w:color w:val="000000"/>
              </w:rPr>
            </w:pPr>
            <w:r w:rsidRPr="001512DD">
              <w:rPr>
                <w:rFonts w:cs="ArialNarrow"/>
              </w:rPr>
              <w:t>What was the result of the drought on your HH?</w:t>
            </w:r>
          </w:p>
        </w:tc>
        <w:tc>
          <w:tcPr>
            <w:tcW w:w="4319" w:type="dxa"/>
            <w:gridSpan w:val="3"/>
            <w:tcBorders>
              <w:top w:val="single" w:sz="4" w:space="0" w:color="000000"/>
              <w:bottom w:val="single" w:sz="4" w:space="0" w:color="000000"/>
              <w:right w:val="single" w:sz="18" w:space="0" w:color="000000"/>
            </w:tcBorders>
          </w:tcPr>
          <w:p w14:paraId="38ECEF8A" w14:textId="13D9AD2A" w:rsidR="007306C5" w:rsidRPr="001512DD" w:rsidRDefault="007306C5" w:rsidP="001512DD">
            <w:pPr>
              <w:spacing w:after="0"/>
              <w:rPr>
                <w:rFonts w:cs="Times New Roman"/>
                <w:w w:val="105"/>
              </w:rPr>
            </w:pPr>
            <w:r w:rsidRPr="001512DD">
              <w:rPr>
                <w:rFonts w:cs="Times New Roman"/>
                <w:w w:val="105"/>
              </w:rPr>
              <w:t>1=Reduced crop yield</w:t>
            </w:r>
          </w:p>
          <w:p w14:paraId="74AE50B4" w14:textId="20D4E7EC" w:rsidR="007306C5" w:rsidRPr="001512DD" w:rsidRDefault="007306C5" w:rsidP="001512DD">
            <w:pPr>
              <w:spacing w:after="0"/>
              <w:rPr>
                <w:rFonts w:cs="Times New Roman"/>
                <w:w w:val="105"/>
              </w:rPr>
            </w:pPr>
            <w:r w:rsidRPr="001512DD">
              <w:rPr>
                <w:rFonts w:cs="Times New Roman"/>
                <w:w w:val="105"/>
              </w:rPr>
              <w:t>2=Crop failure</w:t>
            </w:r>
          </w:p>
          <w:p w14:paraId="5E5B05D8" w14:textId="22D1FD09" w:rsidR="007306C5" w:rsidRPr="001512DD" w:rsidRDefault="007306C5" w:rsidP="001512DD">
            <w:pPr>
              <w:spacing w:after="0"/>
              <w:rPr>
                <w:rFonts w:cs="Times New Roman"/>
                <w:w w:val="105"/>
              </w:rPr>
            </w:pPr>
            <w:r w:rsidRPr="001512DD">
              <w:rPr>
                <w:rFonts w:cs="Times New Roman"/>
                <w:w w:val="105"/>
              </w:rPr>
              <w:t>3=Reduced HH consumption</w:t>
            </w:r>
          </w:p>
          <w:p w14:paraId="64FC246E" w14:textId="6CE513DD" w:rsidR="007306C5" w:rsidRPr="001512DD" w:rsidRDefault="007306C5" w:rsidP="001512DD">
            <w:pPr>
              <w:spacing w:after="0"/>
              <w:rPr>
                <w:rFonts w:cs="Times New Roman"/>
                <w:w w:val="105"/>
              </w:rPr>
            </w:pPr>
            <w:r w:rsidRPr="001512DD">
              <w:rPr>
                <w:rFonts w:cs="Times New Roman"/>
                <w:w w:val="105"/>
              </w:rPr>
              <w:t>4=Loss of assets</w:t>
            </w:r>
          </w:p>
          <w:p w14:paraId="380E7E8E" w14:textId="2B37FE12" w:rsidR="007306C5" w:rsidRPr="001512DD" w:rsidRDefault="007306C5" w:rsidP="001512DD">
            <w:pPr>
              <w:spacing w:after="0"/>
              <w:rPr>
                <w:rFonts w:cs="Times New Roman"/>
                <w:w w:val="105"/>
              </w:rPr>
            </w:pPr>
            <w:r w:rsidRPr="001512DD">
              <w:rPr>
                <w:rFonts w:cs="Times New Roman"/>
                <w:w w:val="105"/>
              </w:rPr>
              <w:t>5=Loss of income</w:t>
            </w:r>
          </w:p>
          <w:p w14:paraId="1F19EB53" w14:textId="1E1ACAE3" w:rsidR="007306C5" w:rsidRPr="001512DD" w:rsidRDefault="007306C5" w:rsidP="001512DD">
            <w:pPr>
              <w:spacing w:after="0"/>
              <w:rPr>
                <w:rFonts w:cs="Times New Roman"/>
                <w:w w:val="105"/>
              </w:rPr>
            </w:pPr>
            <w:r w:rsidRPr="001512DD">
              <w:rPr>
                <w:rFonts w:cs="Times New Roman"/>
                <w:w w:val="105"/>
              </w:rPr>
              <w:t>6=Livestock sickness</w:t>
            </w:r>
          </w:p>
          <w:p w14:paraId="40658B8B" w14:textId="77777777" w:rsidR="007306C5" w:rsidRPr="001512DD" w:rsidRDefault="007306C5" w:rsidP="001512DD">
            <w:pPr>
              <w:spacing w:after="0"/>
              <w:rPr>
                <w:rFonts w:cs="Times New Roman"/>
                <w:w w:val="105"/>
              </w:rPr>
            </w:pPr>
            <w:r w:rsidRPr="001512DD">
              <w:rPr>
                <w:rFonts w:cs="Times New Roman"/>
                <w:w w:val="105"/>
              </w:rPr>
              <w:t>7=Livestock death</w:t>
            </w:r>
          </w:p>
          <w:p w14:paraId="05AD70FF" w14:textId="7C4FFDAA" w:rsidR="007306C5" w:rsidRPr="001512DD" w:rsidRDefault="007306C5" w:rsidP="001512DD">
            <w:pPr>
              <w:spacing w:after="0"/>
              <w:rPr>
                <w:rFonts w:cs="Times New Roman"/>
                <w:w w:val="105"/>
              </w:rPr>
            </w:pPr>
            <w:r w:rsidRPr="001512DD">
              <w:rPr>
                <w:rFonts w:cs="Times New Roman"/>
                <w:w w:val="105"/>
              </w:rPr>
              <w:t>8=Human sickness</w:t>
            </w:r>
          </w:p>
          <w:p w14:paraId="23C362E3" w14:textId="77777777" w:rsidR="007306C5" w:rsidRPr="001512DD" w:rsidRDefault="007306C5" w:rsidP="001512DD">
            <w:pPr>
              <w:spacing w:after="0"/>
              <w:rPr>
                <w:rFonts w:cs="Times New Roman"/>
                <w:w w:val="105"/>
              </w:rPr>
            </w:pPr>
            <w:r w:rsidRPr="001512DD">
              <w:rPr>
                <w:rFonts w:cs="Times New Roman"/>
                <w:w w:val="105"/>
              </w:rPr>
              <w:t>9=Human death</w:t>
            </w:r>
          </w:p>
          <w:p w14:paraId="19B56952" w14:textId="3029AE21" w:rsidR="007306C5" w:rsidRPr="001512DD" w:rsidRDefault="007306C5" w:rsidP="001512DD">
            <w:pPr>
              <w:spacing w:after="0"/>
              <w:rPr>
                <w:rFonts w:cs="Times New Roman"/>
                <w:w w:val="105"/>
              </w:rPr>
            </w:pPr>
            <w:r w:rsidRPr="001512DD">
              <w:rPr>
                <w:rFonts w:cs="Times New Roman"/>
                <w:w w:val="105"/>
              </w:rPr>
              <w:t>10=Pests or diseases that affected the crops before they were harvested</w:t>
            </w:r>
          </w:p>
          <w:p w14:paraId="2050DDFC" w14:textId="4A09E248" w:rsidR="007306C5" w:rsidRPr="001512DD" w:rsidRDefault="007306C5" w:rsidP="001512DD">
            <w:pPr>
              <w:spacing w:after="0"/>
              <w:rPr>
                <w:rFonts w:cs="Times New Roman"/>
                <w:w w:val="105"/>
              </w:rPr>
            </w:pPr>
            <w:r w:rsidRPr="001512DD">
              <w:rPr>
                <w:rFonts w:cs="Times New Roman"/>
                <w:w w:val="105"/>
              </w:rPr>
              <w:t>11=Pests or diseases tha led to crop/storage losses</w:t>
            </w:r>
          </w:p>
          <w:p w14:paraId="73FAA693" w14:textId="783ACA21" w:rsidR="007306C5" w:rsidRPr="001512DD" w:rsidRDefault="007306C5" w:rsidP="001512DD">
            <w:pPr>
              <w:spacing w:after="0"/>
              <w:rPr>
                <w:rFonts w:cs="Times New Roman"/>
                <w:w w:val="105"/>
              </w:rPr>
            </w:pPr>
            <w:r w:rsidRPr="001512DD">
              <w:rPr>
                <w:rFonts w:cs="Times New Roman"/>
                <w:w w:val="105"/>
              </w:rPr>
              <w:t>12=Pests or diseases that affected livestock</w:t>
            </w:r>
          </w:p>
          <w:p w14:paraId="12A73CC6" w14:textId="77777777" w:rsidR="007306C5" w:rsidRPr="001512DD" w:rsidRDefault="007306C5" w:rsidP="001512DD">
            <w:pPr>
              <w:spacing w:after="0"/>
              <w:rPr>
                <w:rFonts w:cs="Times New Roman"/>
                <w:w w:val="105"/>
              </w:rPr>
            </w:pPr>
            <w:r w:rsidRPr="001512DD">
              <w:rPr>
                <w:rFonts w:cs="Times New Roman"/>
                <w:w w:val="105"/>
              </w:rPr>
              <w:t>97=Other, please specify</w:t>
            </w:r>
          </w:p>
          <w:p w14:paraId="34D33346" w14:textId="77777777" w:rsidR="007306C5" w:rsidRPr="001512DD" w:rsidRDefault="007306C5" w:rsidP="001512DD">
            <w:pPr>
              <w:spacing w:after="0"/>
              <w:rPr>
                <w:rFonts w:cs="Times New Roman"/>
                <w:w w:val="105"/>
              </w:rPr>
            </w:pPr>
            <w:r w:rsidRPr="001512DD">
              <w:rPr>
                <w:rFonts w:cs="Times New Roman"/>
                <w:w w:val="105"/>
              </w:rPr>
              <w:t>888=Don't know</w:t>
            </w:r>
          </w:p>
          <w:p w14:paraId="2562D8E0" w14:textId="77777777" w:rsidR="007306C5" w:rsidRPr="001512DD" w:rsidRDefault="007306C5" w:rsidP="001512DD">
            <w:pPr>
              <w:spacing w:after="0"/>
              <w:rPr>
                <w:rFonts w:cs="Times New Roman"/>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5C26D80C" w14:textId="77777777" w:rsidR="007306C5" w:rsidRPr="001512DD" w:rsidRDefault="007306C5"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34137CCB"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629BC506" w14:textId="77777777" w:rsidR="002422DE" w:rsidRPr="001512DD" w:rsidRDefault="002422DE"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0CE25E5C" w14:textId="6F4542F3" w:rsidR="002422DE" w:rsidRPr="001512DD" w:rsidRDefault="002422DE" w:rsidP="001512DD">
            <w:pPr>
              <w:spacing w:after="0"/>
              <w:rPr>
                <w:color w:val="000000"/>
              </w:rPr>
            </w:pPr>
            <w:r w:rsidRPr="001512DD">
              <w:rPr>
                <w:rFonts w:cs="ArialNarrow"/>
              </w:rPr>
              <w:t xml:space="preserve">Thinking of the worst </w:t>
            </w:r>
            <w:r w:rsidRPr="001512DD">
              <w:rPr>
                <w:rFonts w:cs="ArialNarrow"/>
                <w:b/>
              </w:rPr>
              <w:t>DROUGHT</w:t>
            </w:r>
            <w:r w:rsidRPr="001512DD">
              <w:rPr>
                <w:rFonts w:cs="ArialNarrow"/>
              </w:rPr>
              <w:t xml:space="preserve"> that your household experienced, what adjustments/adaptations did your household make during the drought?</w:t>
            </w:r>
          </w:p>
        </w:tc>
        <w:tc>
          <w:tcPr>
            <w:tcW w:w="4319" w:type="dxa"/>
            <w:gridSpan w:val="3"/>
            <w:tcBorders>
              <w:top w:val="single" w:sz="4" w:space="0" w:color="000000"/>
              <w:bottom w:val="single" w:sz="4" w:space="0" w:color="000000"/>
              <w:right w:val="single" w:sz="18" w:space="0" w:color="000000"/>
            </w:tcBorders>
          </w:tcPr>
          <w:p w14:paraId="634AA777" w14:textId="77777777" w:rsidR="002422DE" w:rsidRPr="001512DD" w:rsidRDefault="002422DE" w:rsidP="001512DD">
            <w:pPr>
              <w:spacing w:after="0"/>
              <w:rPr>
                <w:rFonts w:cs="Times New Roman"/>
                <w:w w:val="105"/>
              </w:rPr>
            </w:pPr>
            <w:r w:rsidRPr="001512DD">
              <w:rPr>
                <w:rFonts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42077B56" w14:textId="77777777" w:rsidR="002422DE" w:rsidRPr="001512DD" w:rsidRDefault="002422DE"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2C2105E6"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5E8BE108" w14:textId="77777777" w:rsidR="002422DE" w:rsidRPr="001512DD" w:rsidRDefault="002422DE" w:rsidP="001512DD">
            <w:pPr>
              <w:spacing w:after="0"/>
            </w:pPr>
          </w:p>
        </w:tc>
        <w:tc>
          <w:tcPr>
            <w:tcW w:w="4678" w:type="dxa"/>
            <w:tcBorders>
              <w:left w:val="single" w:sz="4" w:space="0" w:color="auto"/>
              <w:right w:val="single" w:sz="18" w:space="0" w:color="000000"/>
            </w:tcBorders>
          </w:tcPr>
          <w:p w14:paraId="3744DEF3" w14:textId="77777777" w:rsidR="002422DE" w:rsidRPr="001512DD" w:rsidRDefault="002422DE"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6829F175" w14:textId="77777777" w:rsidR="002422DE" w:rsidRPr="001512DD" w:rsidRDefault="002422DE" w:rsidP="001512DD">
            <w:pPr>
              <w:spacing w:after="0"/>
              <w:rPr>
                <w:w w:val="105"/>
              </w:rPr>
            </w:pPr>
            <w:r w:rsidRPr="001512DD">
              <w:rPr>
                <w:i/>
                <w:color w:val="A6A6A6" w:themeColor="background1" w:themeShade="A6"/>
              </w:rPr>
              <w:t>(Text)</w:t>
            </w:r>
          </w:p>
        </w:tc>
      </w:tr>
      <w:tr w:rsidR="002422DE" w:rsidRPr="001512DD" w14:paraId="3310B8BC"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6AA73675" w14:textId="77777777" w:rsidR="002422DE" w:rsidRPr="001512DD" w:rsidRDefault="002422DE"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2BE127FB" w14:textId="77777777" w:rsidR="002422DE" w:rsidRPr="001512DD" w:rsidRDefault="002422DE" w:rsidP="001512DD">
            <w:pPr>
              <w:spacing w:after="0"/>
              <w:rPr>
                <w:color w:val="000000"/>
              </w:rPr>
            </w:pPr>
            <w:r w:rsidRPr="001512DD">
              <w:rPr>
                <w:rFonts w:cs="Times New Roman"/>
              </w:rPr>
              <w:t xml:space="preserve">Are there any changes you wanted to make but </w:t>
            </w:r>
            <w:r w:rsidRPr="001512DD">
              <w:rPr>
                <w:rFonts w:cs="Times New Roman"/>
              </w:rPr>
              <w:lastRenderedPageBreak/>
              <w:t xml:space="preserve">were unable to make? </w:t>
            </w:r>
          </w:p>
        </w:tc>
        <w:tc>
          <w:tcPr>
            <w:tcW w:w="4319" w:type="dxa"/>
            <w:gridSpan w:val="3"/>
            <w:tcBorders>
              <w:top w:val="single" w:sz="4" w:space="0" w:color="000000"/>
              <w:bottom w:val="single" w:sz="4" w:space="0" w:color="000000"/>
              <w:right w:val="single" w:sz="18" w:space="0" w:color="000000"/>
            </w:tcBorders>
          </w:tcPr>
          <w:p w14:paraId="77C79D39" w14:textId="77777777" w:rsidR="002422DE" w:rsidRPr="001512DD" w:rsidRDefault="002422DE" w:rsidP="001512DD">
            <w:pPr>
              <w:spacing w:after="0"/>
              <w:rPr>
                <w:rFonts w:cs="Times New Roman"/>
                <w:w w:val="105"/>
              </w:rPr>
            </w:pPr>
            <w:r w:rsidRPr="001512DD">
              <w:rPr>
                <w:rFonts w:cs="Times New Roman"/>
                <w:w w:val="105"/>
              </w:rPr>
              <w:lastRenderedPageBreak/>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3FE79A21" w14:textId="77777777" w:rsidR="002422DE" w:rsidRPr="001512DD" w:rsidRDefault="002422DE"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70EAEF96"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70AD4D13" w14:textId="77777777" w:rsidR="002422DE" w:rsidRPr="001512DD" w:rsidRDefault="002422DE" w:rsidP="001512DD">
            <w:pPr>
              <w:spacing w:after="0"/>
            </w:pPr>
          </w:p>
        </w:tc>
        <w:tc>
          <w:tcPr>
            <w:tcW w:w="4678" w:type="dxa"/>
            <w:tcBorders>
              <w:left w:val="single" w:sz="4" w:space="0" w:color="auto"/>
              <w:right w:val="single" w:sz="18" w:space="0" w:color="000000"/>
            </w:tcBorders>
          </w:tcPr>
          <w:p w14:paraId="4372D062" w14:textId="77777777" w:rsidR="002422DE" w:rsidRPr="001512DD" w:rsidRDefault="002422DE"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26B10A75" w14:textId="77777777" w:rsidR="002422DE" w:rsidRPr="001512DD" w:rsidRDefault="002422DE" w:rsidP="001512DD">
            <w:pPr>
              <w:spacing w:after="0"/>
              <w:rPr>
                <w:w w:val="105"/>
              </w:rPr>
            </w:pPr>
            <w:r w:rsidRPr="001512DD">
              <w:rPr>
                <w:i/>
                <w:color w:val="A6A6A6" w:themeColor="background1" w:themeShade="A6"/>
              </w:rPr>
              <w:t>(Text)</w:t>
            </w:r>
          </w:p>
        </w:tc>
      </w:tr>
      <w:tr w:rsidR="00691F08" w:rsidRPr="001512DD" w14:paraId="38C4433B"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6A39D81F" w14:textId="77777777" w:rsidR="00691F08" w:rsidRPr="001512DD" w:rsidRDefault="00691F08"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482500C4" w14:textId="151815F9" w:rsidR="00691F08" w:rsidRPr="001512DD" w:rsidRDefault="00691F08" w:rsidP="001512DD">
            <w:pPr>
              <w:spacing w:after="0"/>
              <w:rPr>
                <w:color w:val="000000"/>
              </w:rPr>
            </w:pPr>
            <w:r w:rsidRPr="001512DD">
              <w:rPr>
                <w:rFonts w:cs="Times New Roman"/>
              </w:rPr>
              <w:t>If so, why did you not make those changes?</w:t>
            </w:r>
          </w:p>
        </w:tc>
        <w:tc>
          <w:tcPr>
            <w:tcW w:w="4319" w:type="dxa"/>
            <w:gridSpan w:val="3"/>
            <w:tcBorders>
              <w:top w:val="single" w:sz="4" w:space="0" w:color="000000"/>
              <w:bottom w:val="single" w:sz="4" w:space="0" w:color="000000"/>
              <w:right w:val="single" w:sz="18" w:space="0" w:color="000000"/>
            </w:tcBorders>
          </w:tcPr>
          <w:p w14:paraId="4E9B416F" w14:textId="4DEDB3F6" w:rsidR="00691F08" w:rsidRPr="001512DD" w:rsidRDefault="00691F08" w:rsidP="001512DD">
            <w:pPr>
              <w:spacing w:after="0"/>
              <w:rPr>
                <w:rFonts w:cs="Times New Roman"/>
                <w:w w:val="105"/>
              </w:rPr>
            </w:pPr>
            <w:r w:rsidRPr="001512DD">
              <w:rPr>
                <w:rFonts w:cs="Times New Roman"/>
                <w:w w:val="105"/>
              </w:rPr>
              <w:t>1=Lack of money</w:t>
            </w:r>
          </w:p>
          <w:p w14:paraId="352A1E2F" w14:textId="08A42538" w:rsidR="00691F08" w:rsidRPr="001512DD" w:rsidRDefault="00691F08" w:rsidP="001512DD">
            <w:pPr>
              <w:spacing w:after="0"/>
              <w:rPr>
                <w:rFonts w:cs="Times New Roman"/>
                <w:w w:val="105"/>
              </w:rPr>
            </w:pPr>
            <w:r w:rsidRPr="001512DD">
              <w:rPr>
                <w:rFonts w:cs="Times New Roman"/>
                <w:w w:val="105"/>
              </w:rPr>
              <w:t>2=Lack of information</w:t>
            </w:r>
          </w:p>
          <w:p w14:paraId="2BD4C944" w14:textId="58D44BDB" w:rsidR="00691F08" w:rsidRPr="001512DD" w:rsidRDefault="00691F08" w:rsidP="001512DD">
            <w:pPr>
              <w:spacing w:after="0"/>
              <w:rPr>
                <w:rFonts w:cs="Times New Roman"/>
                <w:w w:val="105"/>
              </w:rPr>
            </w:pPr>
            <w:r w:rsidRPr="001512DD">
              <w:rPr>
                <w:rFonts w:cs="Times New Roman"/>
                <w:w w:val="105"/>
              </w:rPr>
              <w:t>3=Shortage of labor</w:t>
            </w:r>
          </w:p>
          <w:p w14:paraId="1D3A0787" w14:textId="57E86864" w:rsidR="00691F08" w:rsidRPr="001512DD" w:rsidRDefault="00691F08" w:rsidP="001512DD">
            <w:pPr>
              <w:spacing w:after="0"/>
              <w:rPr>
                <w:rFonts w:cs="Times New Roman"/>
                <w:w w:val="105"/>
              </w:rPr>
            </w:pPr>
            <w:r w:rsidRPr="001512DD">
              <w:rPr>
                <w:rFonts w:cs="Times New Roman"/>
                <w:w w:val="105"/>
              </w:rPr>
              <w:t>4=Shortage of Land</w:t>
            </w:r>
          </w:p>
          <w:p w14:paraId="4717F67E" w14:textId="087D5FBB" w:rsidR="00691F08" w:rsidRPr="001512DD" w:rsidRDefault="00691F08" w:rsidP="001512DD">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7D581FAE" w14:textId="77777777" w:rsidR="00691F08" w:rsidRPr="001512DD" w:rsidRDefault="00691F08" w:rsidP="001512DD">
            <w:pPr>
              <w:spacing w:after="0"/>
              <w:rPr>
                <w:rFonts w:eastAsia="Calibri" w:cs="Times New Roman"/>
                <w:i/>
                <w:color w:val="A6A6A6"/>
              </w:rPr>
            </w:pPr>
            <w:r w:rsidRPr="001512DD">
              <w:rPr>
                <w:rFonts w:eastAsia="Calibri" w:cs="Times New Roman"/>
                <w:i/>
                <w:color w:val="A6A6A6"/>
              </w:rPr>
              <w:t>(Code)</w:t>
            </w:r>
          </w:p>
        </w:tc>
      </w:tr>
      <w:tr w:rsidR="00691F08" w:rsidRPr="001512DD" w14:paraId="07244281"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1C146C27" w14:textId="77777777" w:rsidR="00691F08" w:rsidRPr="001512DD" w:rsidRDefault="00691F08" w:rsidP="001512DD">
            <w:pPr>
              <w:spacing w:after="0"/>
            </w:pPr>
          </w:p>
        </w:tc>
        <w:tc>
          <w:tcPr>
            <w:tcW w:w="4678" w:type="dxa"/>
            <w:tcBorders>
              <w:left w:val="single" w:sz="4" w:space="0" w:color="auto"/>
              <w:right w:val="single" w:sz="18" w:space="0" w:color="000000"/>
            </w:tcBorders>
          </w:tcPr>
          <w:p w14:paraId="5685C638" w14:textId="6D61FD89" w:rsidR="00691F08" w:rsidRPr="001512DD" w:rsidRDefault="00691F08"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65123912" w14:textId="77777777" w:rsidR="00691F08" w:rsidRPr="001512DD" w:rsidRDefault="00691F08" w:rsidP="001512DD">
            <w:pPr>
              <w:spacing w:after="0"/>
              <w:rPr>
                <w:w w:val="105"/>
              </w:rPr>
            </w:pPr>
            <w:r w:rsidRPr="001512DD">
              <w:rPr>
                <w:i/>
                <w:color w:val="A6A6A6" w:themeColor="background1" w:themeShade="A6"/>
              </w:rPr>
              <w:t>(Text)</w:t>
            </w:r>
          </w:p>
        </w:tc>
      </w:tr>
      <w:tr w:rsidR="002422DE" w:rsidRPr="001512DD" w14:paraId="20FC3128"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14CEB1F1" w14:textId="77777777" w:rsidR="002422DE" w:rsidRPr="001512DD" w:rsidRDefault="002422DE"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588D2419" w14:textId="77777777" w:rsidR="002422DE" w:rsidRPr="001512DD" w:rsidRDefault="002422DE" w:rsidP="001512DD">
            <w:pPr>
              <w:spacing w:after="0"/>
              <w:rPr>
                <w:color w:val="000000"/>
              </w:rPr>
            </w:pPr>
            <w:r w:rsidRPr="001512DD">
              <w:rPr>
                <w:bCs/>
              </w:rPr>
              <w:t>How did your household cope with this shock?</w:t>
            </w:r>
          </w:p>
        </w:tc>
        <w:tc>
          <w:tcPr>
            <w:tcW w:w="4319" w:type="dxa"/>
            <w:gridSpan w:val="3"/>
            <w:tcBorders>
              <w:top w:val="single" w:sz="4" w:space="0" w:color="000000"/>
              <w:bottom w:val="single" w:sz="4" w:space="0" w:color="000000"/>
              <w:right w:val="single" w:sz="18" w:space="0" w:color="000000"/>
            </w:tcBorders>
          </w:tcPr>
          <w:p w14:paraId="39AEA81C" w14:textId="77777777" w:rsidR="002422DE" w:rsidRPr="001512DD" w:rsidRDefault="002422DE" w:rsidP="001512DD">
            <w:pPr>
              <w:spacing w:after="0"/>
              <w:rPr>
                <w:rFonts w:cs="Times New Roman"/>
                <w:w w:val="105"/>
              </w:rPr>
            </w:pPr>
            <w:r w:rsidRPr="001512DD">
              <w:rPr>
                <w:rFonts w:cs="Times New Roman"/>
                <w:w w:val="105"/>
              </w:rPr>
              <w:t>1 = Harvest more forest products</w:t>
            </w:r>
          </w:p>
          <w:p w14:paraId="7C73FBBB" w14:textId="77777777" w:rsidR="002422DE" w:rsidRPr="001512DD" w:rsidRDefault="002422DE" w:rsidP="001512DD">
            <w:pPr>
              <w:spacing w:after="0"/>
              <w:rPr>
                <w:rFonts w:cs="Times New Roman"/>
                <w:w w:val="105"/>
              </w:rPr>
            </w:pPr>
            <w:r w:rsidRPr="001512DD">
              <w:rPr>
                <w:rFonts w:cs="Times New Roman"/>
                <w:w w:val="105"/>
              </w:rPr>
              <w:t>2 = Harvest more wild foods not found in the forest</w:t>
            </w:r>
          </w:p>
          <w:p w14:paraId="088D32AB" w14:textId="77777777" w:rsidR="002422DE" w:rsidRPr="001512DD" w:rsidRDefault="002422DE" w:rsidP="001512DD">
            <w:pPr>
              <w:spacing w:after="0"/>
              <w:rPr>
                <w:rFonts w:cs="Times New Roman"/>
                <w:w w:val="105"/>
              </w:rPr>
            </w:pPr>
            <w:r w:rsidRPr="001512DD">
              <w:rPr>
                <w:rFonts w:cs="Times New Roman"/>
                <w:w w:val="105"/>
              </w:rPr>
              <w:t>3 = Harvest more agricultural products</w:t>
            </w:r>
          </w:p>
          <w:p w14:paraId="2BDD75CE" w14:textId="77777777" w:rsidR="002422DE" w:rsidRPr="001512DD" w:rsidRDefault="002422DE" w:rsidP="001512DD">
            <w:pPr>
              <w:spacing w:after="0"/>
              <w:rPr>
                <w:rFonts w:cs="Times New Roman"/>
                <w:w w:val="105"/>
              </w:rPr>
            </w:pPr>
            <w:r w:rsidRPr="001512DD">
              <w:rPr>
                <w:rFonts w:cs="Times New Roman"/>
                <w:w w:val="105"/>
              </w:rPr>
              <w:t>4 = Spend cash savings</w:t>
            </w:r>
          </w:p>
          <w:p w14:paraId="69FD35B4" w14:textId="77777777" w:rsidR="002422DE" w:rsidRPr="001512DD" w:rsidRDefault="002422DE" w:rsidP="001512DD">
            <w:pPr>
              <w:spacing w:after="0"/>
              <w:rPr>
                <w:rFonts w:cs="Times New Roman"/>
                <w:w w:val="105"/>
              </w:rPr>
            </w:pPr>
            <w:r w:rsidRPr="001512DD">
              <w:rPr>
                <w:rFonts w:cs="Times New Roman"/>
                <w:w w:val="105"/>
              </w:rPr>
              <w:t>5 = Sell assets (Land, livestock, etc.)</w:t>
            </w:r>
          </w:p>
          <w:p w14:paraId="32021A60" w14:textId="77777777" w:rsidR="002422DE" w:rsidRPr="001512DD" w:rsidRDefault="002422DE" w:rsidP="001512DD">
            <w:pPr>
              <w:spacing w:after="0"/>
              <w:rPr>
                <w:rFonts w:cs="Times New Roman"/>
                <w:w w:val="105"/>
              </w:rPr>
            </w:pPr>
            <w:r w:rsidRPr="001512DD">
              <w:rPr>
                <w:rFonts w:cs="Times New Roman"/>
                <w:w w:val="105"/>
              </w:rPr>
              <w:t>6 = Do extra casual labor</w:t>
            </w:r>
          </w:p>
          <w:p w14:paraId="15BAA281" w14:textId="77777777" w:rsidR="002422DE" w:rsidRPr="001512DD" w:rsidRDefault="002422DE" w:rsidP="001512DD">
            <w:pPr>
              <w:spacing w:after="0"/>
              <w:rPr>
                <w:rFonts w:cs="Times New Roman"/>
                <w:w w:val="105"/>
              </w:rPr>
            </w:pPr>
            <w:r w:rsidRPr="001512DD">
              <w:rPr>
                <w:rFonts w:cs="Times New Roman"/>
                <w:w w:val="105"/>
              </w:rPr>
              <w:t>7 = Assistance from friends or relatives</w:t>
            </w:r>
          </w:p>
          <w:p w14:paraId="33F8E93C" w14:textId="77777777" w:rsidR="002422DE" w:rsidRPr="001512DD" w:rsidRDefault="002422DE" w:rsidP="001512DD">
            <w:pPr>
              <w:spacing w:after="0"/>
              <w:rPr>
                <w:rFonts w:cs="Times New Roman"/>
                <w:w w:val="105"/>
              </w:rPr>
            </w:pPr>
            <w:r w:rsidRPr="001512DD">
              <w:rPr>
                <w:rFonts w:cs="Times New Roman"/>
                <w:w w:val="105"/>
              </w:rPr>
              <w:t>8 = Assistance from NGO, community organization, religious organization, etc</w:t>
            </w:r>
          </w:p>
          <w:p w14:paraId="6F186960" w14:textId="77777777" w:rsidR="002422DE" w:rsidRPr="001512DD" w:rsidRDefault="002422DE" w:rsidP="001512DD">
            <w:pPr>
              <w:spacing w:after="0"/>
              <w:rPr>
                <w:rFonts w:cs="Times New Roman"/>
                <w:w w:val="105"/>
              </w:rPr>
            </w:pPr>
            <w:r w:rsidRPr="001512DD">
              <w:rPr>
                <w:rFonts w:cs="Times New Roman"/>
                <w:w w:val="105"/>
              </w:rPr>
              <w:t>9 = Get loan from money lender, credit ,associations, etc</w:t>
            </w:r>
          </w:p>
          <w:p w14:paraId="168F8C20" w14:textId="77777777" w:rsidR="002422DE" w:rsidRPr="001512DD" w:rsidRDefault="002422DE" w:rsidP="001512DD">
            <w:pPr>
              <w:spacing w:after="0"/>
              <w:rPr>
                <w:rFonts w:cs="Times New Roman"/>
                <w:w w:val="105"/>
              </w:rPr>
            </w:pPr>
            <w:r w:rsidRPr="001512DD">
              <w:rPr>
                <w:rFonts w:cs="Times New Roman"/>
                <w:w w:val="105"/>
              </w:rPr>
              <w:t>10 = Reduce household spending</w:t>
            </w:r>
          </w:p>
          <w:p w14:paraId="1BFF7208" w14:textId="77777777" w:rsidR="002422DE" w:rsidRPr="001512DD" w:rsidRDefault="002422DE" w:rsidP="001512DD">
            <w:pPr>
              <w:spacing w:after="0"/>
              <w:rPr>
                <w:rFonts w:cs="Times New Roman"/>
                <w:w w:val="105"/>
              </w:rPr>
            </w:pPr>
            <w:r w:rsidRPr="001512DD">
              <w:rPr>
                <w:rFonts w:cs="Times New Roman"/>
                <w:w w:val="105"/>
              </w:rPr>
              <w:t>11 = Did nothing in particular</w:t>
            </w:r>
          </w:p>
          <w:p w14:paraId="31C65E8B" w14:textId="77777777" w:rsidR="002422DE" w:rsidRPr="001512DD" w:rsidRDefault="002422DE" w:rsidP="001512DD">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2225D8D5" w14:textId="77777777" w:rsidR="002422DE" w:rsidRPr="001512DD" w:rsidRDefault="002422DE"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62BC5F02"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05F693D7" w14:textId="77777777" w:rsidR="002422DE" w:rsidRPr="001512DD" w:rsidRDefault="002422DE" w:rsidP="001512DD">
            <w:pPr>
              <w:spacing w:after="0"/>
            </w:pPr>
          </w:p>
        </w:tc>
        <w:tc>
          <w:tcPr>
            <w:tcW w:w="4678" w:type="dxa"/>
            <w:tcBorders>
              <w:left w:val="single" w:sz="4" w:space="0" w:color="auto"/>
              <w:right w:val="single" w:sz="18" w:space="0" w:color="000000"/>
            </w:tcBorders>
          </w:tcPr>
          <w:p w14:paraId="5F925D72" w14:textId="77777777" w:rsidR="002422DE" w:rsidRPr="001512DD" w:rsidRDefault="002422DE"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0D17BD0D" w14:textId="77777777" w:rsidR="002422DE" w:rsidRPr="001512DD" w:rsidRDefault="002422DE" w:rsidP="001512DD">
            <w:pPr>
              <w:spacing w:after="0"/>
              <w:rPr>
                <w:w w:val="105"/>
              </w:rPr>
            </w:pPr>
            <w:r w:rsidRPr="001512DD">
              <w:rPr>
                <w:i/>
                <w:color w:val="A6A6A6" w:themeColor="background1" w:themeShade="A6"/>
              </w:rPr>
              <w:t>(Text)</w:t>
            </w:r>
          </w:p>
        </w:tc>
      </w:tr>
    </w:tbl>
    <w:p w14:paraId="4B834A54" w14:textId="71D557ED" w:rsidR="00C447BE" w:rsidRPr="001512DD" w:rsidRDefault="00C447BE" w:rsidP="001512DD">
      <w:pPr>
        <w:autoSpaceDE w:val="0"/>
        <w:autoSpaceDN w:val="0"/>
        <w:adjustRightInd w:val="0"/>
        <w:spacing w:after="0" w:line="240" w:lineRule="auto"/>
        <w:contextualSpacing/>
        <w:rPr>
          <w:rFonts w:cs="ArialNarrow"/>
        </w:rPr>
      </w:pPr>
    </w:p>
    <w:tbl>
      <w:tblPr>
        <w:tblW w:w="10080" w:type="dxa"/>
        <w:tblInd w:w="-5" w:type="dxa"/>
        <w:tblLayout w:type="fixed"/>
        <w:tblCellMar>
          <w:left w:w="29" w:type="dxa"/>
          <w:right w:w="29" w:type="dxa"/>
        </w:tblCellMar>
        <w:tblLook w:val="0000" w:firstRow="0" w:lastRow="0" w:firstColumn="0" w:lastColumn="0" w:noHBand="0" w:noVBand="0"/>
      </w:tblPr>
      <w:tblGrid>
        <w:gridCol w:w="359"/>
        <w:gridCol w:w="4678"/>
        <w:gridCol w:w="7"/>
        <w:gridCol w:w="2509"/>
        <w:gridCol w:w="1803"/>
        <w:gridCol w:w="31"/>
        <w:gridCol w:w="693"/>
      </w:tblGrid>
      <w:tr w:rsidR="00691F08" w:rsidRPr="001512DD" w14:paraId="022F9EBC"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6A160026" w14:textId="77777777" w:rsidR="00691F08" w:rsidRPr="001512DD" w:rsidRDefault="00691F08" w:rsidP="001512DD">
            <w:pPr>
              <w:spacing w:after="0"/>
              <w:rPr>
                <w:rFonts w:eastAsia="Calibri" w:cs="Times New Roman"/>
                <w:w w:val="105"/>
              </w:rPr>
            </w:pPr>
          </w:p>
        </w:tc>
        <w:tc>
          <w:tcPr>
            <w:tcW w:w="4685" w:type="dxa"/>
            <w:gridSpan w:val="2"/>
            <w:tcBorders>
              <w:top w:val="single" w:sz="4" w:space="0" w:color="000000"/>
              <w:left w:val="single" w:sz="4" w:space="0" w:color="auto"/>
              <w:bottom w:val="single" w:sz="4" w:space="0" w:color="000000"/>
            </w:tcBorders>
          </w:tcPr>
          <w:p w14:paraId="69109CCD" w14:textId="46D3970C" w:rsidR="00691F08" w:rsidRPr="001512DD" w:rsidRDefault="00691F08" w:rsidP="001512DD">
            <w:pPr>
              <w:spacing w:after="0"/>
              <w:rPr>
                <w:rFonts w:eastAsia="Calibri" w:cs="Times New Roman"/>
                <w:w w:val="105"/>
              </w:rPr>
            </w:pPr>
            <w:r w:rsidRPr="001512DD">
              <w:rPr>
                <w:rFonts w:cs="ArialNarrow"/>
              </w:rPr>
              <w:t xml:space="preserve">In the past 5 years, has your household been affected by a </w:t>
            </w:r>
            <w:r w:rsidRPr="001512DD">
              <w:rPr>
                <w:rFonts w:cs="ArialNarrow"/>
                <w:b/>
              </w:rPr>
              <w:t>TOO MUCH RAIN/FLOODS</w:t>
            </w:r>
            <w:r w:rsidRPr="001512DD">
              <w:rPr>
                <w:rFonts w:cs="ArialNarrow"/>
              </w:rPr>
              <w:t>?</w:t>
            </w:r>
          </w:p>
        </w:tc>
        <w:tc>
          <w:tcPr>
            <w:tcW w:w="4343" w:type="dxa"/>
            <w:gridSpan w:val="3"/>
            <w:tcBorders>
              <w:top w:val="single" w:sz="4" w:space="0" w:color="000000"/>
              <w:bottom w:val="single" w:sz="4" w:space="0" w:color="000000"/>
              <w:right w:val="single" w:sz="18" w:space="0" w:color="000000"/>
            </w:tcBorders>
          </w:tcPr>
          <w:p w14:paraId="3D5C4D00" w14:textId="77777777" w:rsidR="00691F08" w:rsidRPr="001512DD" w:rsidRDefault="00691F08" w:rsidP="001512DD">
            <w:pPr>
              <w:spacing w:after="0"/>
            </w:pPr>
            <w:r w:rsidRPr="001512DD">
              <w:t>1=No</w:t>
            </w:r>
          </w:p>
          <w:p w14:paraId="1902BB64" w14:textId="77777777" w:rsidR="00691F08" w:rsidRPr="001512DD" w:rsidRDefault="00691F08" w:rsidP="001512DD">
            <w:pPr>
              <w:spacing w:after="0"/>
            </w:pPr>
            <w:r w:rsidRPr="001512DD">
              <w:t>2=Yes</w:t>
            </w:r>
            <w:r w:rsidRPr="001512DD" w:rsidDel="00226116">
              <w:t xml:space="preserve"> </w:t>
            </w:r>
          </w:p>
          <w:p w14:paraId="18DB9C42" w14:textId="77777777" w:rsidR="00691F08" w:rsidRPr="001512DD" w:rsidRDefault="00691F08" w:rsidP="001512DD">
            <w:pPr>
              <w:spacing w:after="0"/>
            </w:pPr>
            <w:r w:rsidRPr="001512DD">
              <w:t>888=Don’t know</w:t>
            </w:r>
          </w:p>
          <w:p w14:paraId="3C065AE8" w14:textId="77777777" w:rsidR="00691F08" w:rsidRPr="001512DD" w:rsidRDefault="00691F08" w:rsidP="001512DD">
            <w:pPr>
              <w:spacing w:after="0"/>
            </w:pPr>
            <w:r w:rsidRPr="001512DD">
              <w:t>999=Prefer not to respond</w:t>
            </w:r>
          </w:p>
        </w:tc>
        <w:tc>
          <w:tcPr>
            <w:tcW w:w="693" w:type="dxa"/>
            <w:tcBorders>
              <w:top w:val="single" w:sz="18" w:space="0" w:color="000000"/>
              <w:left w:val="single" w:sz="18" w:space="0" w:color="000000"/>
              <w:bottom w:val="single" w:sz="18" w:space="0" w:color="000000"/>
              <w:right w:val="single" w:sz="18" w:space="0" w:color="000000"/>
            </w:tcBorders>
          </w:tcPr>
          <w:p w14:paraId="5ADA4255" w14:textId="77777777" w:rsidR="00691F08" w:rsidRPr="001512DD" w:rsidRDefault="00691F08" w:rsidP="001512DD">
            <w:pPr>
              <w:spacing w:after="0"/>
              <w:rPr>
                <w:rFonts w:eastAsia="Calibri" w:cs="Times New Roman"/>
                <w:i/>
                <w:color w:val="A6A6A6"/>
              </w:rPr>
            </w:pPr>
            <w:r w:rsidRPr="001512DD">
              <w:rPr>
                <w:rFonts w:eastAsia="Calibri" w:cs="Times New Roman"/>
                <w:i/>
                <w:color w:val="A6A6A6"/>
              </w:rPr>
              <w:t>(Code)</w:t>
            </w:r>
          </w:p>
        </w:tc>
      </w:tr>
      <w:tr w:rsidR="00691F08" w:rsidRPr="001512DD" w14:paraId="1A562717"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77E93C54" w14:textId="77777777" w:rsidR="00691F08" w:rsidRPr="001512DD" w:rsidRDefault="00691F08" w:rsidP="001512DD">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49BC5EE6" w14:textId="5908C682" w:rsidR="00691F08" w:rsidRPr="001512DD" w:rsidRDefault="00691F08" w:rsidP="001512DD">
            <w:pPr>
              <w:spacing w:after="0"/>
              <w:rPr>
                <w:w w:val="105"/>
              </w:rPr>
            </w:pPr>
            <w:r w:rsidRPr="001512DD">
              <w:rPr>
                <w:rFonts w:cs="ArialNarrow"/>
              </w:rPr>
              <w:t xml:space="preserve">If yes, what years was your HH affected by the </w:t>
            </w:r>
            <w:r w:rsidRPr="001512DD">
              <w:rPr>
                <w:rFonts w:cs="ArialNarrow"/>
                <w:b/>
              </w:rPr>
              <w:t>RAIN/FLOODS</w:t>
            </w:r>
            <w:r w:rsidRPr="001512DD">
              <w:rPr>
                <w:rFonts w:cs="ArialNarrow"/>
              </w:rPr>
              <w:t xml:space="preserve">? </w:t>
            </w:r>
          </w:p>
        </w:tc>
        <w:tc>
          <w:tcPr>
            <w:tcW w:w="2527" w:type="dxa"/>
            <w:gridSpan w:val="3"/>
            <w:tcBorders>
              <w:top w:val="single" w:sz="18" w:space="0" w:color="000000"/>
              <w:left w:val="single" w:sz="18" w:space="0" w:color="000000"/>
              <w:bottom w:val="single" w:sz="18" w:space="0" w:color="000000"/>
              <w:right w:val="single" w:sz="18" w:space="0" w:color="000000"/>
            </w:tcBorders>
          </w:tcPr>
          <w:p w14:paraId="5A917C30" w14:textId="77777777" w:rsidR="00691F08" w:rsidRPr="001512DD" w:rsidRDefault="00691F08" w:rsidP="001512DD">
            <w:pPr>
              <w:spacing w:after="0"/>
              <w:rPr>
                <w:i/>
                <w:color w:val="A6A6A6" w:themeColor="background1" w:themeShade="A6"/>
              </w:rPr>
            </w:pPr>
            <w:r w:rsidRPr="001512DD">
              <w:rPr>
                <w:i/>
                <w:color w:val="A6A6A6" w:themeColor="background1" w:themeShade="A6"/>
              </w:rPr>
              <w:t>(Integer)</w:t>
            </w:r>
          </w:p>
        </w:tc>
      </w:tr>
      <w:tr w:rsidR="00691F08" w:rsidRPr="001512DD" w14:paraId="6EEC6385"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7626552D" w14:textId="77777777" w:rsidR="00691F08" w:rsidRPr="001512DD" w:rsidRDefault="00691F08" w:rsidP="001512DD">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379E858D" w14:textId="404BF0DC" w:rsidR="00691F08" w:rsidRPr="001512DD" w:rsidRDefault="00691F08" w:rsidP="001512DD">
            <w:pPr>
              <w:spacing w:after="0"/>
              <w:rPr>
                <w:w w:val="105"/>
              </w:rPr>
            </w:pPr>
            <w:r w:rsidRPr="001512DD">
              <w:rPr>
                <w:rFonts w:cs="ArialNarrow"/>
              </w:rPr>
              <w:t xml:space="preserve">If more than one year – what year did your HH experience the worst </w:t>
            </w:r>
            <w:r w:rsidRPr="001512DD">
              <w:rPr>
                <w:rFonts w:cs="ArialNarrow"/>
                <w:b/>
              </w:rPr>
              <w:t>RAIN/FLOODS</w:t>
            </w:r>
            <w:r w:rsidRPr="001512DD">
              <w:rPr>
                <w:rFonts w:cs="ArialNarrow"/>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577642C5" w14:textId="77777777" w:rsidR="00691F08" w:rsidRPr="001512DD" w:rsidRDefault="00691F08" w:rsidP="001512DD">
            <w:pPr>
              <w:spacing w:after="0"/>
              <w:rPr>
                <w:i/>
                <w:color w:val="A6A6A6" w:themeColor="background1" w:themeShade="A6"/>
              </w:rPr>
            </w:pPr>
            <w:r w:rsidRPr="001512DD">
              <w:rPr>
                <w:i/>
                <w:color w:val="A6A6A6" w:themeColor="background1" w:themeShade="A6"/>
              </w:rPr>
              <w:t>(Integer)</w:t>
            </w:r>
          </w:p>
        </w:tc>
      </w:tr>
      <w:tr w:rsidR="00691F08" w:rsidRPr="001512DD" w14:paraId="2951FA3A"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7DB2CAFE" w14:textId="77777777" w:rsidR="00691F08" w:rsidRPr="001512DD" w:rsidRDefault="00691F08"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4F225ED8" w14:textId="61A290A2" w:rsidR="00691F08" w:rsidRPr="001512DD" w:rsidRDefault="00691F08" w:rsidP="001512DD">
            <w:pPr>
              <w:spacing w:after="0"/>
              <w:rPr>
                <w:color w:val="000000"/>
              </w:rPr>
            </w:pPr>
            <w:r w:rsidRPr="001512DD">
              <w:rPr>
                <w:rFonts w:cs="ArialNarrow"/>
              </w:rPr>
              <w:t xml:space="preserve">Thinking of the worst drought, how well or poorly was your household able to respond to the </w:t>
            </w:r>
            <w:r w:rsidRPr="001512DD">
              <w:rPr>
                <w:rFonts w:cs="ArialNarrow"/>
                <w:b/>
              </w:rPr>
              <w:t>RAIN/FLOODS</w:t>
            </w:r>
            <w:r w:rsidRPr="001512DD">
              <w:rPr>
                <w:rFonts w:cs="ArialNarrow"/>
              </w:rPr>
              <w:t>?</w:t>
            </w:r>
          </w:p>
        </w:tc>
        <w:tc>
          <w:tcPr>
            <w:tcW w:w="4319" w:type="dxa"/>
            <w:gridSpan w:val="3"/>
            <w:tcBorders>
              <w:top w:val="single" w:sz="4" w:space="0" w:color="000000"/>
              <w:bottom w:val="single" w:sz="4" w:space="0" w:color="000000"/>
              <w:right w:val="single" w:sz="18" w:space="0" w:color="000000"/>
            </w:tcBorders>
          </w:tcPr>
          <w:p w14:paraId="749D65F3" w14:textId="77777777" w:rsidR="00691F08" w:rsidRPr="001512DD" w:rsidRDefault="00691F08" w:rsidP="001512DD">
            <w:pPr>
              <w:spacing w:after="0"/>
              <w:rPr>
                <w:rFonts w:cs="Times New Roman"/>
                <w:w w:val="105"/>
              </w:rPr>
            </w:pPr>
            <w:r w:rsidRPr="001512DD">
              <w:rPr>
                <w:rFonts w:cs="Times New Roman"/>
                <w:w w:val="105"/>
              </w:rPr>
              <w:t>1=Very well</w:t>
            </w:r>
          </w:p>
          <w:p w14:paraId="555D012E" w14:textId="77777777" w:rsidR="00691F08" w:rsidRPr="001512DD" w:rsidRDefault="00691F08" w:rsidP="001512DD">
            <w:pPr>
              <w:spacing w:after="0"/>
              <w:rPr>
                <w:rFonts w:cs="Times New Roman"/>
                <w:w w:val="105"/>
              </w:rPr>
            </w:pPr>
            <w:r w:rsidRPr="001512DD">
              <w:rPr>
                <w:rFonts w:cs="Times New Roman"/>
                <w:w w:val="105"/>
              </w:rPr>
              <w:t>2=Somewhat well</w:t>
            </w:r>
          </w:p>
          <w:p w14:paraId="6C031CBF" w14:textId="77777777" w:rsidR="00691F08" w:rsidRPr="001512DD" w:rsidRDefault="00691F08" w:rsidP="001512DD">
            <w:pPr>
              <w:spacing w:after="0"/>
              <w:rPr>
                <w:rFonts w:cs="Times New Roman"/>
                <w:w w:val="105"/>
              </w:rPr>
            </w:pPr>
            <w:r w:rsidRPr="001512DD">
              <w:rPr>
                <w:rFonts w:cs="Times New Roman"/>
                <w:w w:val="105"/>
              </w:rPr>
              <w:t>3=Neutral response</w:t>
            </w:r>
          </w:p>
          <w:p w14:paraId="4E72BFD3" w14:textId="77777777" w:rsidR="00691F08" w:rsidRPr="001512DD" w:rsidRDefault="00691F08" w:rsidP="001512DD">
            <w:pPr>
              <w:spacing w:after="0"/>
              <w:rPr>
                <w:rFonts w:cs="Times New Roman"/>
                <w:w w:val="105"/>
              </w:rPr>
            </w:pPr>
            <w:r w:rsidRPr="001512DD">
              <w:rPr>
                <w:rFonts w:cs="Times New Roman"/>
                <w:w w:val="105"/>
              </w:rPr>
              <w:t>4=Somewhat poorly</w:t>
            </w:r>
          </w:p>
          <w:p w14:paraId="2335E5FC" w14:textId="77777777" w:rsidR="00691F08" w:rsidRPr="001512DD" w:rsidRDefault="00691F08" w:rsidP="001512DD">
            <w:pPr>
              <w:spacing w:after="0"/>
              <w:rPr>
                <w:rFonts w:cs="Times New Roman"/>
                <w:w w:val="105"/>
              </w:rPr>
            </w:pPr>
            <w:r w:rsidRPr="001512DD">
              <w:rPr>
                <w:rFonts w:cs="Times New Roman"/>
                <w:w w:val="105"/>
              </w:rPr>
              <w:t>5=Very poorly</w:t>
            </w:r>
          </w:p>
          <w:p w14:paraId="65C4B056" w14:textId="77777777" w:rsidR="00691F08" w:rsidRPr="001512DD" w:rsidRDefault="00691F08" w:rsidP="001512DD">
            <w:pPr>
              <w:spacing w:after="0"/>
              <w:rPr>
                <w:rFonts w:cs="Times New Roman"/>
                <w:w w:val="105"/>
              </w:rPr>
            </w:pPr>
            <w:r w:rsidRPr="001512DD">
              <w:rPr>
                <w:rFonts w:cs="Times New Roman"/>
                <w:w w:val="105"/>
              </w:rPr>
              <w:t>888=Don't know</w:t>
            </w:r>
          </w:p>
          <w:p w14:paraId="45ADD17F" w14:textId="77777777" w:rsidR="00691F08" w:rsidRPr="001512DD" w:rsidRDefault="00691F08" w:rsidP="001512DD">
            <w:pPr>
              <w:spacing w:after="0"/>
              <w:rPr>
                <w:rFonts w:cs="Times New Roman"/>
                <w:i/>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384AD173" w14:textId="77777777" w:rsidR="00691F08" w:rsidRPr="001512DD" w:rsidRDefault="00691F08" w:rsidP="001512DD">
            <w:pPr>
              <w:spacing w:after="0"/>
              <w:rPr>
                <w:rFonts w:eastAsia="Calibri" w:cs="Times New Roman"/>
                <w:i/>
                <w:color w:val="A6A6A6"/>
              </w:rPr>
            </w:pPr>
            <w:r w:rsidRPr="001512DD">
              <w:rPr>
                <w:rFonts w:eastAsia="Calibri" w:cs="Times New Roman"/>
                <w:i/>
                <w:color w:val="A6A6A6"/>
              </w:rPr>
              <w:t>(Code)</w:t>
            </w:r>
          </w:p>
        </w:tc>
      </w:tr>
      <w:tr w:rsidR="00691F08" w:rsidRPr="001512DD" w14:paraId="07A8E8FF"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48F9478E" w14:textId="77777777" w:rsidR="00691F08" w:rsidRPr="001512DD" w:rsidRDefault="00691F08"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1E3AED2D" w14:textId="3D0675E5" w:rsidR="00691F08" w:rsidRPr="001512DD" w:rsidRDefault="00691F08" w:rsidP="001512DD">
            <w:pPr>
              <w:spacing w:after="0"/>
              <w:rPr>
                <w:color w:val="000000"/>
              </w:rPr>
            </w:pPr>
            <w:r w:rsidRPr="001512DD">
              <w:rPr>
                <w:rFonts w:cs="ArialNarrow"/>
              </w:rPr>
              <w:t xml:space="preserve">What was the result of the </w:t>
            </w:r>
            <w:r w:rsidRPr="001512DD">
              <w:rPr>
                <w:rFonts w:cs="ArialNarrow"/>
                <w:b/>
              </w:rPr>
              <w:t>RAIN/FLOODS</w:t>
            </w:r>
            <w:r w:rsidRPr="001512DD">
              <w:rPr>
                <w:rFonts w:cs="ArialNarrow"/>
              </w:rPr>
              <w:t xml:space="preserve"> on your </w:t>
            </w:r>
            <w:r w:rsidRPr="001512DD">
              <w:rPr>
                <w:rFonts w:cs="ArialNarrow"/>
              </w:rPr>
              <w:lastRenderedPageBreak/>
              <w:t>HH?</w:t>
            </w:r>
          </w:p>
        </w:tc>
        <w:tc>
          <w:tcPr>
            <w:tcW w:w="4319" w:type="dxa"/>
            <w:gridSpan w:val="3"/>
            <w:tcBorders>
              <w:top w:val="single" w:sz="4" w:space="0" w:color="000000"/>
              <w:bottom w:val="single" w:sz="4" w:space="0" w:color="000000"/>
              <w:right w:val="single" w:sz="18" w:space="0" w:color="000000"/>
            </w:tcBorders>
          </w:tcPr>
          <w:p w14:paraId="55A9A1FA" w14:textId="77777777" w:rsidR="00691F08" w:rsidRPr="001512DD" w:rsidRDefault="00691F08" w:rsidP="001512DD">
            <w:pPr>
              <w:spacing w:after="0"/>
              <w:rPr>
                <w:rFonts w:cs="Times New Roman"/>
                <w:w w:val="105"/>
              </w:rPr>
            </w:pPr>
            <w:r w:rsidRPr="001512DD">
              <w:rPr>
                <w:rFonts w:cs="Times New Roman"/>
                <w:w w:val="105"/>
              </w:rPr>
              <w:lastRenderedPageBreak/>
              <w:t>1=Reduced crop yield</w:t>
            </w:r>
          </w:p>
          <w:p w14:paraId="67B7CA5C" w14:textId="77777777" w:rsidR="00691F08" w:rsidRPr="001512DD" w:rsidRDefault="00691F08" w:rsidP="001512DD">
            <w:pPr>
              <w:spacing w:after="0"/>
              <w:rPr>
                <w:rFonts w:cs="Times New Roman"/>
                <w:w w:val="105"/>
              </w:rPr>
            </w:pPr>
            <w:r w:rsidRPr="001512DD">
              <w:rPr>
                <w:rFonts w:cs="Times New Roman"/>
                <w:w w:val="105"/>
              </w:rPr>
              <w:lastRenderedPageBreak/>
              <w:t>2=Crop failure</w:t>
            </w:r>
          </w:p>
          <w:p w14:paraId="10DB23C3" w14:textId="77777777" w:rsidR="00691F08" w:rsidRPr="001512DD" w:rsidRDefault="00691F08" w:rsidP="001512DD">
            <w:pPr>
              <w:spacing w:after="0"/>
              <w:rPr>
                <w:rFonts w:cs="Times New Roman"/>
                <w:w w:val="105"/>
              </w:rPr>
            </w:pPr>
            <w:r w:rsidRPr="001512DD">
              <w:rPr>
                <w:rFonts w:cs="Times New Roman"/>
                <w:w w:val="105"/>
              </w:rPr>
              <w:t>3=Reduced HH consumption</w:t>
            </w:r>
          </w:p>
          <w:p w14:paraId="41F79860" w14:textId="77777777" w:rsidR="00691F08" w:rsidRPr="001512DD" w:rsidRDefault="00691F08" w:rsidP="001512DD">
            <w:pPr>
              <w:spacing w:after="0"/>
              <w:rPr>
                <w:rFonts w:cs="Times New Roman"/>
                <w:w w:val="105"/>
              </w:rPr>
            </w:pPr>
            <w:r w:rsidRPr="001512DD">
              <w:rPr>
                <w:rFonts w:cs="Times New Roman"/>
                <w:w w:val="105"/>
              </w:rPr>
              <w:t>4=Loss of assets</w:t>
            </w:r>
          </w:p>
          <w:p w14:paraId="529D7EFA" w14:textId="77777777" w:rsidR="00691F08" w:rsidRPr="001512DD" w:rsidRDefault="00691F08" w:rsidP="001512DD">
            <w:pPr>
              <w:spacing w:after="0"/>
              <w:rPr>
                <w:rFonts w:cs="Times New Roman"/>
                <w:w w:val="105"/>
              </w:rPr>
            </w:pPr>
            <w:r w:rsidRPr="001512DD">
              <w:rPr>
                <w:rFonts w:cs="Times New Roman"/>
                <w:w w:val="105"/>
              </w:rPr>
              <w:t>5=Loss of income</w:t>
            </w:r>
          </w:p>
          <w:p w14:paraId="7F1D306E" w14:textId="77777777" w:rsidR="00691F08" w:rsidRPr="001512DD" w:rsidRDefault="00691F08" w:rsidP="001512DD">
            <w:pPr>
              <w:spacing w:after="0"/>
              <w:rPr>
                <w:rFonts w:cs="Times New Roman"/>
                <w:w w:val="105"/>
              </w:rPr>
            </w:pPr>
            <w:r w:rsidRPr="001512DD">
              <w:rPr>
                <w:rFonts w:cs="Times New Roman"/>
                <w:w w:val="105"/>
              </w:rPr>
              <w:t>6=Livestock sickness</w:t>
            </w:r>
          </w:p>
          <w:p w14:paraId="1DD7F695" w14:textId="77777777" w:rsidR="00691F08" w:rsidRPr="001512DD" w:rsidRDefault="00691F08" w:rsidP="001512DD">
            <w:pPr>
              <w:spacing w:after="0"/>
              <w:rPr>
                <w:rFonts w:cs="Times New Roman"/>
                <w:w w:val="105"/>
              </w:rPr>
            </w:pPr>
            <w:r w:rsidRPr="001512DD">
              <w:rPr>
                <w:rFonts w:cs="Times New Roman"/>
                <w:w w:val="105"/>
              </w:rPr>
              <w:t>7=Livestock death</w:t>
            </w:r>
          </w:p>
          <w:p w14:paraId="011B671B" w14:textId="77777777" w:rsidR="00691F08" w:rsidRPr="001512DD" w:rsidRDefault="00691F08" w:rsidP="001512DD">
            <w:pPr>
              <w:spacing w:after="0"/>
              <w:rPr>
                <w:rFonts w:cs="Times New Roman"/>
                <w:w w:val="105"/>
              </w:rPr>
            </w:pPr>
            <w:r w:rsidRPr="001512DD">
              <w:rPr>
                <w:rFonts w:cs="Times New Roman"/>
                <w:w w:val="105"/>
              </w:rPr>
              <w:t>8=Human sickness</w:t>
            </w:r>
          </w:p>
          <w:p w14:paraId="134F3A66" w14:textId="77777777" w:rsidR="00691F08" w:rsidRPr="001512DD" w:rsidRDefault="00691F08" w:rsidP="001512DD">
            <w:pPr>
              <w:spacing w:after="0"/>
              <w:rPr>
                <w:rFonts w:cs="Times New Roman"/>
                <w:w w:val="105"/>
              </w:rPr>
            </w:pPr>
            <w:r w:rsidRPr="001512DD">
              <w:rPr>
                <w:rFonts w:cs="Times New Roman"/>
                <w:w w:val="105"/>
              </w:rPr>
              <w:t>9=Human death</w:t>
            </w:r>
          </w:p>
          <w:p w14:paraId="61800863" w14:textId="77777777" w:rsidR="00691F08" w:rsidRPr="001512DD" w:rsidRDefault="00691F08" w:rsidP="001512DD">
            <w:pPr>
              <w:spacing w:after="0"/>
              <w:rPr>
                <w:rFonts w:cs="Times New Roman"/>
                <w:w w:val="105"/>
              </w:rPr>
            </w:pPr>
            <w:r w:rsidRPr="001512DD">
              <w:rPr>
                <w:rFonts w:cs="Times New Roman"/>
                <w:w w:val="105"/>
              </w:rPr>
              <w:t>10=Pests or diseases that affected the crops before they were harvested</w:t>
            </w:r>
          </w:p>
          <w:p w14:paraId="07CE9F30" w14:textId="77777777" w:rsidR="00691F08" w:rsidRPr="001512DD" w:rsidRDefault="00691F08" w:rsidP="001512DD">
            <w:pPr>
              <w:spacing w:after="0"/>
              <w:rPr>
                <w:rFonts w:cs="Times New Roman"/>
                <w:w w:val="105"/>
              </w:rPr>
            </w:pPr>
            <w:r w:rsidRPr="001512DD">
              <w:rPr>
                <w:rFonts w:cs="Times New Roman"/>
                <w:w w:val="105"/>
              </w:rPr>
              <w:t>11=Pests or diseases tha led to crop/storage losses</w:t>
            </w:r>
          </w:p>
          <w:p w14:paraId="1CBDAEBC" w14:textId="77777777" w:rsidR="00691F08" w:rsidRPr="001512DD" w:rsidRDefault="00691F08" w:rsidP="001512DD">
            <w:pPr>
              <w:spacing w:after="0"/>
              <w:rPr>
                <w:rFonts w:cs="Times New Roman"/>
                <w:w w:val="105"/>
              </w:rPr>
            </w:pPr>
            <w:r w:rsidRPr="001512DD">
              <w:rPr>
                <w:rFonts w:cs="Times New Roman"/>
                <w:w w:val="105"/>
              </w:rPr>
              <w:t>12=Pests or diseases that affected livestock</w:t>
            </w:r>
          </w:p>
          <w:p w14:paraId="33E521E9" w14:textId="77777777" w:rsidR="00691F08" w:rsidRPr="001512DD" w:rsidRDefault="00691F08" w:rsidP="001512DD">
            <w:pPr>
              <w:spacing w:after="0"/>
              <w:rPr>
                <w:rFonts w:cs="Times New Roman"/>
                <w:w w:val="105"/>
              </w:rPr>
            </w:pPr>
            <w:r w:rsidRPr="001512DD">
              <w:rPr>
                <w:rFonts w:cs="Times New Roman"/>
                <w:w w:val="105"/>
              </w:rPr>
              <w:t>97=Other, please specify</w:t>
            </w:r>
          </w:p>
          <w:p w14:paraId="7852C9A6" w14:textId="77777777" w:rsidR="00691F08" w:rsidRPr="001512DD" w:rsidRDefault="00691F08" w:rsidP="001512DD">
            <w:pPr>
              <w:spacing w:after="0"/>
              <w:rPr>
                <w:rFonts w:cs="Times New Roman"/>
                <w:w w:val="105"/>
              </w:rPr>
            </w:pPr>
            <w:r w:rsidRPr="001512DD">
              <w:rPr>
                <w:rFonts w:cs="Times New Roman"/>
                <w:w w:val="105"/>
              </w:rPr>
              <w:t>888=Don't know</w:t>
            </w:r>
          </w:p>
          <w:p w14:paraId="1B0ED5A0" w14:textId="77777777" w:rsidR="00691F08" w:rsidRPr="001512DD" w:rsidRDefault="00691F08" w:rsidP="001512DD">
            <w:pPr>
              <w:spacing w:after="0"/>
              <w:rPr>
                <w:rFonts w:cs="Times New Roman"/>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23261964" w14:textId="77777777" w:rsidR="00691F08" w:rsidRPr="001512DD" w:rsidRDefault="00691F08" w:rsidP="001512DD">
            <w:pPr>
              <w:spacing w:after="0"/>
              <w:rPr>
                <w:rFonts w:eastAsia="Calibri" w:cs="Times New Roman"/>
                <w:i/>
                <w:color w:val="A6A6A6"/>
              </w:rPr>
            </w:pPr>
            <w:r w:rsidRPr="001512DD">
              <w:rPr>
                <w:rFonts w:eastAsia="Calibri" w:cs="Times New Roman"/>
                <w:i/>
                <w:color w:val="A6A6A6"/>
              </w:rPr>
              <w:lastRenderedPageBreak/>
              <w:t>(Code)</w:t>
            </w:r>
          </w:p>
        </w:tc>
      </w:tr>
      <w:tr w:rsidR="002422DE" w:rsidRPr="001512DD" w14:paraId="2D5EF156"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729CFB13" w14:textId="77777777" w:rsidR="002422DE" w:rsidRPr="001512DD" w:rsidRDefault="002422DE"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0B590077" w14:textId="3A22C2E6" w:rsidR="002422DE" w:rsidRPr="001512DD" w:rsidRDefault="002422DE" w:rsidP="001512DD">
            <w:pPr>
              <w:spacing w:after="0"/>
              <w:rPr>
                <w:color w:val="000000"/>
              </w:rPr>
            </w:pPr>
            <w:r w:rsidRPr="001512DD">
              <w:rPr>
                <w:rFonts w:cs="ArialNarrow"/>
              </w:rPr>
              <w:t xml:space="preserve">Thinking of the worst </w:t>
            </w:r>
            <w:r w:rsidRPr="001512DD">
              <w:rPr>
                <w:rFonts w:cs="ArialNarrow"/>
                <w:b/>
              </w:rPr>
              <w:t>RAIN/FLOODS</w:t>
            </w:r>
            <w:r w:rsidRPr="001512DD">
              <w:rPr>
                <w:rFonts w:cs="ArialNarrow"/>
              </w:rPr>
              <w:t xml:space="preserve"> that your household experienced, what adjustments/adaptations did your household make during the drought?</w:t>
            </w:r>
          </w:p>
        </w:tc>
        <w:tc>
          <w:tcPr>
            <w:tcW w:w="4319" w:type="dxa"/>
            <w:gridSpan w:val="3"/>
            <w:tcBorders>
              <w:top w:val="single" w:sz="4" w:space="0" w:color="000000"/>
              <w:bottom w:val="single" w:sz="4" w:space="0" w:color="000000"/>
              <w:right w:val="single" w:sz="18" w:space="0" w:color="000000"/>
            </w:tcBorders>
          </w:tcPr>
          <w:p w14:paraId="707392BE" w14:textId="77777777" w:rsidR="002422DE" w:rsidRPr="001512DD" w:rsidRDefault="002422DE" w:rsidP="001512DD">
            <w:pPr>
              <w:spacing w:after="0"/>
              <w:rPr>
                <w:rFonts w:cs="Times New Roman"/>
                <w:w w:val="105"/>
              </w:rPr>
            </w:pPr>
            <w:r w:rsidRPr="001512DD">
              <w:rPr>
                <w:rFonts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1CD18819" w14:textId="77777777" w:rsidR="002422DE" w:rsidRPr="001512DD" w:rsidRDefault="002422DE"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4F111CD4"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64DBEF7B" w14:textId="77777777" w:rsidR="002422DE" w:rsidRPr="001512DD" w:rsidRDefault="002422DE" w:rsidP="001512DD">
            <w:pPr>
              <w:spacing w:after="0"/>
            </w:pPr>
          </w:p>
        </w:tc>
        <w:tc>
          <w:tcPr>
            <w:tcW w:w="4678" w:type="dxa"/>
            <w:tcBorders>
              <w:left w:val="single" w:sz="4" w:space="0" w:color="auto"/>
              <w:right w:val="single" w:sz="18" w:space="0" w:color="000000"/>
            </w:tcBorders>
          </w:tcPr>
          <w:p w14:paraId="647F31A0" w14:textId="77777777" w:rsidR="002422DE" w:rsidRPr="001512DD" w:rsidRDefault="002422DE"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7E9FAF32" w14:textId="77777777" w:rsidR="002422DE" w:rsidRPr="001512DD" w:rsidRDefault="002422DE" w:rsidP="001512DD">
            <w:pPr>
              <w:spacing w:after="0"/>
              <w:rPr>
                <w:w w:val="105"/>
              </w:rPr>
            </w:pPr>
            <w:r w:rsidRPr="001512DD">
              <w:rPr>
                <w:i/>
                <w:color w:val="A6A6A6" w:themeColor="background1" w:themeShade="A6"/>
              </w:rPr>
              <w:t>(Text)</w:t>
            </w:r>
          </w:p>
        </w:tc>
      </w:tr>
      <w:tr w:rsidR="002422DE" w:rsidRPr="001512DD" w14:paraId="5C4EC2F3"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2E5D4A4F" w14:textId="77777777" w:rsidR="002422DE" w:rsidRPr="001512DD" w:rsidRDefault="002422DE"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4BF878EA" w14:textId="77777777" w:rsidR="002422DE" w:rsidRPr="001512DD" w:rsidRDefault="002422DE" w:rsidP="001512DD">
            <w:pPr>
              <w:spacing w:after="0"/>
              <w:rPr>
                <w:color w:val="000000"/>
              </w:rPr>
            </w:pPr>
            <w:r w:rsidRPr="001512DD">
              <w:rPr>
                <w:rFonts w:cs="Times New Roman"/>
              </w:rPr>
              <w:t xml:space="preserve">Are there any changes you wanted to make but were unable to make? </w:t>
            </w:r>
          </w:p>
        </w:tc>
        <w:tc>
          <w:tcPr>
            <w:tcW w:w="4319" w:type="dxa"/>
            <w:gridSpan w:val="3"/>
            <w:tcBorders>
              <w:top w:val="single" w:sz="4" w:space="0" w:color="000000"/>
              <w:bottom w:val="single" w:sz="4" w:space="0" w:color="000000"/>
              <w:right w:val="single" w:sz="18" w:space="0" w:color="000000"/>
            </w:tcBorders>
          </w:tcPr>
          <w:p w14:paraId="16437609" w14:textId="77777777" w:rsidR="002422DE" w:rsidRPr="001512DD" w:rsidRDefault="002422DE" w:rsidP="001512DD">
            <w:pPr>
              <w:spacing w:after="0"/>
              <w:rPr>
                <w:rFonts w:cs="Times New Roman"/>
                <w:w w:val="105"/>
              </w:rPr>
            </w:pPr>
            <w:r w:rsidRPr="001512DD">
              <w:rPr>
                <w:rFonts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3514069F" w14:textId="77777777" w:rsidR="002422DE" w:rsidRPr="001512DD" w:rsidRDefault="002422DE"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18328318"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7FF63976" w14:textId="77777777" w:rsidR="002422DE" w:rsidRPr="001512DD" w:rsidRDefault="002422DE" w:rsidP="001512DD">
            <w:pPr>
              <w:spacing w:after="0"/>
            </w:pPr>
          </w:p>
        </w:tc>
        <w:tc>
          <w:tcPr>
            <w:tcW w:w="4678" w:type="dxa"/>
            <w:tcBorders>
              <w:left w:val="single" w:sz="4" w:space="0" w:color="auto"/>
              <w:right w:val="single" w:sz="18" w:space="0" w:color="000000"/>
            </w:tcBorders>
          </w:tcPr>
          <w:p w14:paraId="24075A55" w14:textId="77777777" w:rsidR="002422DE" w:rsidRPr="001512DD" w:rsidRDefault="002422DE"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49212919" w14:textId="77777777" w:rsidR="002422DE" w:rsidRPr="001512DD" w:rsidRDefault="002422DE" w:rsidP="001512DD">
            <w:pPr>
              <w:spacing w:after="0"/>
              <w:rPr>
                <w:w w:val="105"/>
              </w:rPr>
            </w:pPr>
            <w:r w:rsidRPr="001512DD">
              <w:rPr>
                <w:i/>
                <w:color w:val="A6A6A6" w:themeColor="background1" w:themeShade="A6"/>
              </w:rPr>
              <w:t>(Text)</w:t>
            </w:r>
          </w:p>
        </w:tc>
      </w:tr>
      <w:tr w:rsidR="00691F08" w:rsidRPr="001512DD" w14:paraId="783A5F91"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42AF35A0" w14:textId="77777777" w:rsidR="00691F08" w:rsidRPr="001512DD" w:rsidRDefault="00691F08"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56A9011C" w14:textId="77777777" w:rsidR="00691F08" w:rsidRPr="001512DD" w:rsidRDefault="00691F08" w:rsidP="001512DD">
            <w:pPr>
              <w:spacing w:after="0"/>
              <w:rPr>
                <w:color w:val="000000"/>
              </w:rPr>
            </w:pPr>
            <w:r w:rsidRPr="001512DD">
              <w:rPr>
                <w:rFonts w:cs="Times New Roman"/>
              </w:rPr>
              <w:t>If so, why did you not make those changes?</w:t>
            </w:r>
          </w:p>
        </w:tc>
        <w:tc>
          <w:tcPr>
            <w:tcW w:w="4319" w:type="dxa"/>
            <w:gridSpan w:val="3"/>
            <w:tcBorders>
              <w:top w:val="single" w:sz="4" w:space="0" w:color="000000"/>
              <w:bottom w:val="single" w:sz="4" w:space="0" w:color="000000"/>
              <w:right w:val="single" w:sz="18" w:space="0" w:color="000000"/>
            </w:tcBorders>
          </w:tcPr>
          <w:p w14:paraId="2C9C6724" w14:textId="77777777" w:rsidR="00691F08" w:rsidRPr="001512DD" w:rsidRDefault="00691F08" w:rsidP="001512DD">
            <w:pPr>
              <w:spacing w:after="0"/>
              <w:rPr>
                <w:rFonts w:cs="Times New Roman"/>
                <w:w w:val="105"/>
              </w:rPr>
            </w:pPr>
            <w:r w:rsidRPr="001512DD">
              <w:rPr>
                <w:rFonts w:cs="Times New Roman"/>
                <w:w w:val="105"/>
              </w:rPr>
              <w:t>1=Lack of money</w:t>
            </w:r>
          </w:p>
          <w:p w14:paraId="072D8D00" w14:textId="77777777" w:rsidR="00691F08" w:rsidRPr="001512DD" w:rsidRDefault="00691F08" w:rsidP="001512DD">
            <w:pPr>
              <w:spacing w:after="0"/>
              <w:rPr>
                <w:rFonts w:cs="Times New Roman"/>
                <w:w w:val="105"/>
              </w:rPr>
            </w:pPr>
            <w:r w:rsidRPr="001512DD">
              <w:rPr>
                <w:rFonts w:cs="Times New Roman"/>
                <w:w w:val="105"/>
              </w:rPr>
              <w:t>2=Lack of information</w:t>
            </w:r>
          </w:p>
          <w:p w14:paraId="7986DFF6" w14:textId="77777777" w:rsidR="00691F08" w:rsidRPr="001512DD" w:rsidRDefault="00691F08" w:rsidP="001512DD">
            <w:pPr>
              <w:spacing w:after="0"/>
              <w:rPr>
                <w:rFonts w:cs="Times New Roman"/>
                <w:w w:val="105"/>
              </w:rPr>
            </w:pPr>
            <w:r w:rsidRPr="001512DD">
              <w:rPr>
                <w:rFonts w:cs="Times New Roman"/>
                <w:w w:val="105"/>
              </w:rPr>
              <w:t>3=Shortage of labor</w:t>
            </w:r>
          </w:p>
          <w:p w14:paraId="464ACB97" w14:textId="77777777" w:rsidR="00691F08" w:rsidRPr="001512DD" w:rsidRDefault="00691F08" w:rsidP="001512DD">
            <w:pPr>
              <w:spacing w:after="0"/>
              <w:rPr>
                <w:rFonts w:cs="Times New Roman"/>
                <w:w w:val="105"/>
              </w:rPr>
            </w:pPr>
            <w:r w:rsidRPr="001512DD">
              <w:rPr>
                <w:rFonts w:cs="Times New Roman"/>
                <w:w w:val="105"/>
              </w:rPr>
              <w:t>4=Shortage of Land</w:t>
            </w:r>
          </w:p>
          <w:p w14:paraId="3E7136FF" w14:textId="77777777" w:rsidR="00691F08" w:rsidRPr="001512DD" w:rsidRDefault="00691F08" w:rsidP="001512DD">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1857B7FF" w14:textId="77777777" w:rsidR="00691F08" w:rsidRPr="001512DD" w:rsidRDefault="00691F08" w:rsidP="001512DD">
            <w:pPr>
              <w:spacing w:after="0"/>
              <w:rPr>
                <w:rFonts w:eastAsia="Calibri" w:cs="Times New Roman"/>
                <w:i/>
                <w:color w:val="A6A6A6"/>
              </w:rPr>
            </w:pPr>
            <w:r w:rsidRPr="001512DD">
              <w:rPr>
                <w:rFonts w:eastAsia="Calibri" w:cs="Times New Roman"/>
                <w:i/>
                <w:color w:val="A6A6A6"/>
              </w:rPr>
              <w:t>(Code)</w:t>
            </w:r>
          </w:p>
        </w:tc>
      </w:tr>
      <w:tr w:rsidR="00691F08" w:rsidRPr="001512DD" w14:paraId="46542503"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727124C6" w14:textId="77777777" w:rsidR="00691F08" w:rsidRPr="001512DD" w:rsidRDefault="00691F08" w:rsidP="001512DD">
            <w:pPr>
              <w:spacing w:after="0"/>
            </w:pPr>
          </w:p>
        </w:tc>
        <w:tc>
          <w:tcPr>
            <w:tcW w:w="4678" w:type="dxa"/>
            <w:tcBorders>
              <w:left w:val="single" w:sz="4" w:space="0" w:color="auto"/>
              <w:right w:val="single" w:sz="18" w:space="0" w:color="000000"/>
            </w:tcBorders>
          </w:tcPr>
          <w:p w14:paraId="799CBDBB" w14:textId="77777777" w:rsidR="00691F08" w:rsidRPr="001512DD" w:rsidRDefault="00691F08"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0D27AE3D" w14:textId="77777777" w:rsidR="00691F08" w:rsidRPr="001512DD" w:rsidRDefault="00691F08" w:rsidP="001512DD">
            <w:pPr>
              <w:spacing w:after="0"/>
              <w:rPr>
                <w:w w:val="105"/>
              </w:rPr>
            </w:pPr>
            <w:r w:rsidRPr="001512DD">
              <w:rPr>
                <w:i/>
                <w:color w:val="A6A6A6" w:themeColor="background1" w:themeShade="A6"/>
              </w:rPr>
              <w:t>(Text)</w:t>
            </w:r>
          </w:p>
        </w:tc>
      </w:tr>
      <w:tr w:rsidR="002422DE" w:rsidRPr="001512DD" w14:paraId="41F9D945"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101A24E2" w14:textId="77777777" w:rsidR="002422DE" w:rsidRPr="001512DD" w:rsidRDefault="002422DE"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56059C6F" w14:textId="77777777" w:rsidR="002422DE" w:rsidRPr="001512DD" w:rsidRDefault="002422DE" w:rsidP="001512DD">
            <w:pPr>
              <w:spacing w:after="0"/>
              <w:rPr>
                <w:color w:val="000000"/>
              </w:rPr>
            </w:pPr>
            <w:r w:rsidRPr="001512DD">
              <w:rPr>
                <w:bCs/>
              </w:rPr>
              <w:t>How did your household cope with this shock?</w:t>
            </w:r>
          </w:p>
        </w:tc>
        <w:tc>
          <w:tcPr>
            <w:tcW w:w="4319" w:type="dxa"/>
            <w:gridSpan w:val="3"/>
            <w:tcBorders>
              <w:top w:val="single" w:sz="4" w:space="0" w:color="000000"/>
              <w:bottom w:val="single" w:sz="4" w:space="0" w:color="000000"/>
              <w:right w:val="single" w:sz="18" w:space="0" w:color="000000"/>
            </w:tcBorders>
          </w:tcPr>
          <w:p w14:paraId="304F4037" w14:textId="77777777" w:rsidR="002422DE" w:rsidRPr="001512DD" w:rsidRDefault="002422DE" w:rsidP="001512DD">
            <w:pPr>
              <w:spacing w:after="0"/>
              <w:rPr>
                <w:rFonts w:cs="Times New Roman"/>
                <w:w w:val="105"/>
              </w:rPr>
            </w:pPr>
            <w:r w:rsidRPr="001512DD">
              <w:rPr>
                <w:rFonts w:cs="Times New Roman"/>
                <w:w w:val="105"/>
              </w:rPr>
              <w:t>1 = Harvest more forest products</w:t>
            </w:r>
          </w:p>
          <w:p w14:paraId="6B5F5B6A" w14:textId="77777777" w:rsidR="002422DE" w:rsidRPr="001512DD" w:rsidRDefault="002422DE" w:rsidP="001512DD">
            <w:pPr>
              <w:spacing w:after="0"/>
              <w:rPr>
                <w:rFonts w:cs="Times New Roman"/>
                <w:w w:val="105"/>
              </w:rPr>
            </w:pPr>
            <w:r w:rsidRPr="001512DD">
              <w:rPr>
                <w:rFonts w:cs="Times New Roman"/>
                <w:w w:val="105"/>
              </w:rPr>
              <w:t>2 = Harvest more wild foods not found in the forest</w:t>
            </w:r>
          </w:p>
          <w:p w14:paraId="4442DEC1" w14:textId="77777777" w:rsidR="002422DE" w:rsidRPr="001512DD" w:rsidRDefault="002422DE" w:rsidP="001512DD">
            <w:pPr>
              <w:spacing w:after="0"/>
              <w:rPr>
                <w:rFonts w:cs="Times New Roman"/>
                <w:w w:val="105"/>
              </w:rPr>
            </w:pPr>
            <w:r w:rsidRPr="001512DD">
              <w:rPr>
                <w:rFonts w:cs="Times New Roman"/>
                <w:w w:val="105"/>
              </w:rPr>
              <w:t>3 = Harvest more agricultural products</w:t>
            </w:r>
          </w:p>
          <w:p w14:paraId="546865A8" w14:textId="77777777" w:rsidR="002422DE" w:rsidRPr="001512DD" w:rsidRDefault="002422DE" w:rsidP="001512DD">
            <w:pPr>
              <w:spacing w:after="0"/>
              <w:rPr>
                <w:rFonts w:cs="Times New Roman"/>
                <w:w w:val="105"/>
              </w:rPr>
            </w:pPr>
            <w:r w:rsidRPr="001512DD">
              <w:rPr>
                <w:rFonts w:cs="Times New Roman"/>
                <w:w w:val="105"/>
              </w:rPr>
              <w:t>4 = Spend cash savings</w:t>
            </w:r>
          </w:p>
          <w:p w14:paraId="4410CC2D" w14:textId="77777777" w:rsidR="002422DE" w:rsidRPr="001512DD" w:rsidRDefault="002422DE" w:rsidP="001512DD">
            <w:pPr>
              <w:spacing w:after="0"/>
              <w:rPr>
                <w:rFonts w:cs="Times New Roman"/>
                <w:w w:val="105"/>
              </w:rPr>
            </w:pPr>
            <w:r w:rsidRPr="001512DD">
              <w:rPr>
                <w:rFonts w:cs="Times New Roman"/>
                <w:w w:val="105"/>
              </w:rPr>
              <w:t>5 = Sell assets (Land, livestock, etc.)</w:t>
            </w:r>
          </w:p>
          <w:p w14:paraId="5375B4A3" w14:textId="77777777" w:rsidR="002422DE" w:rsidRPr="001512DD" w:rsidRDefault="002422DE" w:rsidP="001512DD">
            <w:pPr>
              <w:spacing w:after="0"/>
              <w:rPr>
                <w:rFonts w:cs="Times New Roman"/>
                <w:w w:val="105"/>
              </w:rPr>
            </w:pPr>
            <w:r w:rsidRPr="001512DD">
              <w:rPr>
                <w:rFonts w:cs="Times New Roman"/>
                <w:w w:val="105"/>
              </w:rPr>
              <w:t>6 = Do extra casual labor</w:t>
            </w:r>
          </w:p>
          <w:p w14:paraId="659FA655" w14:textId="77777777" w:rsidR="002422DE" w:rsidRPr="001512DD" w:rsidRDefault="002422DE" w:rsidP="001512DD">
            <w:pPr>
              <w:spacing w:after="0"/>
              <w:rPr>
                <w:rFonts w:cs="Times New Roman"/>
                <w:w w:val="105"/>
              </w:rPr>
            </w:pPr>
            <w:r w:rsidRPr="001512DD">
              <w:rPr>
                <w:rFonts w:cs="Times New Roman"/>
                <w:w w:val="105"/>
              </w:rPr>
              <w:t>7 = Assistance from friends or relatives</w:t>
            </w:r>
          </w:p>
          <w:p w14:paraId="38BCF1E8" w14:textId="77777777" w:rsidR="002422DE" w:rsidRPr="001512DD" w:rsidRDefault="002422DE" w:rsidP="001512DD">
            <w:pPr>
              <w:spacing w:after="0"/>
              <w:rPr>
                <w:rFonts w:cs="Times New Roman"/>
                <w:w w:val="105"/>
              </w:rPr>
            </w:pPr>
            <w:r w:rsidRPr="001512DD">
              <w:rPr>
                <w:rFonts w:cs="Times New Roman"/>
                <w:w w:val="105"/>
              </w:rPr>
              <w:t>8 = Assistance from NGO, community organization, religious organization, etc</w:t>
            </w:r>
          </w:p>
          <w:p w14:paraId="439921C1" w14:textId="77777777" w:rsidR="002422DE" w:rsidRPr="001512DD" w:rsidRDefault="002422DE" w:rsidP="001512DD">
            <w:pPr>
              <w:spacing w:after="0"/>
              <w:rPr>
                <w:rFonts w:cs="Times New Roman"/>
                <w:w w:val="105"/>
              </w:rPr>
            </w:pPr>
            <w:r w:rsidRPr="001512DD">
              <w:rPr>
                <w:rFonts w:cs="Times New Roman"/>
                <w:w w:val="105"/>
              </w:rPr>
              <w:lastRenderedPageBreak/>
              <w:t>9 = Get loan from money lender, credit ,associations, etc</w:t>
            </w:r>
          </w:p>
          <w:p w14:paraId="64B0C619" w14:textId="77777777" w:rsidR="002422DE" w:rsidRPr="001512DD" w:rsidRDefault="002422DE" w:rsidP="001512DD">
            <w:pPr>
              <w:spacing w:after="0"/>
              <w:rPr>
                <w:rFonts w:cs="Times New Roman"/>
                <w:w w:val="105"/>
              </w:rPr>
            </w:pPr>
            <w:r w:rsidRPr="001512DD">
              <w:rPr>
                <w:rFonts w:cs="Times New Roman"/>
                <w:w w:val="105"/>
              </w:rPr>
              <w:t>10 = Reduce household spending</w:t>
            </w:r>
          </w:p>
          <w:p w14:paraId="6CAC96E1" w14:textId="77777777" w:rsidR="002422DE" w:rsidRPr="001512DD" w:rsidRDefault="002422DE" w:rsidP="001512DD">
            <w:pPr>
              <w:spacing w:after="0"/>
              <w:rPr>
                <w:rFonts w:cs="Times New Roman"/>
                <w:w w:val="105"/>
              </w:rPr>
            </w:pPr>
            <w:r w:rsidRPr="001512DD">
              <w:rPr>
                <w:rFonts w:cs="Times New Roman"/>
                <w:w w:val="105"/>
              </w:rPr>
              <w:t>11 = Did nothing in particular</w:t>
            </w:r>
          </w:p>
          <w:p w14:paraId="342521DC" w14:textId="77777777" w:rsidR="002422DE" w:rsidRPr="001512DD" w:rsidRDefault="002422DE" w:rsidP="001512DD">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0F90D2F6" w14:textId="77777777" w:rsidR="002422DE" w:rsidRPr="001512DD" w:rsidRDefault="002422DE" w:rsidP="001512DD">
            <w:pPr>
              <w:spacing w:after="0"/>
              <w:rPr>
                <w:rFonts w:eastAsia="Calibri" w:cs="Times New Roman"/>
                <w:i/>
                <w:color w:val="A6A6A6"/>
              </w:rPr>
            </w:pPr>
            <w:r w:rsidRPr="001512DD">
              <w:rPr>
                <w:rFonts w:eastAsia="Calibri" w:cs="Times New Roman"/>
                <w:i/>
                <w:color w:val="A6A6A6"/>
              </w:rPr>
              <w:lastRenderedPageBreak/>
              <w:t>(Code)</w:t>
            </w:r>
          </w:p>
        </w:tc>
      </w:tr>
      <w:tr w:rsidR="002422DE" w:rsidRPr="001512DD" w14:paraId="002B364C"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291104DC" w14:textId="77777777" w:rsidR="002422DE" w:rsidRPr="001512DD" w:rsidRDefault="002422DE" w:rsidP="001512DD">
            <w:pPr>
              <w:spacing w:after="0"/>
            </w:pPr>
          </w:p>
        </w:tc>
        <w:tc>
          <w:tcPr>
            <w:tcW w:w="4678" w:type="dxa"/>
            <w:tcBorders>
              <w:left w:val="single" w:sz="4" w:space="0" w:color="auto"/>
              <w:right w:val="single" w:sz="18" w:space="0" w:color="000000"/>
            </w:tcBorders>
          </w:tcPr>
          <w:p w14:paraId="0CF428C4" w14:textId="77777777" w:rsidR="002422DE" w:rsidRPr="001512DD" w:rsidRDefault="002422DE"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0DCCAD90" w14:textId="77777777" w:rsidR="002422DE" w:rsidRPr="001512DD" w:rsidRDefault="002422DE" w:rsidP="001512DD">
            <w:pPr>
              <w:spacing w:after="0"/>
              <w:rPr>
                <w:w w:val="105"/>
              </w:rPr>
            </w:pPr>
            <w:r w:rsidRPr="001512DD">
              <w:rPr>
                <w:i/>
                <w:color w:val="A6A6A6" w:themeColor="background1" w:themeShade="A6"/>
              </w:rPr>
              <w:t>(Text)</w:t>
            </w:r>
          </w:p>
        </w:tc>
      </w:tr>
    </w:tbl>
    <w:p w14:paraId="03CDE07C" w14:textId="77777777" w:rsidR="002422DE" w:rsidRPr="001512DD" w:rsidRDefault="002422DE" w:rsidP="001512DD">
      <w:pPr>
        <w:autoSpaceDE w:val="0"/>
        <w:autoSpaceDN w:val="0"/>
        <w:adjustRightInd w:val="0"/>
        <w:spacing w:after="0" w:line="240" w:lineRule="auto"/>
        <w:contextualSpacing/>
        <w:rPr>
          <w:rFonts w:cs="ArialNarrow"/>
        </w:rPr>
      </w:pPr>
    </w:p>
    <w:tbl>
      <w:tblPr>
        <w:tblW w:w="10080" w:type="dxa"/>
        <w:tblInd w:w="-5" w:type="dxa"/>
        <w:tblLayout w:type="fixed"/>
        <w:tblCellMar>
          <w:left w:w="29" w:type="dxa"/>
          <w:right w:w="29" w:type="dxa"/>
        </w:tblCellMar>
        <w:tblLook w:val="0000" w:firstRow="0" w:lastRow="0" w:firstColumn="0" w:lastColumn="0" w:noHBand="0" w:noVBand="0"/>
      </w:tblPr>
      <w:tblGrid>
        <w:gridCol w:w="359"/>
        <w:gridCol w:w="4678"/>
        <w:gridCol w:w="7"/>
        <w:gridCol w:w="2509"/>
        <w:gridCol w:w="1803"/>
        <w:gridCol w:w="31"/>
        <w:gridCol w:w="693"/>
      </w:tblGrid>
      <w:tr w:rsidR="00691F08" w:rsidRPr="001512DD" w14:paraId="185180BF"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5DB5408D" w14:textId="77777777" w:rsidR="00691F08" w:rsidRPr="001512DD" w:rsidRDefault="00691F08" w:rsidP="001512DD">
            <w:pPr>
              <w:spacing w:after="0"/>
              <w:rPr>
                <w:rFonts w:eastAsia="Calibri" w:cs="Times New Roman"/>
                <w:w w:val="105"/>
              </w:rPr>
            </w:pPr>
          </w:p>
        </w:tc>
        <w:tc>
          <w:tcPr>
            <w:tcW w:w="4685" w:type="dxa"/>
            <w:gridSpan w:val="2"/>
            <w:tcBorders>
              <w:top w:val="single" w:sz="4" w:space="0" w:color="000000"/>
              <w:left w:val="single" w:sz="4" w:space="0" w:color="auto"/>
              <w:bottom w:val="single" w:sz="4" w:space="0" w:color="000000"/>
            </w:tcBorders>
          </w:tcPr>
          <w:p w14:paraId="0D7A3705" w14:textId="51270D5E" w:rsidR="00691F08" w:rsidRPr="001512DD" w:rsidRDefault="00691F08" w:rsidP="001512DD">
            <w:pPr>
              <w:spacing w:after="0"/>
              <w:rPr>
                <w:rFonts w:eastAsia="Calibri" w:cs="Times New Roman"/>
                <w:w w:val="105"/>
              </w:rPr>
            </w:pPr>
            <w:r w:rsidRPr="001512DD">
              <w:rPr>
                <w:rFonts w:cs="ArialNarrow"/>
              </w:rPr>
              <w:t xml:space="preserve">In the past 5 years, has your household been affected by </w:t>
            </w:r>
            <w:r w:rsidRPr="001512DD">
              <w:rPr>
                <w:rFonts w:cs="ArialNarrow"/>
                <w:b/>
              </w:rPr>
              <w:t>ERRATIC RAINS</w:t>
            </w:r>
            <w:r w:rsidRPr="001512DD">
              <w:rPr>
                <w:rFonts w:cs="ArialNarrow"/>
              </w:rPr>
              <w:t>?</w:t>
            </w:r>
          </w:p>
        </w:tc>
        <w:tc>
          <w:tcPr>
            <w:tcW w:w="4343" w:type="dxa"/>
            <w:gridSpan w:val="3"/>
            <w:tcBorders>
              <w:top w:val="single" w:sz="4" w:space="0" w:color="000000"/>
              <w:bottom w:val="single" w:sz="4" w:space="0" w:color="000000"/>
              <w:right w:val="single" w:sz="18" w:space="0" w:color="000000"/>
            </w:tcBorders>
          </w:tcPr>
          <w:p w14:paraId="249D8479" w14:textId="77777777" w:rsidR="00691F08" w:rsidRPr="001512DD" w:rsidRDefault="00691F08" w:rsidP="001512DD">
            <w:pPr>
              <w:spacing w:after="0"/>
            </w:pPr>
            <w:r w:rsidRPr="001512DD">
              <w:t>1=No</w:t>
            </w:r>
          </w:p>
          <w:p w14:paraId="49EFDEA3" w14:textId="77777777" w:rsidR="00691F08" w:rsidRPr="001512DD" w:rsidRDefault="00691F08" w:rsidP="001512DD">
            <w:pPr>
              <w:spacing w:after="0"/>
            </w:pPr>
            <w:r w:rsidRPr="001512DD">
              <w:t>2=Yes</w:t>
            </w:r>
            <w:r w:rsidRPr="001512DD" w:rsidDel="00226116">
              <w:t xml:space="preserve"> </w:t>
            </w:r>
          </w:p>
          <w:p w14:paraId="123CF466" w14:textId="77777777" w:rsidR="00691F08" w:rsidRPr="001512DD" w:rsidRDefault="00691F08" w:rsidP="001512DD">
            <w:pPr>
              <w:spacing w:after="0"/>
            </w:pPr>
            <w:r w:rsidRPr="001512DD">
              <w:t>888=Don’t know</w:t>
            </w:r>
          </w:p>
          <w:p w14:paraId="4778B715" w14:textId="77777777" w:rsidR="00691F08" w:rsidRPr="001512DD" w:rsidRDefault="00691F08" w:rsidP="001512DD">
            <w:pPr>
              <w:spacing w:after="0"/>
            </w:pPr>
            <w:r w:rsidRPr="001512DD">
              <w:t>999=Prefer not to respond</w:t>
            </w:r>
          </w:p>
        </w:tc>
        <w:tc>
          <w:tcPr>
            <w:tcW w:w="693" w:type="dxa"/>
            <w:tcBorders>
              <w:top w:val="single" w:sz="18" w:space="0" w:color="000000"/>
              <w:left w:val="single" w:sz="18" w:space="0" w:color="000000"/>
              <w:bottom w:val="single" w:sz="18" w:space="0" w:color="000000"/>
              <w:right w:val="single" w:sz="18" w:space="0" w:color="000000"/>
            </w:tcBorders>
          </w:tcPr>
          <w:p w14:paraId="7D148C26" w14:textId="77777777" w:rsidR="00691F08" w:rsidRPr="001512DD" w:rsidRDefault="00691F08" w:rsidP="001512DD">
            <w:pPr>
              <w:spacing w:after="0"/>
              <w:rPr>
                <w:rFonts w:eastAsia="Calibri" w:cs="Times New Roman"/>
                <w:i/>
                <w:color w:val="A6A6A6"/>
              </w:rPr>
            </w:pPr>
            <w:r w:rsidRPr="001512DD">
              <w:rPr>
                <w:rFonts w:eastAsia="Calibri" w:cs="Times New Roman"/>
                <w:i/>
                <w:color w:val="A6A6A6"/>
              </w:rPr>
              <w:t>(Code)</w:t>
            </w:r>
          </w:p>
        </w:tc>
      </w:tr>
      <w:tr w:rsidR="00691F08" w:rsidRPr="001512DD" w14:paraId="2DAFC46D"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09C4EB71" w14:textId="77777777" w:rsidR="00691F08" w:rsidRPr="001512DD" w:rsidRDefault="00691F08" w:rsidP="001512DD">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62890F89" w14:textId="5B8DB6EB" w:rsidR="00691F08" w:rsidRPr="001512DD" w:rsidRDefault="00691F08" w:rsidP="001512DD">
            <w:pPr>
              <w:spacing w:after="0"/>
              <w:rPr>
                <w:w w:val="105"/>
              </w:rPr>
            </w:pPr>
            <w:r w:rsidRPr="001512DD">
              <w:rPr>
                <w:rFonts w:cs="ArialNarrow"/>
              </w:rPr>
              <w:t xml:space="preserve">If yes, what years was your HH affected by the </w:t>
            </w:r>
            <w:r w:rsidRPr="001512DD">
              <w:rPr>
                <w:rFonts w:cs="ArialNarrow"/>
                <w:b/>
              </w:rPr>
              <w:t>ERRATIC RAINS</w:t>
            </w:r>
            <w:r w:rsidRPr="001512DD">
              <w:rPr>
                <w:rFonts w:cs="ArialNarrow"/>
              </w:rPr>
              <w:t xml:space="preserve">? </w:t>
            </w:r>
          </w:p>
        </w:tc>
        <w:tc>
          <w:tcPr>
            <w:tcW w:w="2527" w:type="dxa"/>
            <w:gridSpan w:val="3"/>
            <w:tcBorders>
              <w:top w:val="single" w:sz="18" w:space="0" w:color="000000"/>
              <w:left w:val="single" w:sz="18" w:space="0" w:color="000000"/>
              <w:bottom w:val="single" w:sz="18" w:space="0" w:color="000000"/>
              <w:right w:val="single" w:sz="18" w:space="0" w:color="000000"/>
            </w:tcBorders>
          </w:tcPr>
          <w:p w14:paraId="3F25F188" w14:textId="77777777" w:rsidR="00691F08" w:rsidRPr="001512DD" w:rsidRDefault="00691F08" w:rsidP="001512DD">
            <w:pPr>
              <w:spacing w:after="0"/>
              <w:rPr>
                <w:i/>
                <w:color w:val="A6A6A6" w:themeColor="background1" w:themeShade="A6"/>
              </w:rPr>
            </w:pPr>
            <w:r w:rsidRPr="001512DD">
              <w:rPr>
                <w:i/>
                <w:color w:val="A6A6A6" w:themeColor="background1" w:themeShade="A6"/>
              </w:rPr>
              <w:t>(Integer)</w:t>
            </w:r>
          </w:p>
        </w:tc>
      </w:tr>
      <w:tr w:rsidR="00691F08" w:rsidRPr="001512DD" w14:paraId="63BD3B50"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4B0F5127" w14:textId="77777777" w:rsidR="00691F08" w:rsidRPr="001512DD" w:rsidRDefault="00691F08" w:rsidP="001512DD">
            <w:pPr>
              <w:spacing w:after="0"/>
              <w:rPr>
                <w:w w:val="105"/>
              </w:rPr>
            </w:pPr>
          </w:p>
        </w:tc>
        <w:tc>
          <w:tcPr>
            <w:tcW w:w="7194" w:type="dxa"/>
            <w:gridSpan w:val="3"/>
            <w:tcBorders>
              <w:top w:val="single" w:sz="4" w:space="0" w:color="000000"/>
              <w:left w:val="single" w:sz="4" w:space="0" w:color="auto"/>
              <w:bottom w:val="single" w:sz="4" w:space="0" w:color="000000"/>
              <w:right w:val="single" w:sz="18" w:space="0" w:color="000000"/>
            </w:tcBorders>
          </w:tcPr>
          <w:p w14:paraId="25A930EB" w14:textId="6DFD0AE2" w:rsidR="00691F08" w:rsidRPr="001512DD" w:rsidRDefault="00691F08" w:rsidP="001512DD">
            <w:pPr>
              <w:spacing w:after="0"/>
              <w:rPr>
                <w:w w:val="105"/>
              </w:rPr>
            </w:pPr>
            <w:r w:rsidRPr="001512DD">
              <w:rPr>
                <w:rFonts w:cs="ArialNarrow"/>
              </w:rPr>
              <w:t xml:space="preserve">If more than one year – what year did your HH experience the worst </w:t>
            </w:r>
            <w:r w:rsidRPr="001512DD">
              <w:rPr>
                <w:rFonts w:cs="ArialNarrow"/>
                <w:b/>
              </w:rPr>
              <w:t>ERRATIC RAINS</w:t>
            </w:r>
            <w:r w:rsidRPr="001512DD">
              <w:rPr>
                <w:rFonts w:cs="ArialNarrow"/>
              </w:rPr>
              <w:t>?</w:t>
            </w:r>
          </w:p>
        </w:tc>
        <w:tc>
          <w:tcPr>
            <w:tcW w:w="2527" w:type="dxa"/>
            <w:gridSpan w:val="3"/>
            <w:tcBorders>
              <w:top w:val="single" w:sz="18" w:space="0" w:color="000000"/>
              <w:left w:val="single" w:sz="18" w:space="0" w:color="000000"/>
              <w:bottom w:val="single" w:sz="18" w:space="0" w:color="000000"/>
              <w:right w:val="single" w:sz="18" w:space="0" w:color="000000"/>
            </w:tcBorders>
          </w:tcPr>
          <w:p w14:paraId="66C6627D" w14:textId="77777777" w:rsidR="00691F08" w:rsidRPr="001512DD" w:rsidRDefault="00691F08" w:rsidP="001512DD">
            <w:pPr>
              <w:spacing w:after="0"/>
              <w:rPr>
                <w:i/>
                <w:color w:val="A6A6A6" w:themeColor="background1" w:themeShade="A6"/>
              </w:rPr>
            </w:pPr>
            <w:r w:rsidRPr="001512DD">
              <w:rPr>
                <w:i/>
                <w:color w:val="A6A6A6" w:themeColor="background1" w:themeShade="A6"/>
              </w:rPr>
              <w:t>(Integer)</w:t>
            </w:r>
          </w:p>
        </w:tc>
      </w:tr>
      <w:tr w:rsidR="00691F08" w:rsidRPr="001512DD" w14:paraId="13F29748"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6D994719" w14:textId="77777777" w:rsidR="00691F08" w:rsidRPr="001512DD" w:rsidRDefault="00691F08"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2C497E86" w14:textId="11DD0531" w:rsidR="00691F08" w:rsidRPr="001512DD" w:rsidRDefault="00691F08" w:rsidP="001512DD">
            <w:pPr>
              <w:spacing w:after="0"/>
              <w:rPr>
                <w:color w:val="000000"/>
              </w:rPr>
            </w:pPr>
            <w:r w:rsidRPr="001512DD">
              <w:rPr>
                <w:rFonts w:cs="ArialNarrow"/>
              </w:rPr>
              <w:t xml:space="preserve">Thinking of the worst drought, how well or poorly was your household able to respond to the </w:t>
            </w:r>
            <w:r w:rsidRPr="001512DD">
              <w:rPr>
                <w:rFonts w:cs="ArialNarrow"/>
                <w:b/>
              </w:rPr>
              <w:t>ERRATIC RAINS</w:t>
            </w:r>
            <w:r w:rsidRPr="001512DD">
              <w:rPr>
                <w:rFonts w:cs="ArialNarrow"/>
              </w:rPr>
              <w:t>?</w:t>
            </w:r>
          </w:p>
        </w:tc>
        <w:tc>
          <w:tcPr>
            <w:tcW w:w="4319" w:type="dxa"/>
            <w:gridSpan w:val="3"/>
            <w:tcBorders>
              <w:top w:val="single" w:sz="4" w:space="0" w:color="000000"/>
              <w:bottom w:val="single" w:sz="4" w:space="0" w:color="000000"/>
              <w:right w:val="single" w:sz="18" w:space="0" w:color="000000"/>
            </w:tcBorders>
          </w:tcPr>
          <w:p w14:paraId="1A8798A6" w14:textId="77777777" w:rsidR="00691F08" w:rsidRPr="001512DD" w:rsidRDefault="00691F08" w:rsidP="001512DD">
            <w:pPr>
              <w:spacing w:after="0"/>
              <w:rPr>
                <w:rFonts w:cs="Times New Roman"/>
                <w:w w:val="105"/>
              </w:rPr>
            </w:pPr>
            <w:r w:rsidRPr="001512DD">
              <w:rPr>
                <w:rFonts w:cs="Times New Roman"/>
                <w:w w:val="105"/>
              </w:rPr>
              <w:t>1=Very well</w:t>
            </w:r>
          </w:p>
          <w:p w14:paraId="5EF7D419" w14:textId="77777777" w:rsidR="00691F08" w:rsidRPr="001512DD" w:rsidRDefault="00691F08" w:rsidP="001512DD">
            <w:pPr>
              <w:spacing w:after="0"/>
              <w:rPr>
                <w:rFonts w:cs="Times New Roman"/>
                <w:w w:val="105"/>
              </w:rPr>
            </w:pPr>
            <w:r w:rsidRPr="001512DD">
              <w:rPr>
                <w:rFonts w:cs="Times New Roman"/>
                <w:w w:val="105"/>
              </w:rPr>
              <w:t>2=Somewhat well</w:t>
            </w:r>
          </w:p>
          <w:p w14:paraId="64909AF9" w14:textId="77777777" w:rsidR="00691F08" w:rsidRPr="001512DD" w:rsidRDefault="00691F08" w:rsidP="001512DD">
            <w:pPr>
              <w:spacing w:after="0"/>
              <w:rPr>
                <w:rFonts w:cs="Times New Roman"/>
                <w:w w:val="105"/>
              </w:rPr>
            </w:pPr>
            <w:r w:rsidRPr="001512DD">
              <w:rPr>
                <w:rFonts w:cs="Times New Roman"/>
                <w:w w:val="105"/>
              </w:rPr>
              <w:t>3=Neutral response</w:t>
            </w:r>
          </w:p>
          <w:p w14:paraId="1A961EC5" w14:textId="77777777" w:rsidR="00691F08" w:rsidRPr="001512DD" w:rsidRDefault="00691F08" w:rsidP="001512DD">
            <w:pPr>
              <w:spacing w:after="0"/>
              <w:rPr>
                <w:rFonts w:cs="Times New Roman"/>
                <w:w w:val="105"/>
              </w:rPr>
            </w:pPr>
            <w:r w:rsidRPr="001512DD">
              <w:rPr>
                <w:rFonts w:cs="Times New Roman"/>
                <w:w w:val="105"/>
              </w:rPr>
              <w:t>4=Somewhat poorly</w:t>
            </w:r>
          </w:p>
          <w:p w14:paraId="0C273D04" w14:textId="77777777" w:rsidR="00691F08" w:rsidRPr="001512DD" w:rsidRDefault="00691F08" w:rsidP="001512DD">
            <w:pPr>
              <w:spacing w:after="0"/>
              <w:rPr>
                <w:rFonts w:cs="Times New Roman"/>
                <w:w w:val="105"/>
              </w:rPr>
            </w:pPr>
            <w:r w:rsidRPr="001512DD">
              <w:rPr>
                <w:rFonts w:cs="Times New Roman"/>
                <w:w w:val="105"/>
              </w:rPr>
              <w:t>5=Very poorly</w:t>
            </w:r>
          </w:p>
          <w:p w14:paraId="585C86F0" w14:textId="77777777" w:rsidR="00691F08" w:rsidRPr="001512DD" w:rsidRDefault="00691F08" w:rsidP="001512DD">
            <w:pPr>
              <w:spacing w:after="0"/>
              <w:rPr>
                <w:rFonts w:cs="Times New Roman"/>
                <w:w w:val="105"/>
              </w:rPr>
            </w:pPr>
            <w:r w:rsidRPr="001512DD">
              <w:rPr>
                <w:rFonts w:cs="Times New Roman"/>
                <w:w w:val="105"/>
              </w:rPr>
              <w:t>888=Don't know</w:t>
            </w:r>
          </w:p>
          <w:p w14:paraId="70B17FC6" w14:textId="77777777" w:rsidR="00691F08" w:rsidRPr="001512DD" w:rsidRDefault="00691F08" w:rsidP="001512DD">
            <w:pPr>
              <w:spacing w:after="0"/>
              <w:rPr>
                <w:rFonts w:cs="Times New Roman"/>
                <w:i/>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647FBFEB" w14:textId="77777777" w:rsidR="00691F08" w:rsidRPr="001512DD" w:rsidRDefault="00691F08" w:rsidP="001512DD">
            <w:pPr>
              <w:spacing w:after="0"/>
              <w:rPr>
                <w:rFonts w:eastAsia="Calibri" w:cs="Times New Roman"/>
                <w:i/>
                <w:color w:val="A6A6A6"/>
              </w:rPr>
            </w:pPr>
            <w:r w:rsidRPr="001512DD">
              <w:rPr>
                <w:rFonts w:eastAsia="Calibri" w:cs="Times New Roman"/>
                <w:i/>
                <w:color w:val="A6A6A6"/>
              </w:rPr>
              <w:t>(Code)</w:t>
            </w:r>
          </w:p>
        </w:tc>
      </w:tr>
      <w:tr w:rsidR="00691F08" w:rsidRPr="001512DD" w14:paraId="2F3CE7FA"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5CA250C3" w14:textId="77777777" w:rsidR="00691F08" w:rsidRPr="001512DD" w:rsidRDefault="00691F08"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5A013E1A" w14:textId="449B8FB9" w:rsidR="00691F08" w:rsidRPr="001512DD" w:rsidRDefault="00691F08" w:rsidP="001512DD">
            <w:pPr>
              <w:spacing w:after="0"/>
              <w:rPr>
                <w:color w:val="000000"/>
              </w:rPr>
            </w:pPr>
            <w:r w:rsidRPr="001512DD">
              <w:rPr>
                <w:rFonts w:cs="ArialNarrow"/>
              </w:rPr>
              <w:t xml:space="preserve">What was the result of the </w:t>
            </w:r>
            <w:r w:rsidRPr="001512DD">
              <w:rPr>
                <w:rFonts w:cs="ArialNarrow"/>
                <w:b/>
              </w:rPr>
              <w:t>ERRATIC RAINS</w:t>
            </w:r>
            <w:r w:rsidRPr="001512DD">
              <w:rPr>
                <w:rFonts w:cs="ArialNarrow"/>
              </w:rPr>
              <w:t xml:space="preserve"> on your HH?</w:t>
            </w:r>
          </w:p>
        </w:tc>
        <w:tc>
          <w:tcPr>
            <w:tcW w:w="4319" w:type="dxa"/>
            <w:gridSpan w:val="3"/>
            <w:tcBorders>
              <w:top w:val="single" w:sz="4" w:space="0" w:color="000000"/>
              <w:bottom w:val="single" w:sz="4" w:space="0" w:color="000000"/>
              <w:right w:val="single" w:sz="18" w:space="0" w:color="000000"/>
            </w:tcBorders>
          </w:tcPr>
          <w:p w14:paraId="7CB84F8C" w14:textId="77777777" w:rsidR="00691F08" w:rsidRPr="001512DD" w:rsidRDefault="00691F08" w:rsidP="001512DD">
            <w:pPr>
              <w:spacing w:after="0"/>
              <w:rPr>
                <w:rFonts w:cs="Times New Roman"/>
                <w:w w:val="105"/>
              </w:rPr>
            </w:pPr>
            <w:r w:rsidRPr="001512DD">
              <w:rPr>
                <w:rFonts w:cs="Times New Roman"/>
                <w:w w:val="105"/>
              </w:rPr>
              <w:t>1=Reduced crop yield</w:t>
            </w:r>
          </w:p>
          <w:p w14:paraId="45D0A179" w14:textId="77777777" w:rsidR="00691F08" w:rsidRPr="001512DD" w:rsidRDefault="00691F08" w:rsidP="001512DD">
            <w:pPr>
              <w:spacing w:after="0"/>
              <w:rPr>
                <w:rFonts w:cs="Times New Roman"/>
                <w:w w:val="105"/>
              </w:rPr>
            </w:pPr>
            <w:r w:rsidRPr="001512DD">
              <w:rPr>
                <w:rFonts w:cs="Times New Roman"/>
                <w:w w:val="105"/>
              </w:rPr>
              <w:t>2=Crop failure</w:t>
            </w:r>
          </w:p>
          <w:p w14:paraId="6FCF8349" w14:textId="77777777" w:rsidR="00691F08" w:rsidRPr="001512DD" w:rsidRDefault="00691F08" w:rsidP="001512DD">
            <w:pPr>
              <w:spacing w:after="0"/>
              <w:rPr>
                <w:rFonts w:cs="Times New Roman"/>
                <w:w w:val="105"/>
              </w:rPr>
            </w:pPr>
            <w:r w:rsidRPr="001512DD">
              <w:rPr>
                <w:rFonts w:cs="Times New Roman"/>
                <w:w w:val="105"/>
              </w:rPr>
              <w:t>3=Reduced HH consumption</w:t>
            </w:r>
          </w:p>
          <w:p w14:paraId="06EC69AE" w14:textId="77777777" w:rsidR="00691F08" w:rsidRPr="001512DD" w:rsidRDefault="00691F08" w:rsidP="001512DD">
            <w:pPr>
              <w:spacing w:after="0"/>
              <w:rPr>
                <w:rFonts w:cs="Times New Roman"/>
                <w:w w:val="105"/>
              </w:rPr>
            </w:pPr>
            <w:r w:rsidRPr="001512DD">
              <w:rPr>
                <w:rFonts w:cs="Times New Roman"/>
                <w:w w:val="105"/>
              </w:rPr>
              <w:t>4=Loss of assets</w:t>
            </w:r>
          </w:p>
          <w:p w14:paraId="369EE9E4" w14:textId="77777777" w:rsidR="00691F08" w:rsidRPr="001512DD" w:rsidRDefault="00691F08" w:rsidP="001512DD">
            <w:pPr>
              <w:spacing w:after="0"/>
              <w:rPr>
                <w:rFonts w:cs="Times New Roman"/>
                <w:w w:val="105"/>
              </w:rPr>
            </w:pPr>
            <w:r w:rsidRPr="001512DD">
              <w:rPr>
                <w:rFonts w:cs="Times New Roman"/>
                <w:w w:val="105"/>
              </w:rPr>
              <w:t>5=Loss of income</w:t>
            </w:r>
          </w:p>
          <w:p w14:paraId="097F93B8" w14:textId="77777777" w:rsidR="00691F08" w:rsidRPr="001512DD" w:rsidRDefault="00691F08" w:rsidP="001512DD">
            <w:pPr>
              <w:spacing w:after="0"/>
              <w:rPr>
                <w:rFonts w:cs="Times New Roman"/>
                <w:w w:val="105"/>
              </w:rPr>
            </w:pPr>
            <w:r w:rsidRPr="001512DD">
              <w:rPr>
                <w:rFonts w:cs="Times New Roman"/>
                <w:w w:val="105"/>
              </w:rPr>
              <w:t>6=Livestock sickness</w:t>
            </w:r>
          </w:p>
          <w:p w14:paraId="7E529CAF" w14:textId="77777777" w:rsidR="00691F08" w:rsidRPr="001512DD" w:rsidRDefault="00691F08" w:rsidP="001512DD">
            <w:pPr>
              <w:spacing w:after="0"/>
              <w:rPr>
                <w:rFonts w:cs="Times New Roman"/>
                <w:w w:val="105"/>
              </w:rPr>
            </w:pPr>
            <w:r w:rsidRPr="001512DD">
              <w:rPr>
                <w:rFonts w:cs="Times New Roman"/>
                <w:w w:val="105"/>
              </w:rPr>
              <w:t>7=Livestock death</w:t>
            </w:r>
          </w:p>
          <w:p w14:paraId="4251D12C" w14:textId="77777777" w:rsidR="00691F08" w:rsidRPr="001512DD" w:rsidRDefault="00691F08" w:rsidP="001512DD">
            <w:pPr>
              <w:spacing w:after="0"/>
              <w:rPr>
                <w:rFonts w:cs="Times New Roman"/>
                <w:w w:val="105"/>
              </w:rPr>
            </w:pPr>
            <w:r w:rsidRPr="001512DD">
              <w:rPr>
                <w:rFonts w:cs="Times New Roman"/>
                <w:w w:val="105"/>
              </w:rPr>
              <w:t>8=Human sickness</w:t>
            </w:r>
          </w:p>
          <w:p w14:paraId="57D25887" w14:textId="77777777" w:rsidR="00691F08" w:rsidRPr="001512DD" w:rsidRDefault="00691F08" w:rsidP="001512DD">
            <w:pPr>
              <w:spacing w:after="0"/>
              <w:rPr>
                <w:rFonts w:cs="Times New Roman"/>
                <w:w w:val="105"/>
              </w:rPr>
            </w:pPr>
            <w:r w:rsidRPr="001512DD">
              <w:rPr>
                <w:rFonts w:cs="Times New Roman"/>
                <w:w w:val="105"/>
              </w:rPr>
              <w:t>9=Human death</w:t>
            </w:r>
          </w:p>
          <w:p w14:paraId="3B9B2130" w14:textId="77777777" w:rsidR="00691F08" w:rsidRPr="001512DD" w:rsidRDefault="00691F08" w:rsidP="001512DD">
            <w:pPr>
              <w:spacing w:after="0"/>
              <w:rPr>
                <w:rFonts w:cs="Times New Roman"/>
                <w:w w:val="105"/>
              </w:rPr>
            </w:pPr>
            <w:r w:rsidRPr="001512DD">
              <w:rPr>
                <w:rFonts w:cs="Times New Roman"/>
                <w:w w:val="105"/>
              </w:rPr>
              <w:t>10=Pests or diseases that affected the crops before they were harvested</w:t>
            </w:r>
          </w:p>
          <w:p w14:paraId="495508BA" w14:textId="77777777" w:rsidR="00691F08" w:rsidRPr="001512DD" w:rsidRDefault="00691F08" w:rsidP="001512DD">
            <w:pPr>
              <w:spacing w:after="0"/>
              <w:rPr>
                <w:rFonts w:cs="Times New Roman"/>
                <w:w w:val="105"/>
              </w:rPr>
            </w:pPr>
            <w:r w:rsidRPr="001512DD">
              <w:rPr>
                <w:rFonts w:cs="Times New Roman"/>
                <w:w w:val="105"/>
              </w:rPr>
              <w:t>11=Pests or diseases tha led to crop/storage losses</w:t>
            </w:r>
          </w:p>
          <w:p w14:paraId="5E3C9CB0" w14:textId="77777777" w:rsidR="00691F08" w:rsidRPr="001512DD" w:rsidRDefault="00691F08" w:rsidP="001512DD">
            <w:pPr>
              <w:spacing w:after="0"/>
              <w:rPr>
                <w:rFonts w:cs="Times New Roman"/>
                <w:w w:val="105"/>
              </w:rPr>
            </w:pPr>
            <w:r w:rsidRPr="001512DD">
              <w:rPr>
                <w:rFonts w:cs="Times New Roman"/>
                <w:w w:val="105"/>
              </w:rPr>
              <w:t>12=Pests or diseases that affected livestock</w:t>
            </w:r>
          </w:p>
          <w:p w14:paraId="5653F2F6" w14:textId="77777777" w:rsidR="00691F08" w:rsidRPr="001512DD" w:rsidRDefault="00691F08" w:rsidP="001512DD">
            <w:pPr>
              <w:spacing w:after="0"/>
              <w:rPr>
                <w:rFonts w:cs="Times New Roman"/>
                <w:w w:val="105"/>
              </w:rPr>
            </w:pPr>
            <w:r w:rsidRPr="001512DD">
              <w:rPr>
                <w:rFonts w:cs="Times New Roman"/>
                <w:w w:val="105"/>
              </w:rPr>
              <w:t>97=Other, please specify</w:t>
            </w:r>
          </w:p>
          <w:p w14:paraId="6D9CBE33" w14:textId="77777777" w:rsidR="00691F08" w:rsidRPr="001512DD" w:rsidRDefault="00691F08" w:rsidP="001512DD">
            <w:pPr>
              <w:spacing w:after="0"/>
              <w:rPr>
                <w:rFonts w:cs="Times New Roman"/>
                <w:w w:val="105"/>
              </w:rPr>
            </w:pPr>
            <w:r w:rsidRPr="001512DD">
              <w:rPr>
                <w:rFonts w:cs="Times New Roman"/>
                <w:w w:val="105"/>
              </w:rPr>
              <w:t>888=Don't know</w:t>
            </w:r>
          </w:p>
          <w:p w14:paraId="3139ADE1" w14:textId="77777777" w:rsidR="00691F08" w:rsidRPr="001512DD" w:rsidRDefault="00691F08" w:rsidP="001512DD">
            <w:pPr>
              <w:spacing w:after="0"/>
              <w:rPr>
                <w:rFonts w:cs="Times New Roman"/>
                <w:w w:val="105"/>
              </w:rPr>
            </w:pPr>
            <w:r w:rsidRPr="001512DD">
              <w:rPr>
                <w:rFonts w:cs="Times New Roman"/>
                <w:w w:val="105"/>
              </w:rPr>
              <w:t>999=Prefer not to respond</w:t>
            </w:r>
          </w:p>
        </w:tc>
        <w:tc>
          <w:tcPr>
            <w:tcW w:w="724" w:type="dxa"/>
            <w:gridSpan w:val="2"/>
            <w:tcBorders>
              <w:top w:val="single" w:sz="18" w:space="0" w:color="000000"/>
              <w:left w:val="single" w:sz="18" w:space="0" w:color="000000"/>
              <w:bottom w:val="single" w:sz="18" w:space="0" w:color="000000"/>
              <w:right w:val="single" w:sz="18" w:space="0" w:color="000000"/>
            </w:tcBorders>
          </w:tcPr>
          <w:p w14:paraId="0CD05441" w14:textId="77777777" w:rsidR="00691F08" w:rsidRPr="001512DD" w:rsidRDefault="00691F08"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6FCC5BEE"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3CDD812B" w14:textId="77777777" w:rsidR="002422DE" w:rsidRPr="001512DD" w:rsidRDefault="002422DE"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18B118F4" w14:textId="77777777" w:rsidR="002422DE" w:rsidRPr="001512DD" w:rsidRDefault="002422DE" w:rsidP="001512DD">
            <w:pPr>
              <w:spacing w:after="0"/>
              <w:rPr>
                <w:color w:val="000000"/>
              </w:rPr>
            </w:pPr>
            <w:r w:rsidRPr="001512DD">
              <w:rPr>
                <w:rFonts w:cs="ArialNarrow"/>
              </w:rPr>
              <w:t xml:space="preserve">Thinking of the worst </w:t>
            </w:r>
            <w:r w:rsidRPr="001512DD">
              <w:rPr>
                <w:rFonts w:cs="ArialNarrow"/>
                <w:b/>
              </w:rPr>
              <w:t>ERRATIC RAINS</w:t>
            </w:r>
            <w:r w:rsidRPr="001512DD">
              <w:rPr>
                <w:rFonts w:cs="ArialNarrow"/>
              </w:rPr>
              <w:t xml:space="preserve"> that your household experienced, what </w:t>
            </w:r>
            <w:r w:rsidRPr="001512DD">
              <w:rPr>
                <w:rFonts w:cs="ArialNarrow"/>
              </w:rPr>
              <w:lastRenderedPageBreak/>
              <w:t>adjustments/adaptations did your household make during the drought?</w:t>
            </w:r>
          </w:p>
        </w:tc>
        <w:tc>
          <w:tcPr>
            <w:tcW w:w="4319" w:type="dxa"/>
            <w:gridSpan w:val="3"/>
            <w:tcBorders>
              <w:top w:val="single" w:sz="4" w:space="0" w:color="000000"/>
              <w:bottom w:val="single" w:sz="4" w:space="0" w:color="000000"/>
              <w:right w:val="single" w:sz="18" w:space="0" w:color="000000"/>
            </w:tcBorders>
          </w:tcPr>
          <w:p w14:paraId="5D17034F" w14:textId="77777777" w:rsidR="002422DE" w:rsidRPr="001512DD" w:rsidRDefault="002422DE" w:rsidP="001512DD">
            <w:pPr>
              <w:spacing w:after="0"/>
              <w:rPr>
                <w:rFonts w:cs="Times New Roman"/>
                <w:w w:val="105"/>
              </w:rPr>
            </w:pPr>
            <w:r w:rsidRPr="001512DD">
              <w:rPr>
                <w:rFonts w:cs="Times New Roman"/>
                <w:w w:val="105"/>
              </w:rPr>
              <w:lastRenderedPageBreak/>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56E6D027" w14:textId="77777777" w:rsidR="002422DE" w:rsidRPr="001512DD" w:rsidRDefault="002422DE"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55BDE2A9"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6BD07D52" w14:textId="77777777" w:rsidR="002422DE" w:rsidRPr="001512DD" w:rsidRDefault="002422DE" w:rsidP="001512DD">
            <w:pPr>
              <w:spacing w:after="0"/>
            </w:pPr>
          </w:p>
        </w:tc>
        <w:tc>
          <w:tcPr>
            <w:tcW w:w="4678" w:type="dxa"/>
            <w:tcBorders>
              <w:left w:val="single" w:sz="4" w:space="0" w:color="auto"/>
              <w:right w:val="single" w:sz="18" w:space="0" w:color="000000"/>
            </w:tcBorders>
          </w:tcPr>
          <w:p w14:paraId="3864989E" w14:textId="77777777" w:rsidR="002422DE" w:rsidRPr="001512DD" w:rsidRDefault="002422DE"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063FB98C" w14:textId="77777777" w:rsidR="002422DE" w:rsidRPr="001512DD" w:rsidRDefault="002422DE" w:rsidP="001512DD">
            <w:pPr>
              <w:spacing w:after="0"/>
              <w:rPr>
                <w:w w:val="105"/>
              </w:rPr>
            </w:pPr>
            <w:r w:rsidRPr="001512DD">
              <w:rPr>
                <w:i/>
                <w:color w:val="A6A6A6" w:themeColor="background1" w:themeShade="A6"/>
              </w:rPr>
              <w:t>(Text)</w:t>
            </w:r>
          </w:p>
        </w:tc>
      </w:tr>
      <w:tr w:rsidR="002422DE" w:rsidRPr="001512DD" w14:paraId="75B88AC1"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7957587F" w14:textId="77777777" w:rsidR="002422DE" w:rsidRPr="001512DD" w:rsidRDefault="002422DE"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26EAF09B" w14:textId="50A88097" w:rsidR="002422DE" w:rsidRPr="001512DD" w:rsidRDefault="002422DE" w:rsidP="001512DD">
            <w:pPr>
              <w:spacing w:after="0"/>
              <w:rPr>
                <w:color w:val="000000"/>
              </w:rPr>
            </w:pPr>
            <w:r w:rsidRPr="001512DD">
              <w:rPr>
                <w:rFonts w:cs="Times New Roman"/>
              </w:rPr>
              <w:t xml:space="preserve">Are there any changes you wanted to make but were unable to make? </w:t>
            </w:r>
          </w:p>
        </w:tc>
        <w:tc>
          <w:tcPr>
            <w:tcW w:w="4319" w:type="dxa"/>
            <w:gridSpan w:val="3"/>
            <w:tcBorders>
              <w:top w:val="single" w:sz="4" w:space="0" w:color="000000"/>
              <w:bottom w:val="single" w:sz="4" w:space="0" w:color="000000"/>
              <w:right w:val="single" w:sz="18" w:space="0" w:color="000000"/>
            </w:tcBorders>
          </w:tcPr>
          <w:p w14:paraId="0EDF1F48" w14:textId="57B738B5" w:rsidR="002422DE" w:rsidRPr="001512DD" w:rsidRDefault="002422DE" w:rsidP="001512DD">
            <w:pPr>
              <w:spacing w:after="0"/>
              <w:rPr>
                <w:rFonts w:cs="Times New Roman"/>
                <w:w w:val="105"/>
              </w:rPr>
            </w:pPr>
            <w:r w:rsidRPr="001512DD">
              <w:rPr>
                <w:rFonts w:cs="Times New Roman"/>
                <w:w w:val="105"/>
              </w:rPr>
              <w:t>(SEE CODES BELOW)</w:t>
            </w:r>
          </w:p>
        </w:tc>
        <w:tc>
          <w:tcPr>
            <w:tcW w:w="724" w:type="dxa"/>
            <w:gridSpan w:val="2"/>
            <w:tcBorders>
              <w:top w:val="single" w:sz="18" w:space="0" w:color="000000"/>
              <w:left w:val="single" w:sz="18" w:space="0" w:color="000000"/>
              <w:bottom w:val="single" w:sz="18" w:space="0" w:color="000000"/>
              <w:right w:val="single" w:sz="18" w:space="0" w:color="000000"/>
            </w:tcBorders>
          </w:tcPr>
          <w:p w14:paraId="20BFB612" w14:textId="77777777" w:rsidR="002422DE" w:rsidRPr="001512DD" w:rsidRDefault="002422DE"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3289CED5"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2190F7A5" w14:textId="77777777" w:rsidR="002422DE" w:rsidRPr="001512DD" w:rsidRDefault="002422DE" w:rsidP="001512DD">
            <w:pPr>
              <w:spacing w:after="0"/>
            </w:pPr>
          </w:p>
        </w:tc>
        <w:tc>
          <w:tcPr>
            <w:tcW w:w="4678" w:type="dxa"/>
            <w:tcBorders>
              <w:left w:val="single" w:sz="4" w:space="0" w:color="auto"/>
              <w:right w:val="single" w:sz="18" w:space="0" w:color="000000"/>
            </w:tcBorders>
          </w:tcPr>
          <w:p w14:paraId="5179341B" w14:textId="77777777" w:rsidR="002422DE" w:rsidRPr="001512DD" w:rsidRDefault="002422DE"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31D0CE5F" w14:textId="77777777" w:rsidR="002422DE" w:rsidRPr="001512DD" w:rsidRDefault="002422DE" w:rsidP="001512DD">
            <w:pPr>
              <w:spacing w:after="0"/>
              <w:rPr>
                <w:w w:val="105"/>
              </w:rPr>
            </w:pPr>
            <w:r w:rsidRPr="001512DD">
              <w:rPr>
                <w:i/>
                <w:color w:val="A6A6A6" w:themeColor="background1" w:themeShade="A6"/>
              </w:rPr>
              <w:t>(Text)</w:t>
            </w:r>
          </w:p>
        </w:tc>
      </w:tr>
      <w:tr w:rsidR="00691F08" w:rsidRPr="001512DD" w14:paraId="6BA0D315"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6563E1B5" w14:textId="77777777" w:rsidR="00691F08" w:rsidRPr="001512DD" w:rsidRDefault="00691F08"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43D6CE32" w14:textId="77777777" w:rsidR="00691F08" w:rsidRPr="001512DD" w:rsidRDefault="00691F08" w:rsidP="001512DD">
            <w:pPr>
              <w:spacing w:after="0"/>
              <w:rPr>
                <w:color w:val="000000"/>
              </w:rPr>
            </w:pPr>
            <w:r w:rsidRPr="001512DD">
              <w:rPr>
                <w:rFonts w:cs="Times New Roman"/>
              </w:rPr>
              <w:t>If so, why did you not make those changes?</w:t>
            </w:r>
          </w:p>
        </w:tc>
        <w:tc>
          <w:tcPr>
            <w:tcW w:w="4319" w:type="dxa"/>
            <w:gridSpan w:val="3"/>
            <w:tcBorders>
              <w:top w:val="single" w:sz="4" w:space="0" w:color="000000"/>
              <w:bottom w:val="single" w:sz="4" w:space="0" w:color="000000"/>
              <w:right w:val="single" w:sz="18" w:space="0" w:color="000000"/>
            </w:tcBorders>
          </w:tcPr>
          <w:p w14:paraId="22B12E28" w14:textId="77777777" w:rsidR="00691F08" w:rsidRPr="001512DD" w:rsidRDefault="00691F08" w:rsidP="001512DD">
            <w:pPr>
              <w:spacing w:after="0"/>
              <w:rPr>
                <w:rFonts w:cs="Times New Roman"/>
                <w:w w:val="105"/>
              </w:rPr>
            </w:pPr>
            <w:r w:rsidRPr="001512DD">
              <w:rPr>
                <w:rFonts w:cs="Times New Roman"/>
                <w:w w:val="105"/>
              </w:rPr>
              <w:t>1=Lack of money</w:t>
            </w:r>
          </w:p>
          <w:p w14:paraId="02446DC8" w14:textId="77777777" w:rsidR="00691F08" w:rsidRPr="001512DD" w:rsidRDefault="00691F08" w:rsidP="001512DD">
            <w:pPr>
              <w:spacing w:after="0"/>
              <w:rPr>
                <w:rFonts w:cs="Times New Roman"/>
                <w:w w:val="105"/>
              </w:rPr>
            </w:pPr>
            <w:r w:rsidRPr="001512DD">
              <w:rPr>
                <w:rFonts w:cs="Times New Roman"/>
                <w:w w:val="105"/>
              </w:rPr>
              <w:t>2=Lack of information</w:t>
            </w:r>
          </w:p>
          <w:p w14:paraId="16343C71" w14:textId="77777777" w:rsidR="00691F08" w:rsidRPr="001512DD" w:rsidRDefault="00691F08" w:rsidP="001512DD">
            <w:pPr>
              <w:spacing w:after="0"/>
              <w:rPr>
                <w:rFonts w:cs="Times New Roman"/>
                <w:w w:val="105"/>
              </w:rPr>
            </w:pPr>
            <w:r w:rsidRPr="001512DD">
              <w:rPr>
                <w:rFonts w:cs="Times New Roman"/>
                <w:w w:val="105"/>
              </w:rPr>
              <w:t>3=Shortage of labor</w:t>
            </w:r>
          </w:p>
          <w:p w14:paraId="6CFF8A06" w14:textId="77777777" w:rsidR="00691F08" w:rsidRPr="001512DD" w:rsidRDefault="00691F08" w:rsidP="001512DD">
            <w:pPr>
              <w:spacing w:after="0"/>
              <w:rPr>
                <w:rFonts w:cs="Times New Roman"/>
                <w:w w:val="105"/>
              </w:rPr>
            </w:pPr>
            <w:r w:rsidRPr="001512DD">
              <w:rPr>
                <w:rFonts w:cs="Times New Roman"/>
                <w:w w:val="105"/>
              </w:rPr>
              <w:t>4=Shortage of Land</w:t>
            </w:r>
          </w:p>
          <w:p w14:paraId="225F0A42" w14:textId="77777777" w:rsidR="00691F08" w:rsidRPr="001512DD" w:rsidRDefault="00691F08" w:rsidP="001512DD">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3319460B" w14:textId="77777777" w:rsidR="00691F08" w:rsidRPr="001512DD" w:rsidRDefault="00691F08" w:rsidP="001512DD">
            <w:pPr>
              <w:spacing w:after="0"/>
              <w:rPr>
                <w:rFonts w:eastAsia="Calibri" w:cs="Times New Roman"/>
                <w:i/>
                <w:color w:val="A6A6A6"/>
              </w:rPr>
            </w:pPr>
            <w:r w:rsidRPr="001512DD">
              <w:rPr>
                <w:rFonts w:eastAsia="Calibri" w:cs="Times New Roman"/>
                <w:i/>
                <w:color w:val="A6A6A6"/>
              </w:rPr>
              <w:t>(Code)</w:t>
            </w:r>
          </w:p>
        </w:tc>
      </w:tr>
      <w:tr w:rsidR="00691F08" w:rsidRPr="001512DD" w14:paraId="2421A792"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13CECA96" w14:textId="77777777" w:rsidR="00691F08" w:rsidRPr="001512DD" w:rsidRDefault="00691F08" w:rsidP="001512DD">
            <w:pPr>
              <w:spacing w:after="0"/>
            </w:pPr>
          </w:p>
        </w:tc>
        <w:tc>
          <w:tcPr>
            <w:tcW w:w="4678" w:type="dxa"/>
            <w:tcBorders>
              <w:left w:val="single" w:sz="4" w:space="0" w:color="auto"/>
              <w:right w:val="single" w:sz="18" w:space="0" w:color="000000"/>
            </w:tcBorders>
          </w:tcPr>
          <w:p w14:paraId="7F3E9D00" w14:textId="77777777" w:rsidR="00691F08" w:rsidRPr="001512DD" w:rsidRDefault="00691F08"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201A1844" w14:textId="77777777" w:rsidR="00691F08" w:rsidRPr="001512DD" w:rsidRDefault="00691F08" w:rsidP="001512DD">
            <w:pPr>
              <w:spacing w:after="0"/>
              <w:rPr>
                <w:w w:val="105"/>
              </w:rPr>
            </w:pPr>
            <w:r w:rsidRPr="001512DD">
              <w:rPr>
                <w:i/>
                <w:color w:val="A6A6A6" w:themeColor="background1" w:themeShade="A6"/>
              </w:rPr>
              <w:t>(Text)</w:t>
            </w:r>
          </w:p>
        </w:tc>
      </w:tr>
      <w:tr w:rsidR="002422DE" w:rsidRPr="001512DD" w14:paraId="370F0EB8"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720B9FC4" w14:textId="77777777" w:rsidR="002422DE" w:rsidRPr="001512DD" w:rsidRDefault="002422DE" w:rsidP="001512DD">
            <w:pPr>
              <w:spacing w:after="0"/>
              <w:rPr>
                <w:rFonts w:eastAsia="Calibri" w:cs="Times New Roman"/>
              </w:rPr>
            </w:pPr>
          </w:p>
        </w:tc>
        <w:tc>
          <w:tcPr>
            <w:tcW w:w="4678" w:type="dxa"/>
            <w:tcBorders>
              <w:top w:val="single" w:sz="4" w:space="0" w:color="000000"/>
              <w:left w:val="single" w:sz="4" w:space="0" w:color="000000"/>
              <w:bottom w:val="single" w:sz="4" w:space="0" w:color="000000"/>
            </w:tcBorders>
          </w:tcPr>
          <w:p w14:paraId="42FD26C0" w14:textId="43AD289C" w:rsidR="002422DE" w:rsidRPr="001512DD" w:rsidRDefault="002422DE" w:rsidP="001512DD">
            <w:pPr>
              <w:spacing w:after="0"/>
              <w:rPr>
                <w:color w:val="000000"/>
              </w:rPr>
            </w:pPr>
            <w:r w:rsidRPr="001512DD">
              <w:rPr>
                <w:bCs/>
              </w:rPr>
              <w:t>How did your household cope with this shock?</w:t>
            </w:r>
          </w:p>
        </w:tc>
        <w:tc>
          <w:tcPr>
            <w:tcW w:w="4319" w:type="dxa"/>
            <w:gridSpan w:val="3"/>
            <w:tcBorders>
              <w:top w:val="single" w:sz="4" w:space="0" w:color="000000"/>
              <w:bottom w:val="single" w:sz="4" w:space="0" w:color="000000"/>
              <w:right w:val="single" w:sz="18" w:space="0" w:color="000000"/>
            </w:tcBorders>
          </w:tcPr>
          <w:p w14:paraId="351151A0" w14:textId="77777777" w:rsidR="002422DE" w:rsidRPr="001512DD" w:rsidRDefault="002422DE" w:rsidP="001512DD">
            <w:pPr>
              <w:spacing w:after="0"/>
              <w:rPr>
                <w:rFonts w:cs="Times New Roman"/>
                <w:w w:val="105"/>
              </w:rPr>
            </w:pPr>
            <w:r w:rsidRPr="001512DD">
              <w:rPr>
                <w:rFonts w:cs="Times New Roman"/>
                <w:w w:val="105"/>
              </w:rPr>
              <w:t>1 = Harvest more forest products</w:t>
            </w:r>
          </w:p>
          <w:p w14:paraId="74753799" w14:textId="77777777" w:rsidR="002422DE" w:rsidRPr="001512DD" w:rsidRDefault="002422DE" w:rsidP="001512DD">
            <w:pPr>
              <w:spacing w:after="0"/>
              <w:rPr>
                <w:rFonts w:cs="Times New Roman"/>
                <w:w w:val="105"/>
              </w:rPr>
            </w:pPr>
            <w:r w:rsidRPr="001512DD">
              <w:rPr>
                <w:rFonts w:cs="Times New Roman"/>
                <w:w w:val="105"/>
              </w:rPr>
              <w:t>2 = Harvest more wild foods not found in the forest</w:t>
            </w:r>
          </w:p>
          <w:p w14:paraId="4FE2DC92" w14:textId="77777777" w:rsidR="002422DE" w:rsidRPr="001512DD" w:rsidRDefault="002422DE" w:rsidP="001512DD">
            <w:pPr>
              <w:spacing w:after="0"/>
              <w:rPr>
                <w:rFonts w:cs="Times New Roman"/>
                <w:w w:val="105"/>
              </w:rPr>
            </w:pPr>
            <w:r w:rsidRPr="001512DD">
              <w:rPr>
                <w:rFonts w:cs="Times New Roman"/>
                <w:w w:val="105"/>
              </w:rPr>
              <w:t>3 = Harvest more agricultural products</w:t>
            </w:r>
          </w:p>
          <w:p w14:paraId="4D34ADC5" w14:textId="77777777" w:rsidR="002422DE" w:rsidRPr="001512DD" w:rsidRDefault="002422DE" w:rsidP="001512DD">
            <w:pPr>
              <w:spacing w:after="0"/>
              <w:rPr>
                <w:rFonts w:cs="Times New Roman"/>
                <w:w w:val="105"/>
              </w:rPr>
            </w:pPr>
            <w:r w:rsidRPr="001512DD">
              <w:rPr>
                <w:rFonts w:cs="Times New Roman"/>
                <w:w w:val="105"/>
              </w:rPr>
              <w:t>4 = Spend cash savings</w:t>
            </w:r>
          </w:p>
          <w:p w14:paraId="78FB4B82" w14:textId="77777777" w:rsidR="002422DE" w:rsidRPr="001512DD" w:rsidRDefault="002422DE" w:rsidP="001512DD">
            <w:pPr>
              <w:spacing w:after="0"/>
              <w:rPr>
                <w:rFonts w:cs="Times New Roman"/>
                <w:w w:val="105"/>
              </w:rPr>
            </w:pPr>
            <w:r w:rsidRPr="001512DD">
              <w:rPr>
                <w:rFonts w:cs="Times New Roman"/>
                <w:w w:val="105"/>
              </w:rPr>
              <w:t>5 = Sell assets (Land, livestock, etc.)</w:t>
            </w:r>
          </w:p>
          <w:p w14:paraId="5B8CBE79" w14:textId="77777777" w:rsidR="002422DE" w:rsidRPr="001512DD" w:rsidRDefault="002422DE" w:rsidP="001512DD">
            <w:pPr>
              <w:spacing w:after="0"/>
              <w:rPr>
                <w:rFonts w:cs="Times New Roman"/>
                <w:w w:val="105"/>
              </w:rPr>
            </w:pPr>
            <w:r w:rsidRPr="001512DD">
              <w:rPr>
                <w:rFonts w:cs="Times New Roman"/>
                <w:w w:val="105"/>
              </w:rPr>
              <w:t>6 = Do extra casual labor</w:t>
            </w:r>
          </w:p>
          <w:p w14:paraId="417418B9" w14:textId="77777777" w:rsidR="002422DE" w:rsidRPr="001512DD" w:rsidRDefault="002422DE" w:rsidP="001512DD">
            <w:pPr>
              <w:spacing w:after="0"/>
              <w:rPr>
                <w:rFonts w:cs="Times New Roman"/>
                <w:w w:val="105"/>
              </w:rPr>
            </w:pPr>
            <w:r w:rsidRPr="001512DD">
              <w:rPr>
                <w:rFonts w:cs="Times New Roman"/>
                <w:w w:val="105"/>
              </w:rPr>
              <w:t>7 = Assistance from friends or relatives</w:t>
            </w:r>
          </w:p>
          <w:p w14:paraId="1DE55936" w14:textId="77777777" w:rsidR="002422DE" w:rsidRPr="001512DD" w:rsidRDefault="002422DE" w:rsidP="001512DD">
            <w:pPr>
              <w:spacing w:after="0"/>
              <w:rPr>
                <w:rFonts w:cs="Times New Roman"/>
                <w:w w:val="105"/>
              </w:rPr>
            </w:pPr>
            <w:r w:rsidRPr="001512DD">
              <w:rPr>
                <w:rFonts w:cs="Times New Roman"/>
                <w:w w:val="105"/>
              </w:rPr>
              <w:t>8 = Assistance from NGO, community organization, religious organization, etc</w:t>
            </w:r>
          </w:p>
          <w:p w14:paraId="029C2498" w14:textId="77777777" w:rsidR="002422DE" w:rsidRPr="001512DD" w:rsidRDefault="002422DE" w:rsidP="001512DD">
            <w:pPr>
              <w:spacing w:after="0"/>
              <w:rPr>
                <w:rFonts w:cs="Times New Roman"/>
                <w:w w:val="105"/>
              </w:rPr>
            </w:pPr>
            <w:r w:rsidRPr="001512DD">
              <w:rPr>
                <w:rFonts w:cs="Times New Roman"/>
                <w:w w:val="105"/>
              </w:rPr>
              <w:t>9 = Get loan from money lender, credit ,associations, etc</w:t>
            </w:r>
          </w:p>
          <w:p w14:paraId="3B3482A2" w14:textId="77777777" w:rsidR="002422DE" w:rsidRPr="001512DD" w:rsidRDefault="002422DE" w:rsidP="001512DD">
            <w:pPr>
              <w:spacing w:after="0"/>
              <w:rPr>
                <w:rFonts w:cs="Times New Roman"/>
                <w:w w:val="105"/>
              </w:rPr>
            </w:pPr>
            <w:r w:rsidRPr="001512DD">
              <w:rPr>
                <w:rFonts w:cs="Times New Roman"/>
                <w:w w:val="105"/>
              </w:rPr>
              <w:t>10 = Reduce household spending</w:t>
            </w:r>
          </w:p>
          <w:p w14:paraId="68844928" w14:textId="77777777" w:rsidR="002422DE" w:rsidRPr="001512DD" w:rsidRDefault="002422DE" w:rsidP="001512DD">
            <w:pPr>
              <w:spacing w:after="0"/>
              <w:rPr>
                <w:rFonts w:cs="Times New Roman"/>
                <w:w w:val="105"/>
              </w:rPr>
            </w:pPr>
            <w:r w:rsidRPr="001512DD">
              <w:rPr>
                <w:rFonts w:cs="Times New Roman"/>
                <w:w w:val="105"/>
              </w:rPr>
              <w:t>11 = Did nothing in particular</w:t>
            </w:r>
          </w:p>
          <w:p w14:paraId="7F753AB0" w14:textId="35F77F3D" w:rsidR="002422DE" w:rsidRPr="001512DD" w:rsidRDefault="002422DE" w:rsidP="001512DD">
            <w:pPr>
              <w:spacing w:after="0"/>
              <w:rPr>
                <w:rFonts w:cs="Times New Roman"/>
                <w:w w:val="105"/>
              </w:rPr>
            </w:pPr>
            <w:r w:rsidRPr="001512DD">
              <w:rPr>
                <w:rFonts w:cs="Times New Roman"/>
                <w:w w:val="105"/>
              </w:rPr>
              <w:t>97=Other, please specify</w:t>
            </w:r>
          </w:p>
        </w:tc>
        <w:tc>
          <w:tcPr>
            <w:tcW w:w="724" w:type="dxa"/>
            <w:gridSpan w:val="2"/>
            <w:tcBorders>
              <w:top w:val="single" w:sz="18" w:space="0" w:color="000000"/>
              <w:left w:val="single" w:sz="18" w:space="0" w:color="000000"/>
              <w:bottom w:val="single" w:sz="18" w:space="0" w:color="000000"/>
              <w:right w:val="single" w:sz="18" w:space="0" w:color="000000"/>
            </w:tcBorders>
          </w:tcPr>
          <w:p w14:paraId="4F597CA1" w14:textId="77777777" w:rsidR="002422DE" w:rsidRPr="001512DD" w:rsidRDefault="002422DE" w:rsidP="001512DD">
            <w:pPr>
              <w:spacing w:after="0"/>
              <w:rPr>
                <w:rFonts w:eastAsia="Calibri" w:cs="Times New Roman"/>
                <w:i/>
                <w:color w:val="A6A6A6"/>
              </w:rPr>
            </w:pPr>
            <w:r w:rsidRPr="001512DD">
              <w:rPr>
                <w:rFonts w:eastAsia="Calibri" w:cs="Times New Roman"/>
                <w:i/>
                <w:color w:val="A6A6A6"/>
              </w:rPr>
              <w:t>(Code)</w:t>
            </w:r>
          </w:p>
        </w:tc>
      </w:tr>
      <w:tr w:rsidR="002422DE" w:rsidRPr="001512DD" w14:paraId="58D7A4C5"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5455B58E" w14:textId="77777777" w:rsidR="002422DE" w:rsidRPr="001512DD" w:rsidRDefault="002422DE" w:rsidP="001512DD">
            <w:pPr>
              <w:spacing w:after="0"/>
            </w:pPr>
          </w:p>
        </w:tc>
        <w:tc>
          <w:tcPr>
            <w:tcW w:w="4678" w:type="dxa"/>
            <w:tcBorders>
              <w:left w:val="single" w:sz="4" w:space="0" w:color="auto"/>
              <w:right w:val="single" w:sz="18" w:space="0" w:color="000000"/>
            </w:tcBorders>
          </w:tcPr>
          <w:p w14:paraId="7722EC8A" w14:textId="77777777" w:rsidR="002422DE" w:rsidRPr="001512DD" w:rsidRDefault="002422DE" w:rsidP="001512DD">
            <w:pPr>
              <w:spacing w:after="0"/>
              <w:rPr>
                <w:w w:val="105"/>
              </w:rPr>
            </w:pPr>
            <w:r w:rsidRPr="001512DD">
              <w:rPr>
                <w:w w:val="105"/>
              </w:rPr>
              <w:t>If other, please specify</w:t>
            </w:r>
          </w:p>
        </w:tc>
        <w:tc>
          <w:tcPr>
            <w:tcW w:w="5043" w:type="dxa"/>
            <w:gridSpan w:val="5"/>
            <w:tcBorders>
              <w:top w:val="single" w:sz="18" w:space="0" w:color="000000"/>
              <w:left w:val="single" w:sz="18" w:space="0" w:color="000000"/>
              <w:bottom w:val="single" w:sz="18" w:space="0" w:color="000000"/>
              <w:right w:val="single" w:sz="18" w:space="0" w:color="000000"/>
            </w:tcBorders>
          </w:tcPr>
          <w:p w14:paraId="11D94FD0" w14:textId="77777777" w:rsidR="002422DE" w:rsidRPr="001512DD" w:rsidRDefault="002422DE" w:rsidP="001512DD">
            <w:pPr>
              <w:spacing w:after="0"/>
              <w:rPr>
                <w:w w:val="105"/>
              </w:rPr>
            </w:pPr>
            <w:r w:rsidRPr="001512DD">
              <w:rPr>
                <w:i/>
                <w:color w:val="A6A6A6" w:themeColor="background1" w:themeShade="A6"/>
              </w:rPr>
              <w:t>(Text)</w:t>
            </w:r>
          </w:p>
        </w:tc>
      </w:tr>
    </w:tbl>
    <w:p w14:paraId="433C0EAB" w14:textId="77777777" w:rsidR="002422DE" w:rsidRPr="001512DD" w:rsidRDefault="002422DE" w:rsidP="001512DD">
      <w:pPr>
        <w:autoSpaceDE w:val="0"/>
        <w:autoSpaceDN w:val="0"/>
        <w:adjustRightInd w:val="0"/>
        <w:spacing w:after="0" w:line="240" w:lineRule="auto"/>
        <w:contextualSpacing/>
        <w:rPr>
          <w:rFonts w:cs="ArialNarrow"/>
        </w:rPr>
      </w:pPr>
    </w:p>
    <w:tbl>
      <w:tblPr>
        <w:tblStyle w:val="TableGrid"/>
        <w:tblW w:w="10795" w:type="dxa"/>
        <w:jc w:val="center"/>
        <w:tblCellMar>
          <w:left w:w="29" w:type="dxa"/>
          <w:right w:w="29" w:type="dxa"/>
        </w:tblCellMar>
        <w:tblLook w:val="04A0" w:firstRow="1" w:lastRow="0" w:firstColumn="1" w:lastColumn="0" w:noHBand="0" w:noVBand="1"/>
      </w:tblPr>
      <w:tblGrid>
        <w:gridCol w:w="5395"/>
        <w:gridCol w:w="5400"/>
      </w:tblGrid>
      <w:tr w:rsidR="006C2023" w:rsidRPr="006C2023" w14:paraId="378DA38A" w14:textId="77777777" w:rsidTr="009A059D">
        <w:trPr>
          <w:jc w:val="center"/>
        </w:trPr>
        <w:tc>
          <w:tcPr>
            <w:tcW w:w="10795" w:type="dxa"/>
            <w:gridSpan w:val="2"/>
          </w:tcPr>
          <w:p w14:paraId="67C62530" w14:textId="20FD0BFD" w:rsidR="006C2023" w:rsidRPr="006C2023" w:rsidRDefault="006C2023" w:rsidP="001512DD">
            <w:pPr>
              <w:contextualSpacing/>
              <w:rPr>
                <w:b/>
                <w:sz w:val="20"/>
              </w:rPr>
            </w:pPr>
            <w:r w:rsidRPr="006C2023">
              <w:rPr>
                <w:b/>
                <w:sz w:val="20"/>
              </w:rPr>
              <w:t>Adjustments/adaptations made</w:t>
            </w:r>
          </w:p>
        </w:tc>
      </w:tr>
      <w:tr w:rsidR="002422DE" w:rsidRPr="006C2023" w14:paraId="5EAD53BA" w14:textId="77777777" w:rsidTr="00CD018F">
        <w:trPr>
          <w:jc w:val="center"/>
        </w:trPr>
        <w:tc>
          <w:tcPr>
            <w:tcW w:w="5395" w:type="dxa"/>
          </w:tcPr>
          <w:p w14:paraId="7CB60AC3" w14:textId="77777777" w:rsidR="002422DE" w:rsidRPr="006C2023" w:rsidRDefault="002422DE" w:rsidP="001512DD">
            <w:pPr>
              <w:contextualSpacing/>
              <w:rPr>
                <w:sz w:val="18"/>
              </w:rPr>
            </w:pPr>
            <w:r w:rsidRPr="006C2023">
              <w:rPr>
                <w:sz w:val="18"/>
              </w:rPr>
              <w:t xml:space="preserve">1=Construction of wells/borewells/deepening of wells </w:t>
            </w:r>
          </w:p>
          <w:p w14:paraId="6EC7DB7D" w14:textId="77777777" w:rsidR="002422DE" w:rsidRPr="006C2023" w:rsidRDefault="002422DE" w:rsidP="001512DD">
            <w:pPr>
              <w:contextualSpacing/>
              <w:rPr>
                <w:sz w:val="18"/>
              </w:rPr>
            </w:pPr>
            <w:r w:rsidRPr="006C2023">
              <w:rPr>
                <w:sz w:val="18"/>
              </w:rPr>
              <w:t>2=Invest in irrigation practices that reduce water use (drip irrigation/sprinklers)</w:t>
            </w:r>
          </w:p>
          <w:p w14:paraId="043C45F9" w14:textId="77777777" w:rsidR="002422DE" w:rsidRPr="006C2023" w:rsidRDefault="002422DE" w:rsidP="001512DD">
            <w:pPr>
              <w:contextualSpacing/>
              <w:rPr>
                <w:sz w:val="18"/>
              </w:rPr>
            </w:pPr>
            <w:r w:rsidRPr="006C2023">
              <w:rPr>
                <w:sz w:val="18"/>
              </w:rPr>
              <w:t xml:space="preserve">3=Build a water harvesting scheme </w:t>
            </w:r>
          </w:p>
          <w:p w14:paraId="175502CE" w14:textId="77777777" w:rsidR="002422DE" w:rsidRPr="006C2023" w:rsidRDefault="002422DE" w:rsidP="001512DD">
            <w:pPr>
              <w:contextualSpacing/>
              <w:rPr>
                <w:sz w:val="18"/>
              </w:rPr>
            </w:pPr>
            <w:r w:rsidRPr="006C2023">
              <w:rPr>
                <w:sz w:val="18"/>
              </w:rPr>
              <w:t>4=Soil conservation techniques (farm bunds, farm ponds</w:t>
            </w:r>
          </w:p>
          <w:p w14:paraId="335945CB" w14:textId="77777777" w:rsidR="002422DE" w:rsidRPr="006C2023" w:rsidRDefault="002422DE" w:rsidP="001512DD">
            <w:pPr>
              <w:contextualSpacing/>
              <w:rPr>
                <w:sz w:val="18"/>
              </w:rPr>
            </w:pPr>
            <w:r w:rsidRPr="006C2023">
              <w:rPr>
                <w:sz w:val="18"/>
              </w:rPr>
              <w:t xml:space="preserve">5=Add manure or mulch to increase soil moisture </w:t>
            </w:r>
          </w:p>
          <w:p w14:paraId="02D755FD" w14:textId="77777777" w:rsidR="002422DE" w:rsidRPr="006C2023" w:rsidRDefault="002422DE" w:rsidP="001512DD">
            <w:pPr>
              <w:contextualSpacing/>
              <w:rPr>
                <w:sz w:val="18"/>
              </w:rPr>
            </w:pPr>
            <w:r w:rsidRPr="006C2023">
              <w:rPr>
                <w:sz w:val="18"/>
              </w:rPr>
              <w:t xml:space="preserve">6=Crop water budgeting  </w:t>
            </w:r>
          </w:p>
          <w:p w14:paraId="1A0A8B34" w14:textId="77777777" w:rsidR="002422DE" w:rsidRPr="006C2023" w:rsidRDefault="002422DE" w:rsidP="001512DD">
            <w:pPr>
              <w:contextualSpacing/>
              <w:rPr>
                <w:sz w:val="18"/>
              </w:rPr>
            </w:pPr>
            <w:r w:rsidRPr="006C2023">
              <w:rPr>
                <w:sz w:val="18"/>
              </w:rPr>
              <w:t xml:space="preserve">7=Change crop variety/diversification  </w:t>
            </w:r>
          </w:p>
          <w:p w14:paraId="218AF787" w14:textId="77777777" w:rsidR="002422DE" w:rsidRPr="006C2023" w:rsidRDefault="002422DE" w:rsidP="001512DD">
            <w:pPr>
              <w:contextualSpacing/>
              <w:rPr>
                <w:sz w:val="18"/>
              </w:rPr>
            </w:pPr>
            <w:r w:rsidRPr="006C2023">
              <w:rPr>
                <w:sz w:val="18"/>
              </w:rPr>
              <w:t xml:space="preserve">8=Shift to market or cash crops </w:t>
            </w:r>
          </w:p>
          <w:p w14:paraId="6B46B1E9" w14:textId="77777777" w:rsidR="002422DE" w:rsidRPr="006C2023" w:rsidRDefault="002422DE" w:rsidP="001512DD">
            <w:pPr>
              <w:contextualSpacing/>
              <w:rPr>
                <w:sz w:val="18"/>
              </w:rPr>
            </w:pPr>
            <w:r w:rsidRPr="006C2023">
              <w:rPr>
                <w:sz w:val="18"/>
              </w:rPr>
              <w:t xml:space="preserve">9=Plant drought resistant crops </w:t>
            </w:r>
          </w:p>
          <w:p w14:paraId="35A23939" w14:textId="297A37DF" w:rsidR="002422DE" w:rsidRPr="006C2023" w:rsidRDefault="002422DE" w:rsidP="001512DD">
            <w:pPr>
              <w:contextualSpacing/>
              <w:rPr>
                <w:sz w:val="18"/>
              </w:rPr>
            </w:pPr>
            <w:r w:rsidRPr="006C2023">
              <w:rPr>
                <w:sz w:val="18"/>
              </w:rPr>
              <w:t xml:space="preserve">10=Plant earlier/later </w:t>
            </w:r>
          </w:p>
        </w:tc>
        <w:tc>
          <w:tcPr>
            <w:tcW w:w="5400" w:type="dxa"/>
          </w:tcPr>
          <w:p w14:paraId="445F5482" w14:textId="77777777" w:rsidR="002422DE" w:rsidRPr="006C2023" w:rsidRDefault="002422DE" w:rsidP="001512DD">
            <w:pPr>
              <w:contextualSpacing/>
              <w:rPr>
                <w:sz w:val="18"/>
              </w:rPr>
            </w:pPr>
            <w:r w:rsidRPr="006C2023">
              <w:rPr>
                <w:sz w:val="18"/>
              </w:rPr>
              <w:t xml:space="preserve">11=Agroforestry  </w:t>
            </w:r>
          </w:p>
          <w:p w14:paraId="090649A7" w14:textId="00FDF3AF" w:rsidR="002422DE" w:rsidRPr="006C2023" w:rsidRDefault="002422DE" w:rsidP="001512DD">
            <w:pPr>
              <w:contextualSpacing/>
              <w:rPr>
                <w:sz w:val="18"/>
              </w:rPr>
            </w:pPr>
            <w:r w:rsidRPr="006C2023">
              <w:rPr>
                <w:sz w:val="18"/>
              </w:rPr>
              <w:t xml:space="preserve">12=Consult weather forecasts  </w:t>
            </w:r>
          </w:p>
          <w:p w14:paraId="51444463" w14:textId="77777777" w:rsidR="002422DE" w:rsidRPr="006C2023" w:rsidRDefault="002422DE" w:rsidP="001512DD">
            <w:pPr>
              <w:contextualSpacing/>
              <w:rPr>
                <w:sz w:val="18"/>
              </w:rPr>
            </w:pPr>
            <w:r w:rsidRPr="006C2023">
              <w:rPr>
                <w:sz w:val="18"/>
              </w:rPr>
              <w:t xml:space="preserve">13=Change from crop to livestock/mixed farming  </w:t>
            </w:r>
          </w:p>
          <w:p w14:paraId="43007710" w14:textId="77777777" w:rsidR="002422DE" w:rsidRPr="006C2023" w:rsidRDefault="002422DE" w:rsidP="001512DD">
            <w:pPr>
              <w:contextualSpacing/>
              <w:rPr>
                <w:sz w:val="18"/>
              </w:rPr>
            </w:pPr>
            <w:r w:rsidRPr="006C2023">
              <w:rPr>
                <w:sz w:val="18"/>
              </w:rPr>
              <w:t xml:space="preserve">14=Reduce number of livestock  </w:t>
            </w:r>
          </w:p>
          <w:p w14:paraId="03E46646" w14:textId="77777777" w:rsidR="002422DE" w:rsidRPr="006C2023" w:rsidRDefault="002422DE" w:rsidP="001512DD">
            <w:pPr>
              <w:contextualSpacing/>
              <w:rPr>
                <w:sz w:val="18"/>
              </w:rPr>
            </w:pPr>
            <w:r w:rsidRPr="006C2023">
              <w:rPr>
                <w:sz w:val="18"/>
              </w:rPr>
              <w:t xml:space="preserve">15=Buy crop insurance </w:t>
            </w:r>
          </w:p>
          <w:p w14:paraId="6C344D84" w14:textId="77777777" w:rsidR="002422DE" w:rsidRPr="006C2023" w:rsidRDefault="002422DE" w:rsidP="001512DD">
            <w:pPr>
              <w:contextualSpacing/>
              <w:rPr>
                <w:sz w:val="18"/>
              </w:rPr>
            </w:pPr>
            <w:r w:rsidRPr="006C2023">
              <w:rPr>
                <w:sz w:val="18"/>
              </w:rPr>
              <w:t xml:space="preserve">16=Borrow money (e.g. from bank or family)   </w:t>
            </w:r>
          </w:p>
          <w:p w14:paraId="2D8EA2BC" w14:textId="77777777" w:rsidR="002422DE" w:rsidRPr="006C2023" w:rsidRDefault="002422DE" w:rsidP="001512DD">
            <w:pPr>
              <w:contextualSpacing/>
              <w:rPr>
                <w:sz w:val="18"/>
              </w:rPr>
            </w:pPr>
            <w:r w:rsidRPr="006C2023">
              <w:rPr>
                <w:sz w:val="18"/>
              </w:rPr>
              <w:t xml:space="preserve">17=Invest in bank seed/grain bank at community level  </w:t>
            </w:r>
          </w:p>
          <w:p w14:paraId="5405E1C9" w14:textId="77777777" w:rsidR="002422DE" w:rsidRPr="006C2023" w:rsidRDefault="002422DE" w:rsidP="001512DD">
            <w:pPr>
              <w:contextualSpacing/>
              <w:rPr>
                <w:sz w:val="18"/>
              </w:rPr>
            </w:pPr>
            <w:r w:rsidRPr="006C2023">
              <w:rPr>
                <w:sz w:val="18"/>
              </w:rPr>
              <w:t xml:space="preserve">18=Migrate to urban area/find off farm job  </w:t>
            </w:r>
          </w:p>
          <w:p w14:paraId="00B3AD8C" w14:textId="77777777" w:rsidR="002422DE" w:rsidRPr="006C2023" w:rsidRDefault="002422DE" w:rsidP="001512DD">
            <w:pPr>
              <w:contextualSpacing/>
              <w:rPr>
                <w:sz w:val="18"/>
              </w:rPr>
            </w:pPr>
            <w:r w:rsidRPr="006C2023">
              <w:rPr>
                <w:sz w:val="18"/>
              </w:rPr>
              <w:t xml:space="preserve">19=Lease your land  </w:t>
            </w:r>
          </w:p>
          <w:p w14:paraId="081578F4" w14:textId="77777777" w:rsidR="002422DE" w:rsidRPr="006C2023" w:rsidRDefault="002422DE" w:rsidP="001512DD">
            <w:pPr>
              <w:contextualSpacing/>
              <w:rPr>
                <w:sz w:val="18"/>
              </w:rPr>
            </w:pPr>
            <w:r w:rsidRPr="006C2023">
              <w:rPr>
                <w:sz w:val="18"/>
              </w:rPr>
              <w:t xml:space="preserve">20=Spend more money on children’s education </w:t>
            </w:r>
          </w:p>
          <w:p w14:paraId="335BAA9F" w14:textId="3ACDD8BF" w:rsidR="002422DE" w:rsidRPr="006C2023" w:rsidRDefault="002422DE" w:rsidP="001512DD">
            <w:pPr>
              <w:contextualSpacing/>
              <w:rPr>
                <w:rFonts w:cs="ArialNarrow"/>
                <w:sz w:val="18"/>
              </w:rPr>
            </w:pPr>
            <w:r w:rsidRPr="006C2023">
              <w:rPr>
                <w:sz w:val="18"/>
              </w:rPr>
              <w:t>97=Other, please</w:t>
            </w:r>
          </w:p>
        </w:tc>
      </w:tr>
    </w:tbl>
    <w:p w14:paraId="5C3DA9D8" w14:textId="77777777" w:rsidR="002422DE" w:rsidRPr="001512DD" w:rsidRDefault="002422DE" w:rsidP="001512DD">
      <w:pPr>
        <w:spacing w:after="0" w:line="240" w:lineRule="auto"/>
        <w:contextualSpacing/>
      </w:pPr>
    </w:p>
    <w:p w14:paraId="1E5AC70D" w14:textId="77777777" w:rsidR="00A667B3" w:rsidRPr="001512DD" w:rsidRDefault="00A667B3" w:rsidP="001512DD">
      <w:pPr>
        <w:spacing w:after="0" w:line="240" w:lineRule="auto"/>
        <w:contextualSpacing/>
        <w:sectPr w:rsidR="00A667B3" w:rsidRPr="001512DD" w:rsidSect="00512DC2">
          <w:pgSz w:w="12240" w:h="15840"/>
          <w:pgMar w:top="1440" w:right="1080" w:bottom="1440" w:left="1080" w:header="720" w:footer="720" w:gutter="0"/>
          <w:cols w:space="720"/>
          <w:docGrid w:linePitch="360"/>
        </w:sectPr>
      </w:pPr>
    </w:p>
    <w:p w14:paraId="644ADF60" w14:textId="03F2E7BA" w:rsidR="00084CE6" w:rsidRDefault="00084CE6" w:rsidP="001512DD">
      <w:pPr>
        <w:spacing w:after="0" w:line="240" w:lineRule="auto"/>
        <w:contextualSpacing/>
        <w:rPr>
          <w:b/>
        </w:rPr>
      </w:pPr>
      <w:r w:rsidRPr="001512DD">
        <w:rPr>
          <w:b/>
        </w:rPr>
        <w:lastRenderedPageBreak/>
        <w:t xml:space="preserve">SECTION </w:t>
      </w:r>
      <w:r w:rsidR="00F25BF8">
        <w:rPr>
          <w:b/>
        </w:rPr>
        <w:t>J</w:t>
      </w:r>
      <w:r w:rsidRPr="001512DD">
        <w:rPr>
          <w:b/>
        </w:rPr>
        <w:t>: FOREST CONSERVATION AND RESOURCE VALUATION</w:t>
      </w:r>
      <w:r w:rsidR="00943A99">
        <w:rPr>
          <w:b/>
        </w:rPr>
        <w:tab/>
      </w:r>
    </w:p>
    <w:p w14:paraId="2E288F0E" w14:textId="4555A201" w:rsidR="00943A99" w:rsidRPr="00943A99" w:rsidRDefault="00943A99" w:rsidP="00943A99">
      <w:pPr>
        <w:spacing w:after="0" w:line="240" w:lineRule="auto"/>
        <w:contextualSpacing/>
      </w:pPr>
      <w:r w:rsidRPr="00631E8D">
        <w:rPr>
          <w:rFonts w:ascii="Calibri" w:eastAsia="Calibri" w:hAnsi="Calibri" w:cs="Times New Roman"/>
        </w:rPr>
        <w:t>I would like to ask questions about the conditions and access to each of these forests. Let’s start with the largest forest.</w:t>
      </w:r>
    </w:p>
    <w:tbl>
      <w:tblPr>
        <w:tblStyle w:val="TableGrid"/>
        <w:tblW w:w="15292" w:type="dxa"/>
        <w:jc w:val="center"/>
        <w:tblLayout w:type="fixed"/>
        <w:tblCellMar>
          <w:left w:w="29" w:type="dxa"/>
          <w:right w:w="29" w:type="dxa"/>
        </w:tblCellMar>
        <w:tblLook w:val="04A0" w:firstRow="1" w:lastRow="0" w:firstColumn="1" w:lastColumn="0" w:noHBand="0" w:noVBand="1"/>
      </w:tblPr>
      <w:tblGrid>
        <w:gridCol w:w="714"/>
        <w:gridCol w:w="1046"/>
        <w:gridCol w:w="1691"/>
        <w:gridCol w:w="1692"/>
        <w:gridCol w:w="1691"/>
        <w:gridCol w:w="1692"/>
        <w:gridCol w:w="1691"/>
        <w:gridCol w:w="1692"/>
        <w:gridCol w:w="1691"/>
        <w:gridCol w:w="1692"/>
      </w:tblGrid>
      <w:tr w:rsidR="00A813B0" w:rsidRPr="00943A99" w14:paraId="7961E779" w14:textId="71B6AB6D" w:rsidTr="00CD018F">
        <w:trPr>
          <w:trHeight w:val="20"/>
          <w:jc w:val="center"/>
        </w:trPr>
        <w:tc>
          <w:tcPr>
            <w:tcW w:w="714" w:type="dxa"/>
          </w:tcPr>
          <w:p w14:paraId="5D1BAC27" w14:textId="77777777" w:rsidR="00A813B0" w:rsidRPr="00943A99" w:rsidRDefault="00A813B0" w:rsidP="00A813B0">
            <w:pPr>
              <w:contextualSpacing/>
              <w:jc w:val="center"/>
              <w:rPr>
                <w:b/>
              </w:rPr>
            </w:pPr>
            <w:r w:rsidRPr="00943A99">
              <w:rPr>
                <w:b/>
              </w:rPr>
              <w:t>Forest</w:t>
            </w:r>
          </w:p>
          <w:p w14:paraId="29B6955D" w14:textId="7A7381E0" w:rsidR="00A813B0" w:rsidRPr="00943A99" w:rsidRDefault="00A813B0" w:rsidP="00A813B0">
            <w:pPr>
              <w:contextualSpacing/>
              <w:jc w:val="center"/>
              <w:rPr>
                <w:b/>
              </w:rPr>
            </w:pPr>
            <w:r w:rsidRPr="00943A99">
              <w:rPr>
                <w:b/>
              </w:rPr>
              <w:t>code</w:t>
            </w:r>
          </w:p>
        </w:tc>
        <w:tc>
          <w:tcPr>
            <w:tcW w:w="1046" w:type="dxa"/>
          </w:tcPr>
          <w:p w14:paraId="5C8CD4F8" w14:textId="547303F5" w:rsidR="00A813B0" w:rsidRPr="00943A99" w:rsidRDefault="00A813B0" w:rsidP="00A813B0">
            <w:pPr>
              <w:contextualSpacing/>
              <w:jc w:val="center"/>
            </w:pPr>
            <w:r w:rsidRPr="00943A99">
              <w:t>Name of the forest</w:t>
            </w:r>
          </w:p>
        </w:tc>
        <w:tc>
          <w:tcPr>
            <w:tcW w:w="1691" w:type="dxa"/>
          </w:tcPr>
          <w:p w14:paraId="6A5D3227" w14:textId="77777777" w:rsidR="00A813B0" w:rsidRDefault="00A813B0" w:rsidP="00A813B0">
            <w:pPr>
              <w:contextualSpacing/>
              <w:jc w:val="center"/>
              <w:rPr>
                <w:rFonts w:ascii="Calibri" w:eastAsia="Calibri" w:hAnsi="Calibri" w:cs="Times New Roman"/>
              </w:rPr>
            </w:pPr>
            <w:r w:rsidRPr="00631E8D">
              <w:rPr>
                <w:rFonts w:ascii="Calibri" w:eastAsia="Calibri" w:hAnsi="Calibri" w:cs="Times New Roman"/>
              </w:rPr>
              <w:t>In your view, how do you describe the overall condition of this forest?</w:t>
            </w:r>
          </w:p>
          <w:p w14:paraId="1459E5D3" w14:textId="77777777" w:rsidR="00A813B0" w:rsidRDefault="00A813B0" w:rsidP="00A813B0">
            <w:pPr>
              <w:contextualSpacing/>
              <w:jc w:val="center"/>
              <w:rPr>
                <w:rFonts w:ascii="Calibri" w:eastAsia="Calibri" w:hAnsi="Calibri" w:cs="Times New Roman"/>
              </w:rPr>
            </w:pPr>
          </w:p>
          <w:p w14:paraId="7EB08527" w14:textId="3B13E1B4" w:rsidR="00A813B0" w:rsidRPr="00943A99" w:rsidRDefault="00A813B0" w:rsidP="00A813B0">
            <w:pPr>
              <w:contextualSpacing/>
              <w:jc w:val="center"/>
            </w:pPr>
            <w:r w:rsidRPr="00943A99">
              <w:t>1=</w:t>
            </w:r>
            <w:r>
              <w:t>Very Good</w:t>
            </w:r>
          </w:p>
          <w:p w14:paraId="54F12C37" w14:textId="4145C02C" w:rsidR="00A813B0" w:rsidRPr="00943A99" w:rsidRDefault="00A813B0" w:rsidP="00A813B0">
            <w:pPr>
              <w:contextualSpacing/>
              <w:jc w:val="center"/>
            </w:pPr>
            <w:r w:rsidRPr="00943A99">
              <w:t>2=</w:t>
            </w:r>
            <w:r>
              <w:t xml:space="preserve">Good </w:t>
            </w:r>
          </w:p>
          <w:p w14:paraId="433A2E58" w14:textId="5885107F" w:rsidR="00A813B0" w:rsidRPr="00943A99" w:rsidRDefault="00A813B0" w:rsidP="00A813B0">
            <w:pPr>
              <w:contextualSpacing/>
              <w:jc w:val="center"/>
            </w:pPr>
            <w:r w:rsidRPr="00943A99">
              <w:t>3=</w:t>
            </w:r>
            <w:r>
              <w:t>Neutral</w:t>
            </w:r>
          </w:p>
          <w:p w14:paraId="2A10C32E" w14:textId="7A4CF23E" w:rsidR="00A813B0" w:rsidRPr="00943A99" w:rsidRDefault="00A813B0" w:rsidP="00A813B0">
            <w:pPr>
              <w:contextualSpacing/>
              <w:jc w:val="center"/>
            </w:pPr>
            <w:r w:rsidRPr="00943A99">
              <w:t>4=</w:t>
            </w:r>
            <w:r>
              <w:t>Bad</w:t>
            </w:r>
          </w:p>
          <w:p w14:paraId="21D3132D" w14:textId="25FD106B" w:rsidR="00A813B0" w:rsidRPr="00943A99" w:rsidRDefault="00A813B0" w:rsidP="00A813B0">
            <w:pPr>
              <w:contextualSpacing/>
              <w:jc w:val="center"/>
            </w:pPr>
            <w:r w:rsidRPr="00943A99">
              <w:t>5=</w:t>
            </w:r>
            <w:r>
              <w:t>Very Bad</w:t>
            </w:r>
          </w:p>
        </w:tc>
        <w:tc>
          <w:tcPr>
            <w:tcW w:w="1692" w:type="dxa"/>
          </w:tcPr>
          <w:p w14:paraId="5D9881D8" w14:textId="77777777" w:rsidR="00A813B0" w:rsidRDefault="00A813B0" w:rsidP="00A813B0">
            <w:pPr>
              <w:contextualSpacing/>
              <w:jc w:val="center"/>
              <w:rPr>
                <w:rFonts w:ascii="Calibri" w:eastAsia="Calibri" w:hAnsi="Calibri" w:cs="Arial"/>
              </w:rPr>
            </w:pPr>
            <w:r w:rsidRPr="00631E8D">
              <w:rPr>
                <w:rFonts w:ascii="Calibri" w:eastAsia="Calibri" w:hAnsi="Calibri" w:cs="Arial"/>
              </w:rPr>
              <w:t>In your own view, compared to 5 years ago, has the overall condition of the forest worsened or improved?</w:t>
            </w:r>
          </w:p>
          <w:p w14:paraId="3EBA13BC" w14:textId="77777777" w:rsidR="00A813B0" w:rsidRDefault="00A813B0" w:rsidP="00A813B0">
            <w:pPr>
              <w:contextualSpacing/>
              <w:jc w:val="center"/>
              <w:rPr>
                <w:rFonts w:ascii="Calibri" w:eastAsia="Calibri" w:hAnsi="Calibri" w:cs="Arial"/>
              </w:rPr>
            </w:pPr>
          </w:p>
          <w:p w14:paraId="618A696A" w14:textId="77777777" w:rsidR="00A813B0" w:rsidRDefault="00A813B0" w:rsidP="00A813B0">
            <w:pPr>
              <w:contextualSpacing/>
              <w:jc w:val="center"/>
              <w:rPr>
                <w:rFonts w:ascii="Calibri" w:eastAsia="Calibri" w:hAnsi="Calibri" w:cs="Arial"/>
              </w:rPr>
            </w:pPr>
            <w:r>
              <w:rPr>
                <w:rFonts w:ascii="Calibri" w:eastAsia="Calibri" w:hAnsi="Calibri" w:cs="Arial"/>
              </w:rPr>
              <w:t>1=Worsened</w:t>
            </w:r>
          </w:p>
          <w:p w14:paraId="3E12AEDF" w14:textId="77777777" w:rsidR="00A813B0" w:rsidRDefault="00A813B0" w:rsidP="00A813B0">
            <w:pPr>
              <w:contextualSpacing/>
              <w:jc w:val="center"/>
              <w:rPr>
                <w:rFonts w:ascii="Calibri" w:eastAsia="Calibri" w:hAnsi="Calibri" w:cs="Arial"/>
              </w:rPr>
            </w:pPr>
            <w:r>
              <w:rPr>
                <w:rFonts w:ascii="Calibri" w:eastAsia="Calibri" w:hAnsi="Calibri" w:cs="Arial"/>
              </w:rPr>
              <w:t>2=Remained the same</w:t>
            </w:r>
          </w:p>
          <w:p w14:paraId="3F837227" w14:textId="42EF7802" w:rsidR="00A813B0" w:rsidRDefault="00A813B0" w:rsidP="00A813B0">
            <w:pPr>
              <w:contextualSpacing/>
              <w:jc w:val="center"/>
              <w:rPr>
                <w:rFonts w:ascii="Calibri" w:eastAsia="Calibri" w:hAnsi="Calibri" w:cs="Arial"/>
              </w:rPr>
            </w:pPr>
            <w:r>
              <w:rPr>
                <w:rFonts w:ascii="Calibri" w:eastAsia="Calibri" w:hAnsi="Calibri" w:cs="Arial"/>
              </w:rPr>
              <w:t>3=Improved</w:t>
            </w:r>
          </w:p>
          <w:p w14:paraId="39935A19" w14:textId="293F0F8A" w:rsidR="00A813B0" w:rsidRPr="00943A99" w:rsidRDefault="00A813B0" w:rsidP="00A813B0">
            <w:pPr>
              <w:contextualSpacing/>
              <w:jc w:val="center"/>
            </w:pPr>
            <w:r>
              <w:t>888=Don’t know</w:t>
            </w:r>
          </w:p>
        </w:tc>
        <w:tc>
          <w:tcPr>
            <w:tcW w:w="1691" w:type="dxa"/>
          </w:tcPr>
          <w:p w14:paraId="31266CB5" w14:textId="77777777" w:rsidR="00A813B0" w:rsidRDefault="00A813B0" w:rsidP="00A813B0">
            <w:pPr>
              <w:contextualSpacing/>
              <w:jc w:val="center"/>
              <w:rPr>
                <w:rFonts w:ascii="Calibri" w:eastAsia="Calibri" w:hAnsi="Calibri" w:cs="Arial"/>
              </w:rPr>
            </w:pPr>
            <w:commentRangeStart w:id="1"/>
            <w:r w:rsidRPr="00631E8D">
              <w:rPr>
                <w:rFonts w:ascii="Calibri" w:eastAsia="Calibri" w:hAnsi="Calibri" w:cs="Arial"/>
              </w:rPr>
              <w:t>During the last 5 years, has there been any change to the size</w:t>
            </w:r>
            <w:ins w:id="2" w:author="McGee, Heather" w:date="2014-09-10T13:31:00Z">
              <w:r w:rsidRPr="00631E8D">
                <w:rPr>
                  <w:rFonts w:ascii="Calibri" w:eastAsia="Calibri" w:hAnsi="Calibri" w:cs="Arial"/>
                </w:rPr>
                <w:t>/area</w:t>
              </w:r>
            </w:ins>
            <w:r w:rsidRPr="00631E8D">
              <w:rPr>
                <w:rFonts w:ascii="Calibri" w:eastAsia="Calibri" w:hAnsi="Calibri" w:cs="Arial"/>
              </w:rPr>
              <w:t xml:space="preserve"> of the forest? </w:t>
            </w:r>
          </w:p>
          <w:p w14:paraId="2A252CE7" w14:textId="77777777" w:rsidR="00A813B0" w:rsidRDefault="00A813B0" w:rsidP="00A813B0">
            <w:pPr>
              <w:contextualSpacing/>
              <w:jc w:val="center"/>
              <w:rPr>
                <w:rFonts w:ascii="Calibri" w:eastAsia="Calibri" w:hAnsi="Calibri" w:cs="Arial"/>
              </w:rPr>
            </w:pPr>
          </w:p>
          <w:p w14:paraId="09E786EB" w14:textId="77777777" w:rsidR="00A813B0" w:rsidRPr="00943A99" w:rsidRDefault="00A813B0" w:rsidP="00A813B0">
            <w:pPr>
              <w:rPr>
                <w:rFonts w:eastAsiaTheme="minorEastAsia"/>
                <w:lang w:eastAsia="zh-CN"/>
              </w:rPr>
            </w:pPr>
            <w:r w:rsidRPr="00943A99">
              <w:rPr>
                <w:rFonts w:eastAsiaTheme="minorEastAsia"/>
                <w:lang w:eastAsia="zh-CN"/>
              </w:rPr>
              <w:t>1=No</w:t>
            </w:r>
          </w:p>
          <w:p w14:paraId="122FA00B" w14:textId="77777777" w:rsidR="00A813B0" w:rsidRPr="00943A99" w:rsidRDefault="00A813B0" w:rsidP="00A813B0">
            <w:pPr>
              <w:rPr>
                <w:rFonts w:eastAsiaTheme="minorEastAsia"/>
                <w:lang w:eastAsia="zh-CN"/>
              </w:rPr>
            </w:pPr>
            <w:r w:rsidRPr="00943A99">
              <w:rPr>
                <w:rFonts w:eastAsiaTheme="minorEastAsia"/>
                <w:lang w:eastAsia="zh-CN"/>
              </w:rPr>
              <w:t>2=Yes</w:t>
            </w:r>
            <w:r w:rsidRPr="00943A99" w:rsidDel="00226116">
              <w:rPr>
                <w:rFonts w:eastAsiaTheme="minorEastAsia"/>
                <w:lang w:eastAsia="zh-CN"/>
              </w:rPr>
              <w:t xml:space="preserve"> </w:t>
            </w:r>
          </w:p>
          <w:p w14:paraId="481B8217" w14:textId="77777777" w:rsidR="00A813B0" w:rsidRPr="00943A99" w:rsidRDefault="00A813B0" w:rsidP="00A813B0">
            <w:pPr>
              <w:rPr>
                <w:rFonts w:eastAsiaTheme="minorEastAsia"/>
                <w:lang w:eastAsia="zh-CN"/>
              </w:rPr>
            </w:pPr>
            <w:r w:rsidRPr="00943A99">
              <w:rPr>
                <w:rFonts w:eastAsiaTheme="minorEastAsia"/>
                <w:lang w:eastAsia="zh-CN"/>
              </w:rPr>
              <w:t>888=Don’t know</w:t>
            </w:r>
          </w:p>
          <w:p w14:paraId="64F44620" w14:textId="625A79C1" w:rsidR="00A813B0" w:rsidRPr="00943A99" w:rsidRDefault="00A813B0" w:rsidP="00A813B0">
            <w:pPr>
              <w:contextualSpacing/>
              <w:jc w:val="center"/>
            </w:pPr>
            <w:r w:rsidRPr="00943A99">
              <w:rPr>
                <w:rFonts w:eastAsiaTheme="minorEastAsia"/>
                <w:lang w:eastAsia="zh-CN"/>
              </w:rPr>
              <w:t>999=Prefer not to respond</w:t>
            </w:r>
            <w:commentRangeEnd w:id="1"/>
            <w:r>
              <w:rPr>
                <w:rStyle w:val="CommentReference"/>
              </w:rPr>
              <w:commentReference w:id="1"/>
            </w:r>
          </w:p>
        </w:tc>
        <w:tc>
          <w:tcPr>
            <w:tcW w:w="1692" w:type="dxa"/>
          </w:tcPr>
          <w:p w14:paraId="1B2E546B" w14:textId="77777777" w:rsidR="00A813B0" w:rsidRDefault="00A813B0" w:rsidP="00A813B0">
            <w:pPr>
              <w:contextualSpacing/>
              <w:jc w:val="center"/>
              <w:rPr>
                <w:rFonts w:ascii="Calibri" w:eastAsia="Calibri" w:hAnsi="Calibri" w:cs="Arial"/>
              </w:rPr>
            </w:pPr>
            <w:r w:rsidRPr="00631E8D">
              <w:rPr>
                <w:rFonts w:ascii="Calibri" w:eastAsia="Calibri" w:hAnsi="Calibri" w:cs="Arial"/>
              </w:rPr>
              <w:t>If yes, has it decreased or increased greatly?</w:t>
            </w:r>
          </w:p>
          <w:p w14:paraId="5B694691" w14:textId="77777777" w:rsidR="00A813B0" w:rsidRDefault="00A813B0" w:rsidP="00A813B0">
            <w:pPr>
              <w:contextualSpacing/>
              <w:jc w:val="center"/>
              <w:rPr>
                <w:rFonts w:ascii="Calibri" w:eastAsia="Calibri" w:hAnsi="Calibri" w:cs="Arial"/>
              </w:rPr>
            </w:pPr>
          </w:p>
          <w:p w14:paraId="3AEB6A4C" w14:textId="282B6E67" w:rsidR="00A813B0" w:rsidRDefault="00A813B0" w:rsidP="00A813B0">
            <w:pPr>
              <w:contextualSpacing/>
              <w:jc w:val="center"/>
              <w:rPr>
                <w:rFonts w:ascii="Calibri" w:eastAsia="Calibri" w:hAnsi="Calibri" w:cs="Arial"/>
              </w:rPr>
            </w:pPr>
            <w:r>
              <w:rPr>
                <w:rFonts w:ascii="Calibri" w:eastAsia="Calibri" w:hAnsi="Calibri" w:cs="Arial"/>
              </w:rPr>
              <w:t>1=Increased greatly</w:t>
            </w:r>
          </w:p>
          <w:p w14:paraId="56E5A035" w14:textId="77777777" w:rsidR="00A813B0" w:rsidRDefault="00A813B0" w:rsidP="00A813B0">
            <w:pPr>
              <w:contextualSpacing/>
              <w:jc w:val="center"/>
              <w:rPr>
                <w:rFonts w:ascii="Calibri" w:eastAsia="Calibri" w:hAnsi="Calibri" w:cs="Arial"/>
              </w:rPr>
            </w:pPr>
            <w:r>
              <w:rPr>
                <w:rFonts w:ascii="Calibri" w:eastAsia="Calibri" w:hAnsi="Calibri" w:cs="Arial"/>
              </w:rPr>
              <w:t>2=Increased slightly</w:t>
            </w:r>
          </w:p>
          <w:p w14:paraId="7142E415" w14:textId="77777777" w:rsidR="00A813B0" w:rsidRDefault="00A813B0" w:rsidP="00A813B0">
            <w:pPr>
              <w:contextualSpacing/>
              <w:jc w:val="center"/>
              <w:rPr>
                <w:rFonts w:ascii="Calibri" w:eastAsia="Calibri" w:hAnsi="Calibri" w:cs="Arial"/>
              </w:rPr>
            </w:pPr>
            <w:r>
              <w:rPr>
                <w:rFonts w:ascii="Calibri" w:eastAsia="Calibri" w:hAnsi="Calibri" w:cs="Arial"/>
              </w:rPr>
              <w:t>3=Stayed the same</w:t>
            </w:r>
          </w:p>
          <w:p w14:paraId="6052571F" w14:textId="77777777" w:rsidR="00A813B0" w:rsidRDefault="00A813B0" w:rsidP="00A813B0">
            <w:pPr>
              <w:contextualSpacing/>
              <w:jc w:val="center"/>
            </w:pPr>
            <w:r>
              <w:t>4=Decreased slightly</w:t>
            </w:r>
          </w:p>
          <w:p w14:paraId="0A3319B0" w14:textId="052AF1CA" w:rsidR="00A813B0" w:rsidRPr="00943A99" w:rsidRDefault="00A813B0" w:rsidP="00A813B0">
            <w:pPr>
              <w:contextualSpacing/>
              <w:jc w:val="center"/>
            </w:pPr>
            <w:r>
              <w:t>5=Decreased greatly</w:t>
            </w:r>
          </w:p>
        </w:tc>
        <w:tc>
          <w:tcPr>
            <w:tcW w:w="1691" w:type="dxa"/>
          </w:tcPr>
          <w:p w14:paraId="23236D3F" w14:textId="53E24F37" w:rsidR="00A813B0" w:rsidRDefault="00A813B0" w:rsidP="00A813B0">
            <w:pPr>
              <w:contextualSpacing/>
              <w:jc w:val="center"/>
            </w:pPr>
            <w:r>
              <w:t>If it’s increased or decreased, tell me why?</w:t>
            </w:r>
          </w:p>
          <w:p w14:paraId="14069DAC" w14:textId="77777777" w:rsidR="00A813B0" w:rsidRDefault="00A813B0" w:rsidP="00A813B0">
            <w:pPr>
              <w:contextualSpacing/>
              <w:jc w:val="center"/>
            </w:pPr>
            <w:r>
              <w:t>1=Logging</w:t>
            </w:r>
          </w:p>
          <w:p w14:paraId="747AE6F3" w14:textId="77777777" w:rsidR="00A813B0" w:rsidRDefault="00A813B0" w:rsidP="00A813B0">
            <w:pPr>
              <w:contextualSpacing/>
              <w:jc w:val="center"/>
            </w:pPr>
            <w:r>
              <w:t>2=Charcoaling</w:t>
            </w:r>
          </w:p>
          <w:p w14:paraId="698BBE7B" w14:textId="34ACFD1A" w:rsidR="00A813B0" w:rsidRDefault="00A813B0" w:rsidP="00A813B0">
            <w:pPr>
              <w:contextualSpacing/>
              <w:jc w:val="center"/>
            </w:pPr>
            <w:r>
              <w:t>3=Land clearing for agriculture</w:t>
            </w:r>
          </w:p>
          <w:p w14:paraId="656D232B" w14:textId="3D25DE51" w:rsidR="00A813B0" w:rsidRPr="00943A99" w:rsidRDefault="00A813B0" w:rsidP="00A813B0">
            <w:pPr>
              <w:contextualSpacing/>
              <w:jc w:val="center"/>
            </w:pPr>
            <w:r>
              <w:t xml:space="preserve">4=Change in access </w:t>
            </w:r>
            <w:commentRangeStart w:id="3"/>
            <w:r>
              <w:t>restriction</w:t>
            </w:r>
            <w:commentRangeEnd w:id="3"/>
            <w:r>
              <w:rPr>
                <w:rStyle w:val="CommentReference"/>
              </w:rPr>
              <w:commentReference w:id="3"/>
            </w:r>
            <w:r>
              <w:t>s</w:t>
            </w:r>
          </w:p>
        </w:tc>
        <w:tc>
          <w:tcPr>
            <w:tcW w:w="1692" w:type="dxa"/>
          </w:tcPr>
          <w:p w14:paraId="26EB053C" w14:textId="512A7819" w:rsidR="00A813B0" w:rsidRPr="00943A99" w:rsidRDefault="00A813B0" w:rsidP="00A813B0">
            <w:pPr>
              <w:contextualSpacing/>
              <w:jc w:val="center"/>
            </w:pPr>
            <w:commentRangeStart w:id="4"/>
            <w:r w:rsidRPr="00631E8D">
              <w:rPr>
                <w:rFonts w:ascii="Calibri" w:eastAsia="Calibri" w:hAnsi="Calibri" w:cs="Arial"/>
              </w:rPr>
              <w:t>During the last 5 years, has there been any change in the thickness/amount of trees in the forest?</w:t>
            </w:r>
            <w:commentRangeEnd w:id="4"/>
            <w:r>
              <w:rPr>
                <w:rStyle w:val="CommentReference"/>
              </w:rPr>
              <w:commentReference w:id="4"/>
            </w:r>
          </w:p>
        </w:tc>
        <w:tc>
          <w:tcPr>
            <w:tcW w:w="1691" w:type="dxa"/>
          </w:tcPr>
          <w:p w14:paraId="23F9B700" w14:textId="77777777" w:rsidR="00A813B0" w:rsidRDefault="00A813B0" w:rsidP="00A813B0">
            <w:pPr>
              <w:contextualSpacing/>
              <w:jc w:val="center"/>
              <w:rPr>
                <w:rFonts w:ascii="Calibri" w:eastAsia="Calibri" w:hAnsi="Calibri" w:cs="Arial"/>
              </w:rPr>
            </w:pPr>
            <w:r w:rsidRPr="00631E8D">
              <w:rPr>
                <w:rFonts w:ascii="Calibri" w:eastAsia="Calibri" w:hAnsi="Calibri" w:cs="Arial"/>
              </w:rPr>
              <w:t>If yes, has it decreased or increased greatly?</w:t>
            </w:r>
          </w:p>
          <w:p w14:paraId="3DEE3824" w14:textId="77777777" w:rsidR="00A813B0" w:rsidRDefault="00A813B0" w:rsidP="00A813B0">
            <w:pPr>
              <w:contextualSpacing/>
              <w:jc w:val="center"/>
              <w:rPr>
                <w:rFonts w:ascii="Calibri" w:eastAsia="Calibri" w:hAnsi="Calibri" w:cs="Arial"/>
              </w:rPr>
            </w:pPr>
          </w:p>
          <w:p w14:paraId="76EC9F4E" w14:textId="77777777" w:rsidR="00A813B0" w:rsidRDefault="00A813B0" w:rsidP="00A813B0">
            <w:pPr>
              <w:contextualSpacing/>
              <w:jc w:val="center"/>
              <w:rPr>
                <w:rFonts w:ascii="Calibri" w:eastAsia="Calibri" w:hAnsi="Calibri" w:cs="Arial"/>
              </w:rPr>
            </w:pPr>
            <w:r>
              <w:rPr>
                <w:rFonts w:ascii="Calibri" w:eastAsia="Calibri" w:hAnsi="Calibri" w:cs="Arial"/>
              </w:rPr>
              <w:t>1=Increased greatly</w:t>
            </w:r>
          </w:p>
          <w:p w14:paraId="6EA8788E" w14:textId="77777777" w:rsidR="00A813B0" w:rsidRDefault="00A813B0" w:rsidP="00A813B0">
            <w:pPr>
              <w:contextualSpacing/>
              <w:jc w:val="center"/>
              <w:rPr>
                <w:rFonts w:ascii="Calibri" w:eastAsia="Calibri" w:hAnsi="Calibri" w:cs="Arial"/>
              </w:rPr>
            </w:pPr>
            <w:r>
              <w:rPr>
                <w:rFonts w:ascii="Calibri" w:eastAsia="Calibri" w:hAnsi="Calibri" w:cs="Arial"/>
              </w:rPr>
              <w:t>2=Increased slightly</w:t>
            </w:r>
          </w:p>
          <w:p w14:paraId="5025DE4A" w14:textId="77777777" w:rsidR="00A813B0" w:rsidRDefault="00A813B0" w:rsidP="00A813B0">
            <w:pPr>
              <w:contextualSpacing/>
              <w:jc w:val="center"/>
              <w:rPr>
                <w:rFonts w:ascii="Calibri" w:eastAsia="Calibri" w:hAnsi="Calibri" w:cs="Arial"/>
              </w:rPr>
            </w:pPr>
            <w:r>
              <w:rPr>
                <w:rFonts w:ascii="Calibri" w:eastAsia="Calibri" w:hAnsi="Calibri" w:cs="Arial"/>
              </w:rPr>
              <w:t>3=Stayed the same</w:t>
            </w:r>
          </w:p>
          <w:p w14:paraId="57CD9CB7" w14:textId="77777777" w:rsidR="00A813B0" w:rsidRDefault="00A813B0" w:rsidP="00A813B0">
            <w:pPr>
              <w:contextualSpacing/>
              <w:jc w:val="center"/>
            </w:pPr>
            <w:r>
              <w:t>4=Decreased slightly</w:t>
            </w:r>
          </w:p>
          <w:p w14:paraId="213495C2" w14:textId="0601FE89" w:rsidR="00A813B0" w:rsidRPr="00943A99" w:rsidRDefault="00A813B0" w:rsidP="00A813B0">
            <w:pPr>
              <w:contextualSpacing/>
              <w:jc w:val="center"/>
            </w:pPr>
            <w:r>
              <w:t>5=Decreased greatly</w:t>
            </w:r>
          </w:p>
        </w:tc>
        <w:tc>
          <w:tcPr>
            <w:tcW w:w="1692" w:type="dxa"/>
          </w:tcPr>
          <w:p w14:paraId="0EB59CFE" w14:textId="503B66A8" w:rsidR="00A813B0" w:rsidRDefault="00A813B0" w:rsidP="00A813B0">
            <w:pPr>
              <w:contextualSpacing/>
              <w:jc w:val="center"/>
            </w:pPr>
            <w:r>
              <w:t>If it’s increased or decreased, tell me why?</w:t>
            </w:r>
          </w:p>
          <w:p w14:paraId="68548314" w14:textId="77777777" w:rsidR="00A813B0" w:rsidRDefault="00A813B0" w:rsidP="00A813B0">
            <w:pPr>
              <w:contextualSpacing/>
              <w:jc w:val="center"/>
            </w:pPr>
            <w:r>
              <w:t>1=Logging</w:t>
            </w:r>
          </w:p>
          <w:p w14:paraId="0D35890F" w14:textId="77777777" w:rsidR="00A813B0" w:rsidRDefault="00A813B0" w:rsidP="00A813B0">
            <w:pPr>
              <w:contextualSpacing/>
              <w:jc w:val="center"/>
            </w:pPr>
            <w:r>
              <w:t>2=Charcoaling</w:t>
            </w:r>
          </w:p>
          <w:p w14:paraId="59D7C26A" w14:textId="77777777" w:rsidR="00A813B0" w:rsidRDefault="00A813B0" w:rsidP="00A813B0">
            <w:pPr>
              <w:contextualSpacing/>
              <w:jc w:val="center"/>
            </w:pPr>
            <w:r>
              <w:t>3=Land clearing for agriculture</w:t>
            </w:r>
          </w:p>
          <w:p w14:paraId="07DB769A" w14:textId="6918142B" w:rsidR="00A813B0" w:rsidRPr="00A813B0" w:rsidRDefault="00A813B0" w:rsidP="00A813B0">
            <w:pPr>
              <w:contextualSpacing/>
              <w:jc w:val="center"/>
            </w:pPr>
            <w:r>
              <w:t xml:space="preserve">4=Change in access </w:t>
            </w:r>
            <w:commentRangeStart w:id="5"/>
            <w:r>
              <w:t>restriction</w:t>
            </w:r>
            <w:commentRangeEnd w:id="5"/>
            <w:r>
              <w:rPr>
                <w:rStyle w:val="CommentReference"/>
              </w:rPr>
              <w:commentReference w:id="5"/>
            </w:r>
            <w:r>
              <w:t>s</w:t>
            </w:r>
          </w:p>
        </w:tc>
      </w:tr>
      <w:tr w:rsidR="00A813B0" w14:paraId="24EC0967" w14:textId="0961AB1F" w:rsidTr="00CD018F">
        <w:trPr>
          <w:trHeight w:val="20"/>
          <w:jc w:val="center"/>
        </w:trPr>
        <w:tc>
          <w:tcPr>
            <w:tcW w:w="714" w:type="dxa"/>
          </w:tcPr>
          <w:p w14:paraId="3BFA0F68" w14:textId="77777777" w:rsidR="00A813B0" w:rsidRDefault="00A813B0" w:rsidP="00A813B0">
            <w:pPr>
              <w:contextualSpacing/>
              <w:jc w:val="center"/>
              <w:rPr>
                <w:b/>
              </w:rPr>
            </w:pPr>
          </w:p>
        </w:tc>
        <w:tc>
          <w:tcPr>
            <w:tcW w:w="1046" w:type="dxa"/>
          </w:tcPr>
          <w:p w14:paraId="032DEBC4" w14:textId="77777777" w:rsidR="00A813B0" w:rsidRPr="00943A99" w:rsidRDefault="00A813B0" w:rsidP="00A813B0">
            <w:pPr>
              <w:contextualSpacing/>
              <w:jc w:val="center"/>
            </w:pPr>
          </w:p>
        </w:tc>
        <w:tc>
          <w:tcPr>
            <w:tcW w:w="1691" w:type="dxa"/>
          </w:tcPr>
          <w:p w14:paraId="13BA6FA9" w14:textId="77777777" w:rsidR="00A813B0" w:rsidRPr="00943A99" w:rsidRDefault="00A813B0" w:rsidP="00A813B0">
            <w:pPr>
              <w:contextualSpacing/>
              <w:jc w:val="center"/>
            </w:pPr>
          </w:p>
        </w:tc>
        <w:tc>
          <w:tcPr>
            <w:tcW w:w="1692" w:type="dxa"/>
          </w:tcPr>
          <w:p w14:paraId="725A5560" w14:textId="77777777" w:rsidR="00A813B0" w:rsidRPr="00943A99" w:rsidRDefault="00A813B0" w:rsidP="00A813B0">
            <w:pPr>
              <w:contextualSpacing/>
              <w:jc w:val="center"/>
            </w:pPr>
          </w:p>
        </w:tc>
        <w:tc>
          <w:tcPr>
            <w:tcW w:w="1691" w:type="dxa"/>
          </w:tcPr>
          <w:p w14:paraId="0E8A3073" w14:textId="77777777" w:rsidR="00A813B0" w:rsidRPr="00943A99" w:rsidRDefault="00A813B0" w:rsidP="00A813B0">
            <w:pPr>
              <w:contextualSpacing/>
              <w:jc w:val="center"/>
            </w:pPr>
          </w:p>
        </w:tc>
        <w:tc>
          <w:tcPr>
            <w:tcW w:w="1692" w:type="dxa"/>
          </w:tcPr>
          <w:p w14:paraId="667166E5" w14:textId="77777777" w:rsidR="00A813B0" w:rsidRPr="00943A99" w:rsidRDefault="00A813B0" w:rsidP="00A813B0">
            <w:pPr>
              <w:contextualSpacing/>
              <w:jc w:val="center"/>
            </w:pPr>
          </w:p>
        </w:tc>
        <w:tc>
          <w:tcPr>
            <w:tcW w:w="1691" w:type="dxa"/>
          </w:tcPr>
          <w:p w14:paraId="27854518" w14:textId="77777777" w:rsidR="00A813B0" w:rsidRPr="00943A99" w:rsidRDefault="00A813B0" w:rsidP="00A813B0">
            <w:pPr>
              <w:contextualSpacing/>
              <w:jc w:val="center"/>
            </w:pPr>
          </w:p>
        </w:tc>
        <w:tc>
          <w:tcPr>
            <w:tcW w:w="1692" w:type="dxa"/>
          </w:tcPr>
          <w:p w14:paraId="3EB884C2" w14:textId="77777777" w:rsidR="00A813B0" w:rsidRPr="00943A99" w:rsidRDefault="00A813B0" w:rsidP="00A813B0">
            <w:pPr>
              <w:contextualSpacing/>
              <w:jc w:val="center"/>
            </w:pPr>
          </w:p>
        </w:tc>
        <w:tc>
          <w:tcPr>
            <w:tcW w:w="1691" w:type="dxa"/>
          </w:tcPr>
          <w:p w14:paraId="47C9D48D" w14:textId="77777777" w:rsidR="00A813B0" w:rsidRPr="00943A99" w:rsidRDefault="00A813B0" w:rsidP="00A813B0">
            <w:pPr>
              <w:contextualSpacing/>
              <w:jc w:val="center"/>
            </w:pPr>
          </w:p>
        </w:tc>
        <w:tc>
          <w:tcPr>
            <w:tcW w:w="1692" w:type="dxa"/>
          </w:tcPr>
          <w:p w14:paraId="02EE6815" w14:textId="77777777" w:rsidR="00A813B0" w:rsidRPr="00943A99" w:rsidRDefault="00A813B0" w:rsidP="00A813B0">
            <w:pPr>
              <w:contextualSpacing/>
              <w:jc w:val="center"/>
            </w:pPr>
          </w:p>
        </w:tc>
      </w:tr>
      <w:tr w:rsidR="00A813B0" w14:paraId="07B91340" w14:textId="0F1B9A5D" w:rsidTr="00CD018F">
        <w:trPr>
          <w:trHeight w:val="20"/>
          <w:jc w:val="center"/>
        </w:trPr>
        <w:tc>
          <w:tcPr>
            <w:tcW w:w="714" w:type="dxa"/>
          </w:tcPr>
          <w:p w14:paraId="0E3188A4" w14:textId="4FF3451C" w:rsidR="00A813B0" w:rsidRDefault="00A813B0" w:rsidP="00A813B0">
            <w:pPr>
              <w:contextualSpacing/>
              <w:jc w:val="center"/>
              <w:rPr>
                <w:b/>
              </w:rPr>
            </w:pPr>
            <w:r>
              <w:rPr>
                <w:b/>
              </w:rPr>
              <w:t>1</w:t>
            </w:r>
          </w:p>
        </w:tc>
        <w:tc>
          <w:tcPr>
            <w:tcW w:w="1046" w:type="dxa"/>
          </w:tcPr>
          <w:p w14:paraId="1D53B55A" w14:textId="77777777" w:rsidR="00A813B0" w:rsidRPr="00943A99" w:rsidRDefault="00A813B0" w:rsidP="00A813B0">
            <w:pPr>
              <w:contextualSpacing/>
              <w:jc w:val="center"/>
            </w:pPr>
          </w:p>
        </w:tc>
        <w:tc>
          <w:tcPr>
            <w:tcW w:w="1691" w:type="dxa"/>
          </w:tcPr>
          <w:p w14:paraId="2F60F2E5" w14:textId="77777777" w:rsidR="00A813B0" w:rsidRPr="00943A99" w:rsidRDefault="00A813B0" w:rsidP="00A813B0">
            <w:pPr>
              <w:contextualSpacing/>
              <w:jc w:val="center"/>
            </w:pPr>
          </w:p>
        </w:tc>
        <w:tc>
          <w:tcPr>
            <w:tcW w:w="1692" w:type="dxa"/>
          </w:tcPr>
          <w:p w14:paraId="355313AF" w14:textId="77777777" w:rsidR="00A813B0" w:rsidRPr="00943A99" w:rsidRDefault="00A813B0" w:rsidP="00A813B0">
            <w:pPr>
              <w:contextualSpacing/>
              <w:jc w:val="center"/>
            </w:pPr>
          </w:p>
        </w:tc>
        <w:tc>
          <w:tcPr>
            <w:tcW w:w="1691" w:type="dxa"/>
          </w:tcPr>
          <w:p w14:paraId="4F26E7E8" w14:textId="77777777" w:rsidR="00A813B0" w:rsidRPr="00943A99" w:rsidRDefault="00A813B0" w:rsidP="00A813B0">
            <w:pPr>
              <w:contextualSpacing/>
              <w:jc w:val="center"/>
            </w:pPr>
          </w:p>
        </w:tc>
        <w:tc>
          <w:tcPr>
            <w:tcW w:w="1692" w:type="dxa"/>
          </w:tcPr>
          <w:p w14:paraId="229B8620" w14:textId="77777777" w:rsidR="00A813B0" w:rsidRPr="00943A99" w:rsidRDefault="00A813B0" w:rsidP="00A813B0">
            <w:pPr>
              <w:contextualSpacing/>
              <w:jc w:val="center"/>
            </w:pPr>
          </w:p>
        </w:tc>
        <w:tc>
          <w:tcPr>
            <w:tcW w:w="1691" w:type="dxa"/>
          </w:tcPr>
          <w:p w14:paraId="4375411B" w14:textId="77777777" w:rsidR="00A813B0" w:rsidRPr="00943A99" w:rsidRDefault="00A813B0" w:rsidP="00A813B0">
            <w:pPr>
              <w:contextualSpacing/>
              <w:jc w:val="center"/>
            </w:pPr>
          </w:p>
        </w:tc>
        <w:tc>
          <w:tcPr>
            <w:tcW w:w="1692" w:type="dxa"/>
          </w:tcPr>
          <w:p w14:paraId="044F8D97" w14:textId="77777777" w:rsidR="00A813B0" w:rsidRPr="00943A99" w:rsidRDefault="00A813B0" w:rsidP="00A813B0">
            <w:pPr>
              <w:contextualSpacing/>
              <w:jc w:val="center"/>
            </w:pPr>
          </w:p>
        </w:tc>
        <w:tc>
          <w:tcPr>
            <w:tcW w:w="1691" w:type="dxa"/>
          </w:tcPr>
          <w:p w14:paraId="7AF79917" w14:textId="77777777" w:rsidR="00A813B0" w:rsidRPr="00943A99" w:rsidRDefault="00A813B0" w:rsidP="00A813B0">
            <w:pPr>
              <w:contextualSpacing/>
              <w:jc w:val="center"/>
            </w:pPr>
          </w:p>
        </w:tc>
        <w:tc>
          <w:tcPr>
            <w:tcW w:w="1692" w:type="dxa"/>
          </w:tcPr>
          <w:p w14:paraId="30FDA620" w14:textId="77777777" w:rsidR="00A813B0" w:rsidRPr="00943A99" w:rsidRDefault="00A813B0" w:rsidP="00A813B0">
            <w:pPr>
              <w:contextualSpacing/>
              <w:jc w:val="center"/>
            </w:pPr>
          </w:p>
        </w:tc>
      </w:tr>
      <w:tr w:rsidR="00A813B0" w14:paraId="5BA4152A" w14:textId="0DDAD6EB" w:rsidTr="00CD018F">
        <w:trPr>
          <w:trHeight w:val="20"/>
          <w:jc w:val="center"/>
        </w:trPr>
        <w:tc>
          <w:tcPr>
            <w:tcW w:w="714" w:type="dxa"/>
          </w:tcPr>
          <w:p w14:paraId="62243685" w14:textId="42AF1585" w:rsidR="00A813B0" w:rsidRDefault="00A813B0" w:rsidP="00A813B0">
            <w:pPr>
              <w:contextualSpacing/>
              <w:jc w:val="center"/>
              <w:rPr>
                <w:b/>
              </w:rPr>
            </w:pPr>
            <w:r>
              <w:rPr>
                <w:b/>
              </w:rPr>
              <w:t>2</w:t>
            </w:r>
          </w:p>
        </w:tc>
        <w:tc>
          <w:tcPr>
            <w:tcW w:w="1046" w:type="dxa"/>
          </w:tcPr>
          <w:p w14:paraId="224C75F8" w14:textId="77777777" w:rsidR="00A813B0" w:rsidRPr="00943A99" w:rsidRDefault="00A813B0" w:rsidP="00A813B0">
            <w:pPr>
              <w:contextualSpacing/>
              <w:jc w:val="center"/>
            </w:pPr>
          </w:p>
        </w:tc>
        <w:tc>
          <w:tcPr>
            <w:tcW w:w="1691" w:type="dxa"/>
          </w:tcPr>
          <w:p w14:paraId="6A5662EA" w14:textId="77777777" w:rsidR="00A813B0" w:rsidRPr="00943A99" w:rsidRDefault="00A813B0" w:rsidP="00A813B0">
            <w:pPr>
              <w:contextualSpacing/>
              <w:jc w:val="center"/>
            </w:pPr>
          </w:p>
        </w:tc>
        <w:tc>
          <w:tcPr>
            <w:tcW w:w="1692" w:type="dxa"/>
          </w:tcPr>
          <w:p w14:paraId="0F1D9137" w14:textId="77777777" w:rsidR="00A813B0" w:rsidRPr="00943A99" w:rsidRDefault="00A813B0" w:rsidP="00A813B0">
            <w:pPr>
              <w:contextualSpacing/>
              <w:jc w:val="center"/>
            </w:pPr>
          </w:p>
        </w:tc>
        <w:tc>
          <w:tcPr>
            <w:tcW w:w="1691" w:type="dxa"/>
          </w:tcPr>
          <w:p w14:paraId="7C589529" w14:textId="77777777" w:rsidR="00A813B0" w:rsidRPr="00943A99" w:rsidRDefault="00A813B0" w:rsidP="00A813B0">
            <w:pPr>
              <w:contextualSpacing/>
              <w:jc w:val="center"/>
            </w:pPr>
          </w:p>
        </w:tc>
        <w:tc>
          <w:tcPr>
            <w:tcW w:w="1692" w:type="dxa"/>
          </w:tcPr>
          <w:p w14:paraId="6D5F5036" w14:textId="77777777" w:rsidR="00A813B0" w:rsidRPr="00943A99" w:rsidRDefault="00A813B0" w:rsidP="00A813B0">
            <w:pPr>
              <w:contextualSpacing/>
              <w:jc w:val="center"/>
            </w:pPr>
          </w:p>
        </w:tc>
        <w:tc>
          <w:tcPr>
            <w:tcW w:w="1691" w:type="dxa"/>
          </w:tcPr>
          <w:p w14:paraId="7C950D71" w14:textId="77777777" w:rsidR="00A813B0" w:rsidRPr="00943A99" w:rsidRDefault="00A813B0" w:rsidP="00A813B0">
            <w:pPr>
              <w:contextualSpacing/>
              <w:jc w:val="center"/>
            </w:pPr>
          </w:p>
        </w:tc>
        <w:tc>
          <w:tcPr>
            <w:tcW w:w="1692" w:type="dxa"/>
          </w:tcPr>
          <w:p w14:paraId="7D31A28E" w14:textId="77777777" w:rsidR="00A813B0" w:rsidRPr="00943A99" w:rsidRDefault="00A813B0" w:rsidP="00A813B0">
            <w:pPr>
              <w:contextualSpacing/>
              <w:jc w:val="center"/>
            </w:pPr>
          </w:p>
        </w:tc>
        <w:tc>
          <w:tcPr>
            <w:tcW w:w="1691" w:type="dxa"/>
          </w:tcPr>
          <w:p w14:paraId="74362130" w14:textId="77777777" w:rsidR="00A813B0" w:rsidRPr="00943A99" w:rsidRDefault="00A813B0" w:rsidP="00A813B0">
            <w:pPr>
              <w:contextualSpacing/>
              <w:jc w:val="center"/>
            </w:pPr>
          </w:p>
        </w:tc>
        <w:tc>
          <w:tcPr>
            <w:tcW w:w="1692" w:type="dxa"/>
          </w:tcPr>
          <w:p w14:paraId="1F73BF2E" w14:textId="77777777" w:rsidR="00A813B0" w:rsidRPr="00943A99" w:rsidRDefault="00A813B0" w:rsidP="00A813B0">
            <w:pPr>
              <w:contextualSpacing/>
              <w:jc w:val="center"/>
            </w:pPr>
          </w:p>
        </w:tc>
      </w:tr>
      <w:tr w:rsidR="00A813B0" w14:paraId="52E24EE5" w14:textId="3679F7F7" w:rsidTr="00CD018F">
        <w:trPr>
          <w:trHeight w:val="20"/>
          <w:jc w:val="center"/>
        </w:trPr>
        <w:tc>
          <w:tcPr>
            <w:tcW w:w="714" w:type="dxa"/>
          </w:tcPr>
          <w:p w14:paraId="40CCC74C" w14:textId="51D95AB2" w:rsidR="00A813B0" w:rsidRDefault="00A813B0" w:rsidP="00A813B0">
            <w:pPr>
              <w:contextualSpacing/>
              <w:jc w:val="center"/>
              <w:rPr>
                <w:b/>
              </w:rPr>
            </w:pPr>
            <w:r>
              <w:rPr>
                <w:b/>
              </w:rPr>
              <w:t>3</w:t>
            </w:r>
          </w:p>
        </w:tc>
        <w:tc>
          <w:tcPr>
            <w:tcW w:w="1046" w:type="dxa"/>
          </w:tcPr>
          <w:p w14:paraId="0B067CB0" w14:textId="77777777" w:rsidR="00A813B0" w:rsidRPr="00943A99" w:rsidRDefault="00A813B0" w:rsidP="00A813B0">
            <w:pPr>
              <w:contextualSpacing/>
              <w:jc w:val="center"/>
            </w:pPr>
          </w:p>
        </w:tc>
        <w:tc>
          <w:tcPr>
            <w:tcW w:w="1691" w:type="dxa"/>
          </w:tcPr>
          <w:p w14:paraId="12EA29C2" w14:textId="77777777" w:rsidR="00A813B0" w:rsidRPr="00943A99" w:rsidRDefault="00A813B0" w:rsidP="00A813B0">
            <w:pPr>
              <w:contextualSpacing/>
              <w:jc w:val="center"/>
            </w:pPr>
          </w:p>
        </w:tc>
        <w:tc>
          <w:tcPr>
            <w:tcW w:w="1692" w:type="dxa"/>
          </w:tcPr>
          <w:p w14:paraId="3C50A555" w14:textId="77777777" w:rsidR="00A813B0" w:rsidRPr="00943A99" w:rsidRDefault="00A813B0" w:rsidP="00A813B0">
            <w:pPr>
              <w:contextualSpacing/>
              <w:jc w:val="center"/>
            </w:pPr>
          </w:p>
        </w:tc>
        <w:tc>
          <w:tcPr>
            <w:tcW w:w="1691" w:type="dxa"/>
          </w:tcPr>
          <w:p w14:paraId="7CE38E02" w14:textId="77777777" w:rsidR="00A813B0" w:rsidRPr="00943A99" w:rsidRDefault="00A813B0" w:rsidP="00A813B0">
            <w:pPr>
              <w:contextualSpacing/>
              <w:jc w:val="center"/>
            </w:pPr>
          </w:p>
        </w:tc>
        <w:tc>
          <w:tcPr>
            <w:tcW w:w="1692" w:type="dxa"/>
          </w:tcPr>
          <w:p w14:paraId="40CBE4A7" w14:textId="77777777" w:rsidR="00A813B0" w:rsidRPr="00943A99" w:rsidRDefault="00A813B0" w:rsidP="00A813B0">
            <w:pPr>
              <w:contextualSpacing/>
              <w:jc w:val="center"/>
            </w:pPr>
          </w:p>
        </w:tc>
        <w:tc>
          <w:tcPr>
            <w:tcW w:w="1691" w:type="dxa"/>
          </w:tcPr>
          <w:p w14:paraId="690FB34E" w14:textId="77777777" w:rsidR="00A813B0" w:rsidRPr="00943A99" w:rsidRDefault="00A813B0" w:rsidP="00A813B0">
            <w:pPr>
              <w:contextualSpacing/>
              <w:jc w:val="center"/>
            </w:pPr>
          </w:p>
        </w:tc>
        <w:tc>
          <w:tcPr>
            <w:tcW w:w="1692" w:type="dxa"/>
          </w:tcPr>
          <w:p w14:paraId="1A5EB2F8" w14:textId="77777777" w:rsidR="00A813B0" w:rsidRPr="00943A99" w:rsidRDefault="00A813B0" w:rsidP="00A813B0">
            <w:pPr>
              <w:contextualSpacing/>
              <w:jc w:val="center"/>
            </w:pPr>
          </w:p>
        </w:tc>
        <w:tc>
          <w:tcPr>
            <w:tcW w:w="1691" w:type="dxa"/>
          </w:tcPr>
          <w:p w14:paraId="3E04A2B2" w14:textId="77777777" w:rsidR="00A813B0" w:rsidRPr="00943A99" w:rsidRDefault="00A813B0" w:rsidP="00A813B0">
            <w:pPr>
              <w:contextualSpacing/>
              <w:jc w:val="center"/>
            </w:pPr>
          </w:p>
        </w:tc>
        <w:tc>
          <w:tcPr>
            <w:tcW w:w="1692" w:type="dxa"/>
          </w:tcPr>
          <w:p w14:paraId="002A97AD" w14:textId="77777777" w:rsidR="00A813B0" w:rsidRPr="00943A99" w:rsidRDefault="00A813B0" w:rsidP="00A813B0">
            <w:pPr>
              <w:contextualSpacing/>
              <w:jc w:val="center"/>
            </w:pPr>
          </w:p>
        </w:tc>
      </w:tr>
      <w:tr w:rsidR="00A813B0" w14:paraId="448C9E4E" w14:textId="7D096C42" w:rsidTr="00CD018F">
        <w:trPr>
          <w:trHeight w:val="20"/>
          <w:jc w:val="center"/>
        </w:trPr>
        <w:tc>
          <w:tcPr>
            <w:tcW w:w="714" w:type="dxa"/>
          </w:tcPr>
          <w:p w14:paraId="4EF984ED" w14:textId="1A792E2A" w:rsidR="00A813B0" w:rsidRDefault="00A813B0" w:rsidP="00A813B0">
            <w:pPr>
              <w:contextualSpacing/>
              <w:jc w:val="center"/>
              <w:rPr>
                <w:b/>
              </w:rPr>
            </w:pPr>
            <w:r>
              <w:rPr>
                <w:b/>
              </w:rPr>
              <w:t>4</w:t>
            </w:r>
          </w:p>
        </w:tc>
        <w:tc>
          <w:tcPr>
            <w:tcW w:w="1046" w:type="dxa"/>
          </w:tcPr>
          <w:p w14:paraId="556D5ADA" w14:textId="77777777" w:rsidR="00A813B0" w:rsidRPr="00943A99" w:rsidRDefault="00A813B0" w:rsidP="00A813B0">
            <w:pPr>
              <w:contextualSpacing/>
              <w:jc w:val="center"/>
            </w:pPr>
          </w:p>
        </w:tc>
        <w:tc>
          <w:tcPr>
            <w:tcW w:w="1691" w:type="dxa"/>
          </w:tcPr>
          <w:p w14:paraId="5F434678" w14:textId="77777777" w:rsidR="00A813B0" w:rsidRPr="00943A99" w:rsidRDefault="00A813B0" w:rsidP="00A813B0">
            <w:pPr>
              <w:contextualSpacing/>
              <w:jc w:val="center"/>
            </w:pPr>
          </w:p>
        </w:tc>
        <w:tc>
          <w:tcPr>
            <w:tcW w:w="1692" w:type="dxa"/>
          </w:tcPr>
          <w:p w14:paraId="32F34B4D" w14:textId="77777777" w:rsidR="00A813B0" w:rsidRPr="00943A99" w:rsidRDefault="00A813B0" w:rsidP="00A813B0">
            <w:pPr>
              <w:contextualSpacing/>
              <w:jc w:val="center"/>
            </w:pPr>
          </w:p>
        </w:tc>
        <w:tc>
          <w:tcPr>
            <w:tcW w:w="1691" w:type="dxa"/>
          </w:tcPr>
          <w:p w14:paraId="3A9C9D6B" w14:textId="77777777" w:rsidR="00A813B0" w:rsidRPr="00943A99" w:rsidRDefault="00A813B0" w:rsidP="00A813B0">
            <w:pPr>
              <w:contextualSpacing/>
              <w:jc w:val="center"/>
            </w:pPr>
          </w:p>
        </w:tc>
        <w:tc>
          <w:tcPr>
            <w:tcW w:w="1692" w:type="dxa"/>
          </w:tcPr>
          <w:p w14:paraId="254FE08C" w14:textId="77777777" w:rsidR="00A813B0" w:rsidRPr="00943A99" w:rsidRDefault="00A813B0" w:rsidP="00A813B0">
            <w:pPr>
              <w:contextualSpacing/>
              <w:jc w:val="center"/>
            </w:pPr>
          </w:p>
        </w:tc>
        <w:tc>
          <w:tcPr>
            <w:tcW w:w="1691" w:type="dxa"/>
          </w:tcPr>
          <w:p w14:paraId="04662A10" w14:textId="77777777" w:rsidR="00A813B0" w:rsidRPr="00943A99" w:rsidRDefault="00A813B0" w:rsidP="00A813B0">
            <w:pPr>
              <w:contextualSpacing/>
              <w:jc w:val="center"/>
            </w:pPr>
          </w:p>
        </w:tc>
        <w:tc>
          <w:tcPr>
            <w:tcW w:w="1692" w:type="dxa"/>
          </w:tcPr>
          <w:p w14:paraId="5E685B10" w14:textId="77777777" w:rsidR="00A813B0" w:rsidRPr="00943A99" w:rsidRDefault="00A813B0" w:rsidP="00A813B0">
            <w:pPr>
              <w:contextualSpacing/>
              <w:jc w:val="center"/>
            </w:pPr>
          </w:p>
        </w:tc>
        <w:tc>
          <w:tcPr>
            <w:tcW w:w="1691" w:type="dxa"/>
          </w:tcPr>
          <w:p w14:paraId="647A57F1" w14:textId="77777777" w:rsidR="00A813B0" w:rsidRPr="00943A99" w:rsidRDefault="00A813B0" w:rsidP="00A813B0">
            <w:pPr>
              <w:contextualSpacing/>
              <w:jc w:val="center"/>
            </w:pPr>
          </w:p>
        </w:tc>
        <w:tc>
          <w:tcPr>
            <w:tcW w:w="1692" w:type="dxa"/>
          </w:tcPr>
          <w:p w14:paraId="6D8B2AD1" w14:textId="77777777" w:rsidR="00A813B0" w:rsidRPr="00943A99" w:rsidRDefault="00A813B0" w:rsidP="00A813B0">
            <w:pPr>
              <w:contextualSpacing/>
              <w:jc w:val="center"/>
            </w:pPr>
          </w:p>
        </w:tc>
      </w:tr>
      <w:tr w:rsidR="00A813B0" w14:paraId="298489D5" w14:textId="0EF6927C" w:rsidTr="00CD018F">
        <w:trPr>
          <w:trHeight w:val="20"/>
          <w:jc w:val="center"/>
        </w:trPr>
        <w:tc>
          <w:tcPr>
            <w:tcW w:w="714" w:type="dxa"/>
          </w:tcPr>
          <w:p w14:paraId="61A1E36F" w14:textId="35ECD062" w:rsidR="00A813B0" w:rsidRDefault="00A813B0" w:rsidP="00A813B0">
            <w:pPr>
              <w:contextualSpacing/>
              <w:jc w:val="center"/>
              <w:rPr>
                <w:b/>
              </w:rPr>
            </w:pPr>
            <w:r>
              <w:rPr>
                <w:b/>
              </w:rPr>
              <w:t>5</w:t>
            </w:r>
          </w:p>
        </w:tc>
        <w:tc>
          <w:tcPr>
            <w:tcW w:w="1046" w:type="dxa"/>
          </w:tcPr>
          <w:p w14:paraId="1A9F1602" w14:textId="77777777" w:rsidR="00A813B0" w:rsidRPr="00943A99" w:rsidRDefault="00A813B0" w:rsidP="00A813B0">
            <w:pPr>
              <w:contextualSpacing/>
              <w:jc w:val="center"/>
            </w:pPr>
          </w:p>
        </w:tc>
        <w:tc>
          <w:tcPr>
            <w:tcW w:w="1691" w:type="dxa"/>
          </w:tcPr>
          <w:p w14:paraId="641C07CB" w14:textId="77777777" w:rsidR="00A813B0" w:rsidRPr="00943A99" w:rsidRDefault="00A813B0" w:rsidP="00A813B0">
            <w:pPr>
              <w:contextualSpacing/>
              <w:jc w:val="center"/>
            </w:pPr>
          </w:p>
        </w:tc>
        <w:tc>
          <w:tcPr>
            <w:tcW w:w="1692" w:type="dxa"/>
          </w:tcPr>
          <w:p w14:paraId="2263D203" w14:textId="77777777" w:rsidR="00A813B0" w:rsidRPr="00943A99" w:rsidRDefault="00A813B0" w:rsidP="00A813B0">
            <w:pPr>
              <w:contextualSpacing/>
              <w:jc w:val="center"/>
            </w:pPr>
          </w:p>
        </w:tc>
        <w:tc>
          <w:tcPr>
            <w:tcW w:w="1691" w:type="dxa"/>
          </w:tcPr>
          <w:p w14:paraId="6A7C79B4" w14:textId="77777777" w:rsidR="00A813B0" w:rsidRPr="00943A99" w:rsidRDefault="00A813B0" w:rsidP="00A813B0">
            <w:pPr>
              <w:contextualSpacing/>
              <w:jc w:val="center"/>
            </w:pPr>
          </w:p>
        </w:tc>
        <w:tc>
          <w:tcPr>
            <w:tcW w:w="1692" w:type="dxa"/>
          </w:tcPr>
          <w:p w14:paraId="4455EC92" w14:textId="77777777" w:rsidR="00A813B0" w:rsidRPr="00943A99" w:rsidRDefault="00A813B0" w:rsidP="00A813B0">
            <w:pPr>
              <w:contextualSpacing/>
              <w:jc w:val="center"/>
            </w:pPr>
          </w:p>
        </w:tc>
        <w:tc>
          <w:tcPr>
            <w:tcW w:w="1691" w:type="dxa"/>
          </w:tcPr>
          <w:p w14:paraId="2F617262" w14:textId="77777777" w:rsidR="00A813B0" w:rsidRPr="00943A99" w:rsidRDefault="00A813B0" w:rsidP="00A813B0">
            <w:pPr>
              <w:contextualSpacing/>
              <w:jc w:val="center"/>
            </w:pPr>
          </w:p>
        </w:tc>
        <w:tc>
          <w:tcPr>
            <w:tcW w:w="1692" w:type="dxa"/>
          </w:tcPr>
          <w:p w14:paraId="486DEF2B" w14:textId="77777777" w:rsidR="00A813B0" w:rsidRPr="00943A99" w:rsidRDefault="00A813B0" w:rsidP="00A813B0">
            <w:pPr>
              <w:contextualSpacing/>
              <w:jc w:val="center"/>
            </w:pPr>
          </w:p>
        </w:tc>
        <w:tc>
          <w:tcPr>
            <w:tcW w:w="1691" w:type="dxa"/>
          </w:tcPr>
          <w:p w14:paraId="3C7D2F18" w14:textId="77777777" w:rsidR="00A813B0" w:rsidRPr="00943A99" w:rsidRDefault="00A813B0" w:rsidP="00A813B0">
            <w:pPr>
              <w:contextualSpacing/>
              <w:jc w:val="center"/>
            </w:pPr>
          </w:p>
        </w:tc>
        <w:tc>
          <w:tcPr>
            <w:tcW w:w="1692" w:type="dxa"/>
          </w:tcPr>
          <w:p w14:paraId="245E4A95" w14:textId="77777777" w:rsidR="00A813B0" w:rsidRPr="00943A99" w:rsidRDefault="00A813B0" w:rsidP="00A813B0">
            <w:pPr>
              <w:contextualSpacing/>
              <w:jc w:val="center"/>
            </w:pPr>
          </w:p>
        </w:tc>
      </w:tr>
    </w:tbl>
    <w:p w14:paraId="27686195" w14:textId="77777777" w:rsidR="00084CE6" w:rsidRPr="001512DD" w:rsidRDefault="00084CE6" w:rsidP="001512DD">
      <w:pPr>
        <w:spacing w:after="0" w:line="240" w:lineRule="auto"/>
        <w:contextualSpacing/>
        <w:rPr>
          <w:b/>
        </w:rPr>
      </w:pPr>
    </w:p>
    <w:p w14:paraId="57C3819D" w14:textId="77777777" w:rsidR="006A5FEF" w:rsidRDefault="006A5FEF" w:rsidP="001512DD">
      <w:pPr>
        <w:spacing w:after="0" w:line="240" w:lineRule="auto"/>
        <w:contextualSpacing/>
      </w:pPr>
    </w:p>
    <w:p w14:paraId="0250399B" w14:textId="77777777" w:rsidR="006A5FEF" w:rsidRDefault="006A5FEF" w:rsidP="001512DD">
      <w:pPr>
        <w:spacing w:after="0" w:line="240" w:lineRule="auto"/>
        <w:contextualSpacing/>
      </w:pPr>
    </w:p>
    <w:p w14:paraId="5ABEB36B" w14:textId="2DC9374C" w:rsidR="00A813B0" w:rsidRDefault="00A813B0">
      <w:r>
        <w:br w:type="page"/>
      </w:r>
    </w:p>
    <w:tbl>
      <w:tblPr>
        <w:tblStyle w:val="TableGrid"/>
        <w:tblW w:w="14755" w:type="dxa"/>
        <w:jc w:val="center"/>
        <w:tblLayout w:type="fixed"/>
        <w:tblCellMar>
          <w:left w:w="29" w:type="dxa"/>
          <w:right w:w="29" w:type="dxa"/>
        </w:tblCellMar>
        <w:tblLook w:val="04A0" w:firstRow="1" w:lastRow="0" w:firstColumn="1" w:lastColumn="0" w:noHBand="0" w:noVBand="1"/>
      </w:tblPr>
      <w:tblGrid>
        <w:gridCol w:w="714"/>
        <w:gridCol w:w="1081"/>
        <w:gridCol w:w="1800"/>
        <w:gridCol w:w="1440"/>
        <w:gridCol w:w="1080"/>
        <w:gridCol w:w="1800"/>
        <w:gridCol w:w="1440"/>
        <w:gridCol w:w="1080"/>
        <w:gridCol w:w="1800"/>
        <w:gridCol w:w="1440"/>
        <w:gridCol w:w="1080"/>
      </w:tblGrid>
      <w:tr w:rsidR="00F71CC4" w:rsidRPr="00943A99" w14:paraId="51D7DE9A" w14:textId="3ECC77BD" w:rsidTr="00CD018F">
        <w:trPr>
          <w:trHeight w:val="20"/>
          <w:jc w:val="center"/>
        </w:trPr>
        <w:tc>
          <w:tcPr>
            <w:tcW w:w="714" w:type="dxa"/>
          </w:tcPr>
          <w:p w14:paraId="11F98ED6" w14:textId="77777777" w:rsidR="00F71CC4" w:rsidRPr="00943A99" w:rsidRDefault="00F71CC4" w:rsidP="00F71CC4">
            <w:pPr>
              <w:contextualSpacing/>
              <w:jc w:val="center"/>
              <w:rPr>
                <w:b/>
              </w:rPr>
            </w:pPr>
            <w:r w:rsidRPr="00943A99">
              <w:rPr>
                <w:b/>
              </w:rPr>
              <w:lastRenderedPageBreak/>
              <w:t>Forest</w:t>
            </w:r>
          </w:p>
          <w:p w14:paraId="2DE96928" w14:textId="77777777" w:rsidR="00F71CC4" w:rsidRPr="00943A99" w:rsidRDefault="00F71CC4" w:rsidP="00F71CC4">
            <w:pPr>
              <w:contextualSpacing/>
              <w:jc w:val="center"/>
              <w:rPr>
                <w:b/>
              </w:rPr>
            </w:pPr>
            <w:r w:rsidRPr="00943A99">
              <w:rPr>
                <w:b/>
              </w:rPr>
              <w:t>code</w:t>
            </w:r>
          </w:p>
        </w:tc>
        <w:tc>
          <w:tcPr>
            <w:tcW w:w="1081" w:type="dxa"/>
          </w:tcPr>
          <w:p w14:paraId="6E73ECF5" w14:textId="77777777" w:rsidR="00F71CC4" w:rsidRPr="00943A99" w:rsidRDefault="00F71CC4" w:rsidP="00F71CC4">
            <w:pPr>
              <w:contextualSpacing/>
              <w:jc w:val="center"/>
            </w:pPr>
            <w:r w:rsidRPr="00943A99">
              <w:t>Name of the forest</w:t>
            </w:r>
          </w:p>
        </w:tc>
        <w:tc>
          <w:tcPr>
            <w:tcW w:w="1800" w:type="dxa"/>
          </w:tcPr>
          <w:p w14:paraId="668B0AA6" w14:textId="77777777" w:rsidR="00F71CC4" w:rsidRDefault="00F71CC4" w:rsidP="00F71CC4">
            <w:pPr>
              <w:contextualSpacing/>
              <w:jc w:val="center"/>
              <w:rPr>
                <w:rFonts w:ascii="Calibri" w:eastAsia="Calibri" w:hAnsi="Calibri" w:cs="Arial"/>
              </w:rPr>
            </w:pPr>
            <w:r w:rsidRPr="00631E8D">
              <w:rPr>
                <w:rFonts w:ascii="Calibri" w:eastAsia="Calibri" w:hAnsi="Calibri" w:cs="Arial"/>
              </w:rPr>
              <w:t>How often do you see people from your community here cutting more log/wood than they need and letting it rot/spoiled?</w:t>
            </w:r>
          </w:p>
          <w:p w14:paraId="7F247D1C" w14:textId="77777777" w:rsidR="00F71CC4" w:rsidRDefault="00F71CC4" w:rsidP="00F71CC4">
            <w:pPr>
              <w:contextualSpacing/>
              <w:jc w:val="center"/>
              <w:rPr>
                <w:rFonts w:ascii="Calibri" w:eastAsia="Calibri" w:hAnsi="Calibri" w:cs="Arial"/>
              </w:rPr>
            </w:pPr>
          </w:p>
          <w:p w14:paraId="52B55C0D" w14:textId="77777777" w:rsidR="00F71CC4" w:rsidRDefault="00F71CC4" w:rsidP="00F71CC4">
            <w:pPr>
              <w:contextualSpacing/>
              <w:jc w:val="center"/>
              <w:rPr>
                <w:rFonts w:ascii="Calibri" w:eastAsia="Calibri" w:hAnsi="Calibri" w:cs="Arial"/>
              </w:rPr>
            </w:pPr>
            <w:r>
              <w:rPr>
                <w:rFonts w:ascii="Calibri" w:eastAsia="Calibri" w:hAnsi="Calibri" w:cs="Arial"/>
              </w:rPr>
              <w:t>1=Always</w:t>
            </w:r>
          </w:p>
          <w:p w14:paraId="10E9B20F" w14:textId="77777777" w:rsidR="00F71CC4" w:rsidRDefault="00F71CC4" w:rsidP="00F71CC4">
            <w:pPr>
              <w:contextualSpacing/>
              <w:jc w:val="center"/>
              <w:rPr>
                <w:rFonts w:ascii="Calibri" w:eastAsia="Calibri" w:hAnsi="Calibri" w:cs="Arial"/>
              </w:rPr>
            </w:pPr>
            <w:r>
              <w:rPr>
                <w:rFonts w:ascii="Calibri" w:eastAsia="Calibri" w:hAnsi="Calibri" w:cs="Arial"/>
              </w:rPr>
              <w:t>2=Frequently</w:t>
            </w:r>
          </w:p>
          <w:p w14:paraId="217CFDE6" w14:textId="77777777" w:rsidR="00F71CC4" w:rsidRDefault="00F71CC4" w:rsidP="00F71CC4">
            <w:pPr>
              <w:contextualSpacing/>
              <w:jc w:val="center"/>
              <w:rPr>
                <w:rFonts w:ascii="Calibri" w:eastAsia="Calibri" w:hAnsi="Calibri" w:cs="Arial"/>
              </w:rPr>
            </w:pPr>
            <w:r>
              <w:rPr>
                <w:rFonts w:ascii="Calibri" w:eastAsia="Calibri" w:hAnsi="Calibri" w:cs="Arial"/>
              </w:rPr>
              <w:t>3=Sometimes</w:t>
            </w:r>
          </w:p>
          <w:p w14:paraId="5304EF8E" w14:textId="77777777" w:rsidR="00F71CC4" w:rsidRDefault="00F71CC4" w:rsidP="00F71CC4">
            <w:pPr>
              <w:contextualSpacing/>
              <w:jc w:val="center"/>
              <w:rPr>
                <w:rFonts w:ascii="Calibri" w:eastAsia="Calibri" w:hAnsi="Calibri" w:cs="Arial"/>
              </w:rPr>
            </w:pPr>
            <w:r>
              <w:rPr>
                <w:rFonts w:ascii="Calibri" w:eastAsia="Calibri" w:hAnsi="Calibri" w:cs="Arial"/>
              </w:rPr>
              <w:t>4=Rarely</w:t>
            </w:r>
          </w:p>
          <w:p w14:paraId="33C55330" w14:textId="2754020F" w:rsidR="00F71CC4" w:rsidRPr="00943A99" w:rsidRDefault="00F71CC4" w:rsidP="00F71CC4">
            <w:pPr>
              <w:contextualSpacing/>
              <w:jc w:val="center"/>
            </w:pPr>
            <w:r>
              <w:rPr>
                <w:rFonts w:ascii="Calibri" w:eastAsia="Calibri" w:hAnsi="Calibri" w:cs="Arial"/>
              </w:rPr>
              <w:t>5=Never</w:t>
            </w:r>
          </w:p>
        </w:tc>
        <w:tc>
          <w:tcPr>
            <w:tcW w:w="1440" w:type="dxa"/>
          </w:tcPr>
          <w:p w14:paraId="103C5E9A" w14:textId="77777777" w:rsidR="00F71CC4" w:rsidRDefault="00F71CC4" w:rsidP="00F71CC4">
            <w:pPr>
              <w:contextualSpacing/>
              <w:jc w:val="center"/>
              <w:rPr>
                <w:rFonts w:ascii="Calibri" w:eastAsia="Calibri" w:hAnsi="Calibri" w:cs="Times New Roman"/>
              </w:rPr>
            </w:pPr>
            <w:r w:rsidRPr="00631E8D">
              <w:rPr>
                <w:rFonts w:ascii="Calibri" w:eastAsia="Calibri" w:hAnsi="Calibri" w:cs="Times New Roman"/>
              </w:rPr>
              <w:t>Are there some kinds of trees that you used to see here 5 years ago that you no longer see?</w:t>
            </w:r>
          </w:p>
          <w:p w14:paraId="7705FEE0" w14:textId="77777777" w:rsidR="00F71CC4" w:rsidRDefault="00F71CC4" w:rsidP="00F71CC4">
            <w:pPr>
              <w:contextualSpacing/>
              <w:jc w:val="center"/>
              <w:rPr>
                <w:rFonts w:ascii="Calibri" w:eastAsia="Calibri" w:hAnsi="Calibri" w:cs="Times New Roman"/>
              </w:rPr>
            </w:pPr>
          </w:p>
          <w:p w14:paraId="3C0FDBC6" w14:textId="77777777" w:rsidR="00F71CC4" w:rsidRDefault="00F71CC4" w:rsidP="00F71CC4">
            <w:r>
              <w:t>1=No</w:t>
            </w:r>
          </w:p>
          <w:p w14:paraId="476F1345" w14:textId="77777777" w:rsidR="00F71CC4" w:rsidRDefault="00F71CC4" w:rsidP="00F71CC4">
            <w:r>
              <w:t>2=Yes</w:t>
            </w:r>
            <w:r w:rsidRPr="00F82CC8" w:rsidDel="00226116">
              <w:t xml:space="preserve"> </w:t>
            </w:r>
          </w:p>
          <w:p w14:paraId="0B431DD4" w14:textId="77777777" w:rsidR="00F71CC4" w:rsidRDefault="00F71CC4" w:rsidP="00F71CC4">
            <w:r>
              <w:t>888=Don’t know</w:t>
            </w:r>
          </w:p>
          <w:p w14:paraId="44855421" w14:textId="28DC06BD" w:rsidR="00F71CC4" w:rsidRPr="00943A99" w:rsidRDefault="00F71CC4" w:rsidP="00F71CC4">
            <w:pPr>
              <w:contextualSpacing/>
              <w:jc w:val="center"/>
            </w:pPr>
            <w:r>
              <w:t>999=Prefer not to respond</w:t>
            </w:r>
          </w:p>
        </w:tc>
        <w:tc>
          <w:tcPr>
            <w:tcW w:w="1080" w:type="dxa"/>
          </w:tcPr>
          <w:p w14:paraId="13DAEC47" w14:textId="0D5BA142" w:rsidR="00F71CC4" w:rsidRPr="00943A99" w:rsidRDefault="00F71CC4" w:rsidP="00F71CC4">
            <w:pPr>
              <w:contextualSpacing/>
              <w:jc w:val="center"/>
            </w:pPr>
            <w:r w:rsidRPr="00631E8D">
              <w:rPr>
                <w:rFonts w:ascii="Calibri" w:eastAsia="Calibri" w:hAnsi="Calibri" w:cs="Times New Roman"/>
              </w:rPr>
              <w:t>If yes, can you list these types of trees?</w:t>
            </w:r>
          </w:p>
        </w:tc>
        <w:tc>
          <w:tcPr>
            <w:tcW w:w="1800" w:type="dxa"/>
          </w:tcPr>
          <w:p w14:paraId="240D1AF7" w14:textId="77777777" w:rsidR="00F71CC4" w:rsidRDefault="00F71CC4" w:rsidP="00F71CC4">
            <w:pPr>
              <w:contextualSpacing/>
              <w:jc w:val="center"/>
              <w:rPr>
                <w:rFonts w:ascii="Calibri" w:eastAsia="Calibri" w:hAnsi="Calibri" w:cs="Times New Roman"/>
              </w:rPr>
            </w:pPr>
            <w:r w:rsidRPr="00631E8D">
              <w:rPr>
                <w:rFonts w:ascii="Calibri" w:eastAsia="Calibri" w:hAnsi="Calibri" w:cs="Times New Roman"/>
              </w:rPr>
              <w:t>Are there some types of trees that you see in this forest that you did not see 5 years ago?</w:t>
            </w:r>
          </w:p>
          <w:p w14:paraId="25D04A54" w14:textId="77777777" w:rsidR="00F71CC4" w:rsidRDefault="00F71CC4" w:rsidP="00F71CC4">
            <w:pPr>
              <w:contextualSpacing/>
              <w:jc w:val="center"/>
              <w:rPr>
                <w:rFonts w:ascii="Calibri" w:eastAsia="Calibri" w:hAnsi="Calibri" w:cs="Times New Roman"/>
              </w:rPr>
            </w:pPr>
          </w:p>
          <w:p w14:paraId="42C02EC4" w14:textId="77777777" w:rsidR="00F71CC4" w:rsidRDefault="00F71CC4" w:rsidP="00F71CC4">
            <w:pPr>
              <w:contextualSpacing/>
              <w:jc w:val="center"/>
              <w:rPr>
                <w:rFonts w:ascii="Calibri" w:eastAsia="Calibri" w:hAnsi="Calibri" w:cs="Times New Roman"/>
              </w:rPr>
            </w:pPr>
          </w:p>
          <w:p w14:paraId="61CEDC29" w14:textId="77777777" w:rsidR="00F71CC4" w:rsidRDefault="00F71CC4" w:rsidP="00F71CC4">
            <w:r>
              <w:t>1=No</w:t>
            </w:r>
          </w:p>
          <w:p w14:paraId="57E0EB42" w14:textId="77777777" w:rsidR="00F71CC4" w:rsidRDefault="00F71CC4" w:rsidP="00F71CC4">
            <w:r>
              <w:t>2=Yes</w:t>
            </w:r>
            <w:r w:rsidRPr="00F82CC8" w:rsidDel="00226116">
              <w:t xml:space="preserve"> </w:t>
            </w:r>
          </w:p>
          <w:p w14:paraId="6AAE1F10" w14:textId="77777777" w:rsidR="00F71CC4" w:rsidRDefault="00F71CC4" w:rsidP="00F71CC4">
            <w:r>
              <w:t>888=Don’t know</w:t>
            </w:r>
          </w:p>
          <w:p w14:paraId="6F90B641" w14:textId="34EA8BB8" w:rsidR="00F71CC4" w:rsidRPr="00943A99" w:rsidRDefault="00F71CC4" w:rsidP="00F71CC4">
            <w:pPr>
              <w:contextualSpacing/>
              <w:jc w:val="center"/>
            </w:pPr>
            <w:r>
              <w:t>999=Prefer not to respond</w:t>
            </w:r>
          </w:p>
        </w:tc>
        <w:tc>
          <w:tcPr>
            <w:tcW w:w="1440" w:type="dxa"/>
          </w:tcPr>
          <w:p w14:paraId="6F6FC158" w14:textId="77777777" w:rsidR="00F71CC4" w:rsidRDefault="00F71CC4" w:rsidP="00F71CC4">
            <w:pPr>
              <w:contextualSpacing/>
              <w:jc w:val="center"/>
              <w:rPr>
                <w:rFonts w:ascii="Calibri" w:eastAsia="Calibri" w:hAnsi="Calibri" w:cs="Times New Roman"/>
              </w:rPr>
            </w:pPr>
            <w:r w:rsidRPr="00631E8D">
              <w:rPr>
                <w:rFonts w:ascii="Calibri" w:eastAsia="Calibri" w:hAnsi="Calibri" w:cs="Times New Roman"/>
              </w:rPr>
              <w:t>Are there new types of trees that are growing?</w:t>
            </w:r>
          </w:p>
          <w:p w14:paraId="2D5951BE" w14:textId="77777777" w:rsidR="00F71CC4" w:rsidRDefault="00F71CC4" w:rsidP="00F71CC4">
            <w:pPr>
              <w:contextualSpacing/>
              <w:jc w:val="center"/>
              <w:rPr>
                <w:rFonts w:ascii="Calibri" w:eastAsia="Calibri" w:hAnsi="Calibri" w:cs="Times New Roman"/>
              </w:rPr>
            </w:pPr>
          </w:p>
          <w:p w14:paraId="56A1BAC4" w14:textId="77777777" w:rsidR="00F71CC4" w:rsidRDefault="00F71CC4" w:rsidP="00F71CC4">
            <w:pPr>
              <w:contextualSpacing/>
              <w:jc w:val="center"/>
              <w:rPr>
                <w:rFonts w:ascii="Calibri" w:eastAsia="Calibri" w:hAnsi="Calibri" w:cs="Times New Roman"/>
              </w:rPr>
            </w:pPr>
          </w:p>
          <w:p w14:paraId="1586DBC1" w14:textId="77777777" w:rsidR="00F71CC4" w:rsidRDefault="00F71CC4" w:rsidP="00F71CC4">
            <w:r>
              <w:t>1=No</w:t>
            </w:r>
          </w:p>
          <w:p w14:paraId="71A939D3" w14:textId="77777777" w:rsidR="00F71CC4" w:rsidRDefault="00F71CC4" w:rsidP="00F71CC4">
            <w:r>
              <w:t>2=Yes</w:t>
            </w:r>
            <w:r w:rsidRPr="00F82CC8" w:rsidDel="00226116">
              <w:t xml:space="preserve"> </w:t>
            </w:r>
          </w:p>
          <w:p w14:paraId="041C5522" w14:textId="77777777" w:rsidR="00F71CC4" w:rsidRDefault="00F71CC4" w:rsidP="00F71CC4">
            <w:r>
              <w:t>888=Don’t know</w:t>
            </w:r>
          </w:p>
          <w:p w14:paraId="00CFCC94" w14:textId="4DFAA808" w:rsidR="00F71CC4" w:rsidRPr="00943A99" w:rsidRDefault="00F71CC4" w:rsidP="00F71CC4">
            <w:pPr>
              <w:contextualSpacing/>
              <w:jc w:val="center"/>
            </w:pPr>
            <w:r>
              <w:t>999=Prefer not to respond</w:t>
            </w:r>
          </w:p>
        </w:tc>
        <w:tc>
          <w:tcPr>
            <w:tcW w:w="1080" w:type="dxa"/>
          </w:tcPr>
          <w:p w14:paraId="3EE7F2C0" w14:textId="5B10D887" w:rsidR="00F71CC4" w:rsidRPr="00943A99" w:rsidRDefault="00F71CC4" w:rsidP="00F71CC4">
            <w:pPr>
              <w:contextualSpacing/>
              <w:jc w:val="center"/>
            </w:pPr>
            <w:r w:rsidRPr="00631E8D">
              <w:rPr>
                <w:rFonts w:ascii="Calibri" w:eastAsia="Calibri" w:hAnsi="Calibri" w:cs="Times New Roman"/>
              </w:rPr>
              <w:t>If yes, can you list these types of trees?</w:t>
            </w:r>
          </w:p>
        </w:tc>
        <w:tc>
          <w:tcPr>
            <w:tcW w:w="1800" w:type="dxa"/>
          </w:tcPr>
          <w:p w14:paraId="6C2292E9" w14:textId="77777777" w:rsidR="00F71CC4" w:rsidRDefault="00F71CC4" w:rsidP="00F71CC4">
            <w:pPr>
              <w:contextualSpacing/>
              <w:jc w:val="center"/>
              <w:rPr>
                <w:rFonts w:ascii="Calibri" w:eastAsia="Calibri" w:hAnsi="Calibri" w:cs="Times New Roman"/>
              </w:rPr>
            </w:pPr>
            <w:r w:rsidRPr="00631E8D">
              <w:rPr>
                <w:rFonts w:ascii="Calibri" w:eastAsia="Calibri" w:hAnsi="Calibri" w:cs="Times New Roman"/>
              </w:rPr>
              <w:t>In your view, during the past 5 years, have the number of wildlife in this forest</w:t>
            </w:r>
            <w:r>
              <w:rPr>
                <w:rFonts w:ascii="Calibri" w:eastAsia="Calibri" w:hAnsi="Calibri" w:cs="Times New Roman"/>
              </w:rPr>
              <w:t>….?</w:t>
            </w:r>
          </w:p>
          <w:p w14:paraId="056AE69D" w14:textId="77777777" w:rsidR="00F71CC4" w:rsidRDefault="00F71CC4" w:rsidP="00F71CC4">
            <w:pPr>
              <w:contextualSpacing/>
              <w:jc w:val="center"/>
              <w:rPr>
                <w:rFonts w:ascii="Calibri" w:eastAsia="Calibri" w:hAnsi="Calibri" w:cs="Times New Roman"/>
              </w:rPr>
            </w:pPr>
          </w:p>
          <w:p w14:paraId="711DD326" w14:textId="77777777" w:rsidR="00F71CC4" w:rsidRDefault="00F71CC4" w:rsidP="00F71CC4">
            <w:pPr>
              <w:contextualSpacing/>
              <w:jc w:val="center"/>
              <w:rPr>
                <w:rFonts w:ascii="Calibri" w:eastAsia="Calibri" w:hAnsi="Calibri" w:cs="Arial"/>
              </w:rPr>
            </w:pPr>
            <w:r>
              <w:rPr>
                <w:rFonts w:ascii="Calibri" w:eastAsia="Calibri" w:hAnsi="Calibri" w:cs="Arial"/>
              </w:rPr>
              <w:t>1=Increased greatly</w:t>
            </w:r>
          </w:p>
          <w:p w14:paraId="203A48E6" w14:textId="77777777" w:rsidR="00F71CC4" w:rsidRDefault="00F71CC4" w:rsidP="00F71CC4">
            <w:pPr>
              <w:contextualSpacing/>
              <w:jc w:val="center"/>
              <w:rPr>
                <w:rFonts w:ascii="Calibri" w:eastAsia="Calibri" w:hAnsi="Calibri" w:cs="Arial"/>
              </w:rPr>
            </w:pPr>
            <w:r>
              <w:rPr>
                <w:rFonts w:ascii="Calibri" w:eastAsia="Calibri" w:hAnsi="Calibri" w:cs="Arial"/>
              </w:rPr>
              <w:t>2=Increased slightly</w:t>
            </w:r>
          </w:p>
          <w:p w14:paraId="770B6F33" w14:textId="77777777" w:rsidR="00F71CC4" w:rsidRDefault="00F71CC4" w:rsidP="00F71CC4">
            <w:pPr>
              <w:contextualSpacing/>
              <w:jc w:val="center"/>
              <w:rPr>
                <w:rFonts w:ascii="Calibri" w:eastAsia="Calibri" w:hAnsi="Calibri" w:cs="Arial"/>
              </w:rPr>
            </w:pPr>
            <w:r>
              <w:rPr>
                <w:rFonts w:ascii="Calibri" w:eastAsia="Calibri" w:hAnsi="Calibri" w:cs="Arial"/>
              </w:rPr>
              <w:t>3=Stayed the same</w:t>
            </w:r>
          </w:p>
          <w:p w14:paraId="0CB5FAF4" w14:textId="77777777" w:rsidR="00F71CC4" w:rsidRDefault="00F71CC4" w:rsidP="00F71CC4">
            <w:pPr>
              <w:contextualSpacing/>
              <w:jc w:val="center"/>
            </w:pPr>
            <w:r>
              <w:t>4=Decreased slightly</w:t>
            </w:r>
          </w:p>
          <w:p w14:paraId="5FA980F1" w14:textId="3C692D32" w:rsidR="00F71CC4" w:rsidRPr="00943A99" w:rsidRDefault="00F71CC4" w:rsidP="00F71CC4">
            <w:pPr>
              <w:contextualSpacing/>
              <w:jc w:val="center"/>
            </w:pPr>
            <w:r>
              <w:t>5=Decreased greatly</w:t>
            </w:r>
          </w:p>
        </w:tc>
        <w:tc>
          <w:tcPr>
            <w:tcW w:w="1440" w:type="dxa"/>
          </w:tcPr>
          <w:p w14:paraId="0DAD2368" w14:textId="77777777" w:rsidR="00F71CC4" w:rsidRDefault="00F71CC4" w:rsidP="00F71CC4">
            <w:pPr>
              <w:contextualSpacing/>
              <w:jc w:val="center"/>
              <w:rPr>
                <w:rFonts w:ascii="Calibri" w:eastAsia="Calibri" w:hAnsi="Calibri" w:cs="Times New Roman"/>
              </w:rPr>
            </w:pPr>
            <w:r w:rsidRPr="00631E8D">
              <w:rPr>
                <w:rFonts w:ascii="Calibri" w:eastAsia="Calibri" w:hAnsi="Calibri" w:cs="Times New Roman"/>
              </w:rPr>
              <w:t>Are there some types of animals that you used to see in this forest 5 years ago that you no longer see?</w:t>
            </w:r>
          </w:p>
          <w:p w14:paraId="4634110A" w14:textId="77777777" w:rsidR="00F71CC4" w:rsidRDefault="00F71CC4" w:rsidP="00F71CC4">
            <w:pPr>
              <w:contextualSpacing/>
              <w:jc w:val="center"/>
              <w:rPr>
                <w:rFonts w:ascii="Calibri" w:eastAsia="Calibri" w:hAnsi="Calibri" w:cs="Times New Roman"/>
              </w:rPr>
            </w:pPr>
          </w:p>
          <w:p w14:paraId="567E98AE" w14:textId="77777777" w:rsidR="00F71CC4" w:rsidRDefault="00F71CC4" w:rsidP="00F71CC4">
            <w:r>
              <w:t>1=No</w:t>
            </w:r>
          </w:p>
          <w:p w14:paraId="51B42234" w14:textId="77777777" w:rsidR="00F71CC4" w:rsidRDefault="00F71CC4" w:rsidP="00F71CC4">
            <w:r>
              <w:t>2=Yes</w:t>
            </w:r>
            <w:r w:rsidRPr="00F82CC8" w:rsidDel="00226116">
              <w:t xml:space="preserve"> </w:t>
            </w:r>
          </w:p>
          <w:p w14:paraId="0690FA50" w14:textId="77777777" w:rsidR="00F71CC4" w:rsidRDefault="00F71CC4" w:rsidP="00F71CC4">
            <w:r>
              <w:t>888=Don’t know</w:t>
            </w:r>
          </w:p>
          <w:p w14:paraId="451A5BBC" w14:textId="02DF853D" w:rsidR="00F71CC4" w:rsidRPr="00631E8D" w:rsidRDefault="00F71CC4" w:rsidP="00F71CC4">
            <w:pPr>
              <w:contextualSpacing/>
              <w:jc w:val="center"/>
              <w:rPr>
                <w:rFonts w:ascii="Calibri" w:eastAsia="Calibri" w:hAnsi="Calibri" w:cs="Times New Roman"/>
              </w:rPr>
            </w:pPr>
            <w:r>
              <w:t>999=Prefer not to respond</w:t>
            </w:r>
          </w:p>
        </w:tc>
        <w:tc>
          <w:tcPr>
            <w:tcW w:w="1080" w:type="dxa"/>
          </w:tcPr>
          <w:p w14:paraId="1F3E1F7A" w14:textId="54073526" w:rsidR="00F71CC4" w:rsidRPr="00631E8D" w:rsidRDefault="00F71CC4" w:rsidP="00F71CC4">
            <w:pPr>
              <w:contextualSpacing/>
              <w:jc w:val="center"/>
              <w:rPr>
                <w:rFonts w:ascii="Calibri" w:eastAsia="Calibri" w:hAnsi="Calibri" w:cs="Times New Roman"/>
              </w:rPr>
            </w:pPr>
            <w:r w:rsidRPr="00631E8D">
              <w:rPr>
                <w:rFonts w:ascii="Calibri" w:eastAsia="Calibri" w:hAnsi="Calibri" w:cs="Times New Roman"/>
              </w:rPr>
              <w:t xml:space="preserve">If yes, can you list these types of </w:t>
            </w:r>
            <w:r>
              <w:rPr>
                <w:rFonts w:ascii="Calibri" w:eastAsia="Calibri" w:hAnsi="Calibri" w:cs="Times New Roman"/>
              </w:rPr>
              <w:t>animals</w:t>
            </w:r>
            <w:r w:rsidRPr="00631E8D">
              <w:rPr>
                <w:rFonts w:ascii="Calibri" w:eastAsia="Calibri" w:hAnsi="Calibri" w:cs="Times New Roman"/>
              </w:rPr>
              <w:t>?</w:t>
            </w:r>
          </w:p>
        </w:tc>
      </w:tr>
      <w:tr w:rsidR="00F71CC4" w14:paraId="39BE12CD" w14:textId="2D4A5F8B" w:rsidTr="00CD018F">
        <w:trPr>
          <w:trHeight w:val="20"/>
          <w:jc w:val="center"/>
        </w:trPr>
        <w:tc>
          <w:tcPr>
            <w:tcW w:w="714" w:type="dxa"/>
          </w:tcPr>
          <w:p w14:paraId="61838852" w14:textId="77777777" w:rsidR="00F71CC4" w:rsidRDefault="00F71CC4" w:rsidP="00F71CC4">
            <w:pPr>
              <w:contextualSpacing/>
              <w:jc w:val="center"/>
              <w:rPr>
                <w:b/>
              </w:rPr>
            </w:pPr>
          </w:p>
        </w:tc>
        <w:tc>
          <w:tcPr>
            <w:tcW w:w="1081" w:type="dxa"/>
          </w:tcPr>
          <w:p w14:paraId="0E118B7B" w14:textId="77777777" w:rsidR="00F71CC4" w:rsidRPr="00943A99" w:rsidRDefault="00F71CC4" w:rsidP="00F71CC4">
            <w:pPr>
              <w:contextualSpacing/>
              <w:jc w:val="center"/>
            </w:pPr>
          </w:p>
        </w:tc>
        <w:tc>
          <w:tcPr>
            <w:tcW w:w="1800" w:type="dxa"/>
          </w:tcPr>
          <w:p w14:paraId="5220B16B" w14:textId="77777777" w:rsidR="00F71CC4" w:rsidRPr="00943A99" w:rsidRDefault="00F71CC4" w:rsidP="00F71CC4">
            <w:pPr>
              <w:contextualSpacing/>
              <w:jc w:val="center"/>
            </w:pPr>
          </w:p>
        </w:tc>
        <w:tc>
          <w:tcPr>
            <w:tcW w:w="1440" w:type="dxa"/>
          </w:tcPr>
          <w:p w14:paraId="4B433781" w14:textId="77777777" w:rsidR="00F71CC4" w:rsidRPr="00943A99" w:rsidRDefault="00F71CC4" w:rsidP="00F71CC4">
            <w:pPr>
              <w:contextualSpacing/>
              <w:jc w:val="center"/>
            </w:pPr>
          </w:p>
        </w:tc>
        <w:tc>
          <w:tcPr>
            <w:tcW w:w="1080" w:type="dxa"/>
          </w:tcPr>
          <w:p w14:paraId="6CB51D56" w14:textId="77777777" w:rsidR="00F71CC4" w:rsidRPr="00943A99" w:rsidRDefault="00F71CC4" w:rsidP="00F71CC4">
            <w:pPr>
              <w:contextualSpacing/>
              <w:jc w:val="center"/>
            </w:pPr>
          </w:p>
        </w:tc>
        <w:tc>
          <w:tcPr>
            <w:tcW w:w="1800" w:type="dxa"/>
          </w:tcPr>
          <w:p w14:paraId="7B336566" w14:textId="77777777" w:rsidR="00F71CC4" w:rsidRPr="00943A99" w:rsidRDefault="00F71CC4" w:rsidP="00F71CC4">
            <w:pPr>
              <w:contextualSpacing/>
              <w:jc w:val="center"/>
            </w:pPr>
          </w:p>
        </w:tc>
        <w:tc>
          <w:tcPr>
            <w:tcW w:w="1440" w:type="dxa"/>
          </w:tcPr>
          <w:p w14:paraId="7DC5EF50" w14:textId="77777777" w:rsidR="00F71CC4" w:rsidRPr="00943A99" w:rsidRDefault="00F71CC4" w:rsidP="00F71CC4">
            <w:pPr>
              <w:contextualSpacing/>
              <w:jc w:val="center"/>
            </w:pPr>
          </w:p>
        </w:tc>
        <w:tc>
          <w:tcPr>
            <w:tcW w:w="1080" w:type="dxa"/>
          </w:tcPr>
          <w:p w14:paraId="2D7ADA9B" w14:textId="77777777" w:rsidR="00F71CC4" w:rsidRPr="00943A99" w:rsidRDefault="00F71CC4" w:rsidP="00F71CC4">
            <w:pPr>
              <w:contextualSpacing/>
              <w:jc w:val="center"/>
            </w:pPr>
          </w:p>
        </w:tc>
        <w:tc>
          <w:tcPr>
            <w:tcW w:w="1800" w:type="dxa"/>
          </w:tcPr>
          <w:p w14:paraId="5D21409A" w14:textId="77777777" w:rsidR="00F71CC4" w:rsidRPr="00943A99" w:rsidRDefault="00F71CC4" w:rsidP="00F71CC4">
            <w:pPr>
              <w:contextualSpacing/>
              <w:jc w:val="center"/>
            </w:pPr>
          </w:p>
        </w:tc>
        <w:tc>
          <w:tcPr>
            <w:tcW w:w="1440" w:type="dxa"/>
          </w:tcPr>
          <w:p w14:paraId="19401145" w14:textId="77777777" w:rsidR="00F71CC4" w:rsidRPr="00943A99" w:rsidRDefault="00F71CC4" w:rsidP="00F71CC4">
            <w:pPr>
              <w:contextualSpacing/>
              <w:jc w:val="center"/>
            </w:pPr>
          </w:p>
        </w:tc>
        <w:tc>
          <w:tcPr>
            <w:tcW w:w="1080" w:type="dxa"/>
          </w:tcPr>
          <w:p w14:paraId="49E33944" w14:textId="77777777" w:rsidR="00F71CC4" w:rsidRPr="00943A99" w:rsidRDefault="00F71CC4" w:rsidP="00F71CC4">
            <w:pPr>
              <w:contextualSpacing/>
              <w:jc w:val="center"/>
            </w:pPr>
          </w:p>
        </w:tc>
      </w:tr>
      <w:tr w:rsidR="00F71CC4" w14:paraId="497255B4" w14:textId="2D18BE32" w:rsidTr="00CD018F">
        <w:trPr>
          <w:trHeight w:val="20"/>
          <w:jc w:val="center"/>
        </w:trPr>
        <w:tc>
          <w:tcPr>
            <w:tcW w:w="714" w:type="dxa"/>
          </w:tcPr>
          <w:p w14:paraId="4BE41B56" w14:textId="77777777" w:rsidR="00F71CC4" w:rsidRDefault="00F71CC4" w:rsidP="00F71CC4">
            <w:pPr>
              <w:contextualSpacing/>
              <w:jc w:val="center"/>
              <w:rPr>
                <w:b/>
              </w:rPr>
            </w:pPr>
            <w:r>
              <w:rPr>
                <w:b/>
              </w:rPr>
              <w:t>1</w:t>
            </w:r>
          </w:p>
        </w:tc>
        <w:tc>
          <w:tcPr>
            <w:tcW w:w="1081" w:type="dxa"/>
          </w:tcPr>
          <w:p w14:paraId="08F99C6B" w14:textId="77777777" w:rsidR="00F71CC4" w:rsidRPr="00943A99" w:rsidRDefault="00F71CC4" w:rsidP="00F71CC4">
            <w:pPr>
              <w:contextualSpacing/>
              <w:jc w:val="center"/>
            </w:pPr>
          </w:p>
        </w:tc>
        <w:tc>
          <w:tcPr>
            <w:tcW w:w="1800" w:type="dxa"/>
          </w:tcPr>
          <w:p w14:paraId="6AF2771B" w14:textId="77777777" w:rsidR="00F71CC4" w:rsidRPr="00943A99" w:rsidRDefault="00F71CC4" w:rsidP="00F71CC4">
            <w:pPr>
              <w:contextualSpacing/>
              <w:jc w:val="center"/>
            </w:pPr>
          </w:p>
        </w:tc>
        <w:tc>
          <w:tcPr>
            <w:tcW w:w="1440" w:type="dxa"/>
          </w:tcPr>
          <w:p w14:paraId="72D03686" w14:textId="77777777" w:rsidR="00F71CC4" w:rsidRPr="00943A99" w:rsidRDefault="00F71CC4" w:rsidP="00F71CC4">
            <w:pPr>
              <w:contextualSpacing/>
              <w:jc w:val="center"/>
            </w:pPr>
          </w:p>
        </w:tc>
        <w:tc>
          <w:tcPr>
            <w:tcW w:w="1080" w:type="dxa"/>
          </w:tcPr>
          <w:p w14:paraId="38C8AC4A" w14:textId="77777777" w:rsidR="00F71CC4" w:rsidRPr="00943A99" w:rsidRDefault="00F71CC4" w:rsidP="00F71CC4">
            <w:pPr>
              <w:contextualSpacing/>
              <w:jc w:val="center"/>
            </w:pPr>
          </w:p>
        </w:tc>
        <w:tc>
          <w:tcPr>
            <w:tcW w:w="1800" w:type="dxa"/>
          </w:tcPr>
          <w:p w14:paraId="0586653C" w14:textId="77777777" w:rsidR="00F71CC4" w:rsidRPr="00943A99" w:rsidRDefault="00F71CC4" w:rsidP="00F71CC4">
            <w:pPr>
              <w:contextualSpacing/>
              <w:jc w:val="center"/>
            </w:pPr>
          </w:p>
        </w:tc>
        <w:tc>
          <w:tcPr>
            <w:tcW w:w="1440" w:type="dxa"/>
          </w:tcPr>
          <w:p w14:paraId="0FE653D1" w14:textId="77777777" w:rsidR="00F71CC4" w:rsidRPr="00943A99" w:rsidRDefault="00F71CC4" w:rsidP="00F71CC4">
            <w:pPr>
              <w:contextualSpacing/>
              <w:jc w:val="center"/>
            </w:pPr>
          </w:p>
        </w:tc>
        <w:tc>
          <w:tcPr>
            <w:tcW w:w="1080" w:type="dxa"/>
          </w:tcPr>
          <w:p w14:paraId="122A2211" w14:textId="77777777" w:rsidR="00F71CC4" w:rsidRPr="00943A99" w:rsidRDefault="00F71CC4" w:rsidP="00F71CC4">
            <w:pPr>
              <w:contextualSpacing/>
              <w:jc w:val="center"/>
            </w:pPr>
          </w:p>
        </w:tc>
        <w:tc>
          <w:tcPr>
            <w:tcW w:w="1800" w:type="dxa"/>
          </w:tcPr>
          <w:p w14:paraId="75698EEF" w14:textId="77777777" w:rsidR="00F71CC4" w:rsidRPr="00943A99" w:rsidRDefault="00F71CC4" w:rsidP="00F71CC4">
            <w:pPr>
              <w:contextualSpacing/>
              <w:jc w:val="center"/>
            </w:pPr>
          </w:p>
        </w:tc>
        <w:tc>
          <w:tcPr>
            <w:tcW w:w="1440" w:type="dxa"/>
          </w:tcPr>
          <w:p w14:paraId="29454B7F" w14:textId="77777777" w:rsidR="00F71CC4" w:rsidRPr="00943A99" w:rsidRDefault="00F71CC4" w:rsidP="00F71CC4">
            <w:pPr>
              <w:contextualSpacing/>
              <w:jc w:val="center"/>
            </w:pPr>
          </w:p>
        </w:tc>
        <w:tc>
          <w:tcPr>
            <w:tcW w:w="1080" w:type="dxa"/>
          </w:tcPr>
          <w:p w14:paraId="626E1DFA" w14:textId="77777777" w:rsidR="00F71CC4" w:rsidRPr="00943A99" w:rsidRDefault="00F71CC4" w:rsidP="00F71CC4">
            <w:pPr>
              <w:contextualSpacing/>
              <w:jc w:val="center"/>
            </w:pPr>
          </w:p>
        </w:tc>
      </w:tr>
      <w:tr w:rsidR="00F71CC4" w14:paraId="6DC571B5" w14:textId="3580EDAB" w:rsidTr="00CD018F">
        <w:trPr>
          <w:trHeight w:val="20"/>
          <w:jc w:val="center"/>
        </w:trPr>
        <w:tc>
          <w:tcPr>
            <w:tcW w:w="714" w:type="dxa"/>
          </w:tcPr>
          <w:p w14:paraId="424EC6D0" w14:textId="77777777" w:rsidR="00F71CC4" w:rsidRDefault="00F71CC4" w:rsidP="00F71CC4">
            <w:pPr>
              <w:contextualSpacing/>
              <w:jc w:val="center"/>
              <w:rPr>
                <w:b/>
              </w:rPr>
            </w:pPr>
            <w:r>
              <w:rPr>
                <w:b/>
              </w:rPr>
              <w:t>2</w:t>
            </w:r>
          </w:p>
        </w:tc>
        <w:tc>
          <w:tcPr>
            <w:tcW w:w="1081" w:type="dxa"/>
          </w:tcPr>
          <w:p w14:paraId="632DED08" w14:textId="77777777" w:rsidR="00F71CC4" w:rsidRPr="00943A99" w:rsidRDefault="00F71CC4" w:rsidP="00F71CC4">
            <w:pPr>
              <w:contextualSpacing/>
              <w:jc w:val="center"/>
            </w:pPr>
          </w:p>
        </w:tc>
        <w:tc>
          <w:tcPr>
            <w:tcW w:w="1800" w:type="dxa"/>
          </w:tcPr>
          <w:p w14:paraId="73EB3314" w14:textId="77777777" w:rsidR="00F71CC4" w:rsidRPr="00943A99" w:rsidRDefault="00F71CC4" w:rsidP="00F71CC4">
            <w:pPr>
              <w:contextualSpacing/>
              <w:jc w:val="center"/>
            </w:pPr>
          </w:p>
        </w:tc>
        <w:tc>
          <w:tcPr>
            <w:tcW w:w="1440" w:type="dxa"/>
          </w:tcPr>
          <w:p w14:paraId="21138B0A" w14:textId="77777777" w:rsidR="00F71CC4" w:rsidRPr="00943A99" w:rsidRDefault="00F71CC4" w:rsidP="00F71CC4">
            <w:pPr>
              <w:contextualSpacing/>
              <w:jc w:val="center"/>
            </w:pPr>
          </w:p>
        </w:tc>
        <w:tc>
          <w:tcPr>
            <w:tcW w:w="1080" w:type="dxa"/>
          </w:tcPr>
          <w:p w14:paraId="05C9D361" w14:textId="77777777" w:rsidR="00F71CC4" w:rsidRPr="00943A99" w:rsidRDefault="00F71CC4" w:rsidP="00F71CC4">
            <w:pPr>
              <w:contextualSpacing/>
              <w:jc w:val="center"/>
            </w:pPr>
          </w:p>
        </w:tc>
        <w:tc>
          <w:tcPr>
            <w:tcW w:w="1800" w:type="dxa"/>
          </w:tcPr>
          <w:p w14:paraId="2ABEF46D" w14:textId="77777777" w:rsidR="00F71CC4" w:rsidRPr="00943A99" w:rsidRDefault="00F71CC4" w:rsidP="00F71CC4">
            <w:pPr>
              <w:contextualSpacing/>
              <w:jc w:val="center"/>
            </w:pPr>
          </w:p>
        </w:tc>
        <w:tc>
          <w:tcPr>
            <w:tcW w:w="1440" w:type="dxa"/>
          </w:tcPr>
          <w:p w14:paraId="7AB3B84F" w14:textId="77777777" w:rsidR="00F71CC4" w:rsidRPr="00943A99" w:rsidRDefault="00F71CC4" w:rsidP="00F71CC4">
            <w:pPr>
              <w:contextualSpacing/>
              <w:jc w:val="center"/>
            </w:pPr>
          </w:p>
        </w:tc>
        <w:tc>
          <w:tcPr>
            <w:tcW w:w="1080" w:type="dxa"/>
          </w:tcPr>
          <w:p w14:paraId="5BB2B02D" w14:textId="77777777" w:rsidR="00F71CC4" w:rsidRPr="00943A99" w:rsidRDefault="00F71CC4" w:rsidP="00F71CC4">
            <w:pPr>
              <w:contextualSpacing/>
              <w:jc w:val="center"/>
            </w:pPr>
          </w:p>
        </w:tc>
        <w:tc>
          <w:tcPr>
            <w:tcW w:w="1800" w:type="dxa"/>
          </w:tcPr>
          <w:p w14:paraId="711D8363" w14:textId="77777777" w:rsidR="00F71CC4" w:rsidRPr="00943A99" w:rsidRDefault="00F71CC4" w:rsidP="00F71CC4">
            <w:pPr>
              <w:contextualSpacing/>
              <w:jc w:val="center"/>
            </w:pPr>
          </w:p>
        </w:tc>
        <w:tc>
          <w:tcPr>
            <w:tcW w:w="1440" w:type="dxa"/>
          </w:tcPr>
          <w:p w14:paraId="2E2A778A" w14:textId="77777777" w:rsidR="00F71CC4" w:rsidRPr="00943A99" w:rsidRDefault="00F71CC4" w:rsidP="00F71CC4">
            <w:pPr>
              <w:contextualSpacing/>
              <w:jc w:val="center"/>
            </w:pPr>
          </w:p>
        </w:tc>
        <w:tc>
          <w:tcPr>
            <w:tcW w:w="1080" w:type="dxa"/>
          </w:tcPr>
          <w:p w14:paraId="2E38A860" w14:textId="77777777" w:rsidR="00F71CC4" w:rsidRPr="00943A99" w:rsidRDefault="00F71CC4" w:rsidP="00F71CC4">
            <w:pPr>
              <w:contextualSpacing/>
              <w:jc w:val="center"/>
            </w:pPr>
          </w:p>
        </w:tc>
      </w:tr>
      <w:tr w:rsidR="00F71CC4" w14:paraId="749728A7" w14:textId="4EA02A0A" w:rsidTr="00CD018F">
        <w:trPr>
          <w:trHeight w:val="20"/>
          <w:jc w:val="center"/>
        </w:trPr>
        <w:tc>
          <w:tcPr>
            <w:tcW w:w="714" w:type="dxa"/>
          </w:tcPr>
          <w:p w14:paraId="4AA8174D" w14:textId="77777777" w:rsidR="00F71CC4" w:rsidRDefault="00F71CC4" w:rsidP="00F71CC4">
            <w:pPr>
              <w:contextualSpacing/>
              <w:jc w:val="center"/>
              <w:rPr>
                <w:b/>
              </w:rPr>
            </w:pPr>
            <w:r>
              <w:rPr>
                <w:b/>
              </w:rPr>
              <w:t>3</w:t>
            </w:r>
          </w:p>
        </w:tc>
        <w:tc>
          <w:tcPr>
            <w:tcW w:w="1081" w:type="dxa"/>
          </w:tcPr>
          <w:p w14:paraId="2D92CA34" w14:textId="77777777" w:rsidR="00F71CC4" w:rsidRPr="00943A99" w:rsidRDefault="00F71CC4" w:rsidP="00F71CC4">
            <w:pPr>
              <w:contextualSpacing/>
              <w:jc w:val="center"/>
            </w:pPr>
          </w:p>
        </w:tc>
        <w:tc>
          <w:tcPr>
            <w:tcW w:w="1800" w:type="dxa"/>
          </w:tcPr>
          <w:p w14:paraId="7363EF93" w14:textId="77777777" w:rsidR="00F71CC4" w:rsidRPr="00943A99" w:rsidRDefault="00F71CC4" w:rsidP="00F71CC4">
            <w:pPr>
              <w:contextualSpacing/>
              <w:jc w:val="center"/>
            </w:pPr>
          </w:p>
        </w:tc>
        <w:tc>
          <w:tcPr>
            <w:tcW w:w="1440" w:type="dxa"/>
          </w:tcPr>
          <w:p w14:paraId="5BEACD91" w14:textId="77777777" w:rsidR="00F71CC4" w:rsidRPr="00943A99" w:rsidRDefault="00F71CC4" w:rsidP="00F71CC4">
            <w:pPr>
              <w:contextualSpacing/>
              <w:jc w:val="center"/>
            </w:pPr>
          </w:p>
        </w:tc>
        <w:tc>
          <w:tcPr>
            <w:tcW w:w="1080" w:type="dxa"/>
          </w:tcPr>
          <w:p w14:paraId="59DD148F" w14:textId="77777777" w:rsidR="00F71CC4" w:rsidRPr="00943A99" w:rsidRDefault="00F71CC4" w:rsidP="00F71CC4">
            <w:pPr>
              <w:contextualSpacing/>
              <w:jc w:val="center"/>
            </w:pPr>
          </w:p>
        </w:tc>
        <w:tc>
          <w:tcPr>
            <w:tcW w:w="1800" w:type="dxa"/>
          </w:tcPr>
          <w:p w14:paraId="116A8679" w14:textId="77777777" w:rsidR="00F71CC4" w:rsidRPr="00943A99" w:rsidRDefault="00F71CC4" w:rsidP="00F71CC4">
            <w:pPr>
              <w:contextualSpacing/>
              <w:jc w:val="center"/>
            </w:pPr>
          </w:p>
        </w:tc>
        <w:tc>
          <w:tcPr>
            <w:tcW w:w="1440" w:type="dxa"/>
          </w:tcPr>
          <w:p w14:paraId="3EB57F3D" w14:textId="77777777" w:rsidR="00F71CC4" w:rsidRPr="00943A99" w:rsidRDefault="00F71CC4" w:rsidP="00F71CC4">
            <w:pPr>
              <w:contextualSpacing/>
              <w:jc w:val="center"/>
            </w:pPr>
          </w:p>
        </w:tc>
        <w:tc>
          <w:tcPr>
            <w:tcW w:w="1080" w:type="dxa"/>
          </w:tcPr>
          <w:p w14:paraId="53DF123D" w14:textId="77777777" w:rsidR="00F71CC4" w:rsidRPr="00943A99" w:rsidRDefault="00F71CC4" w:rsidP="00F71CC4">
            <w:pPr>
              <w:contextualSpacing/>
              <w:jc w:val="center"/>
            </w:pPr>
          </w:p>
        </w:tc>
        <w:tc>
          <w:tcPr>
            <w:tcW w:w="1800" w:type="dxa"/>
          </w:tcPr>
          <w:p w14:paraId="2FCB8826" w14:textId="77777777" w:rsidR="00F71CC4" w:rsidRPr="00943A99" w:rsidRDefault="00F71CC4" w:rsidP="00F71CC4">
            <w:pPr>
              <w:contextualSpacing/>
              <w:jc w:val="center"/>
            </w:pPr>
          </w:p>
        </w:tc>
        <w:tc>
          <w:tcPr>
            <w:tcW w:w="1440" w:type="dxa"/>
          </w:tcPr>
          <w:p w14:paraId="7179A031" w14:textId="77777777" w:rsidR="00F71CC4" w:rsidRPr="00943A99" w:rsidRDefault="00F71CC4" w:rsidP="00F71CC4">
            <w:pPr>
              <w:contextualSpacing/>
              <w:jc w:val="center"/>
            </w:pPr>
          </w:p>
        </w:tc>
        <w:tc>
          <w:tcPr>
            <w:tcW w:w="1080" w:type="dxa"/>
          </w:tcPr>
          <w:p w14:paraId="62035A7B" w14:textId="77777777" w:rsidR="00F71CC4" w:rsidRPr="00943A99" w:rsidRDefault="00F71CC4" w:rsidP="00F71CC4">
            <w:pPr>
              <w:contextualSpacing/>
              <w:jc w:val="center"/>
            </w:pPr>
          </w:p>
        </w:tc>
      </w:tr>
      <w:tr w:rsidR="00F71CC4" w14:paraId="181CC05D" w14:textId="35B30311" w:rsidTr="00CD018F">
        <w:trPr>
          <w:trHeight w:val="20"/>
          <w:jc w:val="center"/>
        </w:trPr>
        <w:tc>
          <w:tcPr>
            <w:tcW w:w="714" w:type="dxa"/>
          </w:tcPr>
          <w:p w14:paraId="65FF8401" w14:textId="77777777" w:rsidR="00F71CC4" w:rsidRDefault="00F71CC4" w:rsidP="00F71CC4">
            <w:pPr>
              <w:contextualSpacing/>
              <w:jc w:val="center"/>
              <w:rPr>
                <w:b/>
              </w:rPr>
            </w:pPr>
            <w:r>
              <w:rPr>
                <w:b/>
              </w:rPr>
              <w:t>4</w:t>
            </w:r>
          </w:p>
        </w:tc>
        <w:tc>
          <w:tcPr>
            <w:tcW w:w="1081" w:type="dxa"/>
          </w:tcPr>
          <w:p w14:paraId="16780597" w14:textId="77777777" w:rsidR="00F71CC4" w:rsidRPr="00943A99" w:rsidRDefault="00F71CC4" w:rsidP="00F71CC4">
            <w:pPr>
              <w:contextualSpacing/>
              <w:jc w:val="center"/>
            </w:pPr>
          </w:p>
        </w:tc>
        <w:tc>
          <w:tcPr>
            <w:tcW w:w="1800" w:type="dxa"/>
          </w:tcPr>
          <w:p w14:paraId="157B2290" w14:textId="77777777" w:rsidR="00F71CC4" w:rsidRPr="00943A99" w:rsidRDefault="00F71CC4" w:rsidP="00F71CC4">
            <w:pPr>
              <w:contextualSpacing/>
              <w:jc w:val="center"/>
            </w:pPr>
          </w:p>
        </w:tc>
        <w:tc>
          <w:tcPr>
            <w:tcW w:w="1440" w:type="dxa"/>
          </w:tcPr>
          <w:p w14:paraId="2FE9A456" w14:textId="77777777" w:rsidR="00F71CC4" w:rsidRPr="00943A99" w:rsidRDefault="00F71CC4" w:rsidP="00F71CC4">
            <w:pPr>
              <w:contextualSpacing/>
              <w:jc w:val="center"/>
            </w:pPr>
          </w:p>
        </w:tc>
        <w:tc>
          <w:tcPr>
            <w:tcW w:w="1080" w:type="dxa"/>
          </w:tcPr>
          <w:p w14:paraId="31524FA9" w14:textId="77777777" w:rsidR="00F71CC4" w:rsidRPr="00943A99" w:rsidRDefault="00F71CC4" w:rsidP="00F71CC4">
            <w:pPr>
              <w:contextualSpacing/>
              <w:jc w:val="center"/>
            </w:pPr>
          </w:p>
        </w:tc>
        <w:tc>
          <w:tcPr>
            <w:tcW w:w="1800" w:type="dxa"/>
          </w:tcPr>
          <w:p w14:paraId="3DC6C6C2" w14:textId="77777777" w:rsidR="00F71CC4" w:rsidRPr="00943A99" w:rsidRDefault="00F71CC4" w:rsidP="00F71CC4">
            <w:pPr>
              <w:contextualSpacing/>
              <w:jc w:val="center"/>
            </w:pPr>
          </w:p>
        </w:tc>
        <w:tc>
          <w:tcPr>
            <w:tcW w:w="1440" w:type="dxa"/>
          </w:tcPr>
          <w:p w14:paraId="0DC3DB71" w14:textId="77777777" w:rsidR="00F71CC4" w:rsidRPr="00943A99" w:rsidRDefault="00F71CC4" w:rsidP="00F71CC4">
            <w:pPr>
              <w:contextualSpacing/>
              <w:jc w:val="center"/>
            </w:pPr>
          </w:p>
        </w:tc>
        <w:tc>
          <w:tcPr>
            <w:tcW w:w="1080" w:type="dxa"/>
          </w:tcPr>
          <w:p w14:paraId="2DC64529" w14:textId="77777777" w:rsidR="00F71CC4" w:rsidRPr="00943A99" w:rsidRDefault="00F71CC4" w:rsidP="00F71CC4">
            <w:pPr>
              <w:contextualSpacing/>
              <w:jc w:val="center"/>
            </w:pPr>
          </w:p>
        </w:tc>
        <w:tc>
          <w:tcPr>
            <w:tcW w:w="1800" w:type="dxa"/>
          </w:tcPr>
          <w:p w14:paraId="2A57F7D5" w14:textId="77777777" w:rsidR="00F71CC4" w:rsidRPr="00943A99" w:rsidRDefault="00F71CC4" w:rsidP="00F71CC4">
            <w:pPr>
              <w:contextualSpacing/>
              <w:jc w:val="center"/>
            </w:pPr>
          </w:p>
        </w:tc>
        <w:tc>
          <w:tcPr>
            <w:tcW w:w="1440" w:type="dxa"/>
          </w:tcPr>
          <w:p w14:paraId="2F89699C" w14:textId="77777777" w:rsidR="00F71CC4" w:rsidRPr="00943A99" w:rsidRDefault="00F71CC4" w:rsidP="00F71CC4">
            <w:pPr>
              <w:contextualSpacing/>
              <w:jc w:val="center"/>
            </w:pPr>
          </w:p>
        </w:tc>
        <w:tc>
          <w:tcPr>
            <w:tcW w:w="1080" w:type="dxa"/>
          </w:tcPr>
          <w:p w14:paraId="45A5559F" w14:textId="77777777" w:rsidR="00F71CC4" w:rsidRPr="00943A99" w:rsidRDefault="00F71CC4" w:rsidP="00F71CC4">
            <w:pPr>
              <w:contextualSpacing/>
              <w:jc w:val="center"/>
            </w:pPr>
          </w:p>
        </w:tc>
      </w:tr>
      <w:tr w:rsidR="00F71CC4" w14:paraId="51AED0BB" w14:textId="72D28754" w:rsidTr="00CD018F">
        <w:trPr>
          <w:trHeight w:val="20"/>
          <w:jc w:val="center"/>
        </w:trPr>
        <w:tc>
          <w:tcPr>
            <w:tcW w:w="714" w:type="dxa"/>
          </w:tcPr>
          <w:p w14:paraId="220C7997" w14:textId="77777777" w:rsidR="00F71CC4" w:rsidRDefault="00F71CC4" w:rsidP="00F71CC4">
            <w:pPr>
              <w:contextualSpacing/>
              <w:jc w:val="center"/>
              <w:rPr>
                <w:b/>
              </w:rPr>
            </w:pPr>
            <w:r>
              <w:rPr>
                <w:b/>
              </w:rPr>
              <w:t>5</w:t>
            </w:r>
          </w:p>
        </w:tc>
        <w:tc>
          <w:tcPr>
            <w:tcW w:w="1081" w:type="dxa"/>
          </w:tcPr>
          <w:p w14:paraId="53A16C79" w14:textId="77777777" w:rsidR="00F71CC4" w:rsidRPr="00943A99" w:rsidRDefault="00F71CC4" w:rsidP="00F71CC4">
            <w:pPr>
              <w:contextualSpacing/>
              <w:jc w:val="center"/>
            </w:pPr>
          </w:p>
        </w:tc>
        <w:tc>
          <w:tcPr>
            <w:tcW w:w="1800" w:type="dxa"/>
          </w:tcPr>
          <w:p w14:paraId="72CB36E5" w14:textId="77777777" w:rsidR="00F71CC4" w:rsidRPr="00943A99" w:rsidRDefault="00F71CC4" w:rsidP="00F71CC4">
            <w:pPr>
              <w:contextualSpacing/>
              <w:jc w:val="center"/>
            </w:pPr>
          </w:p>
        </w:tc>
        <w:tc>
          <w:tcPr>
            <w:tcW w:w="1440" w:type="dxa"/>
          </w:tcPr>
          <w:p w14:paraId="7905E054" w14:textId="77777777" w:rsidR="00F71CC4" w:rsidRPr="00943A99" w:rsidRDefault="00F71CC4" w:rsidP="00F71CC4">
            <w:pPr>
              <w:contextualSpacing/>
              <w:jc w:val="center"/>
            </w:pPr>
          </w:p>
        </w:tc>
        <w:tc>
          <w:tcPr>
            <w:tcW w:w="1080" w:type="dxa"/>
          </w:tcPr>
          <w:p w14:paraId="717C0181" w14:textId="77777777" w:rsidR="00F71CC4" w:rsidRPr="00943A99" w:rsidRDefault="00F71CC4" w:rsidP="00F71CC4">
            <w:pPr>
              <w:contextualSpacing/>
              <w:jc w:val="center"/>
            </w:pPr>
          </w:p>
        </w:tc>
        <w:tc>
          <w:tcPr>
            <w:tcW w:w="1800" w:type="dxa"/>
          </w:tcPr>
          <w:p w14:paraId="3D52AFF8" w14:textId="77777777" w:rsidR="00F71CC4" w:rsidRPr="00943A99" w:rsidRDefault="00F71CC4" w:rsidP="00F71CC4">
            <w:pPr>
              <w:contextualSpacing/>
              <w:jc w:val="center"/>
            </w:pPr>
          </w:p>
        </w:tc>
        <w:tc>
          <w:tcPr>
            <w:tcW w:w="1440" w:type="dxa"/>
          </w:tcPr>
          <w:p w14:paraId="28358B8C" w14:textId="77777777" w:rsidR="00F71CC4" w:rsidRPr="00943A99" w:rsidRDefault="00F71CC4" w:rsidP="00F71CC4">
            <w:pPr>
              <w:contextualSpacing/>
              <w:jc w:val="center"/>
            </w:pPr>
          </w:p>
        </w:tc>
        <w:tc>
          <w:tcPr>
            <w:tcW w:w="1080" w:type="dxa"/>
          </w:tcPr>
          <w:p w14:paraId="29373428" w14:textId="77777777" w:rsidR="00F71CC4" w:rsidRPr="00943A99" w:rsidRDefault="00F71CC4" w:rsidP="00F71CC4">
            <w:pPr>
              <w:contextualSpacing/>
              <w:jc w:val="center"/>
            </w:pPr>
          </w:p>
        </w:tc>
        <w:tc>
          <w:tcPr>
            <w:tcW w:w="1800" w:type="dxa"/>
          </w:tcPr>
          <w:p w14:paraId="45D8A225" w14:textId="77777777" w:rsidR="00F71CC4" w:rsidRPr="00943A99" w:rsidRDefault="00F71CC4" w:rsidP="00F71CC4">
            <w:pPr>
              <w:contextualSpacing/>
              <w:jc w:val="center"/>
            </w:pPr>
          </w:p>
        </w:tc>
        <w:tc>
          <w:tcPr>
            <w:tcW w:w="1440" w:type="dxa"/>
          </w:tcPr>
          <w:p w14:paraId="119EA82A" w14:textId="77777777" w:rsidR="00F71CC4" w:rsidRPr="00943A99" w:rsidRDefault="00F71CC4" w:rsidP="00F71CC4">
            <w:pPr>
              <w:contextualSpacing/>
              <w:jc w:val="center"/>
            </w:pPr>
          </w:p>
        </w:tc>
        <w:tc>
          <w:tcPr>
            <w:tcW w:w="1080" w:type="dxa"/>
          </w:tcPr>
          <w:p w14:paraId="0EA61679" w14:textId="77777777" w:rsidR="00F71CC4" w:rsidRPr="00943A99" w:rsidRDefault="00F71CC4" w:rsidP="00F71CC4">
            <w:pPr>
              <w:contextualSpacing/>
              <w:jc w:val="center"/>
            </w:pPr>
          </w:p>
        </w:tc>
      </w:tr>
    </w:tbl>
    <w:p w14:paraId="1B5B2079" w14:textId="77777777" w:rsidR="006A5FEF" w:rsidRDefault="006A5FEF" w:rsidP="001512DD">
      <w:pPr>
        <w:spacing w:after="0" w:line="240" w:lineRule="auto"/>
        <w:contextualSpacing/>
      </w:pPr>
    </w:p>
    <w:p w14:paraId="55B7AC6B" w14:textId="0244F933" w:rsidR="00F71CC4" w:rsidRDefault="00F71CC4">
      <w:r>
        <w:br w:type="page"/>
      </w:r>
    </w:p>
    <w:tbl>
      <w:tblPr>
        <w:tblStyle w:val="TableGrid"/>
        <w:tblW w:w="14036" w:type="dxa"/>
        <w:jc w:val="center"/>
        <w:tblLayout w:type="fixed"/>
        <w:tblCellMar>
          <w:left w:w="29" w:type="dxa"/>
          <w:right w:w="29" w:type="dxa"/>
        </w:tblCellMar>
        <w:tblLook w:val="04A0" w:firstRow="1" w:lastRow="0" w:firstColumn="1" w:lastColumn="0" w:noHBand="0" w:noVBand="1"/>
      </w:tblPr>
      <w:tblGrid>
        <w:gridCol w:w="715"/>
        <w:gridCol w:w="1045"/>
        <w:gridCol w:w="1691"/>
        <w:gridCol w:w="1224"/>
        <w:gridCol w:w="1440"/>
        <w:gridCol w:w="1692"/>
        <w:gridCol w:w="1691"/>
        <w:gridCol w:w="1692"/>
        <w:gridCol w:w="1406"/>
        <w:gridCol w:w="1440"/>
      </w:tblGrid>
      <w:tr w:rsidR="00F71CC4" w:rsidRPr="00943A99" w14:paraId="2C658184" w14:textId="006CBE40" w:rsidTr="00CD018F">
        <w:trPr>
          <w:trHeight w:val="20"/>
          <w:jc w:val="center"/>
        </w:trPr>
        <w:tc>
          <w:tcPr>
            <w:tcW w:w="715" w:type="dxa"/>
          </w:tcPr>
          <w:p w14:paraId="6F7AE82F" w14:textId="77777777" w:rsidR="00F71CC4" w:rsidRPr="00943A99" w:rsidRDefault="00F71CC4" w:rsidP="00F71CC4">
            <w:pPr>
              <w:contextualSpacing/>
              <w:jc w:val="center"/>
              <w:rPr>
                <w:b/>
              </w:rPr>
            </w:pPr>
            <w:r w:rsidRPr="00943A99">
              <w:rPr>
                <w:b/>
              </w:rPr>
              <w:lastRenderedPageBreak/>
              <w:t>Forest</w:t>
            </w:r>
          </w:p>
          <w:p w14:paraId="592A4C3B" w14:textId="77777777" w:rsidR="00F71CC4" w:rsidRPr="00943A99" w:rsidRDefault="00F71CC4" w:rsidP="00F71CC4">
            <w:pPr>
              <w:contextualSpacing/>
              <w:jc w:val="center"/>
              <w:rPr>
                <w:b/>
              </w:rPr>
            </w:pPr>
            <w:r w:rsidRPr="00943A99">
              <w:rPr>
                <w:b/>
              </w:rPr>
              <w:t>code</w:t>
            </w:r>
          </w:p>
        </w:tc>
        <w:tc>
          <w:tcPr>
            <w:tcW w:w="1045" w:type="dxa"/>
          </w:tcPr>
          <w:p w14:paraId="46BB68B2" w14:textId="77777777" w:rsidR="00F71CC4" w:rsidRPr="00943A99" w:rsidRDefault="00F71CC4" w:rsidP="00F71CC4">
            <w:pPr>
              <w:contextualSpacing/>
              <w:jc w:val="center"/>
            </w:pPr>
            <w:r w:rsidRPr="00943A99">
              <w:t>Name of the forest</w:t>
            </w:r>
          </w:p>
        </w:tc>
        <w:tc>
          <w:tcPr>
            <w:tcW w:w="1691" w:type="dxa"/>
          </w:tcPr>
          <w:p w14:paraId="3CD2A1B2" w14:textId="671A2ED9" w:rsidR="00F71CC4" w:rsidRPr="00943A99" w:rsidRDefault="00F71CC4" w:rsidP="00F71CC4">
            <w:pPr>
              <w:contextualSpacing/>
              <w:jc w:val="center"/>
            </w:pPr>
            <w:r w:rsidRPr="00631E8D">
              <w:rPr>
                <w:rFonts w:ascii="Calibri" w:eastAsia="Calibri" w:hAnsi="Calibri" w:cs="Times New Roman"/>
              </w:rPr>
              <w:t>Are there some kinds of animals that you see in this forest that you did not see 5 years ago?</w:t>
            </w:r>
          </w:p>
        </w:tc>
        <w:tc>
          <w:tcPr>
            <w:tcW w:w="1224" w:type="dxa"/>
          </w:tcPr>
          <w:p w14:paraId="5DF48D8D" w14:textId="327FA313" w:rsidR="00F71CC4" w:rsidRPr="00943A99" w:rsidRDefault="00F71CC4" w:rsidP="00F71CC4">
            <w:pPr>
              <w:contextualSpacing/>
              <w:jc w:val="center"/>
            </w:pPr>
            <w:r w:rsidRPr="00631E8D">
              <w:rPr>
                <w:rFonts w:ascii="Calibri" w:eastAsia="Calibri" w:hAnsi="Calibri" w:cs="Times New Roman"/>
              </w:rPr>
              <w:t xml:space="preserve">If yes, can you list these types of </w:t>
            </w:r>
            <w:r>
              <w:rPr>
                <w:rFonts w:ascii="Calibri" w:eastAsia="Calibri" w:hAnsi="Calibri" w:cs="Times New Roman"/>
              </w:rPr>
              <w:t>animals</w:t>
            </w:r>
            <w:r w:rsidRPr="00631E8D">
              <w:rPr>
                <w:rFonts w:ascii="Calibri" w:eastAsia="Calibri" w:hAnsi="Calibri" w:cs="Times New Roman"/>
              </w:rPr>
              <w:t>?</w:t>
            </w:r>
          </w:p>
        </w:tc>
        <w:tc>
          <w:tcPr>
            <w:tcW w:w="1440" w:type="dxa"/>
          </w:tcPr>
          <w:p w14:paraId="4B2DD390" w14:textId="400E0FC5" w:rsidR="00F71CC4" w:rsidRPr="00943A99" w:rsidRDefault="00F71CC4" w:rsidP="00F71CC4">
            <w:pPr>
              <w:contextualSpacing/>
              <w:jc w:val="center"/>
            </w:pPr>
            <w:r w:rsidRPr="00631E8D">
              <w:rPr>
                <w:rFonts w:ascii="Calibri" w:eastAsia="Calibri" w:hAnsi="Calibri" w:cs="Arial"/>
              </w:rPr>
              <w:t>What is the distance to the forest from your house?</w:t>
            </w:r>
          </w:p>
        </w:tc>
        <w:tc>
          <w:tcPr>
            <w:tcW w:w="1692" w:type="dxa"/>
          </w:tcPr>
          <w:p w14:paraId="5C22111B" w14:textId="77777777" w:rsidR="00F71CC4" w:rsidRDefault="00F71CC4" w:rsidP="00F71CC4">
            <w:pPr>
              <w:contextualSpacing/>
              <w:jc w:val="center"/>
              <w:rPr>
                <w:rFonts w:ascii="Calibri" w:eastAsia="Calibri" w:hAnsi="Calibri" w:cs="Arial"/>
              </w:rPr>
            </w:pPr>
            <w:r w:rsidRPr="00631E8D">
              <w:rPr>
                <w:rFonts w:ascii="Calibri" w:eastAsia="Calibri" w:hAnsi="Calibri" w:cs="Arial"/>
              </w:rPr>
              <w:t>How does your HH access this forest?</w:t>
            </w:r>
          </w:p>
          <w:p w14:paraId="208E50A3" w14:textId="77777777" w:rsidR="00F71CC4" w:rsidRDefault="00F71CC4" w:rsidP="00F71CC4">
            <w:pPr>
              <w:contextualSpacing/>
              <w:jc w:val="center"/>
              <w:rPr>
                <w:rFonts w:ascii="Calibri" w:eastAsia="Calibri" w:hAnsi="Calibri" w:cs="Arial"/>
              </w:rPr>
            </w:pPr>
          </w:p>
          <w:p w14:paraId="6E41F5A6" w14:textId="77777777" w:rsidR="00F71CC4" w:rsidRDefault="00F71CC4" w:rsidP="00F71CC4">
            <w:pPr>
              <w:contextualSpacing/>
              <w:jc w:val="center"/>
              <w:rPr>
                <w:rFonts w:ascii="Calibri" w:eastAsia="Calibri" w:hAnsi="Calibri" w:cs="Arial"/>
              </w:rPr>
            </w:pPr>
            <w:r>
              <w:rPr>
                <w:rFonts w:ascii="Calibri" w:eastAsia="Calibri" w:hAnsi="Calibri" w:cs="Arial"/>
              </w:rPr>
              <w:t>1=Walk</w:t>
            </w:r>
          </w:p>
          <w:p w14:paraId="50174CE1" w14:textId="77777777" w:rsidR="00F71CC4" w:rsidRDefault="00F71CC4" w:rsidP="00F71CC4">
            <w:pPr>
              <w:contextualSpacing/>
              <w:jc w:val="center"/>
              <w:rPr>
                <w:rFonts w:ascii="Calibri" w:eastAsia="Calibri" w:hAnsi="Calibri" w:cs="Arial"/>
              </w:rPr>
            </w:pPr>
            <w:r>
              <w:rPr>
                <w:rFonts w:ascii="Calibri" w:eastAsia="Calibri" w:hAnsi="Calibri" w:cs="Arial"/>
              </w:rPr>
              <w:t>2=Bike</w:t>
            </w:r>
          </w:p>
          <w:p w14:paraId="381A0C9C" w14:textId="7208902F" w:rsidR="00F71CC4" w:rsidRPr="00943A99" w:rsidRDefault="00F71CC4" w:rsidP="00F71CC4">
            <w:pPr>
              <w:contextualSpacing/>
              <w:jc w:val="center"/>
            </w:pPr>
            <w:r>
              <w:rPr>
                <w:rFonts w:ascii="Calibri" w:eastAsia="Calibri" w:hAnsi="Calibri" w:cs="Arial"/>
              </w:rPr>
              <w:t>3=Car</w:t>
            </w:r>
          </w:p>
        </w:tc>
        <w:tc>
          <w:tcPr>
            <w:tcW w:w="1691" w:type="dxa"/>
          </w:tcPr>
          <w:p w14:paraId="661FF172" w14:textId="0BF847A7" w:rsidR="00F71CC4" w:rsidRPr="00943A99" w:rsidRDefault="00F71CC4" w:rsidP="00F71CC4">
            <w:pPr>
              <w:contextualSpacing/>
              <w:jc w:val="center"/>
            </w:pPr>
            <w:r w:rsidRPr="00631E8D">
              <w:rPr>
                <w:rFonts w:ascii="Calibri" w:eastAsia="Calibri" w:hAnsi="Calibri" w:cs="Arial"/>
              </w:rPr>
              <w:t>How long (minutes/hours) does it take your HH to access this forest?</w:t>
            </w:r>
          </w:p>
        </w:tc>
        <w:tc>
          <w:tcPr>
            <w:tcW w:w="1692" w:type="dxa"/>
          </w:tcPr>
          <w:p w14:paraId="457FD9AD" w14:textId="77777777" w:rsidR="00F71CC4" w:rsidRDefault="00F71CC4" w:rsidP="00F71CC4">
            <w:pPr>
              <w:contextualSpacing/>
              <w:jc w:val="center"/>
              <w:rPr>
                <w:rFonts w:ascii="Calibri" w:eastAsia="Calibri" w:hAnsi="Calibri" w:cs="Arial"/>
              </w:rPr>
            </w:pPr>
            <w:r w:rsidRPr="00631E8D">
              <w:rPr>
                <w:rFonts w:ascii="Calibri" w:eastAsia="Calibri" w:hAnsi="Calibri" w:cs="Arial"/>
              </w:rPr>
              <w:t>Have there been any restrictions on your HH’s access to this forest?</w:t>
            </w:r>
          </w:p>
          <w:p w14:paraId="54CEA547" w14:textId="77777777" w:rsidR="00F71CC4" w:rsidRDefault="00F71CC4" w:rsidP="00F71CC4">
            <w:pPr>
              <w:contextualSpacing/>
              <w:jc w:val="center"/>
              <w:rPr>
                <w:rFonts w:ascii="Calibri" w:eastAsia="Calibri" w:hAnsi="Calibri" w:cs="Times New Roman"/>
              </w:rPr>
            </w:pPr>
          </w:p>
          <w:p w14:paraId="16A7700F" w14:textId="77777777" w:rsidR="00F71CC4" w:rsidRDefault="00F71CC4" w:rsidP="00F71CC4">
            <w:r>
              <w:t>1=No</w:t>
            </w:r>
          </w:p>
          <w:p w14:paraId="3082AC11" w14:textId="77777777" w:rsidR="00F71CC4" w:rsidRDefault="00F71CC4" w:rsidP="00F71CC4">
            <w:r>
              <w:t>2=Yes</w:t>
            </w:r>
            <w:r w:rsidRPr="00F82CC8" w:rsidDel="00226116">
              <w:t xml:space="preserve"> </w:t>
            </w:r>
          </w:p>
          <w:p w14:paraId="200FDFFE" w14:textId="77777777" w:rsidR="00F71CC4" w:rsidRDefault="00F71CC4" w:rsidP="00F71CC4">
            <w:r>
              <w:t>888=Don’t know</w:t>
            </w:r>
          </w:p>
          <w:p w14:paraId="26BFEFF6" w14:textId="1C10E89F" w:rsidR="00F71CC4" w:rsidRPr="00A813B0" w:rsidRDefault="00F71CC4" w:rsidP="00F71CC4">
            <w:pPr>
              <w:contextualSpacing/>
              <w:jc w:val="center"/>
            </w:pPr>
            <w:r>
              <w:t>999=Prefer not to respond</w:t>
            </w:r>
          </w:p>
        </w:tc>
        <w:tc>
          <w:tcPr>
            <w:tcW w:w="1406" w:type="dxa"/>
          </w:tcPr>
          <w:p w14:paraId="6F5A8521" w14:textId="29007A1E" w:rsidR="00F71CC4" w:rsidRPr="00631E8D" w:rsidRDefault="00F71CC4" w:rsidP="00F71CC4">
            <w:pPr>
              <w:contextualSpacing/>
              <w:jc w:val="center"/>
              <w:rPr>
                <w:rFonts w:ascii="Calibri" w:eastAsia="Calibri" w:hAnsi="Calibri" w:cs="Arial"/>
              </w:rPr>
            </w:pPr>
            <w:r w:rsidRPr="00631E8D">
              <w:rPr>
                <w:rFonts w:ascii="Calibri" w:eastAsia="Calibri" w:hAnsi="Calibri" w:cs="Arial"/>
              </w:rPr>
              <w:t>By whom?</w:t>
            </w:r>
          </w:p>
        </w:tc>
        <w:tc>
          <w:tcPr>
            <w:tcW w:w="1440" w:type="dxa"/>
          </w:tcPr>
          <w:p w14:paraId="66CB525F" w14:textId="26F78988" w:rsidR="00F71CC4" w:rsidRPr="00631E8D" w:rsidRDefault="00F71CC4" w:rsidP="00F71CC4">
            <w:pPr>
              <w:contextualSpacing/>
              <w:jc w:val="center"/>
              <w:rPr>
                <w:rFonts w:ascii="Calibri" w:eastAsia="Calibri" w:hAnsi="Calibri" w:cs="Arial"/>
              </w:rPr>
            </w:pPr>
            <w:r w:rsidRPr="00631E8D">
              <w:rPr>
                <w:rFonts w:ascii="Calibri" w:eastAsia="Calibri" w:hAnsi="Calibri" w:cs="Arial"/>
              </w:rPr>
              <w:t xml:space="preserve">For what reason? </w:t>
            </w:r>
            <w:ins w:id="6" w:author="McGee, Heather" w:date="2014-09-10T13:50:00Z">
              <w:r w:rsidRPr="00631E8D">
                <w:rPr>
                  <w:rFonts w:ascii="Calibri" w:eastAsia="Calibri" w:hAnsi="Calibri" w:cs="Arial"/>
                </w:rPr>
                <w:t xml:space="preserve"> </w:t>
              </w:r>
            </w:ins>
          </w:p>
        </w:tc>
      </w:tr>
      <w:tr w:rsidR="00F71CC4" w14:paraId="3852333C" w14:textId="2123FE66" w:rsidTr="00CD018F">
        <w:trPr>
          <w:trHeight w:val="20"/>
          <w:jc w:val="center"/>
        </w:trPr>
        <w:tc>
          <w:tcPr>
            <w:tcW w:w="715" w:type="dxa"/>
          </w:tcPr>
          <w:p w14:paraId="4D2673ED" w14:textId="77777777" w:rsidR="00F71CC4" w:rsidRDefault="00F71CC4" w:rsidP="00F71CC4">
            <w:pPr>
              <w:contextualSpacing/>
              <w:jc w:val="center"/>
              <w:rPr>
                <w:b/>
              </w:rPr>
            </w:pPr>
          </w:p>
        </w:tc>
        <w:tc>
          <w:tcPr>
            <w:tcW w:w="1045" w:type="dxa"/>
          </w:tcPr>
          <w:p w14:paraId="573A362B" w14:textId="77777777" w:rsidR="00F71CC4" w:rsidRPr="00943A99" w:rsidRDefault="00F71CC4" w:rsidP="00F71CC4">
            <w:pPr>
              <w:contextualSpacing/>
              <w:jc w:val="center"/>
            </w:pPr>
          </w:p>
        </w:tc>
        <w:tc>
          <w:tcPr>
            <w:tcW w:w="1691" w:type="dxa"/>
          </w:tcPr>
          <w:p w14:paraId="1F8B8300" w14:textId="77777777" w:rsidR="00F71CC4" w:rsidRPr="00943A99" w:rsidRDefault="00F71CC4" w:rsidP="00F71CC4">
            <w:pPr>
              <w:contextualSpacing/>
              <w:jc w:val="center"/>
            </w:pPr>
          </w:p>
        </w:tc>
        <w:tc>
          <w:tcPr>
            <w:tcW w:w="1224" w:type="dxa"/>
          </w:tcPr>
          <w:p w14:paraId="462D6560" w14:textId="77777777" w:rsidR="00F71CC4" w:rsidRPr="00943A99" w:rsidRDefault="00F71CC4" w:rsidP="00F71CC4">
            <w:pPr>
              <w:contextualSpacing/>
              <w:jc w:val="center"/>
            </w:pPr>
          </w:p>
        </w:tc>
        <w:tc>
          <w:tcPr>
            <w:tcW w:w="1440" w:type="dxa"/>
          </w:tcPr>
          <w:p w14:paraId="5696ED90" w14:textId="77777777" w:rsidR="00F71CC4" w:rsidRPr="00943A99" w:rsidRDefault="00F71CC4" w:rsidP="00F71CC4">
            <w:pPr>
              <w:contextualSpacing/>
              <w:jc w:val="center"/>
            </w:pPr>
          </w:p>
        </w:tc>
        <w:tc>
          <w:tcPr>
            <w:tcW w:w="1692" w:type="dxa"/>
          </w:tcPr>
          <w:p w14:paraId="77249768" w14:textId="77777777" w:rsidR="00F71CC4" w:rsidRPr="00943A99" w:rsidRDefault="00F71CC4" w:rsidP="00F71CC4">
            <w:pPr>
              <w:contextualSpacing/>
              <w:jc w:val="center"/>
            </w:pPr>
          </w:p>
        </w:tc>
        <w:tc>
          <w:tcPr>
            <w:tcW w:w="1691" w:type="dxa"/>
          </w:tcPr>
          <w:p w14:paraId="51D178C6" w14:textId="77777777" w:rsidR="00F71CC4" w:rsidRPr="00943A99" w:rsidRDefault="00F71CC4" w:rsidP="00F71CC4">
            <w:pPr>
              <w:contextualSpacing/>
              <w:jc w:val="center"/>
            </w:pPr>
          </w:p>
        </w:tc>
        <w:tc>
          <w:tcPr>
            <w:tcW w:w="1692" w:type="dxa"/>
          </w:tcPr>
          <w:p w14:paraId="6C1337D7" w14:textId="77777777" w:rsidR="00F71CC4" w:rsidRPr="00943A99" w:rsidRDefault="00F71CC4" w:rsidP="00F71CC4">
            <w:pPr>
              <w:contextualSpacing/>
              <w:jc w:val="center"/>
            </w:pPr>
          </w:p>
        </w:tc>
        <w:tc>
          <w:tcPr>
            <w:tcW w:w="1406" w:type="dxa"/>
          </w:tcPr>
          <w:p w14:paraId="149B0513" w14:textId="77777777" w:rsidR="00F71CC4" w:rsidRPr="00943A99" w:rsidRDefault="00F71CC4" w:rsidP="00F71CC4">
            <w:pPr>
              <w:contextualSpacing/>
              <w:jc w:val="center"/>
            </w:pPr>
          </w:p>
        </w:tc>
        <w:tc>
          <w:tcPr>
            <w:tcW w:w="1440" w:type="dxa"/>
          </w:tcPr>
          <w:p w14:paraId="7CE365F8" w14:textId="77777777" w:rsidR="00F71CC4" w:rsidRPr="00943A99" w:rsidRDefault="00F71CC4" w:rsidP="00F71CC4">
            <w:pPr>
              <w:contextualSpacing/>
              <w:jc w:val="center"/>
            </w:pPr>
          </w:p>
        </w:tc>
      </w:tr>
      <w:tr w:rsidR="00F71CC4" w14:paraId="326D4B77" w14:textId="3ACBCFE8" w:rsidTr="00CD018F">
        <w:trPr>
          <w:trHeight w:val="20"/>
          <w:jc w:val="center"/>
        </w:trPr>
        <w:tc>
          <w:tcPr>
            <w:tcW w:w="715" w:type="dxa"/>
          </w:tcPr>
          <w:p w14:paraId="44844FA6" w14:textId="77777777" w:rsidR="00F71CC4" w:rsidRDefault="00F71CC4" w:rsidP="00F71CC4">
            <w:pPr>
              <w:contextualSpacing/>
              <w:jc w:val="center"/>
              <w:rPr>
                <w:b/>
              </w:rPr>
            </w:pPr>
            <w:r>
              <w:rPr>
                <w:b/>
              </w:rPr>
              <w:t>1</w:t>
            </w:r>
          </w:p>
        </w:tc>
        <w:tc>
          <w:tcPr>
            <w:tcW w:w="1045" w:type="dxa"/>
          </w:tcPr>
          <w:p w14:paraId="22F07EC1" w14:textId="77777777" w:rsidR="00F71CC4" w:rsidRPr="00943A99" w:rsidRDefault="00F71CC4" w:rsidP="00F71CC4">
            <w:pPr>
              <w:contextualSpacing/>
              <w:jc w:val="center"/>
            </w:pPr>
          </w:p>
        </w:tc>
        <w:tc>
          <w:tcPr>
            <w:tcW w:w="1691" w:type="dxa"/>
          </w:tcPr>
          <w:p w14:paraId="12B0E4FA" w14:textId="77777777" w:rsidR="00F71CC4" w:rsidRPr="00943A99" w:rsidRDefault="00F71CC4" w:rsidP="00F71CC4">
            <w:pPr>
              <w:contextualSpacing/>
              <w:jc w:val="center"/>
            </w:pPr>
          </w:p>
        </w:tc>
        <w:tc>
          <w:tcPr>
            <w:tcW w:w="1224" w:type="dxa"/>
          </w:tcPr>
          <w:p w14:paraId="274D009F" w14:textId="77777777" w:rsidR="00F71CC4" w:rsidRPr="00943A99" w:rsidRDefault="00F71CC4" w:rsidP="00F71CC4">
            <w:pPr>
              <w:contextualSpacing/>
              <w:jc w:val="center"/>
            </w:pPr>
          </w:p>
        </w:tc>
        <w:tc>
          <w:tcPr>
            <w:tcW w:w="1440" w:type="dxa"/>
          </w:tcPr>
          <w:p w14:paraId="501D9745" w14:textId="77777777" w:rsidR="00F71CC4" w:rsidRPr="00943A99" w:rsidRDefault="00F71CC4" w:rsidP="00F71CC4">
            <w:pPr>
              <w:contextualSpacing/>
              <w:jc w:val="center"/>
            </w:pPr>
          </w:p>
        </w:tc>
        <w:tc>
          <w:tcPr>
            <w:tcW w:w="1692" w:type="dxa"/>
          </w:tcPr>
          <w:p w14:paraId="1A412529" w14:textId="77777777" w:rsidR="00F71CC4" w:rsidRPr="00943A99" w:rsidRDefault="00F71CC4" w:rsidP="00F71CC4">
            <w:pPr>
              <w:contextualSpacing/>
              <w:jc w:val="center"/>
            </w:pPr>
          </w:p>
        </w:tc>
        <w:tc>
          <w:tcPr>
            <w:tcW w:w="1691" w:type="dxa"/>
          </w:tcPr>
          <w:p w14:paraId="503B495F" w14:textId="77777777" w:rsidR="00F71CC4" w:rsidRPr="00943A99" w:rsidRDefault="00F71CC4" w:rsidP="00F71CC4">
            <w:pPr>
              <w:contextualSpacing/>
              <w:jc w:val="center"/>
            </w:pPr>
          </w:p>
        </w:tc>
        <w:tc>
          <w:tcPr>
            <w:tcW w:w="1692" w:type="dxa"/>
          </w:tcPr>
          <w:p w14:paraId="0D7A9330" w14:textId="77777777" w:rsidR="00F71CC4" w:rsidRPr="00943A99" w:rsidRDefault="00F71CC4" w:rsidP="00F71CC4">
            <w:pPr>
              <w:contextualSpacing/>
              <w:jc w:val="center"/>
            </w:pPr>
          </w:p>
        </w:tc>
        <w:tc>
          <w:tcPr>
            <w:tcW w:w="1406" w:type="dxa"/>
          </w:tcPr>
          <w:p w14:paraId="1C300A0C" w14:textId="77777777" w:rsidR="00F71CC4" w:rsidRPr="00943A99" w:rsidRDefault="00F71CC4" w:rsidP="00F71CC4">
            <w:pPr>
              <w:contextualSpacing/>
              <w:jc w:val="center"/>
            </w:pPr>
          </w:p>
        </w:tc>
        <w:tc>
          <w:tcPr>
            <w:tcW w:w="1440" w:type="dxa"/>
          </w:tcPr>
          <w:p w14:paraId="37F3D804" w14:textId="77777777" w:rsidR="00F71CC4" w:rsidRPr="00943A99" w:rsidRDefault="00F71CC4" w:rsidP="00F71CC4">
            <w:pPr>
              <w:contextualSpacing/>
              <w:jc w:val="center"/>
            </w:pPr>
          </w:p>
        </w:tc>
      </w:tr>
      <w:tr w:rsidR="00F71CC4" w14:paraId="6F45C2AC" w14:textId="20B2D80A" w:rsidTr="00CD018F">
        <w:trPr>
          <w:trHeight w:val="20"/>
          <w:jc w:val="center"/>
        </w:trPr>
        <w:tc>
          <w:tcPr>
            <w:tcW w:w="715" w:type="dxa"/>
          </w:tcPr>
          <w:p w14:paraId="25F4E275" w14:textId="77777777" w:rsidR="00F71CC4" w:rsidRDefault="00F71CC4" w:rsidP="00F71CC4">
            <w:pPr>
              <w:contextualSpacing/>
              <w:jc w:val="center"/>
              <w:rPr>
                <w:b/>
              </w:rPr>
            </w:pPr>
            <w:r>
              <w:rPr>
                <w:b/>
              </w:rPr>
              <w:t>2</w:t>
            </w:r>
          </w:p>
        </w:tc>
        <w:tc>
          <w:tcPr>
            <w:tcW w:w="1045" w:type="dxa"/>
          </w:tcPr>
          <w:p w14:paraId="3EA06E42" w14:textId="77777777" w:rsidR="00F71CC4" w:rsidRPr="00943A99" w:rsidRDefault="00F71CC4" w:rsidP="00F71CC4">
            <w:pPr>
              <w:contextualSpacing/>
              <w:jc w:val="center"/>
            </w:pPr>
          </w:p>
        </w:tc>
        <w:tc>
          <w:tcPr>
            <w:tcW w:w="1691" w:type="dxa"/>
          </w:tcPr>
          <w:p w14:paraId="20F18333" w14:textId="77777777" w:rsidR="00F71CC4" w:rsidRPr="00943A99" w:rsidRDefault="00F71CC4" w:rsidP="00F71CC4">
            <w:pPr>
              <w:contextualSpacing/>
              <w:jc w:val="center"/>
            </w:pPr>
          </w:p>
        </w:tc>
        <w:tc>
          <w:tcPr>
            <w:tcW w:w="1224" w:type="dxa"/>
          </w:tcPr>
          <w:p w14:paraId="6C43112B" w14:textId="77777777" w:rsidR="00F71CC4" w:rsidRPr="00943A99" w:rsidRDefault="00F71CC4" w:rsidP="00F71CC4">
            <w:pPr>
              <w:contextualSpacing/>
              <w:jc w:val="center"/>
            </w:pPr>
          </w:p>
        </w:tc>
        <w:tc>
          <w:tcPr>
            <w:tcW w:w="1440" w:type="dxa"/>
          </w:tcPr>
          <w:p w14:paraId="63F69010" w14:textId="77777777" w:rsidR="00F71CC4" w:rsidRPr="00943A99" w:rsidRDefault="00F71CC4" w:rsidP="00F71CC4">
            <w:pPr>
              <w:contextualSpacing/>
              <w:jc w:val="center"/>
            </w:pPr>
          </w:p>
        </w:tc>
        <w:tc>
          <w:tcPr>
            <w:tcW w:w="1692" w:type="dxa"/>
          </w:tcPr>
          <w:p w14:paraId="05018FF5" w14:textId="77777777" w:rsidR="00F71CC4" w:rsidRPr="00943A99" w:rsidRDefault="00F71CC4" w:rsidP="00F71CC4">
            <w:pPr>
              <w:contextualSpacing/>
              <w:jc w:val="center"/>
            </w:pPr>
          </w:p>
        </w:tc>
        <w:tc>
          <w:tcPr>
            <w:tcW w:w="1691" w:type="dxa"/>
          </w:tcPr>
          <w:p w14:paraId="27FC4AD3" w14:textId="77777777" w:rsidR="00F71CC4" w:rsidRPr="00943A99" w:rsidRDefault="00F71CC4" w:rsidP="00F71CC4">
            <w:pPr>
              <w:contextualSpacing/>
              <w:jc w:val="center"/>
            </w:pPr>
          </w:p>
        </w:tc>
        <w:tc>
          <w:tcPr>
            <w:tcW w:w="1692" w:type="dxa"/>
          </w:tcPr>
          <w:p w14:paraId="14CF498F" w14:textId="77777777" w:rsidR="00F71CC4" w:rsidRPr="00943A99" w:rsidRDefault="00F71CC4" w:rsidP="00F71CC4">
            <w:pPr>
              <w:contextualSpacing/>
              <w:jc w:val="center"/>
            </w:pPr>
          </w:p>
        </w:tc>
        <w:tc>
          <w:tcPr>
            <w:tcW w:w="1406" w:type="dxa"/>
          </w:tcPr>
          <w:p w14:paraId="284A7F0D" w14:textId="77777777" w:rsidR="00F71CC4" w:rsidRPr="00943A99" w:rsidRDefault="00F71CC4" w:rsidP="00F71CC4">
            <w:pPr>
              <w:contextualSpacing/>
              <w:jc w:val="center"/>
            </w:pPr>
          </w:p>
        </w:tc>
        <w:tc>
          <w:tcPr>
            <w:tcW w:w="1440" w:type="dxa"/>
          </w:tcPr>
          <w:p w14:paraId="0816AF29" w14:textId="77777777" w:rsidR="00F71CC4" w:rsidRPr="00943A99" w:rsidRDefault="00F71CC4" w:rsidP="00F71CC4">
            <w:pPr>
              <w:contextualSpacing/>
              <w:jc w:val="center"/>
            </w:pPr>
          </w:p>
        </w:tc>
      </w:tr>
      <w:tr w:rsidR="00F71CC4" w14:paraId="549DA057" w14:textId="694A5BDC" w:rsidTr="00CD018F">
        <w:trPr>
          <w:trHeight w:val="20"/>
          <w:jc w:val="center"/>
        </w:trPr>
        <w:tc>
          <w:tcPr>
            <w:tcW w:w="715" w:type="dxa"/>
          </w:tcPr>
          <w:p w14:paraId="624A2483" w14:textId="77777777" w:rsidR="00F71CC4" w:rsidRDefault="00F71CC4" w:rsidP="00F71CC4">
            <w:pPr>
              <w:contextualSpacing/>
              <w:jc w:val="center"/>
              <w:rPr>
                <w:b/>
              </w:rPr>
            </w:pPr>
            <w:r>
              <w:rPr>
                <w:b/>
              </w:rPr>
              <w:t>3</w:t>
            </w:r>
          </w:p>
        </w:tc>
        <w:tc>
          <w:tcPr>
            <w:tcW w:w="1045" w:type="dxa"/>
          </w:tcPr>
          <w:p w14:paraId="5167A24F" w14:textId="77777777" w:rsidR="00F71CC4" w:rsidRPr="00943A99" w:rsidRDefault="00F71CC4" w:rsidP="00F71CC4">
            <w:pPr>
              <w:contextualSpacing/>
              <w:jc w:val="center"/>
            </w:pPr>
          </w:p>
        </w:tc>
        <w:tc>
          <w:tcPr>
            <w:tcW w:w="1691" w:type="dxa"/>
          </w:tcPr>
          <w:p w14:paraId="7409EBD8" w14:textId="77777777" w:rsidR="00F71CC4" w:rsidRPr="00943A99" w:rsidRDefault="00F71CC4" w:rsidP="00F71CC4">
            <w:pPr>
              <w:contextualSpacing/>
              <w:jc w:val="center"/>
            </w:pPr>
          </w:p>
        </w:tc>
        <w:tc>
          <w:tcPr>
            <w:tcW w:w="1224" w:type="dxa"/>
          </w:tcPr>
          <w:p w14:paraId="3BA9AA7D" w14:textId="77777777" w:rsidR="00F71CC4" w:rsidRPr="00943A99" w:rsidRDefault="00F71CC4" w:rsidP="00F71CC4">
            <w:pPr>
              <w:contextualSpacing/>
              <w:jc w:val="center"/>
            </w:pPr>
          </w:p>
        </w:tc>
        <w:tc>
          <w:tcPr>
            <w:tcW w:w="1440" w:type="dxa"/>
          </w:tcPr>
          <w:p w14:paraId="76FE6256" w14:textId="77777777" w:rsidR="00F71CC4" w:rsidRPr="00943A99" w:rsidRDefault="00F71CC4" w:rsidP="00F71CC4">
            <w:pPr>
              <w:contextualSpacing/>
              <w:jc w:val="center"/>
            </w:pPr>
          </w:p>
        </w:tc>
        <w:tc>
          <w:tcPr>
            <w:tcW w:w="1692" w:type="dxa"/>
          </w:tcPr>
          <w:p w14:paraId="180F70C9" w14:textId="77777777" w:rsidR="00F71CC4" w:rsidRPr="00943A99" w:rsidRDefault="00F71CC4" w:rsidP="00F71CC4">
            <w:pPr>
              <w:contextualSpacing/>
              <w:jc w:val="center"/>
            </w:pPr>
          </w:p>
        </w:tc>
        <w:tc>
          <w:tcPr>
            <w:tcW w:w="1691" w:type="dxa"/>
          </w:tcPr>
          <w:p w14:paraId="23668618" w14:textId="77777777" w:rsidR="00F71CC4" w:rsidRPr="00943A99" w:rsidRDefault="00F71CC4" w:rsidP="00F71CC4">
            <w:pPr>
              <w:contextualSpacing/>
              <w:jc w:val="center"/>
            </w:pPr>
          </w:p>
        </w:tc>
        <w:tc>
          <w:tcPr>
            <w:tcW w:w="1692" w:type="dxa"/>
          </w:tcPr>
          <w:p w14:paraId="2F330D9A" w14:textId="77777777" w:rsidR="00F71CC4" w:rsidRPr="00943A99" w:rsidRDefault="00F71CC4" w:rsidP="00F71CC4">
            <w:pPr>
              <w:contextualSpacing/>
              <w:jc w:val="center"/>
            </w:pPr>
          </w:p>
        </w:tc>
        <w:tc>
          <w:tcPr>
            <w:tcW w:w="1406" w:type="dxa"/>
          </w:tcPr>
          <w:p w14:paraId="00DDE919" w14:textId="77777777" w:rsidR="00F71CC4" w:rsidRPr="00943A99" w:rsidRDefault="00F71CC4" w:rsidP="00F71CC4">
            <w:pPr>
              <w:contextualSpacing/>
              <w:jc w:val="center"/>
            </w:pPr>
          </w:p>
        </w:tc>
        <w:tc>
          <w:tcPr>
            <w:tcW w:w="1440" w:type="dxa"/>
          </w:tcPr>
          <w:p w14:paraId="64B2E7F4" w14:textId="77777777" w:rsidR="00F71CC4" w:rsidRPr="00943A99" w:rsidRDefault="00F71CC4" w:rsidP="00F71CC4">
            <w:pPr>
              <w:contextualSpacing/>
              <w:jc w:val="center"/>
            </w:pPr>
          </w:p>
        </w:tc>
      </w:tr>
      <w:tr w:rsidR="00F71CC4" w14:paraId="4825D506" w14:textId="3E795E19" w:rsidTr="00CD018F">
        <w:trPr>
          <w:trHeight w:val="20"/>
          <w:jc w:val="center"/>
        </w:trPr>
        <w:tc>
          <w:tcPr>
            <w:tcW w:w="715" w:type="dxa"/>
          </w:tcPr>
          <w:p w14:paraId="3E1D09D0" w14:textId="77777777" w:rsidR="00F71CC4" w:rsidRDefault="00F71CC4" w:rsidP="00F71CC4">
            <w:pPr>
              <w:contextualSpacing/>
              <w:jc w:val="center"/>
              <w:rPr>
                <w:b/>
              </w:rPr>
            </w:pPr>
            <w:r>
              <w:rPr>
                <w:b/>
              </w:rPr>
              <w:t>4</w:t>
            </w:r>
          </w:p>
        </w:tc>
        <w:tc>
          <w:tcPr>
            <w:tcW w:w="1045" w:type="dxa"/>
          </w:tcPr>
          <w:p w14:paraId="7B0E5317" w14:textId="77777777" w:rsidR="00F71CC4" w:rsidRPr="00943A99" w:rsidRDefault="00F71CC4" w:rsidP="00F71CC4">
            <w:pPr>
              <w:contextualSpacing/>
              <w:jc w:val="center"/>
            </w:pPr>
          </w:p>
        </w:tc>
        <w:tc>
          <w:tcPr>
            <w:tcW w:w="1691" w:type="dxa"/>
          </w:tcPr>
          <w:p w14:paraId="0D143EF4" w14:textId="77777777" w:rsidR="00F71CC4" w:rsidRPr="00943A99" w:rsidRDefault="00F71CC4" w:rsidP="00F71CC4">
            <w:pPr>
              <w:contextualSpacing/>
              <w:jc w:val="center"/>
            </w:pPr>
          </w:p>
        </w:tc>
        <w:tc>
          <w:tcPr>
            <w:tcW w:w="1224" w:type="dxa"/>
          </w:tcPr>
          <w:p w14:paraId="5CBFC851" w14:textId="77777777" w:rsidR="00F71CC4" w:rsidRPr="00943A99" w:rsidRDefault="00F71CC4" w:rsidP="00F71CC4">
            <w:pPr>
              <w:contextualSpacing/>
              <w:jc w:val="center"/>
            </w:pPr>
          </w:p>
        </w:tc>
        <w:tc>
          <w:tcPr>
            <w:tcW w:w="1440" w:type="dxa"/>
          </w:tcPr>
          <w:p w14:paraId="4474B5AD" w14:textId="77777777" w:rsidR="00F71CC4" w:rsidRPr="00943A99" w:rsidRDefault="00F71CC4" w:rsidP="00F71CC4">
            <w:pPr>
              <w:contextualSpacing/>
              <w:jc w:val="center"/>
            </w:pPr>
          </w:p>
        </w:tc>
        <w:tc>
          <w:tcPr>
            <w:tcW w:w="1692" w:type="dxa"/>
          </w:tcPr>
          <w:p w14:paraId="4C6A770D" w14:textId="77777777" w:rsidR="00F71CC4" w:rsidRPr="00943A99" w:rsidRDefault="00F71CC4" w:rsidP="00F71CC4">
            <w:pPr>
              <w:contextualSpacing/>
              <w:jc w:val="center"/>
            </w:pPr>
          </w:p>
        </w:tc>
        <w:tc>
          <w:tcPr>
            <w:tcW w:w="1691" w:type="dxa"/>
          </w:tcPr>
          <w:p w14:paraId="2B661952" w14:textId="77777777" w:rsidR="00F71CC4" w:rsidRPr="00943A99" w:rsidRDefault="00F71CC4" w:rsidP="00F71CC4">
            <w:pPr>
              <w:contextualSpacing/>
              <w:jc w:val="center"/>
            </w:pPr>
          </w:p>
        </w:tc>
        <w:tc>
          <w:tcPr>
            <w:tcW w:w="1692" w:type="dxa"/>
          </w:tcPr>
          <w:p w14:paraId="06E63257" w14:textId="77777777" w:rsidR="00F71CC4" w:rsidRPr="00943A99" w:rsidRDefault="00F71CC4" w:rsidP="00F71CC4">
            <w:pPr>
              <w:contextualSpacing/>
              <w:jc w:val="center"/>
            </w:pPr>
          </w:p>
        </w:tc>
        <w:tc>
          <w:tcPr>
            <w:tcW w:w="1406" w:type="dxa"/>
          </w:tcPr>
          <w:p w14:paraId="3AFDDDFC" w14:textId="77777777" w:rsidR="00F71CC4" w:rsidRPr="00943A99" w:rsidRDefault="00F71CC4" w:rsidP="00F71CC4">
            <w:pPr>
              <w:contextualSpacing/>
              <w:jc w:val="center"/>
            </w:pPr>
          </w:p>
        </w:tc>
        <w:tc>
          <w:tcPr>
            <w:tcW w:w="1440" w:type="dxa"/>
          </w:tcPr>
          <w:p w14:paraId="511BB27B" w14:textId="77777777" w:rsidR="00F71CC4" w:rsidRPr="00943A99" w:rsidRDefault="00F71CC4" w:rsidP="00F71CC4">
            <w:pPr>
              <w:contextualSpacing/>
              <w:jc w:val="center"/>
            </w:pPr>
          </w:p>
        </w:tc>
      </w:tr>
      <w:tr w:rsidR="00F71CC4" w14:paraId="588ADDA9" w14:textId="2E9B0AE0" w:rsidTr="00CD018F">
        <w:trPr>
          <w:trHeight w:val="20"/>
          <w:jc w:val="center"/>
        </w:trPr>
        <w:tc>
          <w:tcPr>
            <w:tcW w:w="715" w:type="dxa"/>
          </w:tcPr>
          <w:p w14:paraId="6E6A2177" w14:textId="77777777" w:rsidR="00F71CC4" w:rsidRDefault="00F71CC4" w:rsidP="00F71CC4">
            <w:pPr>
              <w:contextualSpacing/>
              <w:jc w:val="center"/>
              <w:rPr>
                <w:b/>
              </w:rPr>
            </w:pPr>
            <w:r>
              <w:rPr>
                <w:b/>
              </w:rPr>
              <w:t>5</w:t>
            </w:r>
          </w:p>
        </w:tc>
        <w:tc>
          <w:tcPr>
            <w:tcW w:w="1045" w:type="dxa"/>
          </w:tcPr>
          <w:p w14:paraId="7892CDB6" w14:textId="77777777" w:rsidR="00F71CC4" w:rsidRPr="00943A99" w:rsidRDefault="00F71CC4" w:rsidP="00F71CC4">
            <w:pPr>
              <w:contextualSpacing/>
              <w:jc w:val="center"/>
            </w:pPr>
          </w:p>
        </w:tc>
        <w:tc>
          <w:tcPr>
            <w:tcW w:w="1691" w:type="dxa"/>
          </w:tcPr>
          <w:p w14:paraId="3B2A32DD" w14:textId="77777777" w:rsidR="00F71CC4" w:rsidRPr="00943A99" w:rsidRDefault="00F71CC4" w:rsidP="00F71CC4">
            <w:pPr>
              <w:contextualSpacing/>
              <w:jc w:val="center"/>
            </w:pPr>
          </w:p>
        </w:tc>
        <w:tc>
          <w:tcPr>
            <w:tcW w:w="1224" w:type="dxa"/>
          </w:tcPr>
          <w:p w14:paraId="5CEE2E1C" w14:textId="77777777" w:rsidR="00F71CC4" w:rsidRPr="00943A99" w:rsidRDefault="00F71CC4" w:rsidP="00F71CC4">
            <w:pPr>
              <w:contextualSpacing/>
              <w:jc w:val="center"/>
            </w:pPr>
          </w:p>
        </w:tc>
        <w:tc>
          <w:tcPr>
            <w:tcW w:w="1440" w:type="dxa"/>
          </w:tcPr>
          <w:p w14:paraId="386BE29B" w14:textId="77777777" w:rsidR="00F71CC4" w:rsidRPr="00943A99" w:rsidRDefault="00F71CC4" w:rsidP="00F71CC4">
            <w:pPr>
              <w:contextualSpacing/>
              <w:jc w:val="center"/>
            </w:pPr>
          </w:p>
        </w:tc>
        <w:tc>
          <w:tcPr>
            <w:tcW w:w="1692" w:type="dxa"/>
          </w:tcPr>
          <w:p w14:paraId="1DE12682" w14:textId="77777777" w:rsidR="00F71CC4" w:rsidRPr="00943A99" w:rsidRDefault="00F71CC4" w:rsidP="00F71CC4">
            <w:pPr>
              <w:contextualSpacing/>
              <w:jc w:val="center"/>
            </w:pPr>
          </w:p>
        </w:tc>
        <w:tc>
          <w:tcPr>
            <w:tcW w:w="1691" w:type="dxa"/>
          </w:tcPr>
          <w:p w14:paraId="618F06AB" w14:textId="77777777" w:rsidR="00F71CC4" w:rsidRPr="00943A99" w:rsidRDefault="00F71CC4" w:rsidP="00F71CC4">
            <w:pPr>
              <w:contextualSpacing/>
              <w:jc w:val="center"/>
            </w:pPr>
          </w:p>
        </w:tc>
        <w:tc>
          <w:tcPr>
            <w:tcW w:w="1692" w:type="dxa"/>
          </w:tcPr>
          <w:p w14:paraId="46FFA5DD" w14:textId="77777777" w:rsidR="00F71CC4" w:rsidRPr="00943A99" w:rsidRDefault="00F71CC4" w:rsidP="00F71CC4">
            <w:pPr>
              <w:contextualSpacing/>
              <w:jc w:val="center"/>
            </w:pPr>
          </w:p>
        </w:tc>
        <w:tc>
          <w:tcPr>
            <w:tcW w:w="1406" w:type="dxa"/>
          </w:tcPr>
          <w:p w14:paraId="20BE1056" w14:textId="77777777" w:rsidR="00F71CC4" w:rsidRPr="00943A99" w:rsidRDefault="00F71CC4" w:rsidP="00F71CC4">
            <w:pPr>
              <w:contextualSpacing/>
              <w:jc w:val="center"/>
            </w:pPr>
          </w:p>
        </w:tc>
        <w:tc>
          <w:tcPr>
            <w:tcW w:w="1440" w:type="dxa"/>
          </w:tcPr>
          <w:p w14:paraId="0CFD0653" w14:textId="77777777" w:rsidR="00F71CC4" w:rsidRPr="00943A99" w:rsidRDefault="00F71CC4" w:rsidP="00F71CC4">
            <w:pPr>
              <w:contextualSpacing/>
              <w:jc w:val="center"/>
            </w:pPr>
          </w:p>
        </w:tc>
      </w:tr>
    </w:tbl>
    <w:p w14:paraId="2B18BF98" w14:textId="77777777" w:rsidR="006A5FEF" w:rsidRDefault="006A5FEF" w:rsidP="001512DD">
      <w:pPr>
        <w:spacing w:after="0" w:line="240" w:lineRule="auto"/>
        <w:contextualSpacing/>
      </w:pPr>
    </w:p>
    <w:p w14:paraId="025E76D7" w14:textId="77777777" w:rsidR="006A5FEF" w:rsidRDefault="006A5FEF" w:rsidP="001512DD">
      <w:pPr>
        <w:spacing w:after="0" w:line="240" w:lineRule="auto"/>
        <w:contextualSpacing/>
      </w:pPr>
    </w:p>
    <w:p w14:paraId="294227CB" w14:textId="77777777" w:rsidR="006E365E" w:rsidRDefault="006E365E">
      <w:pPr>
        <w:sectPr w:rsidR="006E365E" w:rsidSect="00A667B3">
          <w:pgSz w:w="15840" w:h="12240" w:orient="landscape"/>
          <w:pgMar w:top="1080" w:right="1440" w:bottom="1080" w:left="1440" w:header="720" w:footer="720" w:gutter="0"/>
          <w:cols w:space="720"/>
          <w:docGrid w:linePitch="360"/>
        </w:sectPr>
      </w:pPr>
    </w:p>
    <w:p w14:paraId="71A73923" w14:textId="0E352E69" w:rsidR="00020B58" w:rsidRDefault="00020B58">
      <w:r>
        <w:lastRenderedPageBreak/>
        <w:br w:type="page"/>
      </w:r>
    </w:p>
    <w:p w14:paraId="44A2C990" w14:textId="2463C30A" w:rsidR="00020B58" w:rsidRDefault="00020B58" w:rsidP="001512DD">
      <w:pPr>
        <w:spacing w:after="0" w:line="240" w:lineRule="auto"/>
        <w:contextualSpacing/>
        <w:rPr>
          <w:rFonts w:ascii="Calibri" w:eastAsia="Calibri" w:hAnsi="Calibri" w:cs="TimesNewRomanPSMT"/>
        </w:rPr>
      </w:pPr>
      <w:r>
        <w:rPr>
          <w:rFonts w:ascii="Calibri" w:eastAsia="Calibri" w:hAnsi="Calibri" w:cs="TimesNewRomanPSMT"/>
        </w:rPr>
        <w:lastRenderedPageBreak/>
        <w:t>W</w:t>
      </w:r>
      <w:r w:rsidRPr="00631E8D">
        <w:rPr>
          <w:rFonts w:ascii="Calibri" w:eastAsia="Calibri" w:hAnsi="Calibri" w:cs="TimesNewRomanPSMT"/>
        </w:rPr>
        <w:t>e would like to ask you about wild products that members of your household collected for home consumption or use and charcoal produced for home use.</w:t>
      </w:r>
    </w:p>
    <w:tbl>
      <w:tblPr>
        <w:tblStyle w:val="TableGrid"/>
        <w:tblW w:w="13315" w:type="dxa"/>
        <w:jc w:val="center"/>
        <w:tblLayout w:type="fixed"/>
        <w:tblCellMar>
          <w:left w:w="29" w:type="dxa"/>
          <w:right w:w="29" w:type="dxa"/>
        </w:tblCellMar>
        <w:tblLook w:val="04A0" w:firstRow="1" w:lastRow="0" w:firstColumn="1" w:lastColumn="0" w:noHBand="0" w:noVBand="1"/>
      </w:tblPr>
      <w:tblGrid>
        <w:gridCol w:w="714"/>
        <w:gridCol w:w="721"/>
        <w:gridCol w:w="3240"/>
        <w:gridCol w:w="1440"/>
        <w:gridCol w:w="2340"/>
        <w:gridCol w:w="1980"/>
        <w:gridCol w:w="2880"/>
      </w:tblGrid>
      <w:tr w:rsidR="006E365E" w:rsidRPr="00DC552F" w14:paraId="78BC5299" w14:textId="77777777" w:rsidTr="00CD018F">
        <w:trPr>
          <w:trHeight w:val="20"/>
          <w:jc w:val="center"/>
        </w:trPr>
        <w:tc>
          <w:tcPr>
            <w:tcW w:w="714" w:type="dxa"/>
          </w:tcPr>
          <w:p w14:paraId="27AD869E" w14:textId="77777777" w:rsidR="006E365E" w:rsidRPr="00DC552F" w:rsidRDefault="006E365E" w:rsidP="008145A6">
            <w:pPr>
              <w:contextualSpacing/>
              <w:jc w:val="center"/>
              <w:rPr>
                <w:b/>
                <w:sz w:val="20"/>
              </w:rPr>
            </w:pPr>
            <w:r w:rsidRPr="00DC552F">
              <w:rPr>
                <w:b/>
                <w:sz w:val="20"/>
              </w:rPr>
              <w:t>Forest</w:t>
            </w:r>
          </w:p>
          <w:p w14:paraId="47121205" w14:textId="77777777" w:rsidR="006E365E" w:rsidRPr="00DC552F" w:rsidRDefault="006E365E" w:rsidP="008145A6">
            <w:pPr>
              <w:contextualSpacing/>
              <w:jc w:val="center"/>
              <w:rPr>
                <w:b/>
                <w:sz w:val="20"/>
              </w:rPr>
            </w:pPr>
            <w:r w:rsidRPr="00DC552F">
              <w:rPr>
                <w:b/>
                <w:sz w:val="20"/>
              </w:rPr>
              <w:t>code</w:t>
            </w:r>
          </w:p>
        </w:tc>
        <w:tc>
          <w:tcPr>
            <w:tcW w:w="721" w:type="dxa"/>
          </w:tcPr>
          <w:p w14:paraId="1B4A339E" w14:textId="77777777" w:rsidR="006E365E" w:rsidRPr="00DC552F" w:rsidRDefault="006E365E" w:rsidP="008145A6">
            <w:pPr>
              <w:contextualSpacing/>
              <w:jc w:val="center"/>
              <w:rPr>
                <w:sz w:val="20"/>
              </w:rPr>
            </w:pPr>
            <w:r w:rsidRPr="00DC552F">
              <w:rPr>
                <w:sz w:val="20"/>
              </w:rPr>
              <w:t>Name of the forest</w:t>
            </w:r>
          </w:p>
        </w:tc>
        <w:tc>
          <w:tcPr>
            <w:tcW w:w="3240" w:type="dxa"/>
          </w:tcPr>
          <w:p w14:paraId="55A66A8E" w14:textId="77777777" w:rsidR="006E365E" w:rsidRPr="00DC552F" w:rsidRDefault="006E365E" w:rsidP="008145A6">
            <w:pPr>
              <w:contextualSpacing/>
              <w:jc w:val="center"/>
              <w:rPr>
                <w:sz w:val="20"/>
              </w:rPr>
            </w:pPr>
            <w:r w:rsidRPr="00DC552F">
              <w:rPr>
                <w:sz w:val="20"/>
              </w:rPr>
              <w:t>What wild products were collected for the household from this forest?</w:t>
            </w:r>
          </w:p>
          <w:p w14:paraId="08AAFA29" w14:textId="4E115B08" w:rsidR="006E365E" w:rsidRPr="00DC552F" w:rsidRDefault="006E365E" w:rsidP="008145A6">
            <w:pPr>
              <w:contextualSpacing/>
              <w:jc w:val="center"/>
              <w:rPr>
                <w:sz w:val="20"/>
              </w:rPr>
            </w:pPr>
            <w:r w:rsidRPr="00DC552F">
              <w:rPr>
                <w:sz w:val="20"/>
              </w:rPr>
              <w:t>See codes below</w:t>
            </w:r>
          </w:p>
        </w:tc>
        <w:tc>
          <w:tcPr>
            <w:tcW w:w="1440" w:type="dxa"/>
          </w:tcPr>
          <w:p w14:paraId="224BAE7E" w14:textId="0ADE2DE2" w:rsidR="006E365E" w:rsidRPr="00DC552F" w:rsidRDefault="006E365E" w:rsidP="008145A6">
            <w:pPr>
              <w:contextualSpacing/>
              <w:jc w:val="center"/>
              <w:rPr>
                <w:sz w:val="20"/>
              </w:rPr>
            </w:pPr>
            <w:r w:rsidRPr="00DC552F">
              <w:rPr>
                <w:sz w:val="20"/>
              </w:rPr>
              <w:t>Who primarily collected this product?</w:t>
            </w:r>
          </w:p>
        </w:tc>
        <w:tc>
          <w:tcPr>
            <w:tcW w:w="2340" w:type="dxa"/>
          </w:tcPr>
          <w:p w14:paraId="4C71E912" w14:textId="0892E0C4" w:rsidR="006E365E" w:rsidRPr="00DC552F" w:rsidRDefault="006E365E" w:rsidP="008145A6">
            <w:pPr>
              <w:contextualSpacing/>
              <w:jc w:val="center"/>
              <w:rPr>
                <w:sz w:val="20"/>
              </w:rPr>
            </w:pPr>
            <w:r w:rsidRPr="00DC552F">
              <w:rPr>
                <w:sz w:val="20"/>
              </w:rPr>
              <w:t>How many days in the past MONTH did this person collect the product?</w:t>
            </w:r>
          </w:p>
        </w:tc>
        <w:tc>
          <w:tcPr>
            <w:tcW w:w="1980" w:type="dxa"/>
          </w:tcPr>
          <w:p w14:paraId="28742405" w14:textId="05C57262" w:rsidR="006E365E" w:rsidRPr="00DC552F" w:rsidRDefault="006E365E" w:rsidP="008145A6">
            <w:pPr>
              <w:contextualSpacing/>
              <w:jc w:val="center"/>
              <w:rPr>
                <w:sz w:val="20"/>
              </w:rPr>
            </w:pPr>
            <w:r w:rsidRPr="00DC552F">
              <w:rPr>
                <w:sz w:val="20"/>
              </w:rPr>
              <w:t>How much of this product was collected in the past MONTH?</w:t>
            </w:r>
          </w:p>
        </w:tc>
        <w:tc>
          <w:tcPr>
            <w:tcW w:w="2880" w:type="dxa"/>
          </w:tcPr>
          <w:p w14:paraId="0A969EF9" w14:textId="33324ADC" w:rsidR="006E365E" w:rsidRPr="00DC552F" w:rsidRDefault="006E365E" w:rsidP="008145A6">
            <w:pPr>
              <w:contextualSpacing/>
              <w:jc w:val="center"/>
              <w:rPr>
                <w:sz w:val="20"/>
              </w:rPr>
            </w:pPr>
            <w:r w:rsidRPr="00DC552F">
              <w:rPr>
                <w:sz w:val="20"/>
              </w:rPr>
              <w:t>How typical was the amount of this month’s harvest compared to other months of the year?</w:t>
            </w:r>
          </w:p>
        </w:tc>
      </w:tr>
      <w:tr w:rsidR="006E365E" w:rsidRPr="00DC552F" w14:paraId="35D8B94E" w14:textId="77777777" w:rsidTr="00CD018F">
        <w:trPr>
          <w:trHeight w:val="20"/>
          <w:jc w:val="center"/>
        </w:trPr>
        <w:tc>
          <w:tcPr>
            <w:tcW w:w="714" w:type="dxa"/>
          </w:tcPr>
          <w:p w14:paraId="6BB9B768" w14:textId="06980B3C" w:rsidR="006E365E" w:rsidRPr="00DC552F" w:rsidRDefault="006E365E" w:rsidP="008145A6">
            <w:pPr>
              <w:contextualSpacing/>
              <w:jc w:val="center"/>
              <w:rPr>
                <w:b/>
                <w:sz w:val="20"/>
              </w:rPr>
            </w:pPr>
          </w:p>
        </w:tc>
        <w:tc>
          <w:tcPr>
            <w:tcW w:w="721" w:type="dxa"/>
          </w:tcPr>
          <w:p w14:paraId="4EBE0C7D" w14:textId="77777777" w:rsidR="006E365E" w:rsidRPr="00DC552F" w:rsidRDefault="006E365E" w:rsidP="008145A6">
            <w:pPr>
              <w:contextualSpacing/>
              <w:jc w:val="center"/>
              <w:rPr>
                <w:sz w:val="20"/>
              </w:rPr>
            </w:pPr>
          </w:p>
        </w:tc>
        <w:tc>
          <w:tcPr>
            <w:tcW w:w="3240" w:type="dxa"/>
          </w:tcPr>
          <w:p w14:paraId="6BF1ED0D" w14:textId="77777777" w:rsidR="006E365E" w:rsidRPr="00DC552F" w:rsidRDefault="006E365E" w:rsidP="008145A6">
            <w:pPr>
              <w:contextualSpacing/>
              <w:jc w:val="center"/>
              <w:rPr>
                <w:sz w:val="20"/>
              </w:rPr>
            </w:pPr>
          </w:p>
        </w:tc>
        <w:tc>
          <w:tcPr>
            <w:tcW w:w="1440" w:type="dxa"/>
          </w:tcPr>
          <w:p w14:paraId="3B1FFD2A" w14:textId="77777777" w:rsidR="006E365E" w:rsidRPr="00DC552F" w:rsidRDefault="006E365E" w:rsidP="008145A6">
            <w:pPr>
              <w:contextualSpacing/>
              <w:jc w:val="center"/>
              <w:rPr>
                <w:sz w:val="20"/>
              </w:rPr>
            </w:pPr>
          </w:p>
        </w:tc>
        <w:tc>
          <w:tcPr>
            <w:tcW w:w="2340" w:type="dxa"/>
          </w:tcPr>
          <w:p w14:paraId="55400E65" w14:textId="77777777" w:rsidR="006E365E" w:rsidRPr="00DC552F" w:rsidRDefault="006E365E" w:rsidP="008145A6">
            <w:pPr>
              <w:contextualSpacing/>
              <w:jc w:val="center"/>
              <w:rPr>
                <w:sz w:val="20"/>
              </w:rPr>
            </w:pPr>
          </w:p>
        </w:tc>
        <w:tc>
          <w:tcPr>
            <w:tcW w:w="1980" w:type="dxa"/>
          </w:tcPr>
          <w:p w14:paraId="1575263D" w14:textId="77777777" w:rsidR="006E365E" w:rsidRPr="00DC552F" w:rsidRDefault="006E365E" w:rsidP="008145A6">
            <w:pPr>
              <w:contextualSpacing/>
              <w:jc w:val="center"/>
              <w:rPr>
                <w:sz w:val="20"/>
              </w:rPr>
            </w:pPr>
          </w:p>
        </w:tc>
        <w:tc>
          <w:tcPr>
            <w:tcW w:w="2880" w:type="dxa"/>
          </w:tcPr>
          <w:p w14:paraId="4A48BB11" w14:textId="77777777" w:rsidR="006E365E" w:rsidRPr="00DC552F" w:rsidRDefault="006E365E" w:rsidP="008145A6">
            <w:pPr>
              <w:contextualSpacing/>
              <w:jc w:val="center"/>
              <w:rPr>
                <w:sz w:val="20"/>
              </w:rPr>
            </w:pPr>
          </w:p>
        </w:tc>
      </w:tr>
      <w:tr w:rsidR="006E365E" w:rsidRPr="00DC552F" w14:paraId="618CFAAB" w14:textId="77777777" w:rsidTr="00CD018F">
        <w:trPr>
          <w:trHeight w:val="54"/>
          <w:jc w:val="center"/>
        </w:trPr>
        <w:tc>
          <w:tcPr>
            <w:tcW w:w="714" w:type="dxa"/>
            <w:vMerge w:val="restart"/>
          </w:tcPr>
          <w:p w14:paraId="5649C026" w14:textId="77777777" w:rsidR="006E365E" w:rsidRPr="00DC552F" w:rsidRDefault="006E365E" w:rsidP="008145A6">
            <w:pPr>
              <w:contextualSpacing/>
              <w:jc w:val="center"/>
              <w:rPr>
                <w:b/>
                <w:sz w:val="20"/>
              </w:rPr>
            </w:pPr>
            <w:r w:rsidRPr="00DC552F">
              <w:rPr>
                <w:b/>
                <w:sz w:val="20"/>
              </w:rPr>
              <w:t>1</w:t>
            </w:r>
          </w:p>
        </w:tc>
        <w:tc>
          <w:tcPr>
            <w:tcW w:w="721" w:type="dxa"/>
            <w:vMerge w:val="restart"/>
          </w:tcPr>
          <w:p w14:paraId="3640BCB3" w14:textId="77777777" w:rsidR="006E365E" w:rsidRPr="00DC552F" w:rsidRDefault="006E365E" w:rsidP="008145A6">
            <w:pPr>
              <w:contextualSpacing/>
              <w:jc w:val="center"/>
              <w:rPr>
                <w:sz w:val="20"/>
              </w:rPr>
            </w:pPr>
          </w:p>
        </w:tc>
        <w:tc>
          <w:tcPr>
            <w:tcW w:w="3240" w:type="dxa"/>
          </w:tcPr>
          <w:p w14:paraId="6C93F74A" w14:textId="77777777" w:rsidR="006E365E" w:rsidRPr="00DC552F" w:rsidRDefault="006E365E" w:rsidP="008145A6">
            <w:pPr>
              <w:contextualSpacing/>
              <w:jc w:val="center"/>
              <w:rPr>
                <w:sz w:val="20"/>
              </w:rPr>
            </w:pPr>
          </w:p>
        </w:tc>
        <w:tc>
          <w:tcPr>
            <w:tcW w:w="1440" w:type="dxa"/>
          </w:tcPr>
          <w:p w14:paraId="0382D10A" w14:textId="77777777" w:rsidR="006E365E" w:rsidRPr="00DC552F" w:rsidRDefault="006E365E" w:rsidP="008145A6">
            <w:pPr>
              <w:contextualSpacing/>
              <w:jc w:val="center"/>
              <w:rPr>
                <w:sz w:val="20"/>
              </w:rPr>
            </w:pPr>
          </w:p>
        </w:tc>
        <w:tc>
          <w:tcPr>
            <w:tcW w:w="2340" w:type="dxa"/>
          </w:tcPr>
          <w:p w14:paraId="4C9A298D" w14:textId="77777777" w:rsidR="006E365E" w:rsidRPr="00DC552F" w:rsidRDefault="006E365E" w:rsidP="008145A6">
            <w:pPr>
              <w:contextualSpacing/>
              <w:jc w:val="center"/>
              <w:rPr>
                <w:sz w:val="20"/>
              </w:rPr>
            </w:pPr>
          </w:p>
        </w:tc>
        <w:tc>
          <w:tcPr>
            <w:tcW w:w="1980" w:type="dxa"/>
          </w:tcPr>
          <w:p w14:paraId="5138D38C" w14:textId="77777777" w:rsidR="006E365E" w:rsidRPr="00DC552F" w:rsidRDefault="006E365E" w:rsidP="008145A6">
            <w:pPr>
              <w:contextualSpacing/>
              <w:jc w:val="center"/>
              <w:rPr>
                <w:sz w:val="20"/>
              </w:rPr>
            </w:pPr>
          </w:p>
        </w:tc>
        <w:tc>
          <w:tcPr>
            <w:tcW w:w="2880" w:type="dxa"/>
          </w:tcPr>
          <w:p w14:paraId="0C188D16" w14:textId="77777777" w:rsidR="006E365E" w:rsidRPr="00DC552F" w:rsidRDefault="006E365E" w:rsidP="008145A6">
            <w:pPr>
              <w:contextualSpacing/>
              <w:jc w:val="center"/>
              <w:rPr>
                <w:sz w:val="20"/>
              </w:rPr>
            </w:pPr>
          </w:p>
        </w:tc>
      </w:tr>
      <w:tr w:rsidR="006E365E" w:rsidRPr="00DC552F" w14:paraId="0AEA6207" w14:textId="77777777" w:rsidTr="00CD018F">
        <w:trPr>
          <w:trHeight w:val="54"/>
          <w:jc w:val="center"/>
        </w:trPr>
        <w:tc>
          <w:tcPr>
            <w:tcW w:w="714" w:type="dxa"/>
            <w:vMerge/>
          </w:tcPr>
          <w:p w14:paraId="7ED6DE51" w14:textId="77777777" w:rsidR="006E365E" w:rsidRPr="00DC552F" w:rsidRDefault="006E365E" w:rsidP="008145A6">
            <w:pPr>
              <w:contextualSpacing/>
              <w:jc w:val="center"/>
              <w:rPr>
                <w:b/>
                <w:sz w:val="20"/>
              </w:rPr>
            </w:pPr>
          </w:p>
        </w:tc>
        <w:tc>
          <w:tcPr>
            <w:tcW w:w="721" w:type="dxa"/>
            <w:vMerge/>
          </w:tcPr>
          <w:p w14:paraId="24151074" w14:textId="77777777" w:rsidR="006E365E" w:rsidRPr="00DC552F" w:rsidRDefault="006E365E" w:rsidP="008145A6">
            <w:pPr>
              <w:contextualSpacing/>
              <w:jc w:val="center"/>
              <w:rPr>
                <w:sz w:val="20"/>
              </w:rPr>
            </w:pPr>
          </w:p>
        </w:tc>
        <w:tc>
          <w:tcPr>
            <w:tcW w:w="3240" w:type="dxa"/>
          </w:tcPr>
          <w:p w14:paraId="5724E6AA" w14:textId="77777777" w:rsidR="006E365E" w:rsidRPr="00DC552F" w:rsidRDefault="006E365E" w:rsidP="008145A6">
            <w:pPr>
              <w:contextualSpacing/>
              <w:jc w:val="center"/>
              <w:rPr>
                <w:sz w:val="20"/>
              </w:rPr>
            </w:pPr>
          </w:p>
        </w:tc>
        <w:tc>
          <w:tcPr>
            <w:tcW w:w="1440" w:type="dxa"/>
          </w:tcPr>
          <w:p w14:paraId="3DB1EE43" w14:textId="77777777" w:rsidR="006E365E" w:rsidRPr="00DC552F" w:rsidRDefault="006E365E" w:rsidP="008145A6">
            <w:pPr>
              <w:contextualSpacing/>
              <w:jc w:val="center"/>
              <w:rPr>
                <w:sz w:val="20"/>
              </w:rPr>
            </w:pPr>
          </w:p>
        </w:tc>
        <w:tc>
          <w:tcPr>
            <w:tcW w:w="2340" w:type="dxa"/>
          </w:tcPr>
          <w:p w14:paraId="6E0E4665" w14:textId="77777777" w:rsidR="006E365E" w:rsidRPr="00DC552F" w:rsidRDefault="006E365E" w:rsidP="008145A6">
            <w:pPr>
              <w:contextualSpacing/>
              <w:jc w:val="center"/>
              <w:rPr>
                <w:sz w:val="20"/>
              </w:rPr>
            </w:pPr>
          </w:p>
        </w:tc>
        <w:tc>
          <w:tcPr>
            <w:tcW w:w="1980" w:type="dxa"/>
          </w:tcPr>
          <w:p w14:paraId="34AF8A87" w14:textId="77777777" w:rsidR="006E365E" w:rsidRPr="00DC552F" w:rsidRDefault="006E365E" w:rsidP="008145A6">
            <w:pPr>
              <w:contextualSpacing/>
              <w:jc w:val="center"/>
              <w:rPr>
                <w:sz w:val="20"/>
              </w:rPr>
            </w:pPr>
          </w:p>
        </w:tc>
        <w:tc>
          <w:tcPr>
            <w:tcW w:w="2880" w:type="dxa"/>
          </w:tcPr>
          <w:p w14:paraId="4D621E01" w14:textId="77777777" w:rsidR="006E365E" w:rsidRPr="00DC552F" w:rsidRDefault="006E365E" w:rsidP="008145A6">
            <w:pPr>
              <w:contextualSpacing/>
              <w:jc w:val="center"/>
              <w:rPr>
                <w:sz w:val="20"/>
              </w:rPr>
            </w:pPr>
          </w:p>
        </w:tc>
      </w:tr>
      <w:tr w:rsidR="006E365E" w:rsidRPr="00DC552F" w14:paraId="1819FADC" w14:textId="77777777" w:rsidTr="00CD018F">
        <w:trPr>
          <w:trHeight w:val="54"/>
          <w:jc w:val="center"/>
        </w:trPr>
        <w:tc>
          <w:tcPr>
            <w:tcW w:w="714" w:type="dxa"/>
            <w:vMerge/>
          </w:tcPr>
          <w:p w14:paraId="5CBF6F39" w14:textId="77777777" w:rsidR="006E365E" w:rsidRPr="00DC552F" w:rsidRDefault="006E365E" w:rsidP="008145A6">
            <w:pPr>
              <w:contextualSpacing/>
              <w:jc w:val="center"/>
              <w:rPr>
                <w:b/>
                <w:sz w:val="20"/>
              </w:rPr>
            </w:pPr>
          </w:p>
        </w:tc>
        <w:tc>
          <w:tcPr>
            <w:tcW w:w="721" w:type="dxa"/>
            <w:vMerge/>
          </w:tcPr>
          <w:p w14:paraId="4FAB3D02" w14:textId="77777777" w:rsidR="006E365E" w:rsidRPr="00DC552F" w:rsidRDefault="006E365E" w:rsidP="008145A6">
            <w:pPr>
              <w:contextualSpacing/>
              <w:jc w:val="center"/>
              <w:rPr>
                <w:sz w:val="20"/>
              </w:rPr>
            </w:pPr>
          </w:p>
        </w:tc>
        <w:tc>
          <w:tcPr>
            <w:tcW w:w="3240" w:type="dxa"/>
          </w:tcPr>
          <w:p w14:paraId="77505C4D" w14:textId="77777777" w:rsidR="006E365E" w:rsidRPr="00DC552F" w:rsidRDefault="006E365E" w:rsidP="008145A6">
            <w:pPr>
              <w:contextualSpacing/>
              <w:jc w:val="center"/>
              <w:rPr>
                <w:sz w:val="20"/>
              </w:rPr>
            </w:pPr>
          </w:p>
        </w:tc>
        <w:tc>
          <w:tcPr>
            <w:tcW w:w="1440" w:type="dxa"/>
          </w:tcPr>
          <w:p w14:paraId="60F1E95C" w14:textId="77777777" w:rsidR="006E365E" w:rsidRPr="00DC552F" w:rsidRDefault="006E365E" w:rsidP="008145A6">
            <w:pPr>
              <w:contextualSpacing/>
              <w:jc w:val="center"/>
              <w:rPr>
                <w:sz w:val="20"/>
              </w:rPr>
            </w:pPr>
          </w:p>
        </w:tc>
        <w:tc>
          <w:tcPr>
            <w:tcW w:w="2340" w:type="dxa"/>
          </w:tcPr>
          <w:p w14:paraId="3B926423" w14:textId="77777777" w:rsidR="006E365E" w:rsidRPr="00DC552F" w:rsidRDefault="006E365E" w:rsidP="008145A6">
            <w:pPr>
              <w:contextualSpacing/>
              <w:jc w:val="center"/>
              <w:rPr>
                <w:sz w:val="20"/>
              </w:rPr>
            </w:pPr>
          </w:p>
        </w:tc>
        <w:tc>
          <w:tcPr>
            <w:tcW w:w="1980" w:type="dxa"/>
          </w:tcPr>
          <w:p w14:paraId="7A1853E6" w14:textId="77777777" w:rsidR="006E365E" w:rsidRPr="00DC552F" w:rsidRDefault="006E365E" w:rsidP="008145A6">
            <w:pPr>
              <w:contextualSpacing/>
              <w:jc w:val="center"/>
              <w:rPr>
                <w:sz w:val="20"/>
              </w:rPr>
            </w:pPr>
          </w:p>
        </w:tc>
        <w:tc>
          <w:tcPr>
            <w:tcW w:w="2880" w:type="dxa"/>
          </w:tcPr>
          <w:p w14:paraId="12579FCF" w14:textId="77777777" w:rsidR="006E365E" w:rsidRPr="00DC552F" w:rsidRDefault="006E365E" w:rsidP="008145A6">
            <w:pPr>
              <w:contextualSpacing/>
              <w:jc w:val="center"/>
              <w:rPr>
                <w:sz w:val="20"/>
              </w:rPr>
            </w:pPr>
          </w:p>
        </w:tc>
      </w:tr>
      <w:tr w:rsidR="006E365E" w:rsidRPr="00DC552F" w14:paraId="3E0FEE28" w14:textId="77777777" w:rsidTr="00CD018F">
        <w:trPr>
          <w:trHeight w:val="54"/>
          <w:jc w:val="center"/>
        </w:trPr>
        <w:tc>
          <w:tcPr>
            <w:tcW w:w="714" w:type="dxa"/>
            <w:vMerge/>
          </w:tcPr>
          <w:p w14:paraId="37B98F15" w14:textId="77777777" w:rsidR="006E365E" w:rsidRPr="00DC552F" w:rsidRDefault="006E365E" w:rsidP="008145A6">
            <w:pPr>
              <w:contextualSpacing/>
              <w:jc w:val="center"/>
              <w:rPr>
                <w:b/>
                <w:sz w:val="20"/>
              </w:rPr>
            </w:pPr>
          </w:p>
        </w:tc>
        <w:tc>
          <w:tcPr>
            <w:tcW w:w="721" w:type="dxa"/>
            <w:vMerge/>
          </w:tcPr>
          <w:p w14:paraId="13FCB23B" w14:textId="77777777" w:rsidR="006E365E" w:rsidRPr="00DC552F" w:rsidRDefault="006E365E" w:rsidP="008145A6">
            <w:pPr>
              <w:contextualSpacing/>
              <w:jc w:val="center"/>
              <w:rPr>
                <w:sz w:val="20"/>
              </w:rPr>
            </w:pPr>
          </w:p>
        </w:tc>
        <w:tc>
          <w:tcPr>
            <w:tcW w:w="3240" w:type="dxa"/>
          </w:tcPr>
          <w:p w14:paraId="604E4A56" w14:textId="77777777" w:rsidR="006E365E" w:rsidRPr="00DC552F" w:rsidRDefault="006E365E" w:rsidP="008145A6">
            <w:pPr>
              <w:contextualSpacing/>
              <w:jc w:val="center"/>
              <w:rPr>
                <w:sz w:val="20"/>
              </w:rPr>
            </w:pPr>
          </w:p>
        </w:tc>
        <w:tc>
          <w:tcPr>
            <w:tcW w:w="1440" w:type="dxa"/>
          </w:tcPr>
          <w:p w14:paraId="3686BB54" w14:textId="77777777" w:rsidR="006E365E" w:rsidRPr="00DC552F" w:rsidRDefault="006E365E" w:rsidP="008145A6">
            <w:pPr>
              <w:contextualSpacing/>
              <w:jc w:val="center"/>
              <w:rPr>
                <w:sz w:val="20"/>
              </w:rPr>
            </w:pPr>
          </w:p>
        </w:tc>
        <w:tc>
          <w:tcPr>
            <w:tcW w:w="2340" w:type="dxa"/>
          </w:tcPr>
          <w:p w14:paraId="69CD698B" w14:textId="77777777" w:rsidR="006E365E" w:rsidRPr="00DC552F" w:rsidRDefault="006E365E" w:rsidP="008145A6">
            <w:pPr>
              <w:contextualSpacing/>
              <w:jc w:val="center"/>
              <w:rPr>
                <w:sz w:val="20"/>
              </w:rPr>
            </w:pPr>
          </w:p>
        </w:tc>
        <w:tc>
          <w:tcPr>
            <w:tcW w:w="1980" w:type="dxa"/>
          </w:tcPr>
          <w:p w14:paraId="0856E625" w14:textId="77777777" w:rsidR="006E365E" w:rsidRPr="00DC552F" w:rsidRDefault="006E365E" w:rsidP="008145A6">
            <w:pPr>
              <w:contextualSpacing/>
              <w:jc w:val="center"/>
              <w:rPr>
                <w:sz w:val="20"/>
              </w:rPr>
            </w:pPr>
          </w:p>
        </w:tc>
        <w:tc>
          <w:tcPr>
            <w:tcW w:w="2880" w:type="dxa"/>
          </w:tcPr>
          <w:p w14:paraId="08C7DB75" w14:textId="77777777" w:rsidR="006E365E" w:rsidRPr="00DC552F" w:rsidRDefault="006E365E" w:rsidP="008145A6">
            <w:pPr>
              <w:contextualSpacing/>
              <w:jc w:val="center"/>
              <w:rPr>
                <w:sz w:val="20"/>
              </w:rPr>
            </w:pPr>
          </w:p>
        </w:tc>
      </w:tr>
      <w:tr w:rsidR="006E365E" w:rsidRPr="00DC552F" w14:paraId="0BC5A25C" w14:textId="77777777" w:rsidTr="00CD018F">
        <w:trPr>
          <w:trHeight w:val="54"/>
          <w:jc w:val="center"/>
        </w:trPr>
        <w:tc>
          <w:tcPr>
            <w:tcW w:w="714" w:type="dxa"/>
            <w:vMerge/>
          </w:tcPr>
          <w:p w14:paraId="04304E73" w14:textId="77777777" w:rsidR="006E365E" w:rsidRPr="00DC552F" w:rsidRDefault="006E365E" w:rsidP="008145A6">
            <w:pPr>
              <w:contextualSpacing/>
              <w:jc w:val="center"/>
              <w:rPr>
                <w:b/>
                <w:sz w:val="20"/>
              </w:rPr>
            </w:pPr>
          </w:p>
        </w:tc>
        <w:tc>
          <w:tcPr>
            <w:tcW w:w="721" w:type="dxa"/>
            <w:vMerge/>
          </w:tcPr>
          <w:p w14:paraId="7EA383AA" w14:textId="77777777" w:rsidR="006E365E" w:rsidRPr="00DC552F" w:rsidRDefault="006E365E" w:rsidP="008145A6">
            <w:pPr>
              <w:contextualSpacing/>
              <w:jc w:val="center"/>
              <w:rPr>
                <w:sz w:val="20"/>
              </w:rPr>
            </w:pPr>
          </w:p>
        </w:tc>
        <w:tc>
          <w:tcPr>
            <w:tcW w:w="3240" w:type="dxa"/>
          </w:tcPr>
          <w:p w14:paraId="61FF1A40" w14:textId="77777777" w:rsidR="006E365E" w:rsidRPr="00DC552F" w:rsidRDefault="006E365E" w:rsidP="008145A6">
            <w:pPr>
              <w:contextualSpacing/>
              <w:jc w:val="center"/>
              <w:rPr>
                <w:sz w:val="20"/>
              </w:rPr>
            </w:pPr>
          </w:p>
        </w:tc>
        <w:tc>
          <w:tcPr>
            <w:tcW w:w="1440" w:type="dxa"/>
          </w:tcPr>
          <w:p w14:paraId="129EEF15" w14:textId="77777777" w:rsidR="006E365E" w:rsidRPr="00DC552F" w:rsidRDefault="006E365E" w:rsidP="008145A6">
            <w:pPr>
              <w:contextualSpacing/>
              <w:jc w:val="center"/>
              <w:rPr>
                <w:sz w:val="20"/>
              </w:rPr>
            </w:pPr>
          </w:p>
        </w:tc>
        <w:tc>
          <w:tcPr>
            <w:tcW w:w="2340" w:type="dxa"/>
          </w:tcPr>
          <w:p w14:paraId="7646A655" w14:textId="77777777" w:rsidR="006E365E" w:rsidRPr="00DC552F" w:rsidRDefault="006E365E" w:rsidP="008145A6">
            <w:pPr>
              <w:contextualSpacing/>
              <w:jc w:val="center"/>
              <w:rPr>
                <w:sz w:val="20"/>
              </w:rPr>
            </w:pPr>
          </w:p>
        </w:tc>
        <w:tc>
          <w:tcPr>
            <w:tcW w:w="1980" w:type="dxa"/>
          </w:tcPr>
          <w:p w14:paraId="0F680371" w14:textId="77777777" w:rsidR="006E365E" w:rsidRPr="00DC552F" w:rsidRDefault="006E365E" w:rsidP="008145A6">
            <w:pPr>
              <w:contextualSpacing/>
              <w:jc w:val="center"/>
              <w:rPr>
                <w:sz w:val="20"/>
              </w:rPr>
            </w:pPr>
          </w:p>
        </w:tc>
        <w:tc>
          <w:tcPr>
            <w:tcW w:w="2880" w:type="dxa"/>
          </w:tcPr>
          <w:p w14:paraId="2458C392" w14:textId="77777777" w:rsidR="006E365E" w:rsidRPr="00DC552F" w:rsidRDefault="006E365E" w:rsidP="008145A6">
            <w:pPr>
              <w:contextualSpacing/>
              <w:jc w:val="center"/>
              <w:rPr>
                <w:sz w:val="20"/>
              </w:rPr>
            </w:pPr>
          </w:p>
        </w:tc>
      </w:tr>
      <w:tr w:rsidR="006E365E" w:rsidRPr="00DC552F" w14:paraId="468D88C0" w14:textId="77777777" w:rsidTr="00CD018F">
        <w:trPr>
          <w:trHeight w:val="54"/>
          <w:jc w:val="center"/>
        </w:trPr>
        <w:tc>
          <w:tcPr>
            <w:tcW w:w="714" w:type="dxa"/>
            <w:vMerge w:val="restart"/>
          </w:tcPr>
          <w:p w14:paraId="2EABD9F6" w14:textId="1B9B1BFB" w:rsidR="006E365E" w:rsidRPr="00DC552F" w:rsidRDefault="006E365E" w:rsidP="00020B58">
            <w:pPr>
              <w:contextualSpacing/>
              <w:jc w:val="center"/>
              <w:rPr>
                <w:b/>
                <w:sz w:val="20"/>
              </w:rPr>
            </w:pPr>
            <w:r w:rsidRPr="00DC552F">
              <w:rPr>
                <w:b/>
                <w:sz w:val="20"/>
              </w:rPr>
              <w:t>2</w:t>
            </w:r>
          </w:p>
        </w:tc>
        <w:tc>
          <w:tcPr>
            <w:tcW w:w="721" w:type="dxa"/>
            <w:vMerge w:val="restart"/>
          </w:tcPr>
          <w:p w14:paraId="11D57030" w14:textId="77777777" w:rsidR="006E365E" w:rsidRPr="00DC552F" w:rsidRDefault="006E365E" w:rsidP="00020B58">
            <w:pPr>
              <w:contextualSpacing/>
              <w:jc w:val="center"/>
              <w:rPr>
                <w:sz w:val="20"/>
              </w:rPr>
            </w:pPr>
          </w:p>
        </w:tc>
        <w:tc>
          <w:tcPr>
            <w:tcW w:w="3240" w:type="dxa"/>
          </w:tcPr>
          <w:p w14:paraId="443D8F4B" w14:textId="77777777" w:rsidR="006E365E" w:rsidRPr="00DC552F" w:rsidRDefault="006E365E" w:rsidP="00020B58">
            <w:pPr>
              <w:contextualSpacing/>
              <w:jc w:val="center"/>
              <w:rPr>
                <w:sz w:val="20"/>
              </w:rPr>
            </w:pPr>
          </w:p>
        </w:tc>
        <w:tc>
          <w:tcPr>
            <w:tcW w:w="1440" w:type="dxa"/>
          </w:tcPr>
          <w:p w14:paraId="08AF1062" w14:textId="77777777" w:rsidR="006E365E" w:rsidRPr="00DC552F" w:rsidRDefault="006E365E" w:rsidP="00020B58">
            <w:pPr>
              <w:contextualSpacing/>
              <w:jc w:val="center"/>
              <w:rPr>
                <w:sz w:val="20"/>
              </w:rPr>
            </w:pPr>
          </w:p>
        </w:tc>
        <w:tc>
          <w:tcPr>
            <w:tcW w:w="2340" w:type="dxa"/>
          </w:tcPr>
          <w:p w14:paraId="3F1434CD" w14:textId="77777777" w:rsidR="006E365E" w:rsidRPr="00DC552F" w:rsidRDefault="006E365E" w:rsidP="00020B58">
            <w:pPr>
              <w:contextualSpacing/>
              <w:jc w:val="center"/>
              <w:rPr>
                <w:sz w:val="20"/>
              </w:rPr>
            </w:pPr>
          </w:p>
        </w:tc>
        <w:tc>
          <w:tcPr>
            <w:tcW w:w="1980" w:type="dxa"/>
          </w:tcPr>
          <w:p w14:paraId="053A74F8" w14:textId="77777777" w:rsidR="006E365E" w:rsidRPr="00DC552F" w:rsidRDefault="006E365E" w:rsidP="00020B58">
            <w:pPr>
              <w:contextualSpacing/>
              <w:jc w:val="center"/>
              <w:rPr>
                <w:sz w:val="20"/>
              </w:rPr>
            </w:pPr>
          </w:p>
        </w:tc>
        <w:tc>
          <w:tcPr>
            <w:tcW w:w="2880" w:type="dxa"/>
          </w:tcPr>
          <w:p w14:paraId="2EA5EF10" w14:textId="77777777" w:rsidR="006E365E" w:rsidRPr="00DC552F" w:rsidRDefault="006E365E" w:rsidP="00020B58">
            <w:pPr>
              <w:contextualSpacing/>
              <w:jc w:val="center"/>
              <w:rPr>
                <w:sz w:val="20"/>
              </w:rPr>
            </w:pPr>
          </w:p>
        </w:tc>
      </w:tr>
      <w:tr w:rsidR="006E365E" w:rsidRPr="00DC552F" w14:paraId="1E136926" w14:textId="77777777" w:rsidTr="00CD018F">
        <w:trPr>
          <w:trHeight w:val="54"/>
          <w:jc w:val="center"/>
        </w:trPr>
        <w:tc>
          <w:tcPr>
            <w:tcW w:w="714" w:type="dxa"/>
            <w:vMerge/>
          </w:tcPr>
          <w:p w14:paraId="3EC41347" w14:textId="77777777" w:rsidR="006E365E" w:rsidRPr="00DC552F" w:rsidRDefault="006E365E" w:rsidP="00020B58">
            <w:pPr>
              <w:contextualSpacing/>
              <w:jc w:val="center"/>
              <w:rPr>
                <w:b/>
                <w:sz w:val="20"/>
              </w:rPr>
            </w:pPr>
          </w:p>
        </w:tc>
        <w:tc>
          <w:tcPr>
            <w:tcW w:w="721" w:type="dxa"/>
            <w:vMerge/>
          </w:tcPr>
          <w:p w14:paraId="0324695B" w14:textId="77777777" w:rsidR="006E365E" w:rsidRPr="00DC552F" w:rsidRDefault="006E365E" w:rsidP="00020B58">
            <w:pPr>
              <w:contextualSpacing/>
              <w:jc w:val="center"/>
              <w:rPr>
                <w:sz w:val="20"/>
              </w:rPr>
            </w:pPr>
          </w:p>
        </w:tc>
        <w:tc>
          <w:tcPr>
            <w:tcW w:w="3240" w:type="dxa"/>
          </w:tcPr>
          <w:p w14:paraId="26EA8461" w14:textId="77777777" w:rsidR="006E365E" w:rsidRPr="00DC552F" w:rsidRDefault="006E365E" w:rsidP="00020B58">
            <w:pPr>
              <w:contextualSpacing/>
              <w:jc w:val="center"/>
              <w:rPr>
                <w:sz w:val="20"/>
              </w:rPr>
            </w:pPr>
          </w:p>
        </w:tc>
        <w:tc>
          <w:tcPr>
            <w:tcW w:w="1440" w:type="dxa"/>
          </w:tcPr>
          <w:p w14:paraId="0DE53930" w14:textId="77777777" w:rsidR="006E365E" w:rsidRPr="00DC552F" w:rsidRDefault="006E365E" w:rsidP="00020B58">
            <w:pPr>
              <w:contextualSpacing/>
              <w:jc w:val="center"/>
              <w:rPr>
                <w:sz w:val="20"/>
              </w:rPr>
            </w:pPr>
          </w:p>
        </w:tc>
        <w:tc>
          <w:tcPr>
            <w:tcW w:w="2340" w:type="dxa"/>
          </w:tcPr>
          <w:p w14:paraId="2DCF968B" w14:textId="77777777" w:rsidR="006E365E" w:rsidRPr="00DC552F" w:rsidRDefault="006E365E" w:rsidP="00020B58">
            <w:pPr>
              <w:contextualSpacing/>
              <w:jc w:val="center"/>
              <w:rPr>
                <w:sz w:val="20"/>
              </w:rPr>
            </w:pPr>
          </w:p>
        </w:tc>
        <w:tc>
          <w:tcPr>
            <w:tcW w:w="1980" w:type="dxa"/>
          </w:tcPr>
          <w:p w14:paraId="0FCF1D81" w14:textId="77777777" w:rsidR="006E365E" w:rsidRPr="00DC552F" w:rsidRDefault="006E365E" w:rsidP="00020B58">
            <w:pPr>
              <w:contextualSpacing/>
              <w:jc w:val="center"/>
              <w:rPr>
                <w:sz w:val="20"/>
              </w:rPr>
            </w:pPr>
          </w:p>
        </w:tc>
        <w:tc>
          <w:tcPr>
            <w:tcW w:w="2880" w:type="dxa"/>
          </w:tcPr>
          <w:p w14:paraId="17AB8A86" w14:textId="77777777" w:rsidR="006E365E" w:rsidRPr="00DC552F" w:rsidRDefault="006E365E" w:rsidP="00020B58">
            <w:pPr>
              <w:contextualSpacing/>
              <w:jc w:val="center"/>
              <w:rPr>
                <w:sz w:val="20"/>
              </w:rPr>
            </w:pPr>
          </w:p>
        </w:tc>
      </w:tr>
      <w:tr w:rsidR="006E365E" w:rsidRPr="00DC552F" w14:paraId="5BBFA848" w14:textId="77777777" w:rsidTr="00CD018F">
        <w:trPr>
          <w:trHeight w:val="54"/>
          <w:jc w:val="center"/>
        </w:trPr>
        <w:tc>
          <w:tcPr>
            <w:tcW w:w="714" w:type="dxa"/>
            <w:vMerge/>
          </w:tcPr>
          <w:p w14:paraId="69B59E0F" w14:textId="77777777" w:rsidR="006E365E" w:rsidRPr="00DC552F" w:rsidRDefault="006E365E" w:rsidP="00020B58">
            <w:pPr>
              <w:contextualSpacing/>
              <w:jc w:val="center"/>
              <w:rPr>
                <w:b/>
                <w:sz w:val="20"/>
              </w:rPr>
            </w:pPr>
          </w:p>
        </w:tc>
        <w:tc>
          <w:tcPr>
            <w:tcW w:w="721" w:type="dxa"/>
            <w:vMerge/>
          </w:tcPr>
          <w:p w14:paraId="777D9BAF" w14:textId="77777777" w:rsidR="006E365E" w:rsidRPr="00DC552F" w:rsidRDefault="006E365E" w:rsidP="00020B58">
            <w:pPr>
              <w:contextualSpacing/>
              <w:jc w:val="center"/>
              <w:rPr>
                <w:sz w:val="20"/>
              </w:rPr>
            </w:pPr>
          </w:p>
        </w:tc>
        <w:tc>
          <w:tcPr>
            <w:tcW w:w="3240" w:type="dxa"/>
          </w:tcPr>
          <w:p w14:paraId="28CA7A8B" w14:textId="77777777" w:rsidR="006E365E" w:rsidRPr="00DC552F" w:rsidRDefault="006E365E" w:rsidP="00020B58">
            <w:pPr>
              <w:contextualSpacing/>
              <w:jc w:val="center"/>
              <w:rPr>
                <w:sz w:val="20"/>
              </w:rPr>
            </w:pPr>
          </w:p>
        </w:tc>
        <w:tc>
          <w:tcPr>
            <w:tcW w:w="1440" w:type="dxa"/>
          </w:tcPr>
          <w:p w14:paraId="7ACBE49C" w14:textId="77777777" w:rsidR="006E365E" w:rsidRPr="00DC552F" w:rsidRDefault="006E365E" w:rsidP="00020B58">
            <w:pPr>
              <w:contextualSpacing/>
              <w:jc w:val="center"/>
              <w:rPr>
                <w:sz w:val="20"/>
              </w:rPr>
            </w:pPr>
          </w:p>
        </w:tc>
        <w:tc>
          <w:tcPr>
            <w:tcW w:w="2340" w:type="dxa"/>
          </w:tcPr>
          <w:p w14:paraId="7B0E24C3" w14:textId="77777777" w:rsidR="006E365E" w:rsidRPr="00DC552F" w:rsidRDefault="006E365E" w:rsidP="00020B58">
            <w:pPr>
              <w:contextualSpacing/>
              <w:jc w:val="center"/>
              <w:rPr>
                <w:sz w:val="20"/>
              </w:rPr>
            </w:pPr>
          </w:p>
        </w:tc>
        <w:tc>
          <w:tcPr>
            <w:tcW w:w="1980" w:type="dxa"/>
          </w:tcPr>
          <w:p w14:paraId="68A542DA" w14:textId="77777777" w:rsidR="006E365E" w:rsidRPr="00DC552F" w:rsidRDefault="006E365E" w:rsidP="00020B58">
            <w:pPr>
              <w:contextualSpacing/>
              <w:jc w:val="center"/>
              <w:rPr>
                <w:sz w:val="20"/>
              </w:rPr>
            </w:pPr>
          </w:p>
        </w:tc>
        <w:tc>
          <w:tcPr>
            <w:tcW w:w="2880" w:type="dxa"/>
          </w:tcPr>
          <w:p w14:paraId="27028255" w14:textId="77777777" w:rsidR="006E365E" w:rsidRPr="00DC552F" w:rsidRDefault="006E365E" w:rsidP="00020B58">
            <w:pPr>
              <w:contextualSpacing/>
              <w:jc w:val="center"/>
              <w:rPr>
                <w:sz w:val="20"/>
              </w:rPr>
            </w:pPr>
          </w:p>
        </w:tc>
      </w:tr>
      <w:tr w:rsidR="006E365E" w:rsidRPr="00DC552F" w14:paraId="4C931499" w14:textId="77777777" w:rsidTr="00CD018F">
        <w:trPr>
          <w:trHeight w:val="54"/>
          <w:jc w:val="center"/>
        </w:trPr>
        <w:tc>
          <w:tcPr>
            <w:tcW w:w="714" w:type="dxa"/>
            <w:vMerge/>
          </w:tcPr>
          <w:p w14:paraId="62A7AC38" w14:textId="77777777" w:rsidR="006E365E" w:rsidRPr="00DC552F" w:rsidRDefault="006E365E" w:rsidP="00020B58">
            <w:pPr>
              <w:contextualSpacing/>
              <w:jc w:val="center"/>
              <w:rPr>
                <w:b/>
                <w:sz w:val="20"/>
              </w:rPr>
            </w:pPr>
          </w:p>
        </w:tc>
        <w:tc>
          <w:tcPr>
            <w:tcW w:w="721" w:type="dxa"/>
            <w:vMerge/>
          </w:tcPr>
          <w:p w14:paraId="5586C6EB" w14:textId="77777777" w:rsidR="006E365E" w:rsidRPr="00DC552F" w:rsidRDefault="006E365E" w:rsidP="00020B58">
            <w:pPr>
              <w:contextualSpacing/>
              <w:jc w:val="center"/>
              <w:rPr>
                <w:sz w:val="20"/>
              </w:rPr>
            </w:pPr>
          </w:p>
        </w:tc>
        <w:tc>
          <w:tcPr>
            <w:tcW w:w="3240" w:type="dxa"/>
          </w:tcPr>
          <w:p w14:paraId="2E8A18C3" w14:textId="77777777" w:rsidR="006E365E" w:rsidRPr="00DC552F" w:rsidRDefault="006E365E" w:rsidP="00020B58">
            <w:pPr>
              <w:contextualSpacing/>
              <w:jc w:val="center"/>
              <w:rPr>
                <w:sz w:val="20"/>
              </w:rPr>
            </w:pPr>
          </w:p>
        </w:tc>
        <w:tc>
          <w:tcPr>
            <w:tcW w:w="1440" w:type="dxa"/>
          </w:tcPr>
          <w:p w14:paraId="02E4C031" w14:textId="77777777" w:rsidR="006E365E" w:rsidRPr="00DC552F" w:rsidRDefault="006E365E" w:rsidP="00020B58">
            <w:pPr>
              <w:contextualSpacing/>
              <w:jc w:val="center"/>
              <w:rPr>
                <w:sz w:val="20"/>
              </w:rPr>
            </w:pPr>
          </w:p>
        </w:tc>
        <w:tc>
          <w:tcPr>
            <w:tcW w:w="2340" w:type="dxa"/>
          </w:tcPr>
          <w:p w14:paraId="1CADD8FE" w14:textId="77777777" w:rsidR="006E365E" w:rsidRPr="00DC552F" w:rsidRDefault="006E365E" w:rsidP="00020B58">
            <w:pPr>
              <w:contextualSpacing/>
              <w:jc w:val="center"/>
              <w:rPr>
                <w:sz w:val="20"/>
              </w:rPr>
            </w:pPr>
          </w:p>
        </w:tc>
        <w:tc>
          <w:tcPr>
            <w:tcW w:w="1980" w:type="dxa"/>
          </w:tcPr>
          <w:p w14:paraId="546A3CCD" w14:textId="77777777" w:rsidR="006E365E" w:rsidRPr="00DC552F" w:rsidRDefault="006E365E" w:rsidP="00020B58">
            <w:pPr>
              <w:contextualSpacing/>
              <w:jc w:val="center"/>
              <w:rPr>
                <w:sz w:val="20"/>
              </w:rPr>
            </w:pPr>
          </w:p>
        </w:tc>
        <w:tc>
          <w:tcPr>
            <w:tcW w:w="2880" w:type="dxa"/>
          </w:tcPr>
          <w:p w14:paraId="0AAB5B9E" w14:textId="77777777" w:rsidR="006E365E" w:rsidRPr="00DC552F" w:rsidRDefault="006E365E" w:rsidP="00020B58">
            <w:pPr>
              <w:contextualSpacing/>
              <w:jc w:val="center"/>
              <w:rPr>
                <w:sz w:val="20"/>
              </w:rPr>
            </w:pPr>
          </w:p>
        </w:tc>
      </w:tr>
      <w:tr w:rsidR="006E365E" w:rsidRPr="00DC552F" w14:paraId="5995D9B7" w14:textId="77777777" w:rsidTr="00CD018F">
        <w:trPr>
          <w:trHeight w:val="54"/>
          <w:jc w:val="center"/>
        </w:trPr>
        <w:tc>
          <w:tcPr>
            <w:tcW w:w="714" w:type="dxa"/>
            <w:vMerge/>
          </w:tcPr>
          <w:p w14:paraId="418A0653" w14:textId="77777777" w:rsidR="006E365E" w:rsidRPr="00DC552F" w:rsidRDefault="006E365E" w:rsidP="00020B58">
            <w:pPr>
              <w:contextualSpacing/>
              <w:jc w:val="center"/>
              <w:rPr>
                <w:b/>
                <w:sz w:val="20"/>
              </w:rPr>
            </w:pPr>
          </w:p>
        </w:tc>
        <w:tc>
          <w:tcPr>
            <w:tcW w:w="721" w:type="dxa"/>
            <w:vMerge/>
          </w:tcPr>
          <w:p w14:paraId="672188B3" w14:textId="77777777" w:rsidR="006E365E" w:rsidRPr="00DC552F" w:rsidRDefault="006E365E" w:rsidP="00020B58">
            <w:pPr>
              <w:contextualSpacing/>
              <w:jc w:val="center"/>
              <w:rPr>
                <w:sz w:val="20"/>
              </w:rPr>
            </w:pPr>
          </w:p>
        </w:tc>
        <w:tc>
          <w:tcPr>
            <w:tcW w:w="3240" w:type="dxa"/>
          </w:tcPr>
          <w:p w14:paraId="0C86201C" w14:textId="77777777" w:rsidR="006E365E" w:rsidRPr="00DC552F" w:rsidRDefault="006E365E" w:rsidP="00020B58">
            <w:pPr>
              <w:contextualSpacing/>
              <w:jc w:val="center"/>
              <w:rPr>
                <w:sz w:val="20"/>
              </w:rPr>
            </w:pPr>
          </w:p>
        </w:tc>
        <w:tc>
          <w:tcPr>
            <w:tcW w:w="1440" w:type="dxa"/>
          </w:tcPr>
          <w:p w14:paraId="108A86ED" w14:textId="77777777" w:rsidR="006E365E" w:rsidRPr="00DC552F" w:rsidRDefault="006E365E" w:rsidP="00020B58">
            <w:pPr>
              <w:contextualSpacing/>
              <w:jc w:val="center"/>
              <w:rPr>
                <w:sz w:val="20"/>
              </w:rPr>
            </w:pPr>
          </w:p>
        </w:tc>
        <w:tc>
          <w:tcPr>
            <w:tcW w:w="2340" w:type="dxa"/>
          </w:tcPr>
          <w:p w14:paraId="2D66E0C8" w14:textId="77777777" w:rsidR="006E365E" w:rsidRPr="00DC552F" w:rsidRDefault="006E365E" w:rsidP="00020B58">
            <w:pPr>
              <w:contextualSpacing/>
              <w:jc w:val="center"/>
              <w:rPr>
                <w:sz w:val="20"/>
              </w:rPr>
            </w:pPr>
          </w:p>
        </w:tc>
        <w:tc>
          <w:tcPr>
            <w:tcW w:w="1980" w:type="dxa"/>
          </w:tcPr>
          <w:p w14:paraId="5ECA1259" w14:textId="77777777" w:rsidR="006E365E" w:rsidRPr="00DC552F" w:rsidRDefault="006E365E" w:rsidP="00020B58">
            <w:pPr>
              <w:contextualSpacing/>
              <w:jc w:val="center"/>
              <w:rPr>
                <w:sz w:val="20"/>
              </w:rPr>
            </w:pPr>
          </w:p>
        </w:tc>
        <w:tc>
          <w:tcPr>
            <w:tcW w:w="2880" w:type="dxa"/>
          </w:tcPr>
          <w:p w14:paraId="092EDB4B" w14:textId="77777777" w:rsidR="006E365E" w:rsidRPr="00DC552F" w:rsidRDefault="006E365E" w:rsidP="00020B58">
            <w:pPr>
              <w:contextualSpacing/>
              <w:jc w:val="center"/>
              <w:rPr>
                <w:sz w:val="20"/>
              </w:rPr>
            </w:pPr>
          </w:p>
        </w:tc>
      </w:tr>
      <w:tr w:rsidR="006E365E" w:rsidRPr="00DC552F" w14:paraId="37106737" w14:textId="77777777" w:rsidTr="00CD018F">
        <w:trPr>
          <w:trHeight w:val="54"/>
          <w:jc w:val="center"/>
        </w:trPr>
        <w:tc>
          <w:tcPr>
            <w:tcW w:w="714" w:type="dxa"/>
            <w:vMerge w:val="restart"/>
          </w:tcPr>
          <w:p w14:paraId="64CE2462" w14:textId="288D3A1C" w:rsidR="006E365E" w:rsidRPr="00DC552F" w:rsidRDefault="006E365E" w:rsidP="00020B58">
            <w:pPr>
              <w:contextualSpacing/>
              <w:jc w:val="center"/>
              <w:rPr>
                <w:b/>
                <w:sz w:val="20"/>
              </w:rPr>
            </w:pPr>
            <w:r w:rsidRPr="00DC552F">
              <w:rPr>
                <w:b/>
                <w:sz w:val="20"/>
              </w:rPr>
              <w:t>3</w:t>
            </w:r>
          </w:p>
        </w:tc>
        <w:tc>
          <w:tcPr>
            <w:tcW w:w="721" w:type="dxa"/>
            <w:vMerge w:val="restart"/>
          </w:tcPr>
          <w:p w14:paraId="5356BAD0" w14:textId="77777777" w:rsidR="006E365E" w:rsidRPr="00DC552F" w:rsidRDefault="006E365E" w:rsidP="00020B58">
            <w:pPr>
              <w:contextualSpacing/>
              <w:jc w:val="center"/>
              <w:rPr>
                <w:sz w:val="20"/>
              </w:rPr>
            </w:pPr>
          </w:p>
        </w:tc>
        <w:tc>
          <w:tcPr>
            <w:tcW w:w="3240" w:type="dxa"/>
          </w:tcPr>
          <w:p w14:paraId="41499707" w14:textId="77777777" w:rsidR="006E365E" w:rsidRPr="00DC552F" w:rsidRDefault="006E365E" w:rsidP="00020B58">
            <w:pPr>
              <w:contextualSpacing/>
              <w:jc w:val="center"/>
              <w:rPr>
                <w:sz w:val="20"/>
              </w:rPr>
            </w:pPr>
          </w:p>
        </w:tc>
        <w:tc>
          <w:tcPr>
            <w:tcW w:w="1440" w:type="dxa"/>
          </w:tcPr>
          <w:p w14:paraId="3F33BCBD" w14:textId="77777777" w:rsidR="006E365E" w:rsidRPr="00DC552F" w:rsidRDefault="006E365E" w:rsidP="00020B58">
            <w:pPr>
              <w:contextualSpacing/>
              <w:jc w:val="center"/>
              <w:rPr>
                <w:sz w:val="20"/>
              </w:rPr>
            </w:pPr>
          </w:p>
        </w:tc>
        <w:tc>
          <w:tcPr>
            <w:tcW w:w="2340" w:type="dxa"/>
          </w:tcPr>
          <w:p w14:paraId="3EDC664B" w14:textId="77777777" w:rsidR="006E365E" w:rsidRPr="00DC552F" w:rsidRDefault="006E365E" w:rsidP="00020B58">
            <w:pPr>
              <w:contextualSpacing/>
              <w:jc w:val="center"/>
              <w:rPr>
                <w:sz w:val="20"/>
              </w:rPr>
            </w:pPr>
          </w:p>
        </w:tc>
        <w:tc>
          <w:tcPr>
            <w:tcW w:w="1980" w:type="dxa"/>
          </w:tcPr>
          <w:p w14:paraId="284D179A" w14:textId="77777777" w:rsidR="006E365E" w:rsidRPr="00DC552F" w:rsidRDefault="006E365E" w:rsidP="00020B58">
            <w:pPr>
              <w:contextualSpacing/>
              <w:jc w:val="center"/>
              <w:rPr>
                <w:sz w:val="20"/>
              </w:rPr>
            </w:pPr>
          </w:p>
        </w:tc>
        <w:tc>
          <w:tcPr>
            <w:tcW w:w="2880" w:type="dxa"/>
          </w:tcPr>
          <w:p w14:paraId="308F25F2" w14:textId="77777777" w:rsidR="006E365E" w:rsidRPr="00DC552F" w:rsidRDefault="006E365E" w:rsidP="00020B58">
            <w:pPr>
              <w:contextualSpacing/>
              <w:jc w:val="center"/>
              <w:rPr>
                <w:sz w:val="20"/>
              </w:rPr>
            </w:pPr>
          </w:p>
        </w:tc>
      </w:tr>
      <w:tr w:rsidR="006E365E" w:rsidRPr="00DC552F" w14:paraId="1048E846" w14:textId="77777777" w:rsidTr="00CD018F">
        <w:trPr>
          <w:trHeight w:val="54"/>
          <w:jc w:val="center"/>
        </w:trPr>
        <w:tc>
          <w:tcPr>
            <w:tcW w:w="714" w:type="dxa"/>
            <w:vMerge/>
          </w:tcPr>
          <w:p w14:paraId="0B546B98" w14:textId="77777777" w:rsidR="006E365E" w:rsidRPr="00DC552F" w:rsidRDefault="006E365E" w:rsidP="00020B58">
            <w:pPr>
              <w:contextualSpacing/>
              <w:jc w:val="center"/>
              <w:rPr>
                <w:b/>
                <w:sz w:val="20"/>
              </w:rPr>
            </w:pPr>
          </w:p>
        </w:tc>
        <w:tc>
          <w:tcPr>
            <w:tcW w:w="721" w:type="dxa"/>
            <w:vMerge/>
          </w:tcPr>
          <w:p w14:paraId="40B06C0D" w14:textId="77777777" w:rsidR="006E365E" w:rsidRPr="00DC552F" w:rsidRDefault="006E365E" w:rsidP="00020B58">
            <w:pPr>
              <w:contextualSpacing/>
              <w:jc w:val="center"/>
              <w:rPr>
                <w:sz w:val="20"/>
              </w:rPr>
            </w:pPr>
          </w:p>
        </w:tc>
        <w:tc>
          <w:tcPr>
            <w:tcW w:w="3240" w:type="dxa"/>
          </w:tcPr>
          <w:p w14:paraId="4B2E13A7" w14:textId="77777777" w:rsidR="006E365E" w:rsidRPr="00DC552F" w:rsidRDefault="006E365E" w:rsidP="00020B58">
            <w:pPr>
              <w:contextualSpacing/>
              <w:jc w:val="center"/>
              <w:rPr>
                <w:sz w:val="20"/>
              </w:rPr>
            </w:pPr>
          </w:p>
        </w:tc>
        <w:tc>
          <w:tcPr>
            <w:tcW w:w="1440" w:type="dxa"/>
          </w:tcPr>
          <w:p w14:paraId="41B4BAD8" w14:textId="77777777" w:rsidR="006E365E" w:rsidRPr="00DC552F" w:rsidRDefault="006E365E" w:rsidP="00020B58">
            <w:pPr>
              <w:contextualSpacing/>
              <w:jc w:val="center"/>
              <w:rPr>
                <w:sz w:val="20"/>
              </w:rPr>
            </w:pPr>
          </w:p>
        </w:tc>
        <w:tc>
          <w:tcPr>
            <w:tcW w:w="2340" w:type="dxa"/>
          </w:tcPr>
          <w:p w14:paraId="4D70CDC1" w14:textId="77777777" w:rsidR="006E365E" w:rsidRPr="00DC552F" w:rsidRDefault="006E365E" w:rsidP="00020B58">
            <w:pPr>
              <w:contextualSpacing/>
              <w:jc w:val="center"/>
              <w:rPr>
                <w:sz w:val="20"/>
              </w:rPr>
            </w:pPr>
          </w:p>
        </w:tc>
        <w:tc>
          <w:tcPr>
            <w:tcW w:w="1980" w:type="dxa"/>
          </w:tcPr>
          <w:p w14:paraId="7B92446B" w14:textId="77777777" w:rsidR="006E365E" w:rsidRPr="00DC552F" w:rsidRDefault="006E365E" w:rsidP="00020B58">
            <w:pPr>
              <w:contextualSpacing/>
              <w:jc w:val="center"/>
              <w:rPr>
                <w:sz w:val="20"/>
              </w:rPr>
            </w:pPr>
          </w:p>
        </w:tc>
        <w:tc>
          <w:tcPr>
            <w:tcW w:w="2880" w:type="dxa"/>
          </w:tcPr>
          <w:p w14:paraId="3557BEDF" w14:textId="77777777" w:rsidR="006E365E" w:rsidRPr="00DC552F" w:rsidRDefault="006E365E" w:rsidP="00020B58">
            <w:pPr>
              <w:contextualSpacing/>
              <w:jc w:val="center"/>
              <w:rPr>
                <w:sz w:val="20"/>
              </w:rPr>
            </w:pPr>
          </w:p>
        </w:tc>
      </w:tr>
      <w:tr w:rsidR="006E365E" w:rsidRPr="00DC552F" w14:paraId="4FB3DA50" w14:textId="77777777" w:rsidTr="00CD018F">
        <w:trPr>
          <w:trHeight w:val="54"/>
          <w:jc w:val="center"/>
        </w:trPr>
        <w:tc>
          <w:tcPr>
            <w:tcW w:w="714" w:type="dxa"/>
            <w:vMerge/>
          </w:tcPr>
          <w:p w14:paraId="58038904" w14:textId="77777777" w:rsidR="006E365E" w:rsidRPr="00DC552F" w:rsidRDefault="006E365E" w:rsidP="00020B58">
            <w:pPr>
              <w:contextualSpacing/>
              <w:jc w:val="center"/>
              <w:rPr>
                <w:b/>
                <w:sz w:val="20"/>
              </w:rPr>
            </w:pPr>
          </w:p>
        </w:tc>
        <w:tc>
          <w:tcPr>
            <w:tcW w:w="721" w:type="dxa"/>
            <w:vMerge/>
          </w:tcPr>
          <w:p w14:paraId="1AAC3227" w14:textId="77777777" w:rsidR="006E365E" w:rsidRPr="00DC552F" w:rsidRDefault="006E365E" w:rsidP="00020B58">
            <w:pPr>
              <w:contextualSpacing/>
              <w:jc w:val="center"/>
              <w:rPr>
                <w:sz w:val="20"/>
              </w:rPr>
            </w:pPr>
          </w:p>
        </w:tc>
        <w:tc>
          <w:tcPr>
            <w:tcW w:w="3240" w:type="dxa"/>
          </w:tcPr>
          <w:p w14:paraId="5B0CB185" w14:textId="77777777" w:rsidR="006E365E" w:rsidRPr="00DC552F" w:rsidRDefault="006E365E" w:rsidP="00020B58">
            <w:pPr>
              <w:contextualSpacing/>
              <w:jc w:val="center"/>
              <w:rPr>
                <w:sz w:val="20"/>
              </w:rPr>
            </w:pPr>
          </w:p>
        </w:tc>
        <w:tc>
          <w:tcPr>
            <w:tcW w:w="1440" w:type="dxa"/>
          </w:tcPr>
          <w:p w14:paraId="110333BB" w14:textId="77777777" w:rsidR="006E365E" w:rsidRPr="00DC552F" w:rsidRDefault="006E365E" w:rsidP="00020B58">
            <w:pPr>
              <w:contextualSpacing/>
              <w:jc w:val="center"/>
              <w:rPr>
                <w:sz w:val="20"/>
              </w:rPr>
            </w:pPr>
          </w:p>
        </w:tc>
        <w:tc>
          <w:tcPr>
            <w:tcW w:w="2340" w:type="dxa"/>
          </w:tcPr>
          <w:p w14:paraId="42E43C70" w14:textId="77777777" w:rsidR="006E365E" w:rsidRPr="00DC552F" w:rsidRDefault="006E365E" w:rsidP="00020B58">
            <w:pPr>
              <w:contextualSpacing/>
              <w:jc w:val="center"/>
              <w:rPr>
                <w:sz w:val="20"/>
              </w:rPr>
            </w:pPr>
          </w:p>
        </w:tc>
        <w:tc>
          <w:tcPr>
            <w:tcW w:w="1980" w:type="dxa"/>
          </w:tcPr>
          <w:p w14:paraId="48EF74AC" w14:textId="77777777" w:rsidR="006E365E" w:rsidRPr="00DC552F" w:rsidRDefault="006E365E" w:rsidP="00020B58">
            <w:pPr>
              <w:contextualSpacing/>
              <w:jc w:val="center"/>
              <w:rPr>
                <w:sz w:val="20"/>
              </w:rPr>
            </w:pPr>
          </w:p>
        </w:tc>
        <w:tc>
          <w:tcPr>
            <w:tcW w:w="2880" w:type="dxa"/>
          </w:tcPr>
          <w:p w14:paraId="255BB81D" w14:textId="77777777" w:rsidR="006E365E" w:rsidRPr="00DC552F" w:rsidRDefault="006E365E" w:rsidP="00020B58">
            <w:pPr>
              <w:contextualSpacing/>
              <w:jc w:val="center"/>
              <w:rPr>
                <w:sz w:val="20"/>
              </w:rPr>
            </w:pPr>
          </w:p>
        </w:tc>
      </w:tr>
      <w:tr w:rsidR="006E365E" w:rsidRPr="00DC552F" w14:paraId="2FC9770B" w14:textId="77777777" w:rsidTr="00CD018F">
        <w:trPr>
          <w:trHeight w:val="54"/>
          <w:jc w:val="center"/>
        </w:trPr>
        <w:tc>
          <w:tcPr>
            <w:tcW w:w="714" w:type="dxa"/>
            <w:vMerge/>
          </w:tcPr>
          <w:p w14:paraId="41CB1018" w14:textId="77777777" w:rsidR="006E365E" w:rsidRPr="00DC552F" w:rsidRDefault="006E365E" w:rsidP="00020B58">
            <w:pPr>
              <w:contextualSpacing/>
              <w:jc w:val="center"/>
              <w:rPr>
                <w:b/>
                <w:sz w:val="20"/>
              </w:rPr>
            </w:pPr>
          </w:p>
        </w:tc>
        <w:tc>
          <w:tcPr>
            <w:tcW w:w="721" w:type="dxa"/>
            <w:vMerge/>
          </w:tcPr>
          <w:p w14:paraId="26354B2D" w14:textId="77777777" w:rsidR="006E365E" w:rsidRPr="00DC552F" w:rsidRDefault="006E365E" w:rsidP="00020B58">
            <w:pPr>
              <w:contextualSpacing/>
              <w:jc w:val="center"/>
              <w:rPr>
                <w:sz w:val="20"/>
              </w:rPr>
            </w:pPr>
          </w:p>
        </w:tc>
        <w:tc>
          <w:tcPr>
            <w:tcW w:w="3240" w:type="dxa"/>
          </w:tcPr>
          <w:p w14:paraId="6591CABF" w14:textId="77777777" w:rsidR="006E365E" w:rsidRPr="00DC552F" w:rsidRDefault="006E365E" w:rsidP="00020B58">
            <w:pPr>
              <w:contextualSpacing/>
              <w:jc w:val="center"/>
              <w:rPr>
                <w:sz w:val="20"/>
              </w:rPr>
            </w:pPr>
          </w:p>
        </w:tc>
        <w:tc>
          <w:tcPr>
            <w:tcW w:w="1440" w:type="dxa"/>
          </w:tcPr>
          <w:p w14:paraId="251BF394" w14:textId="77777777" w:rsidR="006E365E" w:rsidRPr="00DC552F" w:rsidRDefault="006E365E" w:rsidP="00020B58">
            <w:pPr>
              <w:contextualSpacing/>
              <w:jc w:val="center"/>
              <w:rPr>
                <w:sz w:val="20"/>
              </w:rPr>
            </w:pPr>
          </w:p>
        </w:tc>
        <w:tc>
          <w:tcPr>
            <w:tcW w:w="2340" w:type="dxa"/>
          </w:tcPr>
          <w:p w14:paraId="3C5C47B6" w14:textId="77777777" w:rsidR="006E365E" w:rsidRPr="00DC552F" w:rsidRDefault="006E365E" w:rsidP="00020B58">
            <w:pPr>
              <w:contextualSpacing/>
              <w:jc w:val="center"/>
              <w:rPr>
                <w:sz w:val="20"/>
              </w:rPr>
            </w:pPr>
          </w:p>
        </w:tc>
        <w:tc>
          <w:tcPr>
            <w:tcW w:w="1980" w:type="dxa"/>
          </w:tcPr>
          <w:p w14:paraId="3B37EDE1" w14:textId="77777777" w:rsidR="006E365E" w:rsidRPr="00DC552F" w:rsidRDefault="006E365E" w:rsidP="00020B58">
            <w:pPr>
              <w:contextualSpacing/>
              <w:jc w:val="center"/>
              <w:rPr>
                <w:sz w:val="20"/>
              </w:rPr>
            </w:pPr>
          </w:p>
        </w:tc>
        <w:tc>
          <w:tcPr>
            <w:tcW w:w="2880" w:type="dxa"/>
          </w:tcPr>
          <w:p w14:paraId="6BADA5A1" w14:textId="77777777" w:rsidR="006E365E" w:rsidRPr="00DC552F" w:rsidRDefault="006E365E" w:rsidP="00020B58">
            <w:pPr>
              <w:contextualSpacing/>
              <w:jc w:val="center"/>
              <w:rPr>
                <w:sz w:val="20"/>
              </w:rPr>
            </w:pPr>
          </w:p>
        </w:tc>
      </w:tr>
      <w:tr w:rsidR="006E365E" w:rsidRPr="00DC552F" w14:paraId="0AA91503" w14:textId="77777777" w:rsidTr="00CD018F">
        <w:trPr>
          <w:trHeight w:val="54"/>
          <w:jc w:val="center"/>
        </w:trPr>
        <w:tc>
          <w:tcPr>
            <w:tcW w:w="714" w:type="dxa"/>
            <w:vMerge/>
          </w:tcPr>
          <w:p w14:paraId="5EE8BA16" w14:textId="77777777" w:rsidR="006E365E" w:rsidRPr="00DC552F" w:rsidRDefault="006E365E" w:rsidP="00020B58">
            <w:pPr>
              <w:contextualSpacing/>
              <w:jc w:val="center"/>
              <w:rPr>
                <w:b/>
                <w:sz w:val="20"/>
              </w:rPr>
            </w:pPr>
          </w:p>
        </w:tc>
        <w:tc>
          <w:tcPr>
            <w:tcW w:w="721" w:type="dxa"/>
            <w:vMerge/>
          </w:tcPr>
          <w:p w14:paraId="2137B6B6" w14:textId="77777777" w:rsidR="006E365E" w:rsidRPr="00DC552F" w:rsidRDefault="006E365E" w:rsidP="00020B58">
            <w:pPr>
              <w:contextualSpacing/>
              <w:jc w:val="center"/>
              <w:rPr>
                <w:sz w:val="20"/>
              </w:rPr>
            </w:pPr>
          </w:p>
        </w:tc>
        <w:tc>
          <w:tcPr>
            <w:tcW w:w="3240" w:type="dxa"/>
          </w:tcPr>
          <w:p w14:paraId="716919FD" w14:textId="77777777" w:rsidR="006E365E" w:rsidRPr="00DC552F" w:rsidRDefault="006E365E" w:rsidP="00020B58">
            <w:pPr>
              <w:contextualSpacing/>
              <w:jc w:val="center"/>
              <w:rPr>
                <w:sz w:val="20"/>
              </w:rPr>
            </w:pPr>
          </w:p>
        </w:tc>
        <w:tc>
          <w:tcPr>
            <w:tcW w:w="1440" w:type="dxa"/>
          </w:tcPr>
          <w:p w14:paraId="6816EFC0" w14:textId="77777777" w:rsidR="006E365E" w:rsidRPr="00DC552F" w:rsidRDefault="006E365E" w:rsidP="00020B58">
            <w:pPr>
              <w:contextualSpacing/>
              <w:jc w:val="center"/>
              <w:rPr>
                <w:sz w:val="20"/>
              </w:rPr>
            </w:pPr>
          </w:p>
        </w:tc>
        <w:tc>
          <w:tcPr>
            <w:tcW w:w="2340" w:type="dxa"/>
          </w:tcPr>
          <w:p w14:paraId="52F887DE" w14:textId="77777777" w:rsidR="006E365E" w:rsidRPr="00DC552F" w:rsidRDefault="006E365E" w:rsidP="00020B58">
            <w:pPr>
              <w:contextualSpacing/>
              <w:jc w:val="center"/>
              <w:rPr>
                <w:sz w:val="20"/>
              </w:rPr>
            </w:pPr>
          </w:p>
        </w:tc>
        <w:tc>
          <w:tcPr>
            <w:tcW w:w="1980" w:type="dxa"/>
          </w:tcPr>
          <w:p w14:paraId="238137CD" w14:textId="77777777" w:rsidR="006E365E" w:rsidRPr="00DC552F" w:rsidRDefault="006E365E" w:rsidP="00020B58">
            <w:pPr>
              <w:contextualSpacing/>
              <w:jc w:val="center"/>
              <w:rPr>
                <w:sz w:val="20"/>
              </w:rPr>
            </w:pPr>
          </w:p>
        </w:tc>
        <w:tc>
          <w:tcPr>
            <w:tcW w:w="2880" w:type="dxa"/>
          </w:tcPr>
          <w:p w14:paraId="2F467962" w14:textId="77777777" w:rsidR="006E365E" w:rsidRPr="00DC552F" w:rsidRDefault="006E365E" w:rsidP="00020B58">
            <w:pPr>
              <w:contextualSpacing/>
              <w:jc w:val="center"/>
              <w:rPr>
                <w:sz w:val="20"/>
              </w:rPr>
            </w:pPr>
          </w:p>
        </w:tc>
      </w:tr>
      <w:tr w:rsidR="006E365E" w:rsidRPr="00DC552F" w14:paraId="6E7F2B98" w14:textId="77777777" w:rsidTr="00CD018F">
        <w:trPr>
          <w:trHeight w:val="54"/>
          <w:jc w:val="center"/>
        </w:trPr>
        <w:tc>
          <w:tcPr>
            <w:tcW w:w="714" w:type="dxa"/>
            <w:vMerge w:val="restart"/>
          </w:tcPr>
          <w:p w14:paraId="1397C2B3" w14:textId="4CFB1A6A" w:rsidR="006E365E" w:rsidRPr="00DC552F" w:rsidRDefault="006E365E" w:rsidP="00020B58">
            <w:pPr>
              <w:contextualSpacing/>
              <w:jc w:val="center"/>
              <w:rPr>
                <w:b/>
                <w:sz w:val="20"/>
              </w:rPr>
            </w:pPr>
            <w:r w:rsidRPr="00DC552F">
              <w:rPr>
                <w:b/>
                <w:sz w:val="20"/>
              </w:rPr>
              <w:t>4</w:t>
            </w:r>
          </w:p>
        </w:tc>
        <w:tc>
          <w:tcPr>
            <w:tcW w:w="721" w:type="dxa"/>
            <w:vMerge w:val="restart"/>
          </w:tcPr>
          <w:p w14:paraId="4014FFC1" w14:textId="77777777" w:rsidR="006E365E" w:rsidRPr="00DC552F" w:rsidRDefault="006E365E" w:rsidP="00020B58">
            <w:pPr>
              <w:contextualSpacing/>
              <w:jc w:val="center"/>
              <w:rPr>
                <w:sz w:val="20"/>
              </w:rPr>
            </w:pPr>
          </w:p>
        </w:tc>
        <w:tc>
          <w:tcPr>
            <w:tcW w:w="3240" w:type="dxa"/>
          </w:tcPr>
          <w:p w14:paraId="00A467D5" w14:textId="77777777" w:rsidR="006E365E" w:rsidRPr="00DC552F" w:rsidRDefault="006E365E" w:rsidP="00020B58">
            <w:pPr>
              <w:contextualSpacing/>
              <w:jc w:val="center"/>
              <w:rPr>
                <w:sz w:val="20"/>
              </w:rPr>
            </w:pPr>
          </w:p>
        </w:tc>
        <w:tc>
          <w:tcPr>
            <w:tcW w:w="1440" w:type="dxa"/>
          </w:tcPr>
          <w:p w14:paraId="3E300C41" w14:textId="77777777" w:rsidR="006E365E" w:rsidRPr="00DC552F" w:rsidRDefault="006E365E" w:rsidP="00020B58">
            <w:pPr>
              <w:contextualSpacing/>
              <w:jc w:val="center"/>
              <w:rPr>
                <w:sz w:val="20"/>
              </w:rPr>
            </w:pPr>
          </w:p>
        </w:tc>
        <w:tc>
          <w:tcPr>
            <w:tcW w:w="2340" w:type="dxa"/>
          </w:tcPr>
          <w:p w14:paraId="5452E418" w14:textId="77777777" w:rsidR="006E365E" w:rsidRPr="00DC552F" w:rsidRDefault="006E365E" w:rsidP="00020B58">
            <w:pPr>
              <w:contextualSpacing/>
              <w:jc w:val="center"/>
              <w:rPr>
                <w:sz w:val="20"/>
              </w:rPr>
            </w:pPr>
          </w:p>
        </w:tc>
        <w:tc>
          <w:tcPr>
            <w:tcW w:w="1980" w:type="dxa"/>
          </w:tcPr>
          <w:p w14:paraId="0B0540CB" w14:textId="77777777" w:rsidR="006E365E" w:rsidRPr="00DC552F" w:rsidRDefault="006E365E" w:rsidP="00020B58">
            <w:pPr>
              <w:contextualSpacing/>
              <w:jc w:val="center"/>
              <w:rPr>
                <w:sz w:val="20"/>
              </w:rPr>
            </w:pPr>
          </w:p>
        </w:tc>
        <w:tc>
          <w:tcPr>
            <w:tcW w:w="2880" w:type="dxa"/>
          </w:tcPr>
          <w:p w14:paraId="63935794" w14:textId="77777777" w:rsidR="006E365E" w:rsidRPr="00DC552F" w:rsidRDefault="006E365E" w:rsidP="00020B58">
            <w:pPr>
              <w:contextualSpacing/>
              <w:jc w:val="center"/>
              <w:rPr>
                <w:sz w:val="20"/>
              </w:rPr>
            </w:pPr>
          </w:p>
        </w:tc>
      </w:tr>
      <w:tr w:rsidR="006E365E" w:rsidRPr="00DC552F" w14:paraId="569759E8" w14:textId="77777777" w:rsidTr="00CD018F">
        <w:trPr>
          <w:trHeight w:val="54"/>
          <w:jc w:val="center"/>
        </w:trPr>
        <w:tc>
          <w:tcPr>
            <w:tcW w:w="714" w:type="dxa"/>
            <w:vMerge/>
          </w:tcPr>
          <w:p w14:paraId="1FB85052" w14:textId="77777777" w:rsidR="006E365E" w:rsidRPr="00DC552F" w:rsidRDefault="006E365E" w:rsidP="00020B58">
            <w:pPr>
              <w:contextualSpacing/>
              <w:jc w:val="center"/>
              <w:rPr>
                <w:b/>
                <w:sz w:val="20"/>
              </w:rPr>
            </w:pPr>
          </w:p>
        </w:tc>
        <w:tc>
          <w:tcPr>
            <w:tcW w:w="721" w:type="dxa"/>
            <w:vMerge/>
          </w:tcPr>
          <w:p w14:paraId="7CEE150E" w14:textId="77777777" w:rsidR="006E365E" w:rsidRPr="00DC552F" w:rsidRDefault="006E365E" w:rsidP="00020B58">
            <w:pPr>
              <w:contextualSpacing/>
              <w:jc w:val="center"/>
              <w:rPr>
                <w:sz w:val="20"/>
              </w:rPr>
            </w:pPr>
          </w:p>
        </w:tc>
        <w:tc>
          <w:tcPr>
            <w:tcW w:w="3240" w:type="dxa"/>
          </w:tcPr>
          <w:p w14:paraId="54AAADED" w14:textId="77777777" w:rsidR="006E365E" w:rsidRPr="00DC552F" w:rsidRDefault="006E365E" w:rsidP="00020B58">
            <w:pPr>
              <w:contextualSpacing/>
              <w:jc w:val="center"/>
              <w:rPr>
                <w:sz w:val="20"/>
              </w:rPr>
            </w:pPr>
          </w:p>
        </w:tc>
        <w:tc>
          <w:tcPr>
            <w:tcW w:w="1440" w:type="dxa"/>
          </w:tcPr>
          <w:p w14:paraId="32DF300B" w14:textId="77777777" w:rsidR="006E365E" w:rsidRPr="00DC552F" w:rsidRDefault="006E365E" w:rsidP="00020B58">
            <w:pPr>
              <w:contextualSpacing/>
              <w:jc w:val="center"/>
              <w:rPr>
                <w:sz w:val="20"/>
              </w:rPr>
            </w:pPr>
          </w:p>
        </w:tc>
        <w:tc>
          <w:tcPr>
            <w:tcW w:w="2340" w:type="dxa"/>
          </w:tcPr>
          <w:p w14:paraId="3742F2C2" w14:textId="77777777" w:rsidR="006E365E" w:rsidRPr="00DC552F" w:rsidRDefault="006E365E" w:rsidP="00020B58">
            <w:pPr>
              <w:contextualSpacing/>
              <w:jc w:val="center"/>
              <w:rPr>
                <w:sz w:val="20"/>
              </w:rPr>
            </w:pPr>
          </w:p>
        </w:tc>
        <w:tc>
          <w:tcPr>
            <w:tcW w:w="1980" w:type="dxa"/>
          </w:tcPr>
          <w:p w14:paraId="1E67D15F" w14:textId="77777777" w:rsidR="006E365E" w:rsidRPr="00DC552F" w:rsidRDefault="006E365E" w:rsidP="00020B58">
            <w:pPr>
              <w:contextualSpacing/>
              <w:jc w:val="center"/>
              <w:rPr>
                <w:sz w:val="20"/>
              </w:rPr>
            </w:pPr>
          </w:p>
        </w:tc>
        <w:tc>
          <w:tcPr>
            <w:tcW w:w="2880" w:type="dxa"/>
          </w:tcPr>
          <w:p w14:paraId="0FD7FBA3" w14:textId="77777777" w:rsidR="006E365E" w:rsidRPr="00DC552F" w:rsidRDefault="006E365E" w:rsidP="00020B58">
            <w:pPr>
              <w:contextualSpacing/>
              <w:jc w:val="center"/>
              <w:rPr>
                <w:sz w:val="20"/>
              </w:rPr>
            </w:pPr>
          </w:p>
        </w:tc>
      </w:tr>
      <w:tr w:rsidR="006E365E" w:rsidRPr="00DC552F" w14:paraId="349A82CE" w14:textId="77777777" w:rsidTr="00CD018F">
        <w:trPr>
          <w:trHeight w:val="54"/>
          <w:jc w:val="center"/>
        </w:trPr>
        <w:tc>
          <w:tcPr>
            <w:tcW w:w="714" w:type="dxa"/>
            <w:vMerge/>
          </w:tcPr>
          <w:p w14:paraId="07610FBF" w14:textId="77777777" w:rsidR="006E365E" w:rsidRPr="00DC552F" w:rsidRDefault="006E365E" w:rsidP="00020B58">
            <w:pPr>
              <w:contextualSpacing/>
              <w:jc w:val="center"/>
              <w:rPr>
                <w:b/>
                <w:sz w:val="20"/>
              </w:rPr>
            </w:pPr>
          </w:p>
        </w:tc>
        <w:tc>
          <w:tcPr>
            <w:tcW w:w="721" w:type="dxa"/>
            <w:vMerge/>
          </w:tcPr>
          <w:p w14:paraId="31A5CC88" w14:textId="77777777" w:rsidR="006E365E" w:rsidRPr="00DC552F" w:rsidRDefault="006E365E" w:rsidP="00020B58">
            <w:pPr>
              <w:contextualSpacing/>
              <w:jc w:val="center"/>
              <w:rPr>
                <w:sz w:val="20"/>
              </w:rPr>
            </w:pPr>
          </w:p>
        </w:tc>
        <w:tc>
          <w:tcPr>
            <w:tcW w:w="3240" w:type="dxa"/>
          </w:tcPr>
          <w:p w14:paraId="40A45573" w14:textId="77777777" w:rsidR="006E365E" w:rsidRPr="00DC552F" w:rsidRDefault="006E365E" w:rsidP="00020B58">
            <w:pPr>
              <w:contextualSpacing/>
              <w:jc w:val="center"/>
              <w:rPr>
                <w:sz w:val="20"/>
              </w:rPr>
            </w:pPr>
          </w:p>
        </w:tc>
        <w:tc>
          <w:tcPr>
            <w:tcW w:w="1440" w:type="dxa"/>
          </w:tcPr>
          <w:p w14:paraId="7B6EE0A9" w14:textId="77777777" w:rsidR="006E365E" w:rsidRPr="00DC552F" w:rsidRDefault="006E365E" w:rsidP="00020B58">
            <w:pPr>
              <w:contextualSpacing/>
              <w:jc w:val="center"/>
              <w:rPr>
                <w:sz w:val="20"/>
              </w:rPr>
            </w:pPr>
          </w:p>
        </w:tc>
        <w:tc>
          <w:tcPr>
            <w:tcW w:w="2340" w:type="dxa"/>
          </w:tcPr>
          <w:p w14:paraId="67ADA2F6" w14:textId="77777777" w:rsidR="006E365E" w:rsidRPr="00DC552F" w:rsidRDefault="006E365E" w:rsidP="00020B58">
            <w:pPr>
              <w:contextualSpacing/>
              <w:jc w:val="center"/>
              <w:rPr>
                <w:sz w:val="20"/>
              </w:rPr>
            </w:pPr>
          </w:p>
        </w:tc>
        <w:tc>
          <w:tcPr>
            <w:tcW w:w="1980" w:type="dxa"/>
          </w:tcPr>
          <w:p w14:paraId="0B51A30B" w14:textId="77777777" w:rsidR="006E365E" w:rsidRPr="00DC552F" w:rsidRDefault="006E365E" w:rsidP="00020B58">
            <w:pPr>
              <w:contextualSpacing/>
              <w:jc w:val="center"/>
              <w:rPr>
                <w:sz w:val="20"/>
              </w:rPr>
            </w:pPr>
          </w:p>
        </w:tc>
        <w:tc>
          <w:tcPr>
            <w:tcW w:w="2880" w:type="dxa"/>
          </w:tcPr>
          <w:p w14:paraId="55E89125" w14:textId="77777777" w:rsidR="006E365E" w:rsidRPr="00DC552F" w:rsidRDefault="006E365E" w:rsidP="00020B58">
            <w:pPr>
              <w:contextualSpacing/>
              <w:jc w:val="center"/>
              <w:rPr>
                <w:sz w:val="20"/>
              </w:rPr>
            </w:pPr>
          </w:p>
        </w:tc>
      </w:tr>
      <w:tr w:rsidR="006E365E" w:rsidRPr="00DC552F" w14:paraId="5EDA5CF6" w14:textId="77777777" w:rsidTr="00CD018F">
        <w:trPr>
          <w:trHeight w:val="54"/>
          <w:jc w:val="center"/>
        </w:trPr>
        <w:tc>
          <w:tcPr>
            <w:tcW w:w="714" w:type="dxa"/>
            <w:vMerge/>
          </w:tcPr>
          <w:p w14:paraId="2698EB2F" w14:textId="77777777" w:rsidR="006E365E" w:rsidRPr="00DC552F" w:rsidRDefault="006E365E" w:rsidP="00020B58">
            <w:pPr>
              <w:contextualSpacing/>
              <w:jc w:val="center"/>
              <w:rPr>
                <w:b/>
                <w:sz w:val="20"/>
              </w:rPr>
            </w:pPr>
          </w:p>
        </w:tc>
        <w:tc>
          <w:tcPr>
            <w:tcW w:w="721" w:type="dxa"/>
            <w:vMerge/>
          </w:tcPr>
          <w:p w14:paraId="53833574" w14:textId="77777777" w:rsidR="006E365E" w:rsidRPr="00DC552F" w:rsidRDefault="006E365E" w:rsidP="00020B58">
            <w:pPr>
              <w:contextualSpacing/>
              <w:jc w:val="center"/>
              <w:rPr>
                <w:sz w:val="20"/>
              </w:rPr>
            </w:pPr>
          </w:p>
        </w:tc>
        <w:tc>
          <w:tcPr>
            <w:tcW w:w="3240" w:type="dxa"/>
          </w:tcPr>
          <w:p w14:paraId="6BA672A3" w14:textId="77777777" w:rsidR="006E365E" w:rsidRPr="00DC552F" w:rsidRDefault="006E365E" w:rsidP="00020B58">
            <w:pPr>
              <w:contextualSpacing/>
              <w:jc w:val="center"/>
              <w:rPr>
                <w:sz w:val="20"/>
              </w:rPr>
            </w:pPr>
          </w:p>
        </w:tc>
        <w:tc>
          <w:tcPr>
            <w:tcW w:w="1440" w:type="dxa"/>
          </w:tcPr>
          <w:p w14:paraId="6B88CCB3" w14:textId="77777777" w:rsidR="006E365E" w:rsidRPr="00DC552F" w:rsidRDefault="006E365E" w:rsidP="00020B58">
            <w:pPr>
              <w:contextualSpacing/>
              <w:jc w:val="center"/>
              <w:rPr>
                <w:sz w:val="20"/>
              </w:rPr>
            </w:pPr>
          </w:p>
        </w:tc>
        <w:tc>
          <w:tcPr>
            <w:tcW w:w="2340" w:type="dxa"/>
          </w:tcPr>
          <w:p w14:paraId="7A21E809" w14:textId="77777777" w:rsidR="006E365E" w:rsidRPr="00DC552F" w:rsidRDefault="006E365E" w:rsidP="00020B58">
            <w:pPr>
              <w:contextualSpacing/>
              <w:jc w:val="center"/>
              <w:rPr>
                <w:sz w:val="20"/>
              </w:rPr>
            </w:pPr>
          </w:p>
        </w:tc>
        <w:tc>
          <w:tcPr>
            <w:tcW w:w="1980" w:type="dxa"/>
          </w:tcPr>
          <w:p w14:paraId="01CF889A" w14:textId="77777777" w:rsidR="006E365E" w:rsidRPr="00DC552F" w:rsidRDefault="006E365E" w:rsidP="00020B58">
            <w:pPr>
              <w:contextualSpacing/>
              <w:jc w:val="center"/>
              <w:rPr>
                <w:sz w:val="20"/>
              </w:rPr>
            </w:pPr>
          </w:p>
        </w:tc>
        <w:tc>
          <w:tcPr>
            <w:tcW w:w="2880" w:type="dxa"/>
          </w:tcPr>
          <w:p w14:paraId="11B81BA5" w14:textId="77777777" w:rsidR="006E365E" w:rsidRPr="00DC552F" w:rsidRDefault="006E365E" w:rsidP="00020B58">
            <w:pPr>
              <w:contextualSpacing/>
              <w:jc w:val="center"/>
              <w:rPr>
                <w:sz w:val="20"/>
              </w:rPr>
            </w:pPr>
          </w:p>
        </w:tc>
      </w:tr>
      <w:tr w:rsidR="006E365E" w:rsidRPr="00DC552F" w14:paraId="70957574" w14:textId="77777777" w:rsidTr="00CD018F">
        <w:trPr>
          <w:trHeight w:val="54"/>
          <w:jc w:val="center"/>
        </w:trPr>
        <w:tc>
          <w:tcPr>
            <w:tcW w:w="714" w:type="dxa"/>
            <w:vMerge/>
          </w:tcPr>
          <w:p w14:paraId="7A2D3ACE" w14:textId="77777777" w:rsidR="006E365E" w:rsidRPr="00DC552F" w:rsidRDefault="006E365E" w:rsidP="00020B58">
            <w:pPr>
              <w:contextualSpacing/>
              <w:jc w:val="center"/>
              <w:rPr>
                <w:b/>
                <w:sz w:val="20"/>
              </w:rPr>
            </w:pPr>
          </w:p>
        </w:tc>
        <w:tc>
          <w:tcPr>
            <w:tcW w:w="721" w:type="dxa"/>
            <w:vMerge/>
          </w:tcPr>
          <w:p w14:paraId="3435F130" w14:textId="77777777" w:rsidR="006E365E" w:rsidRPr="00DC552F" w:rsidRDefault="006E365E" w:rsidP="00020B58">
            <w:pPr>
              <w:contextualSpacing/>
              <w:jc w:val="center"/>
              <w:rPr>
                <w:sz w:val="20"/>
              </w:rPr>
            </w:pPr>
          </w:p>
        </w:tc>
        <w:tc>
          <w:tcPr>
            <w:tcW w:w="3240" w:type="dxa"/>
          </w:tcPr>
          <w:p w14:paraId="14729E20" w14:textId="77777777" w:rsidR="006E365E" w:rsidRPr="00DC552F" w:rsidRDefault="006E365E" w:rsidP="00020B58">
            <w:pPr>
              <w:contextualSpacing/>
              <w:jc w:val="center"/>
              <w:rPr>
                <w:sz w:val="20"/>
              </w:rPr>
            </w:pPr>
          </w:p>
        </w:tc>
        <w:tc>
          <w:tcPr>
            <w:tcW w:w="1440" w:type="dxa"/>
          </w:tcPr>
          <w:p w14:paraId="0C28E362" w14:textId="77777777" w:rsidR="006E365E" w:rsidRPr="00DC552F" w:rsidRDefault="006E365E" w:rsidP="00020B58">
            <w:pPr>
              <w:contextualSpacing/>
              <w:jc w:val="center"/>
              <w:rPr>
                <w:sz w:val="20"/>
              </w:rPr>
            </w:pPr>
          </w:p>
        </w:tc>
        <w:tc>
          <w:tcPr>
            <w:tcW w:w="2340" w:type="dxa"/>
          </w:tcPr>
          <w:p w14:paraId="17A7CB18" w14:textId="77777777" w:rsidR="006E365E" w:rsidRPr="00DC552F" w:rsidRDefault="006E365E" w:rsidP="00020B58">
            <w:pPr>
              <w:contextualSpacing/>
              <w:jc w:val="center"/>
              <w:rPr>
                <w:sz w:val="20"/>
              </w:rPr>
            </w:pPr>
          </w:p>
        </w:tc>
        <w:tc>
          <w:tcPr>
            <w:tcW w:w="1980" w:type="dxa"/>
          </w:tcPr>
          <w:p w14:paraId="1B271CCE" w14:textId="77777777" w:rsidR="006E365E" w:rsidRPr="00DC552F" w:rsidRDefault="006E365E" w:rsidP="00020B58">
            <w:pPr>
              <w:contextualSpacing/>
              <w:jc w:val="center"/>
              <w:rPr>
                <w:sz w:val="20"/>
              </w:rPr>
            </w:pPr>
          </w:p>
        </w:tc>
        <w:tc>
          <w:tcPr>
            <w:tcW w:w="2880" w:type="dxa"/>
          </w:tcPr>
          <w:p w14:paraId="4688D072" w14:textId="77777777" w:rsidR="006E365E" w:rsidRPr="00DC552F" w:rsidRDefault="006E365E" w:rsidP="00020B58">
            <w:pPr>
              <w:contextualSpacing/>
              <w:jc w:val="center"/>
              <w:rPr>
                <w:sz w:val="20"/>
              </w:rPr>
            </w:pPr>
          </w:p>
        </w:tc>
      </w:tr>
      <w:tr w:rsidR="006E365E" w:rsidRPr="00DC552F" w14:paraId="0BCAC780" w14:textId="77777777" w:rsidTr="00CD018F">
        <w:trPr>
          <w:trHeight w:val="54"/>
          <w:jc w:val="center"/>
        </w:trPr>
        <w:tc>
          <w:tcPr>
            <w:tcW w:w="714" w:type="dxa"/>
            <w:vMerge w:val="restart"/>
          </w:tcPr>
          <w:p w14:paraId="30C7E42B" w14:textId="583130F8" w:rsidR="006E365E" w:rsidRPr="00DC552F" w:rsidRDefault="006E365E" w:rsidP="00020B58">
            <w:pPr>
              <w:contextualSpacing/>
              <w:jc w:val="center"/>
              <w:rPr>
                <w:b/>
                <w:sz w:val="20"/>
              </w:rPr>
            </w:pPr>
            <w:r w:rsidRPr="00DC552F">
              <w:rPr>
                <w:b/>
                <w:sz w:val="20"/>
              </w:rPr>
              <w:t>5</w:t>
            </w:r>
          </w:p>
        </w:tc>
        <w:tc>
          <w:tcPr>
            <w:tcW w:w="721" w:type="dxa"/>
            <w:vMerge w:val="restart"/>
          </w:tcPr>
          <w:p w14:paraId="7F89175D" w14:textId="77777777" w:rsidR="006E365E" w:rsidRPr="00DC552F" w:rsidRDefault="006E365E" w:rsidP="00020B58">
            <w:pPr>
              <w:contextualSpacing/>
              <w:jc w:val="center"/>
              <w:rPr>
                <w:sz w:val="20"/>
              </w:rPr>
            </w:pPr>
          </w:p>
        </w:tc>
        <w:tc>
          <w:tcPr>
            <w:tcW w:w="3240" w:type="dxa"/>
          </w:tcPr>
          <w:p w14:paraId="49525182" w14:textId="77777777" w:rsidR="006E365E" w:rsidRPr="00DC552F" w:rsidRDefault="006E365E" w:rsidP="00020B58">
            <w:pPr>
              <w:contextualSpacing/>
              <w:jc w:val="center"/>
              <w:rPr>
                <w:sz w:val="20"/>
              </w:rPr>
            </w:pPr>
          </w:p>
        </w:tc>
        <w:tc>
          <w:tcPr>
            <w:tcW w:w="1440" w:type="dxa"/>
          </w:tcPr>
          <w:p w14:paraId="760DB27A" w14:textId="77777777" w:rsidR="006E365E" w:rsidRPr="00DC552F" w:rsidRDefault="006E365E" w:rsidP="00020B58">
            <w:pPr>
              <w:contextualSpacing/>
              <w:jc w:val="center"/>
              <w:rPr>
                <w:sz w:val="20"/>
              </w:rPr>
            </w:pPr>
          </w:p>
        </w:tc>
        <w:tc>
          <w:tcPr>
            <w:tcW w:w="2340" w:type="dxa"/>
          </w:tcPr>
          <w:p w14:paraId="0684F2C0" w14:textId="77777777" w:rsidR="006E365E" w:rsidRPr="00DC552F" w:rsidRDefault="006E365E" w:rsidP="00020B58">
            <w:pPr>
              <w:contextualSpacing/>
              <w:jc w:val="center"/>
              <w:rPr>
                <w:sz w:val="20"/>
              </w:rPr>
            </w:pPr>
          </w:p>
        </w:tc>
        <w:tc>
          <w:tcPr>
            <w:tcW w:w="1980" w:type="dxa"/>
          </w:tcPr>
          <w:p w14:paraId="3561701D" w14:textId="77777777" w:rsidR="006E365E" w:rsidRPr="00DC552F" w:rsidRDefault="006E365E" w:rsidP="00020B58">
            <w:pPr>
              <w:contextualSpacing/>
              <w:jc w:val="center"/>
              <w:rPr>
                <w:sz w:val="20"/>
              </w:rPr>
            </w:pPr>
          </w:p>
        </w:tc>
        <w:tc>
          <w:tcPr>
            <w:tcW w:w="2880" w:type="dxa"/>
          </w:tcPr>
          <w:p w14:paraId="7616E37F" w14:textId="77777777" w:rsidR="006E365E" w:rsidRPr="00DC552F" w:rsidRDefault="006E365E" w:rsidP="00020B58">
            <w:pPr>
              <w:contextualSpacing/>
              <w:jc w:val="center"/>
              <w:rPr>
                <w:sz w:val="20"/>
              </w:rPr>
            </w:pPr>
          </w:p>
        </w:tc>
      </w:tr>
      <w:tr w:rsidR="006E365E" w:rsidRPr="00DC552F" w14:paraId="16BA9A51" w14:textId="77777777" w:rsidTr="00CD018F">
        <w:trPr>
          <w:trHeight w:val="54"/>
          <w:jc w:val="center"/>
        </w:trPr>
        <w:tc>
          <w:tcPr>
            <w:tcW w:w="714" w:type="dxa"/>
            <w:vMerge/>
          </w:tcPr>
          <w:p w14:paraId="7D5443AD" w14:textId="77777777" w:rsidR="006E365E" w:rsidRPr="00DC552F" w:rsidRDefault="006E365E" w:rsidP="008145A6">
            <w:pPr>
              <w:contextualSpacing/>
              <w:jc w:val="center"/>
              <w:rPr>
                <w:b/>
                <w:sz w:val="20"/>
              </w:rPr>
            </w:pPr>
          </w:p>
        </w:tc>
        <w:tc>
          <w:tcPr>
            <w:tcW w:w="721" w:type="dxa"/>
            <w:vMerge/>
          </w:tcPr>
          <w:p w14:paraId="24B53D4F" w14:textId="77777777" w:rsidR="006E365E" w:rsidRPr="00DC552F" w:rsidRDefault="006E365E" w:rsidP="008145A6">
            <w:pPr>
              <w:contextualSpacing/>
              <w:jc w:val="center"/>
              <w:rPr>
                <w:sz w:val="20"/>
              </w:rPr>
            </w:pPr>
          </w:p>
        </w:tc>
        <w:tc>
          <w:tcPr>
            <w:tcW w:w="3240" w:type="dxa"/>
          </w:tcPr>
          <w:p w14:paraId="57FDC41C" w14:textId="77777777" w:rsidR="006E365E" w:rsidRPr="00DC552F" w:rsidRDefault="006E365E" w:rsidP="008145A6">
            <w:pPr>
              <w:contextualSpacing/>
              <w:jc w:val="center"/>
              <w:rPr>
                <w:sz w:val="20"/>
              </w:rPr>
            </w:pPr>
          </w:p>
        </w:tc>
        <w:tc>
          <w:tcPr>
            <w:tcW w:w="1440" w:type="dxa"/>
          </w:tcPr>
          <w:p w14:paraId="3D5939CB" w14:textId="77777777" w:rsidR="006E365E" w:rsidRPr="00DC552F" w:rsidRDefault="006E365E" w:rsidP="008145A6">
            <w:pPr>
              <w:contextualSpacing/>
              <w:jc w:val="center"/>
              <w:rPr>
                <w:sz w:val="20"/>
              </w:rPr>
            </w:pPr>
          </w:p>
        </w:tc>
        <w:tc>
          <w:tcPr>
            <w:tcW w:w="2340" w:type="dxa"/>
          </w:tcPr>
          <w:p w14:paraId="230AEF7F" w14:textId="77777777" w:rsidR="006E365E" w:rsidRPr="00DC552F" w:rsidRDefault="006E365E" w:rsidP="008145A6">
            <w:pPr>
              <w:contextualSpacing/>
              <w:jc w:val="center"/>
              <w:rPr>
                <w:sz w:val="20"/>
              </w:rPr>
            </w:pPr>
          </w:p>
        </w:tc>
        <w:tc>
          <w:tcPr>
            <w:tcW w:w="1980" w:type="dxa"/>
          </w:tcPr>
          <w:p w14:paraId="7592B14D" w14:textId="77777777" w:rsidR="006E365E" w:rsidRPr="00DC552F" w:rsidRDefault="006E365E" w:rsidP="008145A6">
            <w:pPr>
              <w:contextualSpacing/>
              <w:jc w:val="center"/>
              <w:rPr>
                <w:sz w:val="20"/>
              </w:rPr>
            </w:pPr>
          </w:p>
        </w:tc>
        <w:tc>
          <w:tcPr>
            <w:tcW w:w="2880" w:type="dxa"/>
          </w:tcPr>
          <w:p w14:paraId="17A8D2D5" w14:textId="77777777" w:rsidR="006E365E" w:rsidRPr="00DC552F" w:rsidRDefault="006E365E" w:rsidP="008145A6">
            <w:pPr>
              <w:contextualSpacing/>
              <w:jc w:val="center"/>
              <w:rPr>
                <w:sz w:val="20"/>
              </w:rPr>
            </w:pPr>
          </w:p>
        </w:tc>
      </w:tr>
      <w:tr w:rsidR="006E365E" w:rsidRPr="00DC552F" w14:paraId="32522C37" w14:textId="77777777" w:rsidTr="00CD018F">
        <w:trPr>
          <w:trHeight w:val="54"/>
          <w:jc w:val="center"/>
        </w:trPr>
        <w:tc>
          <w:tcPr>
            <w:tcW w:w="714" w:type="dxa"/>
            <w:vMerge/>
          </w:tcPr>
          <w:p w14:paraId="0FBEC456" w14:textId="77777777" w:rsidR="006E365E" w:rsidRPr="00DC552F" w:rsidRDefault="006E365E" w:rsidP="008145A6">
            <w:pPr>
              <w:contextualSpacing/>
              <w:jc w:val="center"/>
              <w:rPr>
                <w:b/>
                <w:sz w:val="20"/>
              </w:rPr>
            </w:pPr>
          </w:p>
        </w:tc>
        <w:tc>
          <w:tcPr>
            <w:tcW w:w="721" w:type="dxa"/>
            <w:vMerge/>
          </w:tcPr>
          <w:p w14:paraId="247EBF7B" w14:textId="77777777" w:rsidR="006E365E" w:rsidRPr="00DC552F" w:rsidRDefault="006E365E" w:rsidP="008145A6">
            <w:pPr>
              <w:contextualSpacing/>
              <w:jc w:val="center"/>
              <w:rPr>
                <w:sz w:val="20"/>
              </w:rPr>
            </w:pPr>
          </w:p>
        </w:tc>
        <w:tc>
          <w:tcPr>
            <w:tcW w:w="3240" w:type="dxa"/>
          </w:tcPr>
          <w:p w14:paraId="2D8499EA" w14:textId="77777777" w:rsidR="006E365E" w:rsidRPr="00DC552F" w:rsidRDefault="006E365E" w:rsidP="008145A6">
            <w:pPr>
              <w:contextualSpacing/>
              <w:jc w:val="center"/>
              <w:rPr>
                <w:sz w:val="20"/>
              </w:rPr>
            </w:pPr>
          </w:p>
        </w:tc>
        <w:tc>
          <w:tcPr>
            <w:tcW w:w="1440" w:type="dxa"/>
          </w:tcPr>
          <w:p w14:paraId="531183BE" w14:textId="77777777" w:rsidR="006E365E" w:rsidRPr="00DC552F" w:rsidRDefault="006E365E" w:rsidP="008145A6">
            <w:pPr>
              <w:contextualSpacing/>
              <w:jc w:val="center"/>
              <w:rPr>
                <w:sz w:val="20"/>
              </w:rPr>
            </w:pPr>
          </w:p>
        </w:tc>
        <w:tc>
          <w:tcPr>
            <w:tcW w:w="2340" w:type="dxa"/>
          </w:tcPr>
          <w:p w14:paraId="61F7F2C7" w14:textId="77777777" w:rsidR="006E365E" w:rsidRPr="00DC552F" w:rsidRDefault="006E365E" w:rsidP="008145A6">
            <w:pPr>
              <w:contextualSpacing/>
              <w:jc w:val="center"/>
              <w:rPr>
                <w:sz w:val="20"/>
              </w:rPr>
            </w:pPr>
          </w:p>
        </w:tc>
        <w:tc>
          <w:tcPr>
            <w:tcW w:w="1980" w:type="dxa"/>
          </w:tcPr>
          <w:p w14:paraId="0029A592" w14:textId="77777777" w:rsidR="006E365E" w:rsidRPr="00DC552F" w:rsidRDefault="006E365E" w:rsidP="008145A6">
            <w:pPr>
              <w:contextualSpacing/>
              <w:jc w:val="center"/>
              <w:rPr>
                <w:sz w:val="20"/>
              </w:rPr>
            </w:pPr>
          </w:p>
        </w:tc>
        <w:tc>
          <w:tcPr>
            <w:tcW w:w="2880" w:type="dxa"/>
          </w:tcPr>
          <w:p w14:paraId="58C18D62" w14:textId="77777777" w:rsidR="006E365E" w:rsidRPr="00DC552F" w:rsidRDefault="006E365E" w:rsidP="008145A6">
            <w:pPr>
              <w:contextualSpacing/>
              <w:jc w:val="center"/>
              <w:rPr>
                <w:sz w:val="20"/>
              </w:rPr>
            </w:pPr>
          </w:p>
        </w:tc>
      </w:tr>
      <w:tr w:rsidR="006E365E" w:rsidRPr="00DC552F" w14:paraId="4A0A9AB3" w14:textId="77777777" w:rsidTr="00CD018F">
        <w:trPr>
          <w:trHeight w:val="54"/>
          <w:jc w:val="center"/>
        </w:trPr>
        <w:tc>
          <w:tcPr>
            <w:tcW w:w="714" w:type="dxa"/>
            <w:vMerge/>
          </w:tcPr>
          <w:p w14:paraId="15771851" w14:textId="77777777" w:rsidR="006E365E" w:rsidRPr="00DC552F" w:rsidRDefault="006E365E" w:rsidP="008145A6">
            <w:pPr>
              <w:contextualSpacing/>
              <w:jc w:val="center"/>
              <w:rPr>
                <w:b/>
                <w:sz w:val="20"/>
              </w:rPr>
            </w:pPr>
          </w:p>
        </w:tc>
        <w:tc>
          <w:tcPr>
            <w:tcW w:w="721" w:type="dxa"/>
            <w:vMerge/>
          </w:tcPr>
          <w:p w14:paraId="14ECA934" w14:textId="77777777" w:rsidR="006E365E" w:rsidRPr="00DC552F" w:rsidRDefault="006E365E" w:rsidP="008145A6">
            <w:pPr>
              <w:contextualSpacing/>
              <w:jc w:val="center"/>
              <w:rPr>
                <w:sz w:val="20"/>
              </w:rPr>
            </w:pPr>
          </w:p>
        </w:tc>
        <w:tc>
          <w:tcPr>
            <w:tcW w:w="3240" w:type="dxa"/>
          </w:tcPr>
          <w:p w14:paraId="5623F832" w14:textId="77777777" w:rsidR="006E365E" w:rsidRPr="00DC552F" w:rsidRDefault="006E365E" w:rsidP="008145A6">
            <w:pPr>
              <w:contextualSpacing/>
              <w:jc w:val="center"/>
              <w:rPr>
                <w:sz w:val="20"/>
              </w:rPr>
            </w:pPr>
          </w:p>
        </w:tc>
        <w:tc>
          <w:tcPr>
            <w:tcW w:w="1440" w:type="dxa"/>
          </w:tcPr>
          <w:p w14:paraId="3CF57ADE" w14:textId="77777777" w:rsidR="006E365E" w:rsidRPr="00DC552F" w:rsidRDefault="006E365E" w:rsidP="008145A6">
            <w:pPr>
              <w:contextualSpacing/>
              <w:jc w:val="center"/>
              <w:rPr>
                <w:sz w:val="20"/>
              </w:rPr>
            </w:pPr>
          </w:p>
        </w:tc>
        <w:tc>
          <w:tcPr>
            <w:tcW w:w="2340" w:type="dxa"/>
          </w:tcPr>
          <w:p w14:paraId="30777549" w14:textId="77777777" w:rsidR="006E365E" w:rsidRPr="00DC552F" w:rsidRDefault="006E365E" w:rsidP="008145A6">
            <w:pPr>
              <w:contextualSpacing/>
              <w:jc w:val="center"/>
              <w:rPr>
                <w:sz w:val="20"/>
              </w:rPr>
            </w:pPr>
          </w:p>
        </w:tc>
        <w:tc>
          <w:tcPr>
            <w:tcW w:w="1980" w:type="dxa"/>
          </w:tcPr>
          <w:p w14:paraId="71DB34CD" w14:textId="77777777" w:rsidR="006E365E" w:rsidRPr="00DC552F" w:rsidRDefault="006E365E" w:rsidP="008145A6">
            <w:pPr>
              <w:contextualSpacing/>
              <w:jc w:val="center"/>
              <w:rPr>
                <w:sz w:val="20"/>
              </w:rPr>
            </w:pPr>
          </w:p>
        </w:tc>
        <w:tc>
          <w:tcPr>
            <w:tcW w:w="2880" w:type="dxa"/>
          </w:tcPr>
          <w:p w14:paraId="0185A106" w14:textId="77777777" w:rsidR="006E365E" w:rsidRPr="00DC552F" w:rsidRDefault="006E365E" w:rsidP="008145A6">
            <w:pPr>
              <w:contextualSpacing/>
              <w:jc w:val="center"/>
              <w:rPr>
                <w:sz w:val="20"/>
              </w:rPr>
            </w:pPr>
          </w:p>
        </w:tc>
      </w:tr>
      <w:tr w:rsidR="006E365E" w:rsidRPr="00DC552F" w14:paraId="008F1700" w14:textId="77777777" w:rsidTr="00CD018F">
        <w:trPr>
          <w:trHeight w:val="54"/>
          <w:jc w:val="center"/>
        </w:trPr>
        <w:tc>
          <w:tcPr>
            <w:tcW w:w="714" w:type="dxa"/>
            <w:vMerge/>
          </w:tcPr>
          <w:p w14:paraId="13DDA025" w14:textId="77777777" w:rsidR="006E365E" w:rsidRPr="00DC552F" w:rsidRDefault="006E365E" w:rsidP="008145A6">
            <w:pPr>
              <w:contextualSpacing/>
              <w:jc w:val="center"/>
              <w:rPr>
                <w:b/>
                <w:sz w:val="20"/>
              </w:rPr>
            </w:pPr>
          </w:p>
        </w:tc>
        <w:tc>
          <w:tcPr>
            <w:tcW w:w="721" w:type="dxa"/>
            <w:vMerge/>
          </w:tcPr>
          <w:p w14:paraId="38555A1F" w14:textId="77777777" w:rsidR="006E365E" w:rsidRPr="00DC552F" w:rsidRDefault="006E365E" w:rsidP="008145A6">
            <w:pPr>
              <w:contextualSpacing/>
              <w:jc w:val="center"/>
              <w:rPr>
                <w:sz w:val="20"/>
              </w:rPr>
            </w:pPr>
          </w:p>
        </w:tc>
        <w:tc>
          <w:tcPr>
            <w:tcW w:w="3240" w:type="dxa"/>
          </w:tcPr>
          <w:p w14:paraId="3D6F3752" w14:textId="77777777" w:rsidR="006E365E" w:rsidRPr="00DC552F" w:rsidRDefault="006E365E" w:rsidP="008145A6">
            <w:pPr>
              <w:contextualSpacing/>
              <w:jc w:val="center"/>
              <w:rPr>
                <w:sz w:val="20"/>
              </w:rPr>
            </w:pPr>
          </w:p>
        </w:tc>
        <w:tc>
          <w:tcPr>
            <w:tcW w:w="1440" w:type="dxa"/>
          </w:tcPr>
          <w:p w14:paraId="6EAA1961" w14:textId="77777777" w:rsidR="006E365E" w:rsidRPr="00DC552F" w:rsidRDefault="006E365E" w:rsidP="008145A6">
            <w:pPr>
              <w:contextualSpacing/>
              <w:jc w:val="center"/>
              <w:rPr>
                <w:sz w:val="20"/>
              </w:rPr>
            </w:pPr>
          </w:p>
        </w:tc>
        <w:tc>
          <w:tcPr>
            <w:tcW w:w="2340" w:type="dxa"/>
          </w:tcPr>
          <w:p w14:paraId="0E9CA137" w14:textId="77777777" w:rsidR="006E365E" w:rsidRPr="00DC552F" w:rsidRDefault="006E365E" w:rsidP="008145A6">
            <w:pPr>
              <w:contextualSpacing/>
              <w:jc w:val="center"/>
              <w:rPr>
                <w:sz w:val="20"/>
              </w:rPr>
            </w:pPr>
          </w:p>
        </w:tc>
        <w:tc>
          <w:tcPr>
            <w:tcW w:w="1980" w:type="dxa"/>
          </w:tcPr>
          <w:p w14:paraId="29E181F0" w14:textId="77777777" w:rsidR="006E365E" w:rsidRPr="00DC552F" w:rsidRDefault="006E365E" w:rsidP="008145A6">
            <w:pPr>
              <w:contextualSpacing/>
              <w:jc w:val="center"/>
              <w:rPr>
                <w:sz w:val="20"/>
              </w:rPr>
            </w:pPr>
          </w:p>
        </w:tc>
        <w:tc>
          <w:tcPr>
            <w:tcW w:w="2880" w:type="dxa"/>
          </w:tcPr>
          <w:p w14:paraId="4B42AE8D" w14:textId="77777777" w:rsidR="006E365E" w:rsidRPr="00DC552F" w:rsidRDefault="006E365E" w:rsidP="008145A6">
            <w:pPr>
              <w:contextualSpacing/>
              <w:jc w:val="center"/>
              <w:rPr>
                <w:sz w:val="20"/>
              </w:rPr>
            </w:pPr>
          </w:p>
        </w:tc>
      </w:tr>
    </w:tbl>
    <w:p w14:paraId="3B1F6DBE" w14:textId="77777777" w:rsidR="00020B58" w:rsidRDefault="00020B58" w:rsidP="001512DD">
      <w:pPr>
        <w:spacing w:after="0" w:line="240" w:lineRule="auto"/>
        <w:contextualSpacing/>
      </w:pPr>
    </w:p>
    <w:tbl>
      <w:tblPr>
        <w:tblStyle w:val="TableGrid"/>
        <w:tblW w:w="15120" w:type="dxa"/>
        <w:jc w:val="center"/>
        <w:tblCellMar>
          <w:left w:w="29" w:type="dxa"/>
          <w:right w:w="29" w:type="dxa"/>
        </w:tblCellMar>
        <w:tblLook w:val="04A0" w:firstRow="1" w:lastRow="0" w:firstColumn="1" w:lastColumn="0" w:noHBand="0" w:noVBand="1"/>
      </w:tblPr>
      <w:tblGrid>
        <w:gridCol w:w="5760"/>
        <w:gridCol w:w="2160"/>
        <w:gridCol w:w="7200"/>
      </w:tblGrid>
      <w:tr w:rsidR="00DC552F" w:rsidRPr="006E365E" w14:paraId="4AE4DE83" w14:textId="77777777" w:rsidTr="00CD018F">
        <w:trPr>
          <w:jc w:val="center"/>
        </w:trPr>
        <w:tc>
          <w:tcPr>
            <w:tcW w:w="7920" w:type="dxa"/>
            <w:gridSpan w:val="2"/>
          </w:tcPr>
          <w:p w14:paraId="47F85213" w14:textId="1C92FC4F" w:rsidR="00DC552F" w:rsidRPr="006C2023" w:rsidRDefault="006C2023" w:rsidP="001512DD">
            <w:pPr>
              <w:contextualSpacing/>
              <w:rPr>
                <w:b/>
              </w:rPr>
            </w:pPr>
            <w:r>
              <w:rPr>
                <w:b/>
              </w:rPr>
              <w:t>Wild products</w:t>
            </w:r>
          </w:p>
        </w:tc>
        <w:tc>
          <w:tcPr>
            <w:tcW w:w="7200" w:type="dxa"/>
          </w:tcPr>
          <w:p w14:paraId="1C718AC1" w14:textId="4DE6192C" w:rsidR="00DC552F" w:rsidRPr="006C2023" w:rsidRDefault="006C2023" w:rsidP="001512DD">
            <w:pPr>
              <w:contextualSpacing/>
              <w:rPr>
                <w:b/>
              </w:rPr>
            </w:pPr>
            <w:r>
              <w:rPr>
                <w:b/>
              </w:rPr>
              <w:t>Typical Harvest</w:t>
            </w:r>
          </w:p>
        </w:tc>
      </w:tr>
      <w:tr w:rsidR="00DC552F" w:rsidRPr="006E365E" w14:paraId="4720F3AF" w14:textId="77777777" w:rsidTr="00CD018F">
        <w:trPr>
          <w:jc w:val="center"/>
        </w:trPr>
        <w:tc>
          <w:tcPr>
            <w:tcW w:w="5760" w:type="dxa"/>
          </w:tcPr>
          <w:p w14:paraId="31C7D7A4" w14:textId="736FE1C2"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1=Fish from lakes/rivers/streams (excluding fish ponds) </w:t>
            </w:r>
          </w:p>
          <w:p w14:paraId="5AA872E9" w14:textId="2634B9E0"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2=Edible ants and caterpillars </w:t>
            </w:r>
          </w:p>
          <w:p w14:paraId="0B4D47AA" w14:textId="4FCB9D84"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3=Wild fruits </w:t>
            </w:r>
          </w:p>
          <w:p w14:paraId="2EC2F144" w14:textId="5166B44F"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4=Wild honey </w:t>
            </w:r>
          </w:p>
          <w:p w14:paraId="07AE9380" w14:textId="6C200EFE"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5=Wild mushrooms </w:t>
            </w:r>
          </w:p>
          <w:p w14:paraId="40781751" w14:textId="77777777"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6=Wild animals and birds (e.g. rodents, small game, other) </w:t>
            </w:r>
          </w:p>
        </w:tc>
        <w:tc>
          <w:tcPr>
            <w:tcW w:w="2160" w:type="dxa"/>
          </w:tcPr>
          <w:p w14:paraId="48A5D1EA" w14:textId="3C0254B2"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7=Poles and timber </w:t>
            </w:r>
          </w:p>
          <w:p w14:paraId="1C72DE5E" w14:textId="7488434A"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8=Firewood (excluding charcoal) </w:t>
            </w:r>
          </w:p>
          <w:p w14:paraId="7DC98640" w14:textId="2A8A580F"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9=Charcoal </w:t>
            </w:r>
          </w:p>
          <w:p w14:paraId="373037BE" w14:textId="1860F9C3"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 xml:space="preserve">10=Thatching grass </w:t>
            </w:r>
          </w:p>
          <w:p w14:paraId="4FD73C7A" w14:textId="5B5A7E29" w:rsidR="00DC552F" w:rsidRPr="006E365E" w:rsidRDefault="00DC552F" w:rsidP="00DC552F">
            <w:pPr>
              <w:autoSpaceDE w:val="0"/>
              <w:autoSpaceDN w:val="0"/>
              <w:adjustRightInd w:val="0"/>
              <w:contextualSpacing/>
              <w:rPr>
                <w:rFonts w:eastAsia="Calibri" w:cs="TimesNewRomanPSMT"/>
              </w:rPr>
            </w:pPr>
            <w:r w:rsidRPr="006E365E">
              <w:rPr>
                <w:rFonts w:eastAsia="Calibri" w:cs="TimesNewRomanPSMT"/>
              </w:rPr>
              <w:t>11=Fencing grass</w:t>
            </w:r>
          </w:p>
          <w:p w14:paraId="2068E9D2" w14:textId="39A6E04F" w:rsidR="00DC552F" w:rsidRPr="006E365E" w:rsidRDefault="00DC552F" w:rsidP="00DC552F">
            <w:pPr>
              <w:contextualSpacing/>
            </w:pPr>
            <w:r w:rsidRPr="006E365E">
              <w:rPr>
                <w:rFonts w:eastAsia="Calibri" w:cs="TimesNewRomanPSMT"/>
              </w:rPr>
              <w:t>97=Other</w:t>
            </w:r>
          </w:p>
        </w:tc>
        <w:tc>
          <w:tcPr>
            <w:tcW w:w="7200" w:type="dxa"/>
          </w:tcPr>
          <w:p w14:paraId="4EAA033A" w14:textId="2183BFF0" w:rsidR="006E365E" w:rsidRPr="006E365E" w:rsidRDefault="00296E2F" w:rsidP="006E365E">
            <w:pPr>
              <w:contextualSpacing/>
              <w:rPr>
                <w:b/>
                <w:bCs/>
              </w:rPr>
            </w:pPr>
            <w:r>
              <w:rPr>
                <w:bCs/>
              </w:rPr>
              <w:t>1=</w:t>
            </w:r>
            <w:r w:rsidR="006E365E" w:rsidRPr="006E365E">
              <w:rPr>
                <w:bCs/>
              </w:rPr>
              <w:t xml:space="preserve">My household’s typical harvest of this product is more or less similar from month to month over the past year; </w:t>
            </w:r>
          </w:p>
          <w:p w14:paraId="6B4AB11E" w14:textId="4DEDDD1D" w:rsidR="006E365E" w:rsidRPr="006E365E" w:rsidRDefault="006E365E" w:rsidP="006E365E">
            <w:pPr>
              <w:contextualSpacing/>
              <w:rPr>
                <w:b/>
                <w:bCs/>
              </w:rPr>
            </w:pPr>
            <w:r w:rsidRPr="006E365E">
              <w:rPr>
                <w:bCs/>
              </w:rPr>
              <w:t>2=My household typically harvests much less than this amount each month.</w:t>
            </w:r>
          </w:p>
          <w:p w14:paraId="2B79BF11" w14:textId="7A359CA9" w:rsidR="006E365E" w:rsidRPr="006E365E" w:rsidRDefault="00296E2F" w:rsidP="006E365E">
            <w:pPr>
              <w:contextualSpacing/>
              <w:rPr>
                <w:b/>
                <w:bCs/>
              </w:rPr>
            </w:pPr>
            <w:r>
              <w:rPr>
                <w:bCs/>
              </w:rPr>
              <w:t>3</w:t>
            </w:r>
            <w:r w:rsidR="006E365E" w:rsidRPr="006E365E">
              <w:rPr>
                <w:bCs/>
              </w:rPr>
              <w:t>=My household typically harvests much more than this amount each month.</w:t>
            </w:r>
          </w:p>
          <w:p w14:paraId="73DED868" w14:textId="595C6287" w:rsidR="00DC552F" w:rsidRPr="006E365E" w:rsidRDefault="00296E2F" w:rsidP="00296E2F">
            <w:pPr>
              <w:contextualSpacing/>
            </w:pPr>
            <w:r>
              <w:rPr>
                <w:bCs/>
              </w:rPr>
              <w:t>97</w:t>
            </w:r>
            <w:r w:rsidR="006E365E" w:rsidRPr="006E365E">
              <w:rPr>
                <w:bCs/>
              </w:rPr>
              <w:t>=Other explanation (describe)</w:t>
            </w:r>
          </w:p>
        </w:tc>
      </w:tr>
    </w:tbl>
    <w:p w14:paraId="3A922D5D" w14:textId="0E7E9CDE" w:rsidR="00DC552F" w:rsidRDefault="00DC552F">
      <w:r>
        <w:br w:type="page"/>
      </w:r>
    </w:p>
    <w:tbl>
      <w:tblPr>
        <w:tblStyle w:val="TableGrid"/>
        <w:tblW w:w="15115" w:type="dxa"/>
        <w:jc w:val="center"/>
        <w:tblLayout w:type="fixed"/>
        <w:tblCellMar>
          <w:left w:w="29" w:type="dxa"/>
          <w:right w:w="29" w:type="dxa"/>
        </w:tblCellMar>
        <w:tblLook w:val="04A0" w:firstRow="1" w:lastRow="0" w:firstColumn="1" w:lastColumn="0" w:noHBand="0" w:noVBand="1"/>
      </w:tblPr>
      <w:tblGrid>
        <w:gridCol w:w="714"/>
        <w:gridCol w:w="721"/>
        <w:gridCol w:w="1800"/>
        <w:gridCol w:w="1440"/>
        <w:gridCol w:w="2160"/>
        <w:gridCol w:w="2520"/>
        <w:gridCol w:w="2520"/>
        <w:gridCol w:w="1080"/>
        <w:gridCol w:w="2160"/>
      </w:tblGrid>
      <w:tr w:rsidR="006E365E" w:rsidRPr="00DC552F" w14:paraId="6F2C7DAD" w14:textId="77777777" w:rsidTr="00CD018F">
        <w:trPr>
          <w:trHeight w:val="20"/>
          <w:jc w:val="center"/>
        </w:trPr>
        <w:tc>
          <w:tcPr>
            <w:tcW w:w="714" w:type="dxa"/>
          </w:tcPr>
          <w:p w14:paraId="12E21BED" w14:textId="77777777" w:rsidR="006E365E" w:rsidRPr="00DC552F" w:rsidRDefault="006E365E" w:rsidP="006E365E">
            <w:pPr>
              <w:contextualSpacing/>
              <w:jc w:val="center"/>
              <w:rPr>
                <w:b/>
                <w:sz w:val="20"/>
              </w:rPr>
            </w:pPr>
            <w:r w:rsidRPr="00DC552F">
              <w:rPr>
                <w:b/>
                <w:sz w:val="20"/>
              </w:rPr>
              <w:lastRenderedPageBreak/>
              <w:t>Forest</w:t>
            </w:r>
          </w:p>
          <w:p w14:paraId="0756218D" w14:textId="77777777" w:rsidR="006E365E" w:rsidRPr="00DC552F" w:rsidRDefault="006E365E" w:rsidP="006E365E">
            <w:pPr>
              <w:contextualSpacing/>
              <w:jc w:val="center"/>
              <w:rPr>
                <w:b/>
                <w:sz w:val="20"/>
              </w:rPr>
            </w:pPr>
            <w:r w:rsidRPr="00DC552F">
              <w:rPr>
                <w:b/>
                <w:sz w:val="20"/>
              </w:rPr>
              <w:t>code</w:t>
            </w:r>
          </w:p>
        </w:tc>
        <w:tc>
          <w:tcPr>
            <w:tcW w:w="721" w:type="dxa"/>
          </w:tcPr>
          <w:p w14:paraId="0E51D885" w14:textId="77777777" w:rsidR="006E365E" w:rsidRPr="00DC552F" w:rsidRDefault="006E365E" w:rsidP="006E365E">
            <w:pPr>
              <w:contextualSpacing/>
              <w:jc w:val="center"/>
              <w:rPr>
                <w:sz w:val="20"/>
              </w:rPr>
            </w:pPr>
            <w:r w:rsidRPr="00DC552F">
              <w:rPr>
                <w:sz w:val="20"/>
              </w:rPr>
              <w:t>Name of the forest</w:t>
            </w:r>
          </w:p>
        </w:tc>
        <w:tc>
          <w:tcPr>
            <w:tcW w:w="1800" w:type="dxa"/>
          </w:tcPr>
          <w:p w14:paraId="384D1BFB" w14:textId="1F29BECF" w:rsidR="006E365E" w:rsidRPr="00DC552F" w:rsidRDefault="006E365E" w:rsidP="006E365E">
            <w:pPr>
              <w:contextualSpacing/>
              <w:jc w:val="center"/>
              <w:rPr>
                <w:sz w:val="20"/>
              </w:rPr>
            </w:pPr>
            <w:r w:rsidRPr="00DC552F">
              <w:rPr>
                <w:sz w:val="20"/>
              </w:rPr>
              <w:t>How much of the month’s harvest was sold for cash income?</w:t>
            </w:r>
          </w:p>
        </w:tc>
        <w:tc>
          <w:tcPr>
            <w:tcW w:w="1440" w:type="dxa"/>
          </w:tcPr>
          <w:p w14:paraId="2277FD78" w14:textId="4C1AB98C" w:rsidR="006E365E" w:rsidRPr="00DC552F" w:rsidRDefault="006E365E" w:rsidP="006E365E">
            <w:pPr>
              <w:contextualSpacing/>
              <w:jc w:val="center"/>
              <w:rPr>
                <w:sz w:val="20"/>
              </w:rPr>
            </w:pPr>
            <w:r w:rsidRPr="00DC552F">
              <w:rPr>
                <w:sz w:val="20"/>
              </w:rPr>
              <w:t>Wild product’s name</w:t>
            </w:r>
          </w:p>
        </w:tc>
        <w:tc>
          <w:tcPr>
            <w:tcW w:w="2160" w:type="dxa"/>
          </w:tcPr>
          <w:p w14:paraId="3104FD54" w14:textId="77777777" w:rsidR="006E365E" w:rsidRPr="00DC552F" w:rsidRDefault="006E365E" w:rsidP="006E365E">
            <w:pPr>
              <w:contextualSpacing/>
              <w:jc w:val="center"/>
              <w:rPr>
                <w:rFonts w:ascii="Calibri" w:eastAsia="Calibri" w:hAnsi="Calibri" w:cs="Arial"/>
                <w:sz w:val="20"/>
              </w:rPr>
            </w:pPr>
            <w:r w:rsidRPr="00DC552F">
              <w:rPr>
                <w:rFonts w:ascii="Calibri" w:eastAsia="Calibri" w:hAnsi="Calibri" w:cs="Arial"/>
                <w:sz w:val="20"/>
              </w:rPr>
              <w:t>How much cash income was earned?</w:t>
            </w:r>
          </w:p>
          <w:p w14:paraId="2B0D03A6" w14:textId="277742CE" w:rsidR="006E365E" w:rsidRPr="00DC552F" w:rsidRDefault="006E365E" w:rsidP="006E365E">
            <w:pPr>
              <w:contextualSpacing/>
              <w:jc w:val="center"/>
              <w:rPr>
                <w:sz w:val="20"/>
              </w:rPr>
            </w:pPr>
            <w:r w:rsidRPr="00DC552F">
              <w:rPr>
                <w:rFonts w:ascii="Calibri" w:eastAsia="Calibri" w:hAnsi="Calibri" w:cs="Arial"/>
                <w:sz w:val="20"/>
              </w:rPr>
              <w:t>(in ZMK)</w:t>
            </w:r>
          </w:p>
        </w:tc>
        <w:tc>
          <w:tcPr>
            <w:tcW w:w="2520" w:type="dxa"/>
          </w:tcPr>
          <w:p w14:paraId="2D51BA5E" w14:textId="254A90A9" w:rsidR="006E365E" w:rsidRPr="00DC552F" w:rsidRDefault="006E365E" w:rsidP="006E365E">
            <w:pPr>
              <w:contextualSpacing/>
              <w:jc w:val="center"/>
              <w:rPr>
                <w:sz w:val="20"/>
              </w:rPr>
            </w:pPr>
            <w:r w:rsidRPr="00DC552F">
              <w:rPr>
                <w:rFonts w:ascii="Calibri" w:eastAsia="Calibri" w:hAnsi="Calibri" w:cs="Arial"/>
                <w:sz w:val="20"/>
              </w:rPr>
              <w:t>The household’s use of this product is primarily for income or subsistence?</w:t>
            </w:r>
          </w:p>
        </w:tc>
        <w:tc>
          <w:tcPr>
            <w:tcW w:w="2520" w:type="dxa"/>
          </w:tcPr>
          <w:p w14:paraId="7043AE8C" w14:textId="073C3013" w:rsidR="006E365E" w:rsidRPr="00DC552F" w:rsidRDefault="006E365E" w:rsidP="006E365E">
            <w:pPr>
              <w:contextualSpacing/>
              <w:jc w:val="center"/>
              <w:rPr>
                <w:sz w:val="20"/>
              </w:rPr>
            </w:pPr>
            <w:r w:rsidRPr="00DC552F">
              <w:rPr>
                <w:sz w:val="20"/>
              </w:rPr>
              <w:t>Do you also obtain this product from somewhere other than forests?</w:t>
            </w:r>
          </w:p>
        </w:tc>
        <w:tc>
          <w:tcPr>
            <w:tcW w:w="1080" w:type="dxa"/>
          </w:tcPr>
          <w:p w14:paraId="6F8C1569" w14:textId="798007DC" w:rsidR="006E365E" w:rsidRPr="00DC552F" w:rsidRDefault="006E365E" w:rsidP="006E365E">
            <w:pPr>
              <w:contextualSpacing/>
              <w:jc w:val="center"/>
              <w:rPr>
                <w:sz w:val="20"/>
              </w:rPr>
            </w:pPr>
            <w:r w:rsidRPr="00DC552F">
              <w:rPr>
                <w:sz w:val="20"/>
              </w:rPr>
              <w:t>Where?</w:t>
            </w:r>
          </w:p>
        </w:tc>
        <w:tc>
          <w:tcPr>
            <w:tcW w:w="2160" w:type="dxa"/>
          </w:tcPr>
          <w:p w14:paraId="6C1E545A" w14:textId="7603AB81" w:rsidR="006E365E" w:rsidRPr="00DC552F" w:rsidRDefault="006E365E" w:rsidP="006E365E">
            <w:pPr>
              <w:contextualSpacing/>
              <w:jc w:val="center"/>
              <w:rPr>
                <w:sz w:val="20"/>
              </w:rPr>
            </w:pPr>
            <w:r w:rsidRPr="00DC552F">
              <w:rPr>
                <w:sz w:val="20"/>
              </w:rPr>
              <w:t>How much of the need for this product is obtained from forests?</w:t>
            </w:r>
          </w:p>
        </w:tc>
      </w:tr>
      <w:tr w:rsidR="006E365E" w:rsidRPr="00DC552F" w14:paraId="39AA938C" w14:textId="77777777" w:rsidTr="00CD018F">
        <w:trPr>
          <w:trHeight w:val="20"/>
          <w:jc w:val="center"/>
        </w:trPr>
        <w:tc>
          <w:tcPr>
            <w:tcW w:w="714" w:type="dxa"/>
          </w:tcPr>
          <w:p w14:paraId="18DE40FF" w14:textId="77777777" w:rsidR="006E365E" w:rsidRPr="00DC552F" w:rsidRDefault="006E365E" w:rsidP="006E365E">
            <w:pPr>
              <w:contextualSpacing/>
              <w:jc w:val="center"/>
              <w:rPr>
                <w:b/>
                <w:sz w:val="20"/>
              </w:rPr>
            </w:pPr>
          </w:p>
        </w:tc>
        <w:tc>
          <w:tcPr>
            <w:tcW w:w="721" w:type="dxa"/>
          </w:tcPr>
          <w:p w14:paraId="217046E3" w14:textId="77777777" w:rsidR="006E365E" w:rsidRPr="00DC552F" w:rsidRDefault="006E365E" w:rsidP="006E365E">
            <w:pPr>
              <w:contextualSpacing/>
              <w:jc w:val="center"/>
              <w:rPr>
                <w:sz w:val="20"/>
              </w:rPr>
            </w:pPr>
          </w:p>
        </w:tc>
        <w:tc>
          <w:tcPr>
            <w:tcW w:w="1800" w:type="dxa"/>
          </w:tcPr>
          <w:p w14:paraId="41243EBD" w14:textId="77777777" w:rsidR="006E365E" w:rsidRPr="00DC552F" w:rsidRDefault="006E365E" w:rsidP="006E365E">
            <w:pPr>
              <w:contextualSpacing/>
              <w:jc w:val="center"/>
              <w:rPr>
                <w:sz w:val="20"/>
              </w:rPr>
            </w:pPr>
          </w:p>
        </w:tc>
        <w:tc>
          <w:tcPr>
            <w:tcW w:w="1440" w:type="dxa"/>
          </w:tcPr>
          <w:p w14:paraId="6B5C3A8B" w14:textId="01374A26" w:rsidR="006E365E" w:rsidRPr="00DC552F" w:rsidRDefault="006E365E" w:rsidP="006E365E">
            <w:pPr>
              <w:contextualSpacing/>
              <w:jc w:val="center"/>
              <w:rPr>
                <w:sz w:val="20"/>
              </w:rPr>
            </w:pPr>
          </w:p>
        </w:tc>
        <w:tc>
          <w:tcPr>
            <w:tcW w:w="2160" w:type="dxa"/>
          </w:tcPr>
          <w:p w14:paraId="2277552A" w14:textId="77777777" w:rsidR="006E365E" w:rsidRPr="00DC552F" w:rsidRDefault="006E365E" w:rsidP="006E365E">
            <w:pPr>
              <w:contextualSpacing/>
              <w:jc w:val="center"/>
              <w:rPr>
                <w:sz w:val="20"/>
              </w:rPr>
            </w:pPr>
          </w:p>
        </w:tc>
        <w:tc>
          <w:tcPr>
            <w:tcW w:w="2520" w:type="dxa"/>
          </w:tcPr>
          <w:p w14:paraId="570AFBAE" w14:textId="77777777" w:rsidR="006E365E" w:rsidRPr="00DC552F" w:rsidRDefault="006E365E" w:rsidP="006E365E">
            <w:pPr>
              <w:contextualSpacing/>
              <w:jc w:val="center"/>
              <w:rPr>
                <w:sz w:val="20"/>
              </w:rPr>
            </w:pPr>
          </w:p>
        </w:tc>
        <w:tc>
          <w:tcPr>
            <w:tcW w:w="2520" w:type="dxa"/>
          </w:tcPr>
          <w:p w14:paraId="4C3EDCA8" w14:textId="3367716E" w:rsidR="006E365E" w:rsidRPr="00DC552F" w:rsidRDefault="006E365E" w:rsidP="006E365E">
            <w:pPr>
              <w:contextualSpacing/>
              <w:jc w:val="center"/>
              <w:rPr>
                <w:sz w:val="20"/>
              </w:rPr>
            </w:pPr>
          </w:p>
        </w:tc>
        <w:tc>
          <w:tcPr>
            <w:tcW w:w="1080" w:type="dxa"/>
          </w:tcPr>
          <w:p w14:paraId="22A4041B" w14:textId="77777777" w:rsidR="006E365E" w:rsidRPr="00DC552F" w:rsidRDefault="006E365E" w:rsidP="006E365E">
            <w:pPr>
              <w:contextualSpacing/>
              <w:jc w:val="center"/>
              <w:rPr>
                <w:sz w:val="20"/>
              </w:rPr>
            </w:pPr>
          </w:p>
        </w:tc>
        <w:tc>
          <w:tcPr>
            <w:tcW w:w="2160" w:type="dxa"/>
          </w:tcPr>
          <w:p w14:paraId="093E48F1" w14:textId="77777777" w:rsidR="006E365E" w:rsidRPr="00DC552F" w:rsidRDefault="006E365E" w:rsidP="006E365E">
            <w:pPr>
              <w:contextualSpacing/>
              <w:jc w:val="center"/>
              <w:rPr>
                <w:sz w:val="20"/>
              </w:rPr>
            </w:pPr>
          </w:p>
        </w:tc>
      </w:tr>
      <w:tr w:rsidR="006E365E" w:rsidRPr="00DC552F" w14:paraId="72A19A12" w14:textId="77777777" w:rsidTr="00CD018F">
        <w:trPr>
          <w:trHeight w:val="54"/>
          <w:jc w:val="center"/>
        </w:trPr>
        <w:tc>
          <w:tcPr>
            <w:tcW w:w="714" w:type="dxa"/>
            <w:vMerge w:val="restart"/>
          </w:tcPr>
          <w:p w14:paraId="5FEB4703" w14:textId="77777777" w:rsidR="006E365E" w:rsidRPr="00DC552F" w:rsidRDefault="006E365E" w:rsidP="006E365E">
            <w:pPr>
              <w:contextualSpacing/>
              <w:jc w:val="center"/>
              <w:rPr>
                <w:b/>
                <w:sz w:val="20"/>
              </w:rPr>
            </w:pPr>
            <w:r w:rsidRPr="00DC552F">
              <w:rPr>
                <w:b/>
                <w:sz w:val="20"/>
              </w:rPr>
              <w:t>1</w:t>
            </w:r>
          </w:p>
        </w:tc>
        <w:tc>
          <w:tcPr>
            <w:tcW w:w="721" w:type="dxa"/>
            <w:vMerge w:val="restart"/>
          </w:tcPr>
          <w:p w14:paraId="6010202B" w14:textId="77777777" w:rsidR="006E365E" w:rsidRPr="00DC552F" w:rsidRDefault="006E365E" w:rsidP="006E365E">
            <w:pPr>
              <w:contextualSpacing/>
              <w:jc w:val="center"/>
              <w:rPr>
                <w:sz w:val="20"/>
              </w:rPr>
            </w:pPr>
          </w:p>
        </w:tc>
        <w:tc>
          <w:tcPr>
            <w:tcW w:w="1800" w:type="dxa"/>
          </w:tcPr>
          <w:p w14:paraId="3F4D9055" w14:textId="77777777" w:rsidR="006E365E" w:rsidRPr="00DC552F" w:rsidRDefault="006E365E" w:rsidP="006E365E">
            <w:pPr>
              <w:contextualSpacing/>
              <w:jc w:val="center"/>
              <w:rPr>
                <w:sz w:val="20"/>
              </w:rPr>
            </w:pPr>
          </w:p>
        </w:tc>
        <w:tc>
          <w:tcPr>
            <w:tcW w:w="1440" w:type="dxa"/>
          </w:tcPr>
          <w:p w14:paraId="65AF08E8" w14:textId="2687B593" w:rsidR="006E365E" w:rsidRPr="00DC552F" w:rsidRDefault="006E365E" w:rsidP="006E365E">
            <w:pPr>
              <w:contextualSpacing/>
              <w:jc w:val="center"/>
              <w:rPr>
                <w:sz w:val="20"/>
              </w:rPr>
            </w:pPr>
          </w:p>
        </w:tc>
        <w:tc>
          <w:tcPr>
            <w:tcW w:w="2160" w:type="dxa"/>
          </w:tcPr>
          <w:p w14:paraId="7A684CB3" w14:textId="77777777" w:rsidR="006E365E" w:rsidRPr="00DC552F" w:rsidRDefault="006E365E" w:rsidP="006E365E">
            <w:pPr>
              <w:contextualSpacing/>
              <w:jc w:val="center"/>
              <w:rPr>
                <w:sz w:val="20"/>
              </w:rPr>
            </w:pPr>
          </w:p>
        </w:tc>
        <w:tc>
          <w:tcPr>
            <w:tcW w:w="2520" w:type="dxa"/>
          </w:tcPr>
          <w:p w14:paraId="0E5355E8" w14:textId="77777777" w:rsidR="006E365E" w:rsidRPr="00DC552F" w:rsidRDefault="006E365E" w:rsidP="006E365E">
            <w:pPr>
              <w:contextualSpacing/>
              <w:jc w:val="center"/>
              <w:rPr>
                <w:sz w:val="20"/>
              </w:rPr>
            </w:pPr>
          </w:p>
        </w:tc>
        <w:tc>
          <w:tcPr>
            <w:tcW w:w="2520" w:type="dxa"/>
          </w:tcPr>
          <w:p w14:paraId="06F58CB8" w14:textId="5B6630BB" w:rsidR="006E365E" w:rsidRPr="00DC552F" w:rsidRDefault="006E365E" w:rsidP="006E365E">
            <w:pPr>
              <w:contextualSpacing/>
              <w:jc w:val="center"/>
              <w:rPr>
                <w:sz w:val="20"/>
              </w:rPr>
            </w:pPr>
          </w:p>
        </w:tc>
        <w:tc>
          <w:tcPr>
            <w:tcW w:w="1080" w:type="dxa"/>
          </w:tcPr>
          <w:p w14:paraId="1524198E" w14:textId="77777777" w:rsidR="006E365E" w:rsidRPr="00DC552F" w:rsidRDefault="006E365E" w:rsidP="006E365E">
            <w:pPr>
              <w:contextualSpacing/>
              <w:jc w:val="center"/>
              <w:rPr>
                <w:sz w:val="20"/>
              </w:rPr>
            </w:pPr>
          </w:p>
        </w:tc>
        <w:tc>
          <w:tcPr>
            <w:tcW w:w="2160" w:type="dxa"/>
          </w:tcPr>
          <w:p w14:paraId="24F52498" w14:textId="77777777" w:rsidR="006E365E" w:rsidRPr="00DC552F" w:rsidRDefault="006E365E" w:rsidP="006E365E">
            <w:pPr>
              <w:contextualSpacing/>
              <w:jc w:val="center"/>
              <w:rPr>
                <w:sz w:val="20"/>
              </w:rPr>
            </w:pPr>
          </w:p>
        </w:tc>
      </w:tr>
      <w:tr w:rsidR="006E365E" w:rsidRPr="00DC552F" w14:paraId="66E96C44" w14:textId="77777777" w:rsidTr="00CD018F">
        <w:trPr>
          <w:trHeight w:val="54"/>
          <w:jc w:val="center"/>
        </w:trPr>
        <w:tc>
          <w:tcPr>
            <w:tcW w:w="714" w:type="dxa"/>
            <w:vMerge/>
          </w:tcPr>
          <w:p w14:paraId="3CA09455" w14:textId="77777777" w:rsidR="006E365E" w:rsidRPr="00DC552F" w:rsidRDefault="006E365E" w:rsidP="006E365E">
            <w:pPr>
              <w:contextualSpacing/>
              <w:jc w:val="center"/>
              <w:rPr>
                <w:b/>
                <w:sz w:val="20"/>
              </w:rPr>
            </w:pPr>
          </w:p>
        </w:tc>
        <w:tc>
          <w:tcPr>
            <w:tcW w:w="721" w:type="dxa"/>
            <w:vMerge/>
          </w:tcPr>
          <w:p w14:paraId="77675B04" w14:textId="77777777" w:rsidR="006E365E" w:rsidRPr="00DC552F" w:rsidRDefault="006E365E" w:rsidP="006E365E">
            <w:pPr>
              <w:contextualSpacing/>
              <w:jc w:val="center"/>
              <w:rPr>
                <w:sz w:val="20"/>
              </w:rPr>
            </w:pPr>
          </w:p>
        </w:tc>
        <w:tc>
          <w:tcPr>
            <w:tcW w:w="1800" w:type="dxa"/>
          </w:tcPr>
          <w:p w14:paraId="2915D9B0" w14:textId="77777777" w:rsidR="006E365E" w:rsidRPr="00DC552F" w:rsidRDefault="006E365E" w:rsidP="006E365E">
            <w:pPr>
              <w:contextualSpacing/>
              <w:jc w:val="center"/>
              <w:rPr>
                <w:sz w:val="20"/>
              </w:rPr>
            </w:pPr>
          </w:p>
        </w:tc>
        <w:tc>
          <w:tcPr>
            <w:tcW w:w="1440" w:type="dxa"/>
          </w:tcPr>
          <w:p w14:paraId="531B95FF" w14:textId="1DA6F51B" w:rsidR="006E365E" w:rsidRPr="00DC552F" w:rsidRDefault="006E365E" w:rsidP="006E365E">
            <w:pPr>
              <w:contextualSpacing/>
              <w:jc w:val="center"/>
              <w:rPr>
                <w:sz w:val="20"/>
              </w:rPr>
            </w:pPr>
          </w:p>
        </w:tc>
        <w:tc>
          <w:tcPr>
            <w:tcW w:w="2160" w:type="dxa"/>
          </w:tcPr>
          <w:p w14:paraId="39858206" w14:textId="77777777" w:rsidR="006E365E" w:rsidRPr="00DC552F" w:rsidRDefault="006E365E" w:rsidP="006E365E">
            <w:pPr>
              <w:contextualSpacing/>
              <w:jc w:val="center"/>
              <w:rPr>
                <w:sz w:val="20"/>
              </w:rPr>
            </w:pPr>
          </w:p>
        </w:tc>
        <w:tc>
          <w:tcPr>
            <w:tcW w:w="2520" w:type="dxa"/>
          </w:tcPr>
          <w:p w14:paraId="51DA051B" w14:textId="77777777" w:rsidR="006E365E" w:rsidRPr="00DC552F" w:rsidRDefault="006E365E" w:rsidP="006E365E">
            <w:pPr>
              <w:contextualSpacing/>
              <w:jc w:val="center"/>
              <w:rPr>
                <w:sz w:val="20"/>
              </w:rPr>
            </w:pPr>
          </w:p>
        </w:tc>
        <w:tc>
          <w:tcPr>
            <w:tcW w:w="2520" w:type="dxa"/>
          </w:tcPr>
          <w:p w14:paraId="6456470E" w14:textId="2E1367E5" w:rsidR="006E365E" w:rsidRPr="00DC552F" w:rsidRDefault="006E365E" w:rsidP="006E365E">
            <w:pPr>
              <w:contextualSpacing/>
              <w:jc w:val="center"/>
              <w:rPr>
                <w:sz w:val="20"/>
              </w:rPr>
            </w:pPr>
          </w:p>
        </w:tc>
        <w:tc>
          <w:tcPr>
            <w:tcW w:w="1080" w:type="dxa"/>
          </w:tcPr>
          <w:p w14:paraId="5CF0C1BF" w14:textId="77777777" w:rsidR="006E365E" w:rsidRPr="00DC552F" w:rsidRDefault="006E365E" w:rsidP="006E365E">
            <w:pPr>
              <w:contextualSpacing/>
              <w:jc w:val="center"/>
              <w:rPr>
                <w:sz w:val="20"/>
              </w:rPr>
            </w:pPr>
          </w:p>
        </w:tc>
        <w:tc>
          <w:tcPr>
            <w:tcW w:w="2160" w:type="dxa"/>
          </w:tcPr>
          <w:p w14:paraId="1B45982D" w14:textId="77777777" w:rsidR="006E365E" w:rsidRPr="00DC552F" w:rsidRDefault="006E365E" w:rsidP="006E365E">
            <w:pPr>
              <w:contextualSpacing/>
              <w:jc w:val="center"/>
              <w:rPr>
                <w:sz w:val="20"/>
              </w:rPr>
            </w:pPr>
          </w:p>
        </w:tc>
      </w:tr>
      <w:tr w:rsidR="006E365E" w:rsidRPr="00DC552F" w14:paraId="7A901740" w14:textId="77777777" w:rsidTr="00CD018F">
        <w:trPr>
          <w:trHeight w:val="54"/>
          <w:jc w:val="center"/>
        </w:trPr>
        <w:tc>
          <w:tcPr>
            <w:tcW w:w="714" w:type="dxa"/>
            <w:vMerge/>
          </w:tcPr>
          <w:p w14:paraId="23EB57ED" w14:textId="77777777" w:rsidR="006E365E" w:rsidRPr="00DC552F" w:rsidRDefault="006E365E" w:rsidP="006E365E">
            <w:pPr>
              <w:contextualSpacing/>
              <w:jc w:val="center"/>
              <w:rPr>
                <w:b/>
                <w:sz w:val="20"/>
              </w:rPr>
            </w:pPr>
          </w:p>
        </w:tc>
        <w:tc>
          <w:tcPr>
            <w:tcW w:w="721" w:type="dxa"/>
            <w:vMerge/>
          </w:tcPr>
          <w:p w14:paraId="1698F62B" w14:textId="77777777" w:rsidR="006E365E" w:rsidRPr="00DC552F" w:rsidRDefault="006E365E" w:rsidP="006E365E">
            <w:pPr>
              <w:contextualSpacing/>
              <w:jc w:val="center"/>
              <w:rPr>
                <w:sz w:val="20"/>
              </w:rPr>
            </w:pPr>
          </w:p>
        </w:tc>
        <w:tc>
          <w:tcPr>
            <w:tcW w:w="1800" w:type="dxa"/>
          </w:tcPr>
          <w:p w14:paraId="1193A421" w14:textId="77777777" w:rsidR="006E365E" w:rsidRPr="00DC552F" w:rsidRDefault="006E365E" w:rsidP="006E365E">
            <w:pPr>
              <w:contextualSpacing/>
              <w:jc w:val="center"/>
              <w:rPr>
                <w:sz w:val="20"/>
              </w:rPr>
            </w:pPr>
          </w:p>
        </w:tc>
        <w:tc>
          <w:tcPr>
            <w:tcW w:w="1440" w:type="dxa"/>
          </w:tcPr>
          <w:p w14:paraId="052885A6" w14:textId="464CF65A" w:rsidR="006E365E" w:rsidRPr="00DC552F" w:rsidRDefault="006E365E" w:rsidP="006E365E">
            <w:pPr>
              <w:contextualSpacing/>
              <w:jc w:val="center"/>
              <w:rPr>
                <w:sz w:val="20"/>
              </w:rPr>
            </w:pPr>
          </w:p>
        </w:tc>
        <w:tc>
          <w:tcPr>
            <w:tcW w:w="2160" w:type="dxa"/>
          </w:tcPr>
          <w:p w14:paraId="6AFFC39E" w14:textId="77777777" w:rsidR="006E365E" w:rsidRPr="00DC552F" w:rsidRDefault="006E365E" w:rsidP="006E365E">
            <w:pPr>
              <w:contextualSpacing/>
              <w:jc w:val="center"/>
              <w:rPr>
                <w:sz w:val="20"/>
              </w:rPr>
            </w:pPr>
          </w:p>
        </w:tc>
        <w:tc>
          <w:tcPr>
            <w:tcW w:w="2520" w:type="dxa"/>
          </w:tcPr>
          <w:p w14:paraId="710063B4" w14:textId="77777777" w:rsidR="006E365E" w:rsidRPr="00DC552F" w:rsidRDefault="006E365E" w:rsidP="006E365E">
            <w:pPr>
              <w:contextualSpacing/>
              <w:jc w:val="center"/>
              <w:rPr>
                <w:sz w:val="20"/>
              </w:rPr>
            </w:pPr>
          </w:p>
        </w:tc>
        <w:tc>
          <w:tcPr>
            <w:tcW w:w="2520" w:type="dxa"/>
          </w:tcPr>
          <w:p w14:paraId="7E9BE35A" w14:textId="3402D059" w:rsidR="006E365E" w:rsidRPr="00DC552F" w:rsidRDefault="006E365E" w:rsidP="006E365E">
            <w:pPr>
              <w:contextualSpacing/>
              <w:jc w:val="center"/>
              <w:rPr>
                <w:sz w:val="20"/>
              </w:rPr>
            </w:pPr>
          </w:p>
        </w:tc>
        <w:tc>
          <w:tcPr>
            <w:tcW w:w="1080" w:type="dxa"/>
          </w:tcPr>
          <w:p w14:paraId="3D6E00C9" w14:textId="77777777" w:rsidR="006E365E" w:rsidRPr="00DC552F" w:rsidRDefault="006E365E" w:rsidP="006E365E">
            <w:pPr>
              <w:contextualSpacing/>
              <w:jc w:val="center"/>
              <w:rPr>
                <w:sz w:val="20"/>
              </w:rPr>
            </w:pPr>
          </w:p>
        </w:tc>
        <w:tc>
          <w:tcPr>
            <w:tcW w:w="2160" w:type="dxa"/>
          </w:tcPr>
          <w:p w14:paraId="4020FA0F" w14:textId="77777777" w:rsidR="006E365E" w:rsidRPr="00DC552F" w:rsidRDefault="006E365E" w:rsidP="006E365E">
            <w:pPr>
              <w:contextualSpacing/>
              <w:jc w:val="center"/>
              <w:rPr>
                <w:sz w:val="20"/>
              </w:rPr>
            </w:pPr>
          </w:p>
        </w:tc>
      </w:tr>
      <w:tr w:rsidR="006E365E" w:rsidRPr="00DC552F" w14:paraId="5AAECE96" w14:textId="77777777" w:rsidTr="00CD018F">
        <w:trPr>
          <w:trHeight w:val="54"/>
          <w:jc w:val="center"/>
        </w:trPr>
        <w:tc>
          <w:tcPr>
            <w:tcW w:w="714" w:type="dxa"/>
            <w:vMerge/>
          </w:tcPr>
          <w:p w14:paraId="04D8F813" w14:textId="77777777" w:rsidR="006E365E" w:rsidRPr="00DC552F" w:rsidRDefault="006E365E" w:rsidP="006E365E">
            <w:pPr>
              <w:contextualSpacing/>
              <w:jc w:val="center"/>
              <w:rPr>
                <w:b/>
                <w:sz w:val="20"/>
              </w:rPr>
            </w:pPr>
          </w:p>
        </w:tc>
        <w:tc>
          <w:tcPr>
            <w:tcW w:w="721" w:type="dxa"/>
            <w:vMerge/>
          </w:tcPr>
          <w:p w14:paraId="12B1B444" w14:textId="77777777" w:rsidR="006E365E" w:rsidRPr="00DC552F" w:rsidRDefault="006E365E" w:rsidP="006E365E">
            <w:pPr>
              <w:contextualSpacing/>
              <w:jc w:val="center"/>
              <w:rPr>
                <w:sz w:val="20"/>
              </w:rPr>
            </w:pPr>
          </w:p>
        </w:tc>
        <w:tc>
          <w:tcPr>
            <w:tcW w:w="1800" w:type="dxa"/>
          </w:tcPr>
          <w:p w14:paraId="3810DB63" w14:textId="77777777" w:rsidR="006E365E" w:rsidRPr="00DC552F" w:rsidRDefault="006E365E" w:rsidP="006E365E">
            <w:pPr>
              <w:contextualSpacing/>
              <w:jc w:val="center"/>
              <w:rPr>
                <w:sz w:val="20"/>
              </w:rPr>
            </w:pPr>
          </w:p>
        </w:tc>
        <w:tc>
          <w:tcPr>
            <w:tcW w:w="1440" w:type="dxa"/>
          </w:tcPr>
          <w:p w14:paraId="465D537E" w14:textId="680C39C3" w:rsidR="006E365E" w:rsidRPr="00DC552F" w:rsidRDefault="006E365E" w:rsidP="006E365E">
            <w:pPr>
              <w:contextualSpacing/>
              <w:jc w:val="center"/>
              <w:rPr>
                <w:sz w:val="20"/>
              </w:rPr>
            </w:pPr>
          </w:p>
        </w:tc>
        <w:tc>
          <w:tcPr>
            <w:tcW w:w="2160" w:type="dxa"/>
          </w:tcPr>
          <w:p w14:paraId="4748C5DD" w14:textId="77777777" w:rsidR="006E365E" w:rsidRPr="00DC552F" w:rsidRDefault="006E365E" w:rsidP="006E365E">
            <w:pPr>
              <w:contextualSpacing/>
              <w:jc w:val="center"/>
              <w:rPr>
                <w:sz w:val="20"/>
              </w:rPr>
            </w:pPr>
          </w:p>
        </w:tc>
        <w:tc>
          <w:tcPr>
            <w:tcW w:w="2520" w:type="dxa"/>
          </w:tcPr>
          <w:p w14:paraId="4DDB7977" w14:textId="77777777" w:rsidR="006E365E" w:rsidRPr="00DC552F" w:rsidRDefault="006E365E" w:rsidP="006E365E">
            <w:pPr>
              <w:contextualSpacing/>
              <w:jc w:val="center"/>
              <w:rPr>
                <w:sz w:val="20"/>
              </w:rPr>
            </w:pPr>
          </w:p>
        </w:tc>
        <w:tc>
          <w:tcPr>
            <w:tcW w:w="2520" w:type="dxa"/>
          </w:tcPr>
          <w:p w14:paraId="0558EADC" w14:textId="36FDF264" w:rsidR="006E365E" w:rsidRPr="00DC552F" w:rsidRDefault="006E365E" w:rsidP="006E365E">
            <w:pPr>
              <w:contextualSpacing/>
              <w:jc w:val="center"/>
              <w:rPr>
                <w:sz w:val="20"/>
              </w:rPr>
            </w:pPr>
          </w:p>
        </w:tc>
        <w:tc>
          <w:tcPr>
            <w:tcW w:w="1080" w:type="dxa"/>
          </w:tcPr>
          <w:p w14:paraId="3F36A47B" w14:textId="77777777" w:rsidR="006E365E" w:rsidRPr="00DC552F" w:rsidRDefault="006E365E" w:rsidP="006E365E">
            <w:pPr>
              <w:contextualSpacing/>
              <w:jc w:val="center"/>
              <w:rPr>
                <w:sz w:val="20"/>
              </w:rPr>
            </w:pPr>
          </w:p>
        </w:tc>
        <w:tc>
          <w:tcPr>
            <w:tcW w:w="2160" w:type="dxa"/>
          </w:tcPr>
          <w:p w14:paraId="2E50E31E" w14:textId="77777777" w:rsidR="006E365E" w:rsidRPr="00DC552F" w:rsidRDefault="006E365E" w:rsidP="006E365E">
            <w:pPr>
              <w:contextualSpacing/>
              <w:jc w:val="center"/>
              <w:rPr>
                <w:sz w:val="20"/>
              </w:rPr>
            </w:pPr>
          </w:p>
        </w:tc>
      </w:tr>
      <w:tr w:rsidR="006E365E" w:rsidRPr="00DC552F" w14:paraId="74602771" w14:textId="77777777" w:rsidTr="00CD018F">
        <w:trPr>
          <w:trHeight w:val="54"/>
          <w:jc w:val="center"/>
        </w:trPr>
        <w:tc>
          <w:tcPr>
            <w:tcW w:w="714" w:type="dxa"/>
            <w:vMerge/>
          </w:tcPr>
          <w:p w14:paraId="7F383903" w14:textId="77777777" w:rsidR="006E365E" w:rsidRPr="00DC552F" w:rsidRDefault="006E365E" w:rsidP="006E365E">
            <w:pPr>
              <w:contextualSpacing/>
              <w:jc w:val="center"/>
              <w:rPr>
                <w:b/>
                <w:sz w:val="20"/>
              </w:rPr>
            </w:pPr>
          </w:p>
        </w:tc>
        <w:tc>
          <w:tcPr>
            <w:tcW w:w="721" w:type="dxa"/>
            <w:vMerge/>
          </w:tcPr>
          <w:p w14:paraId="2AF03734" w14:textId="77777777" w:rsidR="006E365E" w:rsidRPr="00DC552F" w:rsidRDefault="006E365E" w:rsidP="006E365E">
            <w:pPr>
              <w:contextualSpacing/>
              <w:jc w:val="center"/>
              <w:rPr>
                <w:sz w:val="20"/>
              </w:rPr>
            </w:pPr>
          </w:p>
        </w:tc>
        <w:tc>
          <w:tcPr>
            <w:tcW w:w="1800" w:type="dxa"/>
          </w:tcPr>
          <w:p w14:paraId="699593BC" w14:textId="77777777" w:rsidR="006E365E" w:rsidRPr="00DC552F" w:rsidRDefault="006E365E" w:rsidP="006E365E">
            <w:pPr>
              <w:contextualSpacing/>
              <w:jc w:val="center"/>
              <w:rPr>
                <w:sz w:val="20"/>
              </w:rPr>
            </w:pPr>
          </w:p>
        </w:tc>
        <w:tc>
          <w:tcPr>
            <w:tcW w:w="1440" w:type="dxa"/>
          </w:tcPr>
          <w:p w14:paraId="5C829D55" w14:textId="79BD2DDE" w:rsidR="006E365E" w:rsidRPr="00DC552F" w:rsidRDefault="006E365E" w:rsidP="006E365E">
            <w:pPr>
              <w:contextualSpacing/>
              <w:jc w:val="center"/>
              <w:rPr>
                <w:sz w:val="20"/>
              </w:rPr>
            </w:pPr>
          </w:p>
        </w:tc>
        <w:tc>
          <w:tcPr>
            <w:tcW w:w="2160" w:type="dxa"/>
          </w:tcPr>
          <w:p w14:paraId="72D363D9" w14:textId="77777777" w:rsidR="006E365E" w:rsidRPr="00DC552F" w:rsidRDefault="006E365E" w:rsidP="006E365E">
            <w:pPr>
              <w:contextualSpacing/>
              <w:jc w:val="center"/>
              <w:rPr>
                <w:sz w:val="20"/>
              </w:rPr>
            </w:pPr>
          </w:p>
        </w:tc>
        <w:tc>
          <w:tcPr>
            <w:tcW w:w="2520" w:type="dxa"/>
          </w:tcPr>
          <w:p w14:paraId="32AA6ED9" w14:textId="77777777" w:rsidR="006E365E" w:rsidRPr="00DC552F" w:rsidRDefault="006E365E" w:rsidP="006E365E">
            <w:pPr>
              <w:contextualSpacing/>
              <w:jc w:val="center"/>
              <w:rPr>
                <w:sz w:val="20"/>
              </w:rPr>
            </w:pPr>
          </w:p>
        </w:tc>
        <w:tc>
          <w:tcPr>
            <w:tcW w:w="2520" w:type="dxa"/>
          </w:tcPr>
          <w:p w14:paraId="19DA9EBF" w14:textId="77CF9D53" w:rsidR="006E365E" w:rsidRPr="00DC552F" w:rsidRDefault="006E365E" w:rsidP="006E365E">
            <w:pPr>
              <w:contextualSpacing/>
              <w:jc w:val="center"/>
              <w:rPr>
                <w:sz w:val="20"/>
              </w:rPr>
            </w:pPr>
          </w:p>
        </w:tc>
        <w:tc>
          <w:tcPr>
            <w:tcW w:w="1080" w:type="dxa"/>
          </w:tcPr>
          <w:p w14:paraId="7308C932" w14:textId="77777777" w:rsidR="006E365E" w:rsidRPr="00DC552F" w:rsidRDefault="006E365E" w:rsidP="006E365E">
            <w:pPr>
              <w:contextualSpacing/>
              <w:jc w:val="center"/>
              <w:rPr>
                <w:sz w:val="20"/>
              </w:rPr>
            </w:pPr>
          </w:p>
        </w:tc>
        <w:tc>
          <w:tcPr>
            <w:tcW w:w="2160" w:type="dxa"/>
          </w:tcPr>
          <w:p w14:paraId="331B6BC4" w14:textId="77777777" w:rsidR="006E365E" w:rsidRPr="00DC552F" w:rsidRDefault="006E365E" w:rsidP="006E365E">
            <w:pPr>
              <w:contextualSpacing/>
              <w:jc w:val="center"/>
              <w:rPr>
                <w:sz w:val="20"/>
              </w:rPr>
            </w:pPr>
          </w:p>
        </w:tc>
      </w:tr>
      <w:tr w:rsidR="006E365E" w:rsidRPr="00DC552F" w14:paraId="14C5D78C" w14:textId="77777777" w:rsidTr="00CD018F">
        <w:trPr>
          <w:trHeight w:val="54"/>
          <w:jc w:val="center"/>
        </w:trPr>
        <w:tc>
          <w:tcPr>
            <w:tcW w:w="714" w:type="dxa"/>
            <w:vMerge w:val="restart"/>
          </w:tcPr>
          <w:p w14:paraId="27D61589" w14:textId="77777777" w:rsidR="006E365E" w:rsidRPr="00DC552F" w:rsidRDefault="006E365E" w:rsidP="006E365E">
            <w:pPr>
              <w:contextualSpacing/>
              <w:jc w:val="center"/>
              <w:rPr>
                <w:b/>
                <w:sz w:val="20"/>
              </w:rPr>
            </w:pPr>
            <w:r w:rsidRPr="00DC552F">
              <w:rPr>
                <w:b/>
                <w:sz w:val="20"/>
              </w:rPr>
              <w:t>2</w:t>
            </w:r>
          </w:p>
        </w:tc>
        <w:tc>
          <w:tcPr>
            <w:tcW w:w="721" w:type="dxa"/>
            <w:vMerge w:val="restart"/>
          </w:tcPr>
          <w:p w14:paraId="5B04E96E" w14:textId="77777777" w:rsidR="006E365E" w:rsidRPr="00DC552F" w:rsidRDefault="006E365E" w:rsidP="006E365E">
            <w:pPr>
              <w:contextualSpacing/>
              <w:jc w:val="center"/>
              <w:rPr>
                <w:sz w:val="20"/>
              </w:rPr>
            </w:pPr>
          </w:p>
        </w:tc>
        <w:tc>
          <w:tcPr>
            <w:tcW w:w="1800" w:type="dxa"/>
          </w:tcPr>
          <w:p w14:paraId="125B97CD" w14:textId="77777777" w:rsidR="006E365E" w:rsidRPr="00DC552F" w:rsidRDefault="006E365E" w:rsidP="006E365E">
            <w:pPr>
              <w:contextualSpacing/>
              <w:jc w:val="center"/>
              <w:rPr>
                <w:sz w:val="20"/>
              </w:rPr>
            </w:pPr>
          </w:p>
        </w:tc>
        <w:tc>
          <w:tcPr>
            <w:tcW w:w="1440" w:type="dxa"/>
          </w:tcPr>
          <w:p w14:paraId="667C17CC" w14:textId="2A517754" w:rsidR="006E365E" w:rsidRPr="00DC552F" w:rsidRDefault="006E365E" w:rsidP="006E365E">
            <w:pPr>
              <w:contextualSpacing/>
              <w:jc w:val="center"/>
              <w:rPr>
                <w:sz w:val="20"/>
              </w:rPr>
            </w:pPr>
          </w:p>
        </w:tc>
        <w:tc>
          <w:tcPr>
            <w:tcW w:w="2160" w:type="dxa"/>
          </w:tcPr>
          <w:p w14:paraId="6293A80D" w14:textId="77777777" w:rsidR="006E365E" w:rsidRPr="00DC552F" w:rsidRDefault="006E365E" w:rsidP="006E365E">
            <w:pPr>
              <w:contextualSpacing/>
              <w:jc w:val="center"/>
              <w:rPr>
                <w:sz w:val="20"/>
              </w:rPr>
            </w:pPr>
          </w:p>
        </w:tc>
        <w:tc>
          <w:tcPr>
            <w:tcW w:w="2520" w:type="dxa"/>
          </w:tcPr>
          <w:p w14:paraId="55A2F5FB" w14:textId="77777777" w:rsidR="006E365E" w:rsidRPr="00DC552F" w:rsidRDefault="006E365E" w:rsidP="006E365E">
            <w:pPr>
              <w:contextualSpacing/>
              <w:jc w:val="center"/>
              <w:rPr>
                <w:sz w:val="20"/>
              </w:rPr>
            </w:pPr>
          </w:p>
        </w:tc>
        <w:tc>
          <w:tcPr>
            <w:tcW w:w="2520" w:type="dxa"/>
          </w:tcPr>
          <w:p w14:paraId="41A9CA18" w14:textId="4F6B4DC7" w:rsidR="006E365E" w:rsidRPr="00DC552F" w:rsidRDefault="006E365E" w:rsidP="006E365E">
            <w:pPr>
              <w:contextualSpacing/>
              <w:jc w:val="center"/>
              <w:rPr>
                <w:sz w:val="20"/>
              </w:rPr>
            </w:pPr>
          </w:p>
        </w:tc>
        <w:tc>
          <w:tcPr>
            <w:tcW w:w="1080" w:type="dxa"/>
          </w:tcPr>
          <w:p w14:paraId="29BAE485" w14:textId="77777777" w:rsidR="006E365E" w:rsidRPr="00DC552F" w:rsidRDefault="006E365E" w:rsidP="006E365E">
            <w:pPr>
              <w:contextualSpacing/>
              <w:jc w:val="center"/>
              <w:rPr>
                <w:sz w:val="20"/>
              </w:rPr>
            </w:pPr>
          </w:p>
        </w:tc>
        <w:tc>
          <w:tcPr>
            <w:tcW w:w="2160" w:type="dxa"/>
          </w:tcPr>
          <w:p w14:paraId="01DD8814" w14:textId="77777777" w:rsidR="006E365E" w:rsidRPr="00DC552F" w:rsidRDefault="006E365E" w:rsidP="006E365E">
            <w:pPr>
              <w:contextualSpacing/>
              <w:jc w:val="center"/>
              <w:rPr>
                <w:sz w:val="20"/>
              </w:rPr>
            </w:pPr>
          </w:p>
        </w:tc>
      </w:tr>
      <w:tr w:rsidR="006E365E" w:rsidRPr="00DC552F" w14:paraId="43F08A69" w14:textId="77777777" w:rsidTr="00CD018F">
        <w:trPr>
          <w:trHeight w:val="54"/>
          <w:jc w:val="center"/>
        </w:trPr>
        <w:tc>
          <w:tcPr>
            <w:tcW w:w="714" w:type="dxa"/>
            <w:vMerge/>
          </w:tcPr>
          <w:p w14:paraId="04EACD03" w14:textId="77777777" w:rsidR="006E365E" w:rsidRPr="00DC552F" w:rsidRDefault="006E365E" w:rsidP="006E365E">
            <w:pPr>
              <w:contextualSpacing/>
              <w:jc w:val="center"/>
              <w:rPr>
                <w:b/>
                <w:sz w:val="20"/>
              </w:rPr>
            </w:pPr>
          </w:p>
        </w:tc>
        <w:tc>
          <w:tcPr>
            <w:tcW w:w="721" w:type="dxa"/>
            <w:vMerge/>
          </w:tcPr>
          <w:p w14:paraId="3EC79394" w14:textId="77777777" w:rsidR="006E365E" w:rsidRPr="00DC552F" w:rsidRDefault="006E365E" w:rsidP="006E365E">
            <w:pPr>
              <w:contextualSpacing/>
              <w:jc w:val="center"/>
              <w:rPr>
                <w:sz w:val="20"/>
              </w:rPr>
            </w:pPr>
          </w:p>
        </w:tc>
        <w:tc>
          <w:tcPr>
            <w:tcW w:w="1800" w:type="dxa"/>
          </w:tcPr>
          <w:p w14:paraId="1F6B50DD" w14:textId="77777777" w:rsidR="006E365E" w:rsidRPr="00DC552F" w:rsidRDefault="006E365E" w:rsidP="006E365E">
            <w:pPr>
              <w:contextualSpacing/>
              <w:jc w:val="center"/>
              <w:rPr>
                <w:sz w:val="20"/>
              </w:rPr>
            </w:pPr>
          </w:p>
        </w:tc>
        <w:tc>
          <w:tcPr>
            <w:tcW w:w="1440" w:type="dxa"/>
          </w:tcPr>
          <w:p w14:paraId="0975640B" w14:textId="5EDB557C" w:rsidR="006E365E" w:rsidRPr="00DC552F" w:rsidRDefault="006E365E" w:rsidP="006E365E">
            <w:pPr>
              <w:contextualSpacing/>
              <w:jc w:val="center"/>
              <w:rPr>
                <w:sz w:val="20"/>
              </w:rPr>
            </w:pPr>
          </w:p>
        </w:tc>
        <w:tc>
          <w:tcPr>
            <w:tcW w:w="2160" w:type="dxa"/>
          </w:tcPr>
          <w:p w14:paraId="4FB83D2C" w14:textId="77777777" w:rsidR="006E365E" w:rsidRPr="00DC552F" w:rsidRDefault="006E365E" w:rsidP="006E365E">
            <w:pPr>
              <w:contextualSpacing/>
              <w:jc w:val="center"/>
              <w:rPr>
                <w:sz w:val="20"/>
              </w:rPr>
            </w:pPr>
          </w:p>
        </w:tc>
        <w:tc>
          <w:tcPr>
            <w:tcW w:w="2520" w:type="dxa"/>
          </w:tcPr>
          <w:p w14:paraId="6A0F9CD8" w14:textId="77777777" w:rsidR="006E365E" w:rsidRPr="00DC552F" w:rsidRDefault="006E365E" w:rsidP="006E365E">
            <w:pPr>
              <w:contextualSpacing/>
              <w:jc w:val="center"/>
              <w:rPr>
                <w:sz w:val="20"/>
              </w:rPr>
            </w:pPr>
          </w:p>
        </w:tc>
        <w:tc>
          <w:tcPr>
            <w:tcW w:w="2520" w:type="dxa"/>
          </w:tcPr>
          <w:p w14:paraId="778BB436" w14:textId="67C3704E" w:rsidR="006E365E" w:rsidRPr="00DC552F" w:rsidRDefault="006E365E" w:rsidP="006E365E">
            <w:pPr>
              <w:contextualSpacing/>
              <w:jc w:val="center"/>
              <w:rPr>
                <w:sz w:val="20"/>
              </w:rPr>
            </w:pPr>
          </w:p>
        </w:tc>
        <w:tc>
          <w:tcPr>
            <w:tcW w:w="1080" w:type="dxa"/>
          </w:tcPr>
          <w:p w14:paraId="458D80FD" w14:textId="77777777" w:rsidR="006E365E" w:rsidRPr="00DC552F" w:rsidRDefault="006E365E" w:rsidP="006E365E">
            <w:pPr>
              <w:contextualSpacing/>
              <w:jc w:val="center"/>
              <w:rPr>
                <w:sz w:val="20"/>
              </w:rPr>
            </w:pPr>
          </w:p>
        </w:tc>
        <w:tc>
          <w:tcPr>
            <w:tcW w:w="2160" w:type="dxa"/>
          </w:tcPr>
          <w:p w14:paraId="609A5009" w14:textId="77777777" w:rsidR="006E365E" w:rsidRPr="00DC552F" w:rsidRDefault="006E365E" w:rsidP="006E365E">
            <w:pPr>
              <w:contextualSpacing/>
              <w:jc w:val="center"/>
              <w:rPr>
                <w:sz w:val="20"/>
              </w:rPr>
            </w:pPr>
          </w:p>
        </w:tc>
      </w:tr>
      <w:tr w:rsidR="006E365E" w:rsidRPr="00DC552F" w14:paraId="6100F6D2" w14:textId="77777777" w:rsidTr="00CD018F">
        <w:trPr>
          <w:trHeight w:val="54"/>
          <w:jc w:val="center"/>
        </w:trPr>
        <w:tc>
          <w:tcPr>
            <w:tcW w:w="714" w:type="dxa"/>
            <w:vMerge/>
          </w:tcPr>
          <w:p w14:paraId="7DFABF53" w14:textId="77777777" w:rsidR="006E365E" w:rsidRPr="00DC552F" w:rsidRDefault="006E365E" w:rsidP="006E365E">
            <w:pPr>
              <w:contextualSpacing/>
              <w:jc w:val="center"/>
              <w:rPr>
                <w:b/>
                <w:sz w:val="20"/>
              </w:rPr>
            </w:pPr>
          </w:p>
        </w:tc>
        <w:tc>
          <w:tcPr>
            <w:tcW w:w="721" w:type="dxa"/>
            <w:vMerge/>
          </w:tcPr>
          <w:p w14:paraId="178AC38C" w14:textId="77777777" w:rsidR="006E365E" w:rsidRPr="00DC552F" w:rsidRDefault="006E365E" w:rsidP="006E365E">
            <w:pPr>
              <w:contextualSpacing/>
              <w:jc w:val="center"/>
              <w:rPr>
                <w:sz w:val="20"/>
              </w:rPr>
            </w:pPr>
          </w:p>
        </w:tc>
        <w:tc>
          <w:tcPr>
            <w:tcW w:w="1800" w:type="dxa"/>
          </w:tcPr>
          <w:p w14:paraId="5E013DAE" w14:textId="77777777" w:rsidR="006E365E" w:rsidRPr="00DC552F" w:rsidRDefault="006E365E" w:rsidP="006E365E">
            <w:pPr>
              <w:contextualSpacing/>
              <w:jc w:val="center"/>
              <w:rPr>
                <w:sz w:val="20"/>
              </w:rPr>
            </w:pPr>
          </w:p>
        </w:tc>
        <w:tc>
          <w:tcPr>
            <w:tcW w:w="1440" w:type="dxa"/>
          </w:tcPr>
          <w:p w14:paraId="417C9705" w14:textId="7309E774" w:rsidR="006E365E" w:rsidRPr="00DC552F" w:rsidRDefault="006E365E" w:rsidP="006E365E">
            <w:pPr>
              <w:contextualSpacing/>
              <w:jc w:val="center"/>
              <w:rPr>
                <w:sz w:val="20"/>
              </w:rPr>
            </w:pPr>
          </w:p>
        </w:tc>
        <w:tc>
          <w:tcPr>
            <w:tcW w:w="2160" w:type="dxa"/>
          </w:tcPr>
          <w:p w14:paraId="653D0E96" w14:textId="77777777" w:rsidR="006E365E" w:rsidRPr="00DC552F" w:rsidRDefault="006E365E" w:rsidP="006E365E">
            <w:pPr>
              <w:contextualSpacing/>
              <w:jc w:val="center"/>
              <w:rPr>
                <w:sz w:val="20"/>
              </w:rPr>
            </w:pPr>
          </w:p>
        </w:tc>
        <w:tc>
          <w:tcPr>
            <w:tcW w:w="2520" w:type="dxa"/>
          </w:tcPr>
          <w:p w14:paraId="72658F31" w14:textId="77777777" w:rsidR="006E365E" w:rsidRPr="00DC552F" w:rsidRDefault="006E365E" w:rsidP="006E365E">
            <w:pPr>
              <w:contextualSpacing/>
              <w:jc w:val="center"/>
              <w:rPr>
                <w:sz w:val="20"/>
              </w:rPr>
            </w:pPr>
          </w:p>
        </w:tc>
        <w:tc>
          <w:tcPr>
            <w:tcW w:w="2520" w:type="dxa"/>
          </w:tcPr>
          <w:p w14:paraId="63BA6764" w14:textId="7400FED4" w:rsidR="006E365E" w:rsidRPr="00DC552F" w:rsidRDefault="006E365E" w:rsidP="006E365E">
            <w:pPr>
              <w:contextualSpacing/>
              <w:jc w:val="center"/>
              <w:rPr>
                <w:sz w:val="20"/>
              </w:rPr>
            </w:pPr>
          </w:p>
        </w:tc>
        <w:tc>
          <w:tcPr>
            <w:tcW w:w="1080" w:type="dxa"/>
          </w:tcPr>
          <w:p w14:paraId="011D5999" w14:textId="77777777" w:rsidR="006E365E" w:rsidRPr="00DC552F" w:rsidRDefault="006E365E" w:rsidP="006E365E">
            <w:pPr>
              <w:contextualSpacing/>
              <w:jc w:val="center"/>
              <w:rPr>
                <w:sz w:val="20"/>
              </w:rPr>
            </w:pPr>
          </w:p>
        </w:tc>
        <w:tc>
          <w:tcPr>
            <w:tcW w:w="2160" w:type="dxa"/>
          </w:tcPr>
          <w:p w14:paraId="5E02F622" w14:textId="77777777" w:rsidR="006E365E" w:rsidRPr="00DC552F" w:rsidRDefault="006E365E" w:rsidP="006E365E">
            <w:pPr>
              <w:contextualSpacing/>
              <w:jc w:val="center"/>
              <w:rPr>
                <w:sz w:val="20"/>
              </w:rPr>
            </w:pPr>
          </w:p>
        </w:tc>
      </w:tr>
      <w:tr w:rsidR="006E365E" w:rsidRPr="00DC552F" w14:paraId="316EB47B" w14:textId="77777777" w:rsidTr="00CD018F">
        <w:trPr>
          <w:trHeight w:val="54"/>
          <w:jc w:val="center"/>
        </w:trPr>
        <w:tc>
          <w:tcPr>
            <w:tcW w:w="714" w:type="dxa"/>
            <w:vMerge/>
          </w:tcPr>
          <w:p w14:paraId="7D09B751" w14:textId="77777777" w:rsidR="006E365E" w:rsidRPr="00DC552F" w:rsidRDefault="006E365E" w:rsidP="006E365E">
            <w:pPr>
              <w:contextualSpacing/>
              <w:jc w:val="center"/>
              <w:rPr>
                <w:b/>
                <w:sz w:val="20"/>
              </w:rPr>
            </w:pPr>
          </w:p>
        </w:tc>
        <w:tc>
          <w:tcPr>
            <w:tcW w:w="721" w:type="dxa"/>
            <w:vMerge/>
          </w:tcPr>
          <w:p w14:paraId="78CAA73E" w14:textId="77777777" w:rsidR="006E365E" w:rsidRPr="00DC552F" w:rsidRDefault="006E365E" w:rsidP="006E365E">
            <w:pPr>
              <w:contextualSpacing/>
              <w:jc w:val="center"/>
              <w:rPr>
                <w:sz w:val="20"/>
              </w:rPr>
            </w:pPr>
          </w:p>
        </w:tc>
        <w:tc>
          <w:tcPr>
            <w:tcW w:w="1800" w:type="dxa"/>
          </w:tcPr>
          <w:p w14:paraId="00258B91" w14:textId="77777777" w:rsidR="006E365E" w:rsidRPr="00DC552F" w:rsidRDefault="006E365E" w:rsidP="006E365E">
            <w:pPr>
              <w:contextualSpacing/>
              <w:jc w:val="center"/>
              <w:rPr>
                <w:sz w:val="20"/>
              </w:rPr>
            </w:pPr>
          </w:p>
        </w:tc>
        <w:tc>
          <w:tcPr>
            <w:tcW w:w="1440" w:type="dxa"/>
          </w:tcPr>
          <w:p w14:paraId="117EE971" w14:textId="70A835D1" w:rsidR="006E365E" w:rsidRPr="00DC552F" w:rsidRDefault="006E365E" w:rsidP="006E365E">
            <w:pPr>
              <w:contextualSpacing/>
              <w:jc w:val="center"/>
              <w:rPr>
                <w:sz w:val="20"/>
              </w:rPr>
            </w:pPr>
          </w:p>
        </w:tc>
        <w:tc>
          <w:tcPr>
            <w:tcW w:w="2160" w:type="dxa"/>
          </w:tcPr>
          <w:p w14:paraId="74B44CF7" w14:textId="77777777" w:rsidR="006E365E" w:rsidRPr="00DC552F" w:rsidRDefault="006E365E" w:rsidP="006E365E">
            <w:pPr>
              <w:contextualSpacing/>
              <w:jc w:val="center"/>
              <w:rPr>
                <w:sz w:val="20"/>
              </w:rPr>
            </w:pPr>
          </w:p>
        </w:tc>
        <w:tc>
          <w:tcPr>
            <w:tcW w:w="2520" w:type="dxa"/>
          </w:tcPr>
          <w:p w14:paraId="43F99AC3" w14:textId="77777777" w:rsidR="006E365E" w:rsidRPr="00DC552F" w:rsidRDefault="006E365E" w:rsidP="006E365E">
            <w:pPr>
              <w:contextualSpacing/>
              <w:jc w:val="center"/>
              <w:rPr>
                <w:sz w:val="20"/>
              </w:rPr>
            </w:pPr>
          </w:p>
        </w:tc>
        <w:tc>
          <w:tcPr>
            <w:tcW w:w="2520" w:type="dxa"/>
          </w:tcPr>
          <w:p w14:paraId="4CCE4787" w14:textId="3D3350EC" w:rsidR="006E365E" w:rsidRPr="00DC552F" w:rsidRDefault="006E365E" w:rsidP="006E365E">
            <w:pPr>
              <w:contextualSpacing/>
              <w:jc w:val="center"/>
              <w:rPr>
                <w:sz w:val="20"/>
              </w:rPr>
            </w:pPr>
          </w:p>
        </w:tc>
        <w:tc>
          <w:tcPr>
            <w:tcW w:w="1080" w:type="dxa"/>
          </w:tcPr>
          <w:p w14:paraId="209AD7B8" w14:textId="77777777" w:rsidR="006E365E" w:rsidRPr="00DC552F" w:rsidRDefault="006E365E" w:rsidP="006E365E">
            <w:pPr>
              <w:contextualSpacing/>
              <w:jc w:val="center"/>
              <w:rPr>
                <w:sz w:val="20"/>
              </w:rPr>
            </w:pPr>
          </w:p>
        </w:tc>
        <w:tc>
          <w:tcPr>
            <w:tcW w:w="2160" w:type="dxa"/>
          </w:tcPr>
          <w:p w14:paraId="6F5260DE" w14:textId="77777777" w:rsidR="006E365E" w:rsidRPr="00DC552F" w:rsidRDefault="006E365E" w:rsidP="006E365E">
            <w:pPr>
              <w:contextualSpacing/>
              <w:jc w:val="center"/>
              <w:rPr>
                <w:sz w:val="20"/>
              </w:rPr>
            </w:pPr>
          </w:p>
        </w:tc>
      </w:tr>
      <w:tr w:rsidR="006E365E" w:rsidRPr="00DC552F" w14:paraId="71C2901F" w14:textId="77777777" w:rsidTr="00CD018F">
        <w:trPr>
          <w:trHeight w:val="54"/>
          <w:jc w:val="center"/>
        </w:trPr>
        <w:tc>
          <w:tcPr>
            <w:tcW w:w="714" w:type="dxa"/>
            <w:vMerge/>
          </w:tcPr>
          <w:p w14:paraId="7F0EA853" w14:textId="77777777" w:rsidR="006E365E" w:rsidRPr="00DC552F" w:rsidRDefault="006E365E" w:rsidP="006E365E">
            <w:pPr>
              <w:contextualSpacing/>
              <w:jc w:val="center"/>
              <w:rPr>
                <w:b/>
                <w:sz w:val="20"/>
              </w:rPr>
            </w:pPr>
          </w:p>
        </w:tc>
        <w:tc>
          <w:tcPr>
            <w:tcW w:w="721" w:type="dxa"/>
            <w:vMerge/>
          </w:tcPr>
          <w:p w14:paraId="705C8098" w14:textId="77777777" w:rsidR="006E365E" w:rsidRPr="00DC552F" w:rsidRDefault="006E365E" w:rsidP="006E365E">
            <w:pPr>
              <w:contextualSpacing/>
              <w:jc w:val="center"/>
              <w:rPr>
                <w:sz w:val="20"/>
              </w:rPr>
            </w:pPr>
          </w:p>
        </w:tc>
        <w:tc>
          <w:tcPr>
            <w:tcW w:w="1800" w:type="dxa"/>
          </w:tcPr>
          <w:p w14:paraId="19D16793" w14:textId="77777777" w:rsidR="006E365E" w:rsidRPr="00DC552F" w:rsidRDefault="006E365E" w:rsidP="006E365E">
            <w:pPr>
              <w:contextualSpacing/>
              <w:jc w:val="center"/>
              <w:rPr>
                <w:sz w:val="20"/>
              </w:rPr>
            </w:pPr>
          </w:p>
        </w:tc>
        <w:tc>
          <w:tcPr>
            <w:tcW w:w="1440" w:type="dxa"/>
          </w:tcPr>
          <w:p w14:paraId="27BE3E95" w14:textId="3B67D7DF" w:rsidR="006E365E" w:rsidRPr="00DC552F" w:rsidRDefault="006E365E" w:rsidP="006E365E">
            <w:pPr>
              <w:contextualSpacing/>
              <w:jc w:val="center"/>
              <w:rPr>
                <w:sz w:val="20"/>
              </w:rPr>
            </w:pPr>
          </w:p>
        </w:tc>
        <w:tc>
          <w:tcPr>
            <w:tcW w:w="2160" w:type="dxa"/>
          </w:tcPr>
          <w:p w14:paraId="4542C7D0" w14:textId="77777777" w:rsidR="006E365E" w:rsidRPr="00DC552F" w:rsidRDefault="006E365E" w:rsidP="006E365E">
            <w:pPr>
              <w:contextualSpacing/>
              <w:jc w:val="center"/>
              <w:rPr>
                <w:sz w:val="20"/>
              </w:rPr>
            </w:pPr>
          </w:p>
        </w:tc>
        <w:tc>
          <w:tcPr>
            <w:tcW w:w="2520" w:type="dxa"/>
          </w:tcPr>
          <w:p w14:paraId="2DF8490F" w14:textId="77777777" w:rsidR="006E365E" w:rsidRPr="00DC552F" w:rsidRDefault="006E365E" w:rsidP="006E365E">
            <w:pPr>
              <w:contextualSpacing/>
              <w:jc w:val="center"/>
              <w:rPr>
                <w:sz w:val="20"/>
              </w:rPr>
            </w:pPr>
          </w:p>
        </w:tc>
        <w:tc>
          <w:tcPr>
            <w:tcW w:w="2520" w:type="dxa"/>
          </w:tcPr>
          <w:p w14:paraId="48739B3E" w14:textId="59B30E91" w:rsidR="006E365E" w:rsidRPr="00DC552F" w:rsidRDefault="006E365E" w:rsidP="006E365E">
            <w:pPr>
              <w:contextualSpacing/>
              <w:jc w:val="center"/>
              <w:rPr>
                <w:sz w:val="20"/>
              </w:rPr>
            </w:pPr>
          </w:p>
        </w:tc>
        <w:tc>
          <w:tcPr>
            <w:tcW w:w="1080" w:type="dxa"/>
          </w:tcPr>
          <w:p w14:paraId="16176D72" w14:textId="77777777" w:rsidR="006E365E" w:rsidRPr="00DC552F" w:rsidRDefault="006E365E" w:rsidP="006E365E">
            <w:pPr>
              <w:contextualSpacing/>
              <w:jc w:val="center"/>
              <w:rPr>
                <w:sz w:val="20"/>
              </w:rPr>
            </w:pPr>
          </w:p>
        </w:tc>
        <w:tc>
          <w:tcPr>
            <w:tcW w:w="2160" w:type="dxa"/>
          </w:tcPr>
          <w:p w14:paraId="1BCE72AD" w14:textId="77777777" w:rsidR="006E365E" w:rsidRPr="00DC552F" w:rsidRDefault="006E365E" w:rsidP="006E365E">
            <w:pPr>
              <w:contextualSpacing/>
              <w:jc w:val="center"/>
              <w:rPr>
                <w:sz w:val="20"/>
              </w:rPr>
            </w:pPr>
          </w:p>
        </w:tc>
      </w:tr>
      <w:tr w:rsidR="006E365E" w:rsidRPr="00DC552F" w14:paraId="0B013194" w14:textId="77777777" w:rsidTr="00CD018F">
        <w:trPr>
          <w:trHeight w:val="54"/>
          <w:jc w:val="center"/>
        </w:trPr>
        <w:tc>
          <w:tcPr>
            <w:tcW w:w="714" w:type="dxa"/>
            <w:vMerge w:val="restart"/>
          </w:tcPr>
          <w:p w14:paraId="501FFA1C" w14:textId="77777777" w:rsidR="006E365E" w:rsidRPr="00DC552F" w:rsidRDefault="006E365E" w:rsidP="006E365E">
            <w:pPr>
              <w:contextualSpacing/>
              <w:jc w:val="center"/>
              <w:rPr>
                <w:b/>
                <w:sz w:val="20"/>
              </w:rPr>
            </w:pPr>
            <w:r w:rsidRPr="00DC552F">
              <w:rPr>
                <w:b/>
                <w:sz w:val="20"/>
              </w:rPr>
              <w:t>3</w:t>
            </w:r>
          </w:p>
        </w:tc>
        <w:tc>
          <w:tcPr>
            <w:tcW w:w="721" w:type="dxa"/>
            <w:vMerge w:val="restart"/>
          </w:tcPr>
          <w:p w14:paraId="75CADFF5" w14:textId="77777777" w:rsidR="006E365E" w:rsidRPr="00DC552F" w:rsidRDefault="006E365E" w:rsidP="006E365E">
            <w:pPr>
              <w:contextualSpacing/>
              <w:jc w:val="center"/>
              <w:rPr>
                <w:sz w:val="20"/>
              </w:rPr>
            </w:pPr>
          </w:p>
        </w:tc>
        <w:tc>
          <w:tcPr>
            <w:tcW w:w="1800" w:type="dxa"/>
          </w:tcPr>
          <w:p w14:paraId="551F42F2" w14:textId="77777777" w:rsidR="006E365E" w:rsidRPr="00DC552F" w:rsidRDefault="006E365E" w:rsidP="006E365E">
            <w:pPr>
              <w:contextualSpacing/>
              <w:jc w:val="center"/>
              <w:rPr>
                <w:sz w:val="20"/>
              </w:rPr>
            </w:pPr>
          </w:p>
        </w:tc>
        <w:tc>
          <w:tcPr>
            <w:tcW w:w="1440" w:type="dxa"/>
          </w:tcPr>
          <w:p w14:paraId="02FEA767" w14:textId="117F20F0" w:rsidR="006E365E" w:rsidRPr="00DC552F" w:rsidRDefault="006E365E" w:rsidP="006E365E">
            <w:pPr>
              <w:contextualSpacing/>
              <w:jc w:val="center"/>
              <w:rPr>
                <w:sz w:val="20"/>
              </w:rPr>
            </w:pPr>
          </w:p>
        </w:tc>
        <w:tc>
          <w:tcPr>
            <w:tcW w:w="2160" w:type="dxa"/>
          </w:tcPr>
          <w:p w14:paraId="0A0C2F77" w14:textId="77777777" w:rsidR="006E365E" w:rsidRPr="00DC552F" w:rsidRDefault="006E365E" w:rsidP="006E365E">
            <w:pPr>
              <w:contextualSpacing/>
              <w:jc w:val="center"/>
              <w:rPr>
                <w:sz w:val="20"/>
              </w:rPr>
            </w:pPr>
          </w:p>
        </w:tc>
        <w:tc>
          <w:tcPr>
            <w:tcW w:w="2520" w:type="dxa"/>
          </w:tcPr>
          <w:p w14:paraId="108591BE" w14:textId="77777777" w:rsidR="006E365E" w:rsidRPr="00DC552F" w:rsidRDefault="006E365E" w:rsidP="006E365E">
            <w:pPr>
              <w:contextualSpacing/>
              <w:jc w:val="center"/>
              <w:rPr>
                <w:sz w:val="20"/>
              </w:rPr>
            </w:pPr>
          </w:p>
        </w:tc>
        <w:tc>
          <w:tcPr>
            <w:tcW w:w="2520" w:type="dxa"/>
          </w:tcPr>
          <w:p w14:paraId="7E68D562" w14:textId="29179DC4" w:rsidR="006E365E" w:rsidRPr="00DC552F" w:rsidRDefault="006E365E" w:rsidP="006E365E">
            <w:pPr>
              <w:contextualSpacing/>
              <w:jc w:val="center"/>
              <w:rPr>
                <w:sz w:val="20"/>
              </w:rPr>
            </w:pPr>
          </w:p>
        </w:tc>
        <w:tc>
          <w:tcPr>
            <w:tcW w:w="1080" w:type="dxa"/>
          </w:tcPr>
          <w:p w14:paraId="16CF0EF0" w14:textId="77777777" w:rsidR="006E365E" w:rsidRPr="00DC552F" w:rsidRDefault="006E365E" w:rsidP="006E365E">
            <w:pPr>
              <w:contextualSpacing/>
              <w:jc w:val="center"/>
              <w:rPr>
                <w:sz w:val="20"/>
              </w:rPr>
            </w:pPr>
          </w:p>
        </w:tc>
        <w:tc>
          <w:tcPr>
            <w:tcW w:w="2160" w:type="dxa"/>
          </w:tcPr>
          <w:p w14:paraId="207CBAD2" w14:textId="77777777" w:rsidR="006E365E" w:rsidRPr="00DC552F" w:rsidRDefault="006E365E" w:rsidP="006E365E">
            <w:pPr>
              <w:contextualSpacing/>
              <w:jc w:val="center"/>
              <w:rPr>
                <w:sz w:val="20"/>
              </w:rPr>
            </w:pPr>
          </w:p>
        </w:tc>
      </w:tr>
      <w:tr w:rsidR="006E365E" w:rsidRPr="00DC552F" w14:paraId="7FD21A8C" w14:textId="77777777" w:rsidTr="00CD018F">
        <w:trPr>
          <w:trHeight w:val="54"/>
          <w:jc w:val="center"/>
        </w:trPr>
        <w:tc>
          <w:tcPr>
            <w:tcW w:w="714" w:type="dxa"/>
            <w:vMerge/>
          </w:tcPr>
          <w:p w14:paraId="47D7BD01" w14:textId="77777777" w:rsidR="006E365E" w:rsidRPr="00DC552F" w:rsidRDefault="006E365E" w:rsidP="006E365E">
            <w:pPr>
              <w:contextualSpacing/>
              <w:jc w:val="center"/>
              <w:rPr>
                <w:b/>
                <w:sz w:val="20"/>
              </w:rPr>
            </w:pPr>
          </w:p>
        </w:tc>
        <w:tc>
          <w:tcPr>
            <w:tcW w:w="721" w:type="dxa"/>
            <w:vMerge/>
          </w:tcPr>
          <w:p w14:paraId="3A7A98B8" w14:textId="77777777" w:rsidR="006E365E" w:rsidRPr="00DC552F" w:rsidRDefault="006E365E" w:rsidP="006E365E">
            <w:pPr>
              <w:contextualSpacing/>
              <w:jc w:val="center"/>
              <w:rPr>
                <w:sz w:val="20"/>
              </w:rPr>
            </w:pPr>
          </w:p>
        </w:tc>
        <w:tc>
          <w:tcPr>
            <w:tcW w:w="1800" w:type="dxa"/>
          </w:tcPr>
          <w:p w14:paraId="6E07139C" w14:textId="77777777" w:rsidR="006E365E" w:rsidRPr="00DC552F" w:rsidRDefault="006E365E" w:rsidP="006E365E">
            <w:pPr>
              <w:contextualSpacing/>
              <w:jc w:val="center"/>
              <w:rPr>
                <w:sz w:val="20"/>
              </w:rPr>
            </w:pPr>
          </w:p>
        </w:tc>
        <w:tc>
          <w:tcPr>
            <w:tcW w:w="1440" w:type="dxa"/>
          </w:tcPr>
          <w:p w14:paraId="0C419E05" w14:textId="2B581AC0" w:rsidR="006E365E" w:rsidRPr="00DC552F" w:rsidRDefault="006E365E" w:rsidP="006E365E">
            <w:pPr>
              <w:contextualSpacing/>
              <w:jc w:val="center"/>
              <w:rPr>
                <w:sz w:val="20"/>
              </w:rPr>
            </w:pPr>
          </w:p>
        </w:tc>
        <w:tc>
          <w:tcPr>
            <w:tcW w:w="2160" w:type="dxa"/>
          </w:tcPr>
          <w:p w14:paraId="5D266B87" w14:textId="77777777" w:rsidR="006E365E" w:rsidRPr="00DC552F" w:rsidRDefault="006E365E" w:rsidP="006E365E">
            <w:pPr>
              <w:contextualSpacing/>
              <w:jc w:val="center"/>
              <w:rPr>
                <w:sz w:val="20"/>
              </w:rPr>
            </w:pPr>
          </w:p>
        </w:tc>
        <w:tc>
          <w:tcPr>
            <w:tcW w:w="2520" w:type="dxa"/>
          </w:tcPr>
          <w:p w14:paraId="25F8032B" w14:textId="77777777" w:rsidR="006E365E" w:rsidRPr="00DC552F" w:rsidRDefault="006E365E" w:rsidP="006E365E">
            <w:pPr>
              <w:contextualSpacing/>
              <w:jc w:val="center"/>
              <w:rPr>
                <w:sz w:val="20"/>
              </w:rPr>
            </w:pPr>
          </w:p>
        </w:tc>
        <w:tc>
          <w:tcPr>
            <w:tcW w:w="2520" w:type="dxa"/>
          </w:tcPr>
          <w:p w14:paraId="4C57CAC1" w14:textId="6F34F1A0" w:rsidR="006E365E" w:rsidRPr="00DC552F" w:rsidRDefault="006E365E" w:rsidP="006E365E">
            <w:pPr>
              <w:contextualSpacing/>
              <w:jc w:val="center"/>
              <w:rPr>
                <w:sz w:val="20"/>
              </w:rPr>
            </w:pPr>
          </w:p>
        </w:tc>
        <w:tc>
          <w:tcPr>
            <w:tcW w:w="1080" w:type="dxa"/>
          </w:tcPr>
          <w:p w14:paraId="5F0A3D01" w14:textId="77777777" w:rsidR="006E365E" w:rsidRPr="00DC552F" w:rsidRDefault="006E365E" w:rsidP="006E365E">
            <w:pPr>
              <w:contextualSpacing/>
              <w:jc w:val="center"/>
              <w:rPr>
                <w:sz w:val="20"/>
              </w:rPr>
            </w:pPr>
          </w:p>
        </w:tc>
        <w:tc>
          <w:tcPr>
            <w:tcW w:w="2160" w:type="dxa"/>
          </w:tcPr>
          <w:p w14:paraId="26D348F9" w14:textId="77777777" w:rsidR="006E365E" w:rsidRPr="00DC552F" w:rsidRDefault="006E365E" w:rsidP="006E365E">
            <w:pPr>
              <w:contextualSpacing/>
              <w:jc w:val="center"/>
              <w:rPr>
                <w:sz w:val="20"/>
              </w:rPr>
            </w:pPr>
          </w:p>
        </w:tc>
      </w:tr>
      <w:tr w:rsidR="006E365E" w:rsidRPr="00DC552F" w14:paraId="62E0BAB8" w14:textId="77777777" w:rsidTr="00CD018F">
        <w:trPr>
          <w:trHeight w:val="54"/>
          <w:jc w:val="center"/>
        </w:trPr>
        <w:tc>
          <w:tcPr>
            <w:tcW w:w="714" w:type="dxa"/>
            <w:vMerge/>
          </w:tcPr>
          <w:p w14:paraId="3A516FAF" w14:textId="77777777" w:rsidR="006E365E" w:rsidRPr="00DC552F" w:rsidRDefault="006E365E" w:rsidP="006E365E">
            <w:pPr>
              <w:contextualSpacing/>
              <w:jc w:val="center"/>
              <w:rPr>
                <w:b/>
                <w:sz w:val="20"/>
              </w:rPr>
            </w:pPr>
          </w:p>
        </w:tc>
        <w:tc>
          <w:tcPr>
            <w:tcW w:w="721" w:type="dxa"/>
            <w:vMerge/>
          </w:tcPr>
          <w:p w14:paraId="61366C1B" w14:textId="77777777" w:rsidR="006E365E" w:rsidRPr="00DC552F" w:rsidRDefault="006E365E" w:rsidP="006E365E">
            <w:pPr>
              <w:contextualSpacing/>
              <w:jc w:val="center"/>
              <w:rPr>
                <w:sz w:val="20"/>
              </w:rPr>
            </w:pPr>
          </w:p>
        </w:tc>
        <w:tc>
          <w:tcPr>
            <w:tcW w:w="1800" w:type="dxa"/>
          </w:tcPr>
          <w:p w14:paraId="2574028F" w14:textId="77777777" w:rsidR="006E365E" w:rsidRPr="00DC552F" w:rsidRDefault="006E365E" w:rsidP="006E365E">
            <w:pPr>
              <w:contextualSpacing/>
              <w:jc w:val="center"/>
              <w:rPr>
                <w:sz w:val="20"/>
              </w:rPr>
            </w:pPr>
          </w:p>
        </w:tc>
        <w:tc>
          <w:tcPr>
            <w:tcW w:w="1440" w:type="dxa"/>
          </w:tcPr>
          <w:p w14:paraId="7FDE3859" w14:textId="20883C0A" w:rsidR="006E365E" w:rsidRPr="00DC552F" w:rsidRDefault="006E365E" w:rsidP="006E365E">
            <w:pPr>
              <w:contextualSpacing/>
              <w:jc w:val="center"/>
              <w:rPr>
                <w:sz w:val="20"/>
              </w:rPr>
            </w:pPr>
          </w:p>
        </w:tc>
        <w:tc>
          <w:tcPr>
            <w:tcW w:w="2160" w:type="dxa"/>
          </w:tcPr>
          <w:p w14:paraId="744B4503" w14:textId="77777777" w:rsidR="006E365E" w:rsidRPr="00DC552F" w:rsidRDefault="006E365E" w:rsidP="006E365E">
            <w:pPr>
              <w:contextualSpacing/>
              <w:jc w:val="center"/>
              <w:rPr>
                <w:sz w:val="20"/>
              </w:rPr>
            </w:pPr>
          </w:p>
        </w:tc>
        <w:tc>
          <w:tcPr>
            <w:tcW w:w="2520" w:type="dxa"/>
          </w:tcPr>
          <w:p w14:paraId="06A37862" w14:textId="77777777" w:rsidR="006E365E" w:rsidRPr="00DC552F" w:rsidRDefault="006E365E" w:rsidP="006E365E">
            <w:pPr>
              <w:contextualSpacing/>
              <w:jc w:val="center"/>
              <w:rPr>
                <w:sz w:val="20"/>
              </w:rPr>
            </w:pPr>
          </w:p>
        </w:tc>
        <w:tc>
          <w:tcPr>
            <w:tcW w:w="2520" w:type="dxa"/>
          </w:tcPr>
          <w:p w14:paraId="0B24A7CB" w14:textId="369E5C64" w:rsidR="006E365E" w:rsidRPr="00DC552F" w:rsidRDefault="006E365E" w:rsidP="006E365E">
            <w:pPr>
              <w:contextualSpacing/>
              <w:jc w:val="center"/>
              <w:rPr>
                <w:sz w:val="20"/>
              </w:rPr>
            </w:pPr>
          </w:p>
        </w:tc>
        <w:tc>
          <w:tcPr>
            <w:tcW w:w="1080" w:type="dxa"/>
          </w:tcPr>
          <w:p w14:paraId="1845DB29" w14:textId="77777777" w:rsidR="006E365E" w:rsidRPr="00DC552F" w:rsidRDefault="006E365E" w:rsidP="006E365E">
            <w:pPr>
              <w:contextualSpacing/>
              <w:jc w:val="center"/>
              <w:rPr>
                <w:sz w:val="20"/>
              </w:rPr>
            </w:pPr>
          </w:p>
        </w:tc>
        <w:tc>
          <w:tcPr>
            <w:tcW w:w="2160" w:type="dxa"/>
          </w:tcPr>
          <w:p w14:paraId="4AF56127" w14:textId="77777777" w:rsidR="006E365E" w:rsidRPr="00DC552F" w:rsidRDefault="006E365E" w:rsidP="006E365E">
            <w:pPr>
              <w:contextualSpacing/>
              <w:jc w:val="center"/>
              <w:rPr>
                <w:sz w:val="20"/>
              </w:rPr>
            </w:pPr>
          </w:p>
        </w:tc>
      </w:tr>
      <w:tr w:rsidR="006E365E" w:rsidRPr="00DC552F" w14:paraId="72FCC4EF" w14:textId="77777777" w:rsidTr="00CD018F">
        <w:trPr>
          <w:trHeight w:val="54"/>
          <w:jc w:val="center"/>
        </w:trPr>
        <w:tc>
          <w:tcPr>
            <w:tcW w:w="714" w:type="dxa"/>
            <w:vMerge/>
          </w:tcPr>
          <w:p w14:paraId="626803C7" w14:textId="77777777" w:rsidR="006E365E" w:rsidRPr="00DC552F" w:rsidRDefault="006E365E" w:rsidP="006E365E">
            <w:pPr>
              <w:contextualSpacing/>
              <w:jc w:val="center"/>
              <w:rPr>
                <w:b/>
                <w:sz w:val="20"/>
              </w:rPr>
            </w:pPr>
          </w:p>
        </w:tc>
        <w:tc>
          <w:tcPr>
            <w:tcW w:w="721" w:type="dxa"/>
            <w:vMerge/>
          </w:tcPr>
          <w:p w14:paraId="4B65C874" w14:textId="77777777" w:rsidR="006E365E" w:rsidRPr="00DC552F" w:rsidRDefault="006E365E" w:rsidP="006E365E">
            <w:pPr>
              <w:contextualSpacing/>
              <w:jc w:val="center"/>
              <w:rPr>
                <w:sz w:val="20"/>
              </w:rPr>
            </w:pPr>
          </w:p>
        </w:tc>
        <w:tc>
          <w:tcPr>
            <w:tcW w:w="1800" w:type="dxa"/>
          </w:tcPr>
          <w:p w14:paraId="13CA8CD5" w14:textId="77777777" w:rsidR="006E365E" w:rsidRPr="00DC552F" w:rsidRDefault="006E365E" w:rsidP="006E365E">
            <w:pPr>
              <w:contextualSpacing/>
              <w:jc w:val="center"/>
              <w:rPr>
                <w:sz w:val="20"/>
              </w:rPr>
            </w:pPr>
          </w:p>
        </w:tc>
        <w:tc>
          <w:tcPr>
            <w:tcW w:w="1440" w:type="dxa"/>
          </w:tcPr>
          <w:p w14:paraId="1AC7D7D8" w14:textId="6E92E0E4" w:rsidR="006E365E" w:rsidRPr="00DC552F" w:rsidRDefault="006E365E" w:rsidP="006E365E">
            <w:pPr>
              <w:contextualSpacing/>
              <w:jc w:val="center"/>
              <w:rPr>
                <w:sz w:val="20"/>
              </w:rPr>
            </w:pPr>
          </w:p>
        </w:tc>
        <w:tc>
          <w:tcPr>
            <w:tcW w:w="2160" w:type="dxa"/>
          </w:tcPr>
          <w:p w14:paraId="721C0624" w14:textId="77777777" w:rsidR="006E365E" w:rsidRPr="00DC552F" w:rsidRDefault="006E365E" w:rsidP="006E365E">
            <w:pPr>
              <w:contextualSpacing/>
              <w:jc w:val="center"/>
              <w:rPr>
                <w:sz w:val="20"/>
              </w:rPr>
            </w:pPr>
          </w:p>
        </w:tc>
        <w:tc>
          <w:tcPr>
            <w:tcW w:w="2520" w:type="dxa"/>
          </w:tcPr>
          <w:p w14:paraId="382498D3" w14:textId="77777777" w:rsidR="006E365E" w:rsidRPr="00DC552F" w:rsidRDefault="006E365E" w:rsidP="006E365E">
            <w:pPr>
              <w:contextualSpacing/>
              <w:jc w:val="center"/>
              <w:rPr>
                <w:sz w:val="20"/>
              </w:rPr>
            </w:pPr>
          </w:p>
        </w:tc>
        <w:tc>
          <w:tcPr>
            <w:tcW w:w="2520" w:type="dxa"/>
          </w:tcPr>
          <w:p w14:paraId="7FB03ACD" w14:textId="484DF77B" w:rsidR="006E365E" w:rsidRPr="00DC552F" w:rsidRDefault="006E365E" w:rsidP="006E365E">
            <w:pPr>
              <w:contextualSpacing/>
              <w:jc w:val="center"/>
              <w:rPr>
                <w:sz w:val="20"/>
              </w:rPr>
            </w:pPr>
          </w:p>
        </w:tc>
        <w:tc>
          <w:tcPr>
            <w:tcW w:w="1080" w:type="dxa"/>
          </w:tcPr>
          <w:p w14:paraId="26CCD9AA" w14:textId="77777777" w:rsidR="006E365E" w:rsidRPr="00DC552F" w:rsidRDefault="006E365E" w:rsidP="006E365E">
            <w:pPr>
              <w:contextualSpacing/>
              <w:jc w:val="center"/>
              <w:rPr>
                <w:sz w:val="20"/>
              </w:rPr>
            </w:pPr>
          </w:p>
        </w:tc>
        <w:tc>
          <w:tcPr>
            <w:tcW w:w="2160" w:type="dxa"/>
          </w:tcPr>
          <w:p w14:paraId="1BC706BB" w14:textId="77777777" w:rsidR="006E365E" w:rsidRPr="00DC552F" w:rsidRDefault="006E365E" w:rsidP="006E365E">
            <w:pPr>
              <w:contextualSpacing/>
              <w:jc w:val="center"/>
              <w:rPr>
                <w:sz w:val="20"/>
              </w:rPr>
            </w:pPr>
          </w:p>
        </w:tc>
      </w:tr>
      <w:tr w:rsidR="006E365E" w:rsidRPr="00DC552F" w14:paraId="230868B5" w14:textId="77777777" w:rsidTr="00CD018F">
        <w:trPr>
          <w:trHeight w:val="54"/>
          <w:jc w:val="center"/>
        </w:trPr>
        <w:tc>
          <w:tcPr>
            <w:tcW w:w="714" w:type="dxa"/>
            <w:vMerge/>
          </w:tcPr>
          <w:p w14:paraId="661C0985" w14:textId="77777777" w:rsidR="006E365E" w:rsidRPr="00DC552F" w:rsidRDefault="006E365E" w:rsidP="006E365E">
            <w:pPr>
              <w:contextualSpacing/>
              <w:jc w:val="center"/>
              <w:rPr>
                <w:b/>
                <w:sz w:val="20"/>
              </w:rPr>
            </w:pPr>
          </w:p>
        </w:tc>
        <w:tc>
          <w:tcPr>
            <w:tcW w:w="721" w:type="dxa"/>
            <w:vMerge/>
          </w:tcPr>
          <w:p w14:paraId="5CA62787" w14:textId="77777777" w:rsidR="006E365E" w:rsidRPr="00DC552F" w:rsidRDefault="006E365E" w:rsidP="006E365E">
            <w:pPr>
              <w:contextualSpacing/>
              <w:jc w:val="center"/>
              <w:rPr>
                <w:sz w:val="20"/>
              </w:rPr>
            </w:pPr>
          </w:p>
        </w:tc>
        <w:tc>
          <w:tcPr>
            <w:tcW w:w="1800" w:type="dxa"/>
          </w:tcPr>
          <w:p w14:paraId="22156B67" w14:textId="77777777" w:rsidR="006E365E" w:rsidRPr="00DC552F" w:rsidRDefault="006E365E" w:rsidP="006E365E">
            <w:pPr>
              <w:contextualSpacing/>
              <w:jc w:val="center"/>
              <w:rPr>
                <w:sz w:val="20"/>
              </w:rPr>
            </w:pPr>
          </w:p>
        </w:tc>
        <w:tc>
          <w:tcPr>
            <w:tcW w:w="1440" w:type="dxa"/>
          </w:tcPr>
          <w:p w14:paraId="6D475BAE" w14:textId="5C89808C" w:rsidR="006E365E" w:rsidRPr="00DC552F" w:rsidRDefault="006E365E" w:rsidP="006E365E">
            <w:pPr>
              <w:contextualSpacing/>
              <w:jc w:val="center"/>
              <w:rPr>
                <w:sz w:val="20"/>
              </w:rPr>
            </w:pPr>
          </w:p>
        </w:tc>
        <w:tc>
          <w:tcPr>
            <w:tcW w:w="2160" w:type="dxa"/>
          </w:tcPr>
          <w:p w14:paraId="165DD430" w14:textId="77777777" w:rsidR="006E365E" w:rsidRPr="00DC552F" w:rsidRDefault="006E365E" w:rsidP="006E365E">
            <w:pPr>
              <w:contextualSpacing/>
              <w:jc w:val="center"/>
              <w:rPr>
                <w:sz w:val="20"/>
              </w:rPr>
            </w:pPr>
          </w:p>
        </w:tc>
        <w:tc>
          <w:tcPr>
            <w:tcW w:w="2520" w:type="dxa"/>
          </w:tcPr>
          <w:p w14:paraId="28A1F4E7" w14:textId="77777777" w:rsidR="006E365E" w:rsidRPr="00DC552F" w:rsidRDefault="006E365E" w:rsidP="006E365E">
            <w:pPr>
              <w:contextualSpacing/>
              <w:jc w:val="center"/>
              <w:rPr>
                <w:sz w:val="20"/>
              </w:rPr>
            </w:pPr>
          </w:p>
        </w:tc>
        <w:tc>
          <w:tcPr>
            <w:tcW w:w="2520" w:type="dxa"/>
          </w:tcPr>
          <w:p w14:paraId="659502CB" w14:textId="6F07B955" w:rsidR="006E365E" w:rsidRPr="00DC552F" w:rsidRDefault="006E365E" w:rsidP="006E365E">
            <w:pPr>
              <w:contextualSpacing/>
              <w:jc w:val="center"/>
              <w:rPr>
                <w:sz w:val="20"/>
              </w:rPr>
            </w:pPr>
          </w:p>
        </w:tc>
        <w:tc>
          <w:tcPr>
            <w:tcW w:w="1080" w:type="dxa"/>
          </w:tcPr>
          <w:p w14:paraId="209904D5" w14:textId="77777777" w:rsidR="006E365E" w:rsidRPr="00DC552F" w:rsidRDefault="006E365E" w:rsidP="006E365E">
            <w:pPr>
              <w:contextualSpacing/>
              <w:jc w:val="center"/>
              <w:rPr>
                <w:sz w:val="20"/>
              </w:rPr>
            </w:pPr>
          </w:p>
        </w:tc>
        <w:tc>
          <w:tcPr>
            <w:tcW w:w="2160" w:type="dxa"/>
          </w:tcPr>
          <w:p w14:paraId="295B261D" w14:textId="77777777" w:rsidR="006E365E" w:rsidRPr="00DC552F" w:rsidRDefault="006E365E" w:rsidP="006E365E">
            <w:pPr>
              <w:contextualSpacing/>
              <w:jc w:val="center"/>
              <w:rPr>
                <w:sz w:val="20"/>
              </w:rPr>
            </w:pPr>
          </w:p>
        </w:tc>
      </w:tr>
      <w:tr w:rsidR="006E365E" w:rsidRPr="00DC552F" w14:paraId="48FDD364" w14:textId="77777777" w:rsidTr="00CD018F">
        <w:trPr>
          <w:trHeight w:val="54"/>
          <w:jc w:val="center"/>
        </w:trPr>
        <w:tc>
          <w:tcPr>
            <w:tcW w:w="714" w:type="dxa"/>
            <w:vMerge w:val="restart"/>
          </w:tcPr>
          <w:p w14:paraId="14A5B755" w14:textId="77777777" w:rsidR="006E365E" w:rsidRPr="00DC552F" w:rsidRDefault="006E365E" w:rsidP="006E365E">
            <w:pPr>
              <w:contextualSpacing/>
              <w:jc w:val="center"/>
              <w:rPr>
                <w:b/>
                <w:sz w:val="20"/>
              </w:rPr>
            </w:pPr>
            <w:r w:rsidRPr="00DC552F">
              <w:rPr>
                <w:b/>
                <w:sz w:val="20"/>
              </w:rPr>
              <w:t>4</w:t>
            </w:r>
          </w:p>
        </w:tc>
        <w:tc>
          <w:tcPr>
            <w:tcW w:w="721" w:type="dxa"/>
            <w:vMerge w:val="restart"/>
          </w:tcPr>
          <w:p w14:paraId="3476F31C" w14:textId="77777777" w:rsidR="006E365E" w:rsidRPr="00DC552F" w:rsidRDefault="006E365E" w:rsidP="006E365E">
            <w:pPr>
              <w:contextualSpacing/>
              <w:jc w:val="center"/>
              <w:rPr>
                <w:sz w:val="20"/>
              </w:rPr>
            </w:pPr>
          </w:p>
        </w:tc>
        <w:tc>
          <w:tcPr>
            <w:tcW w:w="1800" w:type="dxa"/>
          </w:tcPr>
          <w:p w14:paraId="0E00894B" w14:textId="77777777" w:rsidR="006E365E" w:rsidRPr="00DC552F" w:rsidRDefault="006E365E" w:rsidP="006E365E">
            <w:pPr>
              <w:contextualSpacing/>
              <w:jc w:val="center"/>
              <w:rPr>
                <w:sz w:val="20"/>
              </w:rPr>
            </w:pPr>
          </w:p>
        </w:tc>
        <w:tc>
          <w:tcPr>
            <w:tcW w:w="1440" w:type="dxa"/>
          </w:tcPr>
          <w:p w14:paraId="52595658" w14:textId="2AC62184" w:rsidR="006E365E" w:rsidRPr="00DC552F" w:rsidRDefault="006E365E" w:rsidP="006E365E">
            <w:pPr>
              <w:contextualSpacing/>
              <w:jc w:val="center"/>
              <w:rPr>
                <w:sz w:val="20"/>
              </w:rPr>
            </w:pPr>
          </w:p>
        </w:tc>
        <w:tc>
          <w:tcPr>
            <w:tcW w:w="2160" w:type="dxa"/>
          </w:tcPr>
          <w:p w14:paraId="0A815D1C" w14:textId="77777777" w:rsidR="006E365E" w:rsidRPr="00DC552F" w:rsidRDefault="006E365E" w:rsidP="006E365E">
            <w:pPr>
              <w:contextualSpacing/>
              <w:jc w:val="center"/>
              <w:rPr>
                <w:sz w:val="20"/>
              </w:rPr>
            </w:pPr>
          </w:p>
        </w:tc>
        <w:tc>
          <w:tcPr>
            <w:tcW w:w="2520" w:type="dxa"/>
          </w:tcPr>
          <w:p w14:paraId="1FDDB89E" w14:textId="77777777" w:rsidR="006E365E" w:rsidRPr="00DC552F" w:rsidRDefault="006E365E" w:rsidP="006E365E">
            <w:pPr>
              <w:contextualSpacing/>
              <w:jc w:val="center"/>
              <w:rPr>
                <w:sz w:val="20"/>
              </w:rPr>
            </w:pPr>
          </w:p>
        </w:tc>
        <w:tc>
          <w:tcPr>
            <w:tcW w:w="2520" w:type="dxa"/>
          </w:tcPr>
          <w:p w14:paraId="48525602" w14:textId="683D15FC" w:rsidR="006E365E" w:rsidRPr="00DC552F" w:rsidRDefault="006E365E" w:rsidP="006E365E">
            <w:pPr>
              <w:contextualSpacing/>
              <w:jc w:val="center"/>
              <w:rPr>
                <w:sz w:val="20"/>
              </w:rPr>
            </w:pPr>
          </w:p>
        </w:tc>
        <w:tc>
          <w:tcPr>
            <w:tcW w:w="1080" w:type="dxa"/>
          </w:tcPr>
          <w:p w14:paraId="19BA5967" w14:textId="77777777" w:rsidR="006E365E" w:rsidRPr="00DC552F" w:rsidRDefault="006E365E" w:rsidP="006E365E">
            <w:pPr>
              <w:contextualSpacing/>
              <w:jc w:val="center"/>
              <w:rPr>
                <w:sz w:val="20"/>
              </w:rPr>
            </w:pPr>
          </w:p>
        </w:tc>
        <w:tc>
          <w:tcPr>
            <w:tcW w:w="2160" w:type="dxa"/>
          </w:tcPr>
          <w:p w14:paraId="1D04939F" w14:textId="77777777" w:rsidR="006E365E" w:rsidRPr="00DC552F" w:rsidRDefault="006E365E" w:rsidP="006E365E">
            <w:pPr>
              <w:contextualSpacing/>
              <w:jc w:val="center"/>
              <w:rPr>
                <w:sz w:val="20"/>
              </w:rPr>
            </w:pPr>
          </w:p>
        </w:tc>
      </w:tr>
      <w:tr w:rsidR="006E365E" w:rsidRPr="00DC552F" w14:paraId="23B5F369" w14:textId="77777777" w:rsidTr="00CD018F">
        <w:trPr>
          <w:trHeight w:val="54"/>
          <w:jc w:val="center"/>
        </w:trPr>
        <w:tc>
          <w:tcPr>
            <w:tcW w:w="714" w:type="dxa"/>
            <w:vMerge/>
          </w:tcPr>
          <w:p w14:paraId="4CA386C2" w14:textId="77777777" w:rsidR="006E365E" w:rsidRPr="00DC552F" w:rsidRDefault="006E365E" w:rsidP="006E365E">
            <w:pPr>
              <w:contextualSpacing/>
              <w:jc w:val="center"/>
              <w:rPr>
                <w:b/>
                <w:sz w:val="20"/>
              </w:rPr>
            </w:pPr>
          </w:p>
        </w:tc>
        <w:tc>
          <w:tcPr>
            <w:tcW w:w="721" w:type="dxa"/>
            <w:vMerge/>
          </w:tcPr>
          <w:p w14:paraId="38759BBD" w14:textId="77777777" w:rsidR="006E365E" w:rsidRPr="00DC552F" w:rsidRDefault="006E365E" w:rsidP="006E365E">
            <w:pPr>
              <w:contextualSpacing/>
              <w:jc w:val="center"/>
              <w:rPr>
                <w:sz w:val="20"/>
              </w:rPr>
            </w:pPr>
          </w:p>
        </w:tc>
        <w:tc>
          <w:tcPr>
            <w:tcW w:w="1800" w:type="dxa"/>
          </w:tcPr>
          <w:p w14:paraId="191162A5" w14:textId="77777777" w:rsidR="006E365E" w:rsidRPr="00DC552F" w:rsidRDefault="006E365E" w:rsidP="006E365E">
            <w:pPr>
              <w:contextualSpacing/>
              <w:jc w:val="center"/>
              <w:rPr>
                <w:sz w:val="20"/>
              </w:rPr>
            </w:pPr>
          </w:p>
        </w:tc>
        <w:tc>
          <w:tcPr>
            <w:tcW w:w="1440" w:type="dxa"/>
          </w:tcPr>
          <w:p w14:paraId="12E484A5" w14:textId="459FA889" w:rsidR="006E365E" w:rsidRPr="00DC552F" w:rsidRDefault="006E365E" w:rsidP="006E365E">
            <w:pPr>
              <w:contextualSpacing/>
              <w:jc w:val="center"/>
              <w:rPr>
                <w:sz w:val="20"/>
              </w:rPr>
            </w:pPr>
          </w:p>
        </w:tc>
        <w:tc>
          <w:tcPr>
            <w:tcW w:w="2160" w:type="dxa"/>
          </w:tcPr>
          <w:p w14:paraId="5B423EAB" w14:textId="77777777" w:rsidR="006E365E" w:rsidRPr="00DC552F" w:rsidRDefault="006E365E" w:rsidP="006E365E">
            <w:pPr>
              <w:contextualSpacing/>
              <w:jc w:val="center"/>
              <w:rPr>
                <w:sz w:val="20"/>
              </w:rPr>
            </w:pPr>
          </w:p>
        </w:tc>
        <w:tc>
          <w:tcPr>
            <w:tcW w:w="2520" w:type="dxa"/>
          </w:tcPr>
          <w:p w14:paraId="176AFFD0" w14:textId="77777777" w:rsidR="006E365E" w:rsidRPr="00DC552F" w:rsidRDefault="006E365E" w:rsidP="006E365E">
            <w:pPr>
              <w:contextualSpacing/>
              <w:jc w:val="center"/>
              <w:rPr>
                <w:sz w:val="20"/>
              </w:rPr>
            </w:pPr>
          </w:p>
        </w:tc>
        <w:tc>
          <w:tcPr>
            <w:tcW w:w="2520" w:type="dxa"/>
          </w:tcPr>
          <w:p w14:paraId="63C15F64" w14:textId="180036C7" w:rsidR="006E365E" w:rsidRPr="00DC552F" w:rsidRDefault="006E365E" w:rsidP="006E365E">
            <w:pPr>
              <w:contextualSpacing/>
              <w:jc w:val="center"/>
              <w:rPr>
                <w:sz w:val="20"/>
              </w:rPr>
            </w:pPr>
          </w:p>
        </w:tc>
        <w:tc>
          <w:tcPr>
            <w:tcW w:w="1080" w:type="dxa"/>
          </w:tcPr>
          <w:p w14:paraId="0C757B0A" w14:textId="77777777" w:rsidR="006E365E" w:rsidRPr="00DC552F" w:rsidRDefault="006E365E" w:rsidP="006E365E">
            <w:pPr>
              <w:contextualSpacing/>
              <w:jc w:val="center"/>
              <w:rPr>
                <w:sz w:val="20"/>
              </w:rPr>
            </w:pPr>
          </w:p>
        </w:tc>
        <w:tc>
          <w:tcPr>
            <w:tcW w:w="2160" w:type="dxa"/>
          </w:tcPr>
          <w:p w14:paraId="11FDDDD7" w14:textId="77777777" w:rsidR="006E365E" w:rsidRPr="00DC552F" w:rsidRDefault="006E365E" w:rsidP="006E365E">
            <w:pPr>
              <w:contextualSpacing/>
              <w:jc w:val="center"/>
              <w:rPr>
                <w:sz w:val="20"/>
              </w:rPr>
            </w:pPr>
          </w:p>
        </w:tc>
      </w:tr>
      <w:tr w:rsidR="006E365E" w:rsidRPr="00DC552F" w14:paraId="306E699C" w14:textId="77777777" w:rsidTr="00CD018F">
        <w:trPr>
          <w:trHeight w:val="54"/>
          <w:jc w:val="center"/>
        </w:trPr>
        <w:tc>
          <w:tcPr>
            <w:tcW w:w="714" w:type="dxa"/>
            <w:vMerge/>
          </w:tcPr>
          <w:p w14:paraId="1647D3FF" w14:textId="77777777" w:rsidR="006E365E" w:rsidRPr="00DC552F" w:rsidRDefault="006E365E" w:rsidP="006E365E">
            <w:pPr>
              <w:contextualSpacing/>
              <w:jc w:val="center"/>
              <w:rPr>
                <w:b/>
                <w:sz w:val="20"/>
              </w:rPr>
            </w:pPr>
          </w:p>
        </w:tc>
        <w:tc>
          <w:tcPr>
            <w:tcW w:w="721" w:type="dxa"/>
            <w:vMerge/>
          </w:tcPr>
          <w:p w14:paraId="5C9C90BD" w14:textId="77777777" w:rsidR="006E365E" w:rsidRPr="00DC552F" w:rsidRDefault="006E365E" w:rsidP="006E365E">
            <w:pPr>
              <w:contextualSpacing/>
              <w:jc w:val="center"/>
              <w:rPr>
                <w:sz w:val="20"/>
              </w:rPr>
            </w:pPr>
          </w:p>
        </w:tc>
        <w:tc>
          <w:tcPr>
            <w:tcW w:w="1800" w:type="dxa"/>
          </w:tcPr>
          <w:p w14:paraId="27482C87" w14:textId="77777777" w:rsidR="006E365E" w:rsidRPr="00DC552F" w:rsidRDefault="006E365E" w:rsidP="006E365E">
            <w:pPr>
              <w:contextualSpacing/>
              <w:jc w:val="center"/>
              <w:rPr>
                <w:sz w:val="20"/>
              </w:rPr>
            </w:pPr>
          </w:p>
        </w:tc>
        <w:tc>
          <w:tcPr>
            <w:tcW w:w="1440" w:type="dxa"/>
          </w:tcPr>
          <w:p w14:paraId="7D6977DA" w14:textId="4B02035F" w:rsidR="006E365E" w:rsidRPr="00DC552F" w:rsidRDefault="006E365E" w:rsidP="006E365E">
            <w:pPr>
              <w:contextualSpacing/>
              <w:jc w:val="center"/>
              <w:rPr>
                <w:sz w:val="20"/>
              </w:rPr>
            </w:pPr>
          </w:p>
        </w:tc>
        <w:tc>
          <w:tcPr>
            <w:tcW w:w="2160" w:type="dxa"/>
          </w:tcPr>
          <w:p w14:paraId="21CD4F3E" w14:textId="77777777" w:rsidR="006E365E" w:rsidRPr="00DC552F" w:rsidRDefault="006E365E" w:rsidP="006E365E">
            <w:pPr>
              <w:contextualSpacing/>
              <w:jc w:val="center"/>
              <w:rPr>
                <w:sz w:val="20"/>
              </w:rPr>
            </w:pPr>
          </w:p>
        </w:tc>
        <w:tc>
          <w:tcPr>
            <w:tcW w:w="2520" w:type="dxa"/>
          </w:tcPr>
          <w:p w14:paraId="5C65CB13" w14:textId="77777777" w:rsidR="006E365E" w:rsidRPr="00DC552F" w:rsidRDefault="006E365E" w:rsidP="006E365E">
            <w:pPr>
              <w:contextualSpacing/>
              <w:jc w:val="center"/>
              <w:rPr>
                <w:sz w:val="20"/>
              </w:rPr>
            </w:pPr>
          </w:p>
        </w:tc>
        <w:tc>
          <w:tcPr>
            <w:tcW w:w="2520" w:type="dxa"/>
          </w:tcPr>
          <w:p w14:paraId="5227D430" w14:textId="7EE4924B" w:rsidR="006E365E" w:rsidRPr="00DC552F" w:rsidRDefault="006E365E" w:rsidP="006E365E">
            <w:pPr>
              <w:contextualSpacing/>
              <w:jc w:val="center"/>
              <w:rPr>
                <w:sz w:val="20"/>
              </w:rPr>
            </w:pPr>
          </w:p>
        </w:tc>
        <w:tc>
          <w:tcPr>
            <w:tcW w:w="1080" w:type="dxa"/>
          </w:tcPr>
          <w:p w14:paraId="5D042827" w14:textId="77777777" w:rsidR="006E365E" w:rsidRPr="00DC552F" w:rsidRDefault="006E365E" w:rsidP="006E365E">
            <w:pPr>
              <w:contextualSpacing/>
              <w:jc w:val="center"/>
              <w:rPr>
                <w:sz w:val="20"/>
              </w:rPr>
            </w:pPr>
          </w:p>
        </w:tc>
        <w:tc>
          <w:tcPr>
            <w:tcW w:w="2160" w:type="dxa"/>
          </w:tcPr>
          <w:p w14:paraId="03853D88" w14:textId="77777777" w:rsidR="006E365E" w:rsidRPr="00DC552F" w:rsidRDefault="006E365E" w:rsidP="006E365E">
            <w:pPr>
              <w:contextualSpacing/>
              <w:jc w:val="center"/>
              <w:rPr>
                <w:sz w:val="20"/>
              </w:rPr>
            </w:pPr>
          </w:p>
        </w:tc>
      </w:tr>
      <w:tr w:rsidR="006E365E" w:rsidRPr="00DC552F" w14:paraId="25D7673A" w14:textId="77777777" w:rsidTr="00CD018F">
        <w:trPr>
          <w:trHeight w:val="54"/>
          <w:jc w:val="center"/>
        </w:trPr>
        <w:tc>
          <w:tcPr>
            <w:tcW w:w="714" w:type="dxa"/>
            <w:vMerge/>
          </w:tcPr>
          <w:p w14:paraId="16D65972" w14:textId="77777777" w:rsidR="006E365E" w:rsidRPr="00DC552F" w:rsidRDefault="006E365E" w:rsidP="006E365E">
            <w:pPr>
              <w:contextualSpacing/>
              <w:jc w:val="center"/>
              <w:rPr>
                <w:b/>
                <w:sz w:val="20"/>
              </w:rPr>
            </w:pPr>
          </w:p>
        </w:tc>
        <w:tc>
          <w:tcPr>
            <w:tcW w:w="721" w:type="dxa"/>
            <w:vMerge/>
          </w:tcPr>
          <w:p w14:paraId="383220BD" w14:textId="77777777" w:rsidR="006E365E" w:rsidRPr="00DC552F" w:rsidRDefault="006E365E" w:rsidP="006E365E">
            <w:pPr>
              <w:contextualSpacing/>
              <w:jc w:val="center"/>
              <w:rPr>
                <w:sz w:val="20"/>
              </w:rPr>
            </w:pPr>
          </w:p>
        </w:tc>
        <w:tc>
          <w:tcPr>
            <w:tcW w:w="1800" w:type="dxa"/>
          </w:tcPr>
          <w:p w14:paraId="521B0DBD" w14:textId="77777777" w:rsidR="006E365E" w:rsidRPr="00DC552F" w:rsidRDefault="006E365E" w:rsidP="006E365E">
            <w:pPr>
              <w:contextualSpacing/>
              <w:jc w:val="center"/>
              <w:rPr>
                <w:sz w:val="20"/>
              </w:rPr>
            </w:pPr>
          </w:p>
        </w:tc>
        <w:tc>
          <w:tcPr>
            <w:tcW w:w="1440" w:type="dxa"/>
          </w:tcPr>
          <w:p w14:paraId="761EC095" w14:textId="16E108CB" w:rsidR="006E365E" w:rsidRPr="00DC552F" w:rsidRDefault="006E365E" w:rsidP="006E365E">
            <w:pPr>
              <w:contextualSpacing/>
              <w:jc w:val="center"/>
              <w:rPr>
                <w:sz w:val="20"/>
              </w:rPr>
            </w:pPr>
          </w:p>
        </w:tc>
        <w:tc>
          <w:tcPr>
            <w:tcW w:w="2160" w:type="dxa"/>
          </w:tcPr>
          <w:p w14:paraId="6C1177D2" w14:textId="77777777" w:rsidR="006E365E" w:rsidRPr="00DC552F" w:rsidRDefault="006E365E" w:rsidP="006E365E">
            <w:pPr>
              <w:contextualSpacing/>
              <w:jc w:val="center"/>
              <w:rPr>
                <w:sz w:val="20"/>
              </w:rPr>
            </w:pPr>
          </w:p>
        </w:tc>
        <w:tc>
          <w:tcPr>
            <w:tcW w:w="2520" w:type="dxa"/>
          </w:tcPr>
          <w:p w14:paraId="752EB729" w14:textId="77777777" w:rsidR="006E365E" w:rsidRPr="00DC552F" w:rsidRDefault="006E365E" w:rsidP="006E365E">
            <w:pPr>
              <w:contextualSpacing/>
              <w:jc w:val="center"/>
              <w:rPr>
                <w:sz w:val="20"/>
              </w:rPr>
            </w:pPr>
          </w:p>
        </w:tc>
        <w:tc>
          <w:tcPr>
            <w:tcW w:w="2520" w:type="dxa"/>
          </w:tcPr>
          <w:p w14:paraId="14CF10BD" w14:textId="482C71AB" w:rsidR="006E365E" w:rsidRPr="00DC552F" w:rsidRDefault="006E365E" w:rsidP="006E365E">
            <w:pPr>
              <w:contextualSpacing/>
              <w:jc w:val="center"/>
              <w:rPr>
                <w:sz w:val="20"/>
              </w:rPr>
            </w:pPr>
          </w:p>
        </w:tc>
        <w:tc>
          <w:tcPr>
            <w:tcW w:w="1080" w:type="dxa"/>
          </w:tcPr>
          <w:p w14:paraId="66C1D8D5" w14:textId="77777777" w:rsidR="006E365E" w:rsidRPr="00DC552F" w:rsidRDefault="006E365E" w:rsidP="006E365E">
            <w:pPr>
              <w:contextualSpacing/>
              <w:jc w:val="center"/>
              <w:rPr>
                <w:sz w:val="20"/>
              </w:rPr>
            </w:pPr>
          </w:p>
        </w:tc>
        <w:tc>
          <w:tcPr>
            <w:tcW w:w="2160" w:type="dxa"/>
          </w:tcPr>
          <w:p w14:paraId="35A849BB" w14:textId="77777777" w:rsidR="006E365E" w:rsidRPr="00DC552F" w:rsidRDefault="006E365E" w:rsidP="006E365E">
            <w:pPr>
              <w:contextualSpacing/>
              <w:jc w:val="center"/>
              <w:rPr>
                <w:sz w:val="20"/>
              </w:rPr>
            </w:pPr>
          </w:p>
        </w:tc>
      </w:tr>
      <w:tr w:rsidR="006E365E" w:rsidRPr="00DC552F" w14:paraId="52841E87" w14:textId="77777777" w:rsidTr="00CD018F">
        <w:trPr>
          <w:trHeight w:val="54"/>
          <w:jc w:val="center"/>
        </w:trPr>
        <w:tc>
          <w:tcPr>
            <w:tcW w:w="714" w:type="dxa"/>
            <w:vMerge/>
          </w:tcPr>
          <w:p w14:paraId="539FDC95" w14:textId="77777777" w:rsidR="006E365E" w:rsidRPr="00DC552F" w:rsidRDefault="006E365E" w:rsidP="006E365E">
            <w:pPr>
              <w:contextualSpacing/>
              <w:jc w:val="center"/>
              <w:rPr>
                <w:b/>
                <w:sz w:val="20"/>
              </w:rPr>
            </w:pPr>
          </w:p>
        </w:tc>
        <w:tc>
          <w:tcPr>
            <w:tcW w:w="721" w:type="dxa"/>
            <w:vMerge/>
          </w:tcPr>
          <w:p w14:paraId="36DE2908" w14:textId="77777777" w:rsidR="006E365E" w:rsidRPr="00DC552F" w:rsidRDefault="006E365E" w:rsidP="006E365E">
            <w:pPr>
              <w:contextualSpacing/>
              <w:jc w:val="center"/>
              <w:rPr>
                <w:sz w:val="20"/>
              </w:rPr>
            </w:pPr>
          </w:p>
        </w:tc>
        <w:tc>
          <w:tcPr>
            <w:tcW w:w="1800" w:type="dxa"/>
          </w:tcPr>
          <w:p w14:paraId="3BD74A1E" w14:textId="77777777" w:rsidR="006E365E" w:rsidRPr="00DC552F" w:rsidRDefault="006E365E" w:rsidP="006E365E">
            <w:pPr>
              <w:contextualSpacing/>
              <w:jc w:val="center"/>
              <w:rPr>
                <w:sz w:val="20"/>
              </w:rPr>
            </w:pPr>
          </w:p>
        </w:tc>
        <w:tc>
          <w:tcPr>
            <w:tcW w:w="1440" w:type="dxa"/>
          </w:tcPr>
          <w:p w14:paraId="03D8D6C6" w14:textId="72EAFC20" w:rsidR="006E365E" w:rsidRPr="00DC552F" w:rsidRDefault="006E365E" w:rsidP="006E365E">
            <w:pPr>
              <w:contextualSpacing/>
              <w:jc w:val="center"/>
              <w:rPr>
                <w:sz w:val="20"/>
              </w:rPr>
            </w:pPr>
          </w:p>
        </w:tc>
        <w:tc>
          <w:tcPr>
            <w:tcW w:w="2160" w:type="dxa"/>
          </w:tcPr>
          <w:p w14:paraId="4E7FC585" w14:textId="77777777" w:rsidR="006E365E" w:rsidRPr="00DC552F" w:rsidRDefault="006E365E" w:rsidP="006E365E">
            <w:pPr>
              <w:contextualSpacing/>
              <w:jc w:val="center"/>
              <w:rPr>
                <w:sz w:val="20"/>
              </w:rPr>
            </w:pPr>
          </w:p>
        </w:tc>
        <w:tc>
          <w:tcPr>
            <w:tcW w:w="2520" w:type="dxa"/>
          </w:tcPr>
          <w:p w14:paraId="16C966DF" w14:textId="77777777" w:rsidR="006E365E" w:rsidRPr="00DC552F" w:rsidRDefault="006E365E" w:rsidP="006E365E">
            <w:pPr>
              <w:contextualSpacing/>
              <w:jc w:val="center"/>
              <w:rPr>
                <w:sz w:val="20"/>
              </w:rPr>
            </w:pPr>
          </w:p>
        </w:tc>
        <w:tc>
          <w:tcPr>
            <w:tcW w:w="2520" w:type="dxa"/>
          </w:tcPr>
          <w:p w14:paraId="30B42C9E" w14:textId="1C35941C" w:rsidR="006E365E" w:rsidRPr="00DC552F" w:rsidRDefault="006E365E" w:rsidP="006E365E">
            <w:pPr>
              <w:contextualSpacing/>
              <w:jc w:val="center"/>
              <w:rPr>
                <w:sz w:val="20"/>
              </w:rPr>
            </w:pPr>
          </w:p>
        </w:tc>
        <w:tc>
          <w:tcPr>
            <w:tcW w:w="1080" w:type="dxa"/>
          </w:tcPr>
          <w:p w14:paraId="0B207634" w14:textId="77777777" w:rsidR="006E365E" w:rsidRPr="00DC552F" w:rsidRDefault="006E365E" w:rsidP="006E365E">
            <w:pPr>
              <w:contextualSpacing/>
              <w:jc w:val="center"/>
              <w:rPr>
                <w:sz w:val="20"/>
              </w:rPr>
            </w:pPr>
          </w:p>
        </w:tc>
        <w:tc>
          <w:tcPr>
            <w:tcW w:w="2160" w:type="dxa"/>
          </w:tcPr>
          <w:p w14:paraId="77636355" w14:textId="77777777" w:rsidR="006E365E" w:rsidRPr="00DC552F" w:rsidRDefault="006E365E" w:rsidP="006E365E">
            <w:pPr>
              <w:contextualSpacing/>
              <w:jc w:val="center"/>
              <w:rPr>
                <w:sz w:val="20"/>
              </w:rPr>
            </w:pPr>
          </w:p>
        </w:tc>
      </w:tr>
      <w:tr w:rsidR="006E365E" w:rsidRPr="00DC552F" w14:paraId="07EBAABA" w14:textId="77777777" w:rsidTr="00CD018F">
        <w:trPr>
          <w:trHeight w:val="54"/>
          <w:jc w:val="center"/>
        </w:trPr>
        <w:tc>
          <w:tcPr>
            <w:tcW w:w="714" w:type="dxa"/>
            <w:vMerge w:val="restart"/>
          </w:tcPr>
          <w:p w14:paraId="31941329" w14:textId="77777777" w:rsidR="006E365E" w:rsidRPr="00DC552F" w:rsidRDefault="006E365E" w:rsidP="006E365E">
            <w:pPr>
              <w:contextualSpacing/>
              <w:jc w:val="center"/>
              <w:rPr>
                <w:b/>
                <w:sz w:val="20"/>
              </w:rPr>
            </w:pPr>
            <w:r w:rsidRPr="00DC552F">
              <w:rPr>
                <w:b/>
                <w:sz w:val="20"/>
              </w:rPr>
              <w:t>5</w:t>
            </w:r>
          </w:p>
        </w:tc>
        <w:tc>
          <w:tcPr>
            <w:tcW w:w="721" w:type="dxa"/>
            <w:vMerge w:val="restart"/>
          </w:tcPr>
          <w:p w14:paraId="18AFD7E0" w14:textId="77777777" w:rsidR="006E365E" w:rsidRPr="00DC552F" w:rsidRDefault="006E365E" w:rsidP="006E365E">
            <w:pPr>
              <w:contextualSpacing/>
              <w:jc w:val="center"/>
              <w:rPr>
                <w:sz w:val="20"/>
              </w:rPr>
            </w:pPr>
          </w:p>
        </w:tc>
        <w:tc>
          <w:tcPr>
            <w:tcW w:w="1800" w:type="dxa"/>
          </w:tcPr>
          <w:p w14:paraId="24965456" w14:textId="77777777" w:rsidR="006E365E" w:rsidRPr="00DC552F" w:rsidRDefault="006E365E" w:rsidP="006E365E">
            <w:pPr>
              <w:contextualSpacing/>
              <w:jc w:val="center"/>
              <w:rPr>
                <w:sz w:val="20"/>
              </w:rPr>
            </w:pPr>
          </w:p>
        </w:tc>
        <w:tc>
          <w:tcPr>
            <w:tcW w:w="1440" w:type="dxa"/>
          </w:tcPr>
          <w:p w14:paraId="2CF966E5" w14:textId="4D43295B" w:rsidR="006E365E" w:rsidRPr="00DC552F" w:rsidRDefault="006E365E" w:rsidP="006E365E">
            <w:pPr>
              <w:contextualSpacing/>
              <w:jc w:val="center"/>
              <w:rPr>
                <w:sz w:val="20"/>
              </w:rPr>
            </w:pPr>
          </w:p>
        </w:tc>
        <w:tc>
          <w:tcPr>
            <w:tcW w:w="2160" w:type="dxa"/>
          </w:tcPr>
          <w:p w14:paraId="01EBC747" w14:textId="77777777" w:rsidR="006E365E" w:rsidRPr="00DC552F" w:rsidRDefault="006E365E" w:rsidP="006E365E">
            <w:pPr>
              <w:contextualSpacing/>
              <w:jc w:val="center"/>
              <w:rPr>
                <w:sz w:val="20"/>
              </w:rPr>
            </w:pPr>
          </w:p>
        </w:tc>
        <w:tc>
          <w:tcPr>
            <w:tcW w:w="2520" w:type="dxa"/>
          </w:tcPr>
          <w:p w14:paraId="4D488E7D" w14:textId="77777777" w:rsidR="006E365E" w:rsidRPr="00DC552F" w:rsidRDefault="006E365E" w:rsidP="006E365E">
            <w:pPr>
              <w:contextualSpacing/>
              <w:jc w:val="center"/>
              <w:rPr>
                <w:sz w:val="20"/>
              </w:rPr>
            </w:pPr>
          </w:p>
        </w:tc>
        <w:tc>
          <w:tcPr>
            <w:tcW w:w="2520" w:type="dxa"/>
          </w:tcPr>
          <w:p w14:paraId="76ED33B5" w14:textId="477C2D89" w:rsidR="006E365E" w:rsidRPr="00DC552F" w:rsidRDefault="006E365E" w:rsidP="006E365E">
            <w:pPr>
              <w:contextualSpacing/>
              <w:jc w:val="center"/>
              <w:rPr>
                <w:sz w:val="20"/>
              </w:rPr>
            </w:pPr>
          </w:p>
        </w:tc>
        <w:tc>
          <w:tcPr>
            <w:tcW w:w="1080" w:type="dxa"/>
          </w:tcPr>
          <w:p w14:paraId="04E5A2C4" w14:textId="77777777" w:rsidR="006E365E" w:rsidRPr="00DC552F" w:rsidRDefault="006E365E" w:rsidP="006E365E">
            <w:pPr>
              <w:contextualSpacing/>
              <w:jc w:val="center"/>
              <w:rPr>
                <w:sz w:val="20"/>
              </w:rPr>
            </w:pPr>
          </w:p>
        </w:tc>
        <w:tc>
          <w:tcPr>
            <w:tcW w:w="2160" w:type="dxa"/>
          </w:tcPr>
          <w:p w14:paraId="78A1DDFD" w14:textId="77777777" w:rsidR="006E365E" w:rsidRPr="00DC552F" w:rsidRDefault="006E365E" w:rsidP="006E365E">
            <w:pPr>
              <w:contextualSpacing/>
              <w:jc w:val="center"/>
              <w:rPr>
                <w:sz w:val="20"/>
              </w:rPr>
            </w:pPr>
          </w:p>
        </w:tc>
      </w:tr>
      <w:tr w:rsidR="006E365E" w:rsidRPr="00DC552F" w14:paraId="0F87B0F1" w14:textId="77777777" w:rsidTr="00CD018F">
        <w:trPr>
          <w:trHeight w:val="54"/>
          <w:jc w:val="center"/>
        </w:trPr>
        <w:tc>
          <w:tcPr>
            <w:tcW w:w="714" w:type="dxa"/>
            <w:vMerge/>
          </w:tcPr>
          <w:p w14:paraId="770165E7" w14:textId="77777777" w:rsidR="006E365E" w:rsidRPr="00DC552F" w:rsidRDefault="006E365E" w:rsidP="006E365E">
            <w:pPr>
              <w:contextualSpacing/>
              <w:jc w:val="center"/>
              <w:rPr>
                <w:b/>
                <w:sz w:val="20"/>
              </w:rPr>
            </w:pPr>
          </w:p>
        </w:tc>
        <w:tc>
          <w:tcPr>
            <w:tcW w:w="721" w:type="dxa"/>
            <w:vMerge/>
          </w:tcPr>
          <w:p w14:paraId="0BAF41F0" w14:textId="77777777" w:rsidR="006E365E" w:rsidRPr="00DC552F" w:rsidRDefault="006E365E" w:rsidP="006E365E">
            <w:pPr>
              <w:contextualSpacing/>
              <w:jc w:val="center"/>
              <w:rPr>
                <w:sz w:val="20"/>
              </w:rPr>
            </w:pPr>
          </w:p>
        </w:tc>
        <w:tc>
          <w:tcPr>
            <w:tcW w:w="1800" w:type="dxa"/>
          </w:tcPr>
          <w:p w14:paraId="26FF5A40" w14:textId="77777777" w:rsidR="006E365E" w:rsidRPr="00DC552F" w:rsidRDefault="006E365E" w:rsidP="006E365E">
            <w:pPr>
              <w:contextualSpacing/>
              <w:jc w:val="center"/>
              <w:rPr>
                <w:sz w:val="20"/>
              </w:rPr>
            </w:pPr>
          </w:p>
        </w:tc>
        <w:tc>
          <w:tcPr>
            <w:tcW w:w="1440" w:type="dxa"/>
          </w:tcPr>
          <w:p w14:paraId="5D8140C5" w14:textId="362E3DA3" w:rsidR="006E365E" w:rsidRPr="00DC552F" w:rsidRDefault="006E365E" w:rsidP="006E365E">
            <w:pPr>
              <w:contextualSpacing/>
              <w:jc w:val="center"/>
              <w:rPr>
                <w:sz w:val="20"/>
              </w:rPr>
            </w:pPr>
          </w:p>
        </w:tc>
        <w:tc>
          <w:tcPr>
            <w:tcW w:w="2160" w:type="dxa"/>
          </w:tcPr>
          <w:p w14:paraId="5586C9EB" w14:textId="77777777" w:rsidR="006E365E" w:rsidRPr="00DC552F" w:rsidRDefault="006E365E" w:rsidP="006E365E">
            <w:pPr>
              <w:contextualSpacing/>
              <w:jc w:val="center"/>
              <w:rPr>
                <w:sz w:val="20"/>
              </w:rPr>
            </w:pPr>
          </w:p>
        </w:tc>
        <w:tc>
          <w:tcPr>
            <w:tcW w:w="2520" w:type="dxa"/>
          </w:tcPr>
          <w:p w14:paraId="2EFD11B7" w14:textId="77777777" w:rsidR="006E365E" w:rsidRPr="00DC552F" w:rsidRDefault="006E365E" w:rsidP="006E365E">
            <w:pPr>
              <w:contextualSpacing/>
              <w:jc w:val="center"/>
              <w:rPr>
                <w:sz w:val="20"/>
              </w:rPr>
            </w:pPr>
          </w:p>
        </w:tc>
        <w:tc>
          <w:tcPr>
            <w:tcW w:w="2520" w:type="dxa"/>
          </w:tcPr>
          <w:p w14:paraId="429EA254" w14:textId="738F24E1" w:rsidR="006E365E" w:rsidRPr="00DC552F" w:rsidRDefault="006E365E" w:rsidP="006E365E">
            <w:pPr>
              <w:contextualSpacing/>
              <w:jc w:val="center"/>
              <w:rPr>
                <w:sz w:val="20"/>
              </w:rPr>
            </w:pPr>
          </w:p>
        </w:tc>
        <w:tc>
          <w:tcPr>
            <w:tcW w:w="1080" w:type="dxa"/>
          </w:tcPr>
          <w:p w14:paraId="5AC64568" w14:textId="77777777" w:rsidR="006E365E" w:rsidRPr="00DC552F" w:rsidRDefault="006E365E" w:rsidP="006E365E">
            <w:pPr>
              <w:contextualSpacing/>
              <w:jc w:val="center"/>
              <w:rPr>
                <w:sz w:val="20"/>
              </w:rPr>
            </w:pPr>
          </w:p>
        </w:tc>
        <w:tc>
          <w:tcPr>
            <w:tcW w:w="2160" w:type="dxa"/>
          </w:tcPr>
          <w:p w14:paraId="03619F45" w14:textId="77777777" w:rsidR="006E365E" w:rsidRPr="00DC552F" w:rsidRDefault="006E365E" w:rsidP="006E365E">
            <w:pPr>
              <w:contextualSpacing/>
              <w:jc w:val="center"/>
              <w:rPr>
                <w:sz w:val="20"/>
              </w:rPr>
            </w:pPr>
          </w:p>
        </w:tc>
      </w:tr>
      <w:tr w:rsidR="006E365E" w:rsidRPr="00DC552F" w14:paraId="66E2AB63" w14:textId="77777777" w:rsidTr="00CD018F">
        <w:trPr>
          <w:trHeight w:val="54"/>
          <w:jc w:val="center"/>
        </w:trPr>
        <w:tc>
          <w:tcPr>
            <w:tcW w:w="714" w:type="dxa"/>
            <w:vMerge/>
          </w:tcPr>
          <w:p w14:paraId="639BC6F2" w14:textId="77777777" w:rsidR="006E365E" w:rsidRPr="00DC552F" w:rsidRDefault="006E365E" w:rsidP="006E365E">
            <w:pPr>
              <w:contextualSpacing/>
              <w:jc w:val="center"/>
              <w:rPr>
                <w:b/>
                <w:sz w:val="20"/>
              </w:rPr>
            </w:pPr>
          </w:p>
        </w:tc>
        <w:tc>
          <w:tcPr>
            <w:tcW w:w="721" w:type="dxa"/>
            <w:vMerge/>
          </w:tcPr>
          <w:p w14:paraId="6A2C1EA7" w14:textId="77777777" w:rsidR="006E365E" w:rsidRPr="00DC552F" w:rsidRDefault="006E365E" w:rsidP="006E365E">
            <w:pPr>
              <w:contextualSpacing/>
              <w:jc w:val="center"/>
              <w:rPr>
                <w:sz w:val="20"/>
              </w:rPr>
            </w:pPr>
          </w:p>
        </w:tc>
        <w:tc>
          <w:tcPr>
            <w:tcW w:w="1800" w:type="dxa"/>
          </w:tcPr>
          <w:p w14:paraId="10857FB0" w14:textId="77777777" w:rsidR="006E365E" w:rsidRPr="00DC552F" w:rsidRDefault="006E365E" w:rsidP="006E365E">
            <w:pPr>
              <w:contextualSpacing/>
              <w:jc w:val="center"/>
              <w:rPr>
                <w:sz w:val="20"/>
              </w:rPr>
            </w:pPr>
          </w:p>
        </w:tc>
        <w:tc>
          <w:tcPr>
            <w:tcW w:w="1440" w:type="dxa"/>
          </w:tcPr>
          <w:p w14:paraId="39A0D425" w14:textId="2D362065" w:rsidR="006E365E" w:rsidRPr="00DC552F" w:rsidRDefault="006E365E" w:rsidP="006E365E">
            <w:pPr>
              <w:contextualSpacing/>
              <w:jc w:val="center"/>
              <w:rPr>
                <w:sz w:val="20"/>
              </w:rPr>
            </w:pPr>
          </w:p>
        </w:tc>
        <w:tc>
          <w:tcPr>
            <w:tcW w:w="2160" w:type="dxa"/>
          </w:tcPr>
          <w:p w14:paraId="5BBA09D5" w14:textId="77777777" w:rsidR="006E365E" w:rsidRPr="00DC552F" w:rsidRDefault="006E365E" w:rsidP="006E365E">
            <w:pPr>
              <w:contextualSpacing/>
              <w:jc w:val="center"/>
              <w:rPr>
                <w:sz w:val="20"/>
              </w:rPr>
            </w:pPr>
          </w:p>
        </w:tc>
        <w:tc>
          <w:tcPr>
            <w:tcW w:w="2520" w:type="dxa"/>
          </w:tcPr>
          <w:p w14:paraId="0B180E7E" w14:textId="77777777" w:rsidR="006E365E" w:rsidRPr="00DC552F" w:rsidRDefault="006E365E" w:rsidP="006E365E">
            <w:pPr>
              <w:contextualSpacing/>
              <w:jc w:val="center"/>
              <w:rPr>
                <w:sz w:val="20"/>
              </w:rPr>
            </w:pPr>
          </w:p>
        </w:tc>
        <w:tc>
          <w:tcPr>
            <w:tcW w:w="2520" w:type="dxa"/>
          </w:tcPr>
          <w:p w14:paraId="69F7635C" w14:textId="3D9D6F0D" w:rsidR="006E365E" w:rsidRPr="00DC552F" w:rsidRDefault="006E365E" w:rsidP="006E365E">
            <w:pPr>
              <w:contextualSpacing/>
              <w:jc w:val="center"/>
              <w:rPr>
                <w:sz w:val="20"/>
              </w:rPr>
            </w:pPr>
          </w:p>
        </w:tc>
        <w:tc>
          <w:tcPr>
            <w:tcW w:w="1080" w:type="dxa"/>
          </w:tcPr>
          <w:p w14:paraId="52ABAB0B" w14:textId="77777777" w:rsidR="006E365E" w:rsidRPr="00DC552F" w:rsidRDefault="006E365E" w:rsidP="006E365E">
            <w:pPr>
              <w:contextualSpacing/>
              <w:jc w:val="center"/>
              <w:rPr>
                <w:sz w:val="20"/>
              </w:rPr>
            </w:pPr>
          </w:p>
        </w:tc>
        <w:tc>
          <w:tcPr>
            <w:tcW w:w="2160" w:type="dxa"/>
          </w:tcPr>
          <w:p w14:paraId="1ECDB10C" w14:textId="77777777" w:rsidR="006E365E" w:rsidRPr="00DC552F" w:rsidRDefault="006E365E" w:rsidP="006E365E">
            <w:pPr>
              <w:contextualSpacing/>
              <w:jc w:val="center"/>
              <w:rPr>
                <w:sz w:val="20"/>
              </w:rPr>
            </w:pPr>
          </w:p>
        </w:tc>
      </w:tr>
      <w:tr w:rsidR="006E365E" w:rsidRPr="00DC552F" w14:paraId="27F6587C" w14:textId="77777777" w:rsidTr="00CD018F">
        <w:trPr>
          <w:trHeight w:val="54"/>
          <w:jc w:val="center"/>
        </w:trPr>
        <w:tc>
          <w:tcPr>
            <w:tcW w:w="714" w:type="dxa"/>
            <w:vMerge/>
          </w:tcPr>
          <w:p w14:paraId="20D5D0AE" w14:textId="77777777" w:rsidR="006E365E" w:rsidRPr="00DC552F" w:rsidRDefault="006E365E" w:rsidP="006E365E">
            <w:pPr>
              <w:contextualSpacing/>
              <w:jc w:val="center"/>
              <w:rPr>
                <w:b/>
                <w:sz w:val="20"/>
              </w:rPr>
            </w:pPr>
          </w:p>
        </w:tc>
        <w:tc>
          <w:tcPr>
            <w:tcW w:w="721" w:type="dxa"/>
            <w:vMerge/>
          </w:tcPr>
          <w:p w14:paraId="45B36346" w14:textId="77777777" w:rsidR="006E365E" w:rsidRPr="00DC552F" w:rsidRDefault="006E365E" w:rsidP="006E365E">
            <w:pPr>
              <w:contextualSpacing/>
              <w:jc w:val="center"/>
              <w:rPr>
                <w:sz w:val="20"/>
              </w:rPr>
            </w:pPr>
          </w:p>
        </w:tc>
        <w:tc>
          <w:tcPr>
            <w:tcW w:w="1800" w:type="dxa"/>
          </w:tcPr>
          <w:p w14:paraId="0CDF9BC1" w14:textId="77777777" w:rsidR="006E365E" w:rsidRPr="00DC552F" w:rsidRDefault="006E365E" w:rsidP="006E365E">
            <w:pPr>
              <w:contextualSpacing/>
              <w:jc w:val="center"/>
              <w:rPr>
                <w:sz w:val="20"/>
              </w:rPr>
            </w:pPr>
          </w:p>
        </w:tc>
        <w:tc>
          <w:tcPr>
            <w:tcW w:w="1440" w:type="dxa"/>
          </w:tcPr>
          <w:p w14:paraId="0DF459E3" w14:textId="6C8030DE" w:rsidR="006E365E" w:rsidRPr="00DC552F" w:rsidRDefault="006E365E" w:rsidP="006E365E">
            <w:pPr>
              <w:contextualSpacing/>
              <w:jc w:val="center"/>
              <w:rPr>
                <w:sz w:val="20"/>
              </w:rPr>
            </w:pPr>
          </w:p>
        </w:tc>
        <w:tc>
          <w:tcPr>
            <w:tcW w:w="2160" w:type="dxa"/>
          </w:tcPr>
          <w:p w14:paraId="10B57E9D" w14:textId="77777777" w:rsidR="006E365E" w:rsidRPr="00DC552F" w:rsidRDefault="006E365E" w:rsidP="006E365E">
            <w:pPr>
              <w:contextualSpacing/>
              <w:jc w:val="center"/>
              <w:rPr>
                <w:sz w:val="20"/>
              </w:rPr>
            </w:pPr>
          </w:p>
        </w:tc>
        <w:tc>
          <w:tcPr>
            <w:tcW w:w="2520" w:type="dxa"/>
          </w:tcPr>
          <w:p w14:paraId="1DC70A41" w14:textId="77777777" w:rsidR="006E365E" w:rsidRPr="00DC552F" w:rsidRDefault="006E365E" w:rsidP="006E365E">
            <w:pPr>
              <w:contextualSpacing/>
              <w:jc w:val="center"/>
              <w:rPr>
                <w:sz w:val="20"/>
              </w:rPr>
            </w:pPr>
          </w:p>
        </w:tc>
        <w:tc>
          <w:tcPr>
            <w:tcW w:w="2520" w:type="dxa"/>
          </w:tcPr>
          <w:p w14:paraId="72290AB1" w14:textId="34F0B0A5" w:rsidR="006E365E" w:rsidRPr="00DC552F" w:rsidRDefault="006E365E" w:rsidP="006E365E">
            <w:pPr>
              <w:contextualSpacing/>
              <w:jc w:val="center"/>
              <w:rPr>
                <w:sz w:val="20"/>
              </w:rPr>
            </w:pPr>
          </w:p>
        </w:tc>
        <w:tc>
          <w:tcPr>
            <w:tcW w:w="1080" w:type="dxa"/>
          </w:tcPr>
          <w:p w14:paraId="2B8C0F1B" w14:textId="77777777" w:rsidR="006E365E" w:rsidRPr="00DC552F" w:rsidRDefault="006E365E" w:rsidP="006E365E">
            <w:pPr>
              <w:contextualSpacing/>
              <w:jc w:val="center"/>
              <w:rPr>
                <w:sz w:val="20"/>
              </w:rPr>
            </w:pPr>
          </w:p>
        </w:tc>
        <w:tc>
          <w:tcPr>
            <w:tcW w:w="2160" w:type="dxa"/>
          </w:tcPr>
          <w:p w14:paraId="372C3A61" w14:textId="77777777" w:rsidR="006E365E" w:rsidRPr="00DC552F" w:rsidRDefault="006E365E" w:rsidP="006E365E">
            <w:pPr>
              <w:contextualSpacing/>
              <w:jc w:val="center"/>
              <w:rPr>
                <w:sz w:val="20"/>
              </w:rPr>
            </w:pPr>
          </w:p>
        </w:tc>
      </w:tr>
      <w:tr w:rsidR="006E365E" w:rsidRPr="00DC552F" w14:paraId="12FE2305" w14:textId="77777777" w:rsidTr="00CD018F">
        <w:trPr>
          <w:trHeight w:val="54"/>
          <w:jc w:val="center"/>
        </w:trPr>
        <w:tc>
          <w:tcPr>
            <w:tcW w:w="714" w:type="dxa"/>
            <w:vMerge/>
          </w:tcPr>
          <w:p w14:paraId="30AD520F" w14:textId="77777777" w:rsidR="006E365E" w:rsidRPr="00DC552F" w:rsidRDefault="006E365E" w:rsidP="006E365E">
            <w:pPr>
              <w:contextualSpacing/>
              <w:jc w:val="center"/>
              <w:rPr>
                <w:b/>
                <w:sz w:val="20"/>
              </w:rPr>
            </w:pPr>
          </w:p>
        </w:tc>
        <w:tc>
          <w:tcPr>
            <w:tcW w:w="721" w:type="dxa"/>
            <w:vMerge/>
          </w:tcPr>
          <w:p w14:paraId="0431C818" w14:textId="77777777" w:rsidR="006E365E" w:rsidRPr="00DC552F" w:rsidRDefault="006E365E" w:rsidP="006E365E">
            <w:pPr>
              <w:contextualSpacing/>
              <w:jc w:val="center"/>
              <w:rPr>
                <w:sz w:val="20"/>
              </w:rPr>
            </w:pPr>
          </w:p>
        </w:tc>
        <w:tc>
          <w:tcPr>
            <w:tcW w:w="1800" w:type="dxa"/>
          </w:tcPr>
          <w:p w14:paraId="7C7FECAA" w14:textId="77777777" w:rsidR="006E365E" w:rsidRPr="00DC552F" w:rsidRDefault="006E365E" w:rsidP="006E365E">
            <w:pPr>
              <w:contextualSpacing/>
              <w:jc w:val="center"/>
              <w:rPr>
                <w:sz w:val="20"/>
              </w:rPr>
            </w:pPr>
          </w:p>
        </w:tc>
        <w:tc>
          <w:tcPr>
            <w:tcW w:w="1440" w:type="dxa"/>
          </w:tcPr>
          <w:p w14:paraId="04D5EE81" w14:textId="7966EC30" w:rsidR="006E365E" w:rsidRPr="00DC552F" w:rsidRDefault="006E365E" w:rsidP="006E365E">
            <w:pPr>
              <w:contextualSpacing/>
              <w:jc w:val="center"/>
              <w:rPr>
                <w:sz w:val="20"/>
              </w:rPr>
            </w:pPr>
          </w:p>
        </w:tc>
        <w:tc>
          <w:tcPr>
            <w:tcW w:w="2160" w:type="dxa"/>
          </w:tcPr>
          <w:p w14:paraId="12F37085" w14:textId="77777777" w:rsidR="006E365E" w:rsidRPr="00DC552F" w:rsidRDefault="006E365E" w:rsidP="006E365E">
            <w:pPr>
              <w:contextualSpacing/>
              <w:jc w:val="center"/>
              <w:rPr>
                <w:sz w:val="20"/>
              </w:rPr>
            </w:pPr>
          </w:p>
        </w:tc>
        <w:tc>
          <w:tcPr>
            <w:tcW w:w="2520" w:type="dxa"/>
          </w:tcPr>
          <w:p w14:paraId="20305098" w14:textId="77777777" w:rsidR="006E365E" w:rsidRPr="00DC552F" w:rsidRDefault="006E365E" w:rsidP="006E365E">
            <w:pPr>
              <w:contextualSpacing/>
              <w:jc w:val="center"/>
              <w:rPr>
                <w:sz w:val="20"/>
              </w:rPr>
            </w:pPr>
          </w:p>
        </w:tc>
        <w:tc>
          <w:tcPr>
            <w:tcW w:w="2520" w:type="dxa"/>
          </w:tcPr>
          <w:p w14:paraId="1E2B7DAB" w14:textId="77E12272" w:rsidR="006E365E" w:rsidRPr="00DC552F" w:rsidRDefault="006E365E" w:rsidP="006E365E">
            <w:pPr>
              <w:contextualSpacing/>
              <w:jc w:val="center"/>
              <w:rPr>
                <w:sz w:val="20"/>
              </w:rPr>
            </w:pPr>
          </w:p>
        </w:tc>
        <w:tc>
          <w:tcPr>
            <w:tcW w:w="1080" w:type="dxa"/>
          </w:tcPr>
          <w:p w14:paraId="0580C272" w14:textId="77777777" w:rsidR="006E365E" w:rsidRPr="00DC552F" w:rsidRDefault="006E365E" w:rsidP="006E365E">
            <w:pPr>
              <w:contextualSpacing/>
              <w:jc w:val="center"/>
              <w:rPr>
                <w:sz w:val="20"/>
              </w:rPr>
            </w:pPr>
          </w:p>
        </w:tc>
        <w:tc>
          <w:tcPr>
            <w:tcW w:w="2160" w:type="dxa"/>
          </w:tcPr>
          <w:p w14:paraId="37B0412B" w14:textId="77777777" w:rsidR="006E365E" w:rsidRPr="00DC552F" w:rsidRDefault="006E365E" w:rsidP="006E365E">
            <w:pPr>
              <w:contextualSpacing/>
              <w:jc w:val="center"/>
              <w:rPr>
                <w:sz w:val="20"/>
              </w:rPr>
            </w:pPr>
          </w:p>
        </w:tc>
      </w:tr>
    </w:tbl>
    <w:p w14:paraId="3747E77B" w14:textId="77777777" w:rsidR="00020B58" w:rsidRDefault="00020B58" w:rsidP="001512DD">
      <w:pPr>
        <w:spacing w:after="0" w:line="240" w:lineRule="auto"/>
        <w:contextualSpacing/>
      </w:pPr>
    </w:p>
    <w:tbl>
      <w:tblPr>
        <w:tblStyle w:val="TableGrid"/>
        <w:tblW w:w="8640" w:type="dxa"/>
        <w:jc w:val="center"/>
        <w:tblCellMar>
          <w:left w:w="29" w:type="dxa"/>
          <w:right w:w="29" w:type="dxa"/>
        </w:tblCellMar>
        <w:tblLook w:val="04A0" w:firstRow="1" w:lastRow="0" w:firstColumn="1" w:lastColumn="0" w:noHBand="0" w:noVBand="1"/>
      </w:tblPr>
      <w:tblGrid>
        <w:gridCol w:w="6485"/>
        <w:gridCol w:w="2155"/>
      </w:tblGrid>
      <w:tr w:rsidR="006E365E" w:rsidRPr="006E365E" w14:paraId="185AF072" w14:textId="77777777" w:rsidTr="00CD018F">
        <w:trPr>
          <w:jc w:val="center"/>
        </w:trPr>
        <w:tc>
          <w:tcPr>
            <w:tcW w:w="6485" w:type="dxa"/>
          </w:tcPr>
          <w:p w14:paraId="13CEA95C" w14:textId="0F6088DA" w:rsidR="006E365E" w:rsidRPr="006C2023" w:rsidRDefault="006C2023" w:rsidP="006D5C10">
            <w:pPr>
              <w:contextualSpacing/>
              <w:rPr>
                <w:b/>
              </w:rPr>
            </w:pPr>
            <w:r>
              <w:rPr>
                <w:b/>
              </w:rPr>
              <w:t>Primary Use for Product</w:t>
            </w:r>
          </w:p>
        </w:tc>
        <w:tc>
          <w:tcPr>
            <w:tcW w:w="2155" w:type="dxa"/>
          </w:tcPr>
          <w:p w14:paraId="7A43DBFA" w14:textId="695A2B32" w:rsidR="006E365E" w:rsidRPr="006C2023" w:rsidRDefault="006C2023" w:rsidP="006D5C10">
            <w:pPr>
              <w:contextualSpacing/>
              <w:rPr>
                <w:b/>
              </w:rPr>
            </w:pPr>
            <w:r>
              <w:rPr>
                <w:b/>
              </w:rPr>
              <w:t>Use Percentage</w:t>
            </w:r>
          </w:p>
        </w:tc>
      </w:tr>
      <w:tr w:rsidR="006E365E" w:rsidRPr="006E365E" w14:paraId="78727514" w14:textId="77777777" w:rsidTr="00CD018F">
        <w:trPr>
          <w:jc w:val="center"/>
        </w:trPr>
        <w:tc>
          <w:tcPr>
            <w:tcW w:w="6485" w:type="dxa"/>
          </w:tcPr>
          <w:p w14:paraId="0871DE4C" w14:textId="77777777" w:rsidR="006E365E" w:rsidRDefault="006E365E" w:rsidP="006E365E">
            <w:pPr>
              <w:autoSpaceDE w:val="0"/>
              <w:autoSpaceDN w:val="0"/>
              <w:adjustRightInd w:val="0"/>
              <w:contextualSpacing/>
              <w:rPr>
                <w:rFonts w:eastAsia="Calibri" w:cs="TimesNewRomanPSMT"/>
              </w:rPr>
            </w:pPr>
            <w:r w:rsidRPr="006E365E">
              <w:rPr>
                <w:rFonts w:eastAsia="Calibri" w:cs="TimesNewRomanPSMT"/>
              </w:rPr>
              <w:t>1=</w:t>
            </w:r>
            <w:r>
              <w:rPr>
                <w:rFonts w:eastAsia="Calibri" w:cs="TimesNewRomanPSMT"/>
              </w:rPr>
              <w:t>Subsistence</w:t>
            </w:r>
          </w:p>
          <w:p w14:paraId="6D674701" w14:textId="77777777" w:rsidR="006E365E" w:rsidRDefault="006E365E" w:rsidP="006E365E">
            <w:pPr>
              <w:autoSpaceDE w:val="0"/>
              <w:autoSpaceDN w:val="0"/>
              <w:adjustRightInd w:val="0"/>
              <w:contextualSpacing/>
              <w:rPr>
                <w:rFonts w:eastAsia="Calibri" w:cs="TimesNewRomanPSMT"/>
              </w:rPr>
            </w:pPr>
            <w:r>
              <w:rPr>
                <w:rFonts w:eastAsia="Calibri" w:cs="TimesNewRomanPSMT"/>
              </w:rPr>
              <w:t>2=Cash income</w:t>
            </w:r>
          </w:p>
          <w:p w14:paraId="2E1BE9ED" w14:textId="77777777" w:rsidR="006E365E" w:rsidRDefault="006E365E" w:rsidP="006E365E">
            <w:pPr>
              <w:contextualSpacing/>
            </w:pPr>
            <w:r>
              <w:t>3=My household purchases this product rather than starving.</w:t>
            </w:r>
          </w:p>
          <w:p w14:paraId="426035A9" w14:textId="15D3B0A5" w:rsidR="006E365E" w:rsidRPr="006E365E" w:rsidRDefault="006E365E" w:rsidP="006E365E">
            <w:pPr>
              <w:autoSpaceDE w:val="0"/>
              <w:autoSpaceDN w:val="0"/>
              <w:adjustRightInd w:val="0"/>
              <w:contextualSpacing/>
              <w:rPr>
                <w:rFonts w:eastAsia="Calibri" w:cs="TimesNewRomanPSMT"/>
              </w:rPr>
            </w:pPr>
            <w:r>
              <w:rPr>
                <w:rFonts w:eastAsia="Calibri" w:cs="TimesNewRomanPSMT"/>
              </w:rPr>
              <w:t>4=My household does not harvest nor use this product</w:t>
            </w:r>
          </w:p>
        </w:tc>
        <w:tc>
          <w:tcPr>
            <w:tcW w:w="2155" w:type="dxa"/>
          </w:tcPr>
          <w:p w14:paraId="6C139780" w14:textId="77777777" w:rsidR="006E365E" w:rsidRPr="00711409" w:rsidRDefault="006E365E" w:rsidP="006E365E">
            <w:pPr>
              <w:autoSpaceDE w:val="0"/>
              <w:autoSpaceDN w:val="0"/>
              <w:adjustRightInd w:val="0"/>
              <w:ind w:left="39"/>
              <w:contextualSpacing/>
              <w:rPr>
                <w:rFonts w:ascii="Calibri" w:eastAsia="SimSun" w:hAnsi="Calibri" w:cs="Times New Roman"/>
                <w:b/>
                <w:bCs/>
              </w:rPr>
            </w:pPr>
            <w:r w:rsidRPr="00711409">
              <w:rPr>
                <w:rFonts w:ascii="Calibri" w:eastAsia="SimSun" w:hAnsi="Calibri" w:cs="Times New Roman"/>
                <w:bCs/>
              </w:rPr>
              <w:t>1 = 0-24%</w:t>
            </w:r>
          </w:p>
          <w:p w14:paraId="46A8020F" w14:textId="77777777" w:rsidR="006E365E" w:rsidRPr="00711409" w:rsidRDefault="006E365E" w:rsidP="006E365E">
            <w:pPr>
              <w:autoSpaceDE w:val="0"/>
              <w:autoSpaceDN w:val="0"/>
              <w:adjustRightInd w:val="0"/>
              <w:ind w:left="39"/>
              <w:contextualSpacing/>
              <w:rPr>
                <w:rFonts w:ascii="Calibri" w:eastAsia="SimSun" w:hAnsi="Calibri" w:cs="Times New Roman"/>
                <w:b/>
                <w:bCs/>
              </w:rPr>
            </w:pPr>
            <w:r w:rsidRPr="00711409">
              <w:rPr>
                <w:rFonts w:ascii="Calibri" w:eastAsia="SimSun" w:hAnsi="Calibri" w:cs="Times New Roman"/>
                <w:bCs/>
              </w:rPr>
              <w:t>2 = 25-49%</w:t>
            </w:r>
          </w:p>
          <w:p w14:paraId="3663DD54" w14:textId="77777777" w:rsidR="006E365E" w:rsidRPr="00711409" w:rsidRDefault="006E365E" w:rsidP="006E365E">
            <w:pPr>
              <w:autoSpaceDE w:val="0"/>
              <w:autoSpaceDN w:val="0"/>
              <w:adjustRightInd w:val="0"/>
              <w:ind w:left="39"/>
              <w:contextualSpacing/>
              <w:rPr>
                <w:rFonts w:ascii="Calibri" w:eastAsia="SimSun" w:hAnsi="Calibri" w:cs="Times New Roman"/>
                <w:b/>
                <w:bCs/>
              </w:rPr>
            </w:pPr>
            <w:r w:rsidRPr="00711409">
              <w:rPr>
                <w:rFonts w:ascii="Calibri" w:eastAsia="SimSun" w:hAnsi="Calibri" w:cs="Times New Roman"/>
                <w:bCs/>
              </w:rPr>
              <w:t>3 = 50-74%</w:t>
            </w:r>
          </w:p>
          <w:p w14:paraId="561B82B6" w14:textId="3B222737" w:rsidR="006E365E" w:rsidRPr="006E365E" w:rsidRDefault="006E365E" w:rsidP="006E365E">
            <w:pPr>
              <w:autoSpaceDE w:val="0"/>
              <w:autoSpaceDN w:val="0"/>
              <w:adjustRightInd w:val="0"/>
              <w:ind w:left="39"/>
              <w:contextualSpacing/>
              <w:rPr>
                <w:rFonts w:ascii="Calibri" w:eastAsia="SimSun" w:hAnsi="Calibri" w:cs="Times New Roman"/>
                <w:bCs/>
              </w:rPr>
            </w:pPr>
            <w:r w:rsidRPr="00711409">
              <w:rPr>
                <w:rFonts w:ascii="Calibri" w:eastAsia="SimSun" w:hAnsi="Calibri" w:cs="Times New Roman"/>
                <w:bCs/>
              </w:rPr>
              <w:t>4 = 75-100%</w:t>
            </w:r>
          </w:p>
        </w:tc>
      </w:tr>
    </w:tbl>
    <w:p w14:paraId="5EA784D3" w14:textId="77777777" w:rsidR="006E365E" w:rsidRDefault="006E365E" w:rsidP="001512DD">
      <w:pPr>
        <w:spacing w:after="0" w:line="240" w:lineRule="auto"/>
        <w:contextualSpacing/>
      </w:pPr>
    </w:p>
    <w:p w14:paraId="4C8C3B57" w14:textId="77777777" w:rsidR="006E365E" w:rsidRPr="001512DD" w:rsidRDefault="006E365E" w:rsidP="006E365E">
      <w:pPr>
        <w:spacing w:afterLines="20" w:after="48" w:line="240" w:lineRule="auto"/>
        <w:contextualSpacing/>
        <w:rPr>
          <w:rFonts w:eastAsia="Times New Roman" w:cs="Times New Roman"/>
          <w:b/>
          <w:bCs/>
        </w:rPr>
      </w:pPr>
    </w:p>
    <w:p w14:paraId="184ACA9C" w14:textId="77777777" w:rsidR="006E365E" w:rsidRDefault="006E365E" w:rsidP="006E365E">
      <w:pPr>
        <w:spacing w:afterLines="20" w:after="48" w:line="240" w:lineRule="auto"/>
        <w:contextualSpacing/>
        <w:rPr>
          <w:rFonts w:eastAsia="Times New Roman" w:cs="Times New Roman"/>
          <w:b/>
          <w:bCs/>
        </w:rPr>
        <w:sectPr w:rsidR="006E365E" w:rsidSect="006E365E">
          <w:type w:val="continuous"/>
          <w:pgSz w:w="15840" w:h="12240" w:orient="landscape"/>
          <w:pgMar w:top="720" w:right="720" w:bottom="1080" w:left="720" w:header="720" w:footer="84" w:gutter="0"/>
          <w:cols w:space="720"/>
          <w:docGrid w:linePitch="360"/>
        </w:sectPr>
      </w:pPr>
    </w:p>
    <w:p w14:paraId="5607C085" w14:textId="4C64256E" w:rsidR="00152B2F" w:rsidRPr="009559BE" w:rsidRDefault="009559BE" w:rsidP="009559BE">
      <w:pPr>
        <w:spacing w:after="0" w:line="240" w:lineRule="auto"/>
      </w:pPr>
      <w:r w:rsidRPr="009559BE">
        <w:rPr>
          <w:rFonts w:cs="Arial"/>
        </w:rPr>
        <w:lastRenderedPageBreak/>
        <w:t>Please rank/ grade the following list of assets/resources</w:t>
      </w:r>
      <w:r w:rsidRPr="009559BE">
        <w:rPr>
          <w:rFonts w:cs="Arial"/>
          <w:b/>
        </w:rPr>
        <w:t xml:space="preserve">/ </w:t>
      </w:r>
      <w:r w:rsidRPr="009559BE">
        <w:rPr>
          <w:rFonts w:cs="Arial"/>
        </w:rPr>
        <w:t>properties in terms of most important to least important for the future/development of your community from first to third most important.</w:t>
      </w:r>
    </w:p>
    <w:tbl>
      <w:tblPr>
        <w:tblW w:w="10090" w:type="dxa"/>
        <w:tblInd w:w="-5" w:type="dxa"/>
        <w:tblLayout w:type="fixed"/>
        <w:tblCellMar>
          <w:left w:w="29" w:type="dxa"/>
          <w:right w:w="29" w:type="dxa"/>
        </w:tblCellMar>
        <w:tblLook w:val="0000" w:firstRow="0" w:lastRow="0" w:firstColumn="0" w:lastColumn="0" w:noHBand="0" w:noVBand="0"/>
      </w:tblPr>
      <w:tblGrid>
        <w:gridCol w:w="359"/>
        <w:gridCol w:w="7206"/>
        <w:gridCol w:w="2525"/>
      </w:tblGrid>
      <w:tr w:rsidR="009559BE" w:rsidRPr="009559BE" w14:paraId="42DF92B2"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74CFB3B5" w14:textId="77777777" w:rsidR="009559BE" w:rsidRPr="009559BE" w:rsidRDefault="009559BE" w:rsidP="006D5C1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5F2E1A38" w14:textId="368D4277" w:rsidR="009559BE" w:rsidRPr="009559BE" w:rsidRDefault="009559BE" w:rsidP="006D5C10">
            <w:pPr>
              <w:spacing w:after="0"/>
              <w:rPr>
                <w:w w:val="105"/>
              </w:rPr>
            </w:pPr>
            <w:r w:rsidRPr="009559BE">
              <w:rPr>
                <w:w w:val="105"/>
              </w:rPr>
              <w:t>Health Clinic</w:t>
            </w:r>
          </w:p>
        </w:tc>
        <w:tc>
          <w:tcPr>
            <w:tcW w:w="2525" w:type="dxa"/>
            <w:tcBorders>
              <w:top w:val="single" w:sz="18" w:space="0" w:color="000000"/>
              <w:left w:val="single" w:sz="18" w:space="0" w:color="000000"/>
              <w:bottom w:val="single" w:sz="18" w:space="0" w:color="000000"/>
              <w:right w:val="single" w:sz="18" w:space="0" w:color="000000"/>
            </w:tcBorders>
          </w:tcPr>
          <w:p w14:paraId="06B0ACBD"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7CE38ED1"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160B8DCF" w14:textId="77777777" w:rsidR="009559BE" w:rsidRPr="009559BE" w:rsidRDefault="009559BE" w:rsidP="006D5C1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544BFB31" w14:textId="643BA253" w:rsidR="009559BE" w:rsidRPr="009559BE" w:rsidRDefault="009559BE" w:rsidP="006D5C10">
            <w:pPr>
              <w:spacing w:after="0"/>
              <w:rPr>
                <w:w w:val="105"/>
              </w:rPr>
            </w:pPr>
            <w:r w:rsidRPr="009559BE">
              <w:rPr>
                <w:w w:val="105"/>
              </w:rPr>
              <w:t>Enough land to farm on</w:t>
            </w:r>
          </w:p>
        </w:tc>
        <w:tc>
          <w:tcPr>
            <w:tcW w:w="2525" w:type="dxa"/>
            <w:tcBorders>
              <w:top w:val="single" w:sz="18" w:space="0" w:color="000000"/>
              <w:left w:val="single" w:sz="18" w:space="0" w:color="000000"/>
              <w:bottom w:val="single" w:sz="18" w:space="0" w:color="000000"/>
              <w:right w:val="single" w:sz="18" w:space="0" w:color="000000"/>
            </w:tcBorders>
          </w:tcPr>
          <w:p w14:paraId="01F05B19"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54378230"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40EAE5BC" w14:textId="77777777" w:rsidR="009559BE" w:rsidRPr="009559BE" w:rsidRDefault="009559BE" w:rsidP="006D5C1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0E7C26CE" w14:textId="5ECF34D9" w:rsidR="009559BE" w:rsidRPr="009559BE" w:rsidRDefault="009559BE" w:rsidP="006D5C10">
            <w:pPr>
              <w:spacing w:after="0"/>
              <w:rPr>
                <w:w w:val="105"/>
              </w:rPr>
            </w:pPr>
            <w:r w:rsidRPr="009559BE">
              <w:rPr>
                <w:w w:val="105"/>
              </w:rPr>
              <w:t>New school</w:t>
            </w:r>
          </w:p>
        </w:tc>
        <w:tc>
          <w:tcPr>
            <w:tcW w:w="2525" w:type="dxa"/>
            <w:tcBorders>
              <w:top w:val="single" w:sz="18" w:space="0" w:color="000000"/>
              <w:left w:val="single" w:sz="18" w:space="0" w:color="000000"/>
              <w:bottom w:val="single" w:sz="18" w:space="0" w:color="000000"/>
              <w:right w:val="single" w:sz="18" w:space="0" w:color="000000"/>
            </w:tcBorders>
          </w:tcPr>
          <w:p w14:paraId="4BE96794"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3C4718DD"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708A5B14" w14:textId="77777777" w:rsidR="009559BE" w:rsidRPr="009559BE" w:rsidRDefault="009559BE" w:rsidP="006D5C1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06D500D6" w14:textId="7CC3DD2E" w:rsidR="009559BE" w:rsidRPr="009559BE" w:rsidRDefault="009559BE" w:rsidP="006D5C10">
            <w:pPr>
              <w:spacing w:after="0"/>
              <w:rPr>
                <w:w w:val="105"/>
              </w:rPr>
            </w:pPr>
            <w:r w:rsidRPr="009559BE">
              <w:rPr>
                <w:w w:val="105"/>
              </w:rPr>
              <w:t>Paved roads</w:t>
            </w:r>
          </w:p>
        </w:tc>
        <w:tc>
          <w:tcPr>
            <w:tcW w:w="2525" w:type="dxa"/>
            <w:tcBorders>
              <w:top w:val="single" w:sz="18" w:space="0" w:color="000000"/>
              <w:left w:val="single" w:sz="18" w:space="0" w:color="000000"/>
              <w:bottom w:val="single" w:sz="18" w:space="0" w:color="000000"/>
              <w:right w:val="single" w:sz="18" w:space="0" w:color="000000"/>
            </w:tcBorders>
          </w:tcPr>
          <w:p w14:paraId="348DBAE1"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5E6098C2"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0E91A8EF" w14:textId="77777777" w:rsidR="009559BE" w:rsidRPr="009559BE" w:rsidRDefault="009559BE" w:rsidP="006D5C1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050A99B7" w14:textId="01092D2B" w:rsidR="009559BE" w:rsidRPr="009559BE" w:rsidRDefault="009559BE" w:rsidP="006D5C10">
            <w:pPr>
              <w:spacing w:after="0"/>
              <w:rPr>
                <w:w w:val="105"/>
              </w:rPr>
            </w:pPr>
            <w:r w:rsidRPr="009559BE">
              <w:rPr>
                <w:w w:val="105"/>
              </w:rPr>
              <w:t>Forest resources</w:t>
            </w:r>
          </w:p>
        </w:tc>
        <w:tc>
          <w:tcPr>
            <w:tcW w:w="2525" w:type="dxa"/>
            <w:tcBorders>
              <w:top w:val="single" w:sz="18" w:space="0" w:color="000000"/>
              <w:left w:val="single" w:sz="18" w:space="0" w:color="000000"/>
              <w:bottom w:val="single" w:sz="18" w:space="0" w:color="000000"/>
              <w:right w:val="single" w:sz="18" w:space="0" w:color="000000"/>
            </w:tcBorders>
          </w:tcPr>
          <w:p w14:paraId="02B7C080"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49CDA3D9"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3AD13567" w14:textId="77777777" w:rsidR="009559BE" w:rsidRPr="009559BE" w:rsidRDefault="009559BE" w:rsidP="006D5C1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06FA829E" w14:textId="58167D0C" w:rsidR="009559BE" w:rsidRPr="009559BE" w:rsidRDefault="009559BE" w:rsidP="006D5C10">
            <w:pPr>
              <w:spacing w:after="0"/>
              <w:rPr>
                <w:w w:val="105"/>
              </w:rPr>
            </w:pPr>
            <w:r w:rsidRPr="009559BE">
              <w:rPr>
                <w:w w:val="105"/>
              </w:rPr>
              <w:t>Electricity</w:t>
            </w:r>
          </w:p>
        </w:tc>
        <w:tc>
          <w:tcPr>
            <w:tcW w:w="2525" w:type="dxa"/>
            <w:tcBorders>
              <w:top w:val="single" w:sz="18" w:space="0" w:color="000000"/>
              <w:left w:val="single" w:sz="18" w:space="0" w:color="000000"/>
              <w:bottom w:val="single" w:sz="18" w:space="0" w:color="000000"/>
              <w:right w:val="single" w:sz="18" w:space="0" w:color="000000"/>
            </w:tcBorders>
          </w:tcPr>
          <w:p w14:paraId="5371A4D7"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4CA878CE"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71138A34" w14:textId="77777777" w:rsidR="009559BE" w:rsidRPr="009559BE" w:rsidRDefault="009559BE" w:rsidP="006D5C1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15A9ECF2" w14:textId="71C81890" w:rsidR="009559BE" w:rsidRPr="009559BE" w:rsidRDefault="009559BE" w:rsidP="006D5C10">
            <w:pPr>
              <w:spacing w:after="0"/>
              <w:rPr>
                <w:w w:val="105"/>
              </w:rPr>
            </w:pPr>
            <w:r w:rsidRPr="009559BE">
              <w:rPr>
                <w:w w:val="105"/>
              </w:rPr>
              <w:t>Clean water</w:t>
            </w:r>
          </w:p>
        </w:tc>
        <w:tc>
          <w:tcPr>
            <w:tcW w:w="2525" w:type="dxa"/>
            <w:tcBorders>
              <w:top w:val="single" w:sz="18" w:space="0" w:color="000000"/>
              <w:left w:val="single" w:sz="18" w:space="0" w:color="000000"/>
              <w:bottom w:val="single" w:sz="18" w:space="0" w:color="000000"/>
              <w:right w:val="single" w:sz="18" w:space="0" w:color="000000"/>
            </w:tcBorders>
          </w:tcPr>
          <w:p w14:paraId="32F3C3BA"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r w:rsidR="009559BE" w:rsidRPr="009559BE" w14:paraId="79C931ED"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762F668D" w14:textId="77777777" w:rsidR="009559BE" w:rsidRPr="009559BE" w:rsidRDefault="009559BE" w:rsidP="006D5C1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137E28C2" w14:textId="24634480" w:rsidR="009559BE" w:rsidRPr="009559BE" w:rsidRDefault="009559BE" w:rsidP="006D5C10">
            <w:pPr>
              <w:spacing w:after="0"/>
              <w:rPr>
                <w:w w:val="105"/>
              </w:rPr>
            </w:pPr>
            <w:r w:rsidRPr="009559BE">
              <w:rPr>
                <w:w w:val="105"/>
              </w:rPr>
              <w:t>Salary jobs</w:t>
            </w:r>
          </w:p>
        </w:tc>
        <w:tc>
          <w:tcPr>
            <w:tcW w:w="2525" w:type="dxa"/>
            <w:tcBorders>
              <w:top w:val="single" w:sz="18" w:space="0" w:color="000000"/>
              <w:left w:val="single" w:sz="18" w:space="0" w:color="000000"/>
              <w:bottom w:val="single" w:sz="18" w:space="0" w:color="000000"/>
              <w:right w:val="single" w:sz="18" w:space="0" w:color="000000"/>
            </w:tcBorders>
          </w:tcPr>
          <w:p w14:paraId="69EE65ED" w14:textId="77777777" w:rsidR="009559BE" w:rsidRPr="009559BE" w:rsidRDefault="009559BE" w:rsidP="006D5C10">
            <w:pPr>
              <w:spacing w:after="0"/>
              <w:rPr>
                <w:i/>
                <w:color w:val="A6A6A6" w:themeColor="background1" w:themeShade="A6"/>
              </w:rPr>
            </w:pPr>
            <w:r w:rsidRPr="009559BE">
              <w:rPr>
                <w:i/>
                <w:color w:val="A6A6A6" w:themeColor="background1" w:themeShade="A6"/>
              </w:rPr>
              <w:t>(Integer)</w:t>
            </w:r>
          </w:p>
        </w:tc>
      </w:tr>
    </w:tbl>
    <w:p w14:paraId="4E571CE8" w14:textId="77777777" w:rsidR="009559BE" w:rsidRDefault="009559BE" w:rsidP="009559BE">
      <w:pPr>
        <w:spacing w:after="0" w:line="240" w:lineRule="auto"/>
      </w:pPr>
    </w:p>
    <w:tbl>
      <w:tblPr>
        <w:tblW w:w="10090" w:type="dxa"/>
        <w:tblInd w:w="-5" w:type="dxa"/>
        <w:tblLayout w:type="fixed"/>
        <w:tblCellMar>
          <w:left w:w="29" w:type="dxa"/>
          <w:right w:w="29" w:type="dxa"/>
        </w:tblCellMar>
        <w:tblLook w:val="0000" w:firstRow="0" w:lastRow="0" w:firstColumn="0" w:lastColumn="0" w:noHBand="0" w:noVBand="0"/>
      </w:tblPr>
      <w:tblGrid>
        <w:gridCol w:w="359"/>
        <w:gridCol w:w="4679"/>
        <w:gridCol w:w="2527"/>
        <w:gridCol w:w="1811"/>
        <w:gridCol w:w="700"/>
        <w:gridCol w:w="14"/>
      </w:tblGrid>
      <w:tr w:rsidR="009559BE" w:rsidRPr="00815557" w14:paraId="113F9725"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050B8368" w14:textId="77777777" w:rsidR="009559BE" w:rsidRPr="00815557" w:rsidRDefault="009559BE" w:rsidP="009559BE">
            <w:pPr>
              <w:rPr>
                <w:w w:val="105"/>
              </w:rPr>
            </w:pPr>
          </w:p>
        </w:tc>
        <w:tc>
          <w:tcPr>
            <w:tcW w:w="7206" w:type="dxa"/>
            <w:gridSpan w:val="2"/>
            <w:tcBorders>
              <w:top w:val="single" w:sz="4" w:space="0" w:color="000000"/>
              <w:left w:val="single" w:sz="4" w:space="0" w:color="auto"/>
              <w:bottom w:val="single" w:sz="4" w:space="0" w:color="000000"/>
              <w:right w:val="single" w:sz="18" w:space="0" w:color="000000"/>
            </w:tcBorders>
          </w:tcPr>
          <w:p w14:paraId="25BCF324" w14:textId="3270A735" w:rsidR="009559BE" w:rsidRPr="00815557" w:rsidRDefault="009559BE" w:rsidP="009559BE">
            <w:pPr>
              <w:spacing w:after="0"/>
              <w:rPr>
                <w:w w:val="105"/>
              </w:rPr>
            </w:pPr>
            <w:r w:rsidRPr="009559BE">
              <w:rPr>
                <w:rFonts w:cs="Arial"/>
              </w:rPr>
              <w:t>What do you think is the value of all the trees on a well forested acre of your community land?</w:t>
            </w:r>
          </w:p>
        </w:tc>
        <w:tc>
          <w:tcPr>
            <w:tcW w:w="2525" w:type="dxa"/>
            <w:gridSpan w:val="3"/>
            <w:tcBorders>
              <w:top w:val="single" w:sz="18" w:space="0" w:color="000000"/>
              <w:left w:val="single" w:sz="18" w:space="0" w:color="000000"/>
              <w:bottom w:val="single" w:sz="18" w:space="0" w:color="000000"/>
              <w:right w:val="single" w:sz="18" w:space="0" w:color="000000"/>
            </w:tcBorders>
          </w:tcPr>
          <w:p w14:paraId="5CC8750F" w14:textId="77777777" w:rsidR="009559BE" w:rsidRPr="00815557" w:rsidRDefault="009559BE" w:rsidP="009559BE">
            <w:pPr>
              <w:spacing w:after="0"/>
              <w:rPr>
                <w:i/>
                <w:color w:val="A6A6A6" w:themeColor="background1" w:themeShade="A6"/>
              </w:rPr>
            </w:pPr>
            <w:r w:rsidRPr="00815557">
              <w:rPr>
                <w:i/>
                <w:color w:val="A6A6A6" w:themeColor="background1" w:themeShade="A6"/>
              </w:rPr>
              <w:t>(Integer)</w:t>
            </w:r>
          </w:p>
        </w:tc>
      </w:tr>
      <w:tr w:rsidR="009559BE" w:rsidRPr="00F82CC8" w14:paraId="66E37E0C" w14:textId="77777777" w:rsidTr="00CD018F">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550AC615" w14:textId="77777777" w:rsidR="009559BE" w:rsidRPr="00741093" w:rsidRDefault="009559BE" w:rsidP="009559BE">
            <w:pPr>
              <w:spacing w:after="0"/>
              <w:rPr>
                <w:rFonts w:eastAsia="Calibri" w:cs="Times New Roman"/>
                <w:w w:val="105"/>
              </w:rPr>
            </w:pPr>
          </w:p>
        </w:tc>
        <w:tc>
          <w:tcPr>
            <w:tcW w:w="4679" w:type="dxa"/>
            <w:tcBorders>
              <w:top w:val="single" w:sz="4" w:space="0" w:color="000000"/>
              <w:left w:val="single" w:sz="4" w:space="0" w:color="auto"/>
              <w:bottom w:val="single" w:sz="4" w:space="0" w:color="000000"/>
            </w:tcBorders>
          </w:tcPr>
          <w:p w14:paraId="195DEF3B" w14:textId="26CB5833" w:rsidR="009559BE" w:rsidRPr="006F4E6D" w:rsidRDefault="009559BE" w:rsidP="009559BE">
            <w:pPr>
              <w:spacing w:after="0"/>
              <w:rPr>
                <w:rFonts w:eastAsia="Calibri" w:cs="Times New Roman"/>
                <w:w w:val="105"/>
              </w:rPr>
            </w:pPr>
            <w:r w:rsidRPr="009559BE">
              <w:rPr>
                <w:rFonts w:cs="Arial"/>
              </w:rPr>
              <w:t xml:space="preserve">Are there any forests that your household used to access that you are no longer allowed to access? </w:t>
            </w:r>
          </w:p>
        </w:tc>
        <w:tc>
          <w:tcPr>
            <w:tcW w:w="4338" w:type="dxa"/>
            <w:gridSpan w:val="2"/>
            <w:tcBorders>
              <w:top w:val="single" w:sz="4" w:space="0" w:color="000000"/>
              <w:bottom w:val="single" w:sz="4" w:space="0" w:color="000000"/>
              <w:right w:val="single" w:sz="18" w:space="0" w:color="000000"/>
            </w:tcBorders>
          </w:tcPr>
          <w:p w14:paraId="43AF7344" w14:textId="77777777" w:rsidR="009559BE" w:rsidRDefault="009559BE" w:rsidP="009559BE">
            <w:pPr>
              <w:spacing w:after="0"/>
            </w:pPr>
            <w:r>
              <w:t>1=No</w:t>
            </w:r>
          </w:p>
          <w:p w14:paraId="3CE5C076" w14:textId="77777777" w:rsidR="009559BE" w:rsidRDefault="009559BE" w:rsidP="009559BE">
            <w:pPr>
              <w:spacing w:after="0"/>
            </w:pPr>
            <w:r>
              <w:t>2=Yes</w:t>
            </w:r>
            <w:r w:rsidRPr="00F82CC8" w:rsidDel="00226116">
              <w:t xml:space="preserve"> </w:t>
            </w:r>
          </w:p>
          <w:p w14:paraId="551530A7" w14:textId="77777777" w:rsidR="009559BE" w:rsidRDefault="009559BE" w:rsidP="009559BE">
            <w:pPr>
              <w:spacing w:after="0"/>
            </w:pPr>
            <w:r>
              <w:t>888=Don’t know</w:t>
            </w:r>
          </w:p>
          <w:p w14:paraId="28F862F1" w14:textId="77777777" w:rsidR="009559BE" w:rsidRPr="006F4E6D" w:rsidRDefault="009559BE" w:rsidP="009559BE">
            <w:pPr>
              <w:spacing w:after="0"/>
            </w:pPr>
            <w:r>
              <w:t>999=Prefer not to respond</w:t>
            </w:r>
          </w:p>
        </w:tc>
        <w:tc>
          <w:tcPr>
            <w:tcW w:w="700" w:type="dxa"/>
            <w:tcBorders>
              <w:top w:val="single" w:sz="18" w:space="0" w:color="000000"/>
              <w:left w:val="single" w:sz="18" w:space="0" w:color="000000"/>
              <w:bottom w:val="single" w:sz="18" w:space="0" w:color="000000"/>
              <w:right w:val="single" w:sz="18" w:space="0" w:color="000000"/>
            </w:tcBorders>
          </w:tcPr>
          <w:p w14:paraId="5BF87D15" w14:textId="77777777" w:rsidR="009559BE" w:rsidRPr="006F4E6D" w:rsidRDefault="009559BE" w:rsidP="009559BE">
            <w:pPr>
              <w:spacing w:after="0"/>
              <w:rPr>
                <w:rFonts w:eastAsia="Calibri" w:cs="Times New Roman"/>
                <w:i/>
                <w:color w:val="A6A6A6"/>
              </w:rPr>
            </w:pPr>
            <w:r w:rsidRPr="006F4E6D">
              <w:rPr>
                <w:rFonts w:eastAsia="Calibri" w:cs="Times New Roman"/>
                <w:i/>
                <w:color w:val="A6A6A6"/>
              </w:rPr>
              <w:t>(Code)</w:t>
            </w:r>
          </w:p>
        </w:tc>
      </w:tr>
      <w:tr w:rsidR="009559BE" w:rsidRPr="00815557" w14:paraId="48BB8DDF"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14" w:type="dxa"/>
          <w:trHeight w:val="20"/>
        </w:trPr>
        <w:tc>
          <w:tcPr>
            <w:tcW w:w="359" w:type="dxa"/>
            <w:tcBorders>
              <w:right w:val="single" w:sz="4" w:space="0" w:color="auto"/>
            </w:tcBorders>
          </w:tcPr>
          <w:p w14:paraId="0B37113B" w14:textId="77777777" w:rsidR="009559BE" w:rsidRPr="00815557" w:rsidRDefault="009559BE" w:rsidP="009559BE">
            <w:pPr>
              <w:spacing w:after="0"/>
            </w:pPr>
          </w:p>
        </w:tc>
        <w:tc>
          <w:tcPr>
            <w:tcW w:w="4679" w:type="dxa"/>
            <w:tcBorders>
              <w:left w:val="single" w:sz="4" w:space="0" w:color="auto"/>
              <w:right w:val="single" w:sz="18" w:space="0" w:color="000000"/>
            </w:tcBorders>
          </w:tcPr>
          <w:p w14:paraId="5A9CC851" w14:textId="62035BFD" w:rsidR="009559BE" w:rsidRPr="00815557" w:rsidRDefault="009559BE" w:rsidP="009559BE">
            <w:pPr>
              <w:spacing w:after="0"/>
              <w:rPr>
                <w:w w:val="105"/>
              </w:rPr>
            </w:pPr>
            <w:r w:rsidRPr="009559BE">
              <w:rPr>
                <w:rFonts w:cs="Arial"/>
              </w:rPr>
              <w:t xml:space="preserve">If yes, what are the names of the forests? </w:t>
            </w:r>
          </w:p>
        </w:tc>
        <w:tc>
          <w:tcPr>
            <w:tcW w:w="5038" w:type="dxa"/>
            <w:gridSpan w:val="3"/>
            <w:tcBorders>
              <w:top w:val="single" w:sz="18" w:space="0" w:color="000000"/>
              <w:left w:val="single" w:sz="18" w:space="0" w:color="000000"/>
              <w:bottom w:val="single" w:sz="18" w:space="0" w:color="000000"/>
              <w:right w:val="single" w:sz="18" w:space="0" w:color="000000"/>
            </w:tcBorders>
          </w:tcPr>
          <w:p w14:paraId="4BBDBAFE" w14:textId="77777777" w:rsidR="009559BE" w:rsidRPr="00815557" w:rsidRDefault="009559BE" w:rsidP="009559BE">
            <w:pPr>
              <w:spacing w:after="0"/>
              <w:rPr>
                <w:w w:val="105"/>
              </w:rPr>
            </w:pPr>
            <w:r w:rsidRPr="00815557">
              <w:rPr>
                <w:i/>
                <w:color w:val="A6A6A6" w:themeColor="background1" w:themeShade="A6"/>
              </w:rPr>
              <w:t>(Text)</w:t>
            </w:r>
          </w:p>
        </w:tc>
      </w:tr>
      <w:tr w:rsidR="009559BE" w:rsidRPr="00815557" w14:paraId="5D5BAFD3"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14" w:type="dxa"/>
          <w:trHeight w:val="20"/>
        </w:trPr>
        <w:tc>
          <w:tcPr>
            <w:tcW w:w="359" w:type="dxa"/>
            <w:tcBorders>
              <w:top w:val="single" w:sz="4" w:space="0" w:color="000000"/>
              <w:left w:val="single" w:sz="4" w:space="0" w:color="auto"/>
              <w:bottom w:val="single" w:sz="4" w:space="0" w:color="000000"/>
              <w:right w:val="single" w:sz="4" w:space="0" w:color="auto"/>
            </w:tcBorders>
          </w:tcPr>
          <w:p w14:paraId="5E3E778E" w14:textId="77777777" w:rsidR="009559BE" w:rsidRPr="00815557" w:rsidRDefault="009559BE" w:rsidP="009559BE">
            <w:pPr>
              <w:spacing w:after="0"/>
            </w:pPr>
          </w:p>
        </w:tc>
        <w:tc>
          <w:tcPr>
            <w:tcW w:w="4679" w:type="dxa"/>
            <w:tcBorders>
              <w:top w:val="single" w:sz="4" w:space="0" w:color="000000"/>
              <w:left w:val="single" w:sz="4" w:space="0" w:color="auto"/>
              <w:bottom w:val="single" w:sz="4" w:space="0" w:color="000000"/>
              <w:right w:val="single" w:sz="18" w:space="0" w:color="000000"/>
            </w:tcBorders>
          </w:tcPr>
          <w:p w14:paraId="1D7D70BC" w14:textId="35ECF358" w:rsidR="009559BE" w:rsidRPr="00815557" w:rsidRDefault="009559BE" w:rsidP="009559BE">
            <w:pPr>
              <w:spacing w:after="0"/>
              <w:rPr>
                <w:w w:val="105"/>
              </w:rPr>
            </w:pPr>
            <w:r w:rsidRPr="009559BE">
              <w:rPr>
                <w:rFonts w:cs="Arial"/>
              </w:rPr>
              <w:t xml:space="preserve">Why did your HH lose access? </w:t>
            </w:r>
          </w:p>
        </w:tc>
        <w:tc>
          <w:tcPr>
            <w:tcW w:w="5038" w:type="dxa"/>
            <w:gridSpan w:val="3"/>
            <w:tcBorders>
              <w:top w:val="single" w:sz="18" w:space="0" w:color="000000"/>
              <w:left w:val="single" w:sz="18" w:space="0" w:color="000000"/>
              <w:bottom w:val="single" w:sz="18" w:space="0" w:color="000000"/>
              <w:right w:val="single" w:sz="18" w:space="0" w:color="000000"/>
            </w:tcBorders>
          </w:tcPr>
          <w:p w14:paraId="705A9038" w14:textId="77777777" w:rsidR="009559BE" w:rsidRPr="009559BE" w:rsidRDefault="009559BE" w:rsidP="009559BE">
            <w:pPr>
              <w:spacing w:after="0"/>
              <w:rPr>
                <w:i/>
                <w:color w:val="A6A6A6" w:themeColor="background1" w:themeShade="A6"/>
              </w:rPr>
            </w:pPr>
            <w:r w:rsidRPr="00815557">
              <w:rPr>
                <w:i/>
                <w:color w:val="A6A6A6" w:themeColor="background1" w:themeShade="A6"/>
              </w:rPr>
              <w:t>(Text)</w:t>
            </w:r>
          </w:p>
        </w:tc>
      </w:tr>
      <w:tr w:rsidR="009559BE" w:rsidRPr="00F82CC8" w14:paraId="232FB0F7" w14:textId="77777777" w:rsidTr="00CD018F">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55D9E76B" w14:textId="77777777" w:rsidR="009559BE" w:rsidRPr="00741093" w:rsidRDefault="009559BE" w:rsidP="009559BE">
            <w:pPr>
              <w:spacing w:after="0"/>
              <w:rPr>
                <w:rFonts w:eastAsia="Calibri" w:cs="Times New Roman"/>
                <w:w w:val="105"/>
              </w:rPr>
            </w:pPr>
          </w:p>
        </w:tc>
        <w:tc>
          <w:tcPr>
            <w:tcW w:w="4679" w:type="dxa"/>
            <w:tcBorders>
              <w:top w:val="single" w:sz="4" w:space="0" w:color="000000"/>
              <w:left w:val="single" w:sz="4" w:space="0" w:color="auto"/>
              <w:bottom w:val="single" w:sz="4" w:space="0" w:color="000000"/>
            </w:tcBorders>
          </w:tcPr>
          <w:p w14:paraId="238FC6E5" w14:textId="5E40492A" w:rsidR="009559BE" w:rsidRPr="006F4E6D" w:rsidRDefault="009559BE" w:rsidP="009559BE">
            <w:pPr>
              <w:spacing w:after="0"/>
              <w:rPr>
                <w:rFonts w:eastAsia="Calibri" w:cs="Times New Roman"/>
                <w:w w:val="105"/>
              </w:rPr>
            </w:pPr>
            <w:r w:rsidRPr="009559BE">
              <w:rPr>
                <w:rFonts w:cs="Arial"/>
              </w:rPr>
              <w:t xml:space="preserve">Have these restrictions had any impact on your HH? </w:t>
            </w:r>
          </w:p>
        </w:tc>
        <w:tc>
          <w:tcPr>
            <w:tcW w:w="4338" w:type="dxa"/>
            <w:gridSpan w:val="2"/>
            <w:tcBorders>
              <w:top w:val="single" w:sz="4" w:space="0" w:color="000000"/>
              <w:bottom w:val="single" w:sz="4" w:space="0" w:color="000000"/>
              <w:right w:val="single" w:sz="18" w:space="0" w:color="000000"/>
            </w:tcBorders>
          </w:tcPr>
          <w:p w14:paraId="5DCDFC8E" w14:textId="77777777" w:rsidR="009559BE" w:rsidRDefault="009559BE" w:rsidP="009559BE">
            <w:pPr>
              <w:spacing w:after="0"/>
            </w:pPr>
            <w:r>
              <w:t>1=No</w:t>
            </w:r>
          </w:p>
          <w:p w14:paraId="425ECAB9" w14:textId="77777777" w:rsidR="009559BE" w:rsidRDefault="009559BE" w:rsidP="009559BE">
            <w:pPr>
              <w:spacing w:after="0"/>
            </w:pPr>
            <w:r>
              <w:t>2=Yes</w:t>
            </w:r>
            <w:r w:rsidRPr="00F82CC8" w:rsidDel="00226116">
              <w:t xml:space="preserve"> </w:t>
            </w:r>
          </w:p>
          <w:p w14:paraId="4993EDB4" w14:textId="77777777" w:rsidR="009559BE" w:rsidRDefault="009559BE" w:rsidP="009559BE">
            <w:pPr>
              <w:spacing w:after="0"/>
            </w:pPr>
            <w:r>
              <w:t>888=Don’t know</w:t>
            </w:r>
          </w:p>
          <w:p w14:paraId="4B12EBB4" w14:textId="77777777" w:rsidR="009559BE" w:rsidRPr="006F4E6D" w:rsidRDefault="009559BE" w:rsidP="009559BE">
            <w:pPr>
              <w:spacing w:after="0"/>
            </w:pPr>
            <w:r>
              <w:t>999=Prefer not to respond</w:t>
            </w:r>
          </w:p>
        </w:tc>
        <w:tc>
          <w:tcPr>
            <w:tcW w:w="700" w:type="dxa"/>
            <w:tcBorders>
              <w:top w:val="single" w:sz="18" w:space="0" w:color="000000"/>
              <w:left w:val="single" w:sz="18" w:space="0" w:color="000000"/>
              <w:bottom w:val="single" w:sz="18" w:space="0" w:color="000000"/>
              <w:right w:val="single" w:sz="18" w:space="0" w:color="000000"/>
            </w:tcBorders>
          </w:tcPr>
          <w:p w14:paraId="2FE94603" w14:textId="77777777" w:rsidR="009559BE" w:rsidRPr="006F4E6D" w:rsidRDefault="009559BE" w:rsidP="009559BE">
            <w:pPr>
              <w:spacing w:after="0"/>
              <w:rPr>
                <w:rFonts w:eastAsia="Calibri" w:cs="Times New Roman"/>
                <w:i/>
                <w:color w:val="A6A6A6"/>
              </w:rPr>
            </w:pPr>
            <w:r w:rsidRPr="006F4E6D">
              <w:rPr>
                <w:rFonts w:eastAsia="Calibri" w:cs="Times New Roman"/>
                <w:i/>
                <w:color w:val="A6A6A6"/>
              </w:rPr>
              <w:t>(Code)</w:t>
            </w:r>
          </w:p>
        </w:tc>
      </w:tr>
      <w:tr w:rsidR="009559BE" w:rsidRPr="00F82CC8" w14:paraId="5D411656" w14:textId="77777777" w:rsidTr="00CD018F">
        <w:trPr>
          <w:gridAfter w:val="1"/>
          <w:wAfter w:w="14" w:type="dxa"/>
          <w:trHeight w:val="20"/>
        </w:trPr>
        <w:tc>
          <w:tcPr>
            <w:tcW w:w="359" w:type="dxa"/>
            <w:tcBorders>
              <w:top w:val="single" w:sz="4" w:space="0" w:color="000000"/>
              <w:left w:val="single" w:sz="4" w:space="0" w:color="000000"/>
              <w:bottom w:val="single" w:sz="4" w:space="0" w:color="000000"/>
              <w:right w:val="single" w:sz="4" w:space="0" w:color="auto"/>
            </w:tcBorders>
          </w:tcPr>
          <w:p w14:paraId="4BB310A1" w14:textId="77777777" w:rsidR="009559BE" w:rsidRPr="00741093" w:rsidRDefault="009559BE" w:rsidP="006D5C10">
            <w:pPr>
              <w:spacing w:after="0"/>
              <w:rPr>
                <w:rFonts w:eastAsia="Calibri" w:cs="Times New Roman"/>
                <w:w w:val="105"/>
              </w:rPr>
            </w:pPr>
          </w:p>
        </w:tc>
        <w:tc>
          <w:tcPr>
            <w:tcW w:w="4679" w:type="dxa"/>
            <w:tcBorders>
              <w:top w:val="single" w:sz="4" w:space="0" w:color="000000"/>
              <w:left w:val="single" w:sz="4" w:space="0" w:color="auto"/>
              <w:bottom w:val="single" w:sz="4" w:space="0" w:color="000000"/>
            </w:tcBorders>
          </w:tcPr>
          <w:p w14:paraId="2F91D006" w14:textId="05EE8D45" w:rsidR="009559BE" w:rsidRPr="009559BE" w:rsidRDefault="009559BE" w:rsidP="006D5C10">
            <w:pPr>
              <w:spacing w:after="0"/>
              <w:rPr>
                <w:rFonts w:cs="Arial"/>
              </w:rPr>
            </w:pPr>
            <w:r w:rsidRPr="009559BE">
              <w:rPr>
                <w:rFonts w:cs="TimesNewRomanPSMT"/>
              </w:rPr>
              <w:t>Has your HH tried to limit usage of this forest by harvesting forest products from other communal or government forests?</w:t>
            </w:r>
          </w:p>
        </w:tc>
        <w:tc>
          <w:tcPr>
            <w:tcW w:w="4338" w:type="dxa"/>
            <w:gridSpan w:val="2"/>
            <w:tcBorders>
              <w:top w:val="single" w:sz="4" w:space="0" w:color="000000"/>
              <w:bottom w:val="single" w:sz="4" w:space="0" w:color="000000"/>
              <w:right w:val="single" w:sz="18" w:space="0" w:color="000000"/>
            </w:tcBorders>
          </w:tcPr>
          <w:p w14:paraId="07E6405D" w14:textId="77777777" w:rsidR="009559BE" w:rsidRDefault="009559BE" w:rsidP="006D5C10">
            <w:pPr>
              <w:spacing w:after="0"/>
            </w:pPr>
            <w:r>
              <w:t>1=No</w:t>
            </w:r>
          </w:p>
          <w:p w14:paraId="273FDC85" w14:textId="77777777" w:rsidR="009559BE" w:rsidRDefault="009559BE" w:rsidP="006D5C10">
            <w:pPr>
              <w:spacing w:after="0"/>
            </w:pPr>
            <w:r>
              <w:t>2=Yes</w:t>
            </w:r>
            <w:r w:rsidRPr="00F82CC8" w:rsidDel="00226116">
              <w:t xml:space="preserve"> </w:t>
            </w:r>
          </w:p>
          <w:p w14:paraId="57FB9EA6" w14:textId="77777777" w:rsidR="009559BE" w:rsidRDefault="009559BE" w:rsidP="006D5C10">
            <w:pPr>
              <w:spacing w:after="0"/>
            </w:pPr>
            <w:r>
              <w:t>888=Don’t know</w:t>
            </w:r>
          </w:p>
          <w:p w14:paraId="6B023951" w14:textId="77777777" w:rsidR="009559BE" w:rsidRPr="006F4E6D" w:rsidRDefault="009559BE" w:rsidP="006D5C10">
            <w:pPr>
              <w:spacing w:after="0"/>
            </w:pPr>
            <w:r>
              <w:t>999=Prefer not to respond</w:t>
            </w:r>
          </w:p>
        </w:tc>
        <w:tc>
          <w:tcPr>
            <w:tcW w:w="700" w:type="dxa"/>
            <w:tcBorders>
              <w:top w:val="single" w:sz="18" w:space="0" w:color="000000"/>
              <w:left w:val="single" w:sz="18" w:space="0" w:color="000000"/>
              <w:bottom w:val="single" w:sz="18" w:space="0" w:color="000000"/>
              <w:right w:val="single" w:sz="18" w:space="0" w:color="000000"/>
            </w:tcBorders>
          </w:tcPr>
          <w:p w14:paraId="4F5DD1A9" w14:textId="77777777" w:rsidR="009559BE" w:rsidRPr="006F4E6D" w:rsidRDefault="009559BE" w:rsidP="006D5C10">
            <w:pPr>
              <w:spacing w:after="0"/>
              <w:rPr>
                <w:rFonts w:eastAsia="Calibri" w:cs="Times New Roman"/>
                <w:i/>
                <w:color w:val="A6A6A6"/>
              </w:rPr>
            </w:pPr>
            <w:r w:rsidRPr="006F4E6D">
              <w:rPr>
                <w:rFonts w:eastAsia="Calibri" w:cs="Times New Roman"/>
                <w:i/>
                <w:color w:val="A6A6A6"/>
              </w:rPr>
              <w:t>(Code)</w:t>
            </w:r>
          </w:p>
        </w:tc>
      </w:tr>
      <w:tr w:rsidR="009559BE" w:rsidRPr="00815557" w14:paraId="721C36AB"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After w:val="1"/>
          <w:wAfter w:w="14" w:type="dxa"/>
          <w:trHeight w:val="20"/>
        </w:trPr>
        <w:tc>
          <w:tcPr>
            <w:tcW w:w="359" w:type="dxa"/>
            <w:tcBorders>
              <w:top w:val="single" w:sz="4" w:space="0" w:color="000000"/>
              <w:left w:val="single" w:sz="4" w:space="0" w:color="auto"/>
              <w:bottom w:val="single" w:sz="4" w:space="0" w:color="000000"/>
              <w:right w:val="single" w:sz="4" w:space="0" w:color="auto"/>
            </w:tcBorders>
          </w:tcPr>
          <w:p w14:paraId="5DE7B76A" w14:textId="77777777" w:rsidR="009559BE" w:rsidRPr="00815557" w:rsidRDefault="009559BE" w:rsidP="006D5C10">
            <w:pPr>
              <w:spacing w:after="0"/>
            </w:pPr>
          </w:p>
        </w:tc>
        <w:tc>
          <w:tcPr>
            <w:tcW w:w="4679" w:type="dxa"/>
            <w:tcBorders>
              <w:top w:val="single" w:sz="4" w:space="0" w:color="000000"/>
              <w:left w:val="single" w:sz="4" w:space="0" w:color="auto"/>
              <w:bottom w:val="single" w:sz="4" w:space="0" w:color="000000"/>
              <w:right w:val="single" w:sz="18" w:space="0" w:color="000000"/>
            </w:tcBorders>
          </w:tcPr>
          <w:p w14:paraId="1D745013" w14:textId="0F6F4DD6" w:rsidR="009559BE" w:rsidRPr="00815557" w:rsidRDefault="009559BE" w:rsidP="006D5C10">
            <w:pPr>
              <w:spacing w:after="0"/>
              <w:rPr>
                <w:w w:val="105"/>
              </w:rPr>
            </w:pPr>
            <w:r w:rsidRPr="009559BE">
              <w:rPr>
                <w:rFonts w:cs="TimesNewRomanPSMT"/>
              </w:rPr>
              <w:t>If yes, for which products?</w:t>
            </w:r>
          </w:p>
        </w:tc>
        <w:tc>
          <w:tcPr>
            <w:tcW w:w="5038" w:type="dxa"/>
            <w:gridSpan w:val="3"/>
            <w:tcBorders>
              <w:top w:val="single" w:sz="18" w:space="0" w:color="000000"/>
              <w:left w:val="single" w:sz="18" w:space="0" w:color="000000"/>
              <w:bottom w:val="single" w:sz="18" w:space="0" w:color="000000"/>
              <w:right w:val="single" w:sz="18" w:space="0" w:color="000000"/>
            </w:tcBorders>
          </w:tcPr>
          <w:p w14:paraId="1230B854" w14:textId="77777777" w:rsidR="009559BE" w:rsidRPr="009559BE" w:rsidRDefault="009559BE" w:rsidP="006D5C10">
            <w:pPr>
              <w:spacing w:after="0"/>
              <w:rPr>
                <w:i/>
                <w:color w:val="A6A6A6" w:themeColor="background1" w:themeShade="A6"/>
              </w:rPr>
            </w:pPr>
            <w:r w:rsidRPr="00815557">
              <w:rPr>
                <w:i/>
                <w:color w:val="A6A6A6" w:themeColor="background1" w:themeShade="A6"/>
              </w:rPr>
              <w:t>(Text)</w:t>
            </w:r>
          </w:p>
        </w:tc>
      </w:tr>
    </w:tbl>
    <w:p w14:paraId="38FCD137" w14:textId="77777777" w:rsidR="009559BE" w:rsidRDefault="009559BE" w:rsidP="009559BE">
      <w:pPr>
        <w:spacing w:after="0" w:line="240" w:lineRule="auto"/>
      </w:pPr>
    </w:p>
    <w:p w14:paraId="55F3062B" w14:textId="77777777" w:rsidR="009559BE" w:rsidRPr="009559BE" w:rsidRDefault="009559BE" w:rsidP="009559BE">
      <w:pPr>
        <w:spacing w:after="0" w:line="240" w:lineRule="auto"/>
      </w:pPr>
    </w:p>
    <w:p w14:paraId="6F7B405A" w14:textId="77777777" w:rsidR="00A667B3" w:rsidRPr="009559BE" w:rsidRDefault="00A667B3" w:rsidP="001512DD">
      <w:pPr>
        <w:spacing w:afterLines="20" w:after="48" w:line="240" w:lineRule="auto"/>
        <w:contextualSpacing/>
        <w:rPr>
          <w:rFonts w:eastAsia="Times New Roman" w:cs="Times New Roman"/>
          <w:b/>
          <w:bCs/>
        </w:rPr>
      </w:pPr>
    </w:p>
    <w:p w14:paraId="147D85EF" w14:textId="77777777" w:rsidR="006E365E" w:rsidRPr="009559BE" w:rsidRDefault="006E365E" w:rsidP="001512DD">
      <w:pPr>
        <w:spacing w:afterLines="20" w:after="48" w:line="240" w:lineRule="auto"/>
        <w:contextualSpacing/>
        <w:rPr>
          <w:rFonts w:eastAsia="Times New Roman" w:cs="Times New Roman"/>
          <w:b/>
          <w:bCs/>
        </w:rPr>
      </w:pPr>
    </w:p>
    <w:p w14:paraId="5B914A80" w14:textId="77777777" w:rsidR="009559BE" w:rsidRDefault="009559BE">
      <w:pPr>
        <w:rPr>
          <w:rFonts w:eastAsia="Times New Roman" w:cs="Times New Roman"/>
          <w:b/>
          <w:bCs/>
        </w:rPr>
      </w:pPr>
      <w:r>
        <w:rPr>
          <w:rFonts w:eastAsia="Times New Roman" w:cs="Times New Roman"/>
          <w:b/>
          <w:bCs/>
        </w:rPr>
        <w:br w:type="page"/>
      </w:r>
    </w:p>
    <w:p w14:paraId="6512A5AA" w14:textId="46B7FA55" w:rsidR="00DA7C5C" w:rsidRPr="009559BE" w:rsidRDefault="00F25BF8" w:rsidP="001512DD">
      <w:pPr>
        <w:spacing w:afterLines="20" w:after="48" w:line="240" w:lineRule="auto"/>
        <w:contextualSpacing/>
        <w:rPr>
          <w:rFonts w:eastAsia="Times New Roman" w:cs="Times New Roman"/>
          <w:b/>
          <w:bCs/>
        </w:rPr>
      </w:pPr>
      <w:r>
        <w:rPr>
          <w:rFonts w:eastAsia="Times New Roman" w:cs="Times New Roman"/>
          <w:b/>
          <w:bCs/>
        </w:rPr>
        <w:lastRenderedPageBreak/>
        <w:t>K</w:t>
      </w:r>
      <w:r w:rsidR="00DA7C5C" w:rsidRPr="009559BE">
        <w:rPr>
          <w:rFonts w:eastAsia="Times New Roman" w:cs="Times New Roman"/>
          <w:b/>
          <w:bCs/>
        </w:rPr>
        <w:t>. GOVERNANCE AND ACCOUNTABILITY</w:t>
      </w:r>
    </w:p>
    <w:p w14:paraId="176A6126" w14:textId="77777777" w:rsidR="00D437F1" w:rsidRPr="009559BE" w:rsidRDefault="00DA7C5C" w:rsidP="001512DD">
      <w:pPr>
        <w:pStyle w:val="TableParagraph"/>
        <w:autoSpaceDE/>
        <w:autoSpaceDN/>
        <w:adjustRightInd/>
        <w:spacing w:afterLines="20" w:after="48"/>
        <w:contextualSpacing/>
        <w:rPr>
          <w:rFonts w:asciiTheme="minorHAnsi" w:eastAsia="Times New Roman" w:hAnsiTheme="minorHAnsi"/>
          <w:sz w:val="22"/>
          <w:szCs w:val="22"/>
          <w:lang w:eastAsia="zh-CN"/>
        </w:rPr>
      </w:pPr>
      <w:r w:rsidRPr="009559BE">
        <w:rPr>
          <w:rFonts w:asciiTheme="minorHAnsi" w:eastAsia="Times New Roman" w:hAnsiTheme="minorHAnsi"/>
          <w:sz w:val="22"/>
          <w:szCs w:val="22"/>
          <w:lang w:eastAsia="zh-CN"/>
        </w:rPr>
        <w:t>Now I am going to ask you some questions about decision-making about land related issues in your village.</w:t>
      </w:r>
    </w:p>
    <w:tbl>
      <w:tblPr>
        <w:tblW w:w="10080" w:type="dxa"/>
        <w:tblInd w:w="-5" w:type="dxa"/>
        <w:tblLayout w:type="fixed"/>
        <w:tblCellMar>
          <w:left w:w="29" w:type="dxa"/>
          <w:right w:w="29" w:type="dxa"/>
        </w:tblCellMar>
        <w:tblLook w:val="0000" w:firstRow="0" w:lastRow="0" w:firstColumn="0" w:lastColumn="0" w:noHBand="0" w:noVBand="0"/>
      </w:tblPr>
      <w:tblGrid>
        <w:gridCol w:w="359"/>
        <w:gridCol w:w="8"/>
        <w:gridCol w:w="4671"/>
        <w:gridCol w:w="7"/>
        <w:gridCol w:w="7"/>
        <w:gridCol w:w="2508"/>
        <w:gridCol w:w="1798"/>
        <w:gridCol w:w="31"/>
        <w:gridCol w:w="691"/>
      </w:tblGrid>
      <w:tr w:rsidR="00A34F12" w:rsidRPr="009559BE" w14:paraId="55D2F409"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65437418" w14:textId="77777777" w:rsidR="00A34F12" w:rsidRPr="009559BE" w:rsidRDefault="00A34F12" w:rsidP="00A34F12">
            <w:pPr>
              <w:spacing w:after="0"/>
              <w:rPr>
                <w:rFonts w:eastAsia="Calibri" w:cs="Times New Roman"/>
                <w:w w:val="105"/>
              </w:rPr>
            </w:pPr>
          </w:p>
        </w:tc>
        <w:tc>
          <w:tcPr>
            <w:tcW w:w="4686" w:type="dxa"/>
            <w:gridSpan w:val="3"/>
            <w:tcBorders>
              <w:top w:val="single" w:sz="4" w:space="0" w:color="000000"/>
              <w:left w:val="single" w:sz="4" w:space="0" w:color="auto"/>
              <w:bottom w:val="single" w:sz="4" w:space="0" w:color="000000"/>
            </w:tcBorders>
          </w:tcPr>
          <w:p w14:paraId="67C9B966" w14:textId="18773BE6" w:rsidR="00A34F12" w:rsidRPr="009559BE" w:rsidRDefault="00E4165E" w:rsidP="00A34F12">
            <w:pPr>
              <w:spacing w:after="0"/>
              <w:rPr>
                <w:rFonts w:eastAsia="Calibri" w:cs="Times New Roman"/>
                <w:w w:val="105"/>
              </w:rPr>
            </w:pPr>
            <w:r>
              <w:rPr>
                <w:w w:val="105"/>
              </w:rPr>
              <w:t>K</w:t>
            </w:r>
            <w:r w:rsidR="00A34F12" w:rsidRPr="009559BE">
              <w:rPr>
                <w:w w:val="105"/>
              </w:rPr>
              <w:t>1. Does your village have a village land committee (VLC)? (</w:t>
            </w:r>
            <w:r w:rsidR="00A34F12" w:rsidRPr="009559BE">
              <w:rPr>
                <w:b/>
                <w:w w:val="105"/>
              </w:rPr>
              <w:t>vlc</w:t>
            </w:r>
            <w:r w:rsidR="00A34F12" w:rsidRPr="009559BE">
              <w:rPr>
                <w:w w:val="105"/>
              </w:rPr>
              <w:t>)</w:t>
            </w:r>
          </w:p>
        </w:tc>
        <w:tc>
          <w:tcPr>
            <w:tcW w:w="4344" w:type="dxa"/>
            <w:gridSpan w:val="4"/>
            <w:tcBorders>
              <w:top w:val="single" w:sz="4" w:space="0" w:color="000000"/>
              <w:bottom w:val="single" w:sz="4" w:space="0" w:color="000000"/>
              <w:right w:val="single" w:sz="18" w:space="0" w:color="000000"/>
            </w:tcBorders>
          </w:tcPr>
          <w:p w14:paraId="40DA617C" w14:textId="77777777" w:rsidR="00A34F12" w:rsidRPr="009559BE" w:rsidRDefault="00A34F12" w:rsidP="00A34F12">
            <w:pPr>
              <w:spacing w:after="0"/>
            </w:pPr>
            <w:r w:rsidRPr="009559BE">
              <w:t>1=No</w:t>
            </w:r>
          </w:p>
          <w:p w14:paraId="14DAAD50" w14:textId="77777777" w:rsidR="00A34F12" w:rsidRPr="009559BE" w:rsidRDefault="00A34F12" w:rsidP="00A34F12">
            <w:pPr>
              <w:spacing w:after="0"/>
            </w:pPr>
            <w:r w:rsidRPr="009559BE">
              <w:t>2=Yes</w:t>
            </w:r>
            <w:r w:rsidRPr="009559BE" w:rsidDel="00226116">
              <w:t xml:space="preserve"> </w:t>
            </w:r>
          </w:p>
          <w:p w14:paraId="243792AE" w14:textId="77777777" w:rsidR="00A34F12" w:rsidRPr="009559BE" w:rsidRDefault="00A34F12" w:rsidP="00A34F12">
            <w:pPr>
              <w:spacing w:after="0"/>
            </w:pPr>
            <w:r w:rsidRPr="009559BE">
              <w:t>888=Don’t know</w:t>
            </w:r>
          </w:p>
          <w:p w14:paraId="0302F508" w14:textId="77777777" w:rsidR="00A34F12" w:rsidRPr="009559BE" w:rsidRDefault="00A34F12" w:rsidP="00A34F12">
            <w:pPr>
              <w:spacing w:after="0"/>
            </w:pPr>
            <w:r w:rsidRPr="009559BE">
              <w:t>999=Prefer not to respond</w:t>
            </w:r>
          </w:p>
        </w:tc>
        <w:tc>
          <w:tcPr>
            <w:tcW w:w="691" w:type="dxa"/>
            <w:tcBorders>
              <w:top w:val="single" w:sz="18" w:space="0" w:color="000000"/>
              <w:left w:val="single" w:sz="18" w:space="0" w:color="000000"/>
              <w:bottom w:val="single" w:sz="18" w:space="0" w:color="000000"/>
              <w:right w:val="single" w:sz="18" w:space="0" w:color="000000"/>
            </w:tcBorders>
          </w:tcPr>
          <w:p w14:paraId="237EE2E3" w14:textId="77777777" w:rsidR="00A34F12" w:rsidRPr="009559BE" w:rsidRDefault="00A34F12" w:rsidP="00A34F12">
            <w:pPr>
              <w:spacing w:after="0"/>
              <w:rPr>
                <w:rFonts w:eastAsia="Calibri" w:cs="Times New Roman"/>
                <w:i/>
                <w:color w:val="A6A6A6"/>
              </w:rPr>
            </w:pPr>
            <w:r w:rsidRPr="009559BE">
              <w:rPr>
                <w:rFonts w:eastAsia="Calibri" w:cs="Times New Roman"/>
                <w:i/>
                <w:color w:val="A6A6A6"/>
              </w:rPr>
              <w:t>(Code)</w:t>
            </w:r>
          </w:p>
        </w:tc>
      </w:tr>
      <w:tr w:rsidR="00A34F12" w:rsidRPr="009559BE" w14:paraId="1B2ECD91"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54D5481B" w14:textId="77777777" w:rsidR="00A34F12" w:rsidRPr="009559BE" w:rsidRDefault="00A34F12" w:rsidP="00A34F12">
            <w:pPr>
              <w:spacing w:after="0"/>
              <w:rPr>
                <w:rFonts w:eastAsia="Calibri" w:cs="Times New Roman"/>
                <w:w w:val="105"/>
              </w:rPr>
            </w:pPr>
          </w:p>
        </w:tc>
        <w:tc>
          <w:tcPr>
            <w:tcW w:w="4686" w:type="dxa"/>
            <w:gridSpan w:val="3"/>
            <w:tcBorders>
              <w:top w:val="single" w:sz="4" w:space="0" w:color="000000"/>
              <w:left w:val="single" w:sz="4" w:space="0" w:color="auto"/>
              <w:bottom w:val="single" w:sz="4" w:space="0" w:color="000000"/>
            </w:tcBorders>
          </w:tcPr>
          <w:p w14:paraId="153C1A77" w14:textId="2ACC72A3" w:rsidR="00A34F12" w:rsidRPr="009559BE" w:rsidRDefault="00E4165E" w:rsidP="00A34F12">
            <w:pPr>
              <w:spacing w:after="0"/>
              <w:rPr>
                <w:rFonts w:eastAsia="Calibri" w:cs="Times New Roman"/>
                <w:w w:val="105"/>
              </w:rPr>
            </w:pPr>
            <w:r>
              <w:rPr>
                <w:w w:val="105"/>
              </w:rPr>
              <w:t>K</w:t>
            </w:r>
            <w:r w:rsidR="00A34F12" w:rsidRPr="009559BE">
              <w:rPr>
                <w:w w:val="105"/>
              </w:rPr>
              <w:t>2. In your village, who is the most important decision maker about land? (</w:t>
            </w:r>
            <w:r w:rsidR="00A34F12" w:rsidRPr="009559BE">
              <w:rPr>
                <w:b/>
                <w:w w:val="105"/>
              </w:rPr>
              <w:t>land_leaders</w:t>
            </w:r>
            <w:r w:rsidR="00A34F12" w:rsidRPr="009559BE">
              <w:rPr>
                <w:w w:val="105"/>
              </w:rPr>
              <w:t>)</w:t>
            </w:r>
          </w:p>
        </w:tc>
        <w:tc>
          <w:tcPr>
            <w:tcW w:w="4344" w:type="dxa"/>
            <w:gridSpan w:val="4"/>
            <w:tcBorders>
              <w:top w:val="single" w:sz="4" w:space="0" w:color="000000"/>
              <w:bottom w:val="single" w:sz="4" w:space="0" w:color="000000"/>
              <w:right w:val="single" w:sz="18" w:space="0" w:color="000000"/>
            </w:tcBorders>
          </w:tcPr>
          <w:p w14:paraId="3DCFF4DD" w14:textId="0B801288" w:rsidR="00A34F12" w:rsidRPr="009559BE" w:rsidRDefault="00A34F12" w:rsidP="00A34F12">
            <w:pPr>
              <w:spacing w:after="0"/>
            </w:pPr>
            <w:r w:rsidRPr="009559BE">
              <w:t>1=Headman</w:t>
            </w:r>
          </w:p>
          <w:p w14:paraId="6DF18D83" w14:textId="4B539E22" w:rsidR="00A34F12" w:rsidRPr="009559BE" w:rsidRDefault="00A34F12" w:rsidP="00A34F12">
            <w:pPr>
              <w:spacing w:after="0"/>
            </w:pPr>
            <w:r w:rsidRPr="009559BE">
              <w:t>2=Induna</w:t>
            </w:r>
          </w:p>
          <w:p w14:paraId="66CEC283" w14:textId="61E65711" w:rsidR="00A34F12" w:rsidRPr="009559BE" w:rsidRDefault="00A34F12" w:rsidP="00A34F12">
            <w:pPr>
              <w:spacing w:after="0"/>
            </w:pPr>
            <w:r w:rsidRPr="009559BE">
              <w:t>3=Chief</w:t>
            </w:r>
          </w:p>
          <w:p w14:paraId="25091965" w14:textId="5CA70369" w:rsidR="00A34F12" w:rsidRPr="009559BE" w:rsidRDefault="00A34F12" w:rsidP="00A34F12">
            <w:pPr>
              <w:spacing w:after="0"/>
            </w:pPr>
            <w:r w:rsidRPr="009559BE">
              <w:t>4=Village land comittee</w:t>
            </w:r>
          </w:p>
          <w:p w14:paraId="2FD85814" w14:textId="7F7D8983" w:rsidR="00A34F12" w:rsidRPr="009559BE" w:rsidRDefault="00A34F12" w:rsidP="00A34F12">
            <w:pPr>
              <w:spacing w:after="0"/>
            </w:pPr>
            <w:r w:rsidRPr="009559BE">
              <w:t>5=Elders</w:t>
            </w:r>
          </w:p>
          <w:p w14:paraId="022AAA22" w14:textId="04E91C47" w:rsidR="00A34F12" w:rsidRPr="009559BE" w:rsidRDefault="00A34F12" w:rsidP="00A34F12">
            <w:pPr>
              <w:spacing w:after="0"/>
            </w:pPr>
            <w:r w:rsidRPr="009559BE">
              <w:t>97=Other, please specify</w:t>
            </w:r>
          </w:p>
        </w:tc>
        <w:tc>
          <w:tcPr>
            <w:tcW w:w="691" w:type="dxa"/>
            <w:tcBorders>
              <w:top w:val="single" w:sz="18" w:space="0" w:color="000000"/>
              <w:left w:val="single" w:sz="18" w:space="0" w:color="000000"/>
              <w:bottom w:val="single" w:sz="18" w:space="0" w:color="000000"/>
              <w:right w:val="single" w:sz="18" w:space="0" w:color="000000"/>
            </w:tcBorders>
          </w:tcPr>
          <w:p w14:paraId="39CD7C85" w14:textId="77777777" w:rsidR="00A34F12" w:rsidRPr="009559BE" w:rsidRDefault="00A34F12" w:rsidP="00A34F12">
            <w:pPr>
              <w:spacing w:after="0"/>
              <w:rPr>
                <w:rFonts w:eastAsia="Calibri" w:cs="Times New Roman"/>
                <w:i/>
                <w:color w:val="A6A6A6"/>
              </w:rPr>
            </w:pPr>
            <w:r w:rsidRPr="009559BE">
              <w:rPr>
                <w:rFonts w:eastAsia="Calibri" w:cs="Times New Roman"/>
                <w:i/>
                <w:color w:val="A6A6A6"/>
              </w:rPr>
              <w:t>(Code)</w:t>
            </w:r>
          </w:p>
        </w:tc>
      </w:tr>
      <w:tr w:rsidR="00A34F12" w:rsidRPr="009559BE" w14:paraId="4DE62A22"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right w:val="single" w:sz="4" w:space="0" w:color="auto"/>
            </w:tcBorders>
          </w:tcPr>
          <w:p w14:paraId="5671E46C" w14:textId="77777777" w:rsidR="00A34F12" w:rsidRPr="009559BE" w:rsidRDefault="00A34F12" w:rsidP="00A34F12">
            <w:pPr>
              <w:spacing w:after="0"/>
            </w:pPr>
          </w:p>
        </w:tc>
        <w:tc>
          <w:tcPr>
            <w:tcW w:w="4679" w:type="dxa"/>
            <w:gridSpan w:val="2"/>
            <w:tcBorders>
              <w:left w:val="single" w:sz="4" w:space="0" w:color="auto"/>
              <w:right w:val="single" w:sz="18" w:space="0" w:color="000000"/>
            </w:tcBorders>
          </w:tcPr>
          <w:p w14:paraId="6A54D8BA" w14:textId="539E54FA" w:rsidR="00A34F12" w:rsidRPr="009559BE" w:rsidRDefault="00E4165E" w:rsidP="00A34F12">
            <w:pPr>
              <w:spacing w:after="0"/>
              <w:rPr>
                <w:w w:val="105"/>
              </w:rPr>
            </w:pPr>
            <w:r>
              <w:rPr>
                <w:w w:val="105"/>
              </w:rPr>
              <w:t>K</w:t>
            </w:r>
            <w:r w:rsidR="00A34F12" w:rsidRPr="009559BE">
              <w:rPr>
                <w:w w:val="105"/>
              </w:rPr>
              <w:t>2b. If other, please specify(</w:t>
            </w:r>
            <w:r w:rsidR="00A34F12" w:rsidRPr="009559BE">
              <w:rPr>
                <w:b/>
                <w:w w:val="105"/>
              </w:rPr>
              <w:t>land_leaderso</w:t>
            </w:r>
            <w:r w:rsidR="00A34F12" w:rsidRPr="009559BE">
              <w:rPr>
                <w:w w:val="105"/>
              </w:rPr>
              <w:t>)</w:t>
            </w:r>
          </w:p>
        </w:tc>
        <w:tc>
          <w:tcPr>
            <w:tcW w:w="5042" w:type="dxa"/>
            <w:gridSpan w:val="6"/>
            <w:tcBorders>
              <w:top w:val="single" w:sz="18" w:space="0" w:color="000000"/>
              <w:left w:val="single" w:sz="18" w:space="0" w:color="000000"/>
              <w:bottom w:val="single" w:sz="18" w:space="0" w:color="000000"/>
              <w:right w:val="single" w:sz="18" w:space="0" w:color="000000"/>
            </w:tcBorders>
          </w:tcPr>
          <w:p w14:paraId="540B3B13" w14:textId="77777777" w:rsidR="00A34F12" w:rsidRPr="009559BE" w:rsidRDefault="00A34F12" w:rsidP="00A34F12">
            <w:pPr>
              <w:spacing w:after="0"/>
              <w:rPr>
                <w:w w:val="105"/>
              </w:rPr>
            </w:pPr>
            <w:r w:rsidRPr="009559BE">
              <w:rPr>
                <w:i/>
                <w:color w:val="A6A6A6" w:themeColor="background1" w:themeShade="A6"/>
              </w:rPr>
              <w:t>(Text)</w:t>
            </w:r>
          </w:p>
        </w:tc>
      </w:tr>
      <w:tr w:rsidR="00A34F12" w:rsidRPr="009559BE" w14:paraId="7DF0D645"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tcBorders>
              <w:top w:val="single" w:sz="4" w:space="0" w:color="000000"/>
              <w:left w:val="single" w:sz="4" w:space="0" w:color="auto"/>
              <w:bottom w:val="single" w:sz="4" w:space="0" w:color="000000"/>
              <w:right w:val="single" w:sz="4" w:space="0" w:color="auto"/>
            </w:tcBorders>
          </w:tcPr>
          <w:p w14:paraId="5611FF6C" w14:textId="77777777" w:rsidR="00A34F12" w:rsidRPr="009559BE" w:rsidRDefault="00A34F12" w:rsidP="00A34F12">
            <w:pPr>
              <w:spacing w:after="0"/>
            </w:pPr>
          </w:p>
        </w:tc>
        <w:tc>
          <w:tcPr>
            <w:tcW w:w="7201" w:type="dxa"/>
            <w:gridSpan w:val="5"/>
            <w:tcBorders>
              <w:top w:val="single" w:sz="4" w:space="0" w:color="000000"/>
              <w:left w:val="single" w:sz="4" w:space="0" w:color="auto"/>
              <w:bottom w:val="single" w:sz="4" w:space="0" w:color="000000"/>
              <w:right w:val="single" w:sz="18" w:space="0" w:color="000000"/>
            </w:tcBorders>
          </w:tcPr>
          <w:p w14:paraId="0B80C51A" w14:textId="2097C13D" w:rsidR="00A34F12" w:rsidRPr="009559BE" w:rsidRDefault="00E4165E" w:rsidP="00A34F12">
            <w:pPr>
              <w:spacing w:after="0"/>
              <w:rPr>
                <w:w w:val="105"/>
              </w:rPr>
            </w:pPr>
            <w:r>
              <w:rPr>
                <w:w w:val="105"/>
              </w:rPr>
              <w:t>K</w:t>
            </w:r>
            <w:r w:rsidR="00A34F12" w:rsidRPr="009559BE">
              <w:rPr>
                <w:w w:val="105"/>
              </w:rPr>
              <w:t>3. In the past year, how many meetings were held about land related issues? (</w:t>
            </w:r>
            <w:r w:rsidR="00A34F12" w:rsidRPr="009559BE">
              <w:rPr>
                <w:b/>
                <w:w w:val="105"/>
              </w:rPr>
              <w:t>land_meetings</w:t>
            </w:r>
            <w:r w:rsidR="00A34F12" w:rsidRPr="009559BE">
              <w:rPr>
                <w:w w:val="105"/>
              </w:rPr>
              <w:t>)</w:t>
            </w:r>
          </w:p>
        </w:tc>
        <w:tc>
          <w:tcPr>
            <w:tcW w:w="2520" w:type="dxa"/>
            <w:gridSpan w:val="3"/>
            <w:tcBorders>
              <w:top w:val="single" w:sz="18" w:space="0" w:color="000000"/>
              <w:left w:val="single" w:sz="18" w:space="0" w:color="000000"/>
              <w:bottom w:val="single" w:sz="18" w:space="0" w:color="000000"/>
              <w:right w:val="single" w:sz="18" w:space="0" w:color="000000"/>
            </w:tcBorders>
          </w:tcPr>
          <w:p w14:paraId="66163B61" w14:textId="77777777" w:rsidR="00A34F12" w:rsidRPr="009559BE" w:rsidRDefault="00A34F12" w:rsidP="00A34F12">
            <w:pPr>
              <w:spacing w:after="0"/>
              <w:rPr>
                <w:i/>
                <w:color w:val="A6A6A6" w:themeColor="background1" w:themeShade="A6"/>
              </w:rPr>
            </w:pPr>
            <w:r w:rsidRPr="009559BE">
              <w:rPr>
                <w:i/>
                <w:color w:val="A6A6A6" w:themeColor="background1" w:themeShade="A6"/>
              </w:rPr>
              <w:t>(Integer)</w:t>
            </w:r>
          </w:p>
        </w:tc>
      </w:tr>
      <w:tr w:rsidR="00A34F12" w:rsidRPr="009559BE" w14:paraId="0D5B2755"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00F2670F" w14:textId="77777777" w:rsidR="00A34F12" w:rsidRPr="009559BE" w:rsidRDefault="00A34F12" w:rsidP="00A34F12">
            <w:pPr>
              <w:spacing w:after="0"/>
              <w:rPr>
                <w:rFonts w:eastAsia="Calibri" w:cs="Times New Roman"/>
              </w:rPr>
            </w:pPr>
          </w:p>
        </w:tc>
        <w:tc>
          <w:tcPr>
            <w:tcW w:w="4679" w:type="dxa"/>
            <w:gridSpan w:val="2"/>
            <w:tcBorders>
              <w:top w:val="single" w:sz="4" w:space="0" w:color="000000"/>
              <w:left w:val="single" w:sz="4" w:space="0" w:color="000000"/>
              <w:bottom w:val="single" w:sz="4" w:space="0" w:color="000000"/>
            </w:tcBorders>
          </w:tcPr>
          <w:p w14:paraId="08FF6AA8" w14:textId="6FE07F2A" w:rsidR="00A34F12" w:rsidRPr="009559BE" w:rsidRDefault="00E4165E" w:rsidP="00A34F12">
            <w:pPr>
              <w:kinsoku w:val="0"/>
              <w:overflowPunct w:val="0"/>
              <w:spacing w:afterLines="20" w:after="48" w:line="240" w:lineRule="auto"/>
              <w:contextualSpacing/>
              <w:rPr>
                <w:w w:val="105"/>
              </w:rPr>
            </w:pPr>
            <w:r>
              <w:rPr>
                <w:w w:val="105"/>
              </w:rPr>
              <w:t>K</w:t>
            </w:r>
            <w:r w:rsidR="00A34F12" w:rsidRPr="009559BE">
              <w:rPr>
                <w:w w:val="105"/>
              </w:rPr>
              <w:t>4. How often did you or anyone in your household attend meetings about land rights, land allocation processes and land conflicts or resolution of disputes? (</w:t>
            </w:r>
            <w:r w:rsidR="00A34F12" w:rsidRPr="009559BE">
              <w:rPr>
                <w:b/>
                <w:w w:val="105"/>
              </w:rPr>
              <w:t>land_participate</w:t>
            </w:r>
            <w:r w:rsidR="00A34F12" w:rsidRPr="009559BE">
              <w:rPr>
                <w:w w:val="105"/>
              </w:rPr>
              <w:t>)</w:t>
            </w:r>
          </w:p>
          <w:p w14:paraId="49AB67AD" w14:textId="77777777" w:rsidR="00A34F12" w:rsidRPr="009559BE" w:rsidRDefault="00A34F12" w:rsidP="00A34F12">
            <w:pPr>
              <w:kinsoku w:val="0"/>
              <w:overflowPunct w:val="0"/>
              <w:spacing w:afterLines="20" w:after="48" w:line="240" w:lineRule="auto"/>
              <w:contextualSpacing/>
              <w:rPr>
                <w:w w:val="105"/>
              </w:rPr>
            </w:pPr>
          </w:p>
          <w:p w14:paraId="6E685FA5" w14:textId="4FB53DF9" w:rsidR="00A34F12" w:rsidRPr="009559BE" w:rsidRDefault="00A34F12" w:rsidP="00A34F12">
            <w:pPr>
              <w:spacing w:after="0"/>
              <w:rPr>
                <w:color w:val="000000"/>
              </w:rPr>
            </w:pPr>
            <w:r w:rsidRPr="009559BE">
              <w:rPr>
                <w:i/>
                <w:w w:val="105"/>
              </w:rPr>
              <w:t xml:space="preserve">If 1, 2, 3, 4, 888, or 999 skip </w:t>
            </w:r>
            <w:r w:rsidRPr="009559BE">
              <w:rPr>
                <w:b/>
                <w:w w:val="105"/>
              </w:rPr>
              <w:t>L5</w:t>
            </w:r>
          </w:p>
        </w:tc>
        <w:tc>
          <w:tcPr>
            <w:tcW w:w="4320" w:type="dxa"/>
            <w:gridSpan w:val="4"/>
            <w:tcBorders>
              <w:top w:val="single" w:sz="4" w:space="0" w:color="000000"/>
              <w:bottom w:val="single" w:sz="4" w:space="0" w:color="000000"/>
              <w:right w:val="single" w:sz="18" w:space="0" w:color="000000"/>
            </w:tcBorders>
          </w:tcPr>
          <w:p w14:paraId="352A3BCC" w14:textId="77176966" w:rsidR="00A34F12" w:rsidRPr="009559BE" w:rsidRDefault="00A34F12" w:rsidP="00A34F12">
            <w:pPr>
              <w:spacing w:after="0"/>
              <w:rPr>
                <w:rFonts w:cs="Times New Roman"/>
                <w:w w:val="105"/>
              </w:rPr>
            </w:pPr>
            <w:r w:rsidRPr="009559BE">
              <w:rPr>
                <w:rFonts w:cs="Times New Roman"/>
                <w:w w:val="105"/>
              </w:rPr>
              <w:t>1=Always or nearly every time one was held</w:t>
            </w:r>
          </w:p>
          <w:p w14:paraId="3044D40E" w14:textId="58335621" w:rsidR="00A34F12" w:rsidRPr="009559BE" w:rsidRDefault="00A34F12" w:rsidP="00A34F12">
            <w:pPr>
              <w:spacing w:after="0"/>
              <w:rPr>
                <w:rFonts w:cs="Times New Roman"/>
                <w:w w:val="105"/>
              </w:rPr>
            </w:pPr>
            <w:r w:rsidRPr="009559BE">
              <w:rPr>
                <w:rFonts w:cs="Times New Roman"/>
                <w:w w:val="105"/>
              </w:rPr>
              <w:t>2=Often</w:t>
            </w:r>
          </w:p>
          <w:p w14:paraId="5B87F9D9" w14:textId="447C155E" w:rsidR="00A34F12" w:rsidRPr="009559BE" w:rsidRDefault="00A34F12" w:rsidP="00A34F12">
            <w:pPr>
              <w:spacing w:after="0"/>
              <w:rPr>
                <w:rFonts w:cs="Times New Roman"/>
                <w:w w:val="105"/>
              </w:rPr>
            </w:pPr>
            <w:r w:rsidRPr="009559BE">
              <w:rPr>
                <w:rFonts w:cs="Times New Roman"/>
                <w:w w:val="105"/>
              </w:rPr>
              <w:t>3=A few times</w:t>
            </w:r>
          </w:p>
          <w:p w14:paraId="0A88CEBB" w14:textId="674C87C5" w:rsidR="00A34F12" w:rsidRPr="009559BE" w:rsidRDefault="00A34F12" w:rsidP="00A34F12">
            <w:pPr>
              <w:spacing w:after="0"/>
              <w:rPr>
                <w:rFonts w:cs="Times New Roman"/>
                <w:w w:val="105"/>
              </w:rPr>
            </w:pPr>
            <w:r w:rsidRPr="009559BE">
              <w:rPr>
                <w:rFonts w:cs="Times New Roman"/>
                <w:w w:val="105"/>
              </w:rPr>
              <w:t>4=Once or twice</w:t>
            </w:r>
          </w:p>
          <w:p w14:paraId="7D3BCBEA" w14:textId="19EB4BF8" w:rsidR="00A34F12" w:rsidRPr="009559BE" w:rsidRDefault="00A34F12" w:rsidP="00A34F12">
            <w:pPr>
              <w:spacing w:after="0"/>
            </w:pPr>
            <w:r w:rsidRPr="009559BE">
              <w:rPr>
                <w:rFonts w:cs="Times New Roman"/>
                <w:w w:val="105"/>
              </w:rPr>
              <w:t>5=Never</w:t>
            </w:r>
          </w:p>
          <w:p w14:paraId="7A0ABB27" w14:textId="77777777" w:rsidR="00A34F12" w:rsidRPr="009559BE" w:rsidRDefault="00A34F12" w:rsidP="00A34F12">
            <w:pPr>
              <w:spacing w:after="0"/>
              <w:rPr>
                <w:rFonts w:cs="Times New Roman"/>
                <w:w w:val="105"/>
              </w:rPr>
            </w:pPr>
            <w:r w:rsidRPr="009559BE">
              <w:rPr>
                <w:rFonts w:cs="Times New Roman"/>
                <w:w w:val="105"/>
              </w:rPr>
              <w:t>888=Don't know</w:t>
            </w:r>
          </w:p>
          <w:p w14:paraId="08BABDC8" w14:textId="77777777" w:rsidR="00A34F12" w:rsidRPr="009559BE" w:rsidRDefault="00A34F12" w:rsidP="00A34F12">
            <w:pPr>
              <w:spacing w:after="0"/>
              <w:rPr>
                <w:rFonts w:cs="Times New Roman"/>
                <w:i/>
                <w:w w:val="105"/>
              </w:rPr>
            </w:pPr>
            <w:r w:rsidRPr="009559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7F0F69CF" w14:textId="77777777" w:rsidR="00A34F12" w:rsidRPr="009559BE" w:rsidRDefault="00A34F12" w:rsidP="00A34F12">
            <w:pPr>
              <w:spacing w:after="0"/>
              <w:rPr>
                <w:rFonts w:eastAsia="Calibri" w:cs="Times New Roman"/>
                <w:i/>
                <w:color w:val="A6A6A6"/>
              </w:rPr>
            </w:pPr>
            <w:r w:rsidRPr="009559BE">
              <w:rPr>
                <w:rFonts w:eastAsia="Calibri" w:cs="Times New Roman"/>
                <w:i/>
                <w:color w:val="A6A6A6"/>
              </w:rPr>
              <w:t>(Code)</w:t>
            </w:r>
          </w:p>
        </w:tc>
      </w:tr>
      <w:tr w:rsidR="00A34F12" w:rsidRPr="009559BE" w14:paraId="5E6D0AA6"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7D00A88A" w14:textId="77777777" w:rsidR="00A34F12" w:rsidRPr="009559BE" w:rsidRDefault="00A34F12" w:rsidP="00A34F12">
            <w:pPr>
              <w:spacing w:after="0"/>
              <w:rPr>
                <w:rFonts w:eastAsia="Calibri" w:cs="Times New Roman"/>
              </w:rPr>
            </w:pPr>
          </w:p>
        </w:tc>
        <w:tc>
          <w:tcPr>
            <w:tcW w:w="4679" w:type="dxa"/>
            <w:gridSpan w:val="2"/>
            <w:tcBorders>
              <w:top w:val="single" w:sz="4" w:space="0" w:color="000000"/>
              <w:left w:val="single" w:sz="4" w:space="0" w:color="000000"/>
              <w:bottom w:val="single" w:sz="4" w:space="0" w:color="000000"/>
            </w:tcBorders>
          </w:tcPr>
          <w:p w14:paraId="2361E9D2" w14:textId="27F68316" w:rsidR="00E4165E" w:rsidRPr="00E4165E" w:rsidRDefault="00E4165E" w:rsidP="00E4165E">
            <w:pPr>
              <w:spacing w:after="0"/>
              <w:rPr>
                <w:color w:val="000000"/>
              </w:rPr>
            </w:pPr>
            <w:r>
              <w:rPr>
                <w:color w:val="000000"/>
              </w:rPr>
              <w:t>K</w:t>
            </w:r>
            <w:r w:rsidRPr="00E4165E">
              <w:rPr>
                <w:color w:val="000000"/>
              </w:rPr>
              <w:t>5. Why did you not attend these meetings? (</w:t>
            </w:r>
            <w:r w:rsidRPr="00E4165E">
              <w:rPr>
                <w:b/>
                <w:color w:val="000000"/>
              </w:rPr>
              <w:t>land_noparticipate</w:t>
            </w:r>
            <w:r w:rsidRPr="00E4165E">
              <w:rPr>
                <w:color w:val="000000"/>
              </w:rPr>
              <w:t>)</w:t>
            </w:r>
          </w:p>
          <w:p w14:paraId="1D4EACF9" w14:textId="7E53D1E3" w:rsidR="00A34F12" w:rsidRPr="009559BE" w:rsidRDefault="00E4165E" w:rsidP="00E4165E">
            <w:pPr>
              <w:spacing w:after="0"/>
              <w:rPr>
                <w:color w:val="000000"/>
              </w:rPr>
            </w:pPr>
            <w:r w:rsidRPr="00E4165E">
              <w:rPr>
                <w:color w:val="000000"/>
              </w:rPr>
              <w:t>Probe and code</w:t>
            </w:r>
          </w:p>
        </w:tc>
        <w:tc>
          <w:tcPr>
            <w:tcW w:w="4320" w:type="dxa"/>
            <w:gridSpan w:val="4"/>
            <w:tcBorders>
              <w:top w:val="single" w:sz="4" w:space="0" w:color="000000"/>
              <w:bottom w:val="single" w:sz="4" w:space="0" w:color="000000"/>
              <w:right w:val="single" w:sz="18" w:space="0" w:color="000000"/>
            </w:tcBorders>
          </w:tcPr>
          <w:p w14:paraId="6E4E833A" w14:textId="1618A9AB" w:rsidR="00A34F12" w:rsidRPr="009559BE" w:rsidRDefault="00A34F12" w:rsidP="00A34F12">
            <w:pPr>
              <w:spacing w:after="0"/>
              <w:rPr>
                <w:rFonts w:cs="Times New Roman"/>
                <w:w w:val="105"/>
              </w:rPr>
            </w:pPr>
            <w:r w:rsidRPr="009559BE">
              <w:rPr>
                <w:rFonts w:cs="Times New Roman"/>
                <w:w w:val="105"/>
              </w:rPr>
              <w:t>1=Not interested</w:t>
            </w:r>
          </w:p>
          <w:p w14:paraId="550D3FCE" w14:textId="4B31CE2D" w:rsidR="00A34F12" w:rsidRPr="009559BE" w:rsidRDefault="00A34F12" w:rsidP="00A34F12">
            <w:pPr>
              <w:spacing w:after="0"/>
              <w:rPr>
                <w:rFonts w:cs="Times New Roman"/>
                <w:w w:val="105"/>
              </w:rPr>
            </w:pPr>
            <w:r w:rsidRPr="009559BE">
              <w:rPr>
                <w:rFonts w:cs="Times New Roman"/>
                <w:w w:val="105"/>
              </w:rPr>
              <w:t>2=Feel they are not useful</w:t>
            </w:r>
          </w:p>
          <w:p w14:paraId="7855A5DD" w14:textId="2E5298FD" w:rsidR="00A34F12" w:rsidRPr="009559BE" w:rsidRDefault="00A34F12" w:rsidP="00A34F12">
            <w:pPr>
              <w:spacing w:after="0"/>
              <w:rPr>
                <w:rFonts w:cs="Times New Roman"/>
                <w:w w:val="105"/>
              </w:rPr>
            </w:pPr>
            <w:r w:rsidRPr="009559BE">
              <w:rPr>
                <w:rFonts w:cs="Times New Roman"/>
                <w:w w:val="105"/>
              </w:rPr>
              <w:t>3=Was no informed/did not know about the meeting</w:t>
            </w:r>
          </w:p>
          <w:p w14:paraId="08C8FBEF" w14:textId="31C3DCE1" w:rsidR="00A34F12" w:rsidRPr="009559BE" w:rsidRDefault="00A34F12" w:rsidP="00A34F12">
            <w:pPr>
              <w:spacing w:after="0"/>
              <w:rPr>
                <w:rFonts w:cs="Times New Roman"/>
                <w:w w:val="105"/>
              </w:rPr>
            </w:pPr>
            <w:r w:rsidRPr="009559BE">
              <w:rPr>
                <w:rFonts w:cs="Times New Roman"/>
                <w:w w:val="105"/>
              </w:rPr>
              <w:t>4=No meetings were held on these issues</w:t>
            </w:r>
          </w:p>
          <w:p w14:paraId="41FD7BB4" w14:textId="48C47A6C" w:rsidR="00A34F12" w:rsidRPr="009559BE" w:rsidRDefault="00A34F12" w:rsidP="00A34F12">
            <w:pPr>
              <w:spacing w:after="0"/>
              <w:rPr>
                <w:rFonts w:cs="Times New Roman"/>
                <w:w w:val="105"/>
              </w:rPr>
            </w:pPr>
            <w:r w:rsidRPr="009559BE">
              <w:rPr>
                <w:rFonts w:cs="Times New Roman"/>
                <w:w w:val="105"/>
              </w:rPr>
              <w:t>5=Busy working/traveling</w:t>
            </w:r>
          </w:p>
          <w:p w14:paraId="20A0B8F4" w14:textId="26F44379" w:rsidR="00A34F12" w:rsidRPr="009559BE" w:rsidRDefault="00A34F12" w:rsidP="00A34F12">
            <w:pPr>
              <w:spacing w:after="0"/>
              <w:rPr>
                <w:rFonts w:cs="Times New Roman"/>
                <w:w w:val="105"/>
              </w:rPr>
            </w:pPr>
            <w:r w:rsidRPr="009559BE">
              <w:rPr>
                <w:rFonts w:cs="Times New Roman"/>
                <w:w w:val="105"/>
              </w:rPr>
              <w:t>97=Other, please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50E4390A" w14:textId="77777777" w:rsidR="00A34F12" w:rsidRPr="009559BE" w:rsidRDefault="00A34F12" w:rsidP="00A34F12">
            <w:pPr>
              <w:spacing w:after="0"/>
              <w:rPr>
                <w:rFonts w:eastAsia="Calibri" w:cs="Times New Roman"/>
                <w:i/>
                <w:color w:val="A6A6A6"/>
              </w:rPr>
            </w:pPr>
            <w:r w:rsidRPr="009559BE">
              <w:rPr>
                <w:rFonts w:eastAsia="Calibri" w:cs="Times New Roman"/>
                <w:i/>
                <w:color w:val="A6A6A6"/>
              </w:rPr>
              <w:t>(Code)</w:t>
            </w:r>
          </w:p>
        </w:tc>
      </w:tr>
      <w:tr w:rsidR="00A34F12" w:rsidRPr="009559BE" w14:paraId="296645D6"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67" w:type="dxa"/>
            <w:gridSpan w:val="2"/>
            <w:tcBorders>
              <w:top w:val="single" w:sz="4" w:space="0" w:color="000000"/>
              <w:left w:val="single" w:sz="4" w:space="0" w:color="auto"/>
              <w:bottom w:val="single" w:sz="4" w:space="0" w:color="000000"/>
              <w:right w:val="single" w:sz="4" w:space="0" w:color="auto"/>
            </w:tcBorders>
          </w:tcPr>
          <w:p w14:paraId="01D1E2CD" w14:textId="347F8BAC" w:rsidR="00A34F12" w:rsidRPr="009559BE" w:rsidRDefault="00A34F12" w:rsidP="00A34F12">
            <w:pPr>
              <w:spacing w:after="0" w:line="240" w:lineRule="auto"/>
              <w:contextualSpacing/>
              <w:rPr>
                <w:rFonts w:eastAsiaTheme="minorEastAsia"/>
                <w:lang w:eastAsia="zh-CN"/>
              </w:rPr>
            </w:pPr>
          </w:p>
        </w:tc>
        <w:tc>
          <w:tcPr>
            <w:tcW w:w="4685" w:type="dxa"/>
            <w:gridSpan w:val="3"/>
            <w:tcBorders>
              <w:top w:val="single" w:sz="4" w:space="0" w:color="000000"/>
              <w:left w:val="single" w:sz="4" w:space="0" w:color="auto"/>
              <w:bottom w:val="single" w:sz="4" w:space="0" w:color="000000"/>
              <w:right w:val="single" w:sz="18" w:space="0" w:color="000000"/>
            </w:tcBorders>
          </w:tcPr>
          <w:p w14:paraId="6BF67A2F" w14:textId="2EBE5574" w:rsidR="00A34F12" w:rsidRPr="009559BE" w:rsidRDefault="00E4165E" w:rsidP="00A34F12">
            <w:pPr>
              <w:spacing w:after="0" w:line="240" w:lineRule="auto"/>
              <w:contextualSpacing/>
              <w:rPr>
                <w:rFonts w:eastAsiaTheme="minorEastAsia"/>
                <w:w w:val="105"/>
                <w:lang w:eastAsia="zh-CN"/>
              </w:rPr>
            </w:pPr>
            <w:r>
              <w:rPr>
                <w:w w:val="105"/>
              </w:rPr>
              <w:t>K</w:t>
            </w:r>
            <w:r w:rsidR="00A34F12" w:rsidRPr="009559BE">
              <w:rPr>
                <w:w w:val="105"/>
              </w:rPr>
              <w:t xml:space="preserve">5b. If other, please specify </w:t>
            </w:r>
          </w:p>
        </w:tc>
        <w:tc>
          <w:tcPr>
            <w:tcW w:w="5028" w:type="dxa"/>
            <w:gridSpan w:val="4"/>
            <w:tcBorders>
              <w:top w:val="single" w:sz="18" w:space="0" w:color="000000"/>
              <w:left w:val="single" w:sz="18" w:space="0" w:color="000000"/>
              <w:bottom w:val="single" w:sz="18" w:space="0" w:color="000000"/>
              <w:right w:val="single" w:sz="18" w:space="0" w:color="000000"/>
            </w:tcBorders>
          </w:tcPr>
          <w:p w14:paraId="69BA4141" w14:textId="77777777" w:rsidR="00A34F12" w:rsidRPr="009559BE" w:rsidRDefault="00A34F12" w:rsidP="00A34F12">
            <w:pPr>
              <w:spacing w:after="0" w:line="240" w:lineRule="auto"/>
              <w:contextualSpacing/>
              <w:rPr>
                <w:rFonts w:eastAsiaTheme="minorEastAsia"/>
                <w:i/>
                <w:lang w:eastAsia="zh-CN"/>
              </w:rPr>
            </w:pPr>
            <w:r w:rsidRPr="009559BE">
              <w:rPr>
                <w:rFonts w:eastAsiaTheme="minorEastAsia"/>
                <w:i/>
                <w:lang w:eastAsia="zh-CN"/>
              </w:rPr>
              <w:t>(Text)</w:t>
            </w:r>
          </w:p>
        </w:tc>
      </w:tr>
      <w:tr w:rsidR="00A34F12" w:rsidRPr="009559BE" w14:paraId="5629E56B" w14:textId="77777777" w:rsidTr="00CD018F">
        <w:trPr>
          <w:trHeight w:val="20"/>
        </w:trPr>
        <w:tc>
          <w:tcPr>
            <w:tcW w:w="359" w:type="dxa"/>
            <w:tcBorders>
              <w:top w:val="single" w:sz="4" w:space="0" w:color="000000"/>
              <w:left w:val="single" w:sz="4" w:space="0" w:color="000000"/>
              <w:bottom w:val="single" w:sz="4" w:space="0" w:color="000000"/>
              <w:right w:val="single" w:sz="4" w:space="0" w:color="000000"/>
            </w:tcBorders>
          </w:tcPr>
          <w:p w14:paraId="75CAA77D" w14:textId="77777777" w:rsidR="00A34F12" w:rsidRPr="009559BE" w:rsidRDefault="00A34F12" w:rsidP="00A34F12">
            <w:pPr>
              <w:spacing w:after="0"/>
              <w:rPr>
                <w:rFonts w:eastAsia="Calibri" w:cs="Times New Roman"/>
              </w:rPr>
            </w:pPr>
          </w:p>
        </w:tc>
        <w:tc>
          <w:tcPr>
            <w:tcW w:w="4679" w:type="dxa"/>
            <w:gridSpan w:val="2"/>
            <w:tcBorders>
              <w:top w:val="single" w:sz="4" w:space="0" w:color="000000"/>
              <w:left w:val="single" w:sz="4" w:space="0" w:color="000000"/>
              <w:bottom w:val="single" w:sz="4" w:space="0" w:color="000000"/>
            </w:tcBorders>
          </w:tcPr>
          <w:p w14:paraId="7A885D3E" w14:textId="47289352" w:rsidR="00A34F12" w:rsidRPr="009559BE" w:rsidRDefault="00E4165E" w:rsidP="00A34F12">
            <w:pPr>
              <w:spacing w:after="0"/>
              <w:rPr>
                <w:color w:val="000000"/>
              </w:rPr>
            </w:pPr>
            <w:r>
              <w:rPr>
                <w:w w:val="105"/>
              </w:rPr>
              <w:t>K</w:t>
            </w:r>
            <w:r w:rsidR="00A34F12" w:rsidRPr="009559BE">
              <w:rPr>
                <w:w w:val="105"/>
              </w:rPr>
              <w:t>6. How satisfied are you with the way that the Land Committee is managing customary land in this village? (</w:t>
            </w:r>
            <w:r w:rsidR="00A34F12" w:rsidRPr="009559BE">
              <w:rPr>
                <w:b/>
                <w:w w:val="105"/>
              </w:rPr>
              <w:t>land_satisfied</w:t>
            </w:r>
            <w:r w:rsidR="00A34F12" w:rsidRPr="009559BE">
              <w:rPr>
                <w:w w:val="105"/>
              </w:rPr>
              <w:t>)</w:t>
            </w:r>
          </w:p>
        </w:tc>
        <w:tc>
          <w:tcPr>
            <w:tcW w:w="4320" w:type="dxa"/>
            <w:gridSpan w:val="4"/>
            <w:tcBorders>
              <w:top w:val="single" w:sz="4" w:space="0" w:color="000000"/>
              <w:bottom w:val="single" w:sz="4" w:space="0" w:color="000000"/>
              <w:right w:val="single" w:sz="18" w:space="0" w:color="000000"/>
            </w:tcBorders>
          </w:tcPr>
          <w:p w14:paraId="5C6E1705" w14:textId="5531C71B" w:rsidR="00A34F12" w:rsidRPr="009559BE" w:rsidRDefault="00A34F12" w:rsidP="00A34F12">
            <w:pPr>
              <w:spacing w:after="0"/>
              <w:rPr>
                <w:rFonts w:cs="Times New Roman"/>
                <w:w w:val="105"/>
              </w:rPr>
            </w:pPr>
            <w:r w:rsidRPr="009559BE">
              <w:rPr>
                <w:rFonts w:cs="Times New Roman"/>
                <w:w w:val="105"/>
              </w:rPr>
              <w:t>1=Very satisfied</w:t>
            </w:r>
          </w:p>
          <w:p w14:paraId="067612A1" w14:textId="71B02B06" w:rsidR="00A34F12" w:rsidRPr="009559BE" w:rsidRDefault="00A34F12" w:rsidP="00A34F12">
            <w:pPr>
              <w:spacing w:after="0"/>
              <w:rPr>
                <w:rFonts w:cs="Times New Roman"/>
                <w:w w:val="105"/>
              </w:rPr>
            </w:pPr>
            <w:r w:rsidRPr="009559BE">
              <w:rPr>
                <w:rFonts w:cs="Times New Roman"/>
                <w:w w:val="105"/>
              </w:rPr>
              <w:t>2=Satisfied</w:t>
            </w:r>
          </w:p>
          <w:p w14:paraId="7AB56EF8" w14:textId="0E6F8BAE" w:rsidR="00A34F12" w:rsidRPr="009559BE" w:rsidRDefault="00A34F12" w:rsidP="00A34F12">
            <w:pPr>
              <w:spacing w:after="0"/>
              <w:rPr>
                <w:rFonts w:cs="Times New Roman"/>
                <w:w w:val="105"/>
              </w:rPr>
            </w:pPr>
            <w:r w:rsidRPr="009559BE">
              <w:rPr>
                <w:rFonts w:cs="Times New Roman"/>
                <w:w w:val="105"/>
              </w:rPr>
              <w:t>3=Neutral</w:t>
            </w:r>
          </w:p>
          <w:p w14:paraId="1D6F210C" w14:textId="684E477C" w:rsidR="00A34F12" w:rsidRPr="009559BE" w:rsidRDefault="00A34F12" w:rsidP="00A34F12">
            <w:pPr>
              <w:spacing w:after="0"/>
              <w:rPr>
                <w:rFonts w:cs="Times New Roman"/>
                <w:w w:val="105"/>
              </w:rPr>
            </w:pPr>
            <w:r w:rsidRPr="009559BE">
              <w:rPr>
                <w:rFonts w:cs="Times New Roman"/>
                <w:w w:val="105"/>
              </w:rPr>
              <w:t>4=Dissatisfied</w:t>
            </w:r>
          </w:p>
          <w:p w14:paraId="4B539410" w14:textId="055D9CE8" w:rsidR="00A34F12" w:rsidRPr="009559BE" w:rsidRDefault="00A34F12" w:rsidP="00A34F12">
            <w:pPr>
              <w:spacing w:after="0"/>
              <w:rPr>
                <w:rFonts w:cs="Times New Roman"/>
                <w:w w:val="105"/>
              </w:rPr>
            </w:pPr>
            <w:r w:rsidRPr="009559BE">
              <w:rPr>
                <w:rFonts w:cs="Times New Roman"/>
                <w:w w:val="105"/>
              </w:rPr>
              <w:t>5=</w:t>
            </w:r>
            <w:r w:rsidR="001949A5" w:rsidRPr="009559BE">
              <w:rPr>
                <w:rFonts w:cs="Times New Roman"/>
                <w:w w:val="105"/>
              </w:rPr>
              <w:t>Very dissatisfied</w:t>
            </w:r>
          </w:p>
          <w:p w14:paraId="44A273EF" w14:textId="77777777" w:rsidR="00A34F12" w:rsidRPr="009559BE" w:rsidRDefault="00A34F12" w:rsidP="00A34F12">
            <w:pPr>
              <w:spacing w:after="0"/>
              <w:rPr>
                <w:rFonts w:cs="Times New Roman"/>
                <w:i/>
                <w:w w:val="105"/>
              </w:rPr>
            </w:pPr>
            <w:r w:rsidRPr="009559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27467CAE" w14:textId="77777777" w:rsidR="00A34F12" w:rsidRPr="009559BE" w:rsidRDefault="00A34F12" w:rsidP="00A34F12">
            <w:pPr>
              <w:spacing w:after="0"/>
              <w:rPr>
                <w:rFonts w:eastAsia="Calibri" w:cs="Times New Roman"/>
                <w:i/>
                <w:color w:val="A6A6A6"/>
              </w:rPr>
            </w:pPr>
            <w:r w:rsidRPr="009559BE">
              <w:rPr>
                <w:rFonts w:eastAsia="Calibri" w:cs="Times New Roman"/>
                <w:i/>
                <w:color w:val="A6A6A6"/>
              </w:rPr>
              <w:t>(Code)</w:t>
            </w:r>
          </w:p>
        </w:tc>
      </w:tr>
    </w:tbl>
    <w:p w14:paraId="671DA1FB" w14:textId="77777777" w:rsidR="00D437F1" w:rsidRPr="009559BE" w:rsidRDefault="00D437F1" w:rsidP="001512DD">
      <w:pPr>
        <w:pStyle w:val="TableParagraph"/>
        <w:autoSpaceDE/>
        <w:autoSpaceDN/>
        <w:adjustRightInd/>
        <w:spacing w:afterLines="20" w:after="48"/>
        <w:contextualSpacing/>
        <w:rPr>
          <w:rFonts w:asciiTheme="minorHAnsi" w:eastAsia="Times New Roman" w:hAnsiTheme="minorHAnsi"/>
          <w:sz w:val="22"/>
          <w:szCs w:val="22"/>
          <w:lang w:eastAsia="zh-CN"/>
        </w:rPr>
      </w:pPr>
    </w:p>
    <w:p w14:paraId="5F9F7AE0" w14:textId="77777777" w:rsidR="00DA7C5C" w:rsidRPr="009559BE" w:rsidRDefault="00DA7C5C" w:rsidP="001512DD">
      <w:pPr>
        <w:pStyle w:val="TableParagraph"/>
        <w:autoSpaceDE/>
        <w:autoSpaceDN/>
        <w:adjustRightInd/>
        <w:spacing w:afterLines="20" w:after="48"/>
        <w:contextualSpacing/>
        <w:rPr>
          <w:rFonts w:asciiTheme="minorHAnsi" w:eastAsia="Times New Roman" w:hAnsiTheme="minorHAnsi"/>
          <w:sz w:val="22"/>
          <w:szCs w:val="22"/>
          <w:lang w:eastAsia="zh-CN"/>
        </w:rPr>
      </w:pPr>
      <w:r w:rsidRPr="009559BE">
        <w:rPr>
          <w:rFonts w:asciiTheme="minorHAnsi" w:eastAsia="Times New Roman" w:hAnsiTheme="minorHAnsi"/>
          <w:sz w:val="22"/>
          <w:szCs w:val="22"/>
          <w:lang w:eastAsia="zh-CN"/>
        </w:rPr>
        <w:t>Now I am going to read some statements about land management in your village. Please tell me how much you agree or disagree.</w:t>
      </w:r>
    </w:p>
    <w:tbl>
      <w:tblPr>
        <w:tblW w:w="10090" w:type="dxa"/>
        <w:tblInd w:w="-5" w:type="dxa"/>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29" w:type="dxa"/>
          <w:right w:w="29" w:type="dxa"/>
        </w:tblCellMar>
        <w:tblLook w:val="0000" w:firstRow="0" w:lastRow="0" w:firstColumn="0" w:lastColumn="0" w:noHBand="0" w:noVBand="0"/>
      </w:tblPr>
      <w:tblGrid>
        <w:gridCol w:w="360"/>
        <w:gridCol w:w="4681"/>
        <w:gridCol w:w="2161"/>
        <w:gridCol w:w="2167"/>
        <w:gridCol w:w="721"/>
      </w:tblGrid>
      <w:tr w:rsidR="001949A5" w:rsidRPr="009559BE" w14:paraId="5B07D742"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2D2C41AF"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277A84E7" w14:textId="1C9F43DB" w:rsidR="001949A5" w:rsidRPr="009559BE" w:rsidRDefault="00E4165E" w:rsidP="001949A5">
            <w:pPr>
              <w:spacing w:after="0"/>
            </w:pPr>
            <w:r>
              <w:rPr>
                <w:w w:val="105"/>
              </w:rPr>
              <w:t>K</w:t>
            </w:r>
            <w:r w:rsidR="001949A5" w:rsidRPr="009559BE">
              <w:rPr>
                <w:w w:val="105"/>
              </w:rPr>
              <w:t xml:space="preserve">7. The village leaders/VLC are trusted and </w:t>
            </w:r>
            <w:r w:rsidR="001949A5" w:rsidRPr="009559BE">
              <w:rPr>
                <w:w w:val="105"/>
              </w:rPr>
              <w:lastRenderedPageBreak/>
              <w:t>honest. (</w:t>
            </w:r>
            <w:r w:rsidR="001949A5" w:rsidRPr="009559BE">
              <w:rPr>
                <w:b/>
                <w:w w:val="105"/>
              </w:rPr>
              <w:t>leader_trust</w:t>
            </w:r>
            <w:r w:rsidR="001949A5" w:rsidRPr="009559BE">
              <w:rPr>
                <w:w w:val="105"/>
              </w:rPr>
              <w:t>)</w:t>
            </w:r>
          </w:p>
        </w:tc>
        <w:tc>
          <w:tcPr>
            <w:tcW w:w="2161" w:type="dxa"/>
            <w:tcBorders>
              <w:top w:val="single" w:sz="4" w:space="0" w:color="000000"/>
              <w:left w:val="nil"/>
              <w:bottom w:val="single" w:sz="4" w:space="0" w:color="000000"/>
              <w:right w:val="nil"/>
            </w:tcBorders>
          </w:tcPr>
          <w:p w14:paraId="66DCDB30" w14:textId="77777777" w:rsidR="001949A5" w:rsidRPr="009559BE" w:rsidRDefault="001949A5" w:rsidP="001949A5">
            <w:pPr>
              <w:spacing w:after="0"/>
            </w:pPr>
            <w:r w:rsidRPr="009559BE">
              <w:lastRenderedPageBreak/>
              <w:t>1=Strongly agree</w:t>
            </w:r>
          </w:p>
          <w:p w14:paraId="41D1BDFB" w14:textId="77777777" w:rsidR="001949A5" w:rsidRPr="009559BE" w:rsidRDefault="001949A5" w:rsidP="001949A5">
            <w:pPr>
              <w:spacing w:after="0"/>
            </w:pPr>
            <w:r w:rsidRPr="009559BE">
              <w:lastRenderedPageBreak/>
              <w:t>2=Agree</w:t>
            </w:r>
          </w:p>
          <w:p w14:paraId="267219CE" w14:textId="77777777" w:rsidR="001949A5" w:rsidRPr="009559BE" w:rsidRDefault="001949A5" w:rsidP="001949A5">
            <w:pPr>
              <w:spacing w:after="0"/>
            </w:pPr>
            <w:r w:rsidRPr="009559BE">
              <w:t>3=Neither agree nor disagree</w:t>
            </w:r>
          </w:p>
          <w:p w14:paraId="0254C297"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08B9CAAA" w14:textId="77777777" w:rsidR="001949A5" w:rsidRPr="009559BE" w:rsidRDefault="001949A5" w:rsidP="001949A5">
            <w:pPr>
              <w:spacing w:after="0"/>
            </w:pPr>
            <w:r w:rsidRPr="009559BE">
              <w:lastRenderedPageBreak/>
              <w:t>5=Strongly disagree</w:t>
            </w:r>
          </w:p>
          <w:p w14:paraId="5AA08AE4" w14:textId="77777777" w:rsidR="001949A5" w:rsidRPr="009559BE" w:rsidRDefault="001949A5" w:rsidP="001949A5">
            <w:pPr>
              <w:spacing w:after="0"/>
              <w:rPr>
                <w:rFonts w:cs="Times New Roman"/>
                <w:w w:val="105"/>
              </w:rPr>
            </w:pPr>
            <w:r w:rsidRPr="009559BE">
              <w:rPr>
                <w:rFonts w:cs="Times New Roman"/>
                <w:w w:val="105"/>
              </w:rPr>
              <w:lastRenderedPageBreak/>
              <w:t>888=Don't know</w:t>
            </w:r>
          </w:p>
          <w:p w14:paraId="5BFD20F6" w14:textId="77777777" w:rsidR="001949A5" w:rsidRPr="009559BE" w:rsidRDefault="001949A5" w:rsidP="001949A5">
            <w:pPr>
              <w:spacing w:after="0"/>
            </w:pPr>
            <w:r w:rsidRPr="009559BE">
              <w:rPr>
                <w:rFonts w:cs="Times New Roman"/>
                <w:w w:val="105"/>
              </w:rPr>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8E66D9D" w14:textId="77777777" w:rsidR="001949A5" w:rsidRPr="009559BE" w:rsidRDefault="001949A5" w:rsidP="001949A5">
            <w:pPr>
              <w:spacing w:after="0"/>
            </w:pPr>
            <w:r w:rsidRPr="009559BE">
              <w:lastRenderedPageBreak/>
              <w:t>(Code)</w:t>
            </w:r>
          </w:p>
        </w:tc>
      </w:tr>
      <w:tr w:rsidR="001949A5" w:rsidRPr="009559BE" w14:paraId="3B9869BC"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56D9D3CB"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73D1F900" w14:textId="310D13AF" w:rsidR="001949A5" w:rsidRPr="009559BE" w:rsidRDefault="00E4165E" w:rsidP="001949A5">
            <w:pPr>
              <w:spacing w:after="0"/>
            </w:pPr>
            <w:r>
              <w:rPr>
                <w:w w:val="105"/>
              </w:rPr>
              <w:t>K</w:t>
            </w:r>
            <w:r w:rsidR="001949A5" w:rsidRPr="009559BE">
              <w:rPr>
                <w:w w:val="105"/>
              </w:rPr>
              <w:t>8 .The village leaders/VLC protect shared community land from being taken or encroached upon. (</w:t>
            </w:r>
            <w:r w:rsidR="001949A5" w:rsidRPr="009559BE">
              <w:rPr>
                <w:b/>
                <w:w w:val="105"/>
              </w:rPr>
              <w:t>leader_protect</w:t>
            </w:r>
            <w:r w:rsidR="001949A5" w:rsidRPr="009559BE">
              <w:rPr>
                <w:w w:val="105"/>
              </w:rPr>
              <w:t>)</w:t>
            </w:r>
          </w:p>
        </w:tc>
        <w:tc>
          <w:tcPr>
            <w:tcW w:w="2161" w:type="dxa"/>
            <w:tcBorders>
              <w:top w:val="single" w:sz="4" w:space="0" w:color="000000"/>
              <w:left w:val="nil"/>
              <w:bottom w:val="single" w:sz="4" w:space="0" w:color="000000"/>
              <w:right w:val="nil"/>
            </w:tcBorders>
          </w:tcPr>
          <w:p w14:paraId="58735F4C" w14:textId="77777777" w:rsidR="001949A5" w:rsidRPr="009559BE" w:rsidRDefault="001949A5" w:rsidP="001949A5">
            <w:pPr>
              <w:spacing w:after="0"/>
            </w:pPr>
            <w:r w:rsidRPr="009559BE">
              <w:t>1=Strongly agree</w:t>
            </w:r>
          </w:p>
          <w:p w14:paraId="5D1BC23F" w14:textId="77777777" w:rsidR="001949A5" w:rsidRPr="009559BE" w:rsidRDefault="001949A5" w:rsidP="001949A5">
            <w:pPr>
              <w:spacing w:after="0"/>
            </w:pPr>
            <w:r w:rsidRPr="009559BE">
              <w:t>2=Agree</w:t>
            </w:r>
          </w:p>
          <w:p w14:paraId="0CF7CA59" w14:textId="77777777" w:rsidR="001949A5" w:rsidRPr="009559BE" w:rsidRDefault="001949A5" w:rsidP="001949A5">
            <w:pPr>
              <w:spacing w:after="0"/>
            </w:pPr>
            <w:r w:rsidRPr="009559BE">
              <w:t>3=Neither agree nor disagree</w:t>
            </w:r>
          </w:p>
          <w:p w14:paraId="191A7B8C"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28025AB7" w14:textId="77777777" w:rsidR="001949A5" w:rsidRPr="009559BE" w:rsidRDefault="001949A5" w:rsidP="001949A5">
            <w:pPr>
              <w:spacing w:after="0"/>
            </w:pPr>
            <w:r w:rsidRPr="009559BE">
              <w:t>5=Strongly disagree</w:t>
            </w:r>
          </w:p>
          <w:p w14:paraId="7D5EE270" w14:textId="77777777" w:rsidR="001949A5" w:rsidRPr="009559BE" w:rsidRDefault="001949A5" w:rsidP="001949A5">
            <w:pPr>
              <w:spacing w:after="0"/>
            </w:pPr>
            <w:r w:rsidRPr="009559BE">
              <w:t>888=Don't know</w:t>
            </w:r>
          </w:p>
          <w:p w14:paraId="3C21D93A"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9974754" w14:textId="77777777" w:rsidR="001949A5" w:rsidRPr="009559BE" w:rsidRDefault="001949A5" w:rsidP="001949A5">
            <w:pPr>
              <w:spacing w:after="0"/>
            </w:pPr>
            <w:r w:rsidRPr="009559BE">
              <w:t>(Code)</w:t>
            </w:r>
          </w:p>
        </w:tc>
      </w:tr>
      <w:tr w:rsidR="001949A5" w:rsidRPr="009559BE" w14:paraId="4698955E"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611D33D3"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1950F420" w14:textId="36E79748" w:rsidR="001949A5" w:rsidRPr="009559BE" w:rsidRDefault="00E4165E" w:rsidP="001949A5">
            <w:pPr>
              <w:spacing w:after="0"/>
            </w:pPr>
            <w:r>
              <w:rPr>
                <w:w w:val="105"/>
              </w:rPr>
              <w:t>K</w:t>
            </w:r>
            <w:r w:rsidR="001949A5" w:rsidRPr="009559BE">
              <w:rPr>
                <w:w w:val="105"/>
              </w:rPr>
              <w:t>9. The village leaders/VLC allocate land fairly across households. (</w:t>
            </w:r>
            <w:r w:rsidR="001949A5" w:rsidRPr="009559BE">
              <w:rPr>
                <w:b/>
                <w:w w:val="105"/>
              </w:rPr>
              <w:t>leader_fair</w:t>
            </w:r>
            <w:r w:rsidR="001949A5" w:rsidRPr="009559BE">
              <w:rPr>
                <w:w w:val="105"/>
              </w:rPr>
              <w:t>)</w:t>
            </w:r>
          </w:p>
        </w:tc>
        <w:tc>
          <w:tcPr>
            <w:tcW w:w="2161" w:type="dxa"/>
            <w:tcBorders>
              <w:top w:val="single" w:sz="4" w:space="0" w:color="000000"/>
              <w:left w:val="nil"/>
              <w:bottom w:val="single" w:sz="4" w:space="0" w:color="000000"/>
              <w:right w:val="nil"/>
            </w:tcBorders>
          </w:tcPr>
          <w:p w14:paraId="74993DAB" w14:textId="77777777" w:rsidR="001949A5" w:rsidRPr="009559BE" w:rsidRDefault="001949A5" w:rsidP="001949A5">
            <w:pPr>
              <w:spacing w:after="0"/>
            </w:pPr>
            <w:r w:rsidRPr="009559BE">
              <w:t>1=Strongly agree</w:t>
            </w:r>
          </w:p>
          <w:p w14:paraId="35DFC2CE" w14:textId="77777777" w:rsidR="001949A5" w:rsidRPr="009559BE" w:rsidRDefault="001949A5" w:rsidP="001949A5">
            <w:pPr>
              <w:spacing w:after="0"/>
            </w:pPr>
            <w:r w:rsidRPr="009559BE">
              <w:t>2=Agree</w:t>
            </w:r>
          </w:p>
          <w:p w14:paraId="64413213" w14:textId="77777777" w:rsidR="001949A5" w:rsidRPr="009559BE" w:rsidRDefault="001949A5" w:rsidP="001949A5">
            <w:pPr>
              <w:spacing w:after="0"/>
            </w:pPr>
            <w:r w:rsidRPr="009559BE">
              <w:t>3=Neither agree nor disagree</w:t>
            </w:r>
          </w:p>
          <w:p w14:paraId="342AE98E"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6D4EC094" w14:textId="77777777" w:rsidR="001949A5" w:rsidRPr="009559BE" w:rsidRDefault="001949A5" w:rsidP="001949A5">
            <w:pPr>
              <w:spacing w:after="0"/>
            </w:pPr>
            <w:r w:rsidRPr="009559BE">
              <w:t>5=Strongly disagree</w:t>
            </w:r>
          </w:p>
          <w:p w14:paraId="013EDF5C" w14:textId="77777777" w:rsidR="001949A5" w:rsidRPr="009559BE" w:rsidRDefault="001949A5" w:rsidP="001949A5">
            <w:pPr>
              <w:spacing w:after="0"/>
            </w:pPr>
            <w:r w:rsidRPr="009559BE">
              <w:t>888=Don't know</w:t>
            </w:r>
          </w:p>
          <w:p w14:paraId="640B8DFB"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2A52D3EB" w14:textId="77777777" w:rsidR="001949A5" w:rsidRPr="009559BE" w:rsidRDefault="001949A5" w:rsidP="001949A5">
            <w:pPr>
              <w:spacing w:after="0"/>
            </w:pPr>
            <w:r w:rsidRPr="009559BE">
              <w:t>(Code)</w:t>
            </w:r>
          </w:p>
        </w:tc>
      </w:tr>
      <w:tr w:rsidR="001949A5" w:rsidRPr="009559BE" w14:paraId="68CD20A0"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66A71D6C"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3AD1046B" w14:textId="6EE1CE54" w:rsidR="001949A5" w:rsidRPr="009559BE" w:rsidRDefault="00E4165E" w:rsidP="001949A5">
            <w:pPr>
              <w:spacing w:after="0"/>
            </w:pPr>
            <w:r>
              <w:rPr>
                <w:w w:val="105"/>
              </w:rPr>
              <w:t>K</w:t>
            </w:r>
            <w:r w:rsidR="001949A5" w:rsidRPr="009559BE">
              <w:rPr>
                <w:w w:val="105"/>
              </w:rPr>
              <w:t>10. The village leaders/VLC work hard. (</w:t>
            </w:r>
            <w:r w:rsidR="001949A5" w:rsidRPr="009559BE">
              <w:rPr>
                <w:b/>
                <w:w w:val="105"/>
              </w:rPr>
              <w:t>leader_work</w:t>
            </w:r>
            <w:r w:rsidR="001949A5" w:rsidRPr="009559BE">
              <w:rPr>
                <w:w w:val="105"/>
              </w:rPr>
              <w:t>)</w:t>
            </w:r>
          </w:p>
        </w:tc>
        <w:tc>
          <w:tcPr>
            <w:tcW w:w="2161" w:type="dxa"/>
            <w:tcBorders>
              <w:top w:val="single" w:sz="4" w:space="0" w:color="000000"/>
              <w:left w:val="nil"/>
              <w:bottom w:val="single" w:sz="4" w:space="0" w:color="000000"/>
              <w:right w:val="nil"/>
            </w:tcBorders>
          </w:tcPr>
          <w:p w14:paraId="65F7565E" w14:textId="77777777" w:rsidR="001949A5" w:rsidRPr="009559BE" w:rsidRDefault="001949A5" w:rsidP="001949A5">
            <w:pPr>
              <w:spacing w:after="0"/>
            </w:pPr>
            <w:r w:rsidRPr="009559BE">
              <w:t>1=Strongly agree</w:t>
            </w:r>
          </w:p>
          <w:p w14:paraId="5CB93A33" w14:textId="77777777" w:rsidR="001949A5" w:rsidRPr="009559BE" w:rsidRDefault="001949A5" w:rsidP="001949A5">
            <w:pPr>
              <w:spacing w:after="0"/>
            </w:pPr>
            <w:r w:rsidRPr="009559BE">
              <w:t>2=Agree</w:t>
            </w:r>
          </w:p>
          <w:p w14:paraId="48FA9F80" w14:textId="77777777" w:rsidR="001949A5" w:rsidRPr="009559BE" w:rsidRDefault="001949A5" w:rsidP="001949A5">
            <w:pPr>
              <w:spacing w:after="0"/>
            </w:pPr>
            <w:r w:rsidRPr="009559BE">
              <w:t>3=Neither agree nor disagree</w:t>
            </w:r>
          </w:p>
          <w:p w14:paraId="51C5DDB2"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2ED6DA98" w14:textId="77777777" w:rsidR="001949A5" w:rsidRPr="009559BE" w:rsidRDefault="001949A5" w:rsidP="001949A5">
            <w:pPr>
              <w:spacing w:after="0"/>
            </w:pPr>
            <w:r w:rsidRPr="009559BE">
              <w:t>5=Strongly disagree</w:t>
            </w:r>
          </w:p>
          <w:p w14:paraId="038CC666" w14:textId="77777777" w:rsidR="001949A5" w:rsidRPr="009559BE" w:rsidRDefault="001949A5" w:rsidP="001949A5">
            <w:pPr>
              <w:spacing w:after="0"/>
            </w:pPr>
            <w:r w:rsidRPr="009559BE">
              <w:t>888=Don't know</w:t>
            </w:r>
          </w:p>
          <w:p w14:paraId="4AA3EDFA"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DED6F22" w14:textId="77777777" w:rsidR="001949A5" w:rsidRPr="009559BE" w:rsidRDefault="001949A5" w:rsidP="001949A5">
            <w:pPr>
              <w:spacing w:after="0"/>
            </w:pPr>
            <w:r w:rsidRPr="009559BE">
              <w:t>(Code)</w:t>
            </w:r>
          </w:p>
        </w:tc>
      </w:tr>
      <w:tr w:rsidR="001949A5" w:rsidRPr="009559BE" w14:paraId="3976E96B"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20697996"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37DDBA51" w14:textId="48C43C24" w:rsidR="001949A5" w:rsidRPr="009559BE" w:rsidRDefault="00E4165E" w:rsidP="001949A5">
            <w:pPr>
              <w:spacing w:after="0"/>
            </w:pPr>
            <w:r>
              <w:rPr>
                <w:w w:val="105"/>
              </w:rPr>
              <w:t>K</w:t>
            </w:r>
            <w:r w:rsidR="001949A5" w:rsidRPr="009559BE">
              <w:rPr>
                <w:w w:val="105"/>
              </w:rPr>
              <w:t>11. The village leaders/VLC do not take bribes. (</w:t>
            </w:r>
            <w:r w:rsidR="001949A5" w:rsidRPr="009559BE">
              <w:rPr>
                <w:b/>
                <w:w w:val="105"/>
              </w:rPr>
              <w:t>leader_bribes</w:t>
            </w:r>
            <w:r w:rsidR="001949A5" w:rsidRPr="009559BE">
              <w:rPr>
                <w:w w:val="105"/>
              </w:rPr>
              <w:t>)</w:t>
            </w:r>
          </w:p>
        </w:tc>
        <w:tc>
          <w:tcPr>
            <w:tcW w:w="2161" w:type="dxa"/>
            <w:tcBorders>
              <w:top w:val="single" w:sz="4" w:space="0" w:color="000000"/>
              <w:left w:val="nil"/>
              <w:bottom w:val="single" w:sz="4" w:space="0" w:color="000000"/>
              <w:right w:val="nil"/>
            </w:tcBorders>
          </w:tcPr>
          <w:p w14:paraId="4A27FA9B" w14:textId="77777777" w:rsidR="001949A5" w:rsidRPr="009559BE" w:rsidRDefault="001949A5" w:rsidP="001949A5">
            <w:pPr>
              <w:spacing w:after="0"/>
            </w:pPr>
            <w:r w:rsidRPr="009559BE">
              <w:t>1=Strongly agree</w:t>
            </w:r>
          </w:p>
          <w:p w14:paraId="7AC5F6A1" w14:textId="77777777" w:rsidR="001949A5" w:rsidRPr="009559BE" w:rsidRDefault="001949A5" w:rsidP="001949A5">
            <w:pPr>
              <w:spacing w:after="0"/>
            </w:pPr>
            <w:r w:rsidRPr="009559BE">
              <w:t>2=Agree</w:t>
            </w:r>
          </w:p>
          <w:p w14:paraId="17937507" w14:textId="77777777" w:rsidR="001949A5" w:rsidRPr="009559BE" w:rsidRDefault="001949A5" w:rsidP="001949A5">
            <w:pPr>
              <w:spacing w:after="0"/>
            </w:pPr>
            <w:r w:rsidRPr="009559BE">
              <w:t>3=Neither agree nor disagree</w:t>
            </w:r>
          </w:p>
          <w:p w14:paraId="0EFD4ECF"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26C516B2" w14:textId="77777777" w:rsidR="001949A5" w:rsidRPr="009559BE" w:rsidRDefault="001949A5" w:rsidP="001949A5">
            <w:pPr>
              <w:spacing w:after="0"/>
            </w:pPr>
            <w:r w:rsidRPr="009559BE">
              <w:t>5=Strongly disagree</w:t>
            </w:r>
          </w:p>
          <w:p w14:paraId="720466AE" w14:textId="77777777" w:rsidR="001949A5" w:rsidRPr="009559BE" w:rsidRDefault="001949A5" w:rsidP="001949A5">
            <w:pPr>
              <w:spacing w:after="0"/>
            </w:pPr>
            <w:r w:rsidRPr="009559BE">
              <w:t>888=Don't know</w:t>
            </w:r>
          </w:p>
          <w:p w14:paraId="2DE40E02"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20FA32AD" w14:textId="77777777" w:rsidR="001949A5" w:rsidRPr="009559BE" w:rsidRDefault="001949A5" w:rsidP="001949A5">
            <w:pPr>
              <w:spacing w:after="0"/>
            </w:pPr>
            <w:r w:rsidRPr="009559BE">
              <w:t>(Code)</w:t>
            </w:r>
          </w:p>
        </w:tc>
      </w:tr>
      <w:tr w:rsidR="001949A5" w:rsidRPr="009559BE" w14:paraId="066A4660"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21E58E28"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7CB205ED" w14:textId="5C5FDA43" w:rsidR="001949A5" w:rsidRPr="009559BE" w:rsidRDefault="00E4165E" w:rsidP="001949A5">
            <w:pPr>
              <w:spacing w:after="0"/>
            </w:pPr>
            <w:r>
              <w:rPr>
                <w:w w:val="105"/>
              </w:rPr>
              <w:t>K</w:t>
            </w:r>
            <w:r w:rsidR="001949A5" w:rsidRPr="009559BE">
              <w:rPr>
                <w:w w:val="105"/>
              </w:rPr>
              <w:t>12. The village leaders/VLC do not act in secret; they are open with the community about their decisions. (</w:t>
            </w:r>
            <w:r w:rsidR="001949A5" w:rsidRPr="009559BE">
              <w:rPr>
                <w:b/>
                <w:w w:val="105"/>
              </w:rPr>
              <w:t>leader_transparent</w:t>
            </w:r>
            <w:r w:rsidR="001949A5" w:rsidRPr="009559BE">
              <w:rPr>
                <w:w w:val="105"/>
              </w:rPr>
              <w:t>)</w:t>
            </w:r>
          </w:p>
        </w:tc>
        <w:tc>
          <w:tcPr>
            <w:tcW w:w="2161" w:type="dxa"/>
            <w:tcBorders>
              <w:top w:val="single" w:sz="4" w:space="0" w:color="000000"/>
              <w:left w:val="nil"/>
              <w:bottom w:val="single" w:sz="4" w:space="0" w:color="000000"/>
              <w:right w:val="nil"/>
            </w:tcBorders>
          </w:tcPr>
          <w:p w14:paraId="42AF0B5F" w14:textId="77777777" w:rsidR="001949A5" w:rsidRPr="009559BE" w:rsidRDefault="001949A5" w:rsidP="001949A5">
            <w:pPr>
              <w:spacing w:after="0"/>
            </w:pPr>
            <w:r w:rsidRPr="009559BE">
              <w:t>1=Strongly agree</w:t>
            </w:r>
          </w:p>
          <w:p w14:paraId="505403AB" w14:textId="77777777" w:rsidR="001949A5" w:rsidRPr="009559BE" w:rsidRDefault="001949A5" w:rsidP="001949A5">
            <w:pPr>
              <w:spacing w:after="0"/>
            </w:pPr>
            <w:r w:rsidRPr="009559BE">
              <w:t>2=Agree</w:t>
            </w:r>
          </w:p>
          <w:p w14:paraId="421D8DE3" w14:textId="77777777" w:rsidR="001949A5" w:rsidRPr="009559BE" w:rsidRDefault="001949A5" w:rsidP="001949A5">
            <w:pPr>
              <w:spacing w:after="0"/>
            </w:pPr>
            <w:r w:rsidRPr="009559BE">
              <w:t>3=Neither agree nor disagree</w:t>
            </w:r>
          </w:p>
          <w:p w14:paraId="02D92458"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5F540681" w14:textId="77777777" w:rsidR="001949A5" w:rsidRPr="009559BE" w:rsidRDefault="001949A5" w:rsidP="001949A5">
            <w:pPr>
              <w:spacing w:after="0"/>
            </w:pPr>
            <w:r w:rsidRPr="009559BE">
              <w:t>5=Strongly disagree</w:t>
            </w:r>
          </w:p>
          <w:p w14:paraId="358A6818" w14:textId="77777777" w:rsidR="001949A5" w:rsidRPr="009559BE" w:rsidRDefault="001949A5" w:rsidP="001949A5">
            <w:pPr>
              <w:spacing w:after="0"/>
            </w:pPr>
            <w:r w:rsidRPr="009559BE">
              <w:t>888=Don't know</w:t>
            </w:r>
          </w:p>
          <w:p w14:paraId="19C83A69"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17591E2" w14:textId="77777777" w:rsidR="001949A5" w:rsidRPr="009559BE" w:rsidRDefault="001949A5" w:rsidP="001949A5">
            <w:pPr>
              <w:spacing w:after="0"/>
            </w:pPr>
            <w:r w:rsidRPr="009559BE">
              <w:t>(Code)</w:t>
            </w:r>
          </w:p>
        </w:tc>
      </w:tr>
      <w:tr w:rsidR="001949A5" w:rsidRPr="009559BE" w14:paraId="607CA3BC"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361A77FD"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3E460E0D" w14:textId="612E56AB" w:rsidR="001949A5" w:rsidRPr="009559BE" w:rsidRDefault="00E4165E" w:rsidP="001949A5">
            <w:pPr>
              <w:spacing w:after="0"/>
            </w:pPr>
            <w:r>
              <w:rPr>
                <w:w w:val="105"/>
              </w:rPr>
              <w:t>K</w:t>
            </w:r>
            <w:r w:rsidR="001949A5" w:rsidRPr="009559BE">
              <w:rPr>
                <w:w w:val="105"/>
              </w:rPr>
              <w:t>13. I feel that rules about land are clear and well-known. (</w:t>
            </w:r>
            <w:r w:rsidR="001949A5" w:rsidRPr="009559BE">
              <w:rPr>
                <w:b/>
                <w:w w:val="105"/>
              </w:rPr>
              <w:t>rules_clear</w:t>
            </w:r>
            <w:r w:rsidR="001949A5" w:rsidRPr="009559BE">
              <w:rPr>
                <w:w w:val="105"/>
              </w:rPr>
              <w:t>)</w:t>
            </w:r>
          </w:p>
        </w:tc>
        <w:tc>
          <w:tcPr>
            <w:tcW w:w="2161" w:type="dxa"/>
            <w:tcBorders>
              <w:top w:val="single" w:sz="4" w:space="0" w:color="000000"/>
              <w:left w:val="nil"/>
              <w:bottom w:val="single" w:sz="4" w:space="0" w:color="000000"/>
              <w:right w:val="nil"/>
            </w:tcBorders>
          </w:tcPr>
          <w:p w14:paraId="5220A994" w14:textId="77777777" w:rsidR="001949A5" w:rsidRPr="009559BE" w:rsidRDefault="001949A5" w:rsidP="001949A5">
            <w:pPr>
              <w:spacing w:after="0"/>
            </w:pPr>
            <w:r w:rsidRPr="009559BE">
              <w:t>1=Strongly agree</w:t>
            </w:r>
          </w:p>
          <w:p w14:paraId="4A166FE7" w14:textId="77777777" w:rsidR="001949A5" w:rsidRPr="009559BE" w:rsidRDefault="001949A5" w:rsidP="001949A5">
            <w:pPr>
              <w:spacing w:after="0"/>
            </w:pPr>
            <w:r w:rsidRPr="009559BE">
              <w:t>2=Agree</w:t>
            </w:r>
          </w:p>
          <w:p w14:paraId="59CFC24A" w14:textId="77777777" w:rsidR="001949A5" w:rsidRPr="009559BE" w:rsidRDefault="001949A5" w:rsidP="001949A5">
            <w:pPr>
              <w:spacing w:after="0"/>
            </w:pPr>
            <w:r w:rsidRPr="009559BE">
              <w:t>3=Neither agree nor disagree</w:t>
            </w:r>
          </w:p>
          <w:p w14:paraId="125D74C4"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26553B8D" w14:textId="77777777" w:rsidR="001949A5" w:rsidRPr="009559BE" w:rsidRDefault="001949A5" w:rsidP="001949A5">
            <w:pPr>
              <w:spacing w:after="0"/>
            </w:pPr>
            <w:r w:rsidRPr="009559BE">
              <w:t>5=Strongly disagree</w:t>
            </w:r>
          </w:p>
          <w:p w14:paraId="2EDA5A7A" w14:textId="77777777" w:rsidR="001949A5" w:rsidRPr="009559BE" w:rsidRDefault="001949A5" w:rsidP="001949A5">
            <w:pPr>
              <w:spacing w:after="0"/>
            </w:pPr>
            <w:r w:rsidRPr="009559BE">
              <w:t>888=Don't know</w:t>
            </w:r>
          </w:p>
          <w:p w14:paraId="09CDD463"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8599A2E" w14:textId="77777777" w:rsidR="001949A5" w:rsidRPr="009559BE" w:rsidRDefault="001949A5" w:rsidP="001949A5">
            <w:pPr>
              <w:spacing w:after="0"/>
            </w:pPr>
            <w:r w:rsidRPr="009559BE">
              <w:t>(Code)</w:t>
            </w:r>
          </w:p>
        </w:tc>
      </w:tr>
      <w:tr w:rsidR="001949A5" w:rsidRPr="009559BE" w14:paraId="08F2044B"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28A25903"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2EA07CD3" w14:textId="52CD95E2" w:rsidR="001949A5" w:rsidRPr="009559BE" w:rsidRDefault="00E4165E" w:rsidP="001949A5">
            <w:pPr>
              <w:spacing w:after="0"/>
            </w:pPr>
            <w:r>
              <w:rPr>
                <w:w w:val="105"/>
              </w:rPr>
              <w:t>K</w:t>
            </w:r>
            <w:r w:rsidR="001949A5" w:rsidRPr="009559BE">
              <w:rPr>
                <w:w w:val="105"/>
              </w:rPr>
              <w:t>14. I feel that decisions about customary land allocation are NOT transparent. (</w:t>
            </w:r>
            <w:r w:rsidR="001949A5" w:rsidRPr="009559BE">
              <w:rPr>
                <w:b/>
                <w:w w:val="105"/>
              </w:rPr>
              <w:t>decisions_transparent</w:t>
            </w:r>
            <w:r w:rsidR="001949A5" w:rsidRPr="009559BE">
              <w:rPr>
                <w:w w:val="105"/>
              </w:rPr>
              <w:t>)</w:t>
            </w:r>
          </w:p>
        </w:tc>
        <w:tc>
          <w:tcPr>
            <w:tcW w:w="2161" w:type="dxa"/>
            <w:tcBorders>
              <w:top w:val="single" w:sz="4" w:space="0" w:color="000000"/>
              <w:left w:val="nil"/>
              <w:bottom w:val="single" w:sz="4" w:space="0" w:color="000000"/>
              <w:right w:val="nil"/>
            </w:tcBorders>
          </w:tcPr>
          <w:p w14:paraId="0EC843AF" w14:textId="77777777" w:rsidR="001949A5" w:rsidRPr="009559BE" w:rsidRDefault="001949A5" w:rsidP="001949A5">
            <w:pPr>
              <w:spacing w:after="0"/>
            </w:pPr>
            <w:r w:rsidRPr="009559BE">
              <w:t>1=Strongly agree</w:t>
            </w:r>
          </w:p>
          <w:p w14:paraId="33D950CA" w14:textId="77777777" w:rsidR="001949A5" w:rsidRPr="009559BE" w:rsidRDefault="001949A5" w:rsidP="001949A5">
            <w:pPr>
              <w:spacing w:after="0"/>
            </w:pPr>
            <w:r w:rsidRPr="009559BE">
              <w:t>2=Agree</w:t>
            </w:r>
          </w:p>
          <w:p w14:paraId="32FD2269" w14:textId="77777777" w:rsidR="001949A5" w:rsidRPr="009559BE" w:rsidRDefault="001949A5" w:rsidP="001949A5">
            <w:pPr>
              <w:spacing w:after="0"/>
            </w:pPr>
            <w:r w:rsidRPr="009559BE">
              <w:t>3=Neither agree nor disagree</w:t>
            </w:r>
          </w:p>
          <w:p w14:paraId="341DE57F"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79F9FA52" w14:textId="77777777" w:rsidR="001949A5" w:rsidRPr="009559BE" w:rsidRDefault="001949A5" w:rsidP="001949A5">
            <w:pPr>
              <w:spacing w:after="0"/>
            </w:pPr>
            <w:r w:rsidRPr="009559BE">
              <w:t>5=Strongly disagree</w:t>
            </w:r>
          </w:p>
          <w:p w14:paraId="06051D0B" w14:textId="77777777" w:rsidR="001949A5" w:rsidRPr="009559BE" w:rsidRDefault="001949A5" w:rsidP="001949A5">
            <w:pPr>
              <w:spacing w:after="0"/>
            </w:pPr>
            <w:r w:rsidRPr="009559BE">
              <w:t>888=Don't know</w:t>
            </w:r>
          </w:p>
          <w:p w14:paraId="0D37EF37"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35E0B7A5" w14:textId="77777777" w:rsidR="001949A5" w:rsidRPr="009559BE" w:rsidRDefault="001949A5" w:rsidP="001949A5">
            <w:pPr>
              <w:spacing w:after="0"/>
            </w:pPr>
            <w:r w:rsidRPr="009559BE">
              <w:t>(Code)</w:t>
            </w:r>
          </w:p>
        </w:tc>
      </w:tr>
      <w:tr w:rsidR="001949A5" w:rsidRPr="009559BE" w14:paraId="4E87D5D7"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479B726F"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2F514B32" w14:textId="7BE0EE30" w:rsidR="001949A5" w:rsidRPr="009559BE" w:rsidRDefault="00E4165E" w:rsidP="001949A5">
            <w:pPr>
              <w:spacing w:after="0"/>
            </w:pPr>
            <w:r>
              <w:rPr>
                <w:w w:val="105"/>
              </w:rPr>
              <w:t>K</w:t>
            </w:r>
            <w:r w:rsidR="001949A5" w:rsidRPr="009559BE">
              <w:rPr>
                <w:w w:val="105"/>
              </w:rPr>
              <w:t xml:space="preserve">15. I feel that decisions about customary land </w:t>
            </w:r>
            <w:r w:rsidR="001949A5" w:rsidRPr="009559BE">
              <w:rPr>
                <w:w w:val="105"/>
              </w:rPr>
              <w:lastRenderedPageBreak/>
              <w:t>allocation are fair. (</w:t>
            </w:r>
            <w:r w:rsidR="001949A5" w:rsidRPr="009559BE">
              <w:rPr>
                <w:b/>
                <w:w w:val="105"/>
              </w:rPr>
              <w:t>decisions_fair</w:t>
            </w:r>
            <w:r w:rsidR="001949A5" w:rsidRPr="009559BE">
              <w:rPr>
                <w:w w:val="105"/>
              </w:rPr>
              <w:t>)</w:t>
            </w:r>
          </w:p>
        </w:tc>
        <w:tc>
          <w:tcPr>
            <w:tcW w:w="2161" w:type="dxa"/>
            <w:tcBorders>
              <w:top w:val="single" w:sz="4" w:space="0" w:color="000000"/>
              <w:left w:val="nil"/>
              <w:bottom w:val="single" w:sz="4" w:space="0" w:color="000000"/>
              <w:right w:val="nil"/>
            </w:tcBorders>
          </w:tcPr>
          <w:p w14:paraId="5F8FE91E" w14:textId="77777777" w:rsidR="001949A5" w:rsidRPr="009559BE" w:rsidRDefault="001949A5" w:rsidP="001949A5">
            <w:pPr>
              <w:spacing w:after="0"/>
            </w:pPr>
            <w:r w:rsidRPr="009559BE">
              <w:lastRenderedPageBreak/>
              <w:t>1=Strongly agree</w:t>
            </w:r>
          </w:p>
          <w:p w14:paraId="2EEF1052" w14:textId="77777777" w:rsidR="001949A5" w:rsidRPr="009559BE" w:rsidRDefault="001949A5" w:rsidP="001949A5">
            <w:pPr>
              <w:spacing w:after="0"/>
            </w:pPr>
            <w:r w:rsidRPr="009559BE">
              <w:lastRenderedPageBreak/>
              <w:t>2=Agree</w:t>
            </w:r>
          </w:p>
          <w:p w14:paraId="2451ED43" w14:textId="77777777" w:rsidR="001949A5" w:rsidRPr="009559BE" w:rsidRDefault="001949A5" w:rsidP="001949A5">
            <w:pPr>
              <w:spacing w:after="0"/>
            </w:pPr>
            <w:r w:rsidRPr="009559BE">
              <w:t>3=Neither agree nor disagree</w:t>
            </w:r>
          </w:p>
          <w:p w14:paraId="7607E426"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27C88A94" w14:textId="77777777" w:rsidR="001949A5" w:rsidRPr="009559BE" w:rsidRDefault="001949A5" w:rsidP="001949A5">
            <w:pPr>
              <w:spacing w:after="0"/>
            </w:pPr>
            <w:r w:rsidRPr="009559BE">
              <w:lastRenderedPageBreak/>
              <w:t>5=Strongly disagree</w:t>
            </w:r>
          </w:p>
          <w:p w14:paraId="53792482" w14:textId="77777777" w:rsidR="001949A5" w:rsidRPr="009559BE" w:rsidRDefault="001949A5" w:rsidP="001949A5">
            <w:pPr>
              <w:spacing w:after="0"/>
            </w:pPr>
            <w:r w:rsidRPr="009559BE">
              <w:lastRenderedPageBreak/>
              <w:t>888=Don't know</w:t>
            </w:r>
          </w:p>
          <w:p w14:paraId="697A79C6"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A9E8603" w14:textId="77777777" w:rsidR="001949A5" w:rsidRPr="009559BE" w:rsidRDefault="001949A5" w:rsidP="001949A5">
            <w:pPr>
              <w:spacing w:after="0"/>
            </w:pPr>
            <w:r w:rsidRPr="009559BE">
              <w:lastRenderedPageBreak/>
              <w:t>(Code)</w:t>
            </w:r>
          </w:p>
        </w:tc>
      </w:tr>
      <w:tr w:rsidR="001949A5" w:rsidRPr="009559BE" w14:paraId="3B649FE7"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4C236E26"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174C2C2F" w14:textId="7D408377" w:rsidR="001949A5" w:rsidRPr="009559BE" w:rsidRDefault="00E4165E" w:rsidP="001949A5">
            <w:pPr>
              <w:spacing w:after="0"/>
            </w:pPr>
            <w:r>
              <w:rPr>
                <w:w w:val="105"/>
              </w:rPr>
              <w:t>K</w:t>
            </w:r>
            <w:r w:rsidR="001949A5" w:rsidRPr="009559BE">
              <w:rPr>
                <w:w w:val="105"/>
              </w:rPr>
              <w:t>16. I feel that women have been disadvantaged in decisions about land allocation. (</w:t>
            </w:r>
            <w:r w:rsidR="001949A5" w:rsidRPr="009559BE">
              <w:rPr>
                <w:b/>
                <w:w w:val="105"/>
              </w:rPr>
              <w:t>women_status</w:t>
            </w:r>
            <w:r w:rsidR="001949A5" w:rsidRPr="009559BE">
              <w:rPr>
                <w:w w:val="105"/>
              </w:rPr>
              <w:t>)</w:t>
            </w:r>
          </w:p>
        </w:tc>
        <w:tc>
          <w:tcPr>
            <w:tcW w:w="2161" w:type="dxa"/>
            <w:tcBorders>
              <w:top w:val="single" w:sz="4" w:space="0" w:color="000000"/>
              <w:left w:val="nil"/>
              <w:bottom w:val="single" w:sz="4" w:space="0" w:color="000000"/>
              <w:right w:val="nil"/>
            </w:tcBorders>
          </w:tcPr>
          <w:p w14:paraId="3479FDE1" w14:textId="77777777" w:rsidR="001949A5" w:rsidRPr="009559BE" w:rsidRDefault="001949A5" w:rsidP="001949A5">
            <w:pPr>
              <w:spacing w:after="0"/>
            </w:pPr>
            <w:r w:rsidRPr="009559BE">
              <w:t>1=Strongly agree</w:t>
            </w:r>
          </w:p>
          <w:p w14:paraId="470D7D59" w14:textId="77777777" w:rsidR="001949A5" w:rsidRPr="009559BE" w:rsidRDefault="001949A5" w:rsidP="001949A5">
            <w:pPr>
              <w:spacing w:after="0"/>
            </w:pPr>
            <w:r w:rsidRPr="009559BE">
              <w:t>2=Agree</w:t>
            </w:r>
          </w:p>
          <w:p w14:paraId="6B8EACA6" w14:textId="77777777" w:rsidR="001949A5" w:rsidRPr="009559BE" w:rsidRDefault="001949A5" w:rsidP="001949A5">
            <w:pPr>
              <w:spacing w:after="0"/>
            </w:pPr>
            <w:r w:rsidRPr="009559BE">
              <w:t>3=Neither agree nor disagree</w:t>
            </w:r>
          </w:p>
          <w:p w14:paraId="5B825D08"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3337D825" w14:textId="77777777" w:rsidR="001949A5" w:rsidRPr="009559BE" w:rsidRDefault="001949A5" w:rsidP="001949A5">
            <w:pPr>
              <w:spacing w:after="0"/>
            </w:pPr>
            <w:r w:rsidRPr="009559BE">
              <w:t>5=Strongly disagree</w:t>
            </w:r>
          </w:p>
          <w:p w14:paraId="006BCDED" w14:textId="77777777" w:rsidR="001949A5" w:rsidRPr="009559BE" w:rsidRDefault="001949A5" w:rsidP="001949A5">
            <w:pPr>
              <w:spacing w:after="0"/>
            </w:pPr>
            <w:r w:rsidRPr="009559BE">
              <w:t>888=Don't know</w:t>
            </w:r>
          </w:p>
          <w:p w14:paraId="42C79F57"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F38A6D1" w14:textId="77777777" w:rsidR="001949A5" w:rsidRPr="009559BE" w:rsidRDefault="001949A5" w:rsidP="001949A5">
            <w:pPr>
              <w:spacing w:after="0"/>
            </w:pPr>
            <w:r w:rsidRPr="009559BE">
              <w:t>(Code)</w:t>
            </w:r>
          </w:p>
        </w:tc>
      </w:tr>
      <w:tr w:rsidR="001949A5" w:rsidRPr="009559BE" w14:paraId="293FA72C"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1E57440D"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3C7E915E" w14:textId="76855136" w:rsidR="001949A5" w:rsidRPr="009559BE" w:rsidRDefault="00E4165E" w:rsidP="001949A5">
            <w:pPr>
              <w:spacing w:after="0"/>
            </w:pPr>
            <w:r>
              <w:rPr>
                <w:w w:val="105"/>
              </w:rPr>
              <w:t>K</w:t>
            </w:r>
            <w:r w:rsidR="001949A5" w:rsidRPr="009559BE">
              <w:rPr>
                <w:w w:val="105"/>
              </w:rPr>
              <w:t>17. I feel that elderly people have been disadvantaged in decisions about land allocation. (</w:t>
            </w:r>
            <w:r w:rsidR="001949A5" w:rsidRPr="009559BE">
              <w:rPr>
                <w:b/>
                <w:w w:val="105"/>
              </w:rPr>
              <w:t>elderly_status</w:t>
            </w:r>
            <w:r w:rsidR="001949A5" w:rsidRPr="009559BE">
              <w:rPr>
                <w:w w:val="105"/>
              </w:rPr>
              <w:t>)</w:t>
            </w:r>
          </w:p>
        </w:tc>
        <w:tc>
          <w:tcPr>
            <w:tcW w:w="2161" w:type="dxa"/>
            <w:tcBorders>
              <w:top w:val="single" w:sz="4" w:space="0" w:color="000000"/>
              <w:left w:val="nil"/>
              <w:bottom w:val="single" w:sz="4" w:space="0" w:color="000000"/>
              <w:right w:val="nil"/>
            </w:tcBorders>
          </w:tcPr>
          <w:p w14:paraId="198C33A4" w14:textId="77777777" w:rsidR="001949A5" w:rsidRPr="009559BE" w:rsidRDefault="001949A5" w:rsidP="001949A5">
            <w:pPr>
              <w:spacing w:after="0"/>
            </w:pPr>
            <w:r w:rsidRPr="009559BE">
              <w:t>1=Strongly agree</w:t>
            </w:r>
          </w:p>
          <w:p w14:paraId="32A5CA89" w14:textId="77777777" w:rsidR="001949A5" w:rsidRPr="009559BE" w:rsidRDefault="001949A5" w:rsidP="001949A5">
            <w:pPr>
              <w:spacing w:after="0"/>
            </w:pPr>
            <w:r w:rsidRPr="009559BE">
              <w:t>2=Agree</w:t>
            </w:r>
          </w:p>
          <w:p w14:paraId="1D57A6D7" w14:textId="77777777" w:rsidR="001949A5" w:rsidRPr="009559BE" w:rsidRDefault="001949A5" w:rsidP="001949A5">
            <w:pPr>
              <w:spacing w:after="0"/>
            </w:pPr>
            <w:r w:rsidRPr="009559BE">
              <w:t>3=Neither agree nor disagree</w:t>
            </w:r>
          </w:p>
          <w:p w14:paraId="46A83B01"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3EEC7858" w14:textId="77777777" w:rsidR="001949A5" w:rsidRPr="009559BE" w:rsidRDefault="001949A5" w:rsidP="001949A5">
            <w:pPr>
              <w:spacing w:after="0"/>
            </w:pPr>
            <w:r w:rsidRPr="009559BE">
              <w:t>5=Strongly disagree</w:t>
            </w:r>
          </w:p>
          <w:p w14:paraId="10D19FCA" w14:textId="77777777" w:rsidR="001949A5" w:rsidRPr="009559BE" w:rsidRDefault="001949A5" w:rsidP="001949A5">
            <w:pPr>
              <w:spacing w:after="0"/>
            </w:pPr>
            <w:r w:rsidRPr="009559BE">
              <w:t>888=Don't know</w:t>
            </w:r>
          </w:p>
          <w:p w14:paraId="54EBB75D"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1E6405A" w14:textId="77777777" w:rsidR="001949A5" w:rsidRPr="009559BE" w:rsidRDefault="001949A5" w:rsidP="001949A5">
            <w:pPr>
              <w:spacing w:after="0"/>
            </w:pPr>
            <w:r w:rsidRPr="009559BE">
              <w:t>(Code)</w:t>
            </w:r>
          </w:p>
        </w:tc>
      </w:tr>
      <w:tr w:rsidR="001949A5" w:rsidRPr="009559BE" w14:paraId="25088D98"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09FCFACF"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118C56FA" w14:textId="3E547250" w:rsidR="001949A5" w:rsidRPr="009559BE" w:rsidRDefault="00E4165E" w:rsidP="001949A5">
            <w:pPr>
              <w:spacing w:after="0"/>
            </w:pPr>
            <w:r>
              <w:rPr>
                <w:w w:val="105"/>
              </w:rPr>
              <w:t>K</w:t>
            </w:r>
            <w:r w:rsidR="001949A5" w:rsidRPr="009559BE">
              <w:rPr>
                <w:w w:val="105"/>
              </w:rPr>
              <w:t>18. I feel that poor families have been disadvantaged in decisions about land allocation. (</w:t>
            </w:r>
            <w:r w:rsidR="001949A5" w:rsidRPr="009559BE">
              <w:rPr>
                <w:b/>
                <w:w w:val="105"/>
              </w:rPr>
              <w:t>poor_status</w:t>
            </w:r>
            <w:r w:rsidR="001949A5" w:rsidRPr="009559BE">
              <w:rPr>
                <w:w w:val="105"/>
              </w:rPr>
              <w:t>)</w:t>
            </w:r>
          </w:p>
        </w:tc>
        <w:tc>
          <w:tcPr>
            <w:tcW w:w="2161" w:type="dxa"/>
            <w:tcBorders>
              <w:top w:val="single" w:sz="4" w:space="0" w:color="000000"/>
              <w:left w:val="nil"/>
              <w:bottom w:val="single" w:sz="4" w:space="0" w:color="000000"/>
              <w:right w:val="nil"/>
            </w:tcBorders>
          </w:tcPr>
          <w:p w14:paraId="1B652B2F" w14:textId="77777777" w:rsidR="001949A5" w:rsidRPr="009559BE" w:rsidRDefault="001949A5" w:rsidP="001949A5">
            <w:pPr>
              <w:spacing w:after="0"/>
            </w:pPr>
            <w:r w:rsidRPr="009559BE">
              <w:t>1=Strongly agree</w:t>
            </w:r>
          </w:p>
          <w:p w14:paraId="133667AB" w14:textId="77777777" w:rsidR="001949A5" w:rsidRPr="009559BE" w:rsidRDefault="001949A5" w:rsidP="001949A5">
            <w:pPr>
              <w:spacing w:after="0"/>
            </w:pPr>
            <w:r w:rsidRPr="009559BE">
              <w:t>2=Agree</w:t>
            </w:r>
          </w:p>
          <w:p w14:paraId="2933CA70" w14:textId="77777777" w:rsidR="001949A5" w:rsidRPr="009559BE" w:rsidRDefault="001949A5" w:rsidP="001949A5">
            <w:pPr>
              <w:spacing w:after="0"/>
            </w:pPr>
            <w:r w:rsidRPr="009559BE">
              <w:t>3=Neither agree nor disagree</w:t>
            </w:r>
          </w:p>
          <w:p w14:paraId="42E9F0D2"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23C882BB" w14:textId="77777777" w:rsidR="001949A5" w:rsidRPr="009559BE" w:rsidRDefault="001949A5" w:rsidP="001949A5">
            <w:pPr>
              <w:spacing w:after="0"/>
            </w:pPr>
            <w:r w:rsidRPr="009559BE">
              <w:t>5=Strongly disagree</w:t>
            </w:r>
          </w:p>
          <w:p w14:paraId="5E4BFCA0" w14:textId="77777777" w:rsidR="001949A5" w:rsidRPr="009559BE" w:rsidRDefault="001949A5" w:rsidP="001949A5">
            <w:pPr>
              <w:spacing w:after="0"/>
            </w:pPr>
            <w:r w:rsidRPr="009559BE">
              <w:t>888=Don't know</w:t>
            </w:r>
          </w:p>
          <w:p w14:paraId="242764E9"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16570FDF" w14:textId="77777777" w:rsidR="001949A5" w:rsidRPr="009559BE" w:rsidRDefault="001949A5" w:rsidP="001949A5">
            <w:pPr>
              <w:spacing w:after="0"/>
            </w:pPr>
            <w:r w:rsidRPr="009559BE">
              <w:t>(Code)</w:t>
            </w:r>
          </w:p>
        </w:tc>
      </w:tr>
      <w:tr w:rsidR="001949A5" w:rsidRPr="009559BE" w14:paraId="0D54CCEC"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542CC0CE"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79EAAC69" w14:textId="101E1EFC" w:rsidR="001949A5" w:rsidRPr="009559BE" w:rsidRDefault="00E4165E" w:rsidP="001949A5">
            <w:pPr>
              <w:spacing w:after="0"/>
            </w:pPr>
            <w:r>
              <w:rPr>
                <w:w w:val="105"/>
              </w:rPr>
              <w:t>K</w:t>
            </w:r>
            <w:r w:rsidR="001949A5" w:rsidRPr="009559BE">
              <w:rPr>
                <w:w w:val="105"/>
              </w:rPr>
              <w:t>19. I feel that households that do not share the tribe of the headman have been disadvantaged in decisions about land allocation. (</w:t>
            </w:r>
            <w:r w:rsidR="001949A5" w:rsidRPr="009559BE">
              <w:rPr>
                <w:b/>
                <w:w w:val="105"/>
              </w:rPr>
              <w:t>tribe_status</w:t>
            </w:r>
            <w:r w:rsidR="001949A5" w:rsidRPr="009559BE">
              <w:rPr>
                <w:w w:val="105"/>
              </w:rPr>
              <w:t>)</w:t>
            </w:r>
          </w:p>
        </w:tc>
        <w:tc>
          <w:tcPr>
            <w:tcW w:w="2161" w:type="dxa"/>
            <w:tcBorders>
              <w:top w:val="single" w:sz="4" w:space="0" w:color="000000"/>
              <w:left w:val="nil"/>
              <w:bottom w:val="single" w:sz="4" w:space="0" w:color="000000"/>
              <w:right w:val="nil"/>
            </w:tcBorders>
          </w:tcPr>
          <w:p w14:paraId="5B88707F" w14:textId="77777777" w:rsidR="001949A5" w:rsidRPr="009559BE" w:rsidRDefault="001949A5" w:rsidP="001949A5">
            <w:pPr>
              <w:spacing w:after="0"/>
            </w:pPr>
            <w:r w:rsidRPr="009559BE">
              <w:t>1=Strongly agree</w:t>
            </w:r>
          </w:p>
          <w:p w14:paraId="1C50A190" w14:textId="77777777" w:rsidR="001949A5" w:rsidRPr="009559BE" w:rsidRDefault="001949A5" w:rsidP="001949A5">
            <w:pPr>
              <w:spacing w:after="0"/>
            </w:pPr>
            <w:r w:rsidRPr="009559BE">
              <w:t>2=Agree</w:t>
            </w:r>
          </w:p>
          <w:p w14:paraId="5C52DA97" w14:textId="77777777" w:rsidR="001949A5" w:rsidRPr="009559BE" w:rsidRDefault="001949A5" w:rsidP="001949A5">
            <w:pPr>
              <w:spacing w:after="0"/>
            </w:pPr>
            <w:r w:rsidRPr="009559BE">
              <w:t>3=Neither agree nor disagree</w:t>
            </w:r>
          </w:p>
          <w:p w14:paraId="7198C56B"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0CDA8FA9" w14:textId="77777777" w:rsidR="001949A5" w:rsidRPr="009559BE" w:rsidRDefault="001949A5" w:rsidP="001949A5">
            <w:pPr>
              <w:spacing w:after="0"/>
            </w:pPr>
            <w:r w:rsidRPr="009559BE">
              <w:t>5=Strongly disagree</w:t>
            </w:r>
          </w:p>
          <w:p w14:paraId="37C60E8D" w14:textId="77777777" w:rsidR="001949A5" w:rsidRPr="009559BE" w:rsidRDefault="001949A5" w:rsidP="001949A5">
            <w:pPr>
              <w:spacing w:after="0"/>
            </w:pPr>
            <w:r w:rsidRPr="009559BE">
              <w:t>888=Don't know</w:t>
            </w:r>
          </w:p>
          <w:p w14:paraId="44290DFD"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760A89C9" w14:textId="77777777" w:rsidR="001949A5" w:rsidRPr="009559BE" w:rsidRDefault="001949A5" w:rsidP="001949A5">
            <w:pPr>
              <w:spacing w:after="0"/>
            </w:pPr>
            <w:r w:rsidRPr="009559BE">
              <w:t>(Code)</w:t>
            </w:r>
          </w:p>
        </w:tc>
      </w:tr>
      <w:tr w:rsidR="001949A5" w:rsidRPr="009559BE" w14:paraId="7FE2F0EA"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0946389A"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0422FD5D" w14:textId="77D20F10" w:rsidR="001949A5" w:rsidRPr="009559BE" w:rsidRDefault="00E4165E" w:rsidP="001949A5">
            <w:pPr>
              <w:spacing w:after="0"/>
            </w:pPr>
            <w:r>
              <w:rPr>
                <w:w w:val="105"/>
              </w:rPr>
              <w:t>K</w:t>
            </w:r>
            <w:r w:rsidR="001949A5" w:rsidRPr="009559BE">
              <w:rPr>
                <w:w w:val="105"/>
              </w:rPr>
              <w:t>20. I feel that our village leaders are accountable for the land allocation decisions they make. (</w:t>
            </w:r>
            <w:r w:rsidR="001949A5" w:rsidRPr="009559BE">
              <w:rPr>
                <w:b/>
                <w:w w:val="105"/>
              </w:rPr>
              <w:t>leaders_accountable</w:t>
            </w:r>
            <w:r w:rsidR="001949A5" w:rsidRPr="009559BE">
              <w:rPr>
                <w:w w:val="105"/>
              </w:rPr>
              <w:t>)</w:t>
            </w:r>
          </w:p>
        </w:tc>
        <w:tc>
          <w:tcPr>
            <w:tcW w:w="2161" w:type="dxa"/>
            <w:tcBorders>
              <w:top w:val="single" w:sz="4" w:space="0" w:color="000000"/>
              <w:left w:val="nil"/>
              <w:bottom w:val="single" w:sz="4" w:space="0" w:color="000000"/>
              <w:right w:val="nil"/>
            </w:tcBorders>
          </w:tcPr>
          <w:p w14:paraId="3067C9A8" w14:textId="77777777" w:rsidR="001949A5" w:rsidRPr="009559BE" w:rsidRDefault="001949A5" w:rsidP="001949A5">
            <w:pPr>
              <w:spacing w:after="0"/>
            </w:pPr>
            <w:r w:rsidRPr="009559BE">
              <w:t>1=Strongly agree</w:t>
            </w:r>
          </w:p>
          <w:p w14:paraId="18AFEC7A" w14:textId="77777777" w:rsidR="001949A5" w:rsidRPr="009559BE" w:rsidRDefault="001949A5" w:rsidP="001949A5">
            <w:pPr>
              <w:spacing w:after="0"/>
            </w:pPr>
            <w:r w:rsidRPr="009559BE">
              <w:t>2=Agree</w:t>
            </w:r>
          </w:p>
          <w:p w14:paraId="300FD1DF" w14:textId="77777777" w:rsidR="001949A5" w:rsidRPr="009559BE" w:rsidRDefault="001949A5" w:rsidP="001949A5">
            <w:pPr>
              <w:spacing w:after="0"/>
            </w:pPr>
            <w:r w:rsidRPr="009559BE">
              <w:t>3=Neither agree nor disagree</w:t>
            </w:r>
          </w:p>
          <w:p w14:paraId="69F331C6" w14:textId="77777777"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31C969FF" w14:textId="77777777" w:rsidR="001949A5" w:rsidRPr="009559BE" w:rsidRDefault="001949A5" w:rsidP="001949A5">
            <w:pPr>
              <w:spacing w:after="0"/>
            </w:pPr>
            <w:r w:rsidRPr="009559BE">
              <w:t>5=Strongly disagree</w:t>
            </w:r>
          </w:p>
          <w:p w14:paraId="16F43926" w14:textId="77777777" w:rsidR="001949A5" w:rsidRPr="009559BE" w:rsidRDefault="001949A5" w:rsidP="001949A5">
            <w:pPr>
              <w:spacing w:after="0"/>
            </w:pPr>
            <w:r w:rsidRPr="009559BE">
              <w:t>888=Don't know</w:t>
            </w:r>
          </w:p>
          <w:p w14:paraId="324134A8" w14:textId="77777777"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A8DE04F" w14:textId="77777777" w:rsidR="001949A5" w:rsidRPr="009559BE" w:rsidRDefault="001949A5" w:rsidP="001949A5">
            <w:pPr>
              <w:spacing w:after="0"/>
            </w:pPr>
            <w:r w:rsidRPr="009559BE">
              <w:t>(Code)</w:t>
            </w:r>
          </w:p>
        </w:tc>
      </w:tr>
      <w:tr w:rsidR="001949A5" w:rsidRPr="009559BE" w14:paraId="0E1DC35B" w14:textId="77777777" w:rsidTr="00CD018F">
        <w:trPr>
          <w:trHeight w:val="20"/>
        </w:trPr>
        <w:tc>
          <w:tcPr>
            <w:tcW w:w="360" w:type="dxa"/>
            <w:tcBorders>
              <w:top w:val="single" w:sz="4" w:space="0" w:color="auto"/>
              <w:left w:val="single" w:sz="4" w:space="0" w:color="auto"/>
              <w:bottom w:val="single" w:sz="4" w:space="0" w:color="auto"/>
              <w:right w:val="single" w:sz="4" w:space="0" w:color="auto"/>
            </w:tcBorders>
          </w:tcPr>
          <w:p w14:paraId="4552BE26" w14:textId="77777777" w:rsidR="001949A5" w:rsidRPr="009559BE" w:rsidRDefault="001949A5" w:rsidP="001949A5">
            <w:pPr>
              <w:spacing w:after="0"/>
              <w:rPr>
                <w:w w:val="105"/>
              </w:rPr>
            </w:pPr>
          </w:p>
        </w:tc>
        <w:tc>
          <w:tcPr>
            <w:tcW w:w="4681" w:type="dxa"/>
            <w:tcBorders>
              <w:top w:val="single" w:sz="4" w:space="0" w:color="000000"/>
              <w:left w:val="single" w:sz="4" w:space="0" w:color="auto"/>
              <w:bottom w:val="single" w:sz="4" w:space="0" w:color="000000"/>
              <w:right w:val="nil"/>
            </w:tcBorders>
          </w:tcPr>
          <w:p w14:paraId="1255977E" w14:textId="2C8AD7D4" w:rsidR="001949A5" w:rsidRPr="009559BE" w:rsidRDefault="00E4165E" w:rsidP="001949A5">
            <w:pPr>
              <w:spacing w:after="0"/>
              <w:rPr>
                <w:w w:val="105"/>
              </w:rPr>
            </w:pPr>
            <w:r>
              <w:rPr>
                <w:w w:val="105"/>
              </w:rPr>
              <w:t>K</w:t>
            </w:r>
            <w:r w:rsidR="001949A5" w:rsidRPr="009559BE">
              <w:rPr>
                <w:w w:val="105"/>
              </w:rPr>
              <w:t>21. If I have a land dispute, I feel confident that the chief will enforce my land rights.</w:t>
            </w:r>
          </w:p>
        </w:tc>
        <w:tc>
          <w:tcPr>
            <w:tcW w:w="2161" w:type="dxa"/>
            <w:tcBorders>
              <w:top w:val="single" w:sz="4" w:space="0" w:color="000000"/>
              <w:left w:val="nil"/>
              <w:bottom w:val="single" w:sz="4" w:space="0" w:color="000000"/>
              <w:right w:val="nil"/>
            </w:tcBorders>
          </w:tcPr>
          <w:p w14:paraId="4B573E03" w14:textId="77777777" w:rsidR="001949A5" w:rsidRPr="009559BE" w:rsidRDefault="001949A5" w:rsidP="001949A5">
            <w:pPr>
              <w:spacing w:after="0"/>
            </w:pPr>
            <w:r w:rsidRPr="009559BE">
              <w:t>1=Strongly agree</w:t>
            </w:r>
          </w:p>
          <w:p w14:paraId="6CF2E0A3" w14:textId="77777777" w:rsidR="001949A5" w:rsidRPr="009559BE" w:rsidRDefault="001949A5" w:rsidP="001949A5">
            <w:pPr>
              <w:spacing w:after="0"/>
            </w:pPr>
            <w:r w:rsidRPr="009559BE">
              <w:t>2=Agree</w:t>
            </w:r>
          </w:p>
          <w:p w14:paraId="3CA0CE77" w14:textId="77777777" w:rsidR="001949A5" w:rsidRPr="009559BE" w:rsidRDefault="001949A5" w:rsidP="001949A5">
            <w:pPr>
              <w:spacing w:after="0"/>
            </w:pPr>
            <w:r w:rsidRPr="009559BE">
              <w:t>3=Neither agree nor disagree</w:t>
            </w:r>
          </w:p>
          <w:p w14:paraId="6419FBE5" w14:textId="001D91D0" w:rsidR="001949A5" w:rsidRPr="009559BE" w:rsidRDefault="001949A5" w:rsidP="001949A5">
            <w:pPr>
              <w:spacing w:after="0"/>
            </w:pPr>
            <w:r w:rsidRPr="009559BE">
              <w:t>4=Disagree</w:t>
            </w:r>
          </w:p>
        </w:tc>
        <w:tc>
          <w:tcPr>
            <w:tcW w:w="2167" w:type="dxa"/>
            <w:tcBorders>
              <w:top w:val="single" w:sz="4" w:space="0" w:color="000000"/>
              <w:left w:val="nil"/>
              <w:bottom w:val="single" w:sz="4" w:space="0" w:color="000000"/>
              <w:right w:val="single" w:sz="18" w:space="0" w:color="auto"/>
            </w:tcBorders>
          </w:tcPr>
          <w:p w14:paraId="096F7F3B" w14:textId="77777777" w:rsidR="001949A5" w:rsidRPr="009559BE" w:rsidRDefault="001949A5" w:rsidP="001949A5">
            <w:pPr>
              <w:spacing w:after="0"/>
            </w:pPr>
            <w:r w:rsidRPr="009559BE">
              <w:t>5=Strongly disagree</w:t>
            </w:r>
          </w:p>
          <w:p w14:paraId="1570A36C" w14:textId="77777777" w:rsidR="001949A5" w:rsidRPr="009559BE" w:rsidRDefault="001949A5" w:rsidP="001949A5">
            <w:pPr>
              <w:spacing w:after="0"/>
            </w:pPr>
            <w:r w:rsidRPr="009559BE">
              <w:t>888=Don't know</w:t>
            </w:r>
          </w:p>
          <w:p w14:paraId="53E16BB6" w14:textId="1D3A35CD" w:rsidR="001949A5" w:rsidRPr="009559BE" w:rsidRDefault="001949A5" w:rsidP="001949A5">
            <w:pPr>
              <w:spacing w:after="0"/>
            </w:pPr>
            <w:r w:rsidRPr="009559BE">
              <w:t>999=Prefer not to respond</w:t>
            </w:r>
          </w:p>
        </w:tc>
        <w:tc>
          <w:tcPr>
            <w:tcW w:w="721" w:type="dxa"/>
            <w:tcBorders>
              <w:top w:val="single" w:sz="18" w:space="0" w:color="auto"/>
              <w:left w:val="single" w:sz="18" w:space="0" w:color="auto"/>
              <w:bottom w:val="single" w:sz="18" w:space="0" w:color="auto"/>
              <w:right w:val="single" w:sz="18" w:space="0" w:color="auto"/>
            </w:tcBorders>
          </w:tcPr>
          <w:p w14:paraId="09EE1810" w14:textId="77777777" w:rsidR="001949A5" w:rsidRPr="009559BE" w:rsidRDefault="001949A5" w:rsidP="001949A5">
            <w:pPr>
              <w:spacing w:after="0"/>
            </w:pPr>
          </w:p>
        </w:tc>
      </w:tr>
    </w:tbl>
    <w:p w14:paraId="4035FEB2" w14:textId="77777777" w:rsidR="001949A5" w:rsidRPr="009559BE" w:rsidRDefault="001949A5" w:rsidP="001512DD">
      <w:pPr>
        <w:pStyle w:val="TableParagraph"/>
        <w:autoSpaceDE/>
        <w:autoSpaceDN/>
        <w:adjustRightInd/>
        <w:spacing w:afterLines="20" w:after="48"/>
        <w:contextualSpacing/>
        <w:rPr>
          <w:rFonts w:asciiTheme="minorHAnsi" w:eastAsia="Times New Roman" w:hAnsiTheme="minorHAnsi"/>
          <w:sz w:val="22"/>
          <w:szCs w:val="22"/>
          <w:lang w:eastAsia="zh-CN"/>
        </w:rPr>
      </w:pPr>
    </w:p>
    <w:p w14:paraId="7278DA4A" w14:textId="72D8A42B" w:rsidR="001949A5" w:rsidRPr="009559BE" w:rsidRDefault="002360AB" w:rsidP="001512DD">
      <w:pPr>
        <w:pStyle w:val="TableParagraph"/>
        <w:autoSpaceDE/>
        <w:autoSpaceDN/>
        <w:adjustRightInd/>
        <w:spacing w:afterLines="20" w:after="48"/>
        <w:contextualSpacing/>
        <w:rPr>
          <w:rFonts w:asciiTheme="minorHAnsi" w:eastAsia="Times New Roman" w:hAnsiTheme="minorHAnsi"/>
          <w:sz w:val="22"/>
          <w:szCs w:val="22"/>
          <w:lang w:eastAsia="zh-CN"/>
        </w:rPr>
      </w:pPr>
      <w:r w:rsidRPr="009559BE">
        <w:rPr>
          <w:rFonts w:asciiTheme="minorHAnsi" w:eastAsia="Times New Roman" w:hAnsiTheme="minorHAnsi"/>
          <w:sz w:val="22"/>
          <w:szCs w:val="22"/>
          <w:lang w:eastAsia="zh-CN"/>
        </w:rPr>
        <w:t>Now I am going to read some statements about forest management in your village. Please tell me how much you agree or disagree.</w:t>
      </w:r>
    </w:p>
    <w:tbl>
      <w:tblPr>
        <w:tblW w:w="10090" w:type="dxa"/>
        <w:tblInd w:w="-5" w:type="dxa"/>
        <w:tblLayout w:type="fixed"/>
        <w:tblCellMar>
          <w:left w:w="29" w:type="dxa"/>
          <w:right w:w="29" w:type="dxa"/>
        </w:tblCellMar>
        <w:tblLook w:val="0000" w:firstRow="0" w:lastRow="0" w:firstColumn="0" w:lastColumn="0" w:noHBand="0" w:noVBand="0"/>
      </w:tblPr>
      <w:tblGrid>
        <w:gridCol w:w="350"/>
        <w:gridCol w:w="9"/>
        <w:gridCol w:w="4681"/>
        <w:gridCol w:w="2160"/>
        <w:gridCol w:w="2158"/>
        <w:gridCol w:w="8"/>
        <w:gridCol w:w="714"/>
        <w:gridCol w:w="10"/>
      </w:tblGrid>
      <w:tr w:rsidR="002360AB" w:rsidRPr="009559BE" w14:paraId="71330783" w14:textId="77777777" w:rsidTr="00CD018F">
        <w:trPr>
          <w:gridAfter w:val="1"/>
          <w:wAfter w:w="10" w:type="dxa"/>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614E5CA8" w14:textId="77777777" w:rsidR="002360AB" w:rsidRPr="009559BE" w:rsidRDefault="002360AB" w:rsidP="008250E0">
            <w:pPr>
              <w:spacing w:after="0"/>
              <w:rPr>
                <w:rFonts w:eastAsia="Calibri" w:cs="Times New Roman"/>
              </w:rPr>
            </w:pPr>
          </w:p>
        </w:tc>
        <w:tc>
          <w:tcPr>
            <w:tcW w:w="4681" w:type="dxa"/>
            <w:tcBorders>
              <w:top w:val="single" w:sz="4" w:space="0" w:color="000000"/>
              <w:left w:val="single" w:sz="4" w:space="0" w:color="000000"/>
              <w:bottom w:val="single" w:sz="4" w:space="0" w:color="000000"/>
            </w:tcBorders>
          </w:tcPr>
          <w:p w14:paraId="164593EB" w14:textId="36691C79" w:rsidR="002360AB" w:rsidRPr="009559BE" w:rsidRDefault="002360AB" w:rsidP="008250E0">
            <w:pPr>
              <w:spacing w:after="0"/>
              <w:rPr>
                <w:color w:val="000000"/>
              </w:rPr>
            </w:pPr>
            <w:r w:rsidRPr="009559BE">
              <w:rPr>
                <w:bCs/>
              </w:rPr>
              <w:t>How satisfied are you with the current Forest Management Committee leadership?</w:t>
            </w:r>
          </w:p>
        </w:tc>
        <w:tc>
          <w:tcPr>
            <w:tcW w:w="4318" w:type="dxa"/>
            <w:gridSpan w:val="2"/>
            <w:tcBorders>
              <w:top w:val="single" w:sz="4" w:space="0" w:color="000000"/>
              <w:bottom w:val="single" w:sz="4" w:space="0" w:color="000000"/>
              <w:right w:val="single" w:sz="18" w:space="0" w:color="000000"/>
            </w:tcBorders>
          </w:tcPr>
          <w:p w14:paraId="06484DA8" w14:textId="77777777" w:rsidR="002360AB" w:rsidRPr="009559BE" w:rsidRDefault="002360AB" w:rsidP="008250E0">
            <w:pPr>
              <w:spacing w:after="0"/>
              <w:rPr>
                <w:rFonts w:cs="Times New Roman"/>
                <w:w w:val="105"/>
              </w:rPr>
            </w:pPr>
            <w:r w:rsidRPr="009559BE">
              <w:rPr>
                <w:rFonts w:cs="Times New Roman"/>
                <w:w w:val="105"/>
              </w:rPr>
              <w:t>1=Very satisfied</w:t>
            </w:r>
          </w:p>
          <w:p w14:paraId="1ED7CAC0" w14:textId="77777777" w:rsidR="002360AB" w:rsidRPr="009559BE" w:rsidRDefault="002360AB" w:rsidP="008250E0">
            <w:pPr>
              <w:spacing w:after="0"/>
              <w:rPr>
                <w:rFonts w:cs="Times New Roman"/>
                <w:w w:val="105"/>
              </w:rPr>
            </w:pPr>
            <w:r w:rsidRPr="009559BE">
              <w:rPr>
                <w:rFonts w:cs="Times New Roman"/>
                <w:w w:val="105"/>
              </w:rPr>
              <w:t>2=Satisfied</w:t>
            </w:r>
          </w:p>
          <w:p w14:paraId="5789DB60" w14:textId="77777777" w:rsidR="002360AB" w:rsidRPr="009559BE" w:rsidRDefault="002360AB" w:rsidP="008250E0">
            <w:pPr>
              <w:spacing w:after="0"/>
              <w:rPr>
                <w:rFonts w:cs="Times New Roman"/>
                <w:w w:val="105"/>
              </w:rPr>
            </w:pPr>
            <w:r w:rsidRPr="009559BE">
              <w:rPr>
                <w:rFonts w:cs="Times New Roman"/>
                <w:w w:val="105"/>
              </w:rPr>
              <w:t>3=Neutral</w:t>
            </w:r>
          </w:p>
          <w:p w14:paraId="5EB1D17B" w14:textId="77777777" w:rsidR="002360AB" w:rsidRPr="009559BE" w:rsidRDefault="002360AB" w:rsidP="008250E0">
            <w:pPr>
              <w:spacing w:after="0"/>
              <w:rPr>
                <w:rFonts w:cs="Times New Roman"/>
                <w:w w:val="105"/>
              </w:rPr>
            </w:pPr>
            <w:r w:rsidRPr="009559BE">
              <w:rPr>
                <w:rFonts w:cs="Times New Roman"/>
                <w:w w:val="105"/>
              </w:rPr>
              <w:lastRenderedPageBreak/>
              <w:t>4=Dissatisfied</w:t>
            </w:r>
          </w:p>
          <w:p w14:paraId="66BE5331" w14:textId="77777777" w:rsidR="002360AB" w:rsidRPr="009559BE" w:rsidRDefault="002360AB" w:rsidP="008250E0">
            <w:pPr>
              <w:spacing w:after="0"/>
              <w:rPr>
                <w:rFonts w:cs="Times New Roman"/>
                <w:w w:val="105"/>
              </w:rPr>
            </w:pPr>
            <w:r w:rsidRPr="009559BE">
              <w:rPr>
                <w:rFonts w:cs="Times New Roman"/>
                <w:w w:val="105"/>
              </w:rPr>
              <w:t>5=Very dissatisfied</w:t>
            </w:r>
          </w:p>
          <w:p w14:paraId="2E8A7424" w14:textId="77777777" w:rsidR="002360AB" w:rsidRPr="009559BE" w:rsidRDefault="002360AB" w:rsidP="008250E0">
            <w:pPr>
              <w:spacing w:after="0"/>
              <w:rPr>
                <w:rFonts w:cs="Times New Roman"/>
                <w:i/>
                <w:w w:val="105"/>
              </w:rPr>
            </w:pPr>
            <w:r w:rsidRPr="009559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10964DCA" w14:textId="77777777" w:rsidR="002360AB" w:rsidRPr="009559BE" w:rsidRDefault="002360AB" w:rsidP="008250E0">
            <w:pPr>
              <w:spacing w:after="0"/>
              <w:rPr>
                <w:rFonts w:eastAsia="Calibri" w:cs="Times New Roman"/>
                <w:i/>
                <w:color w:val="A6A6A6"/>
              </w:rPr>
            </w:pPr>
            <w:r w:rsidRPr="009559BE">
              <w:rPr>
                <w:rFonts w:eastAsia="Calibri" w:cs="Times New Roman"/>
                <w:i/>
                <w:color w:val="A6A6A6"/>
              </w:rPr>
              <w:lastRenderedPageBreak/>
              <w:t>(Code)</w:t>
            </w:r>
          </w:p>
        </w:tc>
      </w:tr>
      <w:tr w:rsidR="002360AB" w:rsidRPr="009559BE" w14:paraId="611739A0" w14:textId="77777777" w:rsidTr="00CD018F">
        <w:trPr>
          <w:gridAfter w:val="1"/>
          <w:wAfter w:w="10" w:type="dxa"/>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3CB6D2A7" w14:textId="77777777" w:rsidR="002360AB" w:rsidRPr="009559BE" w:rsidRDefault="002360AB" w:rsidP="008250E0">
            <w:pPr>
              <w:spacing w:after="0"/>
              <w:rPr>
                <w:rFonts w:eastAsia="Calibri" w:cs="Times New Roman"/>
              </w:rPr>
            </w:pPr>
          </w:p>
        </w:tc>
        <w:tc>
          <w:tcPr>
            <w:tcW w:w="4681" w:type="dxa"/>
            <w:tcBorders>
              <w:top w:val="single" w:sz="4" w:space="0" w:color="000000"/>
              <w:left w:val="single" w:sz="4" w:space="0" w:color="000000"/>
              <w:bottom w:val="single" w:sz="4" w:space="0" w:color="000000"/>
            </w:tcBorders>
          </w:tcPr>
          <w:p w14:paraId="4CBC202B" w14:textId="57602FF4" w:rsidR="002360AB" w:rsidRPr="009559BE" w:rsidRDefault="002360AB" w:rsidP="008250E0">
            <w:pPr>
              <w:spacing w:after="0"/>
              <w:rPr>
                <w:bCs/>
              </w:rPr>
            </w:pPr>
            <w:r w:rsidRPr="009559BE">
              <w:rPr>
                <w:bCs/>
              </w:rPr>
              <w:t>Did you or any other household members participate in electing the current Forest Management Committee?</w:t>
            </w:r>
          </w:p>
        </w:tc>
        <w:tc>
          <w:tcPr>
            <w:tcW w:w="4318" w:type="dxa"/>
            <w:gridSpan w:val="2"/>
            <w:tcBorders>
              <w:top w:val="single" w:sz="4" w:space="0" w:color="000000"/>
              <w:bottom w:val="single" w:sz="4" w:space="0" w:color="000000"/>
              <w:right w:val="single" w:sz="18" w:space="0" w:color="000000"/>
            </w:tcBorders>
          </w:tcPr>
          <w:p w14:paraId="682AE0BE" w14:textId="77777777" w:rsidR="002360AB" w:rsidRPr="009559BE" w:rsidRDefault="002360AB" w:rsidP="008250E0">
            <w:pPr>
              <w:spacing w:after="0"/>
              <w:rPr>
                <w:rFonts w:cs="Times New Roman"/>
                <w:w w:val="105"/>
              </w:rPr>
            </w:pPr>
            <w:r w:rsidRPr="009559BE">
              <w:rPr>
                <w:rFonts w:cs="Times New Roman"/>
                <w:w w:val="105"/>
              </w:rPr>
              <w:t>1=No</w:t>
            </w:r>
          </w:p>
          <w:p w14:paraId="4FFCD208" w14:textId="77777777" w:rsidR="002360AB" w:rsidRPr="009559BE" w:rsidRDefault="002360AB" w:rsidP="008250E0">
            <w:pPr>
              <w:spacing w:after="0"/>
              <w:rPr>
                <w:rFonts w:cs="Times New Roman"/>
                <w:w w:val="105"/>
              </w:rPr>
            </w:pPr>
            <w:r w:rsidRPr="009559BE">
              <w:rPr>
                <w:rFonts w:cs="Times New Roman"/>
                <w:w w:val="105"/>
              </w:rPr>
              <w:t>2=Yes</w:t>
            </w:r>
            <w:r w:rsidRPr="009559BE" w:rsidDel="00226116">
              <w:rPr>
                <w:rFonts w:cs="Times New Roman"/>
                <w:w w:val="105"/>
              </w:rPr>
              <w:t xml:space="preserve"> </w:t>
            </w:r>
          </w:p>
          <w:p w14:paraId="31126429" w14:textId="77777777" w:rsidR="002360AB" w:rsidRPr="009559BE" w:rsidRDefault="002360AB" w:rsidP="008250E0">
            <w:pPr>
              <w:spacing w:after="0"/>
              <w:rPr>
                <w:rFonts w:cs="Times New Roman"/>
                <w:w w:val="105"/>
              </w:rPr>
            </w:pPr>
            <w:r w:rsidRPr="009559BE">
              <w:rPr>
                <w:rFonts w:cs="Times New Roman"/>
                <w:w w:val="105"/>
              </w:rPr>
              <w:t>888=Don’t know</w:t>
            </w:r>
          </w:p>
          <w:p w14:paraId="299937E9" w14:textId="77777777" w:rsidR="002360AB" w:rsidRPr="009559BE" w:rsidRDefault="002360AB" w:rsidP="008250E0">
            <w:pPr>
              <w:spacing w:after="0"/>
              <w:rPr>
                <w:rFonts w:cs="Times New Roman"/>
                <w:w w:val="105"/>
              </w:rPr>
            </w:pPr>
            <w:r w:rsidRPr="009559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7602B644" w14:textId="77777777" w:rsidR="002360AB" w:rsidRPr="009559BE" w:rsidRDefault="002360AB" w:rsidP="008250E0">
            <w:pPr>
              <w:spacing w:after="0"/>
              <w:rPr>
                <w:rFonts w:eastAsia="Calibri" w:cs="Times New Roman"/>
                <w:i/>
                <w:color w:val="A6A6A6"/>
              </w:rPr>
            </w:pPr>
            <w:r w:rsidRPr="009559BE">
              <w:rPr>
                <w:rFonts w:eastAsia="Calibri" w:cs="Times New Roman"/>
                <w:i/>
                <w:color w:val="A6A6A6"/>
              </w:rPr>
              <w:t>(Code)</w:t>
            </w:r>
          </w:p>
        </w:tc>
      </w:tr>
      <w:tr w:rsidR="002360AB" w:rsidRPr="009559BE" w14:paraId="747BC199" w14:textId="77777777" w:rsidTr="00CD018F">
        <w:trPr>
          <w:gridAfter w:val="1"/>
          <w:wAfter w:w="10" w:type="dxa"/>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3CE54161" w14:textId="77777777" w:rsidR="002360AB" w:rsidRPr="009559BE" w:rsidRDefault="002360AB" w:rsidP="008250E0">
            <w:pPr>
              <w:spacing w:after="0"/>
              <w:rPr>
                <w:rFonts w:eastAsia="Calibri" w:cs="Times New Roman"/>
              </w:rPr>
            </w:pPr>
          </w:p>
        </w:tc>
        <w:tc>
          <w:tcPr>
            <w:tcW w:w="4681" w:type="dxa"/>
            <w:tcBorders>
              <w:top w:val="single" w:sz="4" w:space="0" w:color="000000"/>
              <w:left w:val="single" w:sz="4" w:space="0" w:color="000000"/>
              <w:bottom w:val="single" w:sz="4" w:space="0" w:color="000000"/>
            </w:tcBorders>
          </w:tcPr>
          <w:p w14:paraId="420A0DF0" w14:textId="2D1F4292" w:rsidR="002360AB" w:rsidRPr="009559BE" w:rsidRDefault="002360AB" w:rsidP="008250E0">
            <w:pPr>
              <w:spacing w:after="0"/>
              <w:rPr>
                <w:bCs/>
              </w:rPr>
            </w:pPr>
            <w:r w:rsidRPr="009559BE">
              <w:rPr>
                <w:bCs/>
              </w:rPr>
              <w:t>How satisfied are you with the way Forest Management Committee members are elected?</w:t>
            </w:r>
          </w:p>
        </w:tc>
        <w:tc>
          <w:tcPr>
            <w:tcW w:w="4318" w:type="dxa"/>
            <w:gridSpan w:val="2"/>
            <w:tcBorders>
              <w:top w:val="single" w:sz="4" w:space="0" w:color="000000"/>
              <w:bottom w:val="single" w:sz="4" w:space="0" w:color="000000"/>
              <w:right w:val="single" w:sz="18" w:space="0" w:color="000000"/>
            </w:tcBorders>
          </w:tcPr>
          <w:p w14:paraId="16C59904" w14:textId="77777777" w:rsidR="002360AB" w:rsidRPr="009559BE" w:rsidRDefault="002360AB" w:rsidP="008250E0">
            <w:pPr>
              <w:spacing w:after="0"/>
              <w:rPr>
                <w:rFonts w:cs="Times New Roman"/>
                <w:w w:val="105"/>
              </w:rPr>
            </w:pPr>
            <w:r w:rsidRPr="009559BE">
              <w:rPr>
                <w:rFonts w:cs="Times New Roman"/>
                <w:w w:val="105"/>
              </w:rPr>
              <w:t>1=Very satisfied</w:t>
            </w:r>
          </w:p>
          <w:p w14:paraId="358BE65A" w14:textId="77777777" w:rsidR="002360AB" w:rsidRPr="009559BE" w:rsidRDefault="002360AB" w:rsidP="008250E0">
            <w:pPr>
              <w:spacing w:after="0"/>
              <w:rPr>
                <w:rFonts w:cs="Times New Roman"/>
                <w:w w:val="105"/>
              </w:rPr>
            </w:pPr>
            <w:r w:rsidRPr="009559BE">
              <w:rPr>
                <w:rFonts w:cs="Times New Roman"/>
                <w:w w:val="105"/>
              </w:rPr>
              <w:t>2=Satisfied</w:t>
            </w:r>
          </w:p>
          <w:p w14:paraId="5310D180" w14:textId="77777777" w:rsidR="002360AB" w:rsidRPr="009559BE" w:rsidRDefault="002360AB" w:rsidP="008250E0">
            <w:pPr>
              <w:spacing w:after="0"/>
              <w:rPr>
                <w:rFonts w:cs="Times New Roman"/>
                <w:w w:val="105"/>
              </w:rPr>
            </w:pPr>
            <w:r w:rsidRPr="009559BE">
              <w:rPr>
                <w:rFonts w:cs="Times New Roman"/>
                <w:w w:val="105"/>
              </w:rPr>
              <w:t>3=Neutral</w:t>
            </w:r>
          </w:p>
          <w:p w14:paraId="47420E4A" w14:textId="77777777" w:rsidR="002360AB" w:rsidRPr="009559BE" w:rsidRDefault="002360AB" w:rsidP="008250E0">
            <w:pPr>
              <w:spacing w:after="0"/>
              <w:rPr>
                <w:rFonts w:cs="Times New Roman"/>
                <w:w w:val="105"/>
              </w:rPr>
            </w:pPr>
            <w:r w:rsidRPr="009559BE">
              <w:rPr>
                <w:rFonts w:cs="Times New Roman"/>
                <w:w w:val="105"/>
              </w:rPr>
              <w:t>4=Dissatisfied</w:t>
            </w:r>
          </w:p>
          <w:p w14:paraId="4C2B1136" w14:textId="77777777" w:rsidR="002360AB" w:rsidRPr="009559BE" w:rsidRDefault="002360AB" w:rsidP="008250E0">
            <w:pPr>
              <w:spacing w:after="0"/>
              <w:rPr>
                <w:rFonts w:cs="Times New Roman"/>
                <w:w w:val="105"/>
              </w:rPr>
            </w:pPr>
            <w:r w:rsidRPr="009559BE">
              <w:rPr>
                <w:rFonts w:cs="Times New Roman"/>
                <w:w w:val="105"/>
              </w:rPr>
              <w:t>5=Very dissatisfied</w:t>
            </w:r>
          </w:p>
          <w:p w14:paraId="2B4026C6" w14:textId="77777777" w:rsidR="002360AB" w:rsidRPr="009559BE" w:rsidRDefault="002360AB" w:rsidP="008250E0">
            <w:pPr>
              <w:spacing w:after="0"/>
              <w:rPr>
                <w:rFonts w:cs="Times New Roman"/>
                <w:w w:val="105"/>
              </w:rPr>
            </w:pPr>
            <w:r w:rsidRPr="009559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71C51D2" w14:textId="77777777" w:rsidR="002360AB" w:rsidRPr="009559BE" w:rsidRDefault="002360AB" w:rsidP="008250E0">
            <w:pPr>
              <w:spacing w:after="0"/>
              <w:rPr>
                <w:rFonts w:eastAsia="Calibri" w:cs="Times New Roman"/>
                <w:i/>
                <w:color w:val="A6A6A6"/>
              </w:rPr>
            </w:pPr>
            <w:r w:rsidRPr="009559BE">
              <w:rPr>
                <w:rFonts w:eastAsia="Calibri" w:cs="Times New Roman"/>
                <w:i/>
                <w:color w:val="A6A6A6"/>
              </w:rPr>
              <w:t>(Code)</w:t>
            </w:r>
          </w:p>
        </w:tc>
      </w:tr>
      <w:tr w:rsidR="002360AB" w:rsidRPr="009559BE" w14:paraId="5264615F" w14:textId="77777777" w:rsidTr="00CD018F">
        <w:trPr>
          <w:gridAfter w:val="1"/>
          <w:wAfter w:w="10" w:type="dxa"/>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4ABF0264" w14:textId="77777777" w:rsidR="002360AB" w:rsidRPr="009559BE" w:rsidRDefault="002360AB" w:rsidP="008250E0">
            <w:pPr>
              <w:spacing w:after="0"/>
              <w:rPr>
                <w:rFonts w:eastAsia="Calibri" w:cs="Times New Roman"/>
              </w:rPr>
            </w:pPr>
          </w:p>
        </w:tc>
        <w:tc>
          <w:tcPr>
            <w:tcW w:w="4681" w:type="dxa"/>
            <w:tcBorders>
              <w:top w:val="single" w:sz="4" w:space="0" w:color="000000"/>
              <w:left w:val="single" w:sz="4" w:space="0" w:color="000000"/>
              <w:bottom w:val="single" w:sz="4" w:space="0" w:color="000000"/>
            </w:tcBorders>
          </w:tcPr>
          <w:p w14:paraId="1CCBA141" w14:textId="1AC0C256" w:rsidR="002360AB" w:rsidRPr="009559BE" w:rsidRDefault="002360AB" w:rsidP="008250E0">
            <w:pPr>
              <w:spacing w:after="0"/>
              <w:rPr>
                <w:bCs/>
              </w:rPr>
            </w:pPr>
            <w:r w:rsidRPr="009559BE">
              <w:rPr>
                <w:bCs/>
              </w:rPr>
              <w:t>How satisfied are you with the community- or co- forest management rules in your village?</w:t>
            </w:r>
          </w:p>
        </w:tc>
        <w:tc>
          <w:tcPr>
            <w:tcW w:w="4318" w:type="dxa"/>
            <w:gridSpan w:val="2"/>
            <w:tcBorders>
              <w:top w:val="single" w:sz="4" w:space="0" w:color="000000"/>
              <w:bottom w:val="single" w:sz="4" w:space="0" w:color="000000"/>
              <w:right w:val="single" w:sz="18" w:space="0" w:color="000000"/>
            </w:tcBorders>
          </w:tcPr>
          <w:p w14:paraId="4AF5F5CE" w14:textId="77777777" w:rsidR="002360AB" w:rsidRPr="009559BE" w:rsidRDefault="002360AB" w:rsidP="008250E0">
            <w:pPr>
              <w:spacing w:after="0"/>
              <w:rPr>
                <w:rFonts w:cs="Times New Roman"/>
                <w:w w:val="105"/>
              </w:rPr>
            </w:pPr>
            <w:r w:rsidRPr="009559BE">
              <w:rPr>
                <w:rFonts w:cs="Times New Roman"/>
                <w:w w:val="105"/>
              </w:rPr>
              <w:t>1=Very satisfied</w:t>
            </w:r>
          </w:p>
          <w:p w14:paraId="58E3CCB5" w14:textId="77777777" w:rsidR="002360AB" w:rsidRPr="009559BE" w:rsidRDefault="002360AB" w:rsidP="008250E0">
            <w:pPr>
              <w:spacing w:after="0"/>
              <w:rPr>
                <w:rFonts w:cs="Times New Roman"/>
                <w:w w:val="105"/>
              </w:rPr>
            </w:pPr>
            <w:r w:rsidRPr="009559BE">
              <w:rPr>
                <w:rFonts w:cs="Times New Roman"/>
                <w:w w:val="105"/>
              </w:rPr>
              <w:t>2=Satisfied</w:t>
            </w:r>
          </w:p>
          <w:p w14:paraId="363112AC" w14:textId="77777777" w:rsidR="002360AB" w:rsidRPr="009559BE" w:rsidRDefault="002360AB" w:rsidP="008250E0">
            <w:pPr>
              <w:spacing w:after="0"/>
              <w:rPr>
                <w:rFonts w:cs="Times New Roman"/>
                <w:w w:val="105"/>
              </w:rPr>
            </w:pPr>
            <w:r w:rsidRPr="009559BE">
              <w:rPr>
                <w:rFonts w:cs="Times New Roman"/>
                <w:w w:val="105"/>
              </w:rPr>
              <w:t>3=Neutral</w:t>
            </w:r>
          </w:p>
          <w:p w14:paraId="13A61EF0" w14:textId="77777777" w:rsidR="002360AB" w:rsidRPr="009559BE" w:rsidRDefault="002360AB" w:rsidP="008250E0">
            <w:pPr>
              <w:spacing w:after="0"/>
              <w:rPr>
                <w:rFonts w:cs="Times New Roman"/>
                <w:w w:val="105"/>
              </w:rPr>
            </w:pPr>
            <w:r w:rsidRPr="009559BE">
              <w:rPr>
                <w:rFonts w:cs="Times New Roman"/>
                <w:w w:val="105"/>
              </w:rPr>
              <w:t>4=Dissatisfied</w:t>
            </w:r>
          </w:p>
          <w:p w14:paraId="66FD977B" w14:textId="77777777" w:rsidR="002360AB" w:rsidRPr="009559BE" w:rsidRDefault="002360AB" w:rsidP="008250E0">
            <w:pPr>
              <w:spacing w:after="0"/>
              <w:rPr>
                <w:rFonts w:cs="Times New Roman"/>
                <w:w w:val="105"/>
              </w:rPr>
            </w:pPr>
            <w:r w:rsidRPr="009559BE">
              <w:rPr>
                <w:rFonts w:cs="Times New Roman"/>
                <w:w w:val="105"/>
              </w:rPr>
              <w:t>5=Very dissatisfied</w:t>
            </w:r>
          </w:p>
          <w:p w14:paraId="29A92FAA" w14:textId="77777777" w:rsidR="002360AB" w:rsidRPr="009559BE" w:rsidRDefault="002360AB" w:rsidP="008250E0">
            <w:pPr>
              <w:spacing w:after="0"/>
              <w:rPr>
                <w:rFonts w:cs="Times New Roman"/>
                <w:w w:val="105"/>
              </w:rPr>
            </w:pPr>
            <w:r w:rsidRPr="009559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A964866" w14:textId="77777777" w:rsidR="002360AB" w:rsidRPr="009559BE" w:rsidRDefault="002360AB" w:rsidP="008250E0">
            <w:pPr>
              <w:spacing w:after="0"/>
              <w:rPr>
                <w:rFonts w:eastAsia="Calibri" w:cs="Times New Roman"/>
                <w:i/>
                <w:color w:val="A6A6A6"/>
              </w:rPr>
            </w:pPr>
            <w:r w:rsidRPr="009559BE">
              <w:rPr>
                <w:rFonts w:eastAsia="Calibri" w:cs="Times New Roman"/>
                <w:i/>
                <w:color w:val="A6A6A6"/>
              </w:rPr>
              <w:t>(Code)</w:t>
            </w:r>
          </w:p>
        </w:tc>
      </w:tr>
      <w:tr w:rsidR="002360AB" w:rsidRPr="009559BE" w14:paraId="41115C9A" w14:textId="77777777" w:rsidTr="00CD018F">
        <w:trPr>
          <w:gridAfter w:val="1"/>
          <w:wAfter w:w="10" w:type="dxa"/>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6FF85E10" w14:textId="77777777" w:rsidR="002360AB" w:rsidRPr="009559BE" w:rsidRDefault="002360AB" w:rsidP="008250E0">
            <w:pPr>
              <w:spacing w:after="0"/>
              <w:rPr>
                <w:rFonts w:eastAsia="Calibri" w:cs="Times New Roman"/>
              </w:rPr>
            </w:pPr>
          </w:p>
        </w:tc>
        <w:tc>
          <w:tcPr>
            <w:tcW w:w="4681" w:type="dxa"/>
            <w:tcBorders>
              <w:top w:val="single" w:sz="4" w:space="0" w:color="000000"/>
              <w:left w:val="single" w:sz="4" w:space="0" w:color="000000"/>
              <w:bottom w:val="single" w:sz="4" w:space="0" w:color="000000"/>
            </w:tcBorders>
          </w:tcPr>
          <w:p w14:paraId="263D82E0" w14:textId="24256ACF" w:rsidR="002360AB" w:rsidRPr="009559BE" w:rsidRDefault="002360AB" w:rsidP="008250E0">
            <w:pPr>
              <w:spacing w:after="0"/>
              <w:rPr>
                <w:bCs/>
              </w:rPr>
            </w:pPr>
            <w:r w:rsidRPr="009559BE">
              <w:rPr>
                <w:bCs/>
              </w:rPr>
              <w:t>How satisfied are you with the enforcement of community- or co- forest management rules in your village?</w:t>
            </w:r>
          </w:p>
        </w:tc>
        <w:tc>
          <w:tcPr>
            <w:tcW w:w="4318" w:type="dxa"/>
            <w:gridSpan w:val="2"/>
            <w:tcBorders>
              <w:top w:val="single" w:sz="4" w:space="0" w:color="000000"/>
              <w:bottom w:val="single" w:sz="4" w:space="0" w:color="000000"/>
              <w:right w:val="single" w:sz="18" w:space="0" w:color="000000"/>
            </w:tcBorders>
          </w:tcPr>
          <w:p w14:paraId="20D296FB" w14:textId="77777777" w:rsidR="002360AB" w:rsidRPr="009559BE" w:rsidRDefault="002360AB" w:rsidP="008250E0">
            <w:pPr>
              <w:spacing w:after="0"/>
              <w:rPr>
                <w:rFonts w:cs="Times New Roman"/>
                <w:w w:val="105"/>
              </w:rPr>
            </w:pPr>
            <w:r w:rsidRPr="009559BE">
              <w:rPr>
                <w:rFonts w:cs="Times New Roman"/>
                <w:w w:val="105"/>
              </w:rPr>
              <w:t>1=Very satisfied</w:t>
            </w:r>
          </w:p>
          <w:p w14:paraId="49F6D939" w14:textId="77777777" w:rsidR="002360AB" w:rsidRPr="009559BE" w:rsidRDefault="002360AB" w:rsidP="008250E0">
            <w:pPr>
              <w:spacing w:after="0"/>
              <w:rPr>
                <w:rFonts w:cs="Times New Roman"/>
                <w:w w:val="105"/>
              </w:rPr>
            </w:pPr>
            <w:r w:rsidRPr="009559BE">
              <w:rPr>
                <w:rFonts w:cs="Times New Roman"/>
                <w:w w:val="105"/>
              </w:rPr>
              <w:t>2=Satisfied</w:t>
            </w:r>
          </w:p>
          <w:p w14:paraId="1DF848D5" w14:textId="77777777" w:rsidR="002360AB" w:rsidRPr="009559BE" w:rsidRDefault="002360AB" w:rsidP="008250E0">
            <w:pPr>
              <w:spacing w:after="0"/>
              <w:rPr>
                <w:rFonts w:cs="Times New Roman"/>
                <w:w w:val="105"/>
              </w:rPr>
            </w:pPr>
            <w:r w:rsidRPr="009559BE">
              <w:rPr>
                <w:rFonts w:cs="Times New Roman"/>
                <w:w w:val="105"/>
              </w:rPr>
              <w:t>3=Neutral</w:t>
            </w:r>
          </w:p>
          <w:p w14:paraId="590EE726" w14:textId="77777777" w:rsidR="002360AB" w:rsidRPr="009559BE" w:rsidRDefault="002360AB" w:rsidP="008250E0">
            <w:pPr>
              <w:spacing w:after="0"/>
              <w:rPr>
                <w:rFonts w:cs="Times New Roman"/>
                <w:w w:val="105"/>
              </w:rPr>
            </w:pPr>
            <w:r w:rsidRPr="009559BE">
              <w:rPr>
                <w:rFonts w:cs="Times New Roman"/>
                <w:w w:val="105"/>
              </w:rPr>
              <w:t>4=Dissatisfied</w:t>
            </w:r>
          </w:p>
          <w:p w14:paraId="2BC6797E" w14:textId="77777777" w:rsidR="002360AB" w:rsidRPr="009559BE" w:rsidRDefault="002360AB" w:rsidP="008250E0">
            <w:pPr>
              <w:spacing w:after="0"/>
              <w:rPr>
                <w:rFonts w:cs="Times New Roman"/>
                <w:w w:val="105"/>
              </w:rPr>
            </w:pPr>
            <w:r w:rsidRPr="009559BE">
              <w:rPr>
                <w:rFonts w:cs="Times New Roman"/>
                <w:w w:val="105"/>
              </w:rPr>
              <w:t>5=Very dissatisfied</w:t>
            </w:r>
          </w:p>
          <w:p w14:paraId="782FA4B2" w14:textId="77777777" w:rsidR="002360AB" w:rsidRPr="009559BE" w:rsidRDefault="002360AB" w:rsidP="008250E0">
            <w:pPr>
              <w:spacing w:after="0"/>
              <w:rPr>
                <w:rFonts w:cs="Times New Roman"/>
                <w:w w:val="105"/>
              </w:rPr>
            </w:pPr>
            <w:r w:rsidRPr="009559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56CE3D45" w14:textId="77777777" w:rsidR="002360AB" w:rsidRPr="009559BE" w:rsidRDefault="002360AB" w:rsidP="008250E0">
            <w:pPr>
              <w:spacing w:after="0"/>
              <w:rPr>
                <w:rFonts w:eastAsia="Calibri" w:cs="Times New Roman"/>
                <w:i/>
                <w:color w:val="A6A6A6"/>
              </w:rPr>
            </w:pPr>
            <w:r w:rsidRPr="009559BE">
              <w:rPr>
                <w:rFonts w:eastAsia="Calibri" w:cs="Times New Roman"/>
                <w:i/>
                <w:color w:val="A6A6A6"/>
              </w:rPr>
              <w:t>(Code)</w:t>
            </w:r>
          </w:p>
        </w:tc>
      </w:tr>
      <w:tr w:rsidR="002360AB" w:rsidRPr="009559BE" w14:paraId="05900C15"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auto"/>
              <w:left w:val="single" w:sz="4" w:space="0" w:color="auto"/>
              <w:bottom w:val="single" w:sz="4" w:space="0" w:color="auto"/>
              <w:right w:val="single" w:sz="4" w:space="0" w:color="auto"/>
            </w:tcBorders>
          </w:tcPr>
          <w:p w14:paraId="09BCEBCB" w14:textId="77777777" w:rsidR="002360AB" w:rsidRPr="009559BE" w:rsidRDefault="002360AB" w:rsidP="008250E0">
            <w:pPr>
              <w:spacing w:after="0"/>
              <w:rPr>
                <w:w w:val="105"/>
              </w:rPr>
            </w:pPr>
          </w:p>
        </w:tc>
        <w:tc>
          <w:tcPr>
            <w:tcW w:w="4690" w:type="dxa"/>
            <w:gridSpan w:val="2"/>
            <w:tcBorders>
              <w:top w:val="single" w:sz="4" w:space="0" w:color="000000"/>
              <w:left w:val="single" w:sz="4" w:space="0" w:color="auto"/>
              <w:bottom w:val="single" w:sz="4" w:space="0" w:color="000000"/>
              <w:right w:val="nil"/>
            </w:tcBorders>
          </w:tcPr>
          <w:p w14:paraId="2FAE81E5" w14:textId="0AF7D479" w:rsidR="002360AB" w:rsidRPr="009559BE" w:rsidRDefault="002360AB" w:rsidP="008250E0">
            <w:pPr>
              <w:spacing w:after="0"/>
            </w:pPr>
            <w:r w:rsidRPr="009559BE">
              <w:rPr>
                <w:bCs/>
              </w:rPr>
              <w:t>Do you think that your household has good information about how forest management revenues and expenditures are handled by the Forest Management Committee in your village?</w:t>
            </w:r>
          </w:p>
        </w:tc>
        <w:tc>
          <w:tcPr>
            <w:tcW w:w="2160" w:type="dxa"/>
            <w:tcBorders>
              <w:top w:val="single" w:sz="4" w:space="0" w:color="000000"/>
              <w:left w:val="nil"/>
              <w:bottom w:val="single" w:sz="4" w:space="0" w:color="000000"/>
              <w:right w:val="nil"/>
            </w:tcBorders>
          </w:tcPr>
          <w:p w14:paraId="54B9FC0A" w14:textId="77777777" w:rsidR="002360AB" w:rsidRPr="009559BE" w:rsidRDefault="002360AB" w:rsidP="008250E0">
            <w:pPr>
              <w:spacing w:after="0"/>
            </w:pPr>
            <w:r w:rsidRPr="009559BE">
              <w:t>1=Strongly agree</w:t>
            </w:r>
          </w:p>
          <w:p w14:paraId="7E070144" w14:textId="77777777" w:rsidR="002360AB" w:rsidRPr="009559BE" w:rsidRDefault="002360AB" w:rsidP="008250E0">
            <w:pPr>
              <w:spacing w:after="0"/>
            </w:pPr>
            <w:r w:rsidRPr="009559BE">
              <w:t>2=Agree</w:t>
            </w:r>
          </w:p>
          <w:p w14:paraId="6DC894A6" w14:textId="77777777" w:rsidR="002360AB" w:rsidRPr="009559BE" w:rsidRDefault="002360AB" w:rsidP="008250E0">
            <w:pPr>
              <w:spacing w:after="0"/>
            </w:pPr>
            <w:r w:rsidRPr="009559BE">
              <w:t>3=Neither agree nor disagree</w:t>
            </w:r>
          </w:p>
          <w:p w14:paraId="42FB8364" w14:textId="77777777" w:rsidR="002360AB" w:rsidRPr="009559BE" w:rsidRDefault="002360AB" w:rsidP="008250E0">
            <w:pPr>
              <w:spacing w:after="0"/>
            </w:pPr>
            <w:r w:rsidRPr="009559BE">
              <w:t>4=Disagree</w:t>
            </w:r>
          </w:p>
        </w:tc>
        <w:tc>
          <w:tcPr>
            <w:tcW w:w="2166" w:type="dxa"/>
            <w:gridSpan w:val="2"/>
            <w:tcBorders>
              <w:top w:val="single" w:sz="4" w:space="0" w:color="000000"/>
              <w:left w:val="nil"/>
              <w:bottom w:val="single" w:sz="4" w:space="0" w:color="000000"/>
              <w:right w:val="single" w:sz="18" w:space="0" w:color="auto"/>
            </w:tcBorders>
          </w:tcPr>
          <w:p w14:paraId="45EC5A23" w14:textId="77777777" w:rsidR="002360AB" w:rsidRPr="009559BE" w:rsidRDefault="002360AB" w:rsidP="008250E0">
            <w:pPr>
              <w:spacing w:after="0"/>
            </w:pPr>
            <w:r w:rsidRPr="009559BE">
              <w:t>5=Strongly disagree</w:t>
            </w:r>
          </w:p>
          <w:p w14:paraId="174ABD25" w14:textId="77777777" w:rsidR="002360AB" w:rsidRPr="009559BE" w:rsidRDefault="002360AB" w:rsidP="008250E0">
            <w:pPr>
              <w:spacing w:after="0"/>
              <w:rPr>
                <w:rFonts w:cs="Times New Roman"/>
                <w:w w:val="105"/>
              </w:rPr>
            </w:pPr>
            <w:r w:rsidRPr="009559BE">
              <w:rPr>
                <w:rFonts w:cs="Times New Roman"/>
                <w:w w:val="105"/>
              </w:rPr>
              <w:t>888=Don't know</w:t>
            </w:r>
          </w:p>
          <w:p w14:paraId="2946F269" w14:textId="77777777" w:rsidR="002360AB" w:rsidRPr="009559BE" w:rsidRDefault="002360AB" w:rsidP="008250E0">
            <w:pPr>
              <w:spacing w:after="0"/>
            </w:pPr>
            <w:r w:rsidRPr="009559BE">
              <w:rPr>
                <w:rFonts w:cs="Times New Roman"/>
                <w:w w:val="105"/>
              </w:rPr>
              <w:t>999=Prefer not to respond</w:t>
            </w:r>
          </w:p>
        </w:tc>
        <w:tc>
          <w:tcPr>
            <w:tcW w:w="724" w:type="dxa"/>
            <w:gridSpan w:val="2"/>
            <w:tcBorders>
              <w:top w:val="single" w:sz="18" w:space="0" w:color="auto"/>
              <w:left w:val="single" w:sz="18" w:space="0" w:color="auto"/>
              <w:bottom w:val="single" w:sz="18" w:space="0" w:color="auto"/>
              <w:right w:val="single" w:sz="18" w:space="0" w:color="auto"/>
            </w:tcBorders>
          </w:tcPr>
          <w:p w14:paraId="21CE61F1" w14:textId="77777777" w:rsidR="002360AB" w:rsidRPr="009559BE" w:rsidRDefault="002360AB" w:rsidP="008250E0">
            <w:pPr>
              <w:spacing w:after="0"/>
            </w:pPr>
            <w:r w:rsidRPr="009559BE">
              <w:t>(Code)</w:t>
            </w:r>
          </w:p>
        </w:tc>
      </w:tr>
      <w:tr w:rsidR="002360AB" w:rsidRPr="009559BE" w14:paraId="78F6F942"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0" w:type="dxa"/>
            <w:tcBorders>
              <w:top w:val="single" w:sz="4" w:space="0" w:color="auto"/>
              <w:left w:val="single" w:sz="4" w:space="0" w:color="auto"/>
              <w:bottom w:val="single" w:sz="4" w:space="0" w:color="auto"/>
              <w:right w:val="single" w:sz="4" w:space="0" w:color="auto"/>
            </w:tcBorders>
          </w:tcPr>
          <w:p w14:paraId="3A9D3F5E" w14:textId="77777777" w:rsidR="002360AB" w:rsidRPr="009559BE" w:rsidRDefault="002360AB" w:rsidP="008250E0">
            <w:pPr>
              <w:spacing w:after="0"/>
              <w:rPr>
                <w:w w:val="105"/>
              </w:rPr>
            </w:pPr>
          </w:p>
        </w:tc>
        <w:tc>
          <w:tcPr>
            <w:tcW w:w="4690" w:type="dxa"/>
            <w:gridSpan w:val="2"/>
            <w:tcBorders>
              <w:top w:val="single" w:sz="4" w:space="0" w:color="000000"/>
              <w:left w:val="single" w:sz="4" w:space="0" w:color="auto"/>
              <w:bottom w:val="single" w:sz="4" w:space="0" w:color="000000"/>
              <w:right w:val="nil"/>
            </w:tcBorders>
          </w:tcPr>
          <w:p w14:paraId="3D94D2D7" w14:textId="3DCE6B6F" w:rsidR="002360AB" w:rsidRPr="009559BE" w:rsidRDefault="002360AB" w:rsidP="008250E0">
            <w:pPr>
              <w:spacing w:after="0"/>
            </w:pPr>
            <w:r w:rsidRPr="009559BE">
              <w:rPr>
                <w:bCs/>
              </w:rPr>
              <w:t>Do you think that your household has sufficient knowledge about forest management to participate in developing forest management rules to guide community- or co- forest management?</w:t>
            </w:r>
          </w:p>
        </w:tc>
        <w:tc>
          <w:tcPr>
            <w:tcW w:w="2160" w:type="dxa"/>
            <w:tcBorders>
              <w:top w:val="single" w:sz="4" w:space="0" w:color="000000"/>
              <w:left w:val="nil"/>
              <w:bottom w:val="single" w:sz="4" w:space="0" w:color="000000"/>
              <w:right w:val="nil"/>
            </w:tcBorders>
          </w:tcPr>
          <w:p w14:paraId="116945D8" w14:textId="77777777" w:rsidR="002360AB" w:rsidRPr="009559BE" w:rsidRDefault="002360AB" w:rsidP="008250E0">
            <w:pPr>
              <w:spacing w:after="0"/>
            </w:pPr>
            <w:r w:rsidRPr="009559BE">
              <w:t>1=Strongly agree</w:t>
            </w:r>
          </w:p>
          <w:p w14:paraId="0EA92ABE" w14:textId="77777777" w:rsidR="002360AB" w:rsidRPr="009559BE" w:rsidRDefault="002360AB" w:rsidP="008250E0">
            <w:pPr>
              <w:spacing w:after="0"/>
            </w:pPr>
            <w:r w:rsidRPr="009559BE">
              <w:t>2=Agree</w:t>
            </w:r>
          </w:p>
          <w:p w14:paraId="0AD96224" w14:textId="77777777" w:rsidR="002360AB" w:rsidRPr="009559BE" w:rsidRDefault="002360AB" w:rsidP="008250E0">
            <w:pPr>
              <w:spacing w:after="0"/>
            </w:pPr>
            <w:r w:rsidRPr="009559BE">
              <w:t>3=Neither agree nor disagree</w:t>
            </w:r>
          </w:p>
          <w:p w14:paraId="5096AB83" w14:textId="77777777" w:rsidR="002360AB" w:rsidRPr="009559BE" w:rsidRDefault="002360AB" w:rsidP="008250E0">
            <w:pPr>
              <w:spacing w:after="0"/>
            </w:pPr>
            <w:r w:rsidRPr="009559BE">
              <w:t>4=Disagree</w:t>
            </w:r>
          </w:p>
        </w:tc>
        <w:tc>
          <w:tcPr>
            <w:tcW w:w="2166" w:type="dxa"/>
            <w:gridSpan w:val="2"/>
            <w:tcBorders>
              <w:top w:val="single" w:sz="4" w:space="0" w:color="000000"/>
              <w:left w:val="nil"/>
              <w:bottom w:val="single" w:sz="4" w:space="0" w:color="000000"/>
              <w:right w:val="single" w:sz="18" w:space="0" w:color="auto"/>
            </w:tcBorders>
          </w:tcPr>
          <w:p w14:paraId="3F3E8F6A" w14:textId="77777777" w:rsidR="002360AB" w:rsidRPr="009559BE" w:rsidRDefault="002360AB" w:rsidP="008250E0">
            <w:pPr>
              <w:spacing w:after="0"/>
            </w:pPr>
            <w:r w:rsidRPr="009559BE">
              <w:t>5=Strongly disagree</w:t>
            </w:r>
          </w:p>
          <w:p w14:paraId="5E10B2A4" w14:textId="77777777" w:rsidR="002360AB" w:rsidRPr="009559BE" w:rsidRDefault="002360AB" w:rsidP="008250E0">
            <w:pPr>
              <w:spacing w:after="0"/>
              <w:rPr>
                <w:rFonts w:cs="Times New Roman"/>
                <w:w w:val="105"/>
              </w:rPr>
            </w:pPr>
            <w:r w:rsidRPr="009559BE">
              <w:rPr>
                <w:rFonts w:cs="Times New Roman"/>
                <w:w w:val="105"/>
              </w:rPr>
              <w:t>888=Don't know</w:t>
            </w:r>
          </w:p>
          <w:p w14:paraId="41A23550" w14:textId="77777777" w:rsidR="002360AB" w:rsidRPr="009559BE" w:rsidRDefault="002360AB" w:rsidP="008250E0">
            <w:pPr>
              <w:spacing w:after="0"/>
            </w:pPr>
            <w:r w:rsidRPr="009559BE">
              <w:rPr>
                <w:rFonts w:cs="Times New Roman"/>
                <w:w w:val="105"/>
              </w:rPr>
              <w:t>999=Prefer not to respond</w:t>
            </w:r>
          </w:p>
        </w:tc>
        <w:tc>
          <w:tcPr>
            <w:tcW w:w="724" w:type="dxa"/>
            <w:gridSpan w:val="2"/>
            <w:tcBorders>
              <w:top w:val="single" w:sz="18" w:space="0" w:color="auto"/>
              <w:left w:val="single" w:sz="18" w:space="0" w:color="auto"/>
              <w:bottom w:val="single" w:sz="18" w:space="0" w:color="auto"/>
              <w:right w:val="single" w:sz="18" w:space="0" w:color="auto"/>
            </w:tcBorders>
          </w:tcPr>
          <w:p w14:paraId="06E421F2" w14:textId="77777777" w:rsidR="002360AB" w:rsidRPr="009559BE" w:rsidRDefault="002360AB" w:rsidP="008250E0">
            <w:pPr>
              <w:spacing w:after="0"/>
            </w:pPr>
            <w:r w:rsidRPr="009559BE">
              <w:t>(Code)</w:t>
            </w:r>
          </w:p>
        </w:tc>
      </w:tr>
    </w:tbl>
    <w:p w14:paraId="6230D63F" w14:textId="77777777" w:rsidR="00726F64" w:rsidRDefault="00726F64" w:rsidP="001512DD">
      <w:pPr>
        <w:spacing w:after="0" w:line="240" w:lineRule="auto"/>
        <w:contextualSpacing/>
        <w:sectPr w:rsidR="00726F64" w:rsidSect="00512DC2">
          <w:pgSz w:w="12240" w:h="15840"/>
          <w:pgMar w:top="1440" w:right="1080" w:bottom="1440" w:left="1080" w:header="720" w:footer="720" w:gutter="0"/>
          <w:cols w:space="720"/>
          <w:docGrid w:linePitch="360"/>
        </w:sectPr>
      </w:pPr>
    </w:p>
    <w:p w14:paraId="0C89704E" w14:textId="1F58910B" w:rsidR="003C0031" w:rsidRPr="003C0031" w:rsidRDefault="00F25BF8" w:rsidP="003C0031">
      <w:pPr>
        <w:spacing w:after="0" w:line="240" w:lineRule="auto"/>
        <w:contextualSpacing/>
        <w:rPr>
          <w:b/>
        </w:rPr>
      </w:pPr>
      <w:r>
        <w:rPr>
          <w:b/>
        </w:rPr>
        <w:lastRenderedPageBreak/>
        <w:t>L</w:t>
      </w:r>
      <w:r w:rsidR="003C0031" w:rsidRPr="003C0031">
        <w:rPr>
          <w:b/>
        </w:rPr>
        <w:t>. OFF FARM INCOME AND REMITTANCES</w:t>
      </w:r>
    </w:p>
    <w:p w14:paraId="30618AEF" w14:textId="72BFF3CF" w:rsidR="006D5C10" w:rsidRDefault="003C0031" w:rsidP="006D5C10">
      <w:pPr>
        <w:spacing w:after="0" w:line="240" w:lineRule="auto"/>
        <w:contextualSpacing/>
      </w:pPr>
      <w:r>
        <w:t>Now we are going to talk about sources of income for your household.</w:t>
      </w:r>
    </w:p>
    <w:tbl>
      <w:tblPr>
        <w:tblStyle w:val="TableGrid"/>
        <w:tblW w:w="13855" w:type="dxa"/>
        <w:jc w:val="center"/>
        <w:tblCellMar>
          <w:left w:w="29" w:type="dxa"/>
          <w:right w:w="29" w:type="dxa"/>
        </w:tblCellMar>
        <w:tblLook w:val="04A0" w:firstRow="1" w:lastRow="0" w:firstColumn="1" w:lastColumn="0" w:noHBand="0" w:noVBand="1"/>
      </w:tblPr>
      <w:tblGrid>
        <w:gridCol w:w="2875"/>
        <w:gridCol w:w="3060"/>
        <w:gridCol w:w="2340"/>
        <w:gridCol w:w="2520"/>
        <w:gridCol w:w="3060"/>
      </w:tblGrid>
      <w:tr w:rsidR="003C0031" w14:paraId="060636AB" w14:textId="77777777" w:rsidTr="00CD018F">
        <w:trPr>
          <w:jc w:val="center"/>
        </w:trPr>
        <w:tc>
          <w:tcPr>
            <w:tcW w:w="2875" w:type="dxa"/>
          </w:tcPr>
          <w:p w14:paraId="5773C6B4" w14:textId="77777777" w:rsidR="003C0031" w:rsidRPr="006D5C10" w:rsidRDefault="003C0031" w:rsidP="006D5C10"/>
        </w:tc>
        <w:tc>
          <w:tcPr>
            <w:tcW w:w="3060" w:type="dxa"/>
          </w:tcPr>
          <w:p w14:paraId="52CF9182" w14:textId="3D7F4B2D" w:rsidR="003C0031" w:rsidRDefault="003C0031" w:rsidP="006D5C10">
            <w:r w:rsidRPr="006D5C10">
              <w:t>Did any of the household members receive cash or in-kind payments for service or labor for</w:t>
            </w:r>
            <w:r>
              <w:t xml:space="preserve"> the following?</w:t>
            </w:r>
          </w:p>
          <w:p w14:paraId="48D31338" w14:textId="53A5280E" w:rsidR="003C0031" w:rsidRDefault="003C0031" w:rsidP="003C0031">
            <w:r>
              <w:t>1=No; 2=Yes</w:t>
            </w:r>
          </w:p>
        </w:tc>
        <w:tc>
          <w:tcPr>
            <w:tcW w:w="2340" w:type="dxa"/>
          </w:tcPr>
          <w:p w14:paraId="64952DDF" w14:textId="0CAD23D9" w:rsidR="003C0031" w:rsidRDefault="003C0031" w:rsidP="001512DD">
            <w:pPr>
              <w:contextualSpacing/>
            </w:pPr>
            <w:r>
              <w:t>I</w:t>
            </w:r>
            <w:r w:rsidR="0015117F">
              <w:t>f yes, which mem</w:t>
            </w:r>
            <w:r>
              <w:t>bers received cash or in-kind payments for each activity?</w:t>
            </w:r>
          </w:p>
        </w:tc>
        <w:tc>
          <w:tcPr>
            <w:tcW w:w="2520" w:type="dxa"/>
          </w:tcPr>
          <w:p w14:paraId="4A0DBEBE" w14:textId="7D152229" w:rsidR="003C0031" w:rsidRDefault="003C0031" w:rsidP="006D5C10">
            <w:pPr>
              <w:contextualSpacing/>
            </w:pPr>
            <w:r>
              <w:t>How much cash did each person receive for each task over the past 12 months?</w:t>
            </w:r>
          </w:p>
        </w:tc>
        <w:tc>
          <w:tcPr>
            <w:tcW w:w="3060" w:type="dxa"/>
          </w:tcPr>
          <w:p w14:paraId="0C5B6D19" w14:textId="492A9700" w:rsidR="003C0031" w:rsidRDefault="003C0031" w:rsidP="001512DD">
            <w:pPr>
              <w:contextualSpacing/>
            </w:pPr>
            <w:r>
              <w:t>How much (in ZMK equivalent values) in-kind payments did each person receive for each task over the past 12 months?</w:t>
            </w:r>
          </w:p>
        </w:tc>
      </w:tr>
      <w:tr w:rsidR="003C0031" w14:paraId="39D46424" w14:textId="77777777" w:rsidTr="00CD018F">
        <w:trPr>
          <w:jc w:val="center"/>
        </w:trPr>
        <w:tc>
          <w:tcPr>
            <w:tcW w:w="2875" w:type="dxa"/>
          </w:tcPr>
          <w:p w14:paraId="416669EA" w14:textId="77777777" w:rsidR="003C0031" w:rsidRDefault="003C0031" w:rsidP="001512DD">
            <w:pPr>
              <w:contextualSpacing/>
            </w:pPr>
          </w:p>
        </w:tc>
        <w:tc>
          <w:tcPr>
            <w:tcW w:w="3060" w:type="dxa"/>
          </w:tcPr>
          <w:p w14:paraId="376BEBC1" w14:textId="0F9AD191" w:rsidR="003C0031" w:rsidRDefault="003C0031" w:rsidP="001512DD">
            <w:pPr>
              <w:contextualSpacing/>
            </w:pPr>
          </w:p>
        </w:tc>
        <w:tc>
          <w:tcPr>
            <w:tcW w:w="2340" w:type="dxa"/>
          </w:tcPr>
          <w:p w14:paraId="42401657" w14:textId="77777777" w:rsidR="003C0031" w:rsidRDefault="003C0031" w:rsidP="001512DD">
            <w:pPr>
              <w:contextualSpacing/>
            </w:pPr>
          </w:p>
        </w:tc>
        <w:tc>
          <w:tcPr>
            <w:tcW w:w="2520" w:type="dxa"/>
          </w:tcPr>
          <w:p w14:paraId="2FA5EF88" w14:textId="77777777" w:rsidR="003C0031" w:rsidRDefault="003C0031" w:rsidP="001512DD">
            <w:pPr>
              <w:contextualSpacing/>
            </w:pPr>
          </w:p>
        </w:tc>
        <w:tc>
          <w:tcPr>
            <w:tcW w:w="3060" w:type="dxa"/>
          </w:tcPr>
          <w:p w14:paraId="0BE30BC7" w14:textId="77777777" w:rsidR="003C0031" w:rsidRDefault="003C0031" w:rsidP="001512DD">
            <w:pPr>
              <w:contextualSpacing/>
            </w:pPr>
          </w:p>
        </w:tc>
      </w:tr>
      <w:tr w:rsidR="003C0031" w14:paraId="20BDD0AB" w14:textId="77777777" w:rsidTr="00CD018F">
        <w:trPr>
          <w:trHeight w:val="90"/>
          <w:jc w:val="center"/>
        </w:trPr>
        <w:tc>
          <w:tcPr>
            <w:tcW w:w="2875" w:type="dxa"/>
            <w:vMerge w:val="restart"/>
          </w:tcPr>
          <w:p w14:paraId="61C665F4" w14:textId="50FD0773" w:rsidR="003C0031" w:rsidRDefault="003C0031" w:rsidP="003C0031">
            <w:pPr>
              <w:contextualSpacing/>
            </w:pPr>
            <w:r>
              <w:t>Work on a small-holder farm</w:t>
            </w:r>
          </w:p>
        </w:tc>
        <w:tc>
          <w:tcPr>
            <w:tcW w:w="3060" w:type="dxa"/>
          </w:tcPr>
          <w:p w14:paraId="24128608" w14:textId="10F9FF5E" w:rsidR="003C0031" w:rsidRDefault="003C0031" w:rsidP="003C0031">
            <w:pPr>
              <w:contextualSpacing/>
            </w:pPr>
          </w:p>
        </w:tc>
        <w:tc>
          <w:tcPr>
            <w:tcW w:w="2340" w:type="dxa"/>
          </w:tcPr>
          <w:p w14:paraId="2B87BFA1" w14:textId="77777777" w:rsidR="003C0031" w:rsidRDefault="003C0031" w:rsidP="003C0031">
            <w:pPr>
              <w:contextualSpacing/>
            </w:pPr>
          </w:p>
        </w:tc>
        <w:tc>
          <w:tcPr>
            <w:tcW w:w="2520" w:type="dxa"/>
          </w:tcPr>
          <w:p w14:paraId="11CF4AE6" w14:textId="77777777" w:rsidR="003C0031" w:rsidRDefault="003C0031" w:rsidP="003C0031">
            <w:pPr>
              <w:contextualSpacing/>
            </w:pPr>
          </w:p>
        </w:tc>
        <w:tc>
          <w:tcPr>
            <w:tcW w:w="3060" w:type="dxa"/>
          </w:tcPr>
          <w:p w14:paraId="71BCCF63" w14:textId="01155C6F" w:rsidR="003C0031" w:rsidRDefault="003C0031" w:rsidP="003C0031">
            <w:pPr>
              <w:contextualSpacing/>
            </w:pPr>
          </w:p>
        </w:tc>
      </w:tr>
      <w:tr w:rsidR="003C0031" w14:paraId="315EAE77" w14:textId="77777777" w:rsidTr="00CD018F">
        <w:trPr>
          <w:trHeight w:val="90"/>
          <w:jc w:val="center"/>
        </w:trPr>
        <w:tc>
          <w:tcPr>
            <w:tcW w:w="2875" w:type="dxa"/>
            <w:vMerge/>
          </w:tcPr>
          <w:p w14:paraId="02C0CE23" w14:textId="77777777" w:rsidR="003C0031" w:rsidRDefault="003C0031" w:rsidP="001512DD">
            <w:pPr>
              <w:contextualSpacing/>
            </w:pPr>
          </w:p>
        </w:tc>
        <w:tc>
          <w:tcPr>
            <w:tcW w:w="3060" w:type="dxa"/>
          </w:tcPr>
          <w:p w14:paraId="39B0BC47" w14:textId="77777777" w:rsidR="003C0031" w:rsidRDefault="003C0031" w:rsidP="001512DD">
            <w:pPr>
              <w:contextualSpacing/>
            </w:pPr>
          </w:p>
        </w:tc>
        <w:tc>
          <w:tcPr>
            <w:tcW w:w="2340" w:type="dxa"/>
          </w:tcPr>
          <w:p w14:paraId="2864A250" w14:textId="77777777" w:rsidR="003C0031" w:rsidRDefault="003C0031" w:rsidP="001512DD">
            <w:pPr>
              <w:contextualSpacing/>
            </w:pPr>
          </w:p>
        </w:tc>
        <w:tc>
          <w:tcPr>
            <w:tcW w:w="2520" w:type="dxa"/>
          </w:tcPr>
          <w:p w14:paraId="37B3A031" w14:textId="77777777" w:rsidR="003C0031" w:rsidRDefault="003C0031" w:rsidP="001512DD">
            <w:pPr>
              <w:contextualSpacing/>
            </w:pPr>
          </w:p>
        </w:tc>
        <w:tc>
          <w:tcPr>
            <w:tcW w:w="3060" w:type="dxa"/>
          </w:tcPr>
          <w:p w14:paraId="5677149D" w14:textId="51BF0661" w:rsidR="003C0031" w:rsidRDefault="003C0031" w:rsidP="001512DD">
            <w:pPr>
              <w:contextualSpacing/>
            </w:pPr>
          </w:p>
        </w:tc>
      </w:tr>
      <w:tr w:rsidR="0015117F" w14:paraId="16C735E5" w14:textId="77777777" w:rsidTr="00CD018F">
        <w:trPr>
          <w:trHeight w:val="90"/>
          <w:jc w:val="center"/>
        </w:trPr>
        <w:tc>
          <w:tcPr>
            <w:tcW w:w="2875" w:type="dxa"/>
            <w:vMerge/>
          </w:tcPr>
          <w:p w14:paraId="1857E67F" w14:textId="77777777" w:rsidR="0015117F" w:rsidRDefault="0015117F" w:rsidP="0015117F">
            <w:pPr>
              <w:contextualSpacing/>
            </w:pPr>
          </w:p>
        </w:tc>
        <w:tc>
          <w:tcPr>
            <w:tcW w:w="3060" w:type="dxa"/>
          </w:tcPr>
          <w:p w14:paraId="7F3252C0" w14:textId="77777777" w:rsidR="0015117F" w:rsidRDefault="0015117F" w:rsidP="0015117F">
            <w:pPr>
              <w:contextualSpacing/>
            </w:pPr>
          </w:p>
        </w:tc>
        <w:tc>
          <w:tcPr>
            <w:tcW w:w="2340" w:type="dxa"/>
          </w:tcPr>
          <w:p w14:paraId="05A818CB" w14:textId="77777777" w:rsidR="0015117F" w:rsidRDefault="0015117F" w:rsidP="0015117F">
            <w:pPr>
              <w:contextualSpacing/>
            </w:pPr>
          </w:p>
        </w:tc>
        <w:tc>
          <w:tcPr>
            <w:tcW w:w="2520" w:type="dxa"/>
          </w:tcPr>
          <w:p w14:paraId="1CCBCE88" w14:textId="77777777" w:rsidR="0015117F" w:rsidRDefault="0015117F" w:rsidP="0015117F">
            <w:pPr>
              <w:contextualSpacing/>
            </w:pPr>
          </w:p>
        </w:tc>
        <w:tc>
          <w:tcPr>
            <w:tcW w:w="3060" w:type="dxa"/>
          </w:tcPr>
          <w:p w14:paraId="36708C68" w14:textId="6C048D28" w:rsidR="0015117F" w:rsidRDefault="0015117F" w:rsidP="0015117F">
            <w:pPr>
              <w:contextualSpacing/>
            </w:pPr>
          </w:p>
        </w:tc>
      </w:tr>
      <w:tr w:rsidR="003C0031" w14:paraId="63997DC9" w14:textId="77777777" w:rsidTr="00CD018F">
        <w:trPr>
          <w:trHeight w:val="90"/>
          <w:jc w:val="center"/>
        </w:trPr>
        <w:tc>
          <w:tcPr>
            <w:tcW w:w="2875" w:type="dxa"/>
            <w:vMerge w:val="restart"/>
          </w:tcPr>
          <w:p w14:paraId="73EEB0B9" w14:textId="77777777" w:rsidR="003C0031" w:rsidRDefault="003C0031" w:rsidP="009A059D">
            <w:pPr>
              <w:contextualSpacing/>
            </w:pPr>
            <w:r>
              <w:t>Work on a large-holder farm</w:t>
            </w:r>
          </w:p>
        </w:tc>
        <w:tc>
          <w:tcPr>
            <w:tcW w:w="3060" w:type="dxa"/>
          </w:tcPr>
          <w:p w14:paraId="26FE9182" w14:textId="77777777" w:rsidR="003C0031" w:rsidRDefault="003C0031" w:rsidP="009A059D">
            <w:pPr>
              <w:contextualSpacing/>
            </w:pPr>
          </w:p>
        </w:tc>
        <w:tc>
          <w:tcPr>
            <w:tcW w:w="2340" w:type="dxa"/>
          </w:tcPr>
          <w:p w14:paraId="0F20FC13" w14:textId="77777777" w:rsidR="003C0031" w:rsidRDefault="003C0031" w:rsidP="009A059D">
            <w:pPr>
              <w:contextualSpacing/>
            </w:pPr>
          </w:p>
        </w:tc>
        <w:tc>
          <w:tcPr>
            <w:tcW w:w="2520" w:type="dxa"/>
          </w:tcPr>
          <w:p w14:paraId="7F732231" w14:textId="77777777" w:rsidR="003C0031" w:rsidRDefault="003C0031" w:rsidP="009A059D">
            <w:pPr>
              <w:contextualSpacing/>
            </w:pPr>
          </w:p>
        </w:tc>
        <w:tc>
          <w:tcPr>
            <w:tcW w:w="3060" w:type="dxa"/>
          </w:tcPr>
          <w:p w14:paraId="7EF3A1F7" w14:textId="77777777" w:rsidR="003C0031" w:rsidRDefault="003C0031" w:rsidP="009A059D">
            <w:pPr>
              <w:contextualSpacing/>
            </w:pPr>
          </w:p>
        </w:tc>
      </w:tr>
      <w:tr w:rsidR="003C0031" w14:paraId="25BC8C02" w14:textId="77777777" w:rsidTr="00CD018F">
        <w:trPr>
          <w:trHeight w:val="90"/>
          <w:jc w:val="center"/>
        </w:trPr>
        <w:tc>
          <w:tcPr>
            <w:tcW w:w="2875" w:type="dxa"/>
            <w:vMerge/>
          </w:tcPr>
          <w:p w14:paraId="127B6801" w14:textId="77777777" w:rsidR="003C0031" w:rsidRDefault="003C0031" w:rsidP="009A059D">
            <w:pPr>
              <w:contextualSpacing/>
            </w:pPr>
          </w:p>
        </w:tc>
        <w:tc>
          <w:tcPr>
            <w:tcW w:w="3060" w:type="dxa"/>
          </w:tcPr>
          <w:p w14:paraId="2351BBFE" w14:textId="77777777" w:rsidR="003C0031" w:rsidRDefault="003C0031" w:rsidP="009A059D">
            <w:pPr>
              <w:contextualSpacing/>
            </w:pPr>
          </w:p>
        </w:tc>
        <w:tc>
          <w:tcPr>
            <w:tcW w:w="2340" w:type="dxa"/>
          </w:tcPr>
          <w:p w14:paraId="11A5B9A5" w14:textId="77777777" w:rsidR="003C0031" w:rsidRDefault="003C0031" w:rsidP="009A059D">
            <w:pPr>
              <w:contextualSpacing/>
            </w:pPr>
          </w:p>
        </w:tc>
        <w:tc>
          <w:tcPr>
            <w:tcW w:w="2520" w:type="dxa"/>
          </w:tcPr>
          <w:p w14:paraId="1DCFB587" w14:textId="77777777" w:rsidR="003C0031" w:rsidRDefault="003C0031" w:rsidP="009A059D">
            <w:pPr>
              <w:contextualSpacing/>
            </w:pPr>
          </w:p>
        </w:tc>
        <w:tc>
          <w:tcPr>
            <w:tcW w:w="3060" w:type="dxa"/>
          </w:tcPr>
          <w:p w14:paraId="4473B391" w14:textId="77777777" w:rsidR="003C0031" w:rsidRDefault="003C0031" w:rsidP="009A059D">
            <w:pPr>
              <w:contextualSpacing/>
            </w:pPr>
          </w:p>
        </w:tc>
      </w:tr>
      <w:tr w:rsidR="003C0031" w14:paraId="0F66182B" w14:textId="77777777" w:rsidTr="00CD018F">
        <w:trPr>
          <w:trHeight w:val="90"/>
          <w:jc w:val="center"/>
        </w:trPr>
        <w:tc>
          <w:tcPr>
            <w:tcW w:w="2875" w:type="dxa"/>
            <w:vMerge/>
          </w:tcPr>
          <w:p w14:paraId="4D53E365" w14:textId="77777777" w:rsidR="003C0031" w:rsidRDefault="003C0031" w:rsidP="009A059D">
            <w:pPr>
              <w:contextualSpacing/>
            </w:pPr>
          </w:p>
        </w:tc>
        <w:tc>
          <w:tcPr>
            <w:tcW w:w="3060" w:type="dxa"/>
          </w:tcPr>
          <w:p w14:paraId="26477C26" w14:textId="77777777" w:rsidR="003C0031" w:rsidRDefault="003C0031" w:rsidP="009A059D">
            <w:pPr>
              <w:contextualSpacing/>
            </w:pPr>
          </w:p>
        </w:tc>
        <w:tc>
          <w:tcPr>
            <w:tcW w:w="2340" w:type="dxa"/>
          </w:tcPr>
          <w:p w14:paraId="1F728B35" w14:textId="77777777" w:rsidR="003C0031" w:rsidRDefault="003C0031" w:rsidP="009A059D">
            <w:pPr>
              <w:contextualSpacing/>
            </w:pPr>
          </w:p>
        </w:tc>
        <w:tc>
          <w:tcPr>
            <w:tcW w:w="2520" w:type="dxa"/>
          </w:tcPr>
          <w:p w14:paraId="08533C16" w14:textId="77777777" w:rsidR="003C0031" w:rsidRDefault="003C0031" w:rsidP="009A059D">
            <w:pPr>
              <w:contextualSpacing/>
            </w:pPr>
          </w:p>
        </w:tc>
        <w:tc>
          <w:tcPr>
            <w:tcW w:w="3060" w:type="dxa"/>
          </w:tcPr>
          <w:p w14:paraId="7C34C492" w14:textId="77777777" w:rsidR="003C0031" w:rsidRDefault="003C0031" w:rsidP="009A059D">
            <w:pPr>
              <w:contextualSpacing/>
            </w:pPr>
          </w:p>
        </w:tc>
      </w:tr>
      <w:tr w:rsidR="0015117F" w14:paraId="60394723" w14:textId="77777777" w:rsidTr="00CD018F">
        <w:trPr>
          <w:trHeight w:val="90"/>
          <w:jc w:val="center"/>
        </w:trPr>
        <w:tc>
          <w:tcPr>
            <w:tcW w:w="2875" w:type="dxa"/>
            <w:vMerge w:val="restart"/>
          </w:tcPr>
          <w:p w14:paraId="5AB9D84D" w14:textId="379EBD06" w:rsidR="0015117F" w:rsidRDefault="0015117F" w:rsidP="0015117F">
            <w:pPr>
              <w:contextualSpacing/>
            </w:pPr>
            <w:r>
              <w:t>Work in a factory or other industrial work, or in a mine</w:t>
            </w:r>
          </w:p>
        </w:tc>
        <w:tc>
          <w:tcPr>
            <w:tcW w:w="3060" w:type="dxa"/>
          </w:tcPr>
          <w:p w14:paraId="26ABE208" w14:textId="77777777" w:rsidR="0015117F" w:rsidRDefault="0015117F" w:rsidP="0015117F">
            <w:pPr>
              <w:contextualSpacing/>
            </w:pPr>
          </w:p>
        </w:tc>
        <w:tc>
          <w:tcPr>
            <w:tcW w:w="2340" w:type="dxa"/>
          </w:tcPr>
          <w:p w14:paraId="2B0B2180" w14:textId="77777777" w:rsidR="0015117F" w:rsidRDefault="0015117F" w:rsidP="0015117F">
            <w:pPr>
              <w:contextualSpacing/>
            </w:pPr>
          </w:p>
        </w:tc>
        <w:tc>
          <w:tcPr>
            <w:tcW w:w="2520" w:type="dxa"/>
          </w:tcPr>
          <w:p w14:paraId="6511081C" w14:textId="77777777" w:rsidR="0015117F" w:rsidRDefault="0015117F" w:rsidP="0015117F">
            <w:pPr>
              <w:contextualSpacing/>
            </w:pPr>
          </w:p>
        </w:tc>
        <w:tc>
          <w:tcPr>
            <w:tcW w:w="3060" w:type="dxa"/>
          </w:tcPr>
          <w:p w14:paraId="5971077E" w14:textId="77777777" w:rsidR="0015117F" w:rsidRDefault="0015117F" w:rsidP="0015117F">
            <w:pPr>
              <w:contextualSpacing/>
            </w:pPr>
          </w:p>
        </w:tc>
      </w:tr>
      <w:tr w:rsidR="003C0031" w14:paraId="3233288D" w14:textId="77777777" w:rsidTr="00CD018F">
        <w:trPr>
          <w:trHeight w:val="90"/>
          <w:jc w:val="center"/>
        </w:trPr>
        <w:tc>
          <w:tcPr>
            <w:tcW w:w="2875" w:type="dxa"/>
            <w:vMerge/>
          </w:tcPr>
          <w:p w14:paraId="106AE5CE" w14:textId="77777777" w:rsidR="003C0031" w:rsidRDefault="003C0031" w:rsidP="009A059D">
            <w:pPr>
              <w:contextualSpacing/>
            </w:pPr>
          </w:p>
        </w:tc>
        <w:tc>
          <w:tcPr>
            <w:tcW w:w="3060" w:type="dxa"/>
          </w:tcPr>
          <w:p w14:paraId="6FFECC60" w14:textId="77777777" w:rsidR="003C0031" w:rsidRDefault="003C0031" w:rsidP="009A059D">
            <w:pPr>
              <w:contextualSpacing/>
            </w:pPr>
          </w:p>
        </w:tc>
        <w:tc>
          <w:tcPr>
            <w:tcW w:w="2340" w:type="dxa"/>
          </w:tcPr>
          <w:p w14:paraId="1CF37617" w14:textId="77777777" w:rsidR="003C0031" w:rsidRDefault="003C0031" w:rsidP="009A059D">
            <w:pPr>
              <w:contextualSpacing/>
            </w:pPr>
          </w:p>
        </w:tc>
        <w:tc>
          <w:tcPr>
            <w:tcW w:w="2520" w:type="dxa"/>
          </w:tcPr>
          <w:p w14:paraId="43060388" w14:textId="77777777" w:rsidR="003C0031" w:rsidRDefault="003C0031" w:rsidP="009A059D">
            <w:pPr>
              <w:contextualSpacing/>
            </w:pPr>
          </w:p>
        </w:tc>
        <w:tc>
          <w:tcPr>
            <w:tcW w:w="3060" w:type="dxa"/>
          </w:tcPr>
          <w:p w14:paraId="58C25491" w14:textId="77777777" w:rsidR="003C0031" w:rsidRDefault="003C0031" w:rsidP="009A059D">
            <w:pPr>
              <w:contextualSpacing/>
            </w:pPr>
          </w:p>
        </w:tc>
      </w:tr>
      <w:tr w:rsidR="003C0031" w14:paraId="69F49E64" w14:textId="77777777" w:rsidTr="00CD018F">
        <w:trPr>
          <w:trHeight w:val="90"/>
          <w:jc w:val="center"/>
        </w:trPr>
        <w:tc>
          <w:tcPr>
            <w:tcW w:w="2875" w:type="dxa"/>
            <w:vMerge/>
          </w:tcPr>
          <w:p w14:paraId="6FA775F2" w14:textId="77777777" w:rsidR="003C0031" w:rsidRDefault="003C0031" w:rsidP="009A059D">
            <w:pPr>
              <w:contextualSpacing/>
            </w:pPr>
          </w:p>
        </w:tc>
        <w:tc>
          <w:tcPr>
            <w:tcW w:w="3060" w:type="dxa"/>
          </w:tcPr>
          <w:p w14:paraId="0664C51F" w14:textId="77777777" w:rsidR="003C0031" w:rsidRDefault="003C0031" w:rsidP="009A059D">
            <w:pPr>
              <w:contextualSpacing/>
            </w:pPr>
          </w:p>
        </w:tc>
        <w:tc>
          <w:tcPr>
            <w:tcW w:w="2340" w:type="dxa"/>
          </w:tcPr>
          <w:p w14:paraId="62EAE1A5" w14:textId="77777777" w:rsidR="003C0031" w:rsidRDefault="003C0031" w:rsidP="009A059D">
            <w:pPr>
              <w:contextualSpacing/>
            </w:pPr>
          </w:p>
        </w:tc>
        <w:tc>
          <w:tcPr>
            <w:tcW w:w="2520" w:type="dxa"/>
          </w:tcPr>
          <w:p w14:paraId="67DF574C" w14:textId="77777777" w:rsidR="003C0031" w:rsidRDefault="003C0031" w:rsidP="009A059D">
            <w:pPr>
              <w:contextualSpacing/>
            </w:pPr>
          </w:p>
        </w:tc>
        <w:tc>
          <w:tcPr>
            <w:tcW w:w="3060" w:type="dxa"/>
          </w:tcPr>
          <w:p w14:paraId="7E24EF13" w14:textId="77777777" w:rsidR="003C0031" w:rsidRDefault="003C0031" w:rsidP="009A059D">
            <w:pPr>
              <w:contextualSpacing/>
            </w:pPr>
          </w:p>
        </w:tc>
      </w:tr>
      <w:tr w:rsidR="0015117F" w14:paraId="42BF6AB1" w14:textId="77777777" w:rsidTr="00CD018F">
        <w:trPr>
          <w:trHeight w:val="90"/>
          <w:jc w:val="center"/>
        </w:trPr>
        <w:tc>
          <w:tcPr>
            <w:tcW w:w="2875" w:type="dxa"/>
            <w:vMerge w:val="restart"/>
          </w:tcPr>
          <w:p w14:paraId="686D5125" w14:textId="45DA892B" w:rsidR="0015117F" w:rsidRDefault="0015117F" w:rsidP="0015117F">
            <w:pPr>
              <w:contextualSpacing/>
            </w:pPr>
            <w:r>
              <w:t>Work as a teacher, health worker, or agricultural officer</w:t>
            </w:r>
          </w:p>
        </w:tc>
        <w:tc>
          <w:tcPr>
            <w:tcW w:w="3060" w:type="dxa"/>
          </w:tcPr>
          <w:p w14:paraId="44CEEB15" w14:textId="77777777" w:rsidR="0015117F" w:rsidRDefault="0015117F" w:rsidP="0015117F">
            <w:pPr>
              <w:contextualSpacing/>
            </w:pPr>
          </w:p>
        </w:tc>
        <w:tc>
          <w:tcPr>
            <w:tcW w:w="2340" w:type="dxa"/>
          </w:tcPr>
          <w:p w14:paraId="511D5B05" w14:textId="77777777" w:rsidR="0015117F" w:rsidRDefault="0015117F" w:rsidP="0015117F">
            <w:pPr>
              <w:contextualSpacing/>
            </w:pPr>
          </w:p>
        </w:tc>
        <w:tc>
          <w:tcPr>
            <w:tcW w:w="2520" w:type="dxa"/>
          </w:tcPr>
          <w:p w14:paraId="6E39B936" w14:textId="77777777" w:rsidR="0015117F" w:rsidRDefault="0015117F" w:rsidP="0015117F">
            <w:pPr>
              <w:contextualSpacing/>
            </w:pPr>
          </w:p>
        </w:tc>
        <w:tc>
          <w:tcPr>
            <w:tcW w:w="3060" w:type="dxa"/>
          </w:tcPr>
          <w:p w14:paraId="37834A1F" w14:textId="77777777" w:rsidR="0015117F" w:rsidRDefault="0015117F" w:rsidP="0015117F">
            <w:pPr>
              <w:contextualSpacing/>
            </w:pPr>
          </w:p>
        </w:tc>
      </w:tr>
      <w:tr w:rsidR="003C0031" w14:paraId="644AB78E" w14:textId="77777777" w:rsidTr="00CD018F">
        <w:trPr>
          <w:trHeight w:val="90"/>
          <w:jc w:val="center"/>
        </w:trPr>
        <w:tc>
          <w:tcPr>
            <w:tcW w:w="2875" w:type="dxa"/>
            <w:vMerge/>
          </w:tcPr>
          <w:p w14:paraId="446CE390" w14:textId="77777777" w:rsidR="003C0031" w:rsidRDefault="003C0031" w:rsidP="009A059D">
            <w:pPr>
              <w:contextualSpacing/>
            </w:pPr>
          </w:p>
        </w:tc>
        <w:tc>
          <w:tcPr>
            <w:tcW w:w="3060" w:type="dxa"/>
          </w:tcPr>
          <w:p w14:paraId="2062EE4C" w14:textId="77777777" w:rsidR="003C0031" w:rsidRDefault="003C0031" w:rsidP="009A059D">
            <w:pPr>
              <w:contextualSpacing/>
            </w:pPr>
          </w:p>
        </w:tc>
        <w:tc>
          <w:tcPr>
            <w:tcW w:w="2340" w:type="dxa"/>
          </w:tcPr>
          <w:p w14:paraId="0E5C8B11" w14:textId="77777777" w:rsidR="003C0031" w:rsidRDefault="003C0031" w:rsidP="009A059D">
            <w:pPr>
              <w:contextualSpacing/>
            </w:pPr>
          </w:p>
        </w:tc>
        <w:tc>
          <w:tcPr>
            <w:tcW w:w="2520" w:type="dxa"/>
          </w:tcPr>
          <w:p w14:paraId="0F4FBA29" w14:textId="77777777" w:rsidR="003C0031" w:rsidRDefault="003C0031" w:rsidP="009A059D">
            <w:pPr>
              <w:contextualSpacing/>
            </w:pPr>
          </w:p>
        </w:tc>
        <w:tc>
          <w:tcPr>
            <w:tcW w:w="3060" w:type="dxa"/>
          </w:tcPr>
          <w:p w14:paraId="00A5661B" w14:textId="77777777" w:rsidR="003C0031" w:rsidRDefault="003C0031" w:rsidP="009A059D">
            <w:pPr>
              <w:contextualSpacing/>
            </w:pPr>
          </w:p>
        </w:tc>
      </w:tr>
      <w:tr w:rsidR="003C0031" w14:paraId="07BED8EF" w14:textId="77777777" w:rsidTr="00CD018F">
        <w:trPr>
          <w:trHeight w:val="90"/>
          <w:jc w:val="center"/>
        </w:trPr>
        <w:tc>
          <w:tcPr>
            <w:tcW w:w="2875" w:type="dxa"/>
            <w:vMerge/>
          </w:tcPr>
          <w:p w14:paraId="2170A0B3" w14:textId="77777777" w:rsidR="003C0031" w:rsidRDefault="003C0031" w:rsidP="009A059D">
            <w:pPr>
              <w:contextualSpacing/>
            </w:pPr>
          </w:p>
        </w:tc>
        <w:tc>
          <w:tcPr>
            <w:tcW w:w="3060" w:type="dxa"/>
          </w:tcPr>
          <w:p w14:paraId="78D1B75C" w14:textId="77777777" w:rsidR="003C0031" w:rsidRDefault="003C0031" w:rsidP="009A059D">
            <w:pPr>
              <w:contextualSpacing/>
            </w:pPr>
          </w:p>
        </w:tc>
        <w:tc>
          <w:tcPr>
            <w:tcW w:w="2340" w:type="dxa"/>
          </w:tcPr>
          <w:p w14:paraId="20743770" w14:textId="77777777" w:rsidR="003C0031" w:rsidRDefault="003C0031" w:rsidP="009A059D">
            <w:pPr>
              <w:contextualSpacing/>
            </w:pPr>
          </w:p>
        </w:tc>
        <w:tc>
          <w:tcPr>
            <w:tcW w:w="2520" w:type="dxa"/>
          </w:tcPr>
          <w:p w14:paraId="257F96A3" w14:textId="77777777" w:rsidR="003C0031" w:rsidRDefault="003C0031" w:rsidP="009A059D">
            <w:pPr>
              <w:contextualSpacing/>
            </w:pPr>
          </w:p>
        </w:tc>
        <w:tc>
          <w:tcPr>
            <w:tcW w:w="3060" w:type="dxa"/>
          </w:tcPr>
          <w:p w14:paraId="2AC2A19D" w14:textId="77777777" w:rsidR="003C0031" w:rsidRDefault="003C0031" w:rsidP="009A059D">
            <w:pPr>
              <w:contextualSpacing/>
            </w:pPr>
          </w:p>
        </w:tc>
      </w:tr>
      <w:tr w:rsidR="0015117F" w14:paraId="0BC328EE" w14:textId="77777777" w:rsidTr="00CD018F">
        <w:trPr>
          <w:trHeight w:val="90"/>
          <w:jc w:val="center"/>
        </w:trPr>
        <w:tc>
          <w:tcPr>
            <w:tcW w:w="2875" w:type="dxa"/>
            <w:vMerge w:val="restart"/>
          </w:tcPr>
          <w:p w14:paraId="3F94F495" w14:textId="640C2605" w:rsidR="0015117F" w:rsidRDefault="0015117F" w:rsidP="0015117F">
            <w:pPr>
              <w:contextualSpacing/>
            </w:pPr>
            <w:r>
              <w:t>Work in the police force/army/national service</w:t>
            </w:r>
          </w:p>
        </w:tc>
        <w:tc>
          <w:tcPr>
            <w:tcW w:w="3060" w:type="dxa"/>
          </w:tcPr>
          <w:p w14:paraId="5077D4F7" w14:textId="77777777" w:rsidR="0015117F" w:rsidRDefault="0015117F" w:rsidP="0015117F">
            <w:pPr>
              <w:contextualSpacing/>
            </w:pPr>
          </w:p>
        </w:tc>
        <w:tc>
          <w:tcPr>
            <w:tcW w:w="2340" w:type="dxa"/>
          </w:tcPr>
          <w:p w14:paraId="2031E398" w14:textId="77777777" w:rsidR="0015117F" w:rsidRDefault="0015117F" w:rsidP="0015117F">
            <w:pPr>
              <w:contextualSpacing/>
            </w:pPr>
          </w:p>
        </w:tc>
        <w:tc>
          <w:tcPr>
            <w:tcW w:w="2520" w:type="dxa"/>
          </w:tcPr>
          <w:p w14:paraId="34F50C38" w14:textId="77777777" w:rsidR="0015117F" w:rsidRDefault="0015117F" w:rsidP="0015117F">
            <w:pPr>
              <w:contextualSpacing/>
            </w:pPr>
          </w:p>
        </w:tc>
        <w:tc>
          <w:tcPr>
            <w:tcW w:w="3060" w:type="dxa"/>
          </w:tcPr>
          <w:p w14:paraId="37E29D8E" w14:textId="77777777" w:rsidR="0015117F" w:rsidRDefault="0015117F" w:rsidP="0015117F">
            <w:pPr>
              <w:contextualSpacing/>
            </w:pPr>
          </w:p>
        </w:tc>
      </w:tr>
      <w:tr w:rsidR="003C0031" w14:paraId="2D5CB9F4" w14:textId="77777777" w:rsidTr="00CD018F">
        <w:trPr>
          <w:trHeight w:val="90"/>
          <w:jc w:val="center"/>
        </w:trPr>
        <w:tc>
          <w:tcPr>
            <w:tcW w:w="2875" w:type="dxa"/>
            <w:vMerge/>
          </w:tcPr>
          <w:p w14:paraId="5905EBDB" w14:textId="77777777" w:rsidR="003C0031" w:rsidRDefault="003C0031" w:rsidP="009A059D">
            <w:pPr>
              <w:contextualSpacing/>
            </w:pPr>
          </w:p>
        </w:tc>
        <w:tc>
          <w:tcPr>
            <w:tcW w:w="3060" w:type="dxa"/>
          </w:tcPr>
          <w:p w14:paraId="53360FA4" w14:textId="77777777" w:rsidR="003C0031" w:rsidRDefault="003C0031" w:rsidP="009A059D">
            <w:pPr>
              <w:contextualSpacing/>
            </w:pPr>
          </w:p>
        </w:tc>
        <w:tc>
          <w:tcPr>
            <w:tcW w:w="2340" w:type="dxa"/>
          </w:tcPr>
          <w:p w14:paraId="5C02F3AC" w14:textId="77777777" w:rsidR="003C0031" w:rsidRDefault="003C0031" w:rsidP="009A059D">
            <w:pPr>
              <w:contextualSpacing/>
            </w:pPr>
          </w:p>
        </w:tc>
        <w:tc>
          <w:tcPr>
            <w:tcW w:w="2520" w:type="dxa"/>
          </w:tcPr>
          <w:p w14:paraId="784AF94E" w14:textId="77777777" w:rsidR="003C0031" w:rsidRDefault="003C0031" w:rsidP="009A059D">
            <w:pPr>
              <w:contextualSpacing/>
            </w:pPr>
          </w:p>
        </w:tc>
        <w:tc>
          <w:tcPr>
            <w:tcW w:w="3060" w:type="dxa"/>
          </w:tcPr>
          <w:p w14:paraId="6F4B0DC9" w14:textId="77777777" w:rsidR="003C0031" w:rsidRDefault="003C0031" w:rsidP="009A059D">
            <w:pPr>
              <w:contextualSpacing/>
            </w:pPr>
          </w:p>
        </w:tc>
      </w:tr>
      <w:tr w:rsidR="003C0031" w14:paraId="56D67A51" w14:textId="77777777" w:rsidTr="00CD018F">
        <w:trPr>
          <w:trHeight w:val="90"/>
          <w:jc w:val="center"/>
        </w:trPr>
        <w:tc>
          <w:tcPr>
            <w:tcW w:w="2875" w:type="dxa"/>
            <w:vMerge/>
          </w:tcPr>
          <w:p w14:paraId="595688B3" w14:textId="77777777" w:rsidR="003C0031" w:rsidRDefault="003C0031" w:rsidP="009A059D">
            <w:pPr>
              <w:contextualSpacing/>
            </w:pPr>
          </w:p>
        </w:tc>
        <w:tc>
          <w:tcPr>
            <w:tcW w:w="3060" w:type="dxa"/>
          </w:tcPr>
          <w:p w14:paraId="67C72AAB" w14:textId="77777777" w:rsidR="003C0031" w:rsidRDefault="003C0031" w:rsidP="009A059D">
            <w:pPr>
              <w:contextualSpacing/>
            </w:pPr>
          </w:p>
        </w:tc>
        <w:tc>
          <w:tcPr>
            <w:tcW w:w="2340" w:type="dxa"/>
          </w:tcPr>
          <w:p w14:paraId="5EBCD4AF" w14:textId="77777777" w:rsidR="003C0031" w:rsidRDefault="003C0031" w:rsidP="009A059D">
            <w:pPr>
              <w:contextualSpacing/>
            </w:pPr>
          </w:p>
        </w:tc>
        <w:tc>
          <w:tcPr>
            <w:tcW w:w="2520" w:type="dxa"/>
          </w:tcPr>
          <w:p w14:paraId="0D38335D" w14:textId="77777777" w:rsidR="003C0031" w:rsidRDefault="003C0031" w:rsidP="009A059D">
            <w:pPr>
              <w:contextualSpacing/>
            </w:pPr>
          </w:p>
        </w:tc>
        <w:tc>
          <w:tcPr>
            <w:tcW w:w="3060" w:type="dxa"/>
          </w:tcPr>
          <w:p w14:paraId="40173EF1" w14:textId="77777777" w:rsidR="003C0031" w:rsidRDefault="003C0031" w:rsidP="009A059D">
            <w:pPr>
              <w:contextualSpacing/>
            </w:pPr>
          </w:p>
        </w:tc>
      </w:tr>
      <w:tr w:rsidR="0015117F" w14:paraId="0B47C0AF" w14:textId="77777777" w:rsidTr="00CD018F">
        <w:trPr>
          <w:trHeight w:val="90"/>
          <w:jc w:val="center"/>
        </w:trPr>
        <w:tc>
          <w:tcPr>
            <w:tcW w:w="2875" w:type="dxa"/>
            <w:vMerge w:val="restart"/>
          </w:tcPr>
          <w:p w14:paraId="7D1F5C4D" w14:textId="554166A4" w:rsidR="0015117F" w:rsidRDefault="0015117F" w:rsidP="0015117F">
            <w:pPr>
              <w:contextualSpacing/>
            </w:pPr>
            <w:r>
              <w:t>Work for a privately or government-owned corporation (ZESCO, FRA)</w:t>
            </w:r>
          </w:p>
        </w:tc>
        <w:tc>
          <w:tcPr>
            <w:tcW w:w="3060" w:type="dxa"/>
          </w:tcPr>
          <w:p w14:paraId="3724DEE0" w14:textId="77777777" w:rsidR="0015117F" w:rsidRDefault="0015117F" w:rsidP="0015117F">
            <w:pPr>
              <w:contextualSpacing/>
            </w:pPr>
          </w:p>
        </w:tc>
        <w:tc>
          <w:tcPr>
            <w:tcW w:w="2340" w:type="dxa"/>
          </w:tcPr>
          <w:p w14:paraId="1C86F63E" w14:textId="77777777" w:rsidR="0015117F" w:rsidRDefault="0015117F" w:rsidP="0015117F">
            <w:pPr>
              <w:contextualSpacing/>
            </w:pPr>
          </w:p>
        </w:tc>
        <w:tc>
          <w:tcPr>
            <w:tcW w:w="2520" w:type="dxa"/>
          </w:tcPr>
          <w:p w14:paraId="00A16B37" w14:textId="77777777" w:rsidR="0015117F" w:rsidRDefault="0015117F" w:rsidP="0015117F">
            <w:pPr>
              <w:contextualSpacing/>
            </w:pPr>
          </w:p>
        </w:tc>
        <w:tc>
          <w:tcPr>
            <w:tcW w:w="3060" w:type="dxa"/>
          </w:tcPr>
          <w:p w14:paraId="4B9AC36B" w14:textId="77777777" w:rsidR="0015117F" w:rsidRDefault="0015117F" w:rsidP="0015117F">
            <w:pPr>
              <w:contextualSpacing/>
            </w:pPr>
          </w:p>
        </w:tc>
      </w:tr>
      <w:tr w:rsidR="003C0031" w14:paraId="0BEDD613" w14:textId="77777777" w:rsidTr="00CD018F">
        <w:trPr>
          <w:trHeight w:val="90"/>
          <w:jc w:val="center"/>
        </w:trPr>
        <w:tc>
          <w:tcPr>
            <w:tcW w:w="2875" w:type="dxa"/>
            <w:vMerge/>
          </w:tcPr>
          <w:p w14:paraId="5AB7AC39" w14:textId="77777777" w:rsidR="003C0031" w:rsidRDefault="003C0031" w:rsidP="009A059D">
            <w:pPr>
              <w:contextualSpacing/>
            </w:pPr>
          </w:p>
        </w:tc>
        <w:tc>
          <w:tcPr>
            <w:tcW w:w="3060" w:type="dxa"/>
          </w:tcPr>
          <w:p w14:paraId="5356FED1" w14:textId="77777777" w:rsidR="003C0031" w:rsidRDefault="003C0031" w:rsidP="009A059D">
            <w:pPr>
              <w:contextualSpacing/>
            </w:pPr>
          </w:p>
        </w:tc>
        <w:tc>
          <w:tcPr>
            <w:tcW w:w="2340" w:type="dxa"/>
          </w:tcPr>
          <w:p w14:paraId="4B7A7848" w14:textId="77777777" w:rsidR="003C0031" w:rsidRDefault="003C0031" w:rsidP="009A059D">
            <w:pPr>
              <w:contextualSpacing/>
            </w:pPr>
          </w:p>
        </w:tc>
        <w:tc>
          <w:tcPr>
            <w:tcW w:w="2520" w:type="dxa"/>
          </w:tcPr>
          <w:p w14:paraId="346552A0" w14:textId="77777777" w:rsidR="003C0031" w:rsidRDefault="003C0031" w:rsidP="009A059D">
            <w:pPr>
              <w:contextualSpacing/>
            </w:pPr>
          </w:p>
        </w:tc>
        <w:tc>
          <w:tcPr>
            <w:tcW w:w="3060" w:type="dxa"/>
          </w:tcPr>
          <w:p w14:paraId="2E1F9041" w14:textId="77777777" w:rsidR="003C0031" w:rsidRDefault="003C0031" w:rsidP="009A059D">
            <w:pPr>
              <w:contextualSpacing/>
            </w:pPr>
          </w:p>
        </w:tc>
      </w:tr>
      <w:tr w:rsidR="003C0031" w14:paraId="4692BEBD" w14:textId="77777777" w:rsidTr="00CD018F">
        <w:trPr>
          <w:trHeight w:val="90"/>
          <w:jc w:val="center"/>
        </w:trPr>
        <w:tc>
          <w:tcPr>
            <w:tcW w:w="2875" w:type="dxa"/>
            <w:vMerge/>
          </w:tcPr>
          <w:p w14:paraId="3E3A3CD1" w14:textId="77777777" w:rsidR="003C0031" w:rsidRDefault="003C0031" w:rsidP="009A059D">
            <w:pPr>
              <w:contextualSpacing/>
            </w:pPr>
          </w:p>
        </w:tc>
        <w:tc>
          <w:tcPr>
            <w:tcW w:w="3060" w:type="dxa"/>
          </w:tcPr>
          <w:p w14:paraId="5B3BF451" w14:textId="77777777" w:rsidR="003C0031" w:rsidRDefault="003C0031" w:rsidP="009A059D">
            <w:pPr>
              <w:contextualSpacing/>
            </w:pPr>
          </w:p>
        </w:tc>
        <w:tc>
          <w:tcPr>
            <w:tcW w:w="2340" w:type="dxa"/>
          </w:tcPr>
          <w:p w14:paraId="2618B1D3" w14:textId="77777777" w:rsidR="003C0031" w:rsidRDefault="003C0031" w:rsidP="009A059D">
            <w:pPr>
              <w:contextualSpacing/>
            </w:pPr>
          </w:p>
        </w:tc>
        <w:tc>
          <w:tcPr>
            <w:tcW w:w="2520" w:type="dxa"/>
          </w:tcPr>
          <w:p w14:paraId="1C6AC2CC" w14:textId="77777777" w:rsidR="003C0031" w:rsidRDefault="003C0031" w:rsidP="009A059D">
            <w:pPr>
              <w:contextualSpacing/>
            </w:pPr>
          </w:p>
        </w:tc>
        <w:tc>
          <w:tcPr>
            <w:tcW w:w="3060" w:type="dxa"/>
          </w:tcPr>
          <w:p w14:paraId="46BFC91A" w14:textId="77777777" w:rsidR="003C0031" w:rsidRDefault="003C0031" w:rsidP="009A059D">
            <w:pPr>
              <w:contextualSpacing/>
            </w:pPr>
          </w:p>
        </w:tc>
      </w:tr>
      <w:tr w:rsidR="0015117F" w14:paraId="34ED9F4E" w14:textId="77777777" w:rsidTr="00CD018F">
        <w:trPr>
          <w:trHeight w:val="90"/>
          <w:jc w:val="center"/>
        </w:trPr>
        <w:tc>
          <w:tcPr>
            <w:tcW w:w="2875" w:type="dxa"/>
            <w:vMerge w:val="restart"/>
          </w:tcPr>
          <w:p w14:paraId="5B4DB7CD" w14:textId="1B5C15F5" w:rsidR="0015117F" w:rsidRDefault="0015117F" w:rsidP="0015117F">
            <w:pPr>
              <w:contextualSpacing/>
            </w:pPr>
            <w:r>
              <w:t>Work as a shop attendant/in a house</w:t>
            </w:r>
          </w:p>
        </w:tc>
        <w:tc>
          <w:tcPr>
            <w:tcW w:w="3060" w:type="dxa"/>
          </w:tcPr>
          <w:p w14:paraId="4F9125BD" w14:textId="77777777" w:rsidR="0015117F" w:rsidRDefault="0015117F" w:rsidP="0015117F">
            <w:pPr>
              <w:contextualSpacing/>
            </w:pPr>
          </w:p>
        </w:tc>
        <w:tc>
          <w:tcPr>
            <w:tcW w:w="2340" w:type="dxa"/>
          </w:tcPr>
          <w:p w14:paraId="0E619D94" w14:textId="77777777" w:rsidR="0015117F" w:rsidRDefault="0015117F" w:rsidP="0015117F">
            <w:pPr>
              <w:contextualSpacing/>
            </w:pPr>
          </w:p>
        </w:tc>
        <w:tc>
          <w:tcPr>
            <w:tcW w:w="2520" w:type="dxa"/>
          </w:tcPr>
          <w:p w14:paraId="51E6E90B" w14:textId="77777777" w:rsidR="0015117F" w:rsidRDefault="0015117F" w:rsidP="0015117F">
            <w:pPr>
              <w:contextualSpacing/>
            </w:pPr>
          </w:p>
        </w:tc>
        <w:tc>
          <w:tcPr>
            <w:tcW w:w="3060" w:type="dxa"/>
          </w:tcPr>
          <w:p w14:paraId="22872044" w14:textId="77777777" w:rsidR="0015117F" w:rsidRDefault="0015117F" w:rsidP="0015117F">
            <w:pPr>
              <w:contextualSpacing/>
            </w:pPr>
          </w:p>
        </w:tc>
      </w:tr>
      <w:tr w:rsidR="0015117F" w14:paraId="31A808A7" w14:textId="77777777" w:rsidTr="00CD018F">
        <w:trPr>
          <w:trHeight w:val="90"/>
          <w:jc w:val="center"/>
        </w:trPr>
        <w:tc>
          <w:tcPr>
            <w:tcW w:w="2875" w:type="dxa"/>
            <w:vMerge/>
          </w:tcPr>
          <w:p w14:paraId="1B053B92" w14:textId="77777777" w:rsidR="0015117F" w:rsidRDefault="0015117F" w:rsidP="009A059D">
            <w:pPr>
              <w:contextualSpacing/>
            </w:pPr>
          </w:p>
        </w:tc>
        <w:tc>
          <w:tcPr>
            <w:tcW w:w="3060" w:type="dxa"/>
          </w:tcPr>
          <w:p w14:paraId="32CB076A" w14:textId="77777777" w:rsidR="0015117F" w:rsidRDefault="0015117F" w:rsidP="009A059D">
            <w:pPr>
              <w:contextualSpacing/>
            </w:pPr>
          </w:p>
        </w:tc>
        <w:tc>
          <w:tcPr>
            <w:tcW w:w="2340" w:type="dxa"/>
          </w:tcPr>
          <w:p w14:paraId="31E829E7" w14:textId="77777777" w:rsidR="0015117F" w:rsidRDefault="0015117F" w:rsidP="009A059D">
            <w:pPr>
              <w:contextualSpacing/>
            </w:pPr>
          </w:p>
        </w:tc>
        <w:tc>
          <w:tcPr>
            <w:tcW w:w="2520" w:type="dxa"/>
          </w:tcPr>
          <w:p w14:paraId="329C45D5" w14:textId="77777777" w:rsidR="0015117F" w:rsidRDefault="0015117F" w:rsidP="009A059D">
            <w:pPr>
              <w:contextualSpacing/>
            </w:pPr>
          </w:p>
        </w:tc>
        <w:tc>
          <w:tcPr>
            <w:tcW w:w="3060" w:type="dxa"/>
          </w:tcPr>
          <w:p w14:paraId="302FB7B9" w14:textId="77777777" w:rsidR="0015117F" w:rsidRDefault="0015117F" w:rsidP="009A059D">
            <w:pPr>
              <w:contextualSpacing/>
            </w:pPr>
          </w:p>
        </w:tc>
      </w:tr>
      <w:tr w:rsidR="0015117F" w14:paraId="4F0C1C4C" w14:textId="77777777" w:rsidTr="00CD018F">
        <w:trPr>
          <w:trHeight w:val="90"/>
          <w:jc w:val="center"/>
        </w:trPr>
        <w:tc>
          <w:tcPr>
            <w:tcW w:w="2875" w:type="dxa"/>
            <w:vMerge/>
          </w:tcPr>
          <w:p w14:paraId="1660BD58" w14:textId="77777777" w:rsidR="0015117F" w:rsidRDefault="0015117F" w:rsidP="009A059D">
            <w:pPr>
              <w:contextualSpacing/>
            </w:pPr>
          </w:p>
        </w:tc>
        <w:tc>
          <w:tcPr>
            <w:tcW w:w="3060" w:type="dxa"/>
          </w:tcPr>
          <w:p w14:paraId="184CA82C" w14:textId="77777777" w:rsidR="0015117F" w:rsidRDefault="0015117F" w:rsidP="009A059D">
            <w:pPr>
              <w:contextualSpacing/>
            </w:pPr>
          </w:p>
        </w:tc>
        <w:tc>
          <w:tcPr>
            <w:tcW w:w="2340" w:type="dxa"/>
          </w:tcPr>
          <w:p w14:paraId="4FDC533C" w14:textId="77777777" w:rsidR="0015117F" w:rsidRDefault="0015117F" w:rsidP="009A059D">
            <w:pPr>
              <w:contextualSpacing/>
            </w:pPr>
          </w:p>
        </w:tc>
        <w:tc>
          <w:tcPr>
            <w:tcW w:w="2520" w:type="dxa"/>
          </w:tcPr>
          <w:p w14:paraId="527207ED" w14:textId="77777777" w:rsidR="0015117F" w:rsidRDefault="0015117F" w:rsidP="009A059D">
            <w:pPr>
              <w:contextualSpacing/>
            </w:pPr>
          </w:p>
        </w:tc>
        <w:tc>
          <w:tcPr>
            <w:tcW w:w="3060" w:type="dxa"/>
          </w:tcPr>
          <w:p w14:paraId="7BA6F4D9" w14:textId="77777777" w:rsidR="0015117F" w:rsidRDefault="0015117F" w:rsidP="009A059D">
            <w:pPr>
              <w:contextualSpacing/>
            </w:pPr>
          </w:p>
        </w:tc>
      </w:tr>
      <w:tr w:rsidR="0015117F" w14:paraId="37E39170" w14:textId="77777777" w:rsidTr="00CD018F">
        <w:trPr>
          <w:trHeight w:val="90"/>
          <w:jc w:val="center"/>
        </w:trPr>
        <w:tc>
          <w:tcPr>
            <w:tcW w:w="2875" w:type="dxa"/>
            <w:vMerge w:val="restart"/>
          </w:tcPr>
          <w:p w14:paraId="6DB7263A" w14:textId="42BE262C" w:rsidR="0015117F" w:rsidRDefault="0015117F" w:rsidP="0015117F">
            <w:pPr>
              <w:contextualSpacing/>
            </w:pPr>
            <w:r>
              <w:t>Work in the tourism industry (lodges, safari, curio, etc.)</w:t>
            </w:r>
          </w:p>
        </w:tc>
        <w:tc>
          <w:tcPr>
            <w:tcW w:w="3060" w:type="dxa"/>
          </w:tcPr>
          <w:p w14:paraId="16FF3641" w14:textId="77777777" w:rsidR="0015117F" w:rsidRDefault="0015117F" w:rsidP="0015117F">
            <w:pPr>
              <w:contextualSpacing/>
            </w:pPr>
          </w:p>
        </w:tc>
        <w:tc>
          <w:tcPr>
            <w:tcW w:w="2340" w:type="dxa"/>
          </w:tcPr>
          <w:p w14:paraId="57D120D9" w14:textId="77777777" w:rsidR="0015117F" w:rsidRDefault="0015117F" w:rsidP="0015117F">
            <w:pPr>
              <w:contextualSpacing/>
            </w:pPr>
          </w:p>
        </w:tc>
        <w:tc>
          <w:tcPr>
            <w:tcW w:w="2520" w:type="dxa"/>
          </w:tcPr>
          <w:p w14:paraId="0CE5F861" w14:textId="77777777" w:rsidR="0015117F" w:rsidRDefault="0015117F" w:rsidP="0015117F">
            <w:pPr>
              <w:contextualSpacing/>
            </w:pPr>
          </w:p>
        </w:tc>
        <w:tc>
          <w:tcPr>
            <w:tcW w:w="3060" w:type="dxa"/>
          </w:tcPr>
          <w:p w14:paraId="40EA5885" w14:textId="22B1B87C" w:rsidR="0015117F" w:rsidRDefault="0015117F" w:rsidP="0015117F">
            <w:pPr>
              <w:contextualSpacing/>
            </w:pPr>
          </w:p>
        </w:tc>
      </w:tr>
      <w:tr w:rsidR="003C0031" w14:paraId="609A5E66" w14:textId="77777777" w:rsidTr="00CD018F">
        <w:trPr>
          <w:trHeight w:val="90"/>
          <w:jc w:val="center"/>
        </w:trPr>
        <w:tc>
          <w:tcPr>
            <w:tcW w:w="2875" w:type="dxa"/>
            <w:vMerge/>
          </w:tcPr>
          <w:p w14:paraId="3D89F27E" w14:textId="77777777" w:rsidR="003C0031" w:rsidRDefault="003C0031" w:rsidP="003C0031">
            <w:pPr>
              <w:contextualSpacing/>
            </w:pPr>
          </w:p>
        </w:tc>
        <w:tc>
          <w:tcPr>
            <w:tcW w:w="3060" w:type="dxa"/>
          </w:tcPr>
          <w:p w14:paraId="6976AAE8" w14:textId="77777777" w:rsidR="003C0031" w:rsidRDefault="003C0031" w:rsidP="003C0031">
            <w:pPr>
              <w:contextualSpacing/>
            </w:pPr>
          </w:p>
        </w:tc>
        <w:tc>
          <w:tcPr>
            <w:tcW w:w="2340" w:type="dxa"/>
          </w:tcPr>
          <w:p w14:paraId="088766CB" w14:textId="77777777" w:rsidR="003C0031" w:rsidRDefault="003C0031" w:rsidP="003C0031">
            <w:pPr>
              <w:contextualSpacing/>
            </w:pPr>
          </w:p>
        </w:tc>
        <w:tc>
          <w:tcPr>
            <w:tcW w:w="2520" w:type="dxa"/>
          </w:tcPr>
          <w:p w14:paraId="4D7F2B6C" w14:textId="77777777" w:rsidR="003C0031" w:rsidRDefault="003C0031" w:rsidP="003C0031">
            <w:pPr>
              <w:contextualSpacing/>
            </w:pPr>
          </w:p>
        </w:tc>
        <w:tc>
          <w:tcPr>
            <w:tcW w:w="3060" w:type="dxa"/>
          </w:tcPr>
          <w:p w14:paraId="7028999F" w14:textId="5A221B1A" w:rsidR="003C0031" w:rsidRDefault="003C0031" w:rsidP="003C0031">
            <w:pPr>
              <w:contextualSpacing/>
            </w:pPr>
          </w:p>
        </w:tc>
      </w:tr>
      <w:tr w:rsidR="003C0031" w14:paraId="7E4BE79D" w14:textId="77777777" w:rsidTr="00CD018F">
        <w:trPr>
          <w:trHeight w:val="90"/>
          <w:jc w:val="center"/>
        </w:trPr>
        <w:tc>
          <w:tcPr>
            <w:tcW w:w="2875" w:type="dxa"/>
            <w:vMerge/>
          </w:tcPr>
          <w:p w14:paraId="1D244FCA" w14:textId="77777777" w:rsidR="003C0031" w:rsidRDefault="003C0031" w:rsidP="003C0031">
            <w:pPr>
              <w:contextualSpacing/>
            </w:pPr>
          </w:p>
        </w:tc>
        <w:tc>
          <w:tcPr>
            <w:tcW w:w="3060" w:type="dxa"/>
          </w:tcPr>
          <w:p w14:paraId="6A757E5C" w14:textId="77777777" w:rsidR="003C0031" w:rsidRDefault="003C0031" w:rsidP="003C0031">
            <w:pPr>
              <w:contextualSpacing/>
            </w:pPr>
          </w:p>
        </w:tc>
        <w:tc>
          <w:tcPr>
            <w:tcW w:w="2340" w:type="dxa"/>
          </w:tcPr>
          <w:p w14:paraId="387D6E6F" w14:textId="77777777" w:rsidR="003C0031" w:rsidRDefault="003C0031" w:rsidP="003C0031">
            <w:pPr>
              <w:contextualSpacing/>
            </w:pPr>
          </w:p>
        </w:tc>
        <w:tc>
          <w:tcPr>
            <w:tcW w:w="2520" w:type="dxa"/>
          </w:tcPr>
          <w:p w14:paraId="3F02667A" w14:textId="77777777" w:rsidR="003C0031" w:rsidRDefault="003C0031" w:rsidP="003C0031">
            <w:pPr>
              <w:contextualSpacing/>
            </w:pPr>
          </w:p>
        </w:tc>
        <w:tc>
          <w:tcPr>
            <w:tcW w:w="3060" w:type="dxa"/>
          </w:tcPr>
          <w:p w14:paraId="1515BEF8" w14:textId="003ACA74" w:rsidR="003C0031" w:rsidRDefault="003C0031" w:rsidP="003C0031">
            <w:pPr>
              <w:contextualSpacing/>
            </w:pPr>
          </w:p>
        </w:tc>
      </w:tr>
    </w:tbl>
    <w:p w14:paraId="13CB4C57" w14:textId="77777777" w:rsidR="0015117F" w:rsidRDefault="0015117F" w:rsidP="0015117F">
      <w:pPr>
        <w:spacing w:after="0" w:line="240" w:lineRule="auto"/>
        <w:contextualSpacing/>
      </w:pPr>
    </w:p>
    <w:p w14:paraId="420C0249" w14:textId="77777777" w:rsidR="00AD1518" w:rsidRPr="009559BE" w:rsidRDefault="00AD1518" w:rsidP="001512DD">
      <w:pPr>
        <w:spacing w:afterLines="20" w:after="48" w:line="240" w:lineRule="auto"/>
        <w:contextualSpacing/>
        <w:rPr>
          <w:rFonts w:eastAsia="Times New Roman" w:cs="Times New Roman"/>
          <w:lang w:eastAsia="zh-CN"/>
        </w:rPr>
      </w:pPr>
    </w:p>
    <w:p w14:paraId="159E6AB0" w14:textId="77777777" w:rsidR="00726F64" w:rsidRDefault="00726F64" w:rsidP="001512DD">
      <w:pPr>
        <w:spacing w:afterLines="20" w:after="48" w:line="240" w:lineRule="auto"/>
        <w:contextualSpacing/>
        <w:rPr>
          <w:rFonts w:eastAsia="Times New Roman" w:cs="Times New Roman"/>
          <w:lang w:eastAsia="zh-CN"/>
        </w:rPr>
        <w:sectPr w:rsidR="00726F64" w:rsidSect="00726F64">
          <w:pgSz w:w="15840" w:h="12240" w:orient="landscape"/>
          <w:pgMar w:top="1080" w:right="1440" w:bottom="1080" w:left="1440" w:header="720" w:footer="720" w:gutter="0"/>
          <w:cols w:space="720"/>
          <w:docGrid w:linePitch="360"/>
        </w:sectPr>
      </w:pPr>
    </w:p>
    <w:tbl>
      <w:tblPr>
        <w:tblW w:w="10080" w:type="dxa"/>
        <w:tblInd w:w="-5" w:type="dxa"/>
        <w:tblLayout w:type="fixed"/>
        <w:tblCellMar>
          <w:left w:w="29" w:type="dxa"/>
          <w:right w:w="29" w:type="dxa"/>
        </w:tblCellMar>
        <w:tblLook w:val="0000" w:firstRow="0" w:lastRow="0" w:firstColumn="0" w:lastColumn="0" w:noHBand="0" w:noVBand="0"/>
      </w:tblPr>
      <w:tblGrid>
        <w:gridCol w:w="9"/>
        <w:gridCol w:w="350"/>
        <w:gridCol w:w="8"/>
        <w:gridCol w:w="4671"/>
        <w:gridCol w:w="14"/>
        <w:gridCol w:w="2146"/>
        <w:gridCol w:w="357"/>
        <w:gridCol w:w="10"/>
        <w:gridCol w:w="1793"/>
        <w:gridCol w:w="12"/>
        <w:gridCol w:w="710"/>
      </w:tblGrid>
      <w:tr w:rsidR="002D2A10" w:rsidRPr="009559BE" w14:paraId="647B3C88" w14:textId="77777777" w:rsidTr="00CD018F">
        <w:trPr>
          <w:trHeight w:val="20"/>
        </w:trPr>
        <w:tc>
          <w:tcPr>
            <w:tcW w:w="359" w:type="dxa"/>
            <w:gridSpan w:val="2"/>
            <w:tcBorders>
              <w:top w:val="single" w:sz="4" w:space="0" w:color="000000"/>
              <w:left w:val="single" w:sz="4" w:space="0" w:color="000000"/>
              <w:bottom w:val="single" w:sz="4" w:space="0" w:color="000000"/>
              <w:right w:val="single" w:sz="4" w:space="0" w:color="auto"/>
            </w:tcBorders>
          </w:tcPr>
          <w:p w14:paraId="3E49DDF8" w14:textId="77777777" w:rsidR="002D2A10" w:rsidRPr="009559BE" w:rsidRDefault="002D2A10" w:rsidP="002D2A10">
            <w:pPr>
              <w:rPr>
                <w:w w:val="105"/>
              </w:rPr>
            </w:pPr>
          </w:p>
        </w:tc>
        <w:tc>
          <w:tcPr>
            <w:tcW w:w="7206" w:type="dxa"/>
            <w:gridSpan w:val="6"/>
            <w:tcBorders>
              <w:top w:val="single" w:sz="4" w:space="0" w:color="000000"/>
              <w:left w:val="single" w:sz="4" w:space="0" w:color="auto"/>
              <w:bottom w:val="single" w:sz="4" w:space="0" w:color="000000"/>
              <w:right w:val="single" w:sz="18" w:space="0" w:color="000000"/>
            </w:tcBorders>
          </w:tcPr>
          <w:p w14:paraId="32D53A6D" w14:textId="31369632" w:rsidR="002D2A10" w:rsidRPr="009559BE" w:rsidRDefault="00E4165E" w:rsidP="002D2A10">
            <w:pPr>
              <w:spacing w:after="0"/>
              <w:rPr>
                <w:w w:val="105"/>
              </w:rPr>
            </w:pPr>
            <w:r>
              <w:t>L</w:t>
            </w:r>
            <w:r w:rsidR="002D2A10" w:rsidRPr="009559BE">
              <w:t>1. Thinking over the past year, how much income did your household receive from petty trade?</w:t>
            </w:r>
          </w:p>
        </w:tc>
        <w:tc>
          <w:tcPr>
            <w:tcW w:w="2515" w:type="dxa"/>
            <w:gridSpan w:val="3"/>
            <w:tcBorders>
              <w:top w:val="single" w:sz="18" w:space="0" w:color="000000"/>
              <w:left w:val="single" w:sz="18" w:space="0" w:color="000000"/>
              <w:bottom w:val="single" w:sz="18" w:space="0" w:color="000000"/>
              <w:right w:val="single" w:sz="18" w:space="0" w:color="000000"/>
            </w:tcBorders>
          </w:tcPr>
          <w:p w14:paraId="392F3E71" w14:textId="77777777" w:rsidR="002D2A10" w:rsidRPr="009559BE" w:rsidRDefault="002D2A10" w:rsidP="002D2A10">
            <w:pPr>
              <w:spacing w:after="0"/>
              <w:rPr>
                <w:i/>
                <w:color w:val="A6A6A6" w:themeColor="background1" w:themeShade="A6"/>
              </w:rPr>
            </w:pPr>
            <w:r w:rsidRPr="009559BE">
              <w:rPr>
                <w:i/>
                <w:color w:val="A6A6A6" w:themeColor="background1" w:themeShade="A6"/>
              </w:rPr>
              <w:t>(Integer)</w:t>
            </w:r>
          </w:p>
        </w:tc>
      </w:tr>
      <w:tr w:rsidR="002D2A10" w:rsidRPr="009559BE" w14:paraId="1C4F5570" w14:textId="77777777" w:rsidTr="00CD018F">
        <w:trPr>
          <w:trHeight w:val="20"/>
        </w:trPr>
        <w:tc>
          <w:tcPr>
            <w:tcW w:w="359" w:type="dxa"/>
            <w:gridSpan w:val="2"/>
            <w:tcBorders>
              <w:top w:val="single" w:sz="4" w:space="0" w:color="000000"/>
              <w:left w:val="single" w:sz="4" w:space="0" w:color="000000"/>
              <w:bottom w:val="single" w:sz="4" w:space="0" w:color="000000"/>
              <w:right w:val="single" w:sz="4" w:space="0" w:color="auto"/>
            </w:tcBorders>
          </w:tcPr>
          <w:p w14:paraId="66CE122F" w14:textId="77777777" w:rsidR="002D2A10" w:rsidRPr="009559BE" w:rsidRDefault="002D2A10" w:rsidP="002D2A10">
            <w:pPr>
              <w:rPr>
                <w:w w:val="105"/>
              </w:rPr>
            </w:pPr>
          </w:p>
        </w:tc>
        <w:tc>
          <w:tcPr>
            <w:tcW w:w="7206" w:type="dxa"/>
            <w:gridSpan w:val="6"/>
            <w:tcBorders>
              <w:top w:val="single" w:sz="4" w:space="0" w:color="000000"/>
              <w:left w:val="single" w:sz="4" w:space="0" w:color="auto"/>
              <w:bottom w:val="single" w:sz="4" w:space="0" w:color="000000"/>
              <w:right w:val="single" w:sz="18" w:space="0" w:color="000000"/>
            </w:tcBorders>
          </w:tcPr>
          <w:p w14:paraId="0A9C7AAE" w14:textId="4DA27DFF" w:rsidR="002D2A10" w:rsidRPr="009559BE" w:rsidRDefault="00E4165E" w:rsidP="002D2A10">
            <w:pPr>
              <w:spacing w:after="0"/>
              <w:rPr>
                <w:w w:val="105"/>
              </w:rPr>
            </w:pPr>
            <w:r>
              <w:rPr>
                <w:w w:val="105"/>
              </w:rPr>
              <w:t>L</w:t>
            </w:r>
            <w:r w:rsidR="002D2A10" w:rsidRPr="009559BE">
              <w:rPr>
                <w:w w:val="105"/>
              </w:rPr>
              <w:t>2. Thinking over the past year, how much income did your household receive from selling livestock or livestock products? (sale of skins/hides/milk/eggs) (</w:t>
            </w:r>
            <w:r w:rsidR="002D2A10" w:rsidRPr="009559BE">
              <w:rPr>
                <w:b/>
                <w:w w:val="105"/>
              </w:rPr>
              <w:t>income_livestock</w:t>
            </w:r>
            <w:r w:rsidR="002D2A10" w:rsidRPr="009559BE">
              <w:rPr>
                <w:w w:val="105"/>
              </w:rPr>
              <w:t>)</w:t>
            </w:r>
          </w:p>
        </w:tc>
        <w:tc>
          <w:tcPr>
            <w:tcW w:w="2515" w:type="dxa"/>
            <w:gridSpan w:val="3"/>
            <w:tcBorders>
              <w:top w:val="single" w:sz="18" w:space="0" w:color="000000"/>
              <w:left w:val="single" w:sz="18" w:space="0" w:color="000000"/>
              <w:bottom w:val="single" w:sz="18" w:space="0" w:color="000000"/>
              <w:right w:val="single" w:sz="18" w:space="0" w:color="000000"/>
            </w:tcBorders>
          </w:tcPr>
          <w:p w14:paraId="301B2460" w14:textId="77777777" w:rsidR="002D2A10" w:rsidRPr="009559BE" w:rsidRDefault="002D2A10" w:rsidP="002D2A10">
            <w:pPr>
              <w:spacing w:after="0"/>
              <w:rPr>
                <w:i/>
                <w:color w:val="A6A6A6" w:themeColor="background1" w:themeShade="A6"/>
              </w:rPr>
            </w:pPr>
            <w:r w:rsidRPr="009559BE">
              <w:rPr>
                <w:i/>
                <w:color w:val="A6A6A6" w:themeColor="background1" w:themeShade="A6"/>
              </w:rPr>
              <w:t>(Integer)</w:t>
            </w:r>
          </w:p>
        </w:tc>
      </w:tr>
      <w:tr w:rsidR="002D2A10" w:rsidRPr="009559BE" w14:paraId="6283D558" w14:textId="77777777" w:rsidTr="00CD018F">
        <w:trPr>
          <w:trHeight w:val="20"/>
        </w:trPr>
        <w:tc>
          <w:tcPr>
            <w:tcW w:w="359" w:type="dxa"/>
            <w:gridSpan w:val="2"/>
            <w:tcBorders>
              <w:top w:val="single" w:sz="4" w:space="0" w:color="000000"/>
              <w:left w:val="single" w:sz="4" w:space="0" w:color="000000"/>
              <w:bottom w:val="single" w:sz="4" w:space="0" w:color="000000"/>
              <w:right w:val="single" w:sz="4" w:space="0" w:color="auto"/>
            </w:tcBorders>
          </w:tcPr>
          <w:p w14:paraId="2A8D6602" w14:textId="77777777" w:rsidR="002D2A10" w:rsidRPr="009559BE" w:rsidRDefault="002D2A10" w:rsidP="002D2A10">
            <w:pPr>
              <w:rPr>
                <w:w w:val="105"/>
              </w:rPr>
            </w:pPr>
          </w:p>
        </w:tc>
        <w:tc>
          <w:tcPr>
            <w:tcW w:w="7206" w:type="dxa"/>
            <w:gridSpan w:val="6"/>
            <w:tcBorders>
              <w:top w:val="single" w:sz="4" w:space="0" w:color="000000"/>
              <w:left w:val="single" w:sz="4" w:space="0" w:color="auto"/>
              <w:bottom w:val="single" w:sz="4" w:space="0" w:color="000000"/>
              <w:right w:val="single" w:sz="18" w:space="0" w:color="000000"/>
            </w:tcBorders>
          </w:tcPr>
          <w:p w14:paraId="0D8F16AC" w14:textId="3FF462F7" w:rsidR="002D2A10" w:rsidRPr="009559BE" w:rsidRDefault="00E4165E" w:rsidP="002D2A10">
            <w:pPr>
              <w:spacing w:after="0"/>
              <w:rPr>
                <w:w w:val="105"/>
              </w:rPr>
            </w:pPr>
            <w:r>
              <w:rPr>
                <w:w w:val="105"/>
              </w:rPr>
              <w:t>L</w:t>
            </w:r>
            <w:r w:rsidR="002D2A10" w:rsidRPr="009559BE">
              <w:rPr>
                <w:w w:val="105"/>
              </w:rPr>
              <w:t>3. Thinking over the past year, how much income did your household receive from remittances, rents (non-field) or pensions? (</w:t>
            </w:r>
            <w:r w:rsidR="002D2A10" w:rsidRPr="009559BE">
              <w:rPr>
                <w:b/>
                <w:w w:val="105"/>
              </w:rPr>
              <w:t>income_other</w:t>
            </w:r>
            <w:r w:rsidR="002D2A10" w:rsidRPr="009559BE">
              <w:rPr>
                <w:w w:val="105"/>
              </w:rPr>
              <w:t>)</w:t>
            </w:r>
          </w:p>
        </w:tc>
        <w:tc>
          <w:tcPr>
            <w:tcW w:w="2515" w:type="dxa"/>
            <w:gridSpan w:val="3"/>
            <w:tcBorders>
              <w:top w:val="single" w:sz="18" w:space="0" w:color="000000"/>
              <w:left w:val="single" w:sz="18" w:space="0" w:color="000000"/>
              <w:bottom w:val="single" w:sz="18" w:space="0" w:color="000000"/>
              <w:right w:val="single" w:sz="18" w:space="0" w:color="000000"/>
            </w:tcBorders>
          </w:tcPr>
          <w:p w14:paraId="456583F3" w14:textId="77777777" w:rsidR="002D2A10" w:rsidRPr="009559BE" w:rsidRDefault="002D2A10" w:rsidP="002D2A10">
            <w:pPr>
              <w:spacing w:after="0"/>
              <w:rPr>
                <w:i/>
                <w:color w:val="A6A6A6" w:themeColor="background1" w:themeShade="A6"/>
              </w:rPr>
            </w:pPr>
            <w:r w:rsidRPr="009559BE">
              <w:rPr>
                <w:i/>
                <w:color w:val="A6A6A6" w:themeColor="background1" w:themeShade="A6"/>
              </w:rPr>
              <w:t>(Integer)</w:t>
            </w:r>
          </w:p>
        </w:tc>
      </w:tr>
      <w:tr w:rsidR="002D2A10" w:rsidRPr="009559BE" w14:paraId="48707E85"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gridSpan w:val="2"/>
            <w:tcBorders>
              <w:right w:val="single" w:sz="4" w:space="0" w:color="auto"/>
            </w:tcBorders>
          </w:tcPr>
          <w:p w14:paraId="2A2B7EB2" w14:textId="77777777" w:rsidR="002D2A10" w:rsidRPr="009559BE" w:rsidRDefault="002D2A10" w:rsidP="002D2A10">
            <w:pPr>
              <w:spacing w:after="0"/>
              <w:rPr>
                <w:w w:val="105"/>
              </w:rPr>
            </w:pPr>
          </w:p>
        </w:tc>
        <w:tc>
          <w:tcPr>
            <w:tcW w:w="4679" w:type="dxa"/>
            <w:gridSpan w:val="2"/>
            <w:tcBorders>
              <w:left w:val="single" w:sz="4" w:space="0" w:color="auto"/>
              <w:right w:val="nil"/>
            </w:tcBorders>
          </w:tcPr>
          <w:p w14:paraId="733E5F2D" w14:textId="2448EDB7" w:rsidR="002D2A10" w:rsidRPr="009559BE" w:rsidRDefault="00E4165E" w:rsidP="002D2A10">
            <w:pPr>
              <w:kinsoku w:val="0"/>
              <w:overflowPunct w:val="0"/>
              <w:spacing w:afterLines="20" w:after="48"/>
              <w:ind w:left="-18"/>
              <w:contextualSpacing/>
              <w:rPr>
                <w:w w:val="105"/>
              </w:rPr>
            </w:pPr>
            <w:r>
              <w:rPr>
                <w:w w:val="105"/>
              </w:rPr>
              <w:t>L</w:t>
            </w:r>
            <w:r w:rsidR="002D2A10" w:rsidRPr="009559BE">
              <w:rPr>
                <w:w w:val="105"/>
              </w:rPr>
              <w:t>4.</w:t>
            </w:r>
            <w:r w:rsidR="002D2A10" w:rsidRPr="009559BE">
              <w:t xml:space="preserve"> </w:t>
            </w:r>
            <w:r w:rsidR="002D2A10" w:rsidRPr="009559BE">
              <w:rPr>
                <w:w w:val="105"/>
              </w:rPr>
              <w:t>Thinking over the past year, what type of payment did your household receive for renting one or more of your fields to another household? (</w:t>
            </w:r>
            <w:r w:rsidR="002D2A10" w:rsidRPr="009559BE">
              <w:rPr>
                <w:b/>
                <w:w w:val="105"/>
              </w:rPr>
              <w:t>income_rent</w:t>
            </w:r>
            <w:r w:rsidR="002D2A10" w:rsidRPr="009559BE">
              <w:rPr>
                <w:w w:val="105"/>
              </w:rPr>
              <w:t>)</w:t>
            </w:r>
          </w:p>
          <w:p w14:paraId="61A83A12" w14:textId="3AD63A82" w:rsidR="002D2A10" w:rsidRPr="009559BE" w:rsidRDefault="002D2A10" w:rsidP="002D2A10">
            <w:pPr>
              <w:spacing w:after="0"/>
              <w:rPr>
                <w:w w:val="105"/>
              </w:rPr>
            </w:pPr>
            <w:r w:rsidRPr="009559BE">
              <w:rPr>
                <w:i/>
                <w:w w:val="105"/>
              </w:rPr>
              <w:t>Probe and code</w:t>
            </w:r>
          </w:p>
        </w:tc>
        <w:tc>
          <w:tcPr>
            <w:tcW w:w="4332" w:type="dxa"/>
            <w:gridSpan w:val="6"/>
            <w:tcBorders>
              <w:left w:val="nil"/>
              <w:right w:val="single" w:sz="18" w:space="0" w:color="000000"/>
            </w:tcBorders>
          </w:tcPr>
          <w:p w14:paraId="61CE1BBA" w14:textId="77777777" w:rsidR="002D2A10" w:rsidRPr="009559BE" w:rsidRDefault="002D2A10" w:rsidP="002D2A10">
            <w:pPr>
              <w:spacing w:after="0"/>
              <w:rPr>
                <w:w w:val="105"/>
              </w:rPr>
            </w:pPr>
            <w:r w:rsidRPr="009559BE">
              <w:rPr>
                <w:w w:val="105"/>
              </w:rPr>
              <w:t>1=Cash</w:t>
            </w:r>
          </w:p>
          <w:p w14:paraId="21FCC955" w14:textId="77777777" w:rsidR="002D2A10" w:rsidRPr="009559BE" w:rsidRDefault="002D2A10" w:rsidP="002D2A10">
            <w:pPr>
              <w:spacing w:after="0"/>
              <w:rPr>
                <w:w w:val="105"/>
              </w:rPr>
            </w:pPr>
            <w:r w:rsidRPr="009559BE">
              <w:rPr>
                <w:w w:val="105"/>
              </w:rPr>
              <w:t>2=Labor</w:t>
            </w:r>
          </w:p>
          <w:p w14:paraId="010AB368" w14:textId="77777777" w:rsidR="002D2A10" w:rsidRPr="009559BE" w:rsidRDefault="002D2A10" w:rsidP="002D2A10">
            <w:pPr>
              <w:spacing w:after="0"/>
              <w:rPr>
                <w:w w:val="105"/>
              </w:rPr>
            </w:pPr>
            <w:r w:rsidRPr="009559BE">
              <w:rPr>
                <w:w w:val="105"/>
              </w:rPr>
              <w:t>3=Crop</w:t>
            </w:r>
          </w:p>
          <w:p w14:paraId="0DC8ADDB" w14:textId="6C114207" w:rsidR="002D2A10" w:rsidRPr="009559BE" w:rsidRDefault="002D2A10" w:rsidP="002D2A10">
            <w:pPr>
              <w:spacing w:after="0"/>
              <w:rPr>
                <w:w w:val="105"/>
              </w:rPr>
            </w:pPr>
            <w:r w:rsidRPr="009559BE">
              <w:rPr>
                <w:w w:val="105"/>
              </w:rPr>
              <w:t>97=Other, please specify</w:t>
            </w:r>
          </w:p>
        </w:tc>
        <w:tc>
          <w:tcPr>
            <w:tcW w:w="710" w:type="dxa"/>
            <w:tcBorders>
              <w:top w:val="single" w:sz="18" w:space="0" w:color="000000"/>
              <w:left w:val="single" w:sz="18" w:space="0" w:color="000000"/>
              <w:bottom w:val="single" w:sz="18" w:space="0" w:color="000000"/>
              <w:right w:val="single" w:sz="18" w:space="0" w:color="000000"/>
            </w:tcBorders>
          </w:tcPr>
          <w:p w14:paraId="66C2562A" w14:textId="77777777" w:rsidR="002D2A10" w:rsidRPr="009559BE" w:rsidRDefault="002D2A10" w:rsidP="002D2A10">
            <w:pPr>
              <w:spacing w:after="0"/>
              <w:rPr>
                <w:w w:val="105"/>
              </w:rPr>
            </w:pPr>
            <w:r w:rsidRPr="009559BE">
              <w:rPr>
                <w:i/>
                <w:color w:val="A6A6A6" w:themeColor="background1" w:themeShade="A6"/>
              </w:rPr>
              <w:t>(Code)</w:t>
            </w:r>
          </w:p>
        </w:tc>
      </w:tr>
      <w:tr w:rsidR="002D2A10" w:rsidRPr="009559BE" w14:paraId="3D882E29"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gridSpan w:val="2"/>
            <w:tcBorders>
              <w:right w:val="single" w:sz="4" w:space="0" w:color="auto"/>
            </w:tcBorders>
          </w:tcPr>
          <w:p w14:paraId="1EB2986C" w14:textId="1291525C" w:rsidR="002D2A10" w:rsidRPr="009559BE" w:rsidRDefault="002D2A10" w:rsidP="002D2A10">
            <w:pPr>
              <w:spacing w:after="0"/>
            </w:pPr>
          </w:p>
        </w:tc>
        <w:tc>
          <w:tcPr>
            <w:tcW w:w="4679" w:type="dxa"/>
            <w:gridSpan w:val="2"/>
            <w:tcBorders>
              <w:left w:val="single" w:sz="4" w:space="0" w:color="auto"/>
              <w:right w:val="single" w:sz="18" w:space="0" w:color="000000"/>
            </w:tcBorders>
          </w:tcPr>
          <w:p w14:paraId="448E347C" w14:textId="1488A174" w:rsidR="002D2A10" w:rsidRPr="009559BE" w:rsidRDefault="00E4165E" w:rsidP="002D2A10">
            <w:pPr>
              <w:spacing w:after="0"/>
              <w:rPr>
                <w:w w:val="105"/>
              </w:rPr>
            </w:pPr>
            <w:r>
              <w:rPr>
                <w:w w:val="105"/>
              </w:rPr>
              <w:t>L</w:t>
            </w:r>
            <w:r w:rsidR="002D2A10" w:rsidRPr="009559BE">
              <w:rPr>
                <w:w w:val="105"/>
              </w:rPr>
              <w:t>4b. If other, please specify</w:t>
            </w:r>
          </w:p>
        </w:tc>
        <w:tc>
          <w:tcPr>
            <w:tcW w:w="5042" w:type="dxa"/>
            <w:gridSpan w:val="7"/>
            <w:tcBorders>
              <w:top w:val="single" w:sz="18" w:space="0" w:color="000000"/>
              <w:left w:val="single" w:sz="18" w:space="0" w:color="000000"/>
              <w:bottom w:val="single" w:sz="18" w:space="0" w:color="000000"/>
              <w:right w:val="single" w:sz="18" w:space="0" w:color="000000"/>
            </w:tcBorders>
          </w:tcPr>
          <w:p w14:paraId="1E805D4E" w14:textId="77777777" w:rsidR="002D2A10" w:rsidRPr="009559BE" w:rsidRDefault="002D2A10" w:rsidP="002D2A10">
            <w:pPr>
              <w:spacing w:after="0"/>
              <w:rPr>
                <w:w w:val="105"/>
              </w:rPr>
            </w:pPr>
            <w:r w:rsidRPr="009559BE">
              <w:rPr>
                <w:i/>
                <w:color w:val="A6A6A6" w:themeColor="background1" w:themeShade="A6"/>
              </w:rPr>
              <w:t>(Text)</w:t>
            </w:r>
          </w:p>
        </w:tc>
      </w:tr>
      <w:tr w:rsidR="002D2A10" w:rsidRPr="009559BE" w14:paraId="0C0B64CB"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gridSpan w:val="2"/>
            <w:tcBorders>
              <w:top w:val="single" w:sz="4" w:space="0" w:color="000000"/>
              <w:left w:val="single" w:sz="4" w:space="0" w:color="auto"/>
              <w:bottom w:val="single" w:sz="4" w:space="0" w:color="000000"/>
              <w:right w:val="single" w:sz="4" w:space="0" w:color="auto"/>
            </w:tcBorders>
          </w:tcPr>
          <w:p w14:paraId="7A728859" w14:textId="77777777" w:rsidR="002D2A10" w:rsidRPr="009559BE" w:rsidRDefault="002D2A10" w:rsidP="002D2A10">
            <w:pPr>
              <w:spacing w:after="0"/>
            </w:pPr>
          </w:p>
        </w:tc>
        <w:tc>
          <w:tcPr>
            <w:tcW w:w="4679" w:type="dxa"/>
            <w:gridSpan w:val="2"/>
            <w:tcBorders>
              <w:top w:val="single" w:sz="4" w:space="0" w:color="000000"/>
              <w:left w:val="single" w:sz="4" w:space="0" w:color="auto"/>
              <w:bottom w:val="single" w:sz="4" w:space="0" w:color="000000"/>
              <w:right w:val="single" w:sz="18" w:space="0" w:color="000000"/>
            </w:tcBorders>
          </w:tcPr>
          <w:p w14:paraId="05CCAD45" w14:textId="0CF6DF2C" w:rsidR="002D2A10" w:rsidRPr="009559BE" w:rsidRDefault="00E4165E" w:rsidP="002D2A10">
            <w:pPr>
              <w:kinsoku w:val="0"/>
              <w:overflowPunct w:val="0"/>
              <w:spacing w:afterLines="20" w:after="48"/>
              <w:ind w:left="-18"/>
              <w:contextualSpacing/>
              <w:rPr>
                <w:w w:val="105"/>
              </w:rPr>
            </w:pPr>
            <w:r>
              <w:rPr>
                <w:w w:val="105"/>
              </w:rPr>
              <w:t>L</w:t>
            </w:r>
            <w:r w:rsidR="002D2A10" w:rsidRPr="009559BE">
              <w:rPr>
                <w:w w:val="105"/>
              </w:rPr>
              <w:t>4c. How much payment did you receive for renting your fields?(</w:t>
            </w:r>
            <w:r w:rsidR="002D2A10" w:rsidRPr="009559BE">
              <w:rPr>
                <w:b/>
                <w:w w:val="105"/>
              </w:rPr>
              <w:t>rent_cash</w:t>
            </w:r>
            <w:r w:rsidR="002D2A10" w:rsidRPr="009559BE">
              <w:rPr>
                <w:w w:val="105"/>
              </w:rPr>
              <w:t>)</w:t>
            </w:r>
          </w:p>
          <w:p w14:paraId="16E5BC11" w14:textId="181FD323" w:rsidR="002D2A10" w:rsidRPr="009559BE" w:rsidRDefault="002D2A10" w:rsidP="002D2A10">
            <w:pPr>
              <w:spacing w:after="0"/>
              <w:rPr>
                <w:w w:val="105"/>
              </w:rPr>
            </w:pPr>
            <w:r w:rsidRPr="009559BE">
              <w:rPr>
                <w:w w:val="105"/>
              </w:rPr>
              <w:t>Ask if P4=1</w:t>
            </w:r>
          </w:p>
        </w:tc>
        <w:tc>
          <w:tcPr>
            <w:tcW w:w="5042" w:type="dxa"/>
            <w:gridSpan w:val="7"/>
            <w:tcBorders>
              <w:top w:val="single" w:sz="18" w:space="0" w:color="000000"/>
              <w:left w:val="single" w:sz="18" w:space="0" w:color="000000"/>
              <w:bottom w:val="single" w:sz="18" w:space="0" w:color="000000"/>
              <w:right w:val="single" w:sz="18" w:space="0" w:color="000000"/>
            </w:tcBorders>
          </w:tcPr>
          <w:p w14:paraId="066C83DD" w14:textId="77777777" w:rsidR="002D2A10" w:rsidRPr="009559BE" w:rsidRDefault="002D2A10" w:rsidP="002D2A10">
            <w:pPr>
              <w:spacing w:after="0"/>
              <w:rPr>
                <w:i/>
                <w:color w:val="A6A6A6" w:themeColor="background1" w:themeShade="A6"/>
              </w:rPr>
            </w:pPr>
            <w:r w:rsidRPr="009559BE">
              <w:rPr>
                <w:i/>
                <w:color w:val="A6A6A6" w:themeColor="background1" w:themeShade="A6"/>
              </w:rPr>
              <w:t>(Integer)</w:t>
            </w:r>
          </w:p>
        </w:tc>
      </w:tr>
      <w:tr w:rsidR="002D2A10" w:rsidRPr="009559BE" w14:paraId="6F5EB456"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gridSpan w:val="2"/>
            <w:tcBorders>
              <w:top w:val="single" w:sz="4" w:space="0" w:color="000000"/>
              <w:left w:val="single" w:sz="4" w:space="0" w:color="auto"/>
              <w:bottom w:val="single" w:sz="4" w:space="0" w:color="000000"/>
              <w:right w:val="single" w:sz="4" w:space="0" w:color="auto"/>
            </w:tcBorders>
          </w:tcPr>
          <w:p w14:paraId="2C26795E" w14:textId="77777777" w:rsidR="002D2A10" w:rsidRPr="009559BE" w:rsidRDefault="002D2A10" w:rsidP="002D2A10">
            <w:pPr>
              <w:spacing w:after="0"/>
            </w:pPr>
          </w:p>
        </w:tc>
        <w:tc>
          <w:tcPr>
            <w:tcW w:w="4679" w:type="dxa"/>
            <w:gridSpan w:val="2"/>
            <w:tcBorders>
              <w:top w:val="single" w:sz="4" w:space="0" w:color="000000"/>
              <w:left w:val="single" w:sz="4" w:space="0" w:color="auto"/>
              <w:bottom w:val="single" w:sz="4" w:space="0" w:color="000000"/>
              <w:right w:val="single" w:sz="18" w:space="0" w:color="000000"/>
            </w:tcBorders>
          </w:tcPr>
          <w:p w14:paraId="17F3997E" w14:textId="20C90A62" w:rsidR="002D2A10" w:rsidRPr="009559BE" w:rsidRDefault="00E4165E" w:rsidP="002D2A10">
            <w:pPr>
              <w:kinsoku w:val="0"/>
              <w:overflowPunct w:val="0"/>
              <w:spacing w:afterLines="20" w:after="48"/>
              <w:ind w:left="-18"/>
              <w:contextualSpacing/>
              <w:rPr>
                <w:w w:val="105"/>
              </w:rPr>
            </w:pPr>
            <w:r>
              <w:rPr>
                <w:w w:val="105"/>
              </w:rPr>
              <w:t>L</w:t>
            </w:r>
            <w:r w:rsidR="002D2A10" w:rsidRPr="009559BE">
              <w:rPr>
                <w:w w:val="105"/>
              </w:rPr>
              <w:t>4d. How many person-days of labor did you receive for renting your fields? (</w:t>
            </w:r>
            <w:r w:rsidR="002D2A10" w:rsidRPr="009559BE">
              <w:rPr>
                <w:b/>
                <w:w w:val="105"/>
              </w:rPr>
              <w:t>rent_labor</w:t>
            </w:r>
            <w:r w:rsidR="002D2A10" w:rsidRPr="009559BE">
              <w:rPr>
                <w:w w:val="105"/>
              </w:rPr>
              <w:t>)</w:t>
            </w:r>
          </w:p>
          <w:p w14:paraId="5B0AD8C6" w14:textId="77543DF4" w:rsidR="002D2A10" w:rsidRPr="009559BE" w:rsidRDefault="002D2A10" w:rsidP="002D2A10">
            <w:pPr>
              <w:spacing w:after="0"/>
              <w:rPr>
                <w:w w:val="105"/>
              </w:rPr>
            </w:pPr>
            <w:r w:rsidRPr="009559BE">
              <w:rPr>
                <w:w w:val="105"/>
              </w:rPr>
              <w:t>Ask if P4=2</w:t>
            </w:r>
          </w:p>
        </w:tc>
        <w:tc>
          <w:tcPr>
            <w:tcW w:w="5042" w:type="dxa"/>
            <w:gridSpan w:val="7"/>
            <w:tcBorders>
              <w:top w:val="single" w:sz="18" w:space="0" w:color="000000"/>
              <w:left w:val="single" w:sz="18" w:space="0" w:color="000000"/>
              <w:bottom w:val="single" w:sz="18" w:space="0" w:color="000000"/>
              <w:right w:val="single" w:sz="18" w:space="0" w:color="000000"/>
            </w:tcBorders>
          </w:tcPr>
          <w:p w14:paraId="4A2B04A9" w14:textId="77777777" w:rsidR="002D2A10" w:rsidRPr="009559BE" w:rsidRDefault="002D2A10" w:rsidP="002D2A10">
            <w:pPr>
              <w:spacing w:after="0"/>
              <w:rPr>
                <w:i/>
                <w:color w:val="A6A6A6" w:themeColor="background1" w:themeShade="A6"/>
              </w:rPr>
            </w:pPr>
            <w:r w:rsidRPr="009559BE">
              <w:rPr>
                <w:i/>
                <w:color w:val="A6A6A6" w:themeColor="background1" w:themeShade="A6"/>
              </w:rPr>
              <w:t>(Integer)</w:t>
            </w:r>
          </w:p>
        </w:tc>
      </w:tr>
      <w:tr w:rsidR="002D2A10" w:rsidRPr="009559BE" w14:paraId="3CC97568" w14:textId="77777777" w:rsidTr="00CD018F">
        <w:trPr>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58686C65" w14:textId="77777777" w:rsidR="002D2A10" w:rsidRPr="009559BE" w:rsidRDefault="002D2A10" w:rsidP="002D2A10">
            <w:pPr>
              <w:spacing w:after="0"/>
              <w:rPr>
                <w:rFonts w:eastAsia="Calibri" w:cs="Times New Roman"/>
              </w:rPr>
            </w:pPr>
          </w:p>
        </w:tc>
        <w:tc>
          <w:tcPr>
            <w:tcW w:w="4679" w:type="dxa"/>
            <w:gridSpan w:val="2"/>
            <w:tcBorders>
              <w:top w:val="single" w:sz="4" w:space="0" w:color="000000"/>
              <w:left w:val="single" w:sz="4" w:space="0" w:color="000000"/>
              <w:bottom w:val="single" w:sz="4" w:space="0" w:color="000000"/>
            </w:tcBorders>
          </w:tcPr>
          <w:p w14:paraId="1CE15DD7" w14:textId="2A0E66F7" w:rsidR="002D2A10" w:rsidRPr="009559BE" w:rsidRDefault="00E4165E" w:rsidP="002D2A10">
            <w:pPr>
              <w:kinsoku w:val="0"/>
              <w:overflowPunct w:val="0"/>
              <w:spacing w:afterLines="20" w:after="48"/>
              <w:ind w:left="-18"/>
              <w:contextualSpacing/>
              <w:rPr>
                <w:w w:val="105"/>
              </w:rPr>
            </w:pPr>
            <w:r>
              <w:rPr>
                <w:w w:val="105"/>
              </w:rPr>
              <w:t>L</w:t>
            </w:r>
            <w:r w:rsidR="002D2A10" w:rsidRPr="009559BE">
              <w:rPr>
                <w:w w:val="105"/>
              </w:rPr>
              <w:t>4e. What share of the field's crop yield did you receive for renting your field? (</w:t>
            </w:r>
            <w:r w:rsidR="002D2A10" w:rsidRPr="009559BE">
              <w:rPr>
                <w:b/>
                <w:w w:val="105"/>
              </w:rPr>
              <w:t>rent_cropprcnt</w:t>
            </w:r>
            <w:r w:rsidR="002D2A10" w:rsidRPr="009559BE">
              <w:rPr>
                <w:w w:val="105"/>
              </w:rPr>
              <w:t>)</w:t>
            </w:r>
          </w:p>
          <w:p w14:paraId="39133A41" w14:textId="0CD9D22E" w:rsidR="002D2A10" w:rsidRPr="009559BE" w:rsidRDefault="002D2A10" w:rsidP="002D2A10">
            <w:pPr>
              <w:spacing w:after="0"/>
              <w:rPr>
                <w:color w:val="000000"/>
              </w:rPr>
            </w:pPr>
            <w:r w:rsidRPr="009559BE">
              <w:rPr>
                <w:w w:val="105"/>
              </w:rPr>
              <w:t>Ask if P4=3</w:t>
            </w:r>
          </w:p>
        </w:tc>
        <w:tc>
          <w:tcPr>
            <w:tcW w:w="4320" w:type="dxa"/>
            <w:gridSpan w:val="5"/>
            <w:tcBorders>
              <w:top w:val="single" w:sz="4" w:space="0" w:color="000000"/>
              <w:bottom w:val="single" w:sz="4" w:space="0" w:color="000000"/>
              <w:right w:val="single" w:sz="18" w:space="0" w:color="000000"/>
            </w:tcBorders>
          </w:tcPr>
          <w:p w14:paraId="31AEA81B" w14:textId="1B60F6B8" w:rsidR="002D2A10" w:rsidRPr="009559BE" w:rsidRDefault="002D2A10" w:rsidP="002D2A10">
            <w:pPr>
              <w:spacing w:after="0"/>
              <w:rPr>
                <w:rFonts w:cs="Times New Roman"/>
                <w:w w:val="105"/>
              </w:rPr>
            </w:pPr>
            <w:r w:rsidRPr="009559BE">
              <w:rPr>
                <w:rFonts w:cs="Times New Roman"/>
                <w:w w:val="105"/>
              </w:rPr>
              <w:t>1=Less than 25%</w:t>
            </w:r>
          </w:p>
          <w:p w14:paraId="1473DB25" w14:textId="3482A1B3" w:rsidR="002D2A10" w:rsidRPr="009559BE" w:rsidRDefault="002D2A10" w:rsidP="002D2A10">
            <w:pPr>
              <w:spacing w:after="0"/>
              <w:rPr>
                <w:rFonts w:cs="Times New Roman"/>
                <w:w w:val="105"/>
              </w:rPr>
            </w:pPr>
            <w:r w:rsidRPr="009559BE">
              <w:rPr>
                <w:rFonts w:cs="Times New Roman"/>
                <w:w w:val="105"/>
              </w:rPr>
              <w:t xml:space="preserve">2=25%–49% </w:t>
            </w:r>
          </w:p>
          <w:p w14:paraId="3BAACAEC" w14:textId="7139687F" w:rsidR="002D2A10" w:rsidRPr="009559BE" w:rsidRDefault="002D2A10" w:rsidP="002D2A10">
            <w:pPr>
              <w:spacing w:after="0"/>
              <w:rPr>
                <w:rFonts w:cs="Times New Roman"/>
                <w:w w:val="105"/>
              </w:rPr>
            </w:pPr>
            <w:r w:rsidRPr="009559BE">
              <w:rPr>
                <w:rFonts w:cs="Times New Roman"/>
                <w:w w:val="105"/>
              </w:rPr>
              <w:t xml:space="preserve">3=50%–74% </w:t>
            </w:r>
          </w:p>
          <w:p w14:paraId="528B91C2" w14:textId="53518F30" w:rsidR="002D2A10" w:rsidRPr="009559BE" w:rsidRDefault="002D2A10" w:rsidP="002D2A10">
            <w:pPr>
              <w:spacing w:after="0"/>
              <w:rPr>
                <w:rFonts w:cs="Times New Roman"/>
                <w:w w:val="105"/>
              </w:rPr>
            </w:pPr>
            <w:r w:rsidRPr="009559BE">
              <w:rPr>
                <w:rFonts w:cs="Times New Roman"/>
                <w:w w:val="105"/>
              </w:rPr>
              <w:t>4=More than 75%</w:t>
            </w:r>
          </w:p>
        </w:tc>
        <w:tc>
          <w:tcPr>
            <w:tcW w:w="722" w:type="dxa"/>
            <w:gridSpan w:val="2"/>
            <w:tcBorders>
              <w:top w:val="single" w:sz="18" w:space="0" w:color="000000"/>
              <w:left w:val="single" w:sz="18" w:space="0" w:color="000000"/>
              <w:bottom w:val="single" w:sz="18" w:space="0" w:color="000000"/>
              <w:right w:val="single" w:sz="18" w:space="0" w:color="000000"/>
            </w:tcBorders>
          </w:tcPr>
          <w:p w14:paraId="4F63A54E" w14:textId="77777777" w:rsidR="002D2A10" w:rsidRPr="009559BE" w:rsidRDefault="002D2A10" w:rsidP="002D2A10">
            <w:pPr>
              <w:spacing w:after="0"/>
              <w:rPr>
                <w:rFonts w:eastAsia="Calibri" w:cs="Times New Roman"/>
                <w:i/>
                <w:color w:val="A6A6A6"/>
              </w:rPr>
            </w:pPr>
            <w:r w:rsidRPr="009559BE">
              <w:rPr>
                <w:rFonts w:eastAsia="Calibri" w:cs="Times New Roman"/>
                <w:i/>
                <w:color w:val="A6A6A6"/>
              </w:rPr>
              <w:t>(Code)</w:t>
            </w:r>
          </w:p>
        </w:tc>
      </w:tr>
      <w:tr w:rsidR="00E0092D" w:rsidRPr="009559BE" w14:paraId="3FF14D3A" w14:textId="77777777" w:rsidTr="00CD018F">
        <w:trPr>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6ACCCFE0" w14:textId="77777777" w:rsidR="00E0092D" w:rsidRPr="009559BE" w:rsidRDefault="00E0092D" w:rsidP="008250E0">
            <w:pPr>
              <w:spacing w:after="0"/>
              <w:rPr>
                <w:rFonts w:eastAsia="Calibri" w:cs="Times New Roman"/>
              </w:rPr>
            </w:pPr>
          </w:p>
        </w:tc>
        <w:tc>
          <w:tcPr>
            <w:tcW w:w="4679" w:type="dxa"/>
            <w:gridSpan w:val="2"/>
            <w:tcBorders>
              <w:top w:val="single" w:sz="4" w:space="0" w:color="000000"/>
              <w:left w:val="single" w:sz="4" w:space="0" w:color="000000"/>
              <w:bottom w:val="single" w:sz="4" w:space="0" w:color="000000"/>
            </w:tcBorders>
          </w:tcPr>
          <w:p w14:paraId="5B969B91" w14:textId="23AFD174" w:rsidR="00E0092D" w:rsidRPr="009559BE" w:rsidRDefault="00E4165E" w:rsidP="002D2A10">
            <w:pPr>
              <w:kinsoku w:val="0"/>
              <w:overflowPunct w:val="0"/>
              <w:spacing w:afterLines="20" w:after="48"/>
              <w:ind w:left="-18"/>
              <w:contextualSpacing/>
              <w:rPr>
                <w:w w:val="105"/>
              </w:rPr>
            </w:pPr>
            <w:r>
              <w:rPr>
                <w:w w:val="105"/>
              </w:rPr>
              <w:t>L</w:t>
            </w:r>
            <w:r w:rsidR="00E0092D" w:rsidRPr="009559BE">
              <w:rPr>
                <w:w w:val="105"/>
              </w:rPr>
              <w:t>4f. What crop did you receive?(</w:t>
            </w:r>
            <w:r w:rsidR="00E0092D" w:rsidRPr="009559BE">
              <w:rPr>
                <w:b/>
                <w:w w:val="105"/>
              </w:rPr>
              <w:t>rent_crop</w:t>
            </w:r>
            <w:r w:rsidR="00E0092D" w:rsidRPr="009559BE">
              <w:rPr>
                <w:w w:val="105"/>
              </w:rPr>
              <w:t>)</w:t>
            </w:r>
          </w:p>
          <w:p w14:paraId="4E4FA8B4" w14:textId="3BDAF4C0" w:rsidR="00E0092D" w:rsidRPr="009559BE" w:rsidRDefault="00E0092D" w:rsidP="002D2A10">
            <w:pPr>
              <w:kinsoku w:val="0"/>
              <w:overflowPunct w:val="0"/>
              <w:spacing w:afterLines="20" w:after="48"/>
              <w:ind w:left="-18"/>
              <w:contextualSpacing/>
              <w:rPr>
                <w:w w:val="105"/>
              </w:rPr>
            </w:pPr>
            <w:r w:rsidRPr="009559BE">
              <w:rPr>
                <w:w w:val="105"/>
              </w:rPr>
              <w:t>Ask if P4=3</w:t>
            </w:r>
          </w:p>
        </w:tc>
        <w:tc>
          <w:tcPr>
            <w:tcW w:w="2160" w:type="dxa"/>
            <w:gridSpan w:val="2"/>
            <w:tcBorders>
              <w:top w:val="single" w:sz="4" w:space="0" w:color="000000"/>
              <w:bottom w:val="single" w:sz="4" w:space="0" w:color="000000"/>
            </w:tcBorders>
          </w:tcPr>
          <w:p w14:paraId="6107E39F" w14:textId="59EC32E1" w:rsidR="00E0092D" w:rsidRPr="009559BE" w:rsidRDefault="00E0092D" w:rsidP="008250E0">
            <w:pPr>
              <w:spacing w:after="0"/>
              <w:rPr>
                <w:rFonts w:cs="Times New Roman"/>
                <w:w w:val="105"/>
              </w:rPr>
            </w:pPr>
            <w:r w:rsidRPr="009559BE">
              <w:rPr>
                <w:rFonts w:cs="Times New Roman"/>
                <w:w w:val="105"/>
              </w:rPr>
              <w:t>1=Local maize</w:t>
            </w:r>
          </w:p>
          <w:p w14:paraId="06B429A0" w14:textId="335A6981" w:rsidR="00E0092D" w:rsidRPr="009559BE" w:rsidRDefault="00E0092D" w:rsidP="008250E0">
            <w:pPr>
              <w:spacing w:after="0"/>
              <w:rPr>
                <w:rFonts w:cs="Times New Roman"/>
                <w:w w:val="105"/>
              </w:rPr>
            </w:pPr>
            <w:r w:rsidRPr="009559BE">
              <w:rPr>
                <w:rFonts w:cs="Times New Roman"/>
                <w:w w:val="105"/>
              </w:rPr>
              <w:t>2=Composite (pollinated) maize</w:t>
            </w:r>
          </w:p>
          <w:p w14:paraId="48AD90F4" w14:textId="2E8E4997" w:rsidR="00E0092D" w:rsidRPr="009559BE" w:rsidRDefault="00E0092D" w:rsidP="008250E0">
            <w:pPr>
              <w:spacing w:after="0"/>
              <w:rPr>
                <w:rFonts w:cs="Times New Roman"/>
                <w:w w:val="105"/>
              </w:rPr>
            </w:pPr>
            <w:r w:rsidRPr="009559BE">
              <w:rPr>
                <w:rFonts w:cs="Times New Roman"/>
                <w:w w:val="105"/>
              </w:rPr>
              <w:t>3=Hybrid maize</w:t>
            </w:r>
          </w:p>
          <w:p w14:paraId="459EB276" w14:textId="23A9E386" w:rsidR="00E0092D" w:rsidRPr="009559BE" w:rsidRDefault="00E0092D" w:rsidP="008250E0">
            <w:pPr>
              <w:spacing w:after="0"/>
              <w:rPr>
                <w:rFonts w:cs="Times New Roman"/>
                <w:w w:val="105"/>
              </w:rPr>
            </w:pPr>
            <w:r w:rsidRPr="009559BE">
              <w:rPr>
                <w:rFonts w:cs="Times New Roman"/>
                <w:w w:val="105"/>
              </w:rPr>
              <w:t>4=Cassava</w:t>
            </w:r>
          </w:p>
          <w:p w14:paraId="74314031" w14:textId="478A51F6" w:rsidR="00E0092D" w:rsidRPr="009559BE" w:rsidRDefault="00E0092D" w:rsidP="008250E0">
            <w:pPr>
              <w:spacing w:after="0"/>
              <w:rPr>
                <w:rFonts w:cs="Times New Roman"/>
                <w:w w:val="105"/>
              </w:rPr>
            </w:pPr>
            <w:r w:rsidRPr="009559BE">
              <w:rPr>
                <w:rFonts w:cs="Times New Roman"/>
                <w:w w:val="105"/>
              </w:rPr>
              <w:t>5=Sweet potato</w:t>
            </w:r>
          </w:p>
          <w:p w14:paraId="20788426" w14:textId="207732BF" w:rsidR="00E0092D" w:rsidRPr="009559BE" w:rsidRDefault="00E0092D" w:rsidP="008250E0">
            <w:pPr>
              <w:spacing w:after="0"/>
              <w:rPr>
                <w:rFonts w:cs="Times New Roman"/>
                <w:w w:val="105"/>
              </w:rPr>
            </w:pPr>
            <w:r w:rsidRPr="009559BE">
              <w:rPr>
                <w:rFonts w:cs="Times New Roman"/>
                <w:w w:val="105"/>
              </w:rPr>
              <w:t>6=Irish potato</w:t>
            </w:r>
          </w:p>
          <w:p w14:paraId="4A727275" w14:textId="77777777" w:rsidR="00E0092D" w:rsidRPr="009559BE" w:rsidRDefault="00E0092D" w:rsidP="008250E0">
            <w:pPr>
              <w:spacing w:after="0"/>
              <w:rPr>
                <w:rFonts w:cs="Times New Roman"/>
                <w:w w:val="105"/>
              </w:rPr>
            </w:pPr>
            <w:r w:rsidRPr="009559BE">
              <w:rPr>
                <w:rFonts w:cs="Times New Roman"/>
                <w:w w:val="105"/>
              </w:rPr>
              <w:t>7=Groundnet</w:t>
            </w:r>
          </w:p>
          <w:p w14:paraId="17E27DD7" w14:textId="604E1FF8" w:rsidR="00E0092D" w:rsidRPr="009559BE" w:rsidRDefault="00E0092D" w:rsidP="008250E0">
            <w:pPr>
              <w:spacing w:after="0"/>
              <w:rPr>
                <w:rFonts w:cs="Times New Roman"/>
                <w:w w:val="105"/>
              </w:rPr>
            </w:pPr>
            <w:r w:rsidRPr="009559BE">
              <w:rPr>
                <w:rFonts w:cs="Times New Roman"/>
                <w:w w:val="105"/>
              </w:rPr>
              <w:t>8=Ground bean (Nzama)</w:t>
            </w:r>
          </w:p>
          <w:p w14:paraId="302D668E" w14:textId="77777777" w:rsidR="00E0092D" w:rsidRPr="009559BE" w:rsidRDefault="00E0092D" w:rsidP="008250E0">
            <w:pPr>
              <w:spacing w:after="0"/>
              <w:rPr>
                <w:rFonts w:cs="Times New Roman"/>
                <w:w w:val="105"/>
              </w:rPr>
            </w:pPr>
            <w:r w:rsidRPr="009559BE">
              <w:rPr>
                <w:rFonts w:cs="Times New Roman"/>
                <w:w w:val="105"/>
              </w:rPr>
              <w:t>9=Rice</w:t>
            </w:r>
          </w:p>
          <w:p w14:paraId="58C419EB" w14:textId="77777777" w:rsidR="00E0092D" w:rsidRPr="009559BE" w:rsidRDefault="00E0092D" w:rsidP="008250E0">
            <w:pPr>
              <w:spacing w:after="0"/>
              <w:rPr>
                <w:rFonts w:cs="Times New Roman"/>
                <w:w w:val="105"/>
              </w:rPr>
            </w:pPr>
            <w:r w:rsidRPr="009559BE">
              <w:rPr>
                <w:rFonts w:cs="Times New Roman"/>
                <w:w w:val="105"/>
              </w:rPr>
              <w:t>10=Finger millet (mawere)</w:t>
            </w:r>
          </w:p>
          <w:p w14:paraId="41438BD6" w14:textId="77777777" w:rsidR="00E0092D" w:rsidRPr="009559BE" w:rsidRDefault="00E0092D" w:rsidP="008250E0">
            <w:pPr>
              <w:spacing w:after="0"/>
              <w:rPr>
                <w:rFonts w:cs="Times New Roman"/>
                <w:w w:val="105"/>
              </w:rPr>
            </w:pPr>
            <w:r w:rsidRPr="009559BE">
              <w:rPr>
                <w:rFonts w:cs="Times New Roman"/>
                <w:w w:val="105"/>
              </w:rPr>
              <w:t>11=Sorghum</w:t>
            </w:r>
          </w:p>
          <w:p w14:paraId="75682E86" w14:textId="477A6E0B" w:rsidR="00E0092D" w:rsidRPr="009559BE" w:rsidRDefault="00E0092D" w:rsidP="008250E0">
            <w:pPr>
              <w:spacing w:after="0"/>
              <w:rPr>
                <w:rFonts w:cs="Times New Roman"/>
                <w:w w:val="105"/>
              </w:rPr>
            </w:pPr>
            <w:r w:rsidRPr="009559BE">
              <w:rPr>
                <w:rFonts w:cs="Times New Roman"/>
                <w:w w:val="105"/>
              </w:rPr>
              <w:t>12=Pearl millet (mchewere)</w:t>
            </w:r>
          </w:p>
          <w:p w14:paraId="5FBE8F81" w14:textId="394F0DCC" w:rsidR="00E0092D" w:rsidRPr="009559BE" w:rsidRDefault="00E0092D" w:rsidP="00E0092D">
            <w:pPr>
              <w:spacing w:after="0"/>
              <w:rPr>
                <w:rFonts w:cs="Times New Roman"/>
                <w:w w:val="105"/>
              </w:rPr>
            </w:pPr>
            <w:r w:rsidRPr="009559BE">
              <w:rPr>
                <w:rFonts w:cs="Times New Roman"/>
                <w:w w:val="105"/>
              </w:rPr>
              <w:t>13=Bean</w:t>
            </w:r>
          </w:p>
        </w:tc>
        <w:tc>
          <w:tcPr>
            <w:tcW w:w="2160" w:type="dxa"/>
            <w:gridSpan w:val="3"/>
            <w:tcBorders>
              <w:top w:val="single" w:sz="4" w:space="0" w:color="000000"/>
              <w:bottom w:val="single" w:sz="4" w:space="0" w:color="000000"/>
              <w:right w:val="single" w:sz="18" w:space="0" w:color="000000"/>
            </w:tcBorders>
          </w:tcPr>
          <w:p w14:paraId="53D5666B" w14:textId="77777777" w:rsidR="00E0092D" w:rsidRPr="009559BE" w:rsidRDefault="00E0092D" w:rsidP="008250E0">
            <w:pPr>
              <w:spacing w:after="0"/>
              <w:rPr>
                <w:rFonts w:cs="Times New Roman"/>
                <w:w w:val="105"/>
              </w:rPr>
            </w:pPr>
            <w:r w:rsidRPr="009559BE">
              <w:rPr>
                <w:rFonts w:cs="Times New Roman"/>
                <w:w w:val="105"/>
              </w:rPr>
              <w:t xml:space="preserve">14=Soy bean </w:t>
            </w:r>
          </w:p>
          <w:p w14:paraId="3C069DFF" w14:textId="3CC6FFC5" w:rsidR="00E0092D" w:rsidRPr="009559BE" w:rsidRDefault="00E0092D" w:rsidP="008250E0">
            <w:pPr>
              <w:spacing w:after="0"/>
              <w:rPr>
                <w:rFonts w:cs="Times New Roman"/>
                <w:w w:val="105"/>
              </w:rPr>
            </w:pPr>
            <w:r w:rsidRPr="009559BE">
              <w:rPr>
                <w:rFonts w:cs="Times New Roman"/>
                <w:w w:val="105"/>
              </w:rPr>
              <w:t>15=Pigeon peas</w:t>
            </w:r>
          </w:p>
          <w:p w14:paraId="3D2C098E" w14:textId="77777777" w:rsidR="00E0092D" w:rsidRPr="009559BE" w:rsidRDefault="00E0092D" w:rsidP="008250E0">
            <w:pPr>
              <w:spacing w:after="0"/>
              <w:rPr>
                <w:rFonts w:cs="Times New Roman"/>
                <w:w w:val="105"/>
              </w:rPr>
            </w:pPr>
            <w:r w:rsidRPr="009559BE">
              <w:rPr>
                <w:rFonts w:cs="Times New Roman"/>
                <w:w w:val="105"/>
              </w:rPr>
              <w:t>16=Burley tobacco</w:t>
            </w:r>
          </w:p>
          <w:p w14:paraId="5D775B2F" w14:textId="4E4365DB" w:rsidR="00E0092D" w:rsidRPr="009559BE" w:rsidRDefault="00E0092D" w:rsidP="008250E0">
            <w:pPr>
              <w:spacing w:after="0"/>
              <w:rPr>
                <w:rFonts w:cs="Times New Roman"/>
                <w:w w:val="105"/>
              </w:rPr>
            </w:pPr>
            <w:r w:rsidRPr="009559BE">
              <w:rPr>
                <w:rFonts w:cs="Times New Roman"/>
                <w:w w:val="105"/>
              </w:rPr>
              <w:t>17=Tobacco (other)</w:t>
            </w:r>
          </w:p>
          <w:p w14:paraId="335DEA80" w14:textId="77777777" w:rsidR="00E0092D" w:rsidRPr="009559BE" w:rsidRDefault="00E0092D" w:rsidP="008250E0">
            <w:pPr>
              <w:spacing w:after="0"/>
              <w:rPr>
                <w:rFonts w:cs="Times New Roman"/>
                <w:w w:val="105"/>
              </w:rPr>
            </w:pPr>
            <w:r w:rsidRPr="009559BE">
              <w:rPr>
                <w:rFonts w:cs="Times New Roman"/>
                <w:w w:val="105"/>
              </w:rPr>
              <w:t>18=Cotton</w:t>
            </w:r>
          </w:p>
          <w:p w14:paraId="34F9FD74" w14:textId="77777777" w:rsidR="00E0092D" w:rsidRPr="009559BE" w:rsidRDefault="00E0092D" w:rsidP="008250E0">
            <w:pPr>
              <w:spacing w:after="0"/>
              <w:rPr>
                <w:rFonts w:cs="Times New Roman"/>
                <w:w w:val="105"/>
              </w:rPr>
            </w:pPr>
            <w:r w:rsidRPr="009559BE">
              <w:rPr>
                <w:rFonts w:cs="Times New Roman"/>
                <w:w w:val="105"/>
              </w:rPr>
              <w:t>19=Sugarcane</w:t>
            </w:r>
          </w:p>
          <w:p w14:paraId="5A62C0FD" w14:textId="24F1ED21" w:rsidR="00E0092D" w:rsidRPr="009559BE" w:rsidRDefault="00E0092D" w:rsidP="008250E0">
            <w:pPr>
              <w:spacing w:after="0"/>
              <w:rPr>
                <w:rFonts w:cs="Times New Roman"/>
                <w:w w:val="105"/>
              </w:rPr>
            </w:pPr>
            <w:r w:rsidRPr="009559BE">
              <w:rPr>
                <w:rFonts w:cs="Times New Roman"/>
                <w:w w:val="105"/>
              </w:rPr>
              <w:t>20=Cabbage tanaposi</w:t>
            </w:r>
          </w:p>
          <w:p w14:paraId="7022E187" w14:textId="77777777" w:rsidR="00E0092D" w:rsidRPr="009559BE" w:rsidRDefault="00E0092D" w:rsidP="008250E0">
            <w:pPr>
              <w:spacing w:after="0"/>
              <w:rPr>
                <w:rFonts w:cs="Times New Roman"/>
                <w:w w:val="105"/>
              </w:rPr>
            </w:pPr>
            <w:r w:rsidRPr="009559BE">
              <w:rPr>
                <w:rFonts w:cs="Times New Roman"/>
                <w:w w:val="105"/>
              </w:rPr>
              <w:t>21=Nkhwani</w:t>
            </w:r>
          </w:p>
          <w:p w14:paraId="0E3C884A" w14:textId="77777777" w:rsidR="00E0092D" w:rsidRPr="009559BE" w:rsidRDefault="00E0092D" w:rsidP="008250E0">
            <w:pPr>
              <w:spacing w:after="0"/>
              <w:rPr>
                <w:rFonts w:cs="Times New Roman"/>
                <w:w w:val="105"/>
              </w:rPr>
            </w:pPr>
            <w:r w:rsidRPr="009559BE">
              <w:rPr>
                <w:rFonts w:cs="Times New Roman"/>
                <w:w w:val="105"/>
              </w:rPr>
              <w:t>22=Therere/Okra</w:t>
            </w:r>
          </w:p>
          <w:p w14:paraId="544A3B52" w14:textId="77777777" w:rsidR="00E0092D" w:rsidRPr="009559BE" w:rsidRDefault="00E0092D" w:rsidP="008250E0">
            <w:pPr>
              <w:spacing w:after="0"/>
              <w:rPr>
                <w:rFonts w:cs="Times New Roman"/>
                <w:w w:val="105"/>
              </w:rPr>
            </w:pPr>
            <w:r w:rsidRPr="009559BE">
              <w:rPr>
                <w:rFonts w:cs="Times New Roman"/>
                <w:w w:val="105"/>
              </w:rPr>
              <w:t>23=Tomato</w:t>
            </w:r>
          </w:p>
          <w:p w14:paraId="30FC48E4" w14:textId="46158928" w:rsidR="00E0092D" w:rsidRPr="009559BE" w:rsidRDefault="00E0092D" w:rsidP="008250E0">
            <w:pPr>
              <w:spacing w:after="0"/>
              <w:rPr>
                <w:rFonts w:cs="Times New Roman"/>
                <w:w w:val="105"/>
              </w:rPr>
            </w:pPr>
            <w:r w:rsidRPr="009559BE">
              <w:rPr>
                <w:rFonts w:cs="Times New Roman"/>
                <w:w w:val="105"/>
              </w:rPr>
              <w:t>24=Onion</w:t>
            </w:r>
          </w:p>
          <w:p w14:paraId="64F58EF4" w14:textId="0A452371" w:rsidR="00E0092D" w:rsidRPr="009559BE" w:rsidRDefault="00E0092D" w:rsidP="008250E0">
            <w:pPr>
              <w:spacing w:after="0"/>
              <w:rPr>
                <w:rFonts w:cs="Times New Roman"/>
                <w:w w:val="105"/>
              </w:rPr>
            </w:pPr>
            <w:r w:rsidRPr="009559BE">
              <w:rPr>
                <w:rFonts w:cs="Times New Roman"/>
                <w:w w:val="105"/>
              </w:rPr>
              <w:t>25=Peas</w:t>
            </w:r>
          </w:p>
          <w:p w14:paraId="196D6E22" w14:textId="77777777" w:rsidR="00E0092D" w:rsidRPr="009559BE" w:rsidRDefault="00E0092D" w:rsidP="008250E0">
            <w:pPr>
              <w:spacing w:after="0"/>
              <w:rPr>
                <w:rFonts w:cs="Times New Roman"/>
                <w:w w:val="105"/>
              </w:rPr>
            </w:pPr>
            <w:r w:rsidRPr="009559BE">
              <w:rPr>
                <w:rFonts w:cs="Times New Roman"/>
                <w:w w:val="105"/>
              </w:rPr>
              <w:t>26=Trees or woodlot</w:t>
            </w:r>
          </w:p>
          <w:p w14:paraId="6C2542CD" w14:textId="1CC71177" w:rsidR="00E0092D" w:rsidRPr="009559BE" w:rsidRDefault="00E0092D" w:rsidP="008250E0">
            <w:pPr>
              <w:spacing w:after="0"/>
              <w:rPr>
                <w:rFonts w:cs="Times New Roman"/>
                <w:w w:val="105"/>
              </w:rPr>
            </w:pPr>
            <w:r w:rsidRPr="009559BE">
              <w:rPr>
                <w:rFonts w:cs="Times New Roman"/>
                <w:w w:val="105"/>
              </w:rPr>
              <w:t>27=Sunflower</w:t>
            </w:r>
          </w:p>
          <w:p w14:paraId="6AAA7E22" w14:textId="5E00FC4D" w:rsidR="00E0092D" w:rsidRPr="009559BE" w:rsidRDefault="00E0092D" w:rsidP="00E0092D">
            <w:pPr>
              <w:spacing w:after="0"/>
              <w:rPr>
                <w:rFonts w:cs="Times New Roman"/>
                <w:w w:val="105"/>
              </w:rPr>
            </w:pPr>
            <w:r w:rsidRPr="009559BE">
              <w:rPr>
                <w:rFonts w:cs="Times New Roman"/>
                <w:w w:val="105"/>
              </w:rPr>
              <w:t>97=Other, please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29B5D677" w14:textId="77777777" w:rsidR="00E0092D" w:rsidRPr="009559BE" w:rsidRDefault="00E0092D" w:rsidP="008250E0">
            <w:pPr>
              <w:spacing w:after="0"/>
              <w:rPr>
                <w:rFonts w:eastAsia="Calibri" w:cs="Times New Roman"/>
                <w:i/>
                <w:color w:val="A6A6A6"/>
              </w:rPr>
            </w:pPr>
            <w:r w:rsidRPr="009559BE">
              <w:rPr>
                <w:rFonts w:eastAsia="Calibri" w:cs="Times New Roman"/>
                <w:i/>
                <w:color w:val="A6A6A6"/>
              </w:rPr>
              <w:t>(Code)</w:t>
            </w:r>
          </w:p>
        </w:tc>
      </w:tr>
      <w:tr w:rsidR="00E0092D" w:rsidRPr="009559BE" w14:paraId="514754DE" w14:textId="77777777" w:rsidTr="00CD018F">
        <w:trPr>
          <w:trHeight w:val="20"/>
        </w:trPr>
        <w:tc>
          <w:tcPr>
            <w:tcW w:w="359" w:type="dxa"/>
            <w:gridSpan w:val="2"/>
            <w:tcBorders>
              <w:top w:val="single" w:sz="4" w:space="0" w:color="000000"/>
              <w:left w:val="single" w:sz="4" w:space="0" w:color="000000"/>
              <w:bottom w:val="single" w:sz="4" w:space="0" w:color="000000"/>
              <w:right w:val="single" w:sz="4" w:space="0" w:color="auto"/>
            </w:tcBorders>
          </w:tcPr>
          <w:p w14:paraId="2ADBBBC0" w14:textId="77777777" w:rsidR="00E0092D" w:rsidRPr="009559BE" w:rsidRDefault="00E0092D" w:rsidP="008250E0">
            <w:pPr>
              <w:rPr>
                <w:w w:val="105"/>
              </w:rPr>
            </w:pPr>
          </w:p>
        </w:tc>
        <w:tc>
          <w:tcPr>
            <w:tcW w:w="7196" w:type="dxa"/>
            <w:gridSpan w:val="5"/>
            <w:tcBorders>
              <w:top w:val="single" w:sz="4" w:space="0" w:color="000000"/>
              <w:left w:val="single" w:sz="4" w:space="0" w:color="auto"/>
              <w:bottom w:val="single" w:sz="4" w:space="0" w:color="000000"/>
              <w:right w:val="single" w:sz="18" w:space="0" w:color="000000"/>
            </w:tcBorders>
          </w:tcPr>
          <w:p w14:paraId="0DD854CC" w14:textId="31FA85DC" w:rsidR="00E0092D" w:rsidRPr="009559BE" w:rsidRDefault="00E4165E" w:rsidP="00E0092D">
            <w:pPr>
              <w:kinsoku w:val="0"/>
              <w:overflowPunct w:val="0"/>
              <w:spacing w:afterLines="20" w:after="48"/>
              <w:ind w:left="-18"/>
              <w:contextualSpacing/>
              <w:rPr>
                <w:w w:val="105"/>
              </w:rPr>
            </w:pPr>
            <w:r>
              <w:rPr>
                <w:w w:val="105"/>
              </w:rPr>
              <w:t>L</w:t>
            </w:r>
            <w:r w:rsidR="00E0092D" w:rsidRPr="009559BE">
              <w:rPr>
                <w:w w:val="105"/>
              </w:rPr>
              <w:t>4g. How much of the crop did your household receive in return for renting your fields? Amount</w:t>
            </w:r>
            <w:r w:rsidR="00E0092D" w:rsidRPr="009559BE">
              <w:t xml:space="preserve"> (</w:t>
            </w:r>
            <w:r w:rsidR="00E0092D" w:rsidRPr="009559BE">
              <w:rPr>
                <w:b/>
                <w:w w:val="105"/>
              </w:rPr>
              <w:t>rent_crop_amount</w:t>
            </w:r>
            <w:r w:rsidR="00E0092D" w:rsidRPr="009559BE">
              <w:rPr>
                <w:w w:val="105"/>
              </w:rPr>
              <w:t>)</w:t>
            </w:r>
          </w:p>
          <w:p w14:paraId="4ABE8E4A" w14:textId="3F39CDA2" w:rsidR="00E0092D" w:rsidRPr="009559BE" w:rsidRDefault="00E0092D" w:rsidP="00E0092D">
            <w:pPr>
              <w:spacing w:after="0"/>
              <w:rPr>
                <w:w w:val="105"/>
              </w:rPr>
            </w:pPr>
            <w:r w:rsidRPr="009559BE">
              <w:rPr>
                <w:w w:val="105"/>
              </w:rPr>
              <w:t xml:space="preserve"> Ask if P4=3</w:t>
            </w:r>
          </w:p>
        </w:tc>
        <w:tc>
          <w:tcPr>
            <w:tcW w:w="2525" w:type="dxa"/>
            <w:gridSpan w:val="4"/>
            <w:tcBorders>
              <w:top w:val="single" w:sz="18" w:space="0" w:color="000000"/>
              <w:left w:val="single" w:sz="18" w:space="0" w:color="000000"/>
              <w:bottom w:val="single" w:sz="18" w:space="0" w:color="000000"/>
              <w:right w:val="single" w:sz="18" w:space="0" w:color="000000"/>
            </w:tcBorders>
          </w:tcPr>
          <w:p w14:paraId="0B65890C" w14:textId="77777777" w:rsidR="00E0092D" w:rsidRPr="009559BE" w:rsidRDefault="00E0092D" w:rsidP="008250E0">
            <w:pPr>
              <w:spacing w:after="0"/>
              <w:rPr>
                <w:i/>
                <w:color w:val="A6A6A6" w:themeColor="background1" w:themeShade="A6"/>
              </w:rPr>
            </w:pPr>
            <w:r w:rsidRPr="009559BE">
              <w:rPr>
                <w:i/>
                <w:color w:val="A6A6A6" w:themeColor="background1" w:themeShade="A6"/>
              </w:rPr>
              <w:t>(Integer)</w:t>
            </w:r>
          </w:p>
        </w:tc>
      </w:tr>
      <w:tr w:rsidR="00E0092D" w:rsidRPr="009559BE" w14:paraId="6891D0B8" w14:textId="77777777" w:rsidTr="00CD018F">
        <w:trPr>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3A560436" w14:textId="77777777" w:rsidR="00E0092D" w:rsidRPr="009559BE" w:rsidRDefault="00E0092D" w:rsidP="008250E0">
            <w:pPr>
              <w:spacing w:after="0"/>
              <w:rPr>
                <w:rFonts w:eastAsia="Calibri" w:cs="Times New Roman"/>
              </w:rPr>
            </w:pPr>
          </w:p>
        </w:tc>
        <w:tc>
          <w:tcPr>
            <w:tcW w:w="4679" w:type="dxa"/>
            <w:gridSpan w:val="2"/>
            <w:tcBorders>
              <w:top w:val="single" w:sz="4" w:space="0" w:color="000000"/>
              <w:left w:val="single" w:sz="4" w:space="0" w:color="000000"/>
              <w:bottom w:val="single" w:sz="4" w:space="0" w:color="000000"/>
            </w:tcBorders>
          </w:tcPr>
          <w:p w14:paraId="724AAA15" w14:textId="318DC8FC" w:rsidR="00E0092D" w:rsidRPr="009559BE" w:rsidRDefault="00E4165E" w:rsidP="00E0092D">
            <w:pPr>
              <w:kinsoku w:val="0"/>
              <w:overflowPunct w:val="0"/>
              <w:spacing w:afterLines="20" w:after="48"/>
              <w:ind w:left="-18"/>
              <w:contextualSpacing/>
              <w:rPr>
                <w:w w:val="105"/>
              </w:rPr>
            </w:pPr>
            <w:r>
              <w:rPr>
                <w:w w:val="105"/>
              </w:rPr>
              <w:t>L</w:t>
            </w:r>
            <w:r w:rsidR="00E0092D" w:rsidRPr="009559BE">
              <w:rPr>
                <w:w w:val="105"/>
              </w:rPr>
              <w:t>4h. Unit(</w:t>
            </w:r>
            <w:r w:rsidR="00E0092D" w:rsidRPr="009559BE">
              <w:rPr>
                <w:b/>
                <w:w w:val="105"/>
              </w:rPr>
              <w:t>rent_crop_unit</w:t>
            </w:r>
            <w:r w:rsidR="00E0092D" w:rsidRPr="009559BE">
              <w:rPr>
                <w:w w:val="105"/>
              </w:rPr>
              <w:t>)</w:t>
            </w:r>
          </w:p>
          <w:p w14:paraId="10EC5FC4" w14:textId="356BD9D2" w:rsidR="00E0092D" w:rsidRPr="009559BE" w:rsidRDefault="00E0092D" w:rsidP="00E0092D">
            <w:pPr>
              <w:spacing w:after="0"/>
              <w:rPr>
                <w:color w:val="000000"/>
              </w:rPr>
            </w:pPr>
            <w:r w:rsidRPr="009559BE">
              <w:rPr>
                <w:w w:val="105"/>
              </w:rPr>
              <w:t xml:space="preserve">  Ask if P4=3</w:t>
            </w:r>
          </w:p>
        </w:tc>
        <w:tc>
          <w:tcPr>
            <w:tcW w:w="4320" w:type="dxa"/>
            <w:gridSpan w:val="5"/>
            <w:tcBorders>
              <w:top w:val="single" w:sz="4" w:space="0" w:color="000000"/>
              <w:bottom w:val="single" w:sz="4" w:space="0" w:color="000000"/>
              <w:right w:val="single" w:sz="18" w:space="0" w:color="000000"/>
            </w:tcBorders>
          </w:tcPr>
          <w:p w14:paraId="57229501" w14:textId="0590203D" w:rsidR="00E0092D" w:rsidRPr="009559BE" w:rsidRDefault="00E0092D" w:rsidP="008250E0">
            <w:pPr>
              <w:spacing w:after="0"/>
              <w:rPr>
                <w:rFonts w:cs="Times New Roman"/>
                <w:w w:val="105"/>
              </w:rPr>
            </w:pPr>
            <w:r w:rsidRPr="009559BE">
              <w:rPr>
                <w:rFonts w:cs="Times New Roman"/>
                <w:w w:val="105"/>
              </w:rPr>
              <w:t>1=Ox cart</w:t>
            </w:r>
          </w:p>
          <w:p w14:paraId="64BB270B" w14:textId="05317A90" w:rsidR="00E0092D" w:rsidRPr="009559BE" w:rsidRDefault="00E0092D" w:rsidP="008250E0">
            <w:pPr>
              <w:spacing w:after="0"/>
              <w:rPr>
                <w:rFonts w:cs="Times New Roman"/>
                <w:w w:val="105"/>
              </w:rPr>
            </w:pPr>
            <w:r w:rsidRPr="009559BE">
              <w:rPr>
                <w:rFonts w:cs="Times New Roman"/>
                <w:w w:val="105"/>
              </w:rPr>
              <w:t>2=Kilo</w:t>
            </w:r>
          </w:p>
          <w:p w14:paraId="7AD5CF79" w14:textId="563794D8" w:rsidR="00E0092D" w:rsidRPr="009559BE" w:rsidRDefault="00E0092D" w:rsidP="008250E0">
            <w:pPr>
              <w:spacing w:after="0"/>
              <w:rPr>
                <w:rFonts w:cs="Times New Roman"/>
                <w:w w:val="105"/>
              </w:rPr>
            </w:pPr>
            <w:r w:rsidRPr="009559BE">
              <w:rPr>
                <w:rFonts w:cs="Times New Roman"/>
                <w:w w:val="105"/>
              </w:rPr>
              <w:t>3=Litre</w:t>
            </w:r>
          </w:p>
          <w:p w14:paraId="7785462C" w14:textId="2D55F497" w:rsidR="00E0092D" w:rsidRPr="009559BE" w:rsidRDefault="00E0092D" w:rsidP="008250E0">
            <w:pPr>
              <w:spacing w:after="0"/>
              <w:rPr>
                <w:rFonts w:cs="Times New Roman"/>
                <w:w w:val="105"/>
              </w:rPr>
            </w:pPr>
            <w:r w:rsidRPr="009559BE">
              <w:rPr>
                <w:rFonts w:cs="Times New Roman"/>
                <w:w w:val="105"/>
              </w:rPr>
              <w:t>4=Tins</w:t>
            </w:r>
          </w:p>
          <w:p w14:paraId="4EE1F182" w14:textId="559521B1" w:rsidR="00E0092D" w:rsidRPr="009559BE" w:rsidRDefault="00E0092D" w:rsidP="008250E0">
            <w:pPr>
              <w:spacing w:after="0"/>
              <w:rPr>
                <w:rFonts w:cs="Times New Roman"/>
                <w:w w:val="105"/>
              </w:rPr>
            </w:pPr>
            <w:r w:rsidRPr="009559BE">
              <w:rPr>
                <w:rFonts w:cs="Times New Roman"/>
                <w:w w:val="105"/>
              </w:rPr>
              <w:t>5=25 Kg bunches</w:t>
            </w:r>
          </w:p>
          <w:p w14:paraId="4CFAD4E1" w14:textId="553A5F29" w:rsidR="00E0092D" w:rsidRPr="009559BE" w:rsidRDefault="00E0092D" w:rsidP="008250E0">
            <w:pPr>
              <w:spacing w:after="0"/>
              <w:rPr>
                <w:rFonts w:cs="Times New Roman"/>
                <w:w w:val="105"/>
              </w:rPr>
            </w:pPr>
            <w:r w:rsidRPr="009559BE">
              <w:rPr>
                <w:rFonts w:cs="Times New Roman"/>
                <w:w w:val="105"/>
              </w:rPr>
              <w:t>6=Crates</w:t>
            </w:r>
          </w:p>
          <w:p w14:paraId="4DC58E9C" w14:textId="3B619C42" w:rsidR="00E0092D" w:rsidRPr="009559BE" w:rsidRDefault="00E0092D" w:rsidP="008250E0">
            <w:pPr>
              <w:spacing w:after="0"/>
              <w:rPr>
                <w:rFonts w:cs="Times New Roman"/>
                <w:w w:val="105"/>
              </w:rPr>
            </w:pPr>
            <w:r w:rsidRPr="009559BE">
              <w:rPr>
                <w:rFonts w:cs="Times New Roman"/>
                <w:w w:val="105"/>
              </w:rPr>
              <w:t>7=Tonnes</w:t>
            </w:r>
          </w:p>
          <w:p w14:paraId="3E27A4A2" w14:textId="360BADCF" w:rsidR="00E0092D" w:rsidRPr="009559BE" w:rsidRDefault="00E0092D" w:rsidP="00E0092D">
            <w:pPr>
              <w:spacing w:after="0"/>
              <w:rPr>
                <w:rFonts w:cs="Times New Roman"/>
                <w:i/>
                <w:w w:val="105"/>
              </w:rPr>
            </w:pPr>
            <w:r w:rsidRPr="009559BE">
              <w:t>97=Other, please specify</w:t>
            </w:r>
          </w:p>
        </w:tc>
        <w:tc>
          <w:tcPr>
            <w:tcW w:w="722" w:type="dxa"/>
            <w:gridSpan w:val="2"/>
            <w:tcBorders>
              <w:top w:val="single" w:sz="18" w:space="0" w:color="000000"/>
              <w:left w:val="single" w:sz="18" w:space="0" w:color="000000"/>
              <w:bottom w:val="single" w:sz="18" w:space="0" w:color="000000"/>
              <w:right w:val="single" w:sz="18" w:space="0" w:color="000000"/>
            </w:tcBorders>
          </w:tcPr>
          <w:p w14:paraId="11E3BB36" w14:textId="77777777" w:rsidR="00E0092D" w:rsidRPr="009559BE" w:rsidRDefault="00E0092D" w:rsidP="008250E0">
            <w:pPr>
              <w:spacing w:after="0"/>
              <w:rPr>
                <w:rFonts w:eastAsia="Calibri" w:cs="Times New Roman"/>
                <w:i/>
                <w:color w:val="A6A6A6"/>
              </w:rPr>
            </w:pPr>
            <w:r w:rsidRPr="009559BE">
              <w:rPr>
                <w:rFonts w:eastAsia="Calibri" w:cs="Times New Roman"/>
                <w:i/>
                <w:color w:val="A6A6A6"/>
              </w:rPr>
              <w:t>(Code)</w:t>
            </w:r>
          </w:p>
        </w:tc>
      </w:tr>
      <w:tr w:rsidR="00E0092D" w:rsidRPr="009559BE" w14:paraId="1E8BF211"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gridBefore w:val="1"/>
          <w:wBefore w:w="9" w:type="dxa"/>
          <w:trHeight w:val="20"/>
        </w:trPr>
        <w:tc>
          <w:tcPr>
            <w:tcW w:w="358" w:type="dxa"/>
            <w:gridSpan w:val="2"/>
            <w:tcBorders>
              <w:top w:val="single" w:sz="4" w:space="0" w:color="000000"/>
              <w:left w:val="single" w:sz="4" w:space="0" w:color="auto"/>
              <w:bottom w:val="single" w:sz="4" w:space="0" w:color="000000"/>
              <w:right w:val="single" w:sz="4" w:space="0" w:color="auto"/>
            </w:tcBorders>
          </w:tcPr>
          <w:p w14:paraId="2ECE4C07" w14:textId="77777777" w:rsidR="00E0092D" w:rsidRPr="009559BE" w:rsidRDefault="00E0092D" w:rsidP="008250E0">
            <w:pPr>
              <w:spacing w:after="0" w:line="240" w:lineRule="auto"/>
              <w:contextualSpacing/>
              <w:rPr>
                <w:rFonts w:eastAsiaTheme="minorEastAsia"/>
                <w:lang w:eastAsia="zh-CN"/>
              </w:rPr>
            </w:pPr>
          </w:p>
        </w:tc>
        <w:tc>
          <w:tcPr>
            <w:tcW w:w="4685" w:type="dxa"/>
            <w:gridSpan w:val="2"/>
            <w:tcBorders>
              <w:top w:val="single" w:sz="4" w:space="0" w:color="000000"/>
              <w:left w:val="single" w:sz="4" w:space="0" w:color="auto"/>
              <w:bottom w:val="single" w:sz="4" w:space="0" w:color="000000"/>
              <w:right w:val="single" w:sz="18" w:space="0" w:color="000000"/>
            </w:tcBorders>
          </w:tcPr>
          <w:p w14:paraId="3B4779FE" w14:textId="77777777" w:rsidR="00E0092D" w:rsidRPr="009559BE" w:rsidRDefault="00E0092D" w:rsidP="008250E0">
            <w:pPr>
              <w:spacing w:after="0" w:line="240" w:lineRule="auto"/>
              <w:contextualSpacing/>
              <w:rPr>
                <w:rFonts w:eastAsiaTheme="minorEastAsia"/>
                <w:w w:val="105"/>
                <w:lang w:eastAsia="zh-CN"/>
              </w:rPr>
            </w:pPr>
            <w:r w:rsidRPr="009559BE">
              <w:rPr>
                <w:rFonts w:eastAsiaTheme="minorEastAsia"/>
                <w:w w:val="105"/>
                <w:lang w:eastAsia="zh-CN"/>
              </w:rPr>
              <w:t>Please specify “other”</w:t>
            </w:r>
          </w:p>
        </w:tc>
        <w:tc>
          <w:tcPr>
            <w:tcW w:w="5028" w:type="dxa"/>
            <w:gridSpan w:val="6"/>
            <w:tcBorders>
              <w:top w:val="single" w:sz="18" w:space="0" w:color="000000"/>
              <w:left w:val="single" w:sz="18" w:space="0" w:color="000000"/>
              <w:bottom w:val="single" w:sz="18" w:space="0" w:color="000000"/>
              <w:right w:val="single" w:sz="18" w:space="0" w:color="000000"/>
            </w:tcBorders>
          </w:tcPr>
          <w:p w14:paraId="401FC9C2" w14:textId="77777777" w:rsidR="00E0092D" w:rsidRPr="009559BE" w:rsidRDefault="00E0092D" w:rsidP="008250E0">
            <w:pPr>
              <w:spacing w:after="0" w:line="240" w:lineRule="auto"/>
              <w:contextualSpacing/>
              <w:rPr>
                <w:rFonts w:eastAsiaTheme="minorEastAsia"/>
                <w:i/>
                <w:lang w:eastAsia="zh-CN"/>
              </w:rPr>
            </w:pPr>
            <w:r w:rsidRPr="009559BE">
              <w:rPr>
                <w:rFonts w:eastAsiaTheme="minorEastAsia"/>
                <w:i/>
                <w:lang w:eastAsia="zh-CN"/>
              </w:rPr>
              <w:t>(Text)</w:t>
            </w:r>
          </w:p>
        </w:tc>
      </w:tr>
      <w:tr w:rsidR="00E0092D" w:rsidRPr="009559BE" w14:paraId="25485A62" w14:textId="77777777" w:rsidTr="00CD018F">
        <w:trPr>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49552C37" w14:textId="77777777" w:rsidR="00E0092D" w:rsidRPr="009559BE" w:rsidRDefault="00E0092D" w:rsidP="008250E0">
            <w:pPr>
              <w:spacing w:after="0"/>
              <w:rPr>
                <w:rFonts w:eastAsia="Calibri" w:cs="Times New Roman"/>
              </w:rPr>
            </w:pPr>
          </w:p>
        </w:tc>
        <w:tc>
          <w:tcPr>
            <w:tcW w:w="4679" w:type="dxa"/>
            <w:gridSpan w:val="2"/>
            <w:tcBorders>
              <w:top w:val="single" w:sz="4" w:space="0" w:color="000000"/>
              <w:left w:val="single" w:sz="4" w:space="0" w:color="000000"/>
              <w:bottom w:val="single" w:sz="4" w:space="0" w:color="000000"/>
            </w:tcBorders>
          </w:tcPr>
          <w:p w14:paraId="162E5C4A" w14:textId="48A4E83A" w:rsidR="00E0092D" w:rsidRPr="009559BE" w:rsidRDefault="00E4165E" w:rsidP="00E0092D">
            <w:pPr>
              <w:kinsoku w:val="0"/>
              <w:overflowPunct w:val="0"/>
              <w:spacing w:afterLines="20" w:after="48"/>
              <w:ind w:left="-18"/>
              <w:contextualSpacing/>
              <w:rPr>
                <w:w w:val="105"/>
              </w:rPr>
            </w:pPr>
            <w:r>
              <w:rPr>
                <w:w w:val="105"/>
              </w:rPr>
              <w:t>L</w:t>
            </w:r>
            <w:r w:rsidR="00E0092D" w:rsidRPr="009559BE">
              <w:rPr>
                <w:w w:val="105"/>
              </w:rPr>
              <w:t>5. Did your household take out any formal loans from a bank or micro-credit institution in the past year? (</w:t>
            </w:r>
            <w:r w:rsidR="00E0092D" w:rsidRPr="009559BE">
              <w:rPr>
                <w:b/>
                <w:w w:val="105"/>
              </w:rPr>
              <w:t>loan</w:t>
            </w:r>
            <w:r w:rsidR="00E0092D" w:rsidRPr="009559BE">
              <w:rPr>
                <w:w w:val="105"/>
              </w:rPr>
              <w:t>)</w:t>
            </w:r>
          </w:p>
          <w:p w14:paraId="638E1517" w14:textId="0B973264" w:rsidR="00E0092D" w:rsidRPr="009559BE" w:rsidRDefault="00E0092D" w:rsidP="00E0092D">
            <w:pPr>
              <w:spacing w:after="0"/>
              <w:rPr>
                <w:color w:val="000000"/>
              </w:rPr>
            </w:pPr>
            <w:r w:rsidRPr="009559BE">
              <w:rPr>
                <w:i/>
                <w:w w:val="105"/>
              </w:rPr>
              <w:t xml:space="preserve">If 0, 888, 999, Skip to </w:t>
            </w:r>
            <w:r w:rsidRPr="009559BE">
              <w:rPr>
                <w:b/>
                <w:w w:val="105"/>
              </w:rPr>
              <w:t>Module Q</w:t>
            </w:r>
          </w:p>
        </w:tc>
        <w:tc>
          <w:tcPr>
            <w:tcW w:w="4320" w:type="dxa"/>
            <w:gridSpan w:val="5"/>
            <w:tcBorders>
              <w:top w:val="single" w:sz="4" w:space="0" w:color="000000"/>
              <w:bottom w:val="single" w:sz="4" w:space="0" w:color="000000"/>
              <w:right w:val="single" w:sz="18" w:space="0" w:color="000000"/>
            </w:tcBorders>
          </w:tcPr>
          <w:p w14:paraId="5CCC0EC3" w14:textId="77777777" w:rsidR="00E0092D" w:rsidRPr="009559BE" w:rsidRDefault="00E0092D" w:rsidP="008250E0">
            <w:pPr>
              <w:spacing w:after="0"/>
              <w:rPr>
                <w:rFonts w:cs="Times New Roman"/>
                <w:w w:val="105"/>
              </w:rPr>
            </w:pPr>
            <w:r w:rsidRPr="009559BE">
              <w:rPr>
                <w:rFonts w:cs="Times New Roman"/>
                <w:w w:val="105"/>
              </w:rPr>
              <w:t>1=No</w:t>
            </w:r>
          </w:p>
          <w:p w14:paraId="1B5F2EE7" w14:textId="77777777" w:rsidR="00E0092D" w:rsidRPr="009559BE" w:rsidRDefault="00E0092D" w:rsidP="008250E0">
            <w:pPr>
              <w:spacing w:after="0"/>
              <w:rPr>
                <w:rFonts w:cs="Times New Roman"/>
                <w:w w:val="105"/>
              </w:rPr>
            </w:pPr>
            <w:r w:rsidRPr="009559BE">
              <w:rPr>
                <w:rFonts w:cs="Times New Roman"/>
                <w:w w:val="105"/>
              </w:rPr>
              <w:t>2=Yes</w:t>
            </w:r>
            <w:r w:rsidRPr="009559BE" w:rsidDel="00226116">
              <w:rPr>
                <w:rFonts w:cs="Times New Roman"/>
                <w:w w:val="105"/>
              </w:rPr>
              <w:t xml:space="preserve"> </w:t>
            </w:r>
          </w:p>
          <w:p w14:paraId="2D970226" w14:textId="77777777" w:rsidR="00E0092D" w:rsidRPr="009559BE" w:rsidRDefault="00E0092D" w:rsidP="008250E0">
            <w:pPr>
              <w:spacing w:after="0"/>
              <w:rPr>
                <w:rFonts w:cs="Times New Roman"/>
                <w:w w:val="105"/>
              </w:rPr>
            </w:pPr>
            <w:r w:rsidRPr="009559BE">
              <w:rPr>
                <w:rFonts w:cs="Times New Roman"/>
                <w:w w:val="105"/>
              </w:rPr>
              <w:t>888=Don’t know</w:t>
            </w:r>
          </w:p>
          <w:p w14:paraId="153A486B" w14:textId="77777777" w:rsidR="00E0092D" w:rsidRPr="009559BE" w:rsidRDefault="00E0092D" w:rsidP="008250E0">
            <w:pPr>
              <w:spacing w:after="0"/>
              <w:rPr>
                <w:rFonts w:cs="Times New Roman"/>
                <w:w w:val="105"/>
              </w:rPr>
            </w:pPr>
            <w:r w:rsidRPr="009559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77F8F7D3" w14:textId="77777777" w:rsidR="00E0092D" w:rsidRPr="009559BE" w:rsidRDefault="00E0092D" w:rsidP="008250E0">
            <w:pPr>
              <w:spacing w:after="0"/>
              <w:rPr>
                <w:rFonts w:eastAsia="Calibri" w:cs="Times New Roman"/>
                <w:i/>
                <w:color w:val="A6A6A6"/>
              </w:rPr>
            </w:pPr>
            <w:r w:rsidRPr="009559BE">
              <w:rPr>
                <w:rFonts w:eastAsia="Calibri" w:cs="Times New Roman"/>
                <w:i/>
                <w:color w:val="A6A6A6"/>
              </w:rPr>
              <w:t>(Code)</w:t>
            </w:r>
          </w:p>
        </w:tc>
      </w:tr>
      <w:tr w:rsidR="00E0092D" w:rsidRPr="009559BE" w14:paraId="7AE82E86" w14:textId="77777777" w:rsidTr="00CD018F">
        <w:trPr>
          <w:trHeight w:val="20"/>
        </w:trPr>
        <w:tc>
          <w:tcPr>
            <w:tcW w:w="359" w:type="dxa"/>
            <w:gridSpan w:val="2"/>
            <w:tcBorders>
              <w:top w:val="single" w:sz="4" w:space="0" w:color="000000"/>
              <w:left w:val="single" w:sz="4" w:space="0" w:color="000000"/>
              <w:bottom w:val="single" w:sz="4" w:space="0" w:color="000000"/>
              <w:right w:val="single" w:sz="4" w:space="0" w:color="auto"/>
            </w:tcBorders>
          </w:tcPr>
          <w:p w14:paraId="291A5771" w14:textId="77777777" w:rsidR="00E0092D" w:rsidRPr="009559BE" w:rsidRDefault="00E0092D" w:rsidP="008250E0">
            <w:pPr>
              <w:rPr>
                <w:w w:val="105"/>
              </w:rPr>
            </w:pPr>
          </w:p>
        </w:tc>
        <w:tc>
          <w:tcPr>
            <w:tcW w:w="7196" w:type="dxa"/>
            <w:gridSpan w:val="5"/>
            <w:tcBorders>
              <w:top w:val="single" w:sz="4" w:space="0" w:color="000000"/>
              <w:left w:val="single" w:sz="4" w:space="0" w:color="auto"/>
              <w:bottom w:val="single" w:sz="4" w:space="0" w:color="000000"/>
              <w:right w:val="single" w:sz="18" w:space="0" w:color="000000"/>
            </w:tcBorders>
          </w:tcPr>
          <w:p w14:paraId="75A0FE22" w14:textId="77777777" w:rsidR="00E0092D" w:rsidRPr="009559BE" w:rsidRDefault="00E0092D" w:rsidP="00E0092D">
            <w:pPr>
              <w:autoSpaceDE w:val="0"/>
              <w:autoSpaceDN w:val="0"/>
              <w:adjustRightInd w:val="0"/>
              <w:contextualSpacing/>
              <w:rPr>
                <w:rFonts w:cs="TimesNewRomanPSMT"/>
              </w:rPr>
            </w:pPr>
            <w:r w:rsidRPr="009559BE">
              <w:rPr>
                <w:w w:val="105"/>
              </w:rPr>
              <w:t xml:space="preserve">What was the </w:t>
            </w:r>
            <w:r w:rsidRPr="009559BE">
              <w:rPr>
                <w:rFonts w:cs="TimesNewRomanPSMT"/>
              </w:rPr>
              <w:t xml:space="preserve">hat was the </w:t>
            </w:r>
            <w:r w:rsidRPr="009559BE">
              <w:rPr>
                <w:rFonts w:cs="TimesNewRomanPS-BoldMT"/>
                <w:b/>
                <w:bCs/>
              </w:rPr>
              <w:t>value of this</w:t>
            </w:r>
            <w:r w:rsidRPr="009559BE">
              <w:rPr>
                <w:rFonts w:cs="TimesNewRomanPSMT"/>
              </w:rPr>
              <w:t xml:space="preserve"> </w:t>
            </w:r>
            <w:r w:rsidRPr="009559BE">
              <w:rPr>
                <w:rFonts w:cs="TimesNewRomanPS-BoldMT"/>
                <w:b/>
                <w:bCs/>
              </w:rPr>
              <w:t>loan/credit</w:t>
            </w:r>
          </w:p>
          <w:p w14:paraId="3C424F0B" w14:textId="77777777" w:rsidR="00E0092D" w:rsidRPr="009559BE" w:rsidRDefault="00E0092D" w:rsidP="00E0092D">
            <w:pPr>
              <w:autoSpaceDE w:val="0"/>
              <w:autoSpaceDN w:val="0"/>
              <w:adjustRightInd w:val="0"/>
              <w:contextualSpacing/>
              <w:rPr>
                <w:rFonts w:cs="TimesNewRomanPS-BoldMT"/>
                <w:b/>
                <w:bCs/>
              </w:rPr>
            </w:pPr>
            <w:r w:rsidRPr="009559BE">
              <w:rPr>
                <w:rFonts w:cs="TimesNewRomanPS-BoldMT"/>
                <w:b/>
                <w:bCs/>
              </w:rPr>
              <w:t>excluding interest</w:t>
            </w:r>
            <w:r w:rsidRPr="009559BE">
              <w:rPr>
                <w:rFonts w:cs="TimesNewRomanPSMT"/>
              </w:rPr>
              <w:t>(</w:t>
            </w:r>
            <w:r w:rsidRPr="009559BE">
              <w:rPr>
                <w:rFonts w:cs="TimesNewRomanPS-BoldMT"/>
                <w:b/>
                <w:bCs/>
              </w:rPr>
              <w:t>Kwacha</w:t>
            </w:r>
          </w:p>
          <w:p w14:paraId="72994E4F" w14:textId="56DF3A07" w:rsidR="00E0092D" w:rsidRPr="009559BE" w:rsidRDefault="00E0092D" w:rsidP="00E0092D">
            <w:pPr>
              <w:spacing w:after="0"/>
              <w:rPr>
                <w:w w:val="105"/>
              </w:rPr>
            </w:pPr>
            <w:r w:rsidRPr="009559BE">
              <w:rPr>
                <w:rFonts w:cs="TimesNewRomanPS-BoldMT"/>
                <w:b/>
                <w:bCs/>
              </w:rPr>
              <w:t xml:space="preserve">equivalent </w:t>
            </w:r>
            <w:r w:rsidRPr="009559BE">
              <w:rPr>
                <w:rFonts w:cs="TimesNewRomanPSMT"/>
              </w:rPr>
              <w:t xml:space="preserve">if it </w:t>
            </w:r>
            <w:r w:rsidRPr="009559BE">
              <w:rPr>
                <w:rFonts w:cs="TimesNewRomanPS-BoldMT"/>
                <w:b/>
                <w:bCs/>
              </w:rPr>
              <w:t>was in-kind</w:t>
            </w:r>
            <w:r w:rsidRPr="009559BE">
              <w:rPr>
                <w:rFonts w:cs="TimesNewRomanPSMT"/>
              </w:rPr>
              <w:t>)? (</w:t>
            </w:r>
            <w:r w:rsidRPr="009559BE">
              <w:rPr>
                <w:rFonts w:cs="TimesNewRomanPS-BoldItalicMT"/>
                <w:b/>
                <w:bCs/>
                <w:i/>
                <w:iCs/>
              </w:rPr>
              <w:t>ZMK)</w:t>
            </w:r>
          </w:p>
        </w:tc>
        <w:tc>
          <w:tcPr>
            <w:tcW w:w="2525" w:type="dxa"/>
            <w:gridSpan w:val="4"/>
            <w:tcBorders>
              <w:top w:val="single" w:sz="18" w:space="0" w:color="000000"/>
              <w:left w:val="single" w:sz="18" w:space="0" w:color="000000"/>
              <w:bottom w:val="single" w:sz="18" w:space="0" w:color="000000"/>
              <w:right w:val="single" w:sz="18" w:space="0" w:color="000000"/>
            </w:tcBorders>
          </w:tcPr>
          <w:p w14:paraId="7E5E18BE" w14:textId="77777777" w:rsidR="00E0092D" w:rsidRPr="009559BE" w:rsidRDefault="00E0092D" w:rsidP="008250E0">
            <w:pPr>
              <w:spacing w:after="0"/>
              <w:rPr>
                <w:i/>
                <w:color w:val="A6A6A6" w:themeColor="background1" w:themeShade="A6"/>
              </w:rPr>
            </w:pPr>
            <w:r w:rsidRPr="009559BE">
              <w:rPr>
                <w:i/>
                <w:color w:val="A6A6A6" w:themeColor="background1" w:themeShade="A6"/>
              </w:rPr>
              <w:t>(Integer)</w:t>
            </w:r>
          </w:p>
        </w:tc>
      </w:tr>
      <w:tr w:rsidR="00E0092D" w:rsidRPr="009559BE" w14:paraId="6F28B195" w14:textId="77777777" w:rsidTr="00CD018F">
        <w:trPr>
          <w:trHeight w:val="20"/>
        </w:trPr>
        <w:tc>
          <w:tcPr>
            <w:tcW w:w="359" w:type="dxa"/>
            <w:gridSpan w:val="2"/>
            <w:tcBorders>
              <w:top w:val="single" w:sz="4" w:space="0" w:color="000000"/>
              <w:left w:val="single" w:sz="4" w:space="0" w:color="000000"/>
              <w:bottom w:val="single" w:sz="4" w:space="0" w:color="000000"/>
              <w:right w:val="single" w:sz="4" w:space="0" w:color="000000"/>
            </w:tcBorders>
          </w:tcPr>
          <w:p w14:paraId="63C01779" w14:textId="77777777" w:rsidR="00E0092D" w:rsidRPr="009559BE" w:rsidRDefault="00E0092D" w:rsidP="008250E0">
            <w:pPr>
              <w:spacing w:after="0"/>
              <w:rPr>
                <w:rFonts w:eastAsia="Calibri" w:cs="Times New Roman"/>
              </w:rPr>
            </w:pPr>
          </w:p>
        </w:tc>
        <w:tc>
          <w:tcPr>
            <w:tcW w:w="4679" w:type="dxa"/>
            <w:gridSpan w:val="2"/>
            <w:tcBorders>
              <w:top w:val="single" w:sz="4" w:space="0" w:color="000000"/>
              <w:left w:val="single" w:sz="4" w:space="0" w:color="000000"/>
              <w:bottom w:val="single" w:sz="4" w:space="0" w:color="000000"/>
            </w:tcBorders>
          </w:tcPr>
          <w:p w14:paraId="2C11ACD5" w14:textId="083DA3EB" w:rsidR="00E0092D" w:rsidRPr="009559BE" w:rsidRDefault="00E4165E" w:rsidP="00E0092D">
            <w:pPr>
              <w:kinsoku w:val="0"/>
              <w:overflowPunct w:val="0"/>
              <w:spacing w:afterLines="20" w:after="48"/>
              <w:ind w:left="-18"/>
              <w:contextualSpacing/>
              <w:rPr>
                <w:w w:val="105"/>
              </w:rPr>
            </w:pPr>
            <w:r>
              <w:rPr>
                <w:w w:val="105"/>
              </w:rPr>
              <w:t>L</w:t>
            </w:r>
            <w:r w:rsidR="00E0092D" w:rsidRPr="009559BE">
              <w:rPr>
                <w:w w:val="105"/>
              </w:rPr>
              <w:t>6. Did you have to provide any documentation of your land rights to secure the loan? (</w:t>
            </w:r>
            <w:r w:rsidR="00E0092D" w:rsidRPr="009559BE">
              <w:rPr>
                <w:b/>
                <w:w w:val="105"/>
              </w:rPr>
              <w:t>loandoc</w:t>
            </w:r>
            <w:r w:rsidR="00E0092D" w:rsidRPr="009559BE">
              <w:rPr>
                <w:w w:val="105"/>
              </w:rPr>
              <w:t>)</w:t>
            </w:r>
          </w:p>
          <w:p w14:paraId="5B516DCC" w14:textId="3D204424" w:rsidR="00E0092D" w:rsidRPr="009559BE" w:rsidRDefault="00E0092D" w:rsidP="00E0092D">
            <w:pPr>
              <w:spacing w:after="0"/>
              <w:rPr>
                <w:color w:val="000000"/>
              </w:rPr>
            </w:pPr>
            <w:r w:rsidRPr="009559BE">
              <w:rPr>
                <w:i/>
                <w:w w:val="105"/>
              </w:rPr>
              <w:t xml:space="preserve">If 0, 888, 999, Skip to </w:t>
            </w:r>
            <w:r w:rsidRPr="009559BE">
              <w:rPr>
                <w:b/>
                <w:w w:val="105"/>
              </w:rPr>
              <w:t>Module Q</w:t>
            </w:r>
          </w:p>
        </w:tc>
        <w:tc>
          <w:tcPr>
            <w:tcW w:w="4320" w:type="dxa"/>
            <w:gridSpan w:val="5"/>
            <w:tcBorders>
              <w:top w:val="single" w:sz="4" w:space="0" w:color="000000"/>
              <w:bottom w:val="single" w:sz="4" w:space="0" w:color="000000"/>
              <w:right w:val="single" w:sz="18" w:space="0" w:color="000000"/>
            </w:tcBorders>
          </w:tcPr>
          <w:p w14:paraId="5DEE1A14" w14:textId="77777777" w:rsidR="00E0092D" w:rsidRPr="009559BE" w:rsidRDefault="00E0092D" w:rsidP="008250E0">
            <w:pPr>
              <w:spacing w:after="0"/>
              <w:rPr>
                <w:rFonts w:cs="Times New Roman"/>
                <w:w w:val="105"/>
              </w:rPr>
            </w:pPr>
            <w:r w:rsidRPr="009559BE">
              <w:rPr>
                <w:rFonts w:cs="Times New Roman"/>
                <w:w w:val="105"/>
              </w:rPr>
              <w:t>1=No</w:t>
            </w:r>
          </w:p>
          <w:p w14:paraId="126B4B7B" w14:textId="77777777" w:rsidR="00E0092D" w:rsidRPr="009559BE" w:rsidRDefault="00E0092D" w:rsidP="008250E0">
            <w:pPr>
              <w:spacing w:after="0"/>
              <w:rPr>
                <w:rFonts w:cs="Times New Roman"/>
                <w:w w:val="105"/>
              </w:rPr>
            </w:pPr>
            <w:r w:rsidRPr="009559BE">
              <w:rPr>
                <w:rFonts w:cs="Times New Roman"/>
                <w:w w:val="105"/>
              </w:rPr>
              <w:t>2=Yes</w:t>
            </w:r>
            <w:r w:rsidRPr="009559BE" w:rsidDel="00226116">
              <w:rPr>
                <w:rFonts w:cs="Times New Roman"/>
                <w:w w:val="105"/>
              </w:rPr>
              <w:t xml:space="preserve"> </w:t>
            </w:r>
          </w:p>
          <w:p w14:paraId="393B7BD6" w14:textId="77777777" w:rsidR="00E0092D" w:rsidRPr="009559BE" w:rsidRDefault="00E0092D" w:rsidP="008250E0">
            <w:pPr>
              <w:spacing w:after="0"/>
              <w:rPr>
                <w:rFonts w:cs="Times New Roman"/>
                <w:w w:val="105"/>
              </w:rPr>
            </w:pPr>
            <w:r w:rsidRPr="009559BE">
              <w:rPr>
                <w:rFonts w:cs="Times New Roman"/>
                <w:w w:val="105"/>
              </w:rPr>
              <w:t>888=Don’t know</w:t>
            </w:r>
          </w:p>
          <w:p w14:paraId="3A0A8587" w14:textId="77777777" w:rsidR="00E0092D" w:rsidRPr="009559BE" w:rsidRDefault="00E0092D" w:rsidP="008250E0">
            <w:pPr>
              <w:spacing w:after="0"/>
              <w:rPr>
                <w:rFonts w:cs="Times New Roman"/>
                <w:w w:val="105"/>
              </w:rPr>
            </w:pPr>
            <w:r w:rsidRPr="009559BE">
              <w:rPr>
                <w:rFonts w:cs="Times New Roman"/>
                <w:w w:val="105"/>
              </w:rPr>
              <w:t>999=Prefer not to respond</w:t>
            </w:r>
          </w:p>
        </w:tc>
        <w:tc>
          <w:tcPr>
            <w:tcW w:w="722" w:type="dxa"/>
            <w:gridSpan w:val="2"/>
            <w:tcBorders>
              <w:top w:val="single" w:sz="18" w:space="0" w:color="000000"/>
              <w:left w:val="single" w:sz="18" w:space="0" w:color="000000"/>
              <w:bottom w:val="single" w:sz="18" w:space="0" w:color="000000"/>
              <w:right w:val="single" w:sz="18" w:space="0" w:color="000000"/>
            </w:tcBorders>
          </w:tcPr>
          <w:p w14:paraId="40B15C24" w14:textId="77777777" w:rsidR="00E0092D" w:rsidRPr="009559BE" w:rsidRDefault="00E0092D" w:rsidP="008250E0">
            <w:pPr>
              <w:spacing w:after="0"/>
              <w:rPr>
                <w:rFonts w:eastAsia="Calibri" w:cs="Times New Roman"/>
                <w:i/>
                <w:color w:val="A6A6A6"/>
              </w:rPr>
            </w:pPr>
            <w:r w:rsidRPr="009559BE">
              <w:rPr>
                <w:rFonts w:eastAsia="Calibri" w:cs="Times New Roman"/>
                <w:i/>
                <w:color w:val="A6A6A6"/>
              </w:rPr>
              <w:t>(Code)</w:t>
            </w:r>
          </w:p>
        </w:tc>
      </w:tr>
      <w:tr w:rsidR="00E0092D" w:rsidRPr="009559BE" w14:paraId="1FD8C642" w14:textId="77777777" w:rsidTr="00CD018F">
        <w:tblPrEx>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PrEx>
        <w:trPr>
          <w:trHeight w:val="20"/>
        </w:trPr>
        <w:tc>
          <w:tcPr>
            <w:tcW w:w="359" w:type="dxa"/>
            <w:gridSpan w:val="2"/>
            <w:tcBorders>
              <w:right w:val="single" w:sz="4" w:space="0" w:color="auto"/>
            </w:tcBorders>
          </w:tcPr>
          <w:p w14:paraId="356FDEA4" w14:textId="77777777" w:rsidR="00E0092D" w:rsidRPr="009559BE" w:rsidRDefault="00E0092D" w:rsidP="008250E0">
            <w:pPr>
              <w:spacing w:after="0"/>
            </w:pPr>
          </w:p>
        </w:tc>
        <w:tc>
          <w:tcPr>
            <w:tcW w:w="4679" w:type="dxa"/>
            <w:gridSpan w:val="2"/>
            <w:tcBorders>
              <w:left w:val="single" w:sz="4" w:space="0" w:color="auto"/>
              <w:right w:val="single" w:sz="18" w:space="0" w:color="000000"/>
            </w:tcBorders>
          </w:tcPr>
          <w:p w14:paraId="1FBD0BA0" w14:textId="316EB817" w:rsidR="00E0092D" w:rsidRPr="009559BE" w:rsidRDefault="00E4165E" w:rsidP="008250E0">
            <w:pPr>
              <w:spacing w:after="0"/>
              <w:rPr>
                <w:w w:val="105"/>
              </w:rPr>
            </w:pPr>
            <w:r>
              <w:rPr>
                <w:w w:val="105"/>
              </w:rPr>
              <w:t>L</w:t>
            </w:r>
            <w:r w:rsidR="00E0092D" w:rsidRPr="009559BE">
              <w:rPr>
                <w:w w:val="105"/>
              </w:rPr>
              <w:t>7. What kind of documentation was required? (</w:t>
            </w:r>
            <w:r w:rsidR="00E0092D" w:rsidRPr="009559BE">
              <w:rPr>
                <w:b/>
                <w:w w:val="105"/>
              </w:rPr>
              <w:t>loandoctype</w:t>
            </w:r>
            <w:r w:rsidR="00E0092D" w:rsidRPr="009559BE">
              <w:rPr>
                <w:w w:val="105"/>
              </w:rPr>
              <w:t>)</w:t>
            </w:r>
          </w:p>
        </w:tc>
        <w:tc>
          <w:tcPr>
            <w:tcW w:w="5042" w:type="dxa"/>
            <w:gridSpan w:val="7"/>
            <w:tcBorders>
              <w:top w:val="single" w:sz="18" w:space="0" w:color="000000"/>
              <w:left w:val="single" w:sz="18" w:space="0" w:color="000000"/>
              <w:bottom w:val="single" w:sz="18" w:space="0" w:color="000000"/>
              <w:right w:val="single" w:sz="18" w:space="0" w:color="000000"/>
            </w:tcBorders>
          </w:tcPr>
          <w:p w14:paraId="3273CEFE" w14:textId="77777777" w:rsidR="00E0092D" w:rsidRPr="009559BE" w:rsidRDefault="00E0092D" w:rsidP="008250E0">
            <w:pPr>
              <w:spacing w:after="0"/>
              <w:rPr>
                <w:w w:val="105"/>
              </w:rPr>
            </w:pPr>
            <w:r w:rsidRPr="009559BE">
              <w:rPr>
                <w:i/>
                <w:color w:val="A6A6A6" w:themeColor="background1" w:themeShade="A6"/>
              </w:rPr>
              <w:t>(Text)</w:t>
            </w:r>
          </w:p>
        </w:tc>
      </w:tr>
    </w:tbl>
    <w:p w14:paraId="5D7E6EED" w14:textId="77777777" w:rsidR="00AD1518" w:rsidRPr="009559BE" w:rsidRDefault="00AD1518" w:rsidP="001512DD">
      <w:pPr>
        <w:spacing w:afterLines="20" w:after="48" w:line="240" w:lineRule="auto"/>
        <w:contextualSpacing/>
        <w:rPr>
          <w:rFonts w:eastAsia="Times New Roman" w:cs="Times New Roman"/>
          <w:lang w:eastAsia="zh-CN"/>
        </w:rPr>
      </w:pPr>
    </w:p>
    <w:p w14:paraId="56725D14" w14:textId="77777777" w:rsidR="00AD1518" w:rsidRPr="009559BE" w:rsidRDefault="00AD1518" w:rsidP="001512DD">
      <w:pPr>
        <w:spacing w:afterLines="20" w:after="48" w:line="240" w:lineRule="auto"/>
        <w:contextualSpacing/>
        <w:rPr>
          <w:rFonts w:eastAsia="Times New Roman" w:cs="Times New Roman"/>
          <w:lang w:eastAsia="zh-CN"/>
        </w:rPr>
      </w:pPr>
    </w:p>
    <w:p w14:paraId="5DC52515" w14:textId="77777777" w:rsidR="00C71DE8" w:rsidRPr="009559BE" w:rsidRDefault="00C71DE8" w:rsidP="001512DD">
      <w:pPr>
        <w:spacing w:after="0" w:line="240" w:lineRule="auto"/>
        <w:contextualSpacing/>
      </w:pPr>
    </w:p>
    <w:p w14:paraId="37C1A733" w14:textId="77777777" w:rsidR="00E0092D" w:rsidRPr="009559BE" w:rsidRDefault="00E0092D">
      <w:pPr>
        <w:rPr>
          <w:rFonts w:eastAsia="Times New Roman" w:cs="Times New Roman"/>
          <w:b/>
          <w:bCs/>
        </w:rPr>
      </w:pPr>
      <w:r w:rsidRPr="009559BE">
        <w:rPr>
          <w:rFonts w:eastAsia="Times New Roman" w:cs="Times New Roman"/>
          <w:b/>
          <w:bCs/>
        </w:rPr>
        <w:br w:type="page"/>
      </w:r>
    </w:p>
    <w:p w14:paraId="6F2C6C32" w14:textId="0767E4D0" w:rsidR="00C71DE8" w:rsidRPr="009559BE" w:rsidRDefault="00C71DE8" w:rsidP="001512DD">
      <w:pPr>
        <w:spacing w:afterLines="20" w:after="48" w:line="240" w:lineRule="auto"/>
        <w:contextualSpacing/>
        <w:rPr>
          <w:rFonts w:eastAsia="Times New Roman" w:cs="Times New Roman"/>
          <w:b/>
          <w:bCs/>
        </w:rPr>
      </w:pPr>
      <w:r w:rsidRPr="009559BE">
        <w:rPr>
          <w:rFonts w:eastAsia="Times New Roman" w:cs="Times New Roman"/>
          <w:b/>
          <w:bCs/>
        </w:rPr>
        <w:lastRenderedPageBreak/>
        <w:t>M. LIVESTOCK ASSETS</w:t>
      </w:r>
    </w:p>
    <w:p w14:paraId="163FA4A4" w14:textId="77777777" w:rsidR="00C71DE8" w:rsidRPr="009559BE" w:rsidRDefault="00C71DE8" w:rsidP="001512DD">
      <w:pPr>
        <w:spacing w:afterLines="20" w:after="48" w:line="240" w:lineRule="auto"/>
        <w:contextualSpacing/>
        <w:rPr>
          <w:rFonts w:eastAsia="Times New Roman" w:cs="Times New Roman"/>
          <w:lang w:eastAsia="zh-CN"/>
        </w:rPr>
      </w:pPr>
      <w:r w:rsidRPr="009559BE">
        <w:rPr>
          <w:rFonts w:eastAsia="Times New Roman" w:cs="Times New Roman"/>
          <w:lang w:eastAsia="zh-CN"/>
        </w:rPr>
        <w:t xml:space="preserve">Now I would like to ask you about the number of livestock that your household currently owns. </w:t>
      </w:r>
    </w:p>
    <w:p w14:paraId="229BDF67" w14:textId="77777777" w:rsidR="00451397" w:rsidRPr="009559BE" w:rsidRDefault="00451397" w:rsidP="001512DD">
      <w:pPr>
        <w:spacing w:afterLines="20" w:after="48" w:line="240" w:lineRule="auto"/>
        <w:contextualSpacing/>
        <w:rPr>
          <w:rFonts w:eastAsia="Times New Roman" w:cs="Times New Roman"/>
          <w:lang w:eastAsia="zh-CN"/>
        </w:rPr>
      </w:pPr>
      <w:r w:rsidRPr="009559BE">
        <w:rPr>
          <w:rFonts w:eastAsia="Times New Roman" w:cs="Times New Roman"/>
          <w:lang w:eastAsia="zh-CN"/>
        </w:rPr>
        <w:t xml:space="preserve">Do any of your livestock graze in the forest? </w:t>
      </w:r>
    </w:p>
    <w:tbl>
      <w:tblPr>
        <w:tblStyle w:val="TableGrid1"/>
        <w:tblW w:w="10080" w:type="dxa"/>
        <w:tblInd w:w="-5" w:type="dxa"/>
        <w:tblLayout w:type="fixed"/>
        <w:tblCellMar>
          <w:left w:w="29" w:type="dxa"/>
          <w:right w:w="29" w:type="dxa"/>
        </w:tblCellMar>
        <w:tblLook w:val="0000" w:firstRow="0" w:lastRow="0" w:firstColumn="0" w:lastColumn="0" w:noHBand="0" w:noVBand="0"/>
      </w:tblPr>
      <w:tblGrid>
        <w:gridCol w:w="360"/>
        <w:gridCol w:w="4680"/>
        <w:gridCol w:w="2520"/>
        <w:gridCol w:w="1800"/>
        <w:gridCol w:w="720"/>
      </w:tblGrid>
      <w:tr w:rsidR="00B71EAD" w:rsidRPr="009559BE" w14:paraId="4FE59287" w14:textId="77777777" w:rsidTr="00CD018F">
        <w:trPr>
          <w:trHeight w:val="20"/>
        </w:trPr>
        <w:tc>
          <w:tcPr>
            <w:tcW w:w="360" w:type="dxa"/>
            <w:tcBorders>
              <w:right w:val="single" w:sz="4" w:space="0" w:color="auto"/>
            </w:tcBorders>
            <w:vAlign w:val="center"/>
          </w:tcPr>
          <w:p w14:paraId="50D63242"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left w:val="single" w:sz="4" w:space="0" w:color="auto"/>
              <w:bottom w:val="single" w:sz="4" w:space="0" w:color="auto"/>
              <w:right w:val="nil"/>
            </w:tcBorders>
            <w:vAlign w:val="center"/>
          </w:tcPr>
          <w:p w14:paraId="4452DE86" w14:textId="77777777" w:rsidR="00C71DE8" w:rsidRPr="009559BE" w:rsidRDefault="00C71DE8" w:rsidP="00E0092D">
            <w:pPr>
              <w:kinsoku w:val="0"/>
              <w:overflowPunct w:val="0"/>
              <w:spacing w:afterLines="20" w:after="48"/>
              <w:contextualSpacing/>
              <w:rPr>
                <w:w w:val="105"/>
              </w:rPr>
            </w:pPr>
            <w:r w:rsidRPr="009559BE">
              <w:rPr>
                <w:w w:val="105"/>
              </w:rPr>
              <w:t>M1. How many cattle does your household own? (</w:t>
            </w:r>
            <w:r w:rsidRPr="009559BE">
              <w:rPr>
                <w:b/>
                <w:w w:val="105"/>
              </w:rPr>
              <w:t>cattle</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3A2F9EA2" w14:textId="77777777" w:rsidR="00C71DE8" w:rsidRPr="009559BE" w:rsidRDefault="00C71DE8" w:rsidP="00E0092D">
            <w:pPr>
              <w:spacing w:afterLines="20" w:after="48"/>
              <w:contextualSpacing/>
              <w:rPr>
                <w:i/>
              </w:rPr>
            </w:pPr>
            <w:r w:rsidRPr="009559BE">
              <w:rPr>
                <w:i/>
              </w:rPr>
              <w:t>(Numeric)</w:t>
            </w:r>
          </w:p>
        </w:tc>
      </w:tr>
      <w:tr w:rsidR="00B71EAD" w:rsidRPr="009559BE" w14:paraId="11CD6882" w14:textId="77777777" w:rsidTr="00CD018F">
        <w:trPr>
          <w:trHeight w:val="20"/>
        </w:trPr>
        <w:tc>
          <w:tcPr>
            <w:tcW w:w="360" w:type="dxa"/>
            <w:vAlign w:val="center"/>
          </w:tcPr>
          <w:p w14:paraId="3533318A"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bottom w:val="single" w:sz="4" w:space="0" w:color="auto"/>
            </w:tcBorders>
            <w:vAlign w:val="center"/>
          </w:tcPr>
          <w:p w14:paraId="08005593" w14:textId="77777777" w:rsidR="00C71DE8" w:rsidRPr="009559BE" w:rsidRDefault="00C71DE8" w:rsidP="00E0092D">
            <w:pPr>
              <w:kinsoku w:val="0"/>
              <w:overflowPunct w:val="0"/>
              <w:spacing w:afterLines="20" w:after="48"/>
              <w:contextualSpacing/>
              <w:rPr>
                <w:w w:val="105"/>
              </w:rPr>
            </w:pPr>
            <w:r w:rsidRPr="009559BE">
              <w:rPr>
                <w:w w:val="105"/>
              </w:rPr>
              <w:t>M2. How many donkeys does your household own? (</w:t>
            </w:r>
            <w:r w:rsidRPr="009559BE">
              <w:rPr>
                <w:b/>
                <w:w w:val="105"/>
              </w:rPr>
              <w:t>donkey</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0FDFA519" w14:textId="77777777" w:rsidR="00C71DE8" w:rsidRPr="009559BE" w:rsidRDefault="00C71DE8" w:rsidP="00E0092D">
            <w:pPr>
              <w:spacing w:afterLines="20" w:after="48"/>
              <w:contextualSpacing/>
              <w:rPr>
                <w:i/>
              </w:rPr>
            </w:pPr>
            <w:r w:rsidRPr="009559BE">
              <w:rPr>
                <w:i/>
              </w:rPr>
              <w:t>(Numeric)</w:t>
            </w:r>
          </w:p>
        </w:tc>
      </w:tr>
      <w:tr w:rsidR="00D4243B" w:rsidRPr="009559BE" w14:paraId="750A99FE" w14:textId="77777777" w:rsidTr="00CD018F">
        <w:trPr>
          <w:trHeight w:val="20"/>
        </w:trPr>
        <w:tc>
          <w:tcPr>
            <w:tcW w:w="360" w:type="dxa"/>
            <w:vAlign w:val="center"/>
          </w:tcPr>
          <w:p w14:paraId="1A0AB2AD" w14:textId="77777777" w:rsidR="00D4243B" w:rsidRPr="009559BE" w:rsidRDefault="00D4243B" w:rsidP="00D4243B">
            <w:pPr>
              <w:kinsoku w:val="0"/>
              <w:overflowPunct w:val="0"/>
              <w:spacing w:afterLines="20" w:after="48"/>
              <w:ind w:left="119"/>
              <w:contextualSpacing/>
              <w:rPr>
                <w:w w:val="105"/>
              </w:rPr>
            </w:pPr>
          </w:p>
        </w:tc>
        <w:tc>
          <w:tcPr>
            <w:tcW w:w="4680" w:type="dxa"/>
            <w:tcBorders>
              <w:top w:val="single" w:sz="4" w:space="0" w:color="auto"/>
              <w:bottom w:val="single" w:sz="4" w:space="0" w:color="auto"/>
              <w:right w:val="nil"/>
            </w:tcBorders>
            <w:vAlign w:val="center"/>
          </w:tcPr>
          <w:p w14:paraId="32BEA72C" w14:textId="27968876" w:rsidR="00D4243B" w:rsidRPr="009559BE" w:rsidRDefault="00D4243B" w:rsidP="00D4243B">
            <w:pPr>
              <w:kinsoku w:val="0"/>
              <w:overflowPunct w:val="0"/>
              <w:spacing w:afterLines="20" w:after="48"/>
              <w:contextualSpacing/>
              <w:rPr>
                <w:w w:val="105"/>
              </w:rPr>
            </w:pPr>
            <w:r>
              <w:rPr>
                <w:w w:val="105"/>
              </w:rPr>
              <w:t>Do any of your donkeys graze in the forest?</w:t>
            </w:r>
          </w:p>
        </w:tc>
        <w:tc>
          <w:tcPr>
            <w:tcW w:w="4320" w:type="dxa"/>
            <w:gridSpan w:val="2"/>
            <w:tcBorders>
              <w:top w:val="single" w:sz="4" w:space="0" w:color="auto"/>
              <w:left w:val="nil"/>
              <w:bottom w:val="single" w:sz="4" w:space="0" w:color="auto"/>
            </w:tcBorders>
          </w:tcPr>
          <w:p w14:paraId="3AE77C36" w14:textId="77777777" w:rsidR="00D4243B" w:rsidRDefault="00D4243B" w:rsidP="00D4243B">
            <w:r>
              <w:t>1=No</w:t>
            </w:r>
          </w:p>
          <w:p w14:paraId="27756932" w14:textId="72DE660C" w:rsidR="00D4243B" w:rsidRPr="009559BE" w:rsidRDefault="00D4243B" w:rsidP="00D634F1">
            <w:pPr>
              <w:rPr>
                <w:w w:val="105"/>
              </w:rPr>
            </w:pPr>
            <w:r>
              <w:t>2=Yes</w:t>
            </w:r>
            <w:r w:rsidRPr="00F82CC8" w:rsidDel="00226116">
              <w:t xml:space="preserve"> </w:t>
            </w:r>
          </w:p>
        </w:tc>
        <w:tc>
          <w:tcPr>
            <w:tcW w:w="720" w:type="dxa"/>
            <w:tcBorders>
              <w:top w:val="single" w:sz="18" w:space="0" w:color="auto"/>
              <w:left w:val="single" w:sz="18" w:space="0" w:color="auto"/>
              <w:bottom w:val="single" w:sz="18" w:space="0" w:color="auto"/>
              <w:right w:val="single" w:sz="18" w:space="0" w:color="auto"/>
            </w:tcBorders>
          </w:tcPr>
          <w:p w14:paraId="5E516E8A" w14:textId="00E5105D" w:rsidR="00D4243B" w:rsidRPr="009559BE" w:rsidRDefault="00D4243B" w:rsidP="00D4243B">
            <w:pPr>
              <w:spacing w:afterLines="20" w:after="48"/>
              <w:contextualSpacing/>
              <w:rPr>
                <w:i/>
              </w:rPr>
            </w:pPr>
            <w:r w:rsidRPr="006F4E6D">
              <w:rPr>
                <w:rFonts w:eastAsia="Calibri" w:cs="Times New Roman"/>
                <w:i/>
                <w:color w:val="A6A6A6"/>
              </w:rPr>
              <w:t>(Code)</w:t>
            </w:r>
          </w:p>
        </w:tc>
      </w:tr>
      <w:tr w:rsidR="00D4243B" w:rsidRPr="009559BE" w14:paraId="2E2449D5" w14:textId="77777777" w:rsidTr="00CD018F">
        <w:trPr>
          <w:trHeight w:val="20"/>
        </w:trPr>
        <w:tc>
          <w:tcPr>
            <w:tcW w:w="360" w:type="dxa"/>
            <w:vAlign w:val="center"/>
          </w:tcPr>
          <w:p w14:paraId="4A5290D9" w14:textId="77777777" w:rsidR="00D4243B" w:rsidRPr="009559BE" w:rsidRDefault="00D4243B" w:rsidP="00E0092D">
            <w:pPr>
              <w:kinsoku w:val="0"/>
              <w:overflowPunct w:val="0"/>
              <w:spacing w:afterLines="20" w:after="48"/>
              <w:ind w:left="119"/>
              <w:contextualSpacing/>
              <w:rPr>
                <w:w w:val="105"/>
              </w:rPr>
            </w:pPr>
          </w:p>
        </w:tc>
        <w:tc>
          <w:tcPr>
            <w:tcW w:w="7200" w:type="dxa"/>
            <w:gridSpan w:val="2"/>
            <w:tcBorders>
              <w:top w:val="single" w:sz="4" w:space="0" w:color="auto"/>
              <w:bottom w:val="single" w:sz="4" w:space="0" w:color="auto"/>
            </w:tcBorders>
            <w:vAlign w:val="center"/>
          </w:tcPr>
          <w:p w14:paraId="5C8BB437" w14:textId="55554A8D" w:rsidR="00D4243B" w:rsidRPr="009559BE" w:rsidRDefault="00D4243B" w:rsidP="00E0092D">
            <w:pPr>
              <w:kinsoku w:val="0"/>
              <w:overflowPunct w:val="0"/>
              <w:spacing w:afterLines="20" w:after="48"/>
              <w:contextualSpacing/>
              <w:rPr>
                <w:w w:val="105"/>
              </w:rPr>
            </w:pPr>
            <w:r>
              <w:rPr>
                <w:w w:val="105"/>
              </w:rPr>
              <w:t>If yes, how many?</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768D8495" w14:textId="77777777" w:rsidR="00D4243B" w:rsidRPr="009559BE" w:rsidRDefault="00D4243B" w:rsidP="00E0092D">
            <w:pPr>
              <w:spacing w:afterLines="20" w:after="48"/>
              <w:contextualSpacing/>
              <w:rPr>
                <w:i/>
              </w:rPr>
            </w:pPr>
          </w:p>
        </w:tc>
      </w:tr>
      <w:tr w:rsidR="00D4243B" w:rsidRPr="009559BE" w14:paraId="13E101BC" w14:textId="77777777" w:rsidTr="00CD018F">
        <w:trPr>
          <w:trHeight w:val="20"/>
        </w:trPr>
        <w:tc>
          <w:tcPr>
            <w:tcW w:w="360" w:type="dxa"/>
            <w:vAlign w:val="center"/>
          </w:tcPr>
          <w:p w14:paraId="2DC0561D" w14:textId="77777777" w:rsidR="00D4243B" w:rsidRPr="009559BE" w:rsidRDefault="00D4243B" w:rsidP="00D4243B">
            <w:pPr>
              <w:kinsoku w:val="0"/>
              <w:overflowPunct w:val="0"/>
              <w:spacing w:afterLines="20" w:after="48"/>
              <w:ind w:left="119"/>
              <w:contextualSpacing/>
              <w:rPr>
                <w:w w:val="105"/>
              </w:rPr>
            </w:pPr>
          </w:p>
        </w:tc>
        <w:tc>
          <w:tcPr>
            <w:tcW w:w="4680" w:type="dxa"/>
            <w:tcBorders>
              <w:top w:val="single" w:sz="4" w:space="0" w:color="auto"/>
              <w:bottom w:val="single" w:sz="4" w:space="0" w:color="auto"/>
              <w:right w:val="nil"/>
            </w:tcBorders>
            <w:vAlign w:val="center"/>
          </w:tcPr>
          <w:p w14:paraId="46B471F3" w14:textId="55CD1CE3" w:rsidR="00D4243B" w:rsidRPr="009559BE" w:rsidRDefault="00D4243B" w:rsidP="00D4243B">
            <w:pPr>
              <w:kinsoku w:val="0"/>
              <w:overflowPunct w:val="0"/>
              <w:spacing w:afterLines="20" w:after="48"/>
              <w:contextualSpacing/>
              <w:rPr>
                <w:w w:val="105"/>
              </w:rPr>
            </w:pPr>
            <w:r>
              <w:rPr>
                <w:w w:val="105"/>
              </w:rPr>
              <w:t>Are any of your donkeys enclosed, but fed fodder that is cut inside the forest?</w:t>
            </w:r>
          </w:p>
        </w:tc>
        <w:tc>
          <w:tcPr>
            <w:tcW w:w="4320" w:type="dxa"/>
            <w:gridSpan w:val="2"/>
            <w:tcBorders>
              <w:top w:val="single" w:sz="4" w:space="0" w:color="auto"/>
              <w:left w:val="nil"/>
              <w:bottom w:val="single" w:sz="4" w:space="0" w:color="auto"/>
            </w:tcBorders>
          </w:tcPr>
          <w:p w14:paraId="08AF0896" w14:textId="77777777" w:rsidR="00D4243B" w:rsidRDefault="00D4243B" w:rsidP="00D4243B">
            <w:r>
              <w:t>1=No</w:t>
            </w:r>
          </w:p>
          <w:p w14:paraId="138441D6" w14:textId="72BC7E1F" w:rsidR="00D4243B" w:rsidRPr="009559BE" w:rsidRDefault="00D4243B" w:rsidP="00D634F1">
            <w:pPr>
              <w:rPr>
                <w:w w:val="105"/>
              </w:rPr>
            </w:pPr>
            <w:r>
              <w:t>2=Yes</w:t>
            </w:r>
            <w:r w:rsidRPr="00F82CC8" w:rsidDel="00226116">
              <w:t xml:space="preserve"> </w:t>
            </w:r>
          </w:p>
        </w:tc>
        <w:tc>
          <w:tcPr>
            <w:tcW w:w="720" w:type="dxa"/>
            <w:tcBorders>
              <w:top w:val="single" w:sz="18" w:space="0" w:color="auto"/>
              <w:left w:val="single" w:sz="18" w:space="0" w:color="auto"/>
              <w:bottom w:val="single" w:sz="18" w:space="0" w:color="auto"/>
              <w:right w:val="single" w:sz="18" w:space="0" w:color="auto"/>
            </w:tcBorders>
          </w:tcPr>
          <w:p w14:paraId="53DE57F4" w14:textId="1C757DAB" w:rsidR="00D4243B" w:rsidRPr="009559BE" w:rsidRDefault="00D4243B" w:rsidP="00D4243B">
            <w:pPr>
              <w:spacing w:afterLines="20" w:after="48"/>
              <w:contextualSpacing/>
              <w:rPr>
                <w:i/>
              </w:rPr>
            </w:pPr>
            <w:r w:rsidRPr="006F4E6D">
              <w:rPr>
                <w:rFonts w:eastAsia="Calibri" w:cs="Times New Roman"/>
                <w:i/>
                <w:color w:val="A6A6A6"/>
              </w:rPr>
              <w:t>(Code)</w:t>
            </w:r>
          </w:p>
        </w:tc>
      </w:tr>
      <w:tr w:rsidR="00D4243B" w:rsidRPr="009559BE" w14:paraId="0DB434AB" w14:textId="77777777" w:rsidTr="00CD018F">
        <w:trPr>
          <w:trHeight w:val="20"/>
        </w:trPr>
        <w:tc>
          <w:tcPr>
            <w:tcW w:w="360" w:type="dxa"/>
            <w:vAlign w:val="center"/>
          </w:tcPr>
          <w:p w14:paraId="3A0C57D3" w14:textId="77777777" w:rsidR="00D4243B" w:rsidRPr="009559BE" w:rsidRDefault="00D4243B" w:rsidP="009A059D">
            <w:pPr>
              <w:kinsoku w:val="0"/>
              <w:overflowPunct w:val="0"/>
              <w:spacing w:afterLines="20" w:after="48"/>
              <w:ind w:left="119"/>
              <w:contextualSpacing/>
              <w:rPr>
                <w:w w:val="105"/>
              </w:rPr>
            </w:pPr>
          </w:p>
        </w:tc>
        <w:tc>
          <w:tcPr>
            <w:tcW w:w="7200" w:type="dxa"/>
            <w:gridSpan w:val="2"/>
            <w:tcBorders>
              <w:top w:val="single" w:sz="4" w:space="0" w:color="auto"/>
              <w:bottom w:val="single" w:sz="4" w:space="0" w:color="auto"/>
            </w:tcBorders>
            <w:vAlign w:val="center"/>
          </w:tcPr>
          <w:p w14:paraId="0691FAEB" w14:textId="38DA19F7" w:rsidR="00D4243B" w:rsidRPr="009559BE" w:rsidRDefault="00D4243B" w:rsidP="009A059D">
            <w:pPr>
              <w:kinsoku w:val="0"/>
              <w:overflowPunct w:val="0"/>
              <w:spacing w:afterLines="20" w:after="48"/>
              <w:contextualSpacing/>
              <w:rPr>
                <w:w w:val="105"/>
              </w:rPr>
            </w:pPr>
            <w:r>
              <w:rPr>
                <w:w w:val="105"/>
              </w:rPr>
              <w:t>If yes, how many?</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2953C4DE" w14:textId="77777777" w:rsidR="00D4243B" w:rsidRPr="009559BE" w:rsidRDefault="00D4243B" w:rsidP="009A059D">
            <w:pPr>
              <w:spacing w:afterLines="20" w:after="48"/>
              <w:contextualSpacing/>
              <w:rPr>
                <w:i/>
              </w:rPr>
            </w:pPr>
          </w:p>
        </w:tc>
      </w:tr>
      <w:tr w:rsidR="00B71EAD" w:rsidRPr="009559BE" w14:paraId="22E8A5F3" w14:textId="77777777" w:rsidTr="00CD018F">
        <w:trPr>
          <w:trHeight w:val="20"/>
        </w:trPr>
        <w:tc>
          <w:tcPr>
            <w:tcW w:w="360" w:type="dxa"/>
            <w:vAlign w:val="center"/>
          </w:tcPr>
          <w:p w14:paraId="102EEE17"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bottom w:val="single" w:sz="4" w:space="0" w:color="auto"/>
            </w:tcBorders>
            <w:vAlign w:val="center"/>
          </w:tcPr>
          <w:p w14:paraId="737097EF" w14:textId="77777777" w:rsidR="00C71DE8" w:rsidRPr="009559BE" w:rsidRDefault="00C71DE8" w:rsidP="00E0092D">
            <w:pPr>
              <w:kinsoku w:val="0"/>
              <w:overflowPunct w:val="0"/>
              <w:spacing w:afterLines="20" w:after="48"/>
              <w:contextualSpacing/>
              <w:rPr>
                <w:w w:val="105"/>
              </w:rPr>
            </w:pPr>
            <w:r w:rsidRPr="009559BE">
              <w:rPr>
                <w:w w:val="105"/>
              </w:rPr>
              <w:t>M3. How many village chickens does your household own? (</w:t>
            </w:r>
            <w:r w:rsidRPr="009559BE">
              <w:rPr>
                <w:b/>
                <w:w w:val="105"/>
              </w:rPr>
              <w:t>chicken</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418192C7" w14:textId="77777777" w:rsidR="00C71DE8" w:rsidRPr="009559BE" w:rsidRDefault="00C71DE8" w:rsidP="00E0092D">
            <w:pPr>
              <w:spacing w:afterLines="20" w:after="48"/>
              <w:contextualSpacing/>
              <w:rPr>
                <w:i/>
              </w:rPr>
            </w:pPr>
            <w:r w:rsidRPr="009559BE">
              <w:rPr>
                <w:i/>
              </w:rPr>
              <w:t>(Numeric)</w:t>
            </w:r>
          </w:p>
        </w:tc>
      </w:tr>
      <w:tr w:rsidR="00B71EAD" w:rsidRPr="009559BE" w14:paraId="2F22F6C1" w14:textId="77777777" w:rsidTr="00CD018F">
        <w:trPr>
          <w:trHeight w:val="20"/>
        </w:trPr>
        <w:tc>
          <w:tcPr>
            <w:tcW w:w="360" w:type="dxa"/>
            <w:vAlign w:val="center"/>
          </w:tcPr>
          <w:p w14:paraId="523323F5"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bottom w:val="single" w:sz="4" w:space="0" w:color="auto"/>
            </w:tcBorders>
            <w:vAlign w:val="center"/>
          </w:tcPr>
          <w:p w14:paraId="0EF74F30" w14:textId="77777777" w:rsidR="00C71DE8" w:rsidRPr="009559BE" w:rsidRDefault="00C71DE8" w:rsidP="00E0092D">
            <w:pPr>
              <w:kinsoku w:val="0"/>
              <w:overflowPunct w:val="0"/>
              <w:spacing w:afterLines="20" w:after="48"/>
              <w:contextualSpacing/>
              <w:rPr>
                <w:w w:val="105"/>
              </w:rPr>
            </w:pPr>
            <w:r w:rsidRPr="009559BE">
              <w:rPr>
                <w:w w:val="105"/>
              </w:rPr>
              <w:t>M4. How many guinea fowls does your household own? (</w:t>
            </w:r>
            <w:r w:rsidRPr="009559BE">
              <w:rPr>
                <w:b/>
                <w:w w:val="105"/>
              </w:rPr>
              <w:t>guineafowls</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40A5AE78" w14:textId="77777777" w:rsidR="00C71DE8" w:rsidRPr="009559BE" w:rsidRDefault="00C71DE8" w:rsidP="00E0092D">
            <w:pPr>
              <w:spacing w:afterLines="20" w:after="48"/>
              <w:contextualSpacing/>
              <w:rPr>
                <w:i/>
              </w:rPr>
            </w:pPr>
            <w:r w:rsidRPr="009559BE">
              <w:rPr>
                <w:i/>
              </w:rPr>
              <w:t>(Numeric)</w:t>
            </w:r>
          </w:p>
        </w:tc>
      </w:tr>
      <w:tr w:rsidR="00B71EAD" w:rsidRPr="009559BE" w14:paraId="1D84FB59" w14:textId="77777777" w:rsidTr="00CD018F">
        <w:trPr>
          <w:trHeight w:val="20"/>
        </w:trPr>
        <w:tc>
          <w:tcPr>
            <w:tcW w:w="360" w:type="dxa"/>
            <w:vAlign w:val="center"/>
          </w:tcPr>
          <w:p w14:paraId="6B6116B0"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bottom w:val="single" w:sz="4" w:space="0" w:color="auto"/>
            </w:tcBorders>
            <w:vAlign w:val="center"/>
          </w:tcPr>
          <w:p w14:paraId="06B05035" w14:textId="77777777" w:rsidR="00C71DE8" w:rsidRPr="009559BE" w:rsidRDefault="00C71DE8" w:rsidP="00E0092D">
            <w:pPr>
              <w:kinsoku w:val="0"/>
              <w:overflowPunct w:val="0"/>
              <w:spacing w:afterLines="20" w:after="48"/>
              <w:contextualSpacing/>
              <w:rPr>
                <w:w w:val="105"/>
              </w:rPr>
            </w:pPr>
            <w:r w:rsidRPr="009559BE">
              <w:rPr>
                <w:w w:val="105"/>
              </w:rPr>
              <w:t>M5. How many ducks and geese does your household own? (</w:t>
            </w:r>
            <w:r w:rsidRPr="009559BE">
              <w:rPr>
                <w:b/>
                <w:w w:val="105"/>
              </w:rPr>
              <w:t>ducks</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3501B4E1" w14:textId="77777777" w:rsidR="00C71DE8" w:rsidRPr="009559BE" w:rsidRDefault="00C71DE8" w:rsidP="00E0092D">
            <w:pPr>
              <w:spacing w:afterLines="20" w:after="48"/>
              <w:contextualSpacing/>
              <w:rPr>
                <w:i/>
              </w:rPr>
            </w:pPr>
            <w:r w:rsidRPr="009559BE">
              <w:rPr>
                <w:i/>
              </w:rPr>
              <w:t>(Numeric)</w:t>
            </w:r>
          </w:p>
        </w:tc>
      </w:tr>
      <w:tr w:rsidR="00B71EAD" w:rsidRPr="009559BE" w14:paraId="13902004" w14:textId="77777777" w:rsidTr="00CD018F">
        <w:trPr>
          <w:trHeight w:val="20"/>
        </w:trPr>
        <w:tc>
          <w:tcPr>
            <w:tcW w:w="360" w:type="dxa"/>
            <w:vAlign w:val="center"/>
          </w:tcPr>
          <w:p w14:paraId="11AB567C"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bottom w:val="single" w:sz="4" w:space="0" w:color="auto"/>
            </w:tcBorders>
            <w:vAlign w:val="center"/>
          </w:tcPr>
          <w:p w14:paraId="75217BA8" w14:textId="77777777" w:rsidR="00C71DE8" w:rsidRPr="009559BE" w:rsidRDefault="00C71DE8" w:rsidP="00E0092D">
            <w:pPr>
              <w:kinsoku w:val="0"/>
              <w:overflowPunct w:val="0"/>
              <w:spacing w:afterLines="20" w:after="48"/>
              <w:contextualSpacing/>
              <w:rPr>
                <w:w w:val="105"/>
              </w:rPr>
            </w:pPr>
            <w:r w:rsidRPr="009559BE">
              <w:rPr>
                <w:w w:val="105"/>
              </w:rPr>
              <w:t>M6. How many goats does your household own? (</w:t>
            </w:r>
            <w:r w:rsidRPr="009559BE">
              <w:rPr>
                <w:b/>
                <w:w w:val="105"/>
              </w:rPr>
              <w:t>goats</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2091C71B" w14:textId="77777777" w:rsidR="00C71DE8" w:rsidRPr="009559BE" w:rsidRDefault="00C71DE8" w:rsidP="00E0092D">
            <w:pPr>
              <w:spacing w:afterLines="20" w:after="48"/>
              <w:contextualSpacing/>
              <w:rPr>
                <w:i/>
              </w:rPr>
            </w:pPr>
            <w:r w:rsidRPr="009559BE">
              <w:rPr>
                <w:i/>
              </w:rPr>
              <w:t>(Numeric)</w:t>
            </w:r>
          </w:p>
        </w:tc>
      </w:tr>
      <w:tr w:rsidR="00D634F1" w:rsidRPr="009559BE" w14:paraId="5E308CB6" w14:textId="77777777" w:rsidTr="00CD018F">
        <w:trPr>
          <w:trHeight w:val="20"/>
        </w:trPr>
        <w:tc>
          <w:tcPr>
            <w:tcW w:w="360" w:type="dxa"/>
            <w:vAlign w:val="center"/>
          </w:tcPr>
          <w:p w14:paraId="534A259C" w14:textId="77777777" w:rsidR="00D634F1" w:rsidRPr="009559BE" w:rsidRDefault="00D634F1" w:rsidP="009A059D">
            <w:pPr>
              <w:kinsoku w:val="0"/>
              <w:overflowPunct w:val="0"/>
              <w:spacing w:afterLines="20" w:after="48"/>
              <w:ind w:left="119"/>
              <w:contextualSpacing/>
              <w:rPr>
                <w:w w:val="105"/>
              </w:rPr>
            </w:pPr>
          </w:p>
        </w:tc>
        <w:tc>
          <w:tcPr>
            <w:tcW w:w="4680" w:type="dxa"/>
            <w:tcBorders>
              <w:top w:val="single" w:sz="4" w:space="0" w:color="auto"/>
              <w:bottom w:val="single" w:sz="4" w:space="0" w:color="auto"/>
              <w:right w:val="nil"/>
            </w:tcBorders>
            <w:vAlign w:val="center"/>
          </w:tcPr>
          <w:p w14:paraId="5E91C044" w14:textId="6B375E22" w:rsidR="00D634F1" w:rsidRPr="009559BE" w:rsidRDefault="00D634F1" w:rsidP="00D634F1">
            <w:pPr>
              <w:kinsoku w:val="0"/>
              <w:overflowPunct w:val="0"/>
              <w:spacing w:afterLines="20" w:after="48"/>
              <w:contextualSpacing/>
              <w:rPr>
                <w:w w:val="105"/>
              </w:rPr>
            </w:pPr>
            <w:r>
              <w:rPr>
                <w:w w:val="105"/>
              </w:rPr>
              <w:t>Do any of your goats graze in the forest?</w:t>
            </w:r>
          </w:p>
        </w:tc>
        <w:tc>
          <w:tcPr>
            <w:tcW w:w="4320" w:type="dxa"/>
            <w:gridSpan w:val="2"/>
            <w:tcBorders>
              <w:top w:val="single" w:sz="4" w:space="0" w:color="auto"/>
              <w:left w:val="nil"/>
              <w:bottom w:val="single" w:sz="4" w:space="0" w:color="auto"/>
            </w:tcBorders>
          </w:tcPr>
          <w:p w14:paraId="1889CE71" w14:textId="77777777" w:rsidR="00D634F1" w:rsidRDefault="00D634F1" w:rsidP="009A059D">
            <w:r>
              <w:t>1=No</w:t>
            </w:r>
          </w:p>
          <w:p w14:paraId="172C12F0" w14:textId="2692229D" w:rsidR="00D634F1" w:rsidRPr="00D634F1" w:rsidRDefault="00D634F1" w:rsidP="00D634F1">
            <w:r>
              <w:t>2=Yes</w:t>
            </w:r>
            <w:r w:rsidRPr="00F82CC8" w:rsidDel="00226116">
              <w:t xml:space="preserve"> </w:t>
            </w:r>
          </w:p>
        </w:tc>
        <w:tc>
          <w:tcPr>
            <w:tcW w:w="720" w:type="dxa"/>
            <w:tcBorders>
              <w:top w:val="single" w:sz="18" w:space="0" w:color="auto"/>
              <w:left w:val="single" w:sz="18" w:space="0" w:color="auto"/>
              <w:bottom w:val="single" w:sz="18" w:space="0" w:color="auto"/>
              <w:right w:val="single" w:sz="18" w:space="0" w:color="auto"/>
            </w:tcBorders>
          </w:tcPr>
          <w:p w14:paraId="10DF363D" w14:textId="77777777" w:rsidR="00D634F1" w:rsidRPr="009559BE" w:rsidRDefault="00D634F1" w:rsidP="009A059D">
            <w:pPr>
              <w:spacing w:afterLines="20" w:after="48"/>
              <w:contextualSpacing/>
              <w:rPr>
                <w:i/>
              </w:rPr>
            </w:pPr>
            <w:r w:rsidRPr="006F4E6D">
              <w:rPr>
                <w:rFonts w:eastAsia="Calibri" w:cs="Times New Roman"/>
                <w:i/>
                <w:color w:val="A6A6A6"/>
              </w:rPr>
              <w:t>(Code)</w:t>
            </w:r>
          </w:p>
        </w:tc>
      </w:tr>
      <w:tr w:rsidR="00D634F1" w:rsidRPr="009559BE" w14:paraId="4C9C0B6C" w14:textId="77777777" w:rsidTr="00CD018F">
        <w:trPr>
          <w:trHeight w:val="20"/>
        </w:trPr>
        <w:tc>
          <w:tcPr>
            <w:tcW w:w="360" w:type="dxa"/>
            <w:vAlign w:val="center"/>
          </w:tcPr>
          <w:p w14:paraId="0793180F" w14:textId="77777777" w:rsidR="00D634F1" w:rsidRPr="009559BE" w:rsidRDefault="00D634F1" w:rsidP="009A059D">
            <w:pPr>
              <w:kinsoku w:val="0"/>
              <w:overflowPunct w:val="0"/>
              <w:spacing w:afterLines="20" w:after="48"/>
              <w:ind w:left="119"/>
              <w:contextualSpacing/>
              <w:rPr>
                <w:w w:val="105"/>
              </w:rPr>
            </w:pPr>
          </w:p>
        </w:tc>
        <w:tc>
          <w:tcPr>
            <w:tcW w:w="7200" w:type="dxa"/>
            <w:gridSpan w:val="2"/>
            <w:tcBorders>
              <w:top w:val="single" w:sz="4" w:space="0" w:color="auto"/>
              <w:bottom w:val="single" w:sz="4" w:space="0" w:color="auto"/>
            </w:tcBorders>
            <w:vAlign w:val="center"/>
          </w:tcPr>
          <w:p w14:paraId="310EA72E" w14:textId="77777777" w:rsidR="00D634F1" w:rsidRPr="009559BE" w:rsidRDefault="00D634F1" w:rsidP="009A059D">
            <w:pPr>
              <w:kinsoku w:val="0"/>
              <w:overflowPunct w:val="0"/>
              <w:spacing w:afterLines="20" w:after="48"/>
              <w:contextualSpacing/>
              <w:rPr>
                <w:w w:val="105"/>
              </w:rPr>
            </w:pPr>
            <w:r>
              <w:rPr>
                <w:w w:val="105"/>
              </w:rPr>
              <w:t>If yes, how many?</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1A305E3D" w14:textId="77777777" w:rsidR="00D634F1" w:rsidRPr="009559BE" w:rsidRDefault="00D634F1" w:rsidP="009A059D">
            <w:pPr>
              <w:spacing w:afterLines="20" w:after="48"/>
              <w:contextualSpacing/>
              <w:rPr>
                <w:i/>
              </w:rPr>
            </w:pPr>
          </w:p>
        </w:tc>
      </w:tr>
      <w:tr w:rsidR="00D634F1" w:rsidRPr="009559BE" w14:paraId="29BEE1E8" w14:textId="77777777" w:rsidTr="00CD018F">
        <w:trPr>
          <w:trHeight w:val="20"/>
        </w:trPr>
        <w:tc>
          <w:tcPr>
            <w:tcW w:w="360" w:type="dxa"/>
            <w:vAlign w:val="center"/>
          </w:tcPr>
          <w:p w14:paraId="196F1018" w14:textId="77777777" w:rsidR="00D634F1" w:rsidRPr="009559BE" w:rsidRDefault="00D634F1" w:rsidP="009A059D">
            <w:pPr>
              <w:kinsoku w:val="0"/>
              <w:overflowPunct w:val="0"/>
              <w:spacing w:afterLines="20" w:after="48"/>
              <w:ind w:left="119"/>
              <w:contextualSpacing/>
              <w:rPr>
                <w:w w:val="105"/>
              </w:rPr>
            </w:pPr>
          </w:p>
        </w:tc>
        <w:tc>
          <w:tcPr>
            <w:tcW w:w="4680" w:type="dxa"/>
            <w:tcBorders>
              <w:top w:val="single" w:sz="4" w:space="0" w:color="auto"/>
              <w:bottom w:val="single" w:sz="4" w:space="0" w:color="auto"/>
              <w:right w:val="nil"/>
            </w:tcBorders>
            <w:vAlign w:val="center"/>
          </w:tcPr>
          <w:p w14:paraId="54C924BC" w14:textId="2E1F31C9" w:rsidR="00D634F1" w:rsidRPr="009559BE" w:rsidRDefault="00D634F1" w:rsidP="00D634F1">
            <w:pPr>
              <w:kinsoku w:val="0"/>
              <w:overflowPunct w:val="0"/>
              <w:spacing w:afterLines="20" w:after="48"/>
              <w:contextualSpacing/>
              <w:rPr>
                <w:w w:val="105"/>
              </w:rPr>
            </w:pPr>
            <w:r>
              <w:rPr>
                <w:w w:val="105"/>
              </w:rPr>
              <w:t>Are any of your goats enclosed, but fed fodder that is cut inside the forest?</w:t>
            </w:r>
          </w:p>
        </w:tc>
        <w:tc>
          <w:tcPr>
            <w:tcW w:w="4320" w:type="dxa"/>
            <w:gridSpan w:val="2"/>
            <w:tcBorders>
              <w:top w:val="single" w:sz="4" w:space="0" w:color="auto"/>
              <w:left w:val="nil"/>
              <w:bottom w:val="single" w:sz="4" w:space="0" w:color="auto"/>
            </w:tcBorders>
          </w:tcPr>
          <w:p w14:paraId="43932D18" w14:textId="77777777" w:rsidR="00D634F1" w:rsidRDefault="00D634F1" w:rsidP="009A059D">
            <w:r>
              <w:t>1=No</w:t>
            </w:r>
          </w:p>
          <w:p w14:paraId="05BC5997" w14:textId="6D5A2C77" w:rsidR="00D634F1" w:rsidRPr="009559BE" w:rsidRDefault="00D634F1" w:rsidP="00D634F1">
            <w:pPr>
              <w:rPr>
                <w:w w:val="105"/>
              </w:rPr>
            </w:pPr>
            <w:r>
              <w:t>2=Yes</w:t>
            </w:r>
          </w:p>
        </w:tc>
        <w:tc>
          <w:tcPr>
            <w:tcW w:w="720" w:type="dxa"/>
            <w:tcBorders>
              <w:top w:val="single" w:sz="18" w:space="0" w:color="auto"/>
              <w:left w:val="single" w:sz="18" w:space="0" w:color="auto"/>
              <w:bottom w:val="single" w:sz="18" w:space="0" w:color="auto"/>
              <w:right w:val="single" w:sz="18" w:space="0" w:color="auto"/>
            </w:tcBorders>
          </w:tcPr>
          <w:p w14:paraId="25C5A104" w14:textId="77777777" w:rsidR="00D634F1" w:rsidRPr="009559BE" w:rsidRDefault="00D634F1" w:rsidP="009A059D">
            <w:pPr>
              <w:spacing w:afterLines="20" w:after="48"/>
              <w:contextualSpacing/>
              <w:rPr>
                <w:i/>
              </w:rPr>
            </w:pPr>
            <w:r w:rsidRPr="006F4E6D">
              <w:rPr>
                <w:rFonts w:eastAsia="Calibri" w:cs="Times New Roman"/>
                <w:i/>
                <w:color w:val="A6A6A6"/>
              </w:rPr>
              <w:t>(Code)</w:t>
            </w:r>
          </w:p>
        </w:tc>
      </w:tr>
      <w:tr w:rsidR="00B71EAD" w:rsidRPr="009559BE" w14:paraId="54E40C4E" w14:textId="77777777" w:rsidTr="00CD018F">
        <w:trPr>
          <w:trHeight w:val="20"/>
        </w:trPr>
        <w:tc>
          <w:tcPr>
            <w:tcW w:w="360" w:type="dxa"/>
            <w:vAlign w:val="center"/>
          </w:tcPr>
          <w:p w14:paraId="1B28FEB0"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bottom w:val="single" w:sz="4" w:space="0" w:color="auto"/>
            </w:tcBorders>
            <w:vAlign w:val="center"/>
          </w:tcPr>
          <w:p w14:paraId="0EBF797C" w14:textId="77777777" w:rsidR="00C71DE8" w:rsidRPr="009559BE" w:rsidRDefault="00C71DE8" w:rsidP="00E0092D">
            <w:pPr>
              <w:kinsoku w:val="0"/>
              <w:overflowPunct w:val="0"/>
              <w:spacing w:afterLines="20" w:after="48"/>
              <w:contextualSpacing/>
              <w:rPr>
                <w:w w:val="105"/>
              </w:rPr>
            </w:pPr>
            <w:r w:rsidRPr="009559BE">
              <w:rPr>
                <w:w w:val="105"/>
              </w:rPr>
              <w:t>M7. How many pigs does your household own? (</w:t>
            </w:r>
            <w:r w:rsidRPr="009559BE">
              <w:rPr>
                <w:b/>
                <w:w w:val="105"/>
              </w:rPr>
              <w:t>pigs</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62A451D4" w14:textId="77777777" w:rsidR="00C71DE8" w:rsidRPr="009559BE" w:rsidRDefault="00C71DE8" w:rsidP="00E0092D">
            <w:pPr>
              <w:spacing w:afterLines="20" w:after="48"/>
              <w:contextualSpacing/>
              <w:rPr>
                <w:i/>
              </w:rPr>
            </w:pPr>
            <w:r w:rsidRPr="009559BE">
              <w:rPr>
                <w:i/>
              </w:rPr>
              <w:t>(Numeric)</w:t>
            </w:r>
          </w:p>
        </w:tc>
      </w:tr>
      <w:tr w:rsidR="00B71EAD" w:rsidRPr="009559BE" w14:paraId="47EC25B4" w14:textId="77777777" w:rsidTr="00CD018F">
        <w:trPr>
          <w:trHeight w:val="20"/>
        </w:trPr>
        <w:tc>
          <w:tcPr>
            <w:tcW w:w="360" w:type="dxa"/>
            <w:vAlign w:val="center"/>
          </w:tcPr>
          <w:p w14:paraId="4BB8E174"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bottom w:val="single" w:sz="4" w:space="0" w:color="auto"/>
            </w:tcBorders>
            <w:vAlign w:val="center"/>
          </w:tcPr>
          <w:p w14:paraId="0EAE062C" w14:textId="77777777" w:rsidR="00C71DE8" w:rsidRPr="009559BE" w:rsidRDefault="00C71DE8" w:rsidP="00E0092D">
            <w:pPr>
              <w:kinsoku w:val="0"/>
              <w:overflowPunct w:val="0"/>
              <w:spacing w:afterLines="20" w:after="48"/>
              <w:contextualSpacing/>
              <w:rPr>
                <w:w w:val="105"/>
              </w:rPr>
            </w:pPr>
            <w:r w:rsidRPr="009559BE">
              <w:rPr>
                <w:w w:val="105"/>
              </w:rPr>
              <w:t>M8. How many rabbits does your household own? (</w:t>
            </w:r>
            <w:r w:rsidRPr="009559BE">
              <w:rPr>
                <w:b/>
                <w:w w:val="105"/>
              </w:rPr>
              <w:t>rabbits</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452F7018" w14:textId="77777777" w:rsidR="00C71DE8" w:rsidRPr="009559BE" w:rsidRDefault="00C71DE8" w:rsidP="00E0092D">
            <w:pPr>
              <w:spacing w:afterLines="20" w:after="48"/>
              <w:contextualSpacing/>
              <w:rPr>
                <w:i/>
              </w:rPr>
            </w:pPr>
            <w:r w:rsidRPr="009559BE">
              <w:rPr>
                <w:i/>
              </w:rPr>
              <w:t>(Numeric)</w:t>
            </w:r>
          </w:p>
        </w:tc>
      </w:tr>
      <w:tr w:rsidR="00B71EAD" w:rsidRPr="009559BE" w14:paraId="71C763F0" w14:textId="77777777" w:rsidTr="00CD018F">
        <w:trPr>
          <w:trHeight w:val="20"/>
        </w:trPr>
        <w:tc>
          <w:tcPr>
            <w:tcW w:w="360" w:type="dxa"/>
            <w:tcBorders>
              <w:right w:val="single" w:sz="4" w:space="0" w:color="auto"/>
            </w:tcBorders>
            <w:vAlign w:val="center"/>
          </w:tcPr>
          <w:p w14:paraId="496F5430"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left w:val="single" w:sz="4" w:space="0" w:color="auto"/>
              <w:bottom w:val="single" w:sz="4" w:space="0" w:color="auto"/>
              <w:right w:val="nil"/>
            </w:tcBorders>
            <w:vAlign w:val="center"/>
          </w:tcPr>
          <w:p w14:paraId="4EFDA18F" w14:textId="77777777" w:rsidR="00C71DE8" w:rsidRPr="009559BE" w:rsidRDefault="00C71DE8" w:rsidP="00E0092D">
            <w:pPr>
              <w:kinsoku w:val="0"/>
              <w:overflowPunct w:val="0"/>
              <w:spacing w:afterLines="20" w:after="48"/>
              <w:contextualSpacing/>
              <w:rPr>
                <w:w w:val="105"/>
              </w:rPr>
            </w:pPr>
            <w:r w:rsidRPr="009559BE">
              <w:rPr>
                <w:w w:val="105"/>
              </w:rPr>
              <w:t>M9. How many pigeons does your household own? (</w:t>
            </w:r>
            <w:r w:rsidRPr="009559BE">
              <w:rPr>
                <w:b/>
                <w:w w:val="105"/>
              </w:rPr>
              <w:t>pigeons</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732BC8E8" w14:textId="77777777" w:rsidR="00C71DE8" w:rsidRPr="009559BE" w:rsidRDefault="00C71DE8" w:rsidP="00E0092D">
            <w:pPr>
              <w:spacing w:afterLines="20" w:after="48"/>
              <w:contextualSpacing/>
              <w:rPr>
                <w:i/>
              </w:rPr>
            </w:pPr>
            <w:r w:rsidRPr="009559BE">
              <w:rPr>
                <w:i/>
              </w:rPr>
              <w:t>(Numeric)</w:t>
            </w:r>
          </w:p>
        </w:tc>
      </w:tr>
      <w:tr w:rsidR="00B71EAD" w:rsidRPr="009559BE" w14:paraId="2C3C95F6" w14:textId="77777777" w:rsidTr="00CD018F">
        <w:trPr>
          <w:trHeight w:val="20"/>
        </w:trPr>
        <w:tc>
          <w:tcPr>
            <w:tcW w:w="360" w:type="dxa"/>
            <w:tcBorders>
              <w:right w:val="single" w:sz="4" w:space="0" w:color="auto"/>
            </w:tcBorders>
            <w:vAlign w:val="center"/>
          </w:tcPr>
          <w:p w14:paraId="0951F18A"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left w:val="single" w:sz="4" w:space="0" w:color="auto"/>
              <w:bottom w:val="single" w:sz="4" w:space="0" w:color="auto"/>
              <w:right w:val="nil"/>
            </w:tcBorders>
            <w:vAlign w:val="center"/>
          </w:tcPr>
          <w:p w14:paraId="27ABFEA5" w14:textId="77777777" w:rsidR="00C71DE8" w:rsidRPr="009559BE" w:rsidRDefault="00C71DE8" w:rsidP="00E0092D">
            <w:pPr>
              <w:kinsoku w:val="0"/>
              <w:overflowPunct w:val="0"/>
              <w:spacing w:afterLines="20" w:after="48"/>
              <w:contextualSpacing/>
              <w:rPr>
                <w:w w:val="105"/>
              </w:rPr>
            </w:pPr>
            <w:r w:rsidRPr="009559BE">
              <w:rPr>
                <w:w w:val="105"/>
              </w:rPr>
              <w:t>M10. How many oxen does your household have? (</w:t>
            </w:r>
            <w:r w:rsidRPr="009559BE">
              <w:rPr>
                <w:b/>
                <w:w w:val="105"/>
              </w:rPr>
              <w:t>ox</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0C54CCAC" w14:textId="77777777" w:rsidR="00C71DE8" w:rsidRPr="009559BE" w:rsidRDefault="00C71DE8" w:rsidP="00E0092D">
            <w:pPr>
              <w:spacing w:afterLines="20" w:after="48"/>
              <w:contextualSpacing/>
              <w:rPr>
                <w:i/>
              </w:rPr>
            </w:pPr>
            <w:r w:rsidRPr="009559BE">
              <w:rPr>
                <w:i/>
              </w:rPr>
              <w:t>(Numeric)</w:t>
            </w:r>
          </w:p>
        </w:tc>
      </w:tr>
      <w:tr w:rsidR="00B71EAD" w:rsidRPr="009559BE" w14:paraId="67E0B688" w14:textId="77777777" w:rsidTr="00CD018F">
        <w:trPr>
          <w:trHeight w:val="20"/>
        </w:trPr>
        <w:tc>
          <w:tcPr>
            <w:tcW w:w="360" w:type="dxa"/>
            <w:tcBorders>
              <w:right w:val="single" w:sz="4" w:space="0" w:color="auto"/>
            </w:tcBorders>
            <w:vAlign w:val="center"/>
          </w:tcPr>
          <w:p w14:paraId="2B51D00A" w14:textId="77777777" w:rsidR="00C71DE8" w:rsidRPr="009559BE" w:rsidRDefault="00C71DE8" w:rsidP="00E0092D">
            <w:pPr>
              <w:kinsoku w:val="0"/>
              <w:overflowPunct w:val="0"/>
              <w:spacing w:afterLines="20" w:after="48"/>
              <w:ind w:left="119"/>
              <w:contextualSpacing/>
              <w:rPr>
                <w:w w:val="105"/>
              </w:rPr>
            </w:pPr>
          </w:p>
        </w:tc>
        <w:tc>
          <w:tcPr>
            <w:tcW w:w="7200" w:type="dxa"/>
            <w:gridSpan w:val="2"/>
            <w:tcBorders>
              <w:top w:val="single" w:sz="4" w:space="0" w:color="auto"/>
              <w:left w:val="single" w:sz="4" w:space="0" w:color="auto"/>
              <w:bottom w:val="single" w:sz="4" w:space="0" w:color="auto"/>
              <w:right w:val="nil"/>
            </w:tcBorders>
            <w:vAlign w:val="center"/>
          </w:tcPr>
          <w:p w14:paraId="7CA6E905" w14:textId="77777777" w:rsidR="00C71DE8" w:rsidRPr="009559BE" w:rsidRDefault="00C71DE8" w:rsidP="00E0092D">
            <w:pPr>
              <w:kinsoku w:val="0"/>
              <w:overflowPunct w:val="0"/>
              <w:spacing w:afterLines="20" w:after="48"/>
              <w:contextualSpacing/>
              <w:rPr>
                <w:w w:val="105"/>
              </w:rPr>
            </w:pPr>
            <w:r w:rsidRPr="009559BE">
              <w:rPr>
                <w:w w:val="105"/>
              </w:rPr>
              <w:t>M11. How many turkeys does your household have? (</w:t>
            </w:r>
            <w:r w:rsidRPr="009559BE">
              <w:rPr>
                <w:b/>
                <w:w w:val="105"/>
              </w:rPr>
              <w:t>turkey</w:t>
            </w:r>
            <w:r w:rsidRPr="009559BE">
              <w:rPr>
                <w:w w:val="105"/>
              </w:rPr>
              <w:t>)</w:t>
            </w:r>
          </w:p>
        </w:tc>
        <w:tc>
          <w:tcPr>
            <w:tcW w:w="2520" w:type="dxa"/>
            <w:gridSpan w:val="2"/>
            <w:tcBorders>
              <w:top w:val="single" w:sz="18" w:space="0" w:color="auto"/>
              <w:left w:val="single" w:sz="18" w:space="0" w:color="auto"/>
              <w:bottom w:val="single" w:sz="18" w:space="0" w:color="auto"/>
              <w:right w:val="single" w:sz="18" w:space="0" w:color="auto"/>
            </w:tcBorders>
            <w:vAlign w:val="center"/>
          </w:tcPr>
          <w:p w14:paraId="2A465968" w14:textId="77777777" w:rsidR="00C71DE8" w:rsidRPr="009559BE" w:rsidRDefault="00C71DE8" w:rsidP="00E0092D">
            <w:pPr>
              <w:spacing w:afterLines="20" w:after="48"/>
              <w:contextualSpacing/>
              <w:rPr>
                <w:i/>
              </w:rPr>
            </w:pPr>
            <w:r w:rsidRPr="009559BE">
              <w:rPr>
                <w:i/>
              </w:rPr>
              <w:t>(Numeric)</w:t>
            </w:r>
          </w:p>
        </w:tc>
      </w:tr>
    </w:tbl>
    <w:p w14:paraId="32C771BF" w14:textId="77777777" w:rsidR="00C71DE8" w:rsidRDefault="00C71DE8" w:rsidP="001512DD">
      <w:pPr>
        <w:pStyle w:val="CommentText"/>
        <w:spacing w:afterLines="20" w:after="48"/>
        <w:contextualSpacing/>
        <w:rPr>
          <w:sz w:val="22"/>
          <w:szCs w:val="22"/>
        </w:rPr>
      </w:pPr>
    </w:p>
    <w:p w14:paraId="26EAC98D" w14:textId="77777777" w:rsidR="00D4243B" w:rsidRDefault="00D4243B" w:rsidP="001512DD">
      <w:pPr>
        <w:pStyle w:val="CommentText"/>
        <w:spacing w:afterLines="20" w:after="48"/>
        <w:contextualSpacing/>
        <w:rPr>
          <w:sz w:val="22"/>
          <w:szCs w:val="22"/>
        </w:rPr>
      </w:pPr>
    </w:p>
    <w:p w14:paraId="1842FECA" w14:textId="77777777" w:rsidR="00D4243B" w:rsidRDefault="00D4243B" w:rsidP="001512DD">
      <w:pPr>
        <w:pStyle w:val="CommentText"/>
        <w:spacing w:afterLines="20" w:after="48"/>
        <w:contextualSpacing/>
        <w:rPr>
          <w:sz w:val="22"/>
          <w:szCs w:val="22"/>
        </w:rPr>
      </w:pPr>
    </w:p>
    <w:p w14:paraId="5D3559AE" w14:textId="77777777" w:rsidR="00D4243B" w:rsidRDefault="00D4243B" w:rsidP="001512DD">
      <w:pPr>
        <w:pStyle w:val="CommentText"/>
        <w:spacing w:afterLines="20" w:after="48"/>
        <w:contextualSpacing/>
        <w:rPr>
          <w:sz w:val="22"/>
          <w:szCs w:val="22"/>
        </w:rPr>
      </w:pPr>
    </w:p>
    <w:p w14:paraId="62BE614B" w14:textId="77777777" w:rsidR="00D4243B" w:rsidRPr="009559BE" w:rsidRDefault="00D4243B" w:rsidP="001512DD">
      <w:pPr>
        <w:pStyle w:val="CommentText"/>
        <w:spacing w:afterLines="20" w:after="48"/>
        <w:contextualSpacing/>
        <w:rPr>
          <w:sz w:val="22"/>
          <w:szCs w:val="22"/>
        </w:rPr>
      </w:pPr>
    </w:p>
    <w:p w14:paraId="48023ECC" w14:textId="77777777" w:rsidR="00E0092D" w:rsidRPr="009559BE" w:rsidRDefault="00E0092D">
      <w:pPr>
        <w:rPr>
          <w:rFonts w:eastAsia="Times New Roman" w:cs="Times New Roman"/>
          <w:b/>
          <w:bCs/>
        </w:rPr>
      </w:pPr>
      <w:r w:rsidRPr="009559BE">
        <w:rPr>
          <w:rFonts w:eastAsia="Times New Roman" w:cs="Times New Roman"/>
          <w:b/>
          <w:bCs/>
        </w:rPr>
        <w:br w:type="page"/>
      </w:r>
    </w:p>
    <w:p w14:paraId="0E2F6497" w14:textId="6A54886A" w:rsidR="00C71DE8" w:rsidRPr="009559BE" w:rsidRDefault="00C71DE8" w:rsidP="001512DD">
      <w:pPr>
        <w:spacing w:afterLines="20" w:after="48" w:line="240" w:lineRule="auto"/>
        <w:contextualSpacing/>
        <w:rPr>
          <w:rFonts w:eastAsia="Times New Roman" w:cs="Times New Roman"/>
          <w:b/>
          <w:bCs/>
        </w:rPr>
      </w:pPr>
      <w:r w:rsidRPr="009559BE">
        <w:rPr>
          <w:rFonts w:eastAsia="Times New Roman" w:cs="Times New Roman"/>
          <w:b/>
          <w:bCs/>
        </w:rPr>
        <w:lastRenderedPageBreak/>
        <w:t>N. HOUSEHOLD AND AGRICULTURAL ASSETS</w:t>
      </w:r>
    </w:p>
    <w:p w14:paraId="4B32A423" w14:textId="77777777" w:rsidR="00C71DE8" w:rsidRPr="009559BE" w:rsidRDefault="00C71DE8" w:rsidP="001512DD">
      <w:pPr>
        <w:pStyle w:val="TableParagraph"/>
        <w:autoSpaceDE/>
        <w:autoSpaceDN/>
        <w:adjustRightInd/>
        <w:spacing w:afterLines="20" w:after="48"/>
        <w:contextualSpacing/>
        <w:rPr>
          <w:rFonts w:asciiTheme="minorHAnsi" w:eastAsia="Times New Roman" w:hAnsiTheme="minorHAnsi"/>
          <w:sz w:val="22"/>
          <w:szCs w:val="22"/>
          <w:lang w:eastAsia="zh-CN"/>
        </w:rPr>
      </w:pPr>
      <w:r w:rsidRPr="009559BE">
        <w:rPr>
          <w:rFonts w:asciiTheme="minorHAnsi" w:eastAsia="Times New Roman" w:hAnsiTheme="minorHAnsi"/>
          <w:sz w:val="22"/>
          <w:szCs w:val="22"/>
          <w:lang w:eastAsia="zh-CN"/>
        </w:rPr>
        <w:t>Now I would like to ask you about the number of household and agricultural assets that your household currently owns. Include assets that are currently not working. (Count all assets, even if they do not work)</w:t>
      </w:r>
    </w:p>
    <w:tbl>
      <w:tblPr>
        <w:tblW w:w="10064" w:type="dxa"/>
        <w:tblInd w:w="8" w:type="dxa"/>
        <w:tblLayout w:type="fixed"/>
        <w:tblCellMar>
          <w:left w:w="29" w:type="dxa"/>
          <w:right w:w="29" w:type="dxa"/>
        </w:tblCellMar>
        <w:tblLook w:val="0000" w:firstRow="0" w:lastRow="0" w:firstColumn="0" w:lastColumn="0" w:noHBand="0" w:noVBand="0"/>
      </w:tblPr>
      <w:tblGrid>
        <w:gridCol w:w="720"/>
        <w:gridCol w:w="3584"/>
        <w:gridCol w:w="1920"/>
        <w:gridCol w:w="1920"/>
        <w:gridCol w:w="1920"/>
      </w:tblGrid>
      <w:tr w:rsidR="00B71EAD" w:rsidRPr="009559BE" w14:paraId="7F3C3E37" w14:textId="77777777" w:rsidTr="00CD018F">
        <w:trPr>
          <w:trHeight w:val="20"/>
        </w:trPr>
        <w:tc>
          <w:tcPr>
            <w:tcW w:w="720" w:type="dxa"/>
            <w:tcBorders>
              <w:top w:val="single" w:sz="12" w:space="0" w:color="000000"/>
              <w:left w:val="single" w:sz="6" w:space="0" w:color="000000"/>
              <w:bottom w:val="single" w:sz="12" w:space="0" w:color="000000"/>
              <w:right w:val="single" w:sz="6" w:space="0" w:color="000000"/>
            </w:tcBorders>
          </w:tcPr>
          <w:p w14:paraId="70CF9DCA" w14:textId="77777777" w:rsidR="00D66AC4" w:rsidRPr="009559BE" w:rsidRDefault="00D66AC4" w:rsidP="001512DD">
            <w:pPr>
              <w:kinsoku w:val="0"/>
              <w:overflowPunct w:val="0"/>
              <w:spacing w:afterLines="20" w:after="48" w:line="240" w:lineRule="auto"/>
              <w:ind w:left="119"/>
              <w:contextualSpacing/>
              <w:rPr>
                <w:b/>
                <w:w w:val="105"/>
              </w:rPr>
            </w:pPr>
            <w:r w:rsidRPr="009559BE">
              <w:rPr>
                <w:b/>
                <w:w w:val="105"/>
              </w:rPr>
              <w:t>item_id</w:t>
            </w:r>
          </w:p>
        </w:tc>
        <w:tc>
          <w:tcPr>
            <w:tcW w:w="3584" w:type="dxa"/>
            <w:tcBorders>
              <w:top w:val="single" w:sz="12" w:space="0" w:color="000000"/>
              <w:left w:val="single" w:sz="6" w:space="0" w:color="000000"/>
              <w:bottom w:val="single" w:sz="12" w:space="0" w:color="000000"/>
              <w:right w:val="single" w:sz="6" w:space="0" w:color="000000"/>
            </w:tcBorders>
          </w:tcPr>
          <w:p w14:paraId="67E54EBC"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How many of these items-</w:t>
            </w:r>
          </w:p>
          <w:p w14:paraId="630A61FA" w14:textId="77777777" w:rsidR="00D66AC4" w:rsidRPr="009559BE" w:rsidRDefault="00D66AC4" w:rsidP="001512DD">
            <w:pPr>
              <w:kinsoku w:val="0"/>
              <w:overflowPunct w:val="0"/>
              <w:spacing w:afterLines="20" w:after="48" w:line="240" w:lineRule="auto"/>
              <w:ind w:left="119"/>
              <w:contextualSpacing/>
              <w:rPr>
                <w:w w:val="105"/>
              </w:rPr>
            </w:pPr>
          </w:p>
          <w:p w14:paraId="205DB24D"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w:t>
            </w:r>
            <w:r w:rsidRPr="009559BE">
              <w:rPr>
                <w:b/>
                <w:w w:val="105"/>
              </w:rPr>
              <w:t>item</w:t>
            </w:r>
            <w:r w:rsidRPr="009559BE">
              <w:rPr>
                <w:w w:val="105"/>
              </w:rPr>
              <w:t>)</w:t>
            </w:r>
          </w:p>
        </w:tc>
        <w:tc>
          <w:tcPr>
            <w:tcW w:w="1920" w:type="dxa"/>
            <w:tcBorders>
              <w:top w:val="single" w:sz="12" w:space="0" w:color="000000"/>
              <w:left w:val="single" w:sz="6" w:space="0" w:color="000000"/>
              <w:bottom w:val="single" w:sz="12" w:space="0" w:color="000000"/>
              <w:right w:val="single" w:sz="6" w:space="0" w:color="000000"/>
            </w:tcBorders>
          </w:tcPr>
          <w:p w14:paraId="458DFED3"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-do you currently own?</w:t>
            </w:r>
          </w:p>
          <w:p w14:paraId="7375D019" w14:textId="77777777" w:rsidR="00D66AC4" w:rsidRPr="009559BE" w:rsidRDefault="00D66AC4" w:rsidP="001512DD">
            <w:pPr>
              <w:kinsoku w:val="0"/>
              <w:overflowPunct w:val="0"/>
              <w:spacing w:afterLines="20" w:after="48" w:line="240" w:lineRule="auto"/>
              <w:ind w:left="119"/>
              <w:contextualSpacing/>
              <w:rPr>
                <w:w w:val="105"/>
              </w:rPr>
            </w:pPr>
          </w:p>
          <w:p w14:paraId="09BD3B0F"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w:t>
            </w:r>
            <w:r w:rsidRPr="009559BE">
              <w:rPr>
                <w:b/>
                <w:w w:val="105"/>
              </w:rPr>
              <w:t>n_ownnow</w:t>
            </w:r>
            <w:r w:rsidRPr="009559BE">
              <w:rPr>
                <w:w w:val="105"/>
              </w:rPr>
              <w:t>)</w:t>
            </w:r>
          </w:p>
        </w:tc>
        <w:tc>
          <w:tcPr>
            <w:tcW w:w="1920" w:type="dxa"/>
            <w:tcBorders>
              <w:top w:val="single" w:sz="12" w:space="0" w:color="000000"/>
              <w:left w:val="single" w:sz="6" w:space="0" w:color="000000"/>
              <w:bottom w:val="single" w:sz="12" w:space="0" w:color="000000"/>
              <w:right w:val="single" w:sz="6" w:space="0" w:color="000000"/>
            </w:tcBorders>
          </w:tcPr>
          <w:p w14:paraId="3B8F582F"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 xml:space="preserve">-are in working condition? </w:t>
            </w:r>
          </w:p>
        </w:tc>
        <w:tc>
          <w:tcPr>
            <w:tcW w:w="1920" w:type="dxa"/>
            <w:tcBorders>
              <w:top w:val="single" w:sz="12" w:space="0" w:color="000000"/>
              <w:left w:val="single" w:sz="6" w:space="0" w:color="000000"/>
              <w:bottom w:val="single" w:sz="12" w:space="0" w:color="000000"/>
              <w:right w:val="single" w:sz="6" w:space="0" w:color="000000"/>
            </w:tcBorders>
          </w:tcPr>
          <w:p w14:paraId="0536E396"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-have you purchased in the</w:t>
            </w:r>
          </w:p>
          <w:p w14:paraId="25C5A32C"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last year?</w:t>
            </w:r>
          </w:p>
          <w:p w14:paraId="2A1192DF"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w:t>
            </w:r>
            <w:r w:rsidRPr="009559BE">
              <w:rPr>
                <w:b/>
                <w:w w:val="105"/>
              </w:rPr>
              <w:t>no_past</w:t>
            </w:r>
            <w:r w:rsidRPr="009559BE">
              <w:rPr>
                <w:w w:val="105"/>
              </w:rPr>
              <w:t>)</w:t>
            </w:r>
          </w:p>
        </w:tc>
      </w:tr>
      <w:tr w:rsidR="00B71EAD" w:rsidRPr="009559BE" w14:paraId="0C0B3940" w14:textId="77777777" w:rsidTr="00CD018F">
        <w:trPr>
          <w:trHeight w:val="20"/>
        </w:trPr>
        <w:tc>
          <w:tcPr>
            <w:tcW w:w="720" w:type="dxa"/>
            <w:tcBorders>
              <w:top w:val="single" w:sz="12" w:space="0" w:color="000000"/>
              <w:left w:val="single" w:sz="6" w:space="0" w:color="000000"/>
              <w:bottom w:val="single" w:sz="6" w:space="0" w:color="000000"/>
              <w:right w:val="single" w:sz="6" w:space="0" w:color="000000"/>
            </w:tcBorders>
          </w:tcPr>
          <w:p w14:paraId="452BAF94"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w:t>
            </w:r>
          </w:p>
        </w:tc>
        <w:tc>
          <w:tcPr>
            <w:tcW w:w="3584" w:type="dxa"/>
            <w:tcBorders>
              <w:top w:val="single" w:sz="12" w:space="0" w:color="000000"/>
              <w:left w:val="single" w:sz="6" w:space="0" w:color="000000"/>
              <w:bottom w:val="single" w:sz="6" w:space="0" w:color="000000"/>
              <w:right w:val="single" w:sz="6" w:space="0" w:color="000000"/>
            </w:tcBorders>
          </w:tcPr>
          <w:p w14:paraId="37FB9450" w14:textId="77777777" w:rsidR="00D66AC4" w:rsidRPr="009559BE" w:rsidRDefault="00D66AC4" w:rsidP="001512DD">
            <w:pPr>
              <w:spacing w:afterLines="20" w:after="48" w:line="240" w:lineRule="auto"/>
              <w:ind w:left="119"/>
              <w:contextualSpacing/>
              <w:rPr>
                <w:w w:val="105"/>
              </w:rPr>
            </w:pPr>
            <w:r w:rsidRPr="009559BE">
              <w:rPr>
                <w:w w:val="105"/>
              </w:rPr>
              <w:t>Mobile Phone (</w:t>
            </w:r>
            <w:r w:rsidRPr="009559BE">
              <w:rPr>
                <w:b/>
                <w:w w:val="105"/>
              </w:rPr>
              <w:t>phone</w:t>
            </w:r>
            <w:r w:rsidRPr="009559BE">
              <w:rPr>
                <w:w w:val="105"/>
              </w:rPr>
              <w:t>)</w:t>
            </w:r>
          </w:p>
        </w:tc>
        <w:tc>
          <w:tcPr>
            <w:tcW w:w="1920" w:type="dxa"/>
            <w:tcBorders>
              <w:top w:val="single" w:sz="12" w:space="0" w:color="000000"/>
              <w:left w:val="single" w:sz="6" w:space="0" w:color="000000"/>
              <w:bottom w:val="single" w:sz="6" w:space="0" w:color="000000"/>
              <w:right w:val="single" w:sz="6" w:space="0" w:color="000000"/>
            </w:tcBorders>
          </w:tcPr>
          <w:p w14:paraId="497588D8" w14:textId="77777777" w:rsidR="00D66AC4" w:rsidRPr="009559BE" w:rsidRDefault="00D66AC4" w:rsidP="001512DD">
            <w:pPr>
              <w:spacing w:afterLines="20" w:after="48" w:line="240" w:lineRule="auto"/>
              <w:contextualSpacing/>
              <w:rPr>
                <w:i/>
              </w:rPr>
            </w:pPr>
          </w:p>
        </w:tc>
        <w:tc>
          <w:tcPr>
            <w:tcW w:w="1920" w:type="dxa"/>
            <w:tcBorders>
              <w:top w:val="single" w:sz="12" w:space="0" w:color="000000"/>
              <w:left w:val="single" w:sz="6" w:space="0" w:color="000000"/>
              <w:bottom w:val="single" w:sz="6" w:space="0" w:color="000000"/>
              <w:right w:val="single" w:sz="6" w:space="0" w:color="000000"/>
            </w:tcBorders>
          </w:tcPr>
          <w:p w14:paraId="3D0FA0C2" w14:textId="77777777" w:rsidR="00D66AC4" w:rsidRPr="009559BE" w:rsidRDefault="00D66AC4" w:rsidP="001512DD">
            <w:pPr>
              <w:spacing w:afterLines="20" w:after="48" w:line="240" w:lineRule="auto"/>
              <w:contextualSpacing/>
              <w:rPr>
                <w:i/>
              </w:rPr>
            </w:pPr>
          </w:p>
        </w:tc>
        <w:tc>
          <w:tcPr>
            <w:tcW w:w="1920" w:type="dxa"/>
            <w:tcBorders>
              <w:top w:val="single" w:sz="12" w:space="0" w:color="000000"/>
              <w:left w:val="single" w:sz="6" w:space="0" w:color="000000"/>
              <w:bottom w:val="single" w:sz="6" w:space="0" w:color="000000"/>
              <w:right w:val="single" w:sz="6" w:space="0" w:color="000000"/>
            </w:tcBorders>
          </w:tcPr>
          <w:p w14:paraId="1B970799" w14:textId="77777777" w:rsidR="00D66AC4" w:rsidRPr="009559BE" w:rsidRDefault="00D66AC4" w:rsidP="001512DD">
            <w:pPr>
              <w:spacing w:afterLines="20" w:after="48" w:line="240" w:lineRule="auto"/>
              <w:contextualSpacing/>
              <w:rPr>
                <w:i/>
              </w:rPr>
            </w:pPr>
          </w:p>
        </w:tc>
      </w:tr>
      <w:tr w:rsidR="00B71EAD" w:rsidRPr="009559BE" w14:paraId="62C5A10B"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259FF65D"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N2</w:t>
            </w:r>
          </w:p>
        </w:tc>
        <w:tc>
          <w:tcPr>
            <w:tcW w:w="3584" w:type="dxa"/>
            <w:tcBorders>
              <w:top w:val="single" w:sz="6" w:space="0" w:color="000000"/>
              <w:left w:val="single" w:sz="6" w:space="0" w:color="000000"/>
              <w:bottom w:val="single" w:sz="6" w:space="0" w:color="000000"/>
              <w:right w:val="single" w:sz="6" w:space="0" w:color="000000"/>
            </w:tcBorders>
          </w:tcPr>
          <w:p w14:paraId="04BB0469" w14:textId="77777777" w:rsidR="00D66AC4" w:rsidRPr="009559BE" w:rsidRDefault="00D66AC4" w:rsidP="001512DD">
            <w:pPr>
              <w:spacing w:afterLines="20" w:after="48" w:line="240" w:lineRule="auto"/>
              <w:ind w:left="119"/>
              <w:contextualSpacing/>
              <w:rPr>
                <w:w w:val="105"/>
              </w:rPr>
            </w:pPr>
            <w:r w:rsidRPr="009559BE">
              <w:rPr>
                <w:w w:val="105"/>
              </w:rPr>
              <w:t>Radio (</w:t>
            </w:r>
            <w:r w:rsidRPr="009559BE">
              <w:rPr>
                <w:b/>
                <w:w w:val="105"/>
              </w:rPr>
              <w:t>radio</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15A4F395"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742160E2"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F8EC26D" w14:textId="77777777" w:rsidR="00D66AC4" w:rsidRPr="009559BE" w:rsidRDefault="00D66AC4" w:rsidP="001512DD">
            <w:pPr>
              <w:spacing w:afterLines="20" w:after="48" w:line="240" w:lineRule="auto"/>
              <w:contextualSpacing/>
              <w:rPr>
                <w:i/>
              </w:rPr>
            </w:pPr>
          </w:p>
        </w:tc>
      </w:tr>
      <w:tr w:rsidR="00B71EAD" w:rsidRPr="009559BE" w14:paraId="58E782E2"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52C00DD8"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N3</w:t>
            </w:r>
          </w:p>
        </w:tc>
        <w:tc>
          <w:tcPr>
            <w:tcW w:w="3584" w:type="dxa"/>
            <w:tcBorders>
              <w:top w:val="single" w:sz="6" w:space="0" w:color="000000"/>
              <w:left w:val="single" w:sz="6" w:space="0" w:color="000000"/>
              <w:bottom w:val="single" w:sz="6" w:space="0" w:color="000000"/>
              <w:right w:val="single" w:sz="6" w:space="0" w:color="000000"/>
            </w:tcBorders>
          </w:tcPr>
          <w:p w14:paraId="2CDFF20F" w14:textId="77777777" w:rsidR="00D66AC4" w:rsidRPr="009559BE" w:rsidRDefault="00D66AC4" w:rsidP="001512DD">
            <w:pPr>
              <w:spacing w:afterLines="20" w:after="48" w:line="240" w:lineRule="auto"/>
              <w:ind w:left="119"/>
              <w:contextualSpacing/>
              <w:rPr>
                <w:w w:val="105"/>
              </w:rPr>
            </w:pPr>
            <w:r w:rsidRPr="009559BE">
              <w:rPr>
                <w:w w:val="105"/>
              </w:rPr>
              <w:t>TV (</w:t>
            </w:r>
            <w:r w:rsidRPr="009559BE">
              <w:rPr>
                <w:b/>
                <w:w w:val="105"/>
              </w:rPr>
              <w:t>tv</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2655F414"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A8179CF"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42ACC2B" w14:textId="77777777" w:rsidR="00D66AC4" w:rsidRPr="009559BE" w:rsidRDefault="00D66AC4" w:rsidP="001512DD">
            <w:pPr>
              <w:spacing w:afterLines="20" w:after="48" w:line="240" w:lineRule="auto"/>
              <w:contextualSpacing/>
              <w:rPr>
                <w:i/>
              </w:rPr>
            </w:pPr>
          </w:p>
        </w:tc>
      </w:tr>
      <w:tr w:rsidR="00B71EAD" w:rsidRPr="009559BE" w14:paraId="1E74BB4D"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4494FC35"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N4</w:t>
            </w:r>
          </w:p>
        </w:tc>
        <w:tc>
          <w:tcPr>
            <w:tcW w:w="3584" w:type="dxa"/>
            <w:tcBorders>
              <w:top w:val="single" w:sz="6" w:space="0" w:color="000000"/>
              <w:left w:val="single" w:sz="6" w:space="0" w:color="000000"/>
              <w:bottom w:val="single" w:sz="6" w:space="0" w:color="000000"/>
              <w:right w:val="single" w:sz="6" w:space="0" w:color="000000"/>
            </w:tcBorders>
          </w:tcPr>
          <w:p w14:paraId="229C4A82" w14:textId="77777777" w:rsidR="00D66AC4" w:rsidRPr="009559BE" w:rsidRDefault="00D66AC4" w:rsidP="001512DD">
            <w:pPr>
              <w:spacing w:afterLines="20" w:after="48" w:line="240" w:lineRule="auto"/>
              <w:ind w:left="119"/>
              <w:contextualSpacing/>
              <w:rPr>
                <w:w w:val="105"/>
              </w:rPr>
            </w:pPr>
            <w:r w:rsidRPr="009559BE">
              <w:rPr>
                <w:w w:val="105"/>
              </w:rPr>
              <w:t>Cars, Vans, Pick-up Trucks (</w:t>
            </w:r>
            <w:r w:rsidRPr="009559BE">
              <w:rPr>
                <w:b/>
                <w:w w:val="105"/>
              </w:rPr>
              <w:t>car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60E31B1E"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3942917"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5F90D01" w14:textId="77777777" w:rsidR="00D66AC4" w:rsidRPr="009559BE" w:rsidRDefault="00D66AC4" w:rsidP="001512DD">
            <w:pPr>
              <w:spacing w:afterLines="20" w:after="48" w:line="240" w:lineRule="auto"/>
              <w:contextualSpacing/>
              <w:rPr>
                <w:i/>
              </w:rPr>
            </w:pPr>
          </w:p>
        </w:tc>
      </w:tr>
      <w:tr w:rsidR="00B71EAD" w:rsidRPr="009559BE" w14:paraId="1D48B2DB"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7F424DF0"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N5</w:t>
            </w:r>
          </w:p>
        </w:tc>
        <w:tc>
          <w:tcPr>
            <w:tcW w:w="3584" w:type="dxa"/>
            <w:tcBorders>
              <w:top w:val="single" w:sz="6" w:space="0" w:color="000000"/>
              <w:left w:val="single" w:sz="6" w:space="0" w:color="000000"/>
              <w:bottom w:val="single" w:sz="6" w:space="0" w:color="000000"/>
              <w:right w:val="single" w:sz="6" w:space="0" w:color="000000"/>
            </w:tcBorders>
          </w:tcPr>
          <w:p w14:paraId="2DB4EFA4" w14:textId="77777777" w:rsidR="00D66AC4" w:rsidRPr="009559BE" w:rsidRDefault="00D66AC4" w:rsidP="001512DD">
            <w:pPr>
              <w:spacing w:afterLines="20" w:after="48" w:line="240" w:lineRule="auto"/>
              <w:ind w:left="119"/>
              <w:contextualSpacing/>
              <w:rPr>
                <w:w w:val="105"/>
              </w:rPr>
            </w:pPr>
            <w:r w:rsidRPr="009559BE">
              <w:rPr>
                <w:w w:val="105"/>
              </w:rPr>
              <w:t>Motorcycle (</w:t>
            </w:r>
            <w:r w:rsidRPr="009559BE">
              <w:rPr>
                <w:b/>
                <w:w w:val="105"/>
              </w:rPr>
              <w:t>motor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115A3F5F"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E3DDC5A"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63B556B" w14:textId="77777777" w:rsidR="00D66AC4" w:rsidRPr="009559BE" w:rsidRDefault="00D66AC4" w:rsidP="001512DD">
            <w:pPr>
              <w:spacing w:afterLines="20" w:after="48" w:line="240" w:lineRule="auto"/>
              <w:contextualSpacing/>
              <w:rPr>
                <w:i/>
              </w:rPr>
            </w:pPr>
          </w:p>
        </w:tc>
      </w:tr>
      <w:tr w:rsidR="00B71EAD" w:rsidRPr="009559BE" w14:paraId="2F432244"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09022BE4"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N6</w:t>
            </w:r>
          </w:p>
        </w:tc>
        <w:tc>
          <w:tcPr>
            <w:tcW w:w="3584" w:type="dxa"/>
            <w:tcBorders>
              <w:top w:val="single" w:sz="6" w:space="0" w:color="000000"/>
              <w:left w:val="single" w:sz="6" w:space="0" w:color="000000"/>
              <w:bottom w:val="single" w:sz="6" w:space="0" w:color="000000"/>
              <w:right w:val="single" w:sz="6" w:space="0" w:color="000000"/>
            </w:tcBorders>
          </w:tcPr>
          <w:p w14:paraId="335A8360" w14:textId="77777777" w:rsidR="00D66AC4" w:rsidRPr="009559BE" w:rsidRDefault="00D66AC4" w:rsidP="001512DD">
            <w:pPr>
              <w:spacing w:afterLines="20" w:after="48" w:line="240" w:lineRule="auto"/>
              <w:ind w:left="119"/>
              <w:contextualSpacing/>
              <w:rPr>
                <w:w w:val="105"/>
              </w:rPr>
            </w:pPr>
            <w:r w:rsidRPr="009559BE">
              <w:rPr>
                <w:w w:val="105"/>
              </w:rPr>
              <w:t>Bicycle (</w:t>
            </w:r>
            <w:r w:rsidRPr="009559BE">
              <w:rPr>
                <w:b/>
                <w:w w:val="105"/>
              </w:rPr>
              <w:t>bike</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326EC089"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5DDD0642"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345FE8D" w14:textId="77777777" w:rsidR="00D66AC4" w:rsidRPr="009559BE" w:rsidRDefault="00D66AC4" w:rsidP="001512DD">
            <w:pPr>
              <w:spacing w:afterLines="20" w:after="48" w:line="240" w:lineRule="auto"/>
              <w:contextualSpacing/>
              <w:rPr>
                <w:i/>
              </w:rPr>
            </w:pPr>
          </w:p>
        </w:tc>
      </w:tr>
      <w:tr w:rsidR="00B71EAD" w:rsidRPr="009559BE" w14:paraId="5423299B"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3D8669A4"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N7</w:t>
            </w:r>
          </w:p>
        </w:tc>
        <w:tc>
          <w:tcPr>
            <w:tcW w:w="3584" w:type="dxa"/>
            <w:tcBorders>
              <w:top w:val="single" w:sz="6" w:space="0" w:color="000000"/>
              <w:left w:val="single" w:sz="6" w:space="0" w:color="000000"/>
              <w:bottom w:val="single" w:sz="6" w:space="0" w:color="000000"/>
              <w:right w:val="single" w:sz="6" w:space="0" w:color="000000"/>
            </w:tcBorders>
          </w:tcPr>
          <w:p w14:paraId="688F8860" w14:textId="77777777" w:rsidR="00D66AC4" w:rsidRPr="009559BE" w:rsidRDefault="00D66AC4" w:rsidP="001512DD">
            <w:pPr>
              <w:spacing w:afterLines="20" w:after="48" w:line="240" w:lineRule="auto"/>
              <w:ind w:left="119"/>
              <w:contextualSpacing/>
              <w:rPr>
                <w:w w:val="105"/>
              </w:rPr>
            </w:pPr>
            <w:r w:rsidRPr="009559BE">
              <w:rPr>
                <w:w w:val="105"/>
              </w:rPr>
              <w:t>Cook stove (</w:t>
            </w:r>
            <w:r w:rsidRPr="009559BE">
              <w:rPr>
                <w:b/>
                <w:w w:val="105"/>
              </w:rPr>
              <w:t>stove</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656FB5DF"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9A1148A"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39DB486" w14:textId="77777777" w:rsidR="00D66AC4" w:rsidRPr="009559BE" w:rsidRDefault="00D66AC4" w:rsidP="001512DD">
            <w:pPr>
              <w:spacing w:afterLines="20" w:after="48" w:line="240" w:lineRule="auto"/>
              <w:contextualSpacing/>
              <w:rPr>
                <w:i/>
              </w:rPr>
            </w:pPr>
          </w:p>
        </w:tc>
      </w:tr>
      <w:tr w:rsidR="00B71EAD" w:rsidRPr="009559BE" w14:paraId="4BB626D5"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64001099"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N8</w:t>
            </w:r>
          </w:p>
        </w:tc>
        <w:tc>
          <w:tcPr>
            <w:tcW w:w="3584" w:type="dxa"/>
            <w:tcBorders>
              <w:top w:val="single" w:sz="6" w:space="0" w:color="000000"/>
              <w:left w:val="single" w:sz="6" w:space="0" w:color="000000"/>
              <w:bottom w:val="single" w:sz="6" w:space="0" w:color="000000"/>
              <w:right w:val="single" w:sz="6" w:space="0" w:color="000000"/>
            </w:tcBorders>
          </w:tcPr>
          <w:p w14:paraId="7189AFFF" w14:textId="4A56D237" w:rsidR="009559BE" w:rsidRPr="009559BE" w:rsidRDefault="00D66AC4" w:rsidP="009559BE">
            <w:pPr>
              <w:spacing w:afterLines="20" w:after="48" w:line="240" w:lineRule="auto"/>
              <w:ind w:left="119"/>
              <w:contextualSpacing/>
              <w:rPr>
                <w:w w:val="105"/>
              </w:rPr>
            </w:pPr>
            <w:r w:rsidRPr="009559BE">
              <w:rPr>
                <w:w w:val="105"/>
              </w:rPr>
              <w:t>Refrigerator (</w:t>
            </w:r>
            <w:r w:rsidRPr="009559BE">
              <w:rPr>
                <w:b/>
                <w:w w:val="105"/>
              </w:rPr>
              <w:t>fridge</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4A31B17D"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F72D8F5"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23FA12F6" w14:textId="77777777" w:rsidR="00D66AC4" w:rsidRPr="009559BE" w:rsidRDefault="00D66AC4" w:rsidP="001512DD">
            <w:pPr>
              <w:spacing w:afterLines="20" w:after="48" w:line="240" w:lineRule="auto"/>
              <w:contextualSpacing/>
              <w:rPr>
                <w:i/>
              </w:rPr>
            </w:pPr>
          </w:p>
        </w:tc>
      </w:tr>
      <w:tr w:rsidR="00B71EAD" w:rsidRPr="009559BE" w14:paraId="059B400E"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25FC8D73"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N9</w:t>
            </w:r>
          </w:p>
        </w:tc>
        <w:tc>
          <w:tcPr>
            <w:tcW w:w="3584" w:type="dxa"/>
            <w:tcBorders>
              <w:top w:val="single" w:sz="6" w:space="0" w:color="000000"/>
              <w:left w:val="single" w:sz="6" w:space="0" w:color="000000"/>
              <w:bottom w:val="single" w:sz="6" w:space="0" w:color="000000"/>
              <w:right w:val="single" w:sz="6" w:space="0" w:color="000000"/>
            </w:tcBorders>
          </w:tcPr>
          <w:p w14:paraId="64CB46F9" w14:textId="77777777" w:rsidR="00D66AC4" w:rsidRPr="009559BE" w:rsidRDefault="00D66AC4" w:rsidP="001512DD">
            <w:pPr>
              <w:spacing w:afterLines="20" w:after="48" w:line="240" w:lineRule="auto"/>
              <w:ind w:left="119"/>
              <w:contextualSpacing/>
              <w:rPr>
                <w:w w:val="105"/>
              </w:rPr>
            </w:pPr>
            <w:r w:rsidRPr="009559BE">
              <w:rPr>
                <w:w w:val="105"/>
              </w:rPr>
              <w:t>Water pump/treadle pump (</w:t>
            </w:r>
            <w:r w:rsidRPr="009559BE">
              <w:rPr>
                <w:b/>
                <w:w w:val="105"/>
              </w:rPr>
              <w:t>pump</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656EA242"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053BC14"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7634002" w14:textId="77777777" w:rsidR="00D66AC4" w:rsidRPr="009559BE" w:rsidRDefault="00D66AC4" w:rsidP="001512DD">
            <w:pPr>
              <w:spacing w:afterLines="20" w:after="48" w:line="240" w:lineRule="auto"/>
              <w:contextualSpacing/>
              <w:rPr>
                <w:i/>
              </w:rPr>
            </w:pPr>
          </w:p>
        </w:tc>
      </w:tr>
      <w:tr w:rsidR="00B71EAD" w:rsidRPr="009559BE" w14:paraId="31010D04"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2FF51CD3"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N10</w:t>
            </w:r>
          </w:p>
        </w:tc>
        <w:tc>
          <w:tcPr>
            <w:tcW w:w="3584" w:type="dxa"/>
            <w:tcBorders>
              <w:top w:val="single" w:sz="6" w:space="0" w:color="000000"/>
              <w:left w:val="single" w:sz="6" w:space="0" w:color="000000"/>
              <w:bottom w:val="single" w:sz="6" w:space="0" w:color="000000"/>
              <w:right w:val="single" w:sz="6" w:space="0" w:color="000000"/>
            </w:tcBorders>
          </w:tcPr>
          <w:p w14:paraId="695F85EB" w14:textId="77777777" w:rsidR="00D66AC4" w:rsidRPr="009559BE" w:rsidRDefault="00D66AC4" w:rsidP="001512DD">
            <w:pPr>
              <w:spacing w:afterLines="20" w:after="48" w:line="240" w:lineRule="auto"/>
              <w:ind w:left="119"/>
              <w:contextualSpacing/>
              <w:rPr>
                <w:w w:val="105"/>
              </w:rPr>
            </w:pPr>
            <w:r w:rsidRPr="009559BE">
              <w:rPr>
                <w:w w:val="105"/>
              </w:rPr>
              <w:t>Solar panel (</w:t>
            </w:r>
            <w:r w:rsidRPr="009559BE">
              <w:rPr>
                <w:b/>
                <w:w w:val="105"/>
              </w:rPr>
              <w:t>solar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10A17C37"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1E26F66A"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57C80F55" w14:textId="77777777" w:rsidR="00D66AC4" w:rsidRPr="009559BE" w:rsidRDefault="00D66AC4" w:rsidP="001512DD">
            <w:pPr>
              <w:spacing w:afterLines="20" w:after="48" w:line="240" w:lineRule="auto"/>
              <w:contextualSpacing/>
              <w:rPr>
                <w:i/>
              </w:rPr>
            </w:pPr>
          </w:p>
        </w:tc>
      </w:tr>
      <w:tr w:rsidR="00B71EAD" w:rsidRPr="009559BE" w14:paraId="20FB8203"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105D23D4"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N11</w:t>
            </w:r>
          </w:p>
        </w:tc>
        <w:tc>
          <w:tcPr>
            <w:tcW w:w="3584" w:type="dxa"/>
            <w:tcBorders>
              <w:top w:val="single" w:sz="6" w:space="0" w:color="000000"/>
              <w:left w:val="single" w:sz="6" w:space="0" w:color="000000"/>
              <w:bottom w:val="single" w:sz="6" w:space="0" w:color="000000"/>
              <w:right w:val="single" w:sz="6" w:space="0" w:color="000000"/>
            </w:tcBorders>
          </w:tcPr>
          <w:p w14:paraId="60343988" w14:textId="77777777" w:rsidR="00D66AC4" w:rsidRPr="009559BE" w:rsidRDefault="00D66AC4" w:rsidP="001512DD">
            <w:pPr>
              <w:spacing w:afterLines="20" w:after="48" w:line="240" w:lineRule="auto"/>
              <w:ind w:left="119"/>
              <w:contextualSpacing/>
              <w:rPr>
                <w:w w:val="105"/>
              </w:rPr>
            </w:pPr>
            <w:r w:rsidRPr="009559BE">
              <w:rPr>
                <w:w w:val="105"/>
              </w:rPr>
              <w:t>How many pick axes does your household own? (pickax)</w:t>
            </w:r>
          </w:p>
        </w:tc>
        <w:tc>
          <w:tcPr>
            <w:tcW w:w="1920" w:type="dxa"/>
            <w:tcBorders>
              <w:top w:val="single" w:sz="6" w:space="0" w:color="000000"/>
              <w:left w:val="single" w:sz="6" w:space="0" w:color="000000"/>
              <w:bottom w:val="single" w:sz="6" w:space="0" w:color="000000"/>
              <w:right w:val="single" w:sz="6" w:space="0" w:color="000000"/>
            </w:tcBorders>
          </w:tcPr>
          <w:p w14:paraId="4E8FF51D"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3BB4A28"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318943B" w14:textId="77777777" w:rsidR="00D66AC4" w:rsidRPr="009559BE" w:rsidRDefault="00D66AC4" w:rsidP="001512DD">
            <w:pPr>
              <w:spacing w:afterLines="20" w:after="48" w:line="240" w:lineRule="auto"/>
              <w:contextualSpacing/>
              <w:rPr>
                <w:i/>
              </w:rPr>
            </w:pPr>
          </w:p>
        </w:tc>
      </w:tr>
      <w:tr w:rsidR="00B71EAD" w:rsidRPr="009559BE" w14:paraId="1662B096"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6BB77A1D"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N12</w:t>
            </w:r>
          </w:p>
        </w:tc>
        <w:tc>
          <w:tcPr>
            <w:tcW w:w="3584" w:type="dxa"/>
            <w:tcBorders>
              <w:top w:val="single" w:sz="6" w:space="0" w:color="000000"/>
              <w:left w:val="single" w:sz="6" w:space="0" w:color="000000"/>
              <w:bottom w:val="single" w:sz="6" w:space="0" w:color="000000"/>
              <w:right w:val="single" w:sz="6" w:space="0" w:color="000000"/>
            </w:tcBorders>
          </w:tcPr>
          <w:p w14:paraId="78D4A03F" w14:textId="77777777" w:rsidR="00D66AC4" w:rsidRPr="009559BE" w:rsidRDefault="00D66AC4" w:rsidP="001512DD">
            <w:pPr>
              <w:spacing w:afterLines="20" w:after="48" w:line="240" w:lineRule="auto"/>
              <w:ind w:left="119"/>
              <w:contextualSpacing/>
              <w:rPr>
                <w:w w:val="105"/>
              </w:rPr>
            </w:pPr>
            <w:r w:rsidRPr="009559BE">
              <w:rPr>
                <w:w w:val="105"/>
              </w:rPr>
              <w:t>Ox-drawn plough (</w:t>
            </w:r>
            <w:r w:rsidRPr="009559BE">
              <w:rPr>
                <w:b/>
                <w:w w:val="105"/>
              </w:rPr>
              <w:t>oxplough</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10147884"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7C601B85"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E0CA6AB" w14:textId="77777777" w:rsidR="00D66AC4" w:rsidRPr="009559BE" w:rsidRDefault="00D66AC4" w:rsidP="001512DD">
            <w:pPr>
              <w:spacing w:afterLines="20" w:after="48" w:line="240" w:lineRule="auto"/>
              <w:contextualSpacing/>
              <w:rPr>
                <w:i/>
              </w:rPr>
            </w:pPr>
          </w:p>
        </w:tc>
      </w:tr>
      <w:tr w:rsidR="00B71EAD" w:rsidRPr="009559BE" w14:paraId="07743F15"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631D2263" w14:textId="77777777" w:rsidR="00D66AC4" w:rsidRPr="009559BE" w:rsidRDefault="00D66AC4" w:rsidP="001512DD">
            <w:pPr>
              <w:kinsoku w:val="0"/>
              <w:overflowPunct w:val="0"/>
              <w:spacing w:afterLines="20" w:after="48" w:line="240" w:lineRule="auto"/>
              <w:contextualSpacing/>
              <w:rPr>
                <w:w w:val="105"/>
              </w:rPr>
            </w:pPr>
            <w:r w:rsidRPr="009559BE">
              <w:rPr>
                <w:w w:val="105"/>
              </w:rPr>
              <w:t xml:space="preserve">  N13</w:t>
            </w:r>
          </w:p>
        </w:tc>
        <w:tc>
          <w:tcPr>
            <w:tcW w:w="3584" w:type="dxa"/>
            <w:tcBorders>
              <w:top w:val="single" w:sz="6" w:space="0" w:color="000000"/>
              <w:left w:val="single" w:sz="6" w:space="0" w:color="000000"/>
              <w:bottom w:val="single" w:sz="6" w:space="0" w:color="000000"/>
              <w:right w:val="single" w:sz="6" w:space="0" w:color="000000"/>
            </w:tcBorders>
          </w:tcPr>
          <w:p w14:paraId="6FBD1D22" w14:textId="77777777" w:rsidR="00D66AC4" w:rsidRPr="009559BE" w:rsidRDefault="00D66AC4" w:rsidP="001512DD">
            <w:pPr>
              <w:spacing w:afterLines="20" w:after="48" w:line="240" w:lineRule="auto"/>
              <w:ind w:left="119"/>
              <w:contextualSpacing/>
              <w:rPr>
                <w:w w:val="105"/>
              </w:rPr>
            </w:pPr>
            <w:r w:rsidRPr="009559BE">
              <w:rPr>
                <w:w w:val="105"/>
              </w:rPr>
              <w:t>Disc plough (</w:t>
            </w:r>
            <w:r w:rsidRPr="009559BE">
              <w:rPr>
                <w:b/>
                <w:w w:val="105"/>
              </w:rPr>
              <w:t>discplough</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45139424"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1B270D69"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43A30F0" w14:textId="77777777" w:rsidR="00D66AC4" w:rsidRPr="009559BE" w:rsidRDefault="00D66AC4" w:rsidP="001512DD">
            <w:pPr>
              <w:spacing w:afterLines="20" w:after="48" w:line="240" w:lineRule="auto"/>
              <w:contextualSpacing/>
              <w:rPr>
                <w:i/>
              </w:rPr>
            </w:pPr>
          </w:p>
        </w:tc>
      </w:tr>
      <w:tr w:rsidR="00B71EAD" w:rsidRPr="009559BE" w14:paraId="141761B3"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11A4BE95"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N14</w:t>
            </w:r>
          </w:p>
        </w:tc>
        <w:tc>
          <w:tcPr>
            <w:tcW w:w="3584" w:type="dxa"/>
            <w:tcBorders>
              <w:top w:val="single" w:sz="6" w:space="0" w:color="000000"/>
              <w:left w:val="single" w:sz="6" w:space="0" w:color="000000"/>
              <w:bottom w:val="single" w:sz="6" w:space="0" w:color="000000"/>
              <w:right w:val="single" w:sz="6" w:space="0" w:color="000000"/>
            </w:tcBorders>
          </w:tcPr>
          <w:p w14:paraId="78300536" w14:textId="77777777" w:rsidR="00D66AC4" w:rsidRPr="009559BE" w:rsidRDefault="00D66AC4" w:rsidP="001512DD">
            <w:pPr>
              <w:spacing w:afterLines="20" w:after="48" w:line="240" w:lineRule="auto"/>
              <w:ind w:left="119"/>
              <w:contextualSpacing/>
              <w:rPr>
                <w:w w:val="105"/>
              </w:rPr>
            </w:pPr>
            <w:r w:rsidRPr="009559BE">
              <w:rPr>
                <w:w w:val="105"/>
              </w:rPr>
              <w:t>Hammer Mills</w:t>
            </w:r>
            <w:r w:rsidRPr="009559BE">
              <w:t xml:space="preserve"> (</w:t>
            </w:r>
            <w:r w:rsidRPr="009559BE">
              <w:rPr>
                <w:b/>
                <w:w w:val="105"/>
              </w:rPr>
              <w:t>hammermill</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6544D377"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1C7156F9"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32240A9" w14:textId="77777777" w:rsidR="00D66AC4" w:rsidRPr="009559BE" w:rsidRDefault="00D66AC4" w:rsidP="001512DD">
            <w:pPr>
              <w:spacing w:afterLines="20" w:after="48" w:line="240" w:lineRule="auto"/>
              <w:contextualSpacing/>
              <w:rPr>
                <w:i/>
              </w:rPr>
            </w:pPr>
          </w:p>
        </w:tc>
      </w:tr>
      <w:tr w:rsidR="00B71EAD" w:rsidRPr="009559BE" w14:paraId="308DDB52"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600BBC62"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N15</w:t>
            </w:r>
          </w:p>
        </w:tc>
        <w:tc>
          <w:tcPr>
            <w:tcW w:w="3584" w:type="dxa"/>
            <w:tcBorders>
              <w:top w:val="single" w:sz="6" w:space="0" w:color="000000"/>
              <w:left w:val="single" w:sz="6" w:space="0" w:color="000000"/>
              <w:bottom w:val="single" w:sz="6" w:space="0" w:color="000000"/>
              <w:right w:val="single" w:sz="6" w:space="0" w:color="000000"/>
            </w:tcBorders>
          </w:tcPr>
          <w:p w14:paraId="3D46E9D2" w14:textId="77777777" w:rsidR="00D66AC4" w:rsidRPr="009559BE" w:rsidRDefault="00D66AC4" w:rsidP="001512DD">
            <w:pPr>
              <w:spacing w:afterLines="20" w:after="48" w:line="240" w:lineRule="auto"/>
              <w:ind w:left="119"/>
              <w:contextualSpacing/>
              <w:rPr>
                <w:w w:val="105"/>
              </w:rPr>
            </w:pPr>
            <w:r w:rsidRPr="009559BE">
              <w:rPr>
                <w:w w:val="105"/>
              </w:rPr>
              <w:t>Rippers (</w:t>
            </w:r>
            <w:r w:rsidRPr="009559BE">
              <w:rPr>
                <w:b/>
                <w:w w:val="105"/>
              </w:rPr>
              <w:t>ripper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6484FE8B"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5D2611DB"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1887E5F6" w14:textId="77777777" w:rsidR="00D66AC4" w:rsidRPr="009559BE" w:rsidRDefault="00D66AC4" w:rsidP="001512DD">
            <w:pPr>
              <w:spacing w:afterLines="20" w:after="48" w:line="240" w:lineRule="auto"/>
              <w:contextualSpacing/>
              <w:rPr>
                <w:i/>
              </w:rPr>
            </w:pPr>
          </w:p>
        </w:tc>
      </w:tr>
      <w:tr w:rsidR="00B71EAD" w:rsidRPr="009559BE" w14:paraId="63F1AADB"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4D23A12B"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N16</w:t>
            </w:r>
          </w:p>
        </w:tc>
        <w:tc>
          <w:tcPr>
            <w:tcW w:w="3584" w:type="dxa"/>
            <w:tcBorders>
              <w:top w:val="single" w:sz="6" w:space="0" w:color="000000"/>
              <w:left w:val="single" w:sz="6" w:space="0" w:color="000000"/>
              <w:bottom w:val="single" w:sz="6" w:space="0" w:color="000000"/>
              <w:right w:val="single" w:sz="6" w:space="0" w:color="000000"/>
            </w:tcBorders>
          </w:tcPr>
          <w:p w14:paraId="6AEADA4A" w14:textId="77777777" w:rsidR="00D66AC4" w:rsidRPr="009559BE" w:rsidRDefault="00D66AC4" w:rsidP="001512DD">
            <w:pPr>
              <w:spacing w:afterLines="20" w:after="48" w:line="240" w:lineRule="auto"/>
              <w:ind w:left="119"/>
              <w:contextualSpacing/>
              <w:rPr>
                <w:w w:val="105"/>
              </w:rPr>
            </w:pPr>
            <w:r w:rsidRPr="009559BE">
              <w:rPr>
                <w:w w:val="105"/>
              </w:rPr>
              <w:t>Knapsack sprayer (</w:t>
            </w:r>
            <w:r w:rsidRPr="009559BE">
              <w:rPr>
                <w:b/>
                <w:w w:val="105"/>
              </w:rPr>
              <w:t>kspray</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4EC549C2"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01AB8181"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2B93E62A" w14:textId="77777777" w:rsidR="00D66AC4" w:rsidRPr="009559BE" w:rsidRDefault="00D66AC4" w:rsidP="001512DD">
            <w:pPr>
              <w:spacing w:afterLines="20" w:after="48" w:line="240" w:lineRule="auto"/>
              <w:contextualSpacing/>
              <w:rPr>
                <w:i/>
              </w:rPr>
            </w:pPr>
          </w:p>
        </w:tc>
      </w:tr>
      <w:tr w:rsidR="00B71EAD" w:rsidRPr="009559BE" w14:paraId="25ECEADE"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49347CFC"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N17</w:t>
            </w:r>
          </w:p>
        </w:tc>
        <w:tc>
          <w:tcPr>
            <w:tcW w:w="3584" w:type="dxa"/>
            <w:tcBorders>
              <w:top w:val="single" w:sz="6" w:space="0" w:color="000000"/>
              <w:left w:val="single" w:sz="6" w:space="0" w:color="000000"/>
              <w:bottom w:val="single" w:sz="6" w:space="0" w:color="000000"/>
              <w:right w:val="single" w:sz="6" w:space="0" w:color="000000"/>
            </w:tcBorders>
          </w:tcPr>
          <w:p w14:paraId="7DAB98D3" w14:textId="77777777" w:rsidR="00D66AC4" w:rsidRPr="009559BE" w:rsidRDefault="00D66AC4" w:rsidP="001512DD">
            <w:pPr>
              <w:spacing w:afterLines="20" w:after="48" w:line="240" w:lineRule="auto"/>
              <w:ind w:left="119"/>
              <w:contextualSpacing/>
              <w:rPr>
                <w:w w:val="105"/>
              </w:rPr>
            </w:pPr>
            <w:r w:rsidRPr="009559BE">
              <w:rPr>
                <w:w w:val="105"/>
              </w:rPr>
              <w:t>Ridger/ weeder (</w:t>
            </w:r>
            <w:r w:rsidRPr="009559BE">
              <w:rPr>
                <w:b/>
                <w:w w:val="105"/>
              </w:rPr>
              <w:t>ridger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3B12C938"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5ABE38D7"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E978598" w14:textId="77777777" w:rsidR="00D66AC4" w:rsidRPr="009559BE" w:rsidRDefault="00D66AC4" w:rsidP="001512DD">
            <w:pPr>
              <w:spacing w:afterLines="20" w:after="48" w:line="240" w:lineRule="auto"/>
              <w:contextualSpacing/>
              <w:rPr>
                <w:i/>
              </w:rPr>
            </w:pPr>
          </w:p>
        </w:tc>
      </w:tr>
      <w:tr w:rsidR="00B71EAD" w:rsidRPr="009559BE" w14:paraId="72A5CCE1"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0CFB078A"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N18</w:t>
            </w:r>
          </w:p>
        </w:tc>
        <w:tc>
          <w:tcPr>
            <w:tcW w:w="3584" w:type="dxa"/>
            <w:tcBorders>
              <w:top w:val="single" w:sz="6" w:space="0" w:color="000000"/>
              <w:left w:val="single" w:sz="6" w:space="0" w:color="000000"/>
              <w:bottom w:val="single" w:sz="6" w:space="0" w:color="000000"/>
              <w:right w:val="single" w:sz="6" w:space="0" w:color="000000"/>
            </w:tcBorders>
          </w:tcPr>
          <w:p w14:paraId="155CF827" w14:textId="77777777" w:rsidR="00D66AC4" w:rsidRPr="009559BE" w:rsidRDefault="00D66AC4" w:rsidP="001512DD">
            <w:pPr>
              <w:spacing w:afterLines="20" w:after="48" w:line="240" w:lineRule="auto"/>
              <w:ind w:left="119"/>
              <w:contextualSpacing/>
              <w:rPr>
                <w:w w:val="105"/>
              </w:rPr>
            </w:pPr>
            <w:r w:rsidRPr="009559BE">
              <w:rPr>
                <w:w w:val="105"/>
              </w:rPr>
              <w:t>Ox Carts (</w:t>
            </w:r>
            <w:r w:rsidRPr="009559BE">
              <w:rPr>
                <w:b/>
                <w:w w:val="105"/>
              </w:rPr>
              <w:t>oxcart</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2AA89A6E"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21393286"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2A53F9E0" w14:textId="77777777" w:rsidR="00D66AC4" w:rsidRPr="009559BE" w:rsidRDefault="00D66AC4" w:rsidP="001512DD">
            <w:pPr>
              <w:spacing w:afterLines="20" w:after="48" w:line="240" w:lineRule="auto"/>
              <w:contextualSpacing/>
              <w:rPr>
                <w:i/>
              </w:rPr>
            </w:pPr>
          </w:p>
        </w:tc>
      </w:tr>
      <w:tr w:rsidR="00B71EAD" w:rsidRPr="009559BE" w14:paraId="69DBF5C4"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5DB1D104"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N19</w:t>
            </w:r>
          </w:p>
        </w:tc>
        <w:tc>
          <w:tcPr>
            <w:tcW w:w="3584" w:type="dxa"/>
            <w:tcBorders>
              <w:top w:val="single" w:sz="6" w:space="0" w:color="000000"/>
              <w:left w:val="single" w:sz="6" w:space="0" w:color="000000"/>
              <w:bottom w:val="single" w:sz="6" w:space="0" w:color="000000"/>
              <w:right w:val="single" w:sz="6" w:space="0" w:color="000000"/>
            </w:tcBorders>
          </w:tcPr>
          <w:p w14:paraId="09AC7B45" w14:textId="77777777" w:rsidR="00D66AC4" w:rsidRPr="009559BE" w:rsidRDefault="00D66AC4" w:rsidP="001512DD">
            <w:pPr>
              <w:spacing w:afterLines="20" w:after="48" w:line="240" w:lineRule="auto"/>
              <w:ind w:left="119"/>
              <w:contextualSpacing/>
              <w:rPr>
                <w:w w:val="105"/>
              </w:rPr>
            </w:pPr>
            <w:r w:rsidRPr="009559BE">
              <w:rPr>
                <w:w w:val="105"/>
              </w:rPr>
              <w:t>Hand driven tractor (</w:t>
            </w:r>
            <w:r w:rsidRPr="009559BE">
              <w:rPr>
                <w:b/>
                <w:w w:val="105"/>
              </w:rPr>
              <w:t>tractor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3901C05D"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133D6F67"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6E77E10" w14:textId="77777777" w:rsidR="00D66AC4" w:rsidRPr="009559BE" w:rsidRDefault="00D66AC4" w:rsidP="001512DD">
            <w:pPr>
              <w:spacing w:afterLines="20" w:after="48" w:line="240" w:lineRule="auto"/>
              <w:contextualSpacing/>
              <w:rPr>
                <w:i/>
              </w:rPr>
            </w:pPr>
          </w:p>
        </w:tc>
      </w:tr>
      <w:tr w:rsidR="00B71EAD" w:rsidRPr="009559BE" w14:paraId="5D7B24CF"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367044C2"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N20</w:t>
            </w:r>
          </w:p>
        </w:tc>
        <w:tc>
          <w:tcPr>
            <w:tcW w:w="3584" w:type="dxa"/>
            <w:tcBorders>
              <w:top w:val="single" w:sz="6" w:space="0" w:color="000000"/>
              <w:left w:val="single" w:sz="6" w:space="0" w:color="000000"/>
              <w:bottom w:val="single" w:sz="6" w:space="0" w:color="000000"/>
              <w:right w:val="single" w:sz="6" w:space="0" w:color="000000"/>
            </w:tcBorders>
          </w:tcPr>
          <w:p w14:paraId="0C0A972E" w14:textId="77777777" w:rsidR="00D66AC4" w:rsidRPr="009559BE" w:rsidRDefault="00D66AC4" w:rsidP="001512DD">
            <w:pPr>
              <w:spacing w:afterLines="20" w:after="48" w:line="240" w:lineRule="auto"/>
              <w:ind w:left="119"/>
              <w:contextualSpacing/>
              <w:rPr>
                <w:w w:val="105"/>
              </w:rPr>
            </w:pPr>
            <w:r w:rsidRPr="009559BE">
              <w:rPr>
                <w:w w:val="105"/>
              </w:rPr>
              <w:t>Scotch carts (</w:t>
            </w:r>
            <w:r w:rsidRPr="009559BE">
              <w:rPr>
                <w:b/>
                <w:w w:val="105"/>
              </w:rPr>
              <w:t>scotchcart</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0D5664E1"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668C2CF"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C066C72" w14:textId="77777777" w:rsidR="00D66AC4" w:rsidRPr="009559BE" w:rsidRDefault="00D66AC4" w:rsidP="001512DD">
            <w:pPr>
              <w:spacing w:afterLines="20" w:after="48" w:line="240" w:lineRule="auto"/>
              <w:contextualSpacing/>
              <w:rPr>
                <w:i/>
              </w:rPr>
            </w:pPr>
          </w:p>
        </w:tc>
      </w:tr>
      <w:tr w:rsidR="00B71EAD" w:rsidRPr="009559BE" w14:paraId="4BCE642E"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583FF968"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N21</w:t>
            </w:r>
          </w:p>
        </w:tc>
        <w:tc>
          <w:tcPr>
            <w:tcW w:w="3584" w:type="dxa"/>
            <w:tcBorders>
              <w:top w:val="single" w:sz="6" w:space="0" w:color="000000"/>
              <w:left w:val="single" w:sz="6" w:space="0" w:color="000000"/>
              <w:bottom w:val="single" w:sz="6" w:space="0" w:color="000000"/>
              <w:right w:val="single" w:sz="6" w:space="0" w:color="000000"/>
            </w:tcBorders>
          </w:tcPr>
          <w:p w14:paraId="294FED50" w14:textId="77777777" w:rsidR="00D66AC4" w:rsidRPr="009559BE" w:rsidRDefault="00D66AC4" w:rsidP="001512DD">
            <w:pPr>
              <w:spacing w:afterLines="20" w:after="48" w:line="240" w:lineRule="auto"/>
              <w:ind w:left="119"/>
              <w:contextualSpacing/>
              <w:rPr>
                <w:w w:val="105"/>
              </w:rPr>
            </w:pPr>
            <w:r w:rsidRPr="009559BE">
              <w:rPr>
                <w:w w:val="105"/>
              </w:rPr>
              <w:t>Wheel barrow (</w:t>
            </w:r>
            <w:r w:rsidRPr="009559BE">
              <w:rPr>
                <w:b/>
                <w:w w:val="105"/>
              </w:rPr>
              <w:t>wheelbarrow</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7A4FEA6E"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6E16C07"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70FA424C" w14:textId="77777777" w:rsidR="00D66AC4" w:rsidRPr="009559BE" w:rsidRDefault="00D66AC4" w:rsidP="001512DD">
            <w:pPr>
              <w:spacing w:afterLines="20" w:after="48" w:line="240" w:lineRule="auto"/>
              <w:contextualSpacing/>
              <w:rPr>
                <w:i/>
              </w:rPr>
            </w:pPr>
          </w:p>
        </w:tc>
      </w:tr>
      <w:tr w:rsidR="00B71EAD" w:rsidRPr="009559BE" w14:paraId="1A26FEB1"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47E61B3E"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N22</w:t>
            </w:r>
          </w:p>
        </w:tc>
        <w:tc>
          <w:tcPr>
            <w:tcW w:w="3584" w:type="dxa"/>
            <w:tcBorders>
              <w:top w:val="single" w:sz="6" w:space="0" w:color="000000"/>
              <w:left w:val="single" w:sz="6" w:space="0" w:color="000000"/>
              <w:bottom w:val="single" w:sz="6" w:space="0" w:color="000000"/>
              <w:right w:val="single" w:sz="6" w:space="0" w:color="000000"/>
            </w:tcBorders>
          </w:tcPr>
          <w:p w14:paraId="61AFEDE4" w14:textId="77777777" w:rsidR="00D66AC4" w:rsidRPr="009559BE" w:rsidRDefault="00D66AC4" w:rsidP="001512DD">
            <w:pPr>
              <w:spacing w:afterLines="20" w:after="48" w:line="240" w:lineRule="auto"/>
              <w:ind w:left="119"/>
              <w:contextualSpacing/>
              <w:rPr>
                <w:w w:val="105"/>
              </w:rPr>
            </w:pPr>
            <w:r w:rsidRPr="009559BE">
              <w:rPr>
                <w:w w:val="105"/>
              </w:rPr>
              <w:t>Drip irrigation set (</w:t>
            </w:r>
            <w:r w:rsidRPr="009559BE">
              <w:rPr>
                <w:b/>
                <w:w w:val="105"/>
              </w:rPr>
              <w:t>dripirrigateset</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354631E6"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0F517E0"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5A1C59E" w14:textId="77777777" w:rsidR="00D66AC4" w:rsidRPr="009559BE" w:rsidRDefault="00D66AC4" w:rsidP="001512DD">
            <w:pPr>
              <w:spacing w:afterLines="20" w:after="48" w:line="240" w:lineRule="auto"/>
              <w:contextualSpacing/>
              <w:rPr>
                <w:i/>
              </w:rPr>
            </w:pPr>
          </w:p>
        </w:tc>
      </w:tr>
      <w:tr w:rsidR="00B71EAD" w:rsidRPr="009559BE" w14:paraId="3E630188"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650579EE" w14:textId="77777777" w:rsidR="00D66AC4" w:rsidRPr="009559BE" w:rsidRDefault="00D66AC4" w:rsidP="001512DD">
            <w:pPr>
              <w:kinsoku w:val="0"/>
              <w:overflowPunct w:val="0"/>
              <w:spacing w:afterLines="20" w:after="48" w:line="240" w:lineRule="auto"/>
              <w:ind w:left="119"/>
              <w:contextualSpacing/>
              <w:rPr>
                <w:w w:val="105"/>
              </w:rPr>
            </w:pPr>
            <w:r w:rsidRPr="009559BE">
              <w:rPr>
                <w:w w:val="105"/>
              </w:rPr>
              <w:t>N23</w:t>
            </w:r>
          </w:p>
        </w:tc>
        <w:tc>
          <w:tcPr>
            <w:tcW w:w="3584" w:type="dxa"/>
            <w:tcBorders>
              <w:top w:val="single" w:sz="6" w:space="0" w:color="000000"/>
              <w:left w:val="single" w:sz="6" w:space="0" w:color="000000"/>
              <w:bottom w:val="single" w:sz="6" w:space="0" w:color="000000"/>
              <w:right w:val="single" w:sz="6" w:space="0" w:color="000000"/>
            </w:tcBorders>
          </w:tcPr>
          <w:p w14:paraId="1E23910E" w14:textId="77777777" w:rsidR="00D66AC4" w:rsidRPr="009559BE" w:rsidRDefault="00D66AC4" w:rsidP="001512DD">
            <w:pPr>
              <w:spacing w:afterLines="20" w:after="48" w:line="240" w:lineRule="auto"/>
              <w:ind w:left="119"/>
              <w:contextualSpacing/>
              <w:rPr>
                <w:w w:val="105"/>
              </w:rPr>
            </w:pPr>
            <w:r w:rsidRPr="009559BE">
              <w:rPr>
                <w:w w:val="105"/>
              </w:rPr>
              <w:t>Sprinklers</w:t>
            </w:r>
            <w:r w:rsidRPr="009559BE">
              <w:t xml:space="preserve"> (</w:t>
            </w:r>
            <w:r w:rsidRPr="009559BE">
              <w:rPr>
                <w:b/>
                <w:w w:val="105"/>
              </w:rPr>
              <w:t>sprinkler</w:t>
            </w:r>
            <w:r w:rsidRPr="009559BE">
              <w:rPr>
                <w:w w:val="105"/>
              </w:rPr>
              <w:t>)</w:t>
            </w:r>
          </w:p>
        </w:tc>
        <w:tc>
          <w:tcPr>
            <w:tcW w:w="1920" w:type="dxa"/>
            <w:tcBorders>
              <w:top w:val="single" w:sz="6" w:space="0" w:color="000000"/>
              <w:left w:val="single" w:sz="6" w:space="0" w:color="000000"/>
              <w:bottom w:val="single" w:sz="6" w:space="0" w:color="000000"/>
              <w:right w:val="single" w:sz="6" w:space="0" w:color="000000"/>
            </w:tcBorders>
          </w:tcPr>
          <w:p w14:paraId="558087A6"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EE0C2AC" w14:textId="77777777" w:rsidR="00D66AC4" w:rsidRPr="009559BE" w:rsidRDefault="00D66AC4"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4F991261" w14:textId="77777777" w:rsidR="00D66AC4" w:rsidRPr="009559BE" w:rsidRDefault="00D66AC4" w:rsidP="001512DD">
            <w:pPr>
              <w:spacing w:afterLines="20" w:after="48" w:line="240" w:lineRule="auto"/>
              <w:contextualSpacing/>
              <w:rPr>
                <w:i/>
              </w:rPr>
            </w:pPr>
          </w:p>
        </w:tc>
      </w:tr>
      <w:tr w:rsidR="009559BE" w:rsidRPr="009559BE" w14:paraId="636392DA"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2F8E2B26" w14:textId="7E05AD14" w:rsidR="009559BE" w:rsidRPr="009559BE" w:rsidRDefault="009559BE" w:rsidP="001512DD">
            <w:pPr>
              <w:kinsoku w:val="0"/>
              <w:overflowPunct w:val="0"/>
              <w:spacing w:afterLines="20" w:after="48" w:line="240" w:lineRule="auto"/>
              <w:ind w:left="119"/>
              <w:contextualSpacing/>
              <w:rPr>
                <w:w w:val="105"/>
              </w:rPr>
            </w:pPr>
            <w:r>
              <w:rPr>
                <w:w w:val="105"/>
              </w:rPr>
              <w:t>N24</w:t>
            </w:r>
          </w:p>
        </w:tc>
        <w:tc>
          <w:tcPr>
            <w:tcW w:w="3584" w:type="dxa"/>
            <w:tcBorders>
              <w:top w:val="single" w:sz="6" w:space="0" w:color="000000"/>
              <w:left w:val="single" w:sz="6" w:space="0" w:color="000000"/>
              <w:bottom w:val="single" w:sz="6" w:space="0" w:color="000000"/>
              <w:right w:val="single" w:sz="6" w:space="0" w:color="000000"/>
            </w:tcBorders>
          </w:tcPr>
          <w:p w14:paraId="7C1A2E63" w14:textId="03CE5E2D" w:rsidR="009559BE" w:rsidRPr="009559BE" w:rsidRDefault="009559BE" w:rsidP="001512DD">
            <w:pPr>
              <w:spacing w:afterLines="20" w:after="48" w:line="240" w:lineRule="auto"/>
              <w:ind w:left="119"/>
              <w:contextualSpacing/>
              <w:rPr>
                <w:w w:val="105"/>
              </w:rPr>
            </w:pPr>
            <w:r>
              <w:rPr>
                <w:w w:val="105"/>
              </w:rPr>
              <w:t>Efficient wood burning stove</w:t>
            </w:r>
          </w:p>
        </w:tc>
        <w:tc>
          <w:tcPr>
            <w:tcW w:w="1920" w:type="dxa"/>
            <w:tcBorders>
              <w:top w:val="single" w:sz="6" w:space="0" w:color="000000"/>
              <w:left w:val="single" w:sz="6" w:space="0" w:color="000000"/>
              <w:bottom w:val="single" w:sz="6" w:space="0" w:color="000000"/>
              <w:right w:val="single" w:sz="6" w:space="0" w:color="000000"/>
            </w:tcBorders>
          </w:tcPr>
          <w:p w14:paraId="13728726" w14:textId="77777777" w:rsidR="009559BE" w:rsidRPr="009559BE" w:rsidRDefault="009559BE"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2BB787F6" w14:textId="77777777" w:rsidR="009559BE" w:rsidRPr="009559BE" w:rsidRDefault="009559BE"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3AE7A2F6" w14:textId="77777777" w:rsidR="009559BE" w:rsidRPr="009559BE" w:rsidRDefault="009559BE" w:rsidP="001512DD">
            <w:pPr>
              <w:spacing w:afterLines="20" w:after="48" w:line="240" w:lineRule="auto"/>
              <w:contextualSpacing/>
              <w:rPr>
                <w:i/>
              </w:rPr>
            </w:pPr>
          </w:p>
        </w:tc>
      </w:tr>
      <w:tr w:rsidR="009559BE" w:rsidRPr="009559BE" w14:paraId="45962E1E" w14:textId="77777777" w:rsidTr="00CD018F">
        <w:trPr>
          <w:trHeight w:val="20"/>
        </w:trPr>
        <w:tc>
          <w:tcPr>
            <w:tcW w:w="720" w:type="dxa"/>
            <w:tcBorders>
              <w:top w:val="single" w:sz="6" w:space="0" w:color="000000"/>
              <w:left w:val="single" w:sz="6" w:space="0" w:color="000000"/>
              <w:bottom w:val="single" w:sz="6" w:space="0" w:color="000000"/>
              <w:right w:val="single" w:sz="6" w:space="0" w:color="000000"/>
            </w:tcBorders>
          </w:tcPr>
          <w:p w14:paraId="001D3714" w14:textId="3ACDCA15" w:rsidR="009559BE" w:rsidRPr="009559BE" w:rsidRDefault="009559BE" w:rsidP="001512DD">
            <w:pPr>
              <w:kinsoku w:val="0"/>
              <w:overflowPunct w:val="0"/>
              <w:spacing w:afterLines="20" w:after="48" w:line="240" w:lineRule="auto"/>
              <w:ind w:left="119"/>
              <w:contextualSpacing/>
              <w:rPr>
                <w:w w:val="105"/>
              </w:rPr>
            </w:pPr>
            <w:r>
              <w:rPr>
                <w:w w:val="105"/>
              </w:rPr>
              <w:t>N25</w:t>
            </w:r>
          </w:p>
        </w:tc>
        <w:tc>
          <w:tcPr>
            <w:tcW w:w="3584" w:type="dxa"/>
            <w:tcBorders>
              <w:top w:val="single" w:sz="6" w:space="0" w:color="000000"/>
              <w:left w:val="single" w:sz="6" w:space="0" w:color="000000"/>
              <w:bottom w:val="single" w:sz="6" w:space="0" w:color="000000"/>
              <w:right w:val="single" w:sz="6" w:space="0" w:color="000000"/>
            </w:tcBorders>
          </w:tcPr>
          <w:p w14:paraId="7BD69A42" w14:textId="1EFF8FF5" w:rsidR="009559BE" w:rsidRPr="009559BE" w:rsidRDefault="009559BE" w:rsidP="001512DD">
            <w:pPr>
              <w:spacing w:afterLines="20" w:after="48" w:line="240" w:lineRule="auto"/>
              <w:ind w:left="119"/>
              <w:contextualSpacing/>
              <w:rPr>
                <w:w w:val="105"/>
              </w:rPr>
            </w:pPr>
            <w:r>
              <w:rPr>
                <w:w w:val="105"/>
              </w:rPr>
              <w:t>Pressure cooker</w:t>
            </w:r>
          </w:p>
        </w:tc>
        <w:tc>
          <w:tcPr>
            <w:tcW w:w="1920" w:type="dxa"/>
            <w:tcBorders>
              <w:top w:val="single" w:sz="6" w:space="0" w:color="000000"/>
              <w:left w:val="single" w:sz="6" w:space="0" w:color="000000"/>
              <w:bottom w:val="single" w:sz="6" w:space="0" w:color="000000"/>
              <w:right w:val="single" w:sz="6" w:space="0" w:color="000000"/>
            </w:tcBorders>
          </w:tcPr>
          <w:p w14:paraId="72E8D0D1" w14:textId="77777777" w:rsidR="009559BE" w:rsidRPr="009559BE" w:rsidRDefault="009559BE"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689FD996" w14:textId="77777777" w:rsidR="009559BE" w:rsidRPr="009559BE" w:rsidRDefault="009559BE" w:rsidP="001512DD">
            <w:pPr>
              <w:spacing w:afterLines="20" w:after="48" w:line="240" w:lineRule="auto"/>
              <w:contextualSpacing/>
              <w:rPr>
                <w:i/>
              </w:rPr>
            </w:pPr>
          </w:p>
        </w:tc>
        <w:tc>
          <w:tcPr>
            <w:tcW w:w="1920" w:type="dxa"/>
            <w:tcBorders>
              <w:top w:val="single" w:sz="6" w:space="0" w:color="000000"/>
              <w:left w:val="single" w:sz="6" w:space="0" w:color="000000"/>
              <w:bottom w:val="single" w:sz="6" w:space="0" w:color="000000"/>
              <w:right w:val="single" w:sz="6" w:space="0" w:color="000000"/>
            </w:tcBorders>
          </w:tcPr>
          <w:p w14:paraId="576B2C7A" w14:textId="77777777" w:rsidR="009559BE" w:rsidRPr="009559BE" w:rsidRDefault="009559BE" w:rsidP="001512DD">
            <w:pPr>
              <w:spacing w:afterLines="20" w:after="48" w:line="240" w:lineRule="auto"/>
              <w:contextualSpacing/>
              <w:rPr>
                <w:i/>
              </w:rPr>
            </w:pPr>
          </w:p>
        </w:tc>
      </w:tr>
    </w:tbl>
    <w:p w14:paraId="773EA6A1" w14:textId="77777777" w:rsidR="00C71DE8" w:rsidRPr="009559BE" w:rsidRDefault="00C71DE8" w:rsidP="001512DD">
      <w:pPr>
        <w:pStyle w:val="TableParagraph"/>
        <w:autoSpaceDE/>
        <w:autoSpaceDN/>
        <w:adjustRightInd/>
        <w:spacing w:afterLines="20" w:after="48"/>
        <w:contextualSpacing/>
        <w:rPr>
          <w:rFonts w:asciiTheme="minorHAnsi" w:eastAsia="Times New Roman" w:hAnsiTheme="minorHAnsi"/>
          <w:sz w:val="22"/>
          <w:szCs w:val="22"/>
          <w:lang w:eastAsia="zh-CN"/>
        </w:rPr>
      </w:pPr>
    </w:p>
    <w:tbl>
      <w:tblPr>
        <w:tblW w:w="10081" w:type="dxa"/>
        <w:tblInd w:w="-8" w:type="dxa"/>
        <w:tblLayout w:type="fixed"/>
        <w:tblCellMar>
          <w:left w:w="29" w:type="dxa"/>
          <w:right w:w="29" w:type="dxa"/>
        </w:tblCellMar>
        <w:tblLook w:val="0000" w:firstRow="0" w:lastRow="0" w:firstColumn="0" w:lastColumn="0" w:noHBand="0" w:noVBand="0"/>
      </w:tblPr>
      <w:tblGrid>
        <w:gridCol w:w="345"/>
        <w:gridCol w:w="15"/>
        <w:gridCol w:w="4680"/>
        <w:gridCol w:w="2162"/>
        <w:gridCol w:w="357"/>
        <w:gridCol w:w="1803"/>
        <w:gridCol w:w="16"/>
        <w:gridCol w:w="703"/>
      </w:tblGrid>
      <w:tr w:rsidR="00B71EAD" w:rsidRPr="009559BE" w14:paraId="0E3E4DC3" w14:textId="77777777" w:rsidTr="00CD018F">
        <w:trPr>
          <w:trHeight w:val="20"/>
        </w:trPr>
        <w:tc>
          <w:tcPr>
            <w:tcW w:w="360" w:type="dxa"/>
            <w:gridSpan w:val="2"/>
            <w:tcBorders>
              <w:top w:val="single" w:sz="6" w:space="0" w:color="000000"/>
              <w:left w:val="single" w:sz="6" w:space="0" w:color="000000"/>
              <w:bottom w:val="single" w:sz="6" w:space="0" w:color="000000"/>
              <w:right w:val="single" w:sz="6" w:space="0" w:color="000000"/>
            </w:tcBorders>
          </w:tcPr>
          <w:p w14:paraId="398B61BB" w14:textId="77777777" w:rsidR="00C71DE8" w:rsidRPr="009559BE" w:rsidRDefault="00C71DE8" w:rsidP="001512DD">
            <w:pPr>
              <w:spacing w:afterLines="20" w:after="48" w:line="240" w:lineRule="auto"/>
              <w:ind w:left="119"/>
              <w:contextualSpacing/>
              <w:rPr>
                <w:w w:val="105"/>
              </w:rPr>
            </w:pPr>
          </w:p>
        </w:tc>
        <w:tc>
          <w:tcPr>
            <w:tcW w:w="7199" w:type="dxa"/>
            <w:gridSpan w:val="3"/>
            <w:tcBorders>
              <w:top w:val="single" w:sz="6" w:space="0" w:color="000000"/>
              <w:left w:val="single" w:sz="6" w:space="0" w:color="000000"/>
              <w:bottom w:val="single" w:sz="6" w:space="0" w:color="000000"/>
              <w:right w:val="single" w:sz="18" w:space="0" w:color="000000"/>
            </w:tcBorders>
          </w:tcPr>
          <w:p w14:paraId="3331047F" w14:textId="4D4278E7" w:rsidR="00C71DE8" w:rsidRPr="009559BE" w:rsidRDefault="00C71DE8" w:rsidP="001512DD">
            <w:pPr>
              <w:tabs>
                <w:tab w:val="center" w:pos="2149"/>
              </w:tabs>
              <w:autoSpaceDE w:val="0"/>
              <w:autoSpaceDN w:val="0"/>
              <w:adjustRightInd w:val="0"/>
              <w:spacing w:afterLines="20" w:after="48" w:line="240" w:lineRule="auto"/>
              <w:contextualSpacing/>
              <w:rPr>
                <w:rFonts w:cs="Times New Roman"/>
                <w:i/>
              </w:rPr>
            </w:pPr>
            <w:r w:rsidRPr="009559BE">
              <w:rPr>
                <w:w w:val="105"/>
              </w:rPr>
              <w:t>N24. How many meals did your household eat meat in the last 7 days?  (</w:t>
            </w:r>
            <w:r w:rsidRPr="009559BE">
              <w:rPr>
                <w:b/>
                <w:w w:val="105"/>
              </w:rPr>
              <w:t>meals</w:t>
            </w:r>
            <w:r w:rsidRPr="009559BE">
              <w:rPr>
                <w:w w:val="105"/>
              </w:rPr>
              <w:t>)</w:t>
            </w:r>
          </w:p>
        </w:tc>
        <w:tc>
          <w:tcPr>
            <w:tcW w:w="2522" w:type="dxa"/>
            <w:gridSpan w:val="3"/>
            <w:tcBorders>
              <w:top w:val="single" w:sz="18" w:space="0" w:color="000000"/>
              <w:left w:val="single" w:sz="18" w:space="0" w:color="000000"/>
              <w:bottom w:val="single" w:sz="18" w:space="0" w:color="000000"/>
              <w:right w:val="single" w:sz="18" w:space="0" w:color="000000"/>
            </w:tcBorders>
          </w:tcPr>
          <w:p w14:paraId="7A865380" w14:textId="77777777" w:rsidR="00C71DE8" w:rsidRPr="009559BE" w:rsidRDefault="00C71DE8" w:rsidP="001512DD">
            <w:pPr>
              <w:spacing w:afterLines="20" w:after="48" w:line="240" w:lineRule="auto"/>
              <w:contextualSpacing/>
              <w:rPr>
                <w:i/>
              </w:rPr>
            </w:pPr>
            <w:r w:rsidRPr="009559BE">
              <w:rPr>
                <w:i/>
              </w:rPr>
              <w:t>(Integer)</w:t>
            </w:r>
          </w:p>
        </w:tc>
      </w:tr>
      <w:tr w:rsidR="008250E0" w:rsidRPr="009559BE" w14:paraId="7F790331" w14:textId="77777777" w:rsidTr="00CD018F">
        <w:trPr>
          <w:trHeight w:val="20"/>
        </w:trPr>
        <w:tc>
          <w:tcPr>
            <w:tcW w:w="360" w:type="dxa"/>
            <w:gridSpan w:val="2"/>
            <w:tcBorders>
              <w:top w:val="single" w:sz="4" w:space="0" w:color="000000"/>
              <w:left w:val="single" w:sz="4" w:space="0" w:color="000000"/>
              <w:bottom w:val="single" w:sz="4" w:space="0" w:color="000000"/>
              <w:right w:val="single" w:sz="4" w:space="0" w:color="000000"/>
            </w:tcBorders>
          </w:tcPr>
          <w:p w14:paraId="0FA35AD5" w14:textId="77777777" w:rsidR="008250E0" w:rsidRPr="009559BE" w:rsidRDefault="008250E0" w:rsidP="008250E0">
            <w:pPr>
              <w:spacing w:after="0"/>
              <w:rPr>
                <w:rFonts w:eastAsia="Calibri" w:cs="Times New Roman"/>
              </w:rPr>
            </w:pPr>
          </w:p>
        </w:tc>
        <w:tc>
          <w:tcPr>
            <w:tcW w:w="4680" w:type="dxa"/>
            <w:tcBorders>
              <w:top w:val="single" w:sz="4" w:space="0" w:color="000000"/>
              <w:left w:val="single" w:sz="4" w:space="0" w:color="000000"/>
              <w:bottom w:val="single" w:sz="4" w:space="0" w:color="000000"/>
            </w:tcBorders>
          </w:tcPr>
          <w:p w14:paraId="08E04445" w14:textId="4149E5F5" w:rsidR="008250E0" w:rsidRPr="009559BE" w:rsidRDefault="008250E0" w:rsidP="008250E0">
            <w:pPr>
              <w:spacing w:after="0"/>
              <w:rPr>
                <w:color w:val="000000"/>
              </w:rPr>
            </w:pPr>
            <w:r w:rsidRPr="009559BE">
              <w:rPr>
                <w:w w:val="105"/>
              </w:rPr>
              <w:t>N25. What is the roof of the household's house made of? (</w:t>
            </w:r>
            <w:r w:rsidRPr="009559BE">
              <w:rPr>
                <w:b/>
                <w:w w:val="105"/>
              </w:rPr>
              <w:t>roof</w:t>
            </w:r>
            <w:r w:rsidRPr="009559BE">
              <w:rPr>
                <w:w w:val="105"/>
              </w:rPr>
              <w:t>)</w:t>
            </w:r>
          </w:p>
        </w:tc>
        <w:tc>
          <w:tcPr>
            <w:tcW w:w="2162" w:type="dxa"/>
            <w:tcBorders>
              <w:top w:val="single" w:sz="4" w:space="0" w:color="000000"/>
              <w:bottom w:val="single" w:sz="4" w:space="0" w:color="000000"/>
            </w:tcBorders>
          </w:tcPr>
          <w:p w14:paraId="1EA7C8F6" w14:textId="4B07AE23" w:rsidR="008250E0" w:rsidRPr="009559BE" w:rsidRDefault="008250E0" w:rsidP="008250E0">
            <w:pPr>
              <w:spacing w:after="0"/>
              <w:rPr>
                <w:rFonts w:cs="Times New Roman"/>
                <w:w w:val="105"/>
              </w:rPr>
            </w:pPr>
            <w:r w:rsidRPr="009559BE">
              <w:rPr>
                <w:rFonts w:cs="Times New Roman"/>
                <w:w w:val="105"/>
              </w:rPr>
              <w:t>1=Grass thatched</w:t>
            </w:r>
          </w:p>
          <w:p w14:paraId="25D53A32" w14:textId="00B04F28" w:rsidR="008250E0" w:rsidRPr="009559BE" w:rsidRDefault="008250E0" w:rsidP="008250E0">
            <w:pPr>
              <w:spacing w:after="0"/>
              <w:rPr>
                <w:rFonts w:cs="Times New Roman"/>
                <w:w w:val="105"/>
              </w:rPr>
            </w:pPr>
            <w:r w:rsidRPr="009559BE">
              <w:rPr>
                <w:rFonts w:cs="Times New Roman"/>
                <w:w w:val="105"/>
              </w:rPr>
              <w:t>2=Iron sheets</w:t>
            </w:r>
          </w:p>
          <w:p w14:paraId="002645D1" w14:textId="06D96E3A" w:rsidR="008250E0" w:rsidRPr="009559BE" w:rsidRDefault="008250E0" w:rsidP="008250E0">
            <w:pPr>
              <w:spacing w:after="0"/>
              <w:rPr>
                <w:rFonts w:cs="Times New Roman"/>
                <w:w w:val="105"/>
              </w:rPr>
            </w:pPr>
            <w:r w:rsidRPr="009559BE">
              <w:rPr>
                <w:rFonts w:cs="Times New Roman"/>
                <w:w w:val="105"/>
              </w:rPr>
              <w:t>3=Tin</w:t>
            </w:r>
          </w:p>
          <w:p w14:paraId="57511880" w14:textId="5E665F7E" w:rsidR="008250E0" w:rsidRPr="009559BE" w:rsidRDefault="008250E0" w:rsidP="008250E0">
            <w:pPr>
              <w:spacing w:after="0"/>
              <w:rPr>
                <w:rFonts w:cs="Times New Roman"/>
                <w:w w:val="105"/>
              </w:rPr>
            </w:pPr>
            <w:r w:rsidRPr="009559BE">
              <w:rPr>
                <w:rFonts w:cs="Times New Roman"/>
                <w:w w:val="105"/>
              </w:rPr>
              <w:t>4=Zinc</w:t>
            </w:r>
          </w:p>
          <w:p w14:paraId="5D25BB78" w14:textId="186A4180" w:rsidR="008250E0" w:rsidRPr="009559BE" w:rsidRDefault="008250E0" w:rsidP="008250E0">
            <w:pPr>
              <w:spacing w:after="0"/>
              <w:rPr>
                <w:rFonts w:cs="Times New Roman"/>
                <w:w w:val="105"/>
              </w:rPr>
            </w:pPr>
            <w:r w:rsidRPr="009559BE">
              <w:rPr>
                <w:rFonts w:cs="Times New Roman"/>
                <w:w w:val="105"/>
              </w:rPr>
              <w:t>5=Roofing Tile</w:t>
            </w:r>
          </w:p>
          <w:p w14:paraId="54227647" w14:textId="77777777" w:rsidR="008250E0" w:rsidRPr="009559BE" w:rsidRDefault="008250E0" w:rsidP="008250E0">
            <w:pPr>
              <w:spacing w:after="0"/>
              <w:rPr>
                <w:rFonts w:cs="Times New Roman"/>
                <w:w w:val="105"/>
              </w:rPr>
            </w:pPr>
            <w:r w:rsidRPr="009559BE">
              <w:rPr>
                <w:rFonts w:cs="Times New Roman"/>
                <w:w w:val="105"/>
              </w:rPr>
              <w:t>6=Concrete</w:t>
            </w:r>
          </w:p>
        </w:tc>
        <w:tc>
          <w:tcPr>
            <w:tcW w:w="2160" w:type="dxa"/>
            <w:gridSpan w:val="2"/>
            <w:tcBorders>
              <w:top w:val="single" w:sz="4" w:space="0" w:color="000000"/>
              <w:bottom w:val="single" w:sz="4" w:space="0" w:color="000000"/>
              <w:right w:val="single" w:sz="18" w:space="0" w:color="000000"/>
            </w:tcBorders>
          </w:tcPr>
          <w:p w14:paraId="0DA8D076" w14:textId="5A283913" w:rsidR="008250E0" w:rsidRPr="009559BE" w:rsidRDefault="008250E0" w:rsidP="008250E0">
            <w:pPr>
              <w:spacing w:after="0"/>
              <w:rPr>
                <w:rFonts w:cs="Times New Roman"/>
                <w:w w:val="105"/>
              </w:rPr>
            </w:pPr>
            <w:r w:rsidRPr="009559BE">
              <w:rPr>
                <w:rFonts w:cs="Times New Roman"/>
                <w:w w:val="105"/>
              </w:rPr>
              <w:t>7=Cardboard</w:t>
            </w:r>
          </w:p>
          <w:p w14:paraId="5068F787" w14:textId="77777777" w:rsidR="008250E0" w:rsidRPr="009559BE" w:rsidRDefault="008250E0" w:rsidP="008250E0">
            <w:pPr>
              <w:spacing w:after="0"/>
              <w:rPr>
                <w:rFonts w:cs="Times New Roman"/>
                <w:w w:val="105"/>
              </w:rPr>
            </w:pPr>
            <w:r w:rsidRPr="009559BE">
              <w:rPr>
                <w:rFonts w:cs="Times New Roman"/>
                <w:w w:val="105"/>
              </w:rPr>
              <w:t>8=Asbestos</w:t>
            </w:r>
          </w:p>
          <w:p w14:paraId="65ECD37A" w14:textId="77777777" w:rsidR="008250E0" w:rsidRPr="009559BE" w:rsidRDefault="008250E0" w:rsidP="008250E0">
            <w:pPr>
              <w:spacing w:after="0"/>
              <w:rPr>
                <w:rFonts w:cs="Times New Roman"/>
                <w:w w:val="105"/>
              </w:rPr>
            </w:pPr>
            <w:r w:rsidRPr="009559BE">
              <w:rPr>
                <w:rFonts w:cs="Times New Roman"/>
                <w:w w:val="105"/>
              </w:rPr>
              <w:t>9=Shingles</w:t>
            </w:r>
          </w:p>
          <w:p w14:paraId="630F7A12" w14:textId="007A2500" w:rsidR="008250E0" w:rsidRPr="009559BE" w:rsidRDefault="008250E0" w:rsidP="008250E0">
            <w:pPr>
              <w:spacing w:after="0"/>
              <w:rPr>
                <w:rFonts w:cs="Times New Roman"/>
                <w:w w:val="105"/>
              </w:rPr>
            </w:pPr>
            <w:r w:rsidRPr="009559BE">
              <w:rPr>
                <w:rFonts w:cs="Times New Roman"/>
                <w:w w:val="105"/>
              </w:rPr>
              <w:t>10=Plastic sheets</w:t>
            </w:r>
          </w:p>
          <w:p w14:paraId="3B5B737A" w14:textId="0E45DD65" w:rsidR="008250E0" w:rsidRPr="009559BE" w:rsidRDefault="008250E0" w:rsidP="008250E0">
            <w:pPr>
              <w:spacing w:after="0"/>
              <w:rPr>
                <w:rFonts w:cs="Times New Roman"/>
                <w:i/>
                <w:w w:val="105"/>
              </w:rPr>
            </w:pPr>
            <w:r w:rsidRPr="009559BE">
              <w:t>97=Other, please specify</w:t>
            </w:r>
          </w:p>
        </w:tc>
        <w:tc>
          <w:tcPr>
            <w:tcW w:w="719" w:type="dxa"/>
            <w:gridSpan w:val="2"/>
            <w:tcBorders>
              <w:top w:val="single" w:sz="18" w:space="0" w:color="000000"/>
              <w:left w:val="single" w:sz="18" w:space="0" w:color="000000"/>
              <w:bottom w:val="single" w:sz="18" w:space="0" w:color="000000"/>
              <w:right w:val="single" w:sz="18" w:space="0" w:color="000000"/>
            </w:tcBorders>
          </w:tcPr>
          <w:p w14:paraId="3E69E4BD"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5E18AE49" w14:textId="77777777" w:rsidTr="00CD018F">
        <w:trPr>
          <w:trHeight w:val="20"/>
        </w:trPr>
        <w:tc>
          <w:tcPr>
            <w:tcW w:w="345" w:type="dxa"/>
            <w:tcBorders>
              <w:top w:val="single" w:sz="6" w:space="0" w:color="000000"/>
              <w:left w:val="single" w:sz="6" w:space="0" w:color="000000"/>
              <w:bottom w:val="single" w:sz="6" w:space="0" w:color="000000"/>
              <w:right w:val="single" w:sz="6" w:space="0" w:color="000000"/>
            </w:tcBorders>
          </w:tcPr>
          <w:p w14:paraId="03878FF9" w14:textId="77777777" w:rsidR="008250E0" w:rsidRPr="009559BE" w:rsidRDefault="008250E0" w:rsidP="008250E0">
            <w:pPr>
              <w:spacing w:afterLines="20" w:after="48" w:line="240" w:lineRule="auto"/>
              <w:ind w:left="119"/>
              <w:contextualSpacing/>
              <w:rPr>
                <w:w w:val="105"/>
              </w:rPr>
            </w:pPr>
          </w:p>
        </w:tc>
        <w:tc>
          <w:tcPr>
            <w:tcW w:w="4695" w:type="dxa"/>
            <w:gridSpan w:val="2"/>
            <w:tcBorders>
              <w:top w:val="single" w:sz="6" w:space="0" w:color="000000"/>
              <w:left w:val="single" w:sz="6" w:space="0" w:color="000000"/>
              <w:bottom w:val="single" w:sz="6" w:space="0" w:color="000000"/>
            </w:tcBorders>
          </w:tcPr>
          <w:p w14:paraId="02AB0420" w14:textId="77777777" w:rsidR="008250E0" w:rsidRPr="009559BE" w:rsidRDefault="008250E0" w:rsidP="008250E0">
            <w:pPr>
              <w:spacing w:afterLines="20" w:after="48" w:line="240" w:lineRule="auto"/>
              <w:ind w:left="119"/>
              <w:contextualSpacing/>
              <w:rPr>
                <w:w w:val="105"/>
              </w:rPr>
            </w:pPr>
            <w:r w:rsidRPr="009559BE">
              <w:rPr>
                <w:w w:val="105"/>
              </w:rPr>
              <w:t xml:space="preserve">N25b. If “Other,” please specify? </w:t>
            </w:r>
          </w:p>
        </w:tc>
        <w:tc>
          <w:tcPr>
            <w:tcW w:w="5041" w:type="dxa"/>
            <w:gridSpan w:val="5"/>
            <w:tcBorders>
              <w:top w:val="single" w:sz="18" w:space="0" w:color="000000"/>
              <w:left w:val="single" w:sz="18" w:space="0" w:color="000000"/>
              <w:bottom w:val="single" w:sz="18" w:space="0" w:color="000000"/>
              <w:right w:val="single" w:sz="18" w:space="0" w:color="000000"/>
            </w:tcBorders>
          </w:tcPr>
          <w:p w14:paraId="75C9E9BB" w14:textId="77777777" w:rsidR="008250E0" w:rsidRPr="009559BE" w:rsidRDefault="008250E0" w:rsidP="008250E0">
            <w:pPr>
              <w:spacing w:afterLines="20" w:after="48" w:line="240" w:lineRule="auto"/>
              <w:contextualSpacing/>
              <w:rPr>
                <w:i/>
              </w:rPr>
            </w:pPr>
            <w:r w:rsidRPr="009559BE">
              <w:rPr>
                <w:i/>
              </w:rPr>
              <w:t>(Text)</w:t>
            </w:r>
          </w:p>
        </w:tc>
      </w:tr>
      <w:tr w:rsidR="008250E0" w:rsidRPr="009559BE" w14:paraId="0A26854E" w14:textId="77777777" w:rsidTr="00CD018F">
        <w:trPr>
          <w:trHeight w:val="20"/>
        </w:trPr>
        <w:tc>
          <w:tcPr>
            <w:tcW w:w="360" w:type="dxa"/>
            <w:gridSpan w:val="2"/>
            <w:tcBorders>
              <w:top w:val="single" w:sz="4" w:space="0" w:color="000000"/>
              <w:left w:val="single" w:sz="4" w:space="0" w:color="000000"/>
              <w:bottom w:val="single" w:sz="4" w:space="0" w:color="000000"/>
              <w:right w:val="single" w:sz="4" w:space="0" w:color="auto"/>
            </w:tcBorders>
          </w:tcPr>
          <w:p w14:paraId="44A70899" w14:textId="77777777" w:rsidR="008250E0" w:rsidRPr="009559BE" w:rsidRDefault="008250E0" w:rsidP="008250E0">
            <w:pPr>
              <w:spacing w:after="0"/>
              <w:rPr>
                <w:rFonts w:eastAsia="Calibri" w:cs="Times New Roman"/>
                <w:w w:val="105"/>
              </w:rPr>
            </w:pPr>
          </w:p>
        </w:tc>
        <w:tc>
          <w:tcPr>
            <w:tcW w:w="4680" w:type="dxa"/>
            <w:tcBorders>
              <w:top w:val="single" w:sz="4" w:space="0" w:color="000000"/>
              <w:left w:val="single" w:sz="4" w:space="0" w:color="auto"/>
              <w:bottom w:val="single" w:sz="4" w:space="0" w:color="000000"/>
            </w:tcBorders>
          </w:tcPr>
          <w:p w14:paraId="5701A036" w14:textId="20ECD472" w:rsidR="008250E0" w:rsidRPr="009559BE" w:rsidRDefault="008250E0" w:rsidP="008250E0">
            <w:pPr>
              <w:spacing w:after="0"/>
              <w:rPr>
                <w:rFonts w:eastAsia="Calibri" w:cs="Times New Roman"/>
                <w:w w:val="105"/>
              </w:rPr>
            </w:pPr>
            <w:r w:rsidRPr="009559BE">
              <w:rPr>
                <w:w w:val="105"/>
              </w:rPr>
              <w:t xml:space="preserve">N26. Is the respondent’s house painted? </w:t>
            </w:r>
            <w:r w:rsidRPr="009559BE">
              <w:rPr>
                <w:w w:val="105"/>
              </w:rPr>
              <w:lastRenderedPageBreak/>
              <w:t>(</w:t>
            </w:r>
            <w:r w:rsidRPr="009559BE">
              <w:rPr>
                <w:b/>
                <w:w w:val="105"/>
              </w:rPr>
              <w:t>housepaint</w:t>
            </w:r>
            <w:r w:rsidRPr="009559BE">
              <w:rPr>
                <w:w w:val="105"/>
              </w:rPr>
              <w:t>)</w:t>
            </w:r>
          </w:p>
        </w:tc>
        <w:tc>
          <w:tcPr>
            <w:tcW w:w="4338" w:type="dxa"/>
            <w:gridSpan w:val="4"/>
            <w:tcBorders>
              <w:top w:val="single" w:sz="4" w:space="0" w:color="000000"/>
              <w:bottom w:val="single" w:sz="4" w:space="0" w:color="000000"/>
              <w:right w:val="single" w:sz="18" w:space="0" w:color="000000"/>
            </w:tcBorders>
          </w:tcPr>
          <w:p w14:paraId="746C1BCB" w14:textId="77777777" w:rsidR="008250E0" w:rsidRPr="009559BE" w:rsidRDefault="008250E0" w:rsidP="008250E0">
            <w:pPr>
              <w:spacing w:after="0"/>
            </w:pPr>
            <w:r w:rsidRPr="009559BE">
              <w:lastRenderedPageBreak/>
              <w:t>1=No</w:t>
            </w:r>
          </w:p>
          <w:p w14:paraId="72733553" w14:textId="77777777" w:rsidR="008250E0" w:rsidRPr="009559BE" w:rsidRDefault="008250E0" w:rsidP="008250E0">
            <w:pPr>
              <w:spacing w:after="0"/>
            </w:pPr>
            <w:r w:rsidRPr="009559BE">
              <w:lastRenderedPageBreak/>
              <w:t>2=Yes</w:t>
            </w:r>
            <w:r w:rsidRPr="009559BE" w:rsidDel="00226116">
              <w:t xml:space="preserve"> </w:t>
            </w:r>
          </w:p>
          <w:p w14:paraId="48D1B7A6" w14:textId="77777777" w:rsidR="008250E0" w:rsidRPr="009559BE" w:rsidRDefault="008250E0" w:rsidP="008250E0">
            <w:pPr>
              <w:spacing w:after="0"/>
            </w:pPr>
            <w:r w:rsidRPr="009559BE">
              <w:t>888=Don’t know</w:t>
            </w:r>
          </w:p>
          <w:p w14:paraId="307F36F1" w14:textId="77777777" w:rsidR="008250E0" w:rsidRPr="009559BE" w:rsidRDefault="008250E0" w:rsidP="008250E0">
            <w:pPr>
              <w:spacing w:after="0"/>
            </w:pPr>
            <w:r w:rsidRPr="009559BE">
              <w:t>999=Prefer not to respond</w:t>
            </w:r>
          </w:p>
        </w:tc>
        <w:tc>
          <w:tcPr>
            <w:tcW w:w="703" w:type="dxa"/>
            <w:tcBorders>
              <w:top w:val="single" w:sz="18" w:space="0" w:color="000000"/>
              <w:left w:val="single" w:sz="18" w:space="0" w:color="000000"/>
              <w:bottom w:val="single" w:sz="18" w:space="0" w:color="000000"/>
              <w:right w:val="single" w:sz="18" w:space="0" w:color="000000"/>
            </w:tcBorders>
          </w:tcPr>
          <w:p w14:paraId="1B6B9B03"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lastRenderedPageBreak/>
              <w:t>(Code)</w:t>
            </w:r>
          </w:p>
        </w:tc>
      </w:tr>
    </w:tbl>
    <w:p w14:paraId="3917AC56" w14:textId="77777777" w:rsidR="00DA7C5C" w:rsidRPr="009559BE" w:rsidRDefault="00DA7C5C" w:rsidP="001512DD">
      <w:pPr>
        <w:spacing w:after="0" w:line="240" w:lineRule="auto"/>
        <w:contextualSpacing/>
      </w:pPr>
    </w:p>
    <w:p w14:paraId="5C3B3B2E" w14:textId="20CA1854" w:rsidR="00DA7C5C" w:rsidRPr="009559BE" w:rsidRDefault="008250E0" w:rsidP="001512DD">
      <w:pPr>
        <w:spacing w:after="0" w:line="240" w:lineRule="auto"/>
        <w:contextualSpacing/>
        <w:rPr>
          <w:rFonts w:cs="Times New Roman"/>
        </w:rPr>
      </w:pPr>
      <w:r w:rsidRPr="009559BE">
        <w:rPr>
          <w:rFonts w:cs="Times New Roman"/>
        </w:rPr>
        <w:t>Please tell me how much your household spent on the following items in the past month.</w:t>
      </w:r>
    </w:p>
    <w:tbl>
      <w:tblPr>
        <w:tblW w:w="10090" w:type="dxa"/>
        <w:tblInd w:w="-5" w:type="dxa"/>
        <w:tblLayout w:type="fixed"/>
        <w:tblCellMar>
          <w:left w:w="29" w:type="dxa"/>
          <w:right w:w="29" w:type="dxa"/>
        </w:tblCellMar>
        <w:tblLook w:val="0000" w:firstRow="0" w:lastRow="0" w:firstColumn="0" w:lastColumn="0" w:noHBand="0" w:noVBand="0"/>
      </w:tblPr>
      <w:tblGrid>
        <w:gridCol w:w="359"/>
        <w:gridCol w:w="7206"/>
        <w:gridCol w:w="2525"/>
      </w:tblGrid>
      <w:tr w:rsidR="008250E0" w:rsidRPr="009559BE" w14:paraId="32DB6430"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38F5D7DD"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4A67166C" w14:textId="6EC50B33" w:rsidR="008250E0" w:rsidRPr="009559BE" w:rsidRDefault="008250E0" w:rsidP="008250E0">
            <w:pPr>
              <w:spacing w:after="0"/>
              <w:rPr>
                <w:w w:val="105"/>
              </w:rPr>
            </w:pPr>
            <w:r w:rsidRPr="009559BE">
              <w:rPr>
                <w:rFonts w:cs="Times New Roman"/>
                <w:bCs/>
              </w:rPr>
              <w:t>Food (purchased)</w:t>
            </w:r>
          </w:p>
        </w:tc>
        <w:tc>
          <w:tcPr>
            <w:tcW w:w="2525" w:type="dxa"/>
            <w:tcBorders>
              <w:top w:val="single" w:sz="18" w:space="0" w:color="000000"/>
              <w:left w:val="single" w:sz="18" w:space="0" w:color="000000"/>
              <w:bottom w:val="single" w:sz="18" w:space="0" w:color="000000"/>
              <w:right w:val="single" w:sz="18" w:space="0" w:color="000000"/>
            </w:tcBorders>
          </w:tcPr>
          <w:p w14:paraId="6FD3FE9B"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49EB3D72"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259F6439"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6ED4AFED" w14:textId="184B932C" w:rsidR="008250E0" w:rsidRPr="009559BE" w:rsidRDefault="008250E0" w:rsidP="008250E0">
            <w:pPr>
              <w:spacing w:after="0"/>
              <w:rPr>
                <w:w w:val="105"/>
              </w:rPr>
            </w:pPr>
            <w:r w:rsidRPr="009559BE">
              <w:rPr>
                <w:rFonts w:cs="Times New Roman"/>
                <w:bCs/>
              </w:rPr>
              <w:t>Domestic energy</w:t>
            </w:r>
            <w:r w:rsidRPr="009559BE">
              <w:rPr>
                <w:rFonts w:eastAsia="Times New Roman" w:cs="Times New Roman"/>
              </w:rPr>
              <w:t xml:space="preserve"> </w:t>
            </w:r>
          </w:p>
        </w:tc>
        <w:tc>
          <w:tcPr>
            <w:tcW w:w="2525" w:type="dxa"/>
            <w:tcBorders>
              <w:top w:val="single" w:sz="18" w:space="0" w:color="000000"/>
              <w:left w:val="single" w:sz="18" w:space="0" w:color="000000"/>
              <w:bottom w:val="single" w:sz="18" w:space="0" w:color="000000"/>
              <w:right w:val="single" w:sz="18" w:space="0" w:color="000000"/>
            </w:tcBorders>
          </w:tcPr>
          <w:p w14:paraId="706E1367"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bl>
    <w:p w14:paraId="092F91C4" w14:textId="77777777" w:rsidR="008250E0" w:rsidRPr="009559BE" w:rsidRDefault="008250E0" w:rsidP="008250E0">
      <w:pPr>
        <w:spacing w:after="0" w:line="240" w:lineRule="auto"/>
        <w:contextualSpacing/>
      </w:pPr>
    </w:p>
    <w:p w14:paraId="73E40271" w14:textId="35FBCADD" w:rsidR="008250E0" w:rsidRPr="009559BE" w:rsidRDefault="008250E0" w:rsidP="008250E0">
      <w:pPr>
        <w:spacing w:after="0" w:line="240" w:lineRule="auto"/>
        <w:contextualSpacing/>
      </w:pPr>
      <w:r w:rsidRPr="009559BE">
        <w:t>Please tell me how much your household spent on the following items in the past year.</w:t>
      </w:r>
    </w:p>
    <w:tbl>
      <w:tblPr>
        <w:tblW w:w="10090" w:type="dxa"/>
        <w:tblInd w:w="-5" w:type="dxa"/>
        <w:tblLayout w:type="fixed"/>
        <w:tblCellMar>
          <w:left w:w="29" w:type="dxa"/>
          <w:right w:w="29" w:type="dxa"/>
        </w:tblCellMar>
        <w:tblLook w:val="0000" w:firstRow="0" w:lastRow="0" w:firstColumn="0" w:lastColumn="0" w:noHBand="0" w:noVBand="0"/>
      </w:tblPr>
      <w:tblGrid>
        <w:gridCol w:w="359"/>
        <w:gridCol w:w="7206"/>
        <w:gridCol w:w="2525"/>
      </w:tblGrid>
      <w:tr w:rsidR="008250E0" w:rsidRPr="009559BE" w14:paraId="04E1A3BB"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60A10EF6"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1DC7D753" w14:textId="0CF2FEA1" w:rsidR="008250E0" w:rsidRPr="009559BE" w:rsidRDefault="008250E0" w:rsidP="008250E0">
            <w:pPr>
              <w:spacing w:after="0"/>
              <w:rPr>
                <w:w w:val="105"/>
              </w:rPr>
            </w:pPr>
            <w:r w:rsidRPr="009559BE">
              <w:rPr>
                <w:rFonts w:cs="Times New Roman"/>
                <w:bCs/>
              </w:rPr>
              <w:t xml:space="preserve">Education </w:t>
            </w:r>
          </w:p>
        </w:tc>
        <w:tc>
          <w:tcPr>
            <w:tcW w:w="2525" w:type="dxa"/>
            <w:tcBorders>
              <w:top w:val="single" w:sz="18" w:space="0" w:color="000000"/>
              <w:left w:val="single" w:sz="18" w:space="0" w:color="000000"/>
              <w:bottom w:val="single" w:sz="18" w:space="0" w:color="000000"/>
              <w:right w:val="single" w:sz="18" w:space="0" w:color="000000"/>
            </w:tcBorders>
          </w:tcPr>
          <w:p w14:paraId="169C4A78"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2B8B7746"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5F52F102"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0BF4BCC9" w14:textId="611F1EFC" w:rsidR="008250E0" w:rsidRPr="009559BE" w:rsidRDefault="008250E0" w:rsidP="008250E0">
            <w:pPr>
              <w:spacing w:after="0"/>
              <w:rPr>
                <w:w w:val="105"/>
              </w:rPr>
            </w:pPr>
            <w:r w:rsidRPr="009559BE">
              <w:rPr>
                <w:rFonts w:cs="Times New Roman"/>
                <w:bCs/>
              </w:rPr>
              <w:t>Medical expenses</w:t>
            </w:r>
            <w:r w:rsidRPr="009559BE">
              <w:rPr>
                <w:rFonts w:eastAsia="Times New Roman" w:cs="Times New Roman"/>
              </w:rPr>
              <w:t xml:space="preserve"> </w:t>
            </w:r>
          </w:p>
        </w:tc>
        <w:tc>
          <w:tcPr>
            <w:tcW w:w="2525" w:type="dxa"/>
            <w:tcBorders>
              <w:top w:val="single" w:sz="18" w:space="0" w:color="000000"/>
              <w:left w:val="single" w:sz="18" w:space="0" w:color="000000"/>
              <w:bottom w:val="single" w:sz="18" w:space="0" w:color="000000"/>
              <w:right w:val="single" w:sz="18" w:space="0" w:color="000000"/>
            </w:tcBorders>
          </w:tcPr>
          <w:p w14:paraId="46FB2371"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21EBB468"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206B8E60"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5941B976" w14:textId="01F481BE" w:rsidR="008250E0" w:rsidRPr="009559BE" w:rsidRDefault="008250E0" w:rsidP="008250E0">
            <w:pPr>
              <w:spacing w:after="0"/>
              <w:rPr>
                <w:w w:val="105"/>
              </w:rPr>
            </w:pPr>
            <w:r w:rsidRPr="009559BE">
              <w:rPr>
                <w:rFonts w:cs="Times New Roman"/>
                <w:bCs/>
              </w:rPr>
              <w:t>Farm and Business Assets (durables)</w:t>
            </w:r>
          </w:p>
        </w:tc>
        <w:tc>
          <w:tcPr>
            <w:tcW w:w="2525" w:type="dxa"/>
            <w:tcBorders>
              <w:top w:val="single" w:sz="18" w:space="0" w:color="000000"/>
              <w:left w:val="single" w:sz="18" w:space="0" w:color="000000"/>
              <w:bottom w:val="single" w:sz="18" w:space="0" w:color="000000"/>
              <w:right w:val="single" w:sz="18" w:space="0" w:color="000000"/>
            </w:tcBorders>
          </w:tcPr>
          <w:p w14:paraId="4974D3BC"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25375811"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6A74BCD7"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1B7D73C0" w14:textId="1C22017C" w:rsidR="008250E0" w:rsidRPr="009559BE" w:rsidRDefault="008250E0" w:rsidP="008250E0">
            <w:pPr>
              <w:spacing w:after="0"/>
              <w:rPr>
                <w:w w:val="105"/>
              </w:rPr>
            </w:pPr>
            <w:r w:rsidRPr="009559BE">
              <w:rPr>
                <w:rFonts w:cs="Times New Roman"/>
                <w:bCs/>
              </w:rPr>
              <w:t>Veterinary costs</w:t>
            </w:r>
            <w:r w:rsidRPr="009559BE">
              <w:rPr>
                <w:rFonts w:eastAsia="Times New Roman" w:cs="Times New Roman"/>
              </w:rPr>
              <w:t xml:space="preserve"> </w:t>
            </w:r>
          </w:p>
        </w:tc>
        <w:tc>
          <w:tcPr>
            <w:tcW w:w="2525" w:type="dxa"/>
            <w:tcBorders>
              <w:top w:val="single" w:sz="18" w:space="0" w:color="000000"/>
              <w:left w:val="single" w:sz="18" w:space="0" w:color="000000"/>
              <w:bottom w:val="single" w:sz="18" w:space="0" w:color="000000"/>
              <w:right w:val="single" w:sz="18" w:space="0" w:color="000000"/>
            </w:tcBorders>
          </w:tcPr>
          <w:p w14:paraId="36CE58F4"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46B641E6"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573A4C55"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728F2FA5" w14:textId="5F9FB303" w:rsidR="008250E0" w:rsidRPr="009559BE" w:rsidRDefault="008250E0" w:rsidP="008250E0">
            <w:pPr>
              <w:spacing w:after="0"/>
              <w:rPr>
                <w:w w:val="105"/>
              </w:rPr>
            </w:pPr>
            <w:r w:rsidRPr="009559BE">
              <w:rPr>
                <w:rFonts w:cs="Times New Roman"/>
                <w:bCs/>
              </w:rPr>
              <w:t xml:space="preserve">Fodder/feed </w:t>
            </w:r>
          </w:p>
        </w:tc>
        <w:tc>
          <w:tcPr>
            <w:tcW w:w="2525" w:type="dxa"/>
            <w:tcBorders>
              <w:top w:val="single" w:sz="18" w:space="0" w:color="000000"/>
              <w:left w:val="single" w:sz="18" w:space="0" w:color="000000"/>
              <w:bottom w:val="single" w:sz="18" w:space="0" w:color="000000"/>
              <w:right w:val="single" w:sz="18" w:space="0" w:color="000000"/>
            </w:tcBorders>
          </w:tcPr>
          <w:p w14:paraId="7A23B3D1"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0236DD75"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590B00D3"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162B8A8D" w14:textId="0CA35714" w:rsidR="008250E0" w:rsidRPr="009559BE" w:rsidRDefault="008250E0" w:rsidP="008250E0">
            <w:pPr>
              <w:spacing w:after="0"/>
              <w:rPr>
                <w:w w:val="105"/>
              </w:rPr>
            </w:pPr>
            <w:r w:rsidRPr="009559BE">
              <w:rPr>
                <w:rFonts w:cs="Times New Roman"/>
                <w:bCs/>
              </w:rPr>
              <w:t>Agricultural inputs (fertilizer, pesticides, seeds, irrigation expenses)</w:t>
            </w:r>
          </w:p>
        </w:tc>
        <w:tc>
          <w:tcPr>
            <w:tcW w:w="2525" w:type="dxa"/>
            <w:tcBorders>
              <w:top w:val="single" w:sz="18" w:space="0" w:color="000000"/>
              <w:left w:val="single" w:sz="18" w:space="0" w:color="000000"/>
              <w:bottom w:val="single" w:sz="18" w:space="0" w:color="000000"/>
              <w:right w:val="single" w:sz="18" w:space="0" w:color="000000"/>
            </w:tcBorders>
          </w:tcPr>
          <w:p w14:paraId="1F6F0C48"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0B698A13"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0DDA86EE"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13771F80" w14:textId="71505DB3" w:rsidR="008250E0" w:rsidRPr="009559BE" w:rsidRDefault="008250E0" w:rsidP="008250E0">
            <w:pPr>
              <w:spacing w:after="0"/>
              <w:rPr>
                <w:w w:val="105"/>
              </w:rPr>
            </w:pPr>
            <w:r w:rsidRPr="009559BE">
              <w:rPr>
                <w:rFonts w:cs="Times New Roman"/>
                <w:bCs/>
              </w:rPr>
              <w:t xml:space="preserve">Bribes/fines </w:t>
            </w:r>
          </w:p>
        </w:tc>
        <w:tc>
          <w:tcPr>
            <w:tcW w:w="2525" w:type="dxa"/>
            <w:tcBorders>
              <w:top w:val="single" w:sz="18" w:space="0" w:color="000000"/>
              <w:left w:val="single" w:sz="18" w:space="0" w:color="000000"/>
              <w:bottom w:val="single" w:sz="18" w:space="0" w:color="000000"/>
              <w:right w:val="single" w:sz="18" w:space="0" w:color="000000"/>
            </w:tcBorders>
          </w:tcPr>
          <w:p w14:paraId="5C001D1B"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0EA33726"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6AE2B8A4"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16D25F32" w14:textId="33278826" w:rsidR="008250E0" w:rsidRPr="009559BE" w:rsidRDefault="008250E0" w:rsidP="008250E0">
            <w:pPr>
              <w:spacing w:after="0"/>
              <w:rPr>
                <w:w w:val="105"/>
              </w:rPr>
            </w:pPr>
            <w:r w:rsidRPr="009559BE">
              <w:rPr>
                <w:rFonts w:cs="Times New Roman"/>
                <w:bCs/>
              </w:rPr>
              <w:t>Household durables (ex. Tv, phones, furniture, etc.)</w:t>
            </w:r>
          </w:p>
        </w:tc>
        <w:tc>
          <w:tcPr>
            <w:tcW w:w="2525" w:type="dxa"/>
            <w:tcBorders>
              <w:top w:val="single" w:sz="18" w:space="0" w:color="000000"/>
              <w:left w:val="single" w:sz="18" w:space="0" w:color="000000"/>
              <w:bottom w:val="single" w:sz="18" w:space="0" w:color="000000"/>
              <w:right w:val="single" w:sz="18" w:space="0" w:color="000000"/>
            </w:tcBorders>
          </w:tcPr>
          <w:p w14:paraId="1F9ABF22"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3FA237BC"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26875E56"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323ABF31" w14:textId="0E9EF7D8" w:rsidR="008250E0" w:rsidRPr="009559BE" w:rsidRDefault="008250E0" w:rsidP="008250E0">
            <w:pPr>
              <w:spacing w:after="0"/>
              <w:rPr>
                <w:w w:val="105"/>
              </w:rPr>
            </w:pPr>
            <w:r w:rsidRPr="009559BE">
              <w:rPr>
                <w:rFonts w:cs="Times New Roman"/>
                <w:bCs/>
              </w:rPr>
              <w:t xml:space="preserve">Loan repayment/ Interest on loans </w:t>
            </w:r>
          </w:p>
        </w:tc>
        <w:tc>
          <w:tcPr>
            <w:tcW w:w="2525" w:type="dxa"/>
            <w:tcBorders>
              <w:top w:val="single" w:sz="18" w:space="0" w:color="000000"/>
              <w:left w:val="single" w:sz="18" w:space="0" w:color="000000"/>
              <w:bottom w:val="single" w:sz="18" w:space="0" w:color="000000"/>
              <w:right w:val="single" w:sz="18" w:space="0" w:color="000000"/>
            </w:tcBorders>
          </w:tcPr>
          <w:p w14:paraId="12C58C40"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5629BB4F"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4D4101E2"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51F22C18" w14:textId="0396CB60" w:rsidR="008250E0" w:rsidRPr="009559BE" w:rsidRDefault="008250E0" w:rsidP="008250E0">
            <w:pPr>
              <w:spacing w:after="0"/>
              <w:rPr>
                <w:w w:val="105"/>
              </w:rPr>
            </w:pPr>
            <w:r w:rsidRPr="009559BE">
              <w:rPr>
                <w:rFonts w:cs="Times New Roman"/>
                <w:bCs/>
              </w:rPr>
              <w:t>Clothing</w:t>
            </w:r>
            <w:r w:rsidRPr="009559BE">
              <w:rPr>
                <w:rFonts w:eastAsia="Times New Roman" w:cs="Times New Roman"/>
              </w:rPr>
              <w:t xml:space="preserve"> </w:t>
            </w:r>
          </w:p>
        </w:tc>
        <w:tc>
          <w:tcPr>
            <w:tcW w:w="2525" w:type="dxa"/>
            <w:tcBorders>
              <w:top w:val="single" w:sz="18" w:space="0" w:color="000000"/>
              <w:left w:val="single" w:sz="18" w:space="0" w:color="000000"/>
              <w:bottom w:val="single" w:sz="18" w:space="0" w:color="000000"/>
              <w:right w:val="single" w:sz="18" w:space="0" w:color="000000"/>
            </w:tcBorders>
          </w:tcPr>
          <w:p w14:paraId="52926B43"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r w:rsidR="008250E0" w:rsidRPr="009559BE" w14:paraId="5ABBD382" w14:textId="77777777" w:rsidTr="00CD018F">
        <w:trPr>
          <w:trHeight w:hRule="exact" w:val="367"/>
        </w:trPr>
        <w:tc>
          <w:tcPr>
            <w:tcW w:w="359" w:type="dxa"/>
            <w:tcBorders>
              <w:top w:val="single" w:sz="4" w:space="0" w:color="000000"/>
              <w:left w:val="single" w:sz="4" w:space="0" w:color="000000"/>
              <w:bottom w:val="single" w:sz="4" w:space="0" w:color="000000"/>
              <w:right w:val="single" w:sz="4" w:space="0" w:color="auto"/>
            </w:tcBorders>
          </w:tcPr>
          <w:p w14:paraId="1A03BAF7" w14:textId="77777777" w:rsidR="008250E0" w:rsidRPr="009559BE" w:rsidRDefault="008250E0" w:rsidP="008250E0">
            <w:pPr>
              <w:rPr>
                <w:w w:val="105"/>
              </w:rPr>
            </w:pPr>
          </w:p>
        </w:tc>
        <w:tc>
          <w:tcPr>
            <w:tcW w:w="7206" w:type="dxa"/>
            <w:tcBorders>
              <w:top w:val="single" w:sz="4" w:space="0" w:color="000000"/>
              <w:left w:val="single" w:sz="4" w:space="0" w:color="auto"/>
              <w:bottom w:val="single" w:sz="4" w:space="0" w:color="000000"/>
              <w:right w:val="single" w:sz="18" w:space="0" w:color="000000"/>
            </w:tcBorders>
          </w:tcPr>
          <w:p w14:paraId="1C285379" w14:textId="4B04D44D" w:rsidR="008250E0" w:rsidRPr="009559BE" w:rsidRDefault="008250E0" w:rsidP="008250E0">
            <w:pPr>
              <w:spacing w:after="0"/>
              <w:rPr>
                <w:w w:val="105"/>
              </w:rPr>
            </w:pPr>
            <w:r w:rsidRPr="009559BE">
              <w:rPr>
                <w:rFonts w:cs="Times New Roman"/>
                <w:bCs/>
              </w:rPr>
              <w:t xml:space="preserve">Festivals or celebrations </w:t>
            </w:r>
          </w:p>
        </w:tc>
        <w:tc>
          <w:tcPr>
            <w:tcW w:w="2525" w:type="dxa"/>
            <w:tcBorders>
              <w:top w:val="single" w:sz="18" w:space="0" w:color="000000"/>
              <w:left w:val="single" w:sz="18" w:space="0" w:color="000000"/>
              <w:bottom w:val="single" w:sz="18" w:space="0" w:color="000000"/>
              <w:right w:val="single" w:sz="18" w:space="0" w:color="000000"/>
            </w:tcBorders>
          </w:tcPr>
          <w:p w14:paraId="52171635" w14:textId="77777777" w:rsidR="008250E0" w:rsidRPr="009559BE" w:rsidRDefault="008250E0" w:rsidP="008250E0">
            <w:pPr>
              <w:spacing w:after="0"/>
              <w:rPr>
                <w:i/>
                <w:color w:val="A6A6A6" w:themeColor="background1" w:themeShade="A6"/>
              </w:rPr>
            </w:pPr>
            <w:r w:rsidRPr="009559BE">
              <w:rPr>
                <w:i/>
                <w:color w:val="A6A6A6" w:themeColor="background1" w:themeShade="A6"/>
              </w:rPr>
              <w:t>(Integer)</w:t>
            </w:r>
          </w:p>
        </w:tc>
      </w:tr>
    </w:tbl>
    <w:p w14:paraId="04141B3F" w14:textId="77777777" w:rsidR="008250E0" w:rsidRPr="009559BE" w:rsidRDefault="008250E0" w:rsidP="001512DD">
      <w:pPr>
        <w:spacing w:after="0" w:line="240" w:lineRule="auto"/>
        <w:contextualSpacing/>
      </w:pPr>
    </w:p>
    <w:tbl>
      <w:tblPr>
        <w:tblW w:w="10080" w:type="dxa"/>
        <w:tblInd w:w="-5" w:type="dxa"/>
        <w:tblLayout w:type="fixed"/>
        <w:tblCellMar>
          <w:left w:w="29" w:type="dxa"/>
          <w:right w:w="29" w:type="dxa"/>
        </w:tblCellMar>
        <w:tblLook w:val="0000" w:firstRow="0" w:lastRow="0" w:firstColumn="0" w:lastColumn="0" w:noHBand="0" w:noVBand="0"/>
      </w:tblPr>
      <w:tblGrid>
        <w:gridCol w:w="359"/>
        <w:gridCol w:w="4680"/>
        <w:gridCol w:w="4319"/>
        <w:gridCol w:w="722"/>
      </w:tblGrid>
      <w:tr w:rsidR="008250E0" w:rsidRPr="009559BE" w14:paraId="34BC14AD" w14:textId="77777777" w:rsidTr="00E3458F">
        <w:trPr>
          <w:trHeight w:val="20"/>
        </w:trPr>
        <w:tc>
          <w:tcPr>
            <w:tcW w:w="359" w:type="dxa"/>
            <w:tcBorders>
              <w:top w:val="single" w:sz="4" w:space="0" w:color="000000"/>
              <w:left w:val="single" w:sz="4" w:space="0" w:color="000000"/>
              <w:bottom w:val="single" w:sz="4" w:space="0" w:color="000000"/>
              <w:right w:val="single" w:sz="4" w:space="0" w:color="000000"/>
            </w:tcBorders>
          </w:tcPr>
          <w:p w14:paraId="7CF11DA7" w14:textId="77777777" w:rsidR="008250E0" w:rsidRPr="009559BE" w:rsidRDefault="008250E0" w:rsidP="008250E0">
            <w:pPr>
              <w:spacing w:after="0"/>
              <w:rPr>
                <w:rFonts w:eastAsia="Calibri" w:cs="Times New Roman"/>
              </w:rPr>
            </w:pPr>
          </w:p>
        </w:tc>
        <w:tc>
          <w:tcPr>
            <w:tcW w:w="4680" w:type="dxa"/>
            <w:tcBorders>
              <w:top w:val="single" w:sz="4" w:space="0" w:color="000000"/>
              <w:left w:val="single" w:sz="4" w:space="0" w:color="000000"/>
              <w:bottom w:val="single" w:sz="4" w:space="0" w:color="000000"/>
            </w:tcBorders>
          </w:tcPr>
          <w:p w14:paraId="490B8E39" w14:textId="67B4D7BF" w:rsidR="008250E0" w:rsidRPr="009559BE" w:rsidRDefault="008250E0" w:rsidP="008250E0">
            <w:pPr>
              <w:spacing w:after="0"/>
              <w:rPr>
                <w:color w:val="000000"/>
              </w:rPr>
            </w:pPr>
            <w:r w:rsidRPr="009559BE">
              <w:rPr>
                <w:rFonts w:cs="TimesNewRomanPSMT"/>
              </w:rPr>
              <w:t>What is the primary type of fuel that your household utilizes for cooking?</w:t>
            </w:r>
          </w:p>
        </w:tc>
        <w:tc>
          <w:tcPr>
            <w:tcW w:w="4319" w:type="dxa"/>
            <w:tcBorders>
              <w:top w:val="single" w:sz="4" w:space="0" w:color="000000"/>
              <w:bottom w:val="single" w:sz="4" w:space="0" w:color="000000"/>
              <w:right w:val="single" w:sz="18" w:space="0" w:color="000000"/>
            </w:tcBorders>
          </w:tcPr>
          <w:p w14:paraId="5B5BF29A" w14:textId="1FC5A490" w:rsidR="008250E0" w:rsidRPr="009559BE" w:rsidRDefault="008250E0" w:rsidP="008250E0">
            <w:pPr>
              <w:spacing w:after="0"/>
              <w:rPr>
                <w:rFonts w:cs="Times New Roman"/>
                <w:w w:val="105"/>
              </w:rPr>
            </w:pPr>
            <w:r w:rsidRPr="009559BE">
              <w:rPr>
                <w:rFonts w:cs="Times New Roman"/>
                <w:w w:val="105"/>
              </w:rPr>
              <w:t>1=Electricity or gas</w:t>
            </w:r>
          </w:p>
          <w:p w14:paraId="7176EC3D" w14:textId="7C46EA8C" w:rsidR="008250E0" w:rsidRPr="009559BE" w:rsidRDefault="008250E0" w:rsidP="008250E0">
            <w:pPr>
              <w:spacing w:after="0"/>
              <w:rPr>
                <w:rFonts w:cs="Times New Roman"/>
                <w:w w:val="105"/>
              </w:rPr>
            </w:pPr>
            <w:r w:rsidRPr="009559BE">
              <w:rPr>
                <w:rFonts w:cs="Times New Roman"/>
                <w:w w:val="105"/>
              </w:rPr>
              <w:t>2=Oil</w:t>
            </w:r>
          </w:p>
          <w:p w14:paraId="7A51C862" w14:textId="47A0EC94" w:rsidR="008250E0" w:rsidRPr="009559BE" w:rsidRDefault="008250E0" w:rsidP="008250E0">
            <w:pPr>
              <w:spacing w:after="0"/>
              <w:rPr>
                <w:rFonts w:cs="Times New Roman"/>
                <w:w w:val="105"/>
              </w:rPr>
            </w:pPr>
            <w:r w:rsidRPr="009559BE">
              <w:rPr>
                <w:rFonts w:cs="Times New Roman"/>
                <w:w w:val="105"/>
              </w:rPr>
              <w:t>3=Wood</w:t>
            </w:r>
          </w:p>
          <w:p w14:paraId="2E814AEB" w14:textId="03A0BD04" w:rsidR="008250E0" w:rsidRPr="009559BE" w:rsidRDefault="008250E0" w:rsidP="008250E0">
            <w:pPr>
              <w:spacing w:after="0"/>
              <w:rPr>
                <w:rFonts w:cs="Times New Roman"/>
                <w:w w:val="105"/>
              </w:rPr>
            </w:pPr>
            <w:r w:rsidRPr="009559BE">
              <w:rPr>
                <w:rFonts w:cs="Times New Roman"/>
                <w:w w:val="105"/>
              </w:rPr>
              <w:t>4=Charcoal</w:t>
            </w:r>
          </w:p>
          <w:p w14:paraId="3123E1D4" w14:textId="487FEE5C" w:rsidR="008250E0" w:rsidRPr="009559BE" w:rsidRDefault="008250E0" w:rsidP="008250E0">
            <w:pPr>
              <w:spacing w:after="0"/>
              <w:rPr>
                <w:rFonts w:cs="Times New Roman"/>
                <w:w w:val="105"/>
              </w:rPr>
            </w:pPr>
            <w:r w:rsidRPr="009559BE">
              <w:rPr>
                <w:rFonts w:cs="Times New Roman"/>
                <w:w w:val="105"/>
              </w:rPr>
              <w:t>5=small sticks or scrap wood</w:t>
            </w:r>
          </w:p>
          <w:p w14:paraId="091769A4" w14:textId="3409DFBC" w:rsidR="008250E0" w:rsidRPr="009559BE" w:rsidRDefault="008250E0" w:rsidP="008250E0">
            <w:pPr>
              <w:spacing w:after="0"/>
              <w:rPr>
                <w:rFonts w:cs="Times New Roman"/>
                <w:w w:val="105"/>
              </w:rPr>
            </w:pPr>
            <w:r w:rsidRPr="009559BE">
              <w:rPr>
                <w:rFonts w:cs="Times New Roman"/>
                <w:w w:val="105"/>
              </w:rPr>
              <w:t>6=Weeds, leaves, dung</w:t>
            </w:r>
          </w:p>
          <w:p w14:paraId="2A4723B4" w14:textId="6AA10DDE" w:rsidR="008250E0" w:rsidRPr="009559BE" w:rsidRDefault="008250E0" w:rsidP="008250E0">
            <w:pPr>
              <w:spacing w:after="0"/>
            </w:pPr>
            <w:r w:rsidRPr="009559BE">
              <w:t>97=Other, please specify</w:t>
            </w:r>
          </w:p>
        </w:tc>
        <w:tc>
          <w:tcPr>
            <w:tcW w:w="722" w:type="dxa"/>
            <w:tcBorders>
              <w:top w:val="single" w:sz="18" w:space="0" w:color="000000"/>
              <w:left w:val="single" w:sz="18" w:space="0" w:color="000000"/>
              <w:bottom w:val="single" w:sz="18" w:space="0" w:color="000000"/>
              <w:right w:val="single" w:sz="18" w:space="0" w:color="000000"/>
            </w:tcBorders>
          </w:tcPr>
          <w:p w14:paraId="063184B0"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3D2E2587" w14:textId="77777777" w:rsidTr="00E3458F">
        <w:trPr>
          <w:trHeight w:val="20"/>
        </w:trPr>
        <w:tc>
          <w:tcPr>
            <w:tcW w:w="359" w:type="dxa"/>
            <w:tcBorders>
              <w:top w:val="single" w:sz="6" w:space="0" w:color="000000"/>
              <w:left w:val="single" w:sz="6" w:space="0" w:color="000000"/>
              <w:bottom w:val="single" w:sz="6" w:space="0" w:color="000000"/>
              <w:right w:val="single" w:sz="6" w:space="0" w:color="000000"/>
            </w:tcBorders>
          </w:tcPr>
          <w:p w14:paraId="6A7CF8B4" w14:textId="77777777" w:rsidR="008250E0" w:rsidRPr="009559BE" w:rsidRDefault="008250E0" w:rsidP="008250E0">
            <w:pPr>
              <w:spacing w:afterLines="20" w:after="48" w:line="240" w:lineRule="auto"/>
              <w:ind w:left="119"/>
              <w:contextualSpacing/>
              <w:rPr>
                <w:w w:val="105"/>
              </w:rPr>
            </w:pPr>
          </w:p>
        </w:tc>
        <w:tc>
          <w:tcPr>
            <w:tcW w:w="4680" w:type="dxa"/>
            <w:tcBorders>
              <w:top w:val="single" w:sz="6" w:space="0" w:color="000000"/>
              <w:left w:val="single" w:sz="6" w:space="0" w:color="000000"/>
              <w:bottom w:val="single" w:sz="6" w:space="0" w:color="000000"/>
            </w:tcBorders>
          </w:tcPr>
          <w:p w14:paraId="575E0BE6" w14:textId="2E628429" w:rsidR="008250E0" w:rsidRPr="009559BE" w:rsidRDefault="008250E0" w:rsidP="008250E0">
            <w:pPr>
              <w:spacing w:afterLines="20" w:after="48" w:line="240" w:lineRule="auto"/>
              <w:contextualSpacing/>
              <w:rPr>
                <w:w w:val="105"/>
              </w:rPr>
            </w:pPr>
            <w:r w:rsidRPr="009559BE">
              <w:rPr>
                <w:w w:val="105"/>
              </w:rPr>
              <w:t xml:space="preserve">If “Other,” please specify? </w:t>
            </w:r>
          </w:p>
        </w:tc>
        <w:tc>
          <w:tcPr>
            <w:tcW w:w="5041" w:type="dxa"/>
            <w:gridSpan w:val="2"/>
            <w:tcBorders>
              <w:top w:val="single" w:sz="18" w:space="0" w:color="000000"/>
              <w:left w:val="single" w:sz="18" w:space="0" w:color="000000"/>
              <w:bottom w:val="single" w:sz="18" w:space="0" w:color="000000"/>
              <w:right w:val="single" w:sz="18" w:space="0" w:color="000000"/>
            </w:tcBorders>
          </w:tcPr>
          <w:p w14:paraId="4DFB4FB8" w14:textId="77777777" w:rsidR="008250E0" w:rsidRPr="009559BE" w:rsidRDefault="008250E0" w:rsidP="008250E0">
            <w:pPr>
              <w:spacing w:afterLines="20" w:after="48" w:line="240" w:lineRule="auto"/>
              <w:contextualSpacing/>
              <w:rPr>
                <w:i/>
              </w:rPr>
            </w:pPr>
            <w:r w:rsidRPr="009559BE">
              <w:rPr>
                <w:i/>
              </w:rPr>
              <w:t>(Text)</w:t>
            </w:r>
          </w:p>
        </w:tc>
      </w:tr>
    </w:tbl>
    <w:p w14:paraId="675A28AD" w14:textId="77777777" w:rsidR="00DA7C5C" w:rsidRPr="009559BE" w:rsidRDefault="00DA7C5C" w:rsidP="001512DD">
      <w:pPr>
        <w:spacing w:after="0" w:line="240" w:lineRule="auto"/>
        <w:contextualSpacing/>
      </w:pPr>
    </w:p>
    <w:tbl>
      <w:tblPr>
        <w:tblW w:w="10090" w:type="dxa"/>
        <w:tblInd w:w="-5" w:type="dxa"/>
        <w:tblLayout w:type="fixed"/>
        <w:tblCellMar>
          <w:left w:w="29" w:type="dxa"/>
          <w:right w:w="29" w:type="dxa"/>
        </w:tblCellMar>
        <w:tblLook w:val="0000" w:firstRow="0" w:lastRow="0" w:firstColumn="0" w:lastColumn="0" w:noHBand="0" w:noVBand="0"/>
      </w:tblPr>
      <w:tblGrid>
        <w:gridCol w:w="359"/>
        <w:gridCol w:w="4686"/>
        <w:gridCol w:w="4344"/>
        <w:gridCol w:w="701"/>
      </w:tblGrid>
      <w:tr w:rsidR="008250E0" w:rsidRPr="009559BE" w14:paraId="6F48D000"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631EFF1C" w14:textId="77777777" w:rsidR="008250E0" w:rsidRPr="009559BE"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47675342" w14:textId="77777777" w:rsidR="008250E0" w:rsidRPr="009559BE" w:rsidRDefault="008250E0" w:rsidP="008250E0">
            <w:pPr>
              <w:spacing w:afterLines="20" w:after="48" w:line="240" w:lineRule="auto"/>
              <w:ind w:left="8"/>
              <w:contextualSpacing/>
              <w:rPr>
                <w:rFonts w:cs="Times New Roman"/>
                <w:w w:val="105"/>
              </w:rPr>
            </w:pPr>
            <w:r w:rsidRPr="009559BE">
              <w:rPr>
                <w:rFonts w:cs="Times New Roman"/>
                <w:w w:val="105"/>
              </w:rPr>
              <w:t>Q4. Is the headman in this village related to you or your spouse? (</w:t>
            </w:r>
            <w:r w:rsidRPr="009559BE">
              <w:rPr>
                <w:rFonts w:cs="Times New Roman"/>
                <w:b/>
                <w:w w:val="105"/>
              </w:rPr>
              <w:t>headmanrelate</w:t>
            </w:r>
            <w:r w:rsidRPr="009559BE">
              <w:rPr>
                <w:rFonts w:cs="Times New Roman"/>
                <w:w w:val="105"/>
              </w:rPr>
              <w:t>)</w:t>
            </w:r>
          </w:p>
          <w:p w14:paraId="372DAF3D" w14:textId="61F1D860" w:rsidR="008250E0" w:rsidRPr="009559BE" w:rsidRDefault="008250E0" w:rsidP="008250E0">
            <w:pPr>
              <w:spacing w:after="0"/>
              <w:rPr>
                <w:rFonts w:eastAsia="Calibri" w:cs="Times New Roman"/>
                <w:w w:val="105"/>
              </w:rPr>
            </w:pPr>
            <w:r w:rsidRPr="009559BE">
              <w:rPr>
                <w:rFonts w:cs="Times New Roman"/>
                <w:w w:val="105"/>
              </w:rPr>
              <w:t>Ask only if A11=1,2</w:t>
            </w:r>
          </w:p>
        </w:tc>
        <w:tc>
          <w:tcPr>
            <w:tcW w:w="4344" w:type="dxa"/>
            <w:tcBorders>
              <w:top w:val="single" w:sz="4" w:space="0" w:color="000000"/>
              <w:bottom w:val="single" w:sz="4" w:space="0" w:color="000000"/>
              <w:right w:val="single" w:sz="18" w:space="0" w:color="000000"/>
            </w:tcBorders>
          </w:tcPr>
          <w:p w14:paraId="6EA8775F" w14:textId="77777777" w:rsidR="008250E0" w:rsidRPr="009559BE" w:rsidRDefault="008250E0" w:rsidP="008250E0">
            <w:pPr>
              <w:spacing w:after="0"/>
            </w:pPr>
            <w:r w:rsidRPr="009559BE">
              <w:t>1=No</w:t>
            </w:r>
          </w:p>
          <w:p w14:paraId="4FF86AE7" w14:textId="77777777" w:rsidR="008250E0" w:rsidRPr="009559BE" w:rsidRDefault="008250E0" w:rsidP="008250E0">
            <w:pPr>
              <w:spacing w:after="0"/>
            </w:pPr>
            <w:r w:rsidRPr="009559BE">
              <w:t>2=Yes</w:t>
            </w:r>
            <w:r w:rsidRPr="009559BE" w:rsidDel="00226116">
              <w:t xml:space="preserve"> </w:t>
            </w:r>
          </w:p>
          <w:p w14:paraId="0829EF45" w14:textId="77777777" w:rsidR="008250E0" w:rsidRPr="009559BE" w:rsidRDefault="008250E0" w:rsidP="008250E0">
            <w:pPr>
              <w:spacing w:after="0"/>
            </w:pPr>
            <w:r w:rsidRPr="009559BE">
              <w:t>888=Don’t know</w:t>
            </w:r>
          </w:p>
          <w:p w14:paraId="4BCCEB41"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0F69F781"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524959FF"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57607C6C" w14:textId="77777777" w:rsidR="008250E0" w:rsidRPr="009559BE"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1606CD12" w14:textId="77777777" w:rsidR="008250E0" w:rsidRPr="009559BE" w:rsidRDefault="008250E0" w:rsidP="008250E0">
            <w:pPr>
              <w:spacing w:afterLines="20" w:after="48" w:line="240" w:lineRule="auto"/>
              <w:ind w:left="8"/>
              <w:contextualSpacing/>
              <w:rPr>
                <w:rFonts w:cs="Times New Roman"/>
                <w:w w:val="105"/>
              </w:rPr>
            </w:pPr>
            <w:r w:rsidRPr="009559BE">
              <w:rPr>
                <w:rFonts w:cs="Times New Roman"/>
                <w:w w:val="105"/>
              </w:rPr>
              <w:t>Q5. Is the headman in this village related to either the head of household or the spouse of the head of household? (</w:t>
            </w:r>
            <w:r w:rsidRPr="009559BE">
              <w:rPr>
                <w:rFonts w:cs="Times New Roman"/>
                <w:b/>
                <w:w w:val="105"/>
              </w:rPr>
              <w:t>headmanrelate1</w:t>
            </w:r>
            <w:r w:rsidRPr="009559BE">
              <w:rPr>
                <w:rFonts w:cs="Times New Roman"/>
                <w:w w:val="105"/>
              </w:rPr>
              <w:t>)</w:t>
            </w:r>
          </w:p>
          <w:p w14:paraId="2B920EC8" w14:textId="1DF5D820" w:rsidR="008250E0" w:rsidRPr="009559BE" w:rsidRDefault="008250E0" w:rsidP="008250E0">
            <w:pPr>
              <w:spacing w:after="0"/>
              <w:rPr>
                <w:rFonts w:eastAsia="Calibri" w:cs="Times New Roman"/>
                <w:w w:val="105"/>
              </w:rPr>
            </w:pPr>
            <w:r w:rsidRPr="009559BE">
              <w:rPr>
                <w:rFonts w:cs="Times New Roman"/>
                <w:w w:val="105"/>
              </w:rPr>
              <w:t>Ask only if A11=3</w:t>
            </w:r>
          </w:p>
        </w:tc>
        <w:tc>
          <w:tcPr>
            <w:tcW w:w="4344" w:type="dxa"/>
            <w:tcBorders>
              <w:top w:val="single" w:sz="4" w:space="0" w:color="000000"/>
              <w:bottom w:val="single" w:sz="4" w:space="0" w:color="000000"/>
              <w:right w:val="single" w:sz="18" w:space="0" w:color="000000"/>
            </w:tcBorders>
          </w:tcPr>
          <w:p w14:paraId="1D4DD671" w14:textId="77777777" w:rsidR="008250E0" w:rsidRPr="009559BE" w:rsidRDefault="008250E0" w:rsidP="008250E0">
            <w:pPr>
              <w:spacing w:after="0"/>
            </w:pPr>
            <w:r w:rsidRPr="009559BE">
              <w:t>1=No</w:t>
            </w:r>
          </w:p>
          <w:p w14:paraId="4E2860FA" w14:textId="77777777" w:rsidR="008250E0" w:rsidRPr="009559BE" w:rsidRDefault="008250E0" w:rsidP="008250E0">
            <w:pPr>
              <w:spacing w:after="0"/>
            </w:pPr>
            <w:r w:rsidRPr="009559BE">
              <w:t>2=Yes</w:t>
            </w:r>
            <w:r w:rsidRPr="009559BE" w:rsidDel="00226116">
              <w:t xml:space="preserve"> </w:t>
            </w:r>
          </w:p>
          <w:p w14:paraId="7E1D2BEF" w14:textId="77777777" w:rsidR="008250E0" w:rsidRPr="009559BE" w:rsidRDefault="008250E0" w:rsidP="008250E0">
            <w:pPr>
              <w:spacing w:after="0"/>
            </w:pPr>
            <w:r w:rsidRPr="009559BE">
              <w:t>888=Don’t know</w:t>
            </w:r>
          </w:p>
          <w:p w14:paraId="402B7D37"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5F6F7787"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4EA7A6CF"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7309BBB2" w14:textId="77777777" w:rsidR="008250E0" w:rsidRPr="009559BE"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25B2E9D4" w14:textId="77777777" w:rsidR="008250E0" w:rsidRPr="009559BE" w:rsidRDefault="008250E0" w:rsidP="008250E0">
            <w:pPr>
              <w:spacing w:afterLines="20" w:after="48" w:line="240" w:lineRule="auto"/>
              <w:ind w:left="8"/>
              <w:contextualSpacing/>
              <w:rPr>
                <w:rFonts w:cs="Times New Roman"/>
              </w:rPr>
            </w:pPr>
            <w:r w:rsidRPr="009559BE">
              <w:rPr>
                <w:rFonts w:cs="Times New Roman"/>
              </w:rPr>
              <w:t>Q6. What is the relationship of the headman to you and/or your spouse? (</w:t>
            </w:r>
            <w:r w:rsidRPr="009559BE">
              <w:rPr>
                <w:rFonts w:cs="Times New Roman"/>
                <w:b/>
              </w:rPr>
              <w:t>headmanrelatespec</w:t>
            </w:r>
            <w:r w:rsidRPr="009559BE">
              <w:rPr>
                <w:rFonts w:cs="Times New Roman"/>
              </w:rPr>
              <w:t>)</w:t>
            </w:r>
          </w:p>
          <w:p w14:paraId="57728084" w14:textId="5BC134A5" w:rsidR="008250E0" w:rsidRPr="009559BE" w:rsidRDefault="008250E0" w:rsidP="008250E0">
            <w:pPr>
              <w:spacing w:afterLines="20" w:after="48" w:line="240" w:lineRule="auto"/>
              <w:ind w:left="8"/>
              <w:contextualSpacing/>
              <w:rPr>
                <w:rFonts w:cs="Times New Roman"/>
                <w:w w:val="105"/>
              </w:rPr>
            </w:pPr>
            <w:r w:rsidRPr="009559BE">
              <w:rPr>
                <w:rFonts w:cs="Times New Roman"/>
                <w:w w:val="105"/>
              </w:rPr>
              <w:t>Ask only if A11=1</w:t>
            </w:r>
          </w:p>
        </w:tc>
        <w:tc>
          <w:tcPr>
            <w:tcW w:w="4344" w:type="dxa"/>
            <w:tcBorders>
              <w:top w:val="single" w:sz="4" w:space="0" w:color="000000"/>
              <w:bottom w:val="single" w:sz="4" w:space="0" w:color="000000"/>
              <w:right w:val="single" w:sz="18" w:space="0" w:color="000000"/>
            </w:tcBorders>
          </w:tcPr>
          <w:p w14:paraId="5EB934AC" w14:textId="133D3B1A" w:rsidR="008250E0" w:rsidRPr="009559BE" w:rsidRDefault="008250E0" w:rsidP="008250E0">
            <w:pPr>
              <w:spacing w:after="0"/>
            </w:pPr>
            <w:r w:rsidRPr="009559BE">
              <w:t>1=Immediate family</w:t>
            </w:r>
          </w:p>
          <w:p w14:paraId="022699D5" w14:textId="0944DFE7" w:rsidR="008250E0" w:rsidRPr="009559BE" w:rsidRDefault="008250E0" w:rsidP="008250E0">
            <w:pPr>
              <w:spacing w:after="0"/>
            </w:pPr>
            <w:r w:rsidRPr="009559BE">
              <w:t>2=Extended family</w:t>
            </w:r>
            <w:r w:rsidRPr="009559BE" w:rsidDel="00226116">
              <w:t xml:space="preserve"> </w:t>
            </w:r>
          </w:p>
          <w:p w14:paraId="1DE830B6" w14:textId="77777777" w:rsidR="008250E0" w:rsidRPr="009559BE" w:rsidRDefault="008250E0" w:rsidP="008250E0">
            <w:pPr>
              <w:spacing w:after="0"/>
            </w:pPr>
            <w:r w:rsidRPr="009559BE">
              <w:t>888=Don’t know</w:t>
            </w:r>
          </w:p>
          <w:p w14:paraId="6FA16FA9"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1F45AA6C"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532E5D6D"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10B7282C" w14:textId="77777777" w:rsidR="008250E0" w:rsidRPr="009559BE"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1E0D747C" w14:textId="77777777" w:rsidR="008250E0" w:rsidRPr="009559BE" w:rsidRDefault="008250E0" w:rsidP="008250E0">
            <w:pPr>
              <w:spacing w:afterLines="20" w:after="48" w:line="240" w:lineRule="auto"/>
              <w:ind w:left="8"/>
              <w:contextualSpacing/>
              <w:rPr>
                <w:rFonts w:cs="Times New Roman"/>
              </w:rPr>
            </w:pPr>
            <w:r w:rsidRPr="009559BE">
              <w:rPr>
                <w:rFonts w:cs="Times New Roman"/>
              </w:rPr>
              <w:t>Q7. What is the relationship of the headman to the head of household or the spouse of the head of household? (</w:t>
            </w:r>
            <w:r w:rsidRPr="009559BE">
              <w:rPr>
                <w:rFonts w:cs="Times New Roman"/>
                <w:b/>
              </w:rPr>
              <w:t>headmanrelatespec1</w:t>
            </w:r>
            <w:r w:rsidRPr="009559BE">
              <w:rPr>
                <w:rFonts w:cs="Times New Roman"/>
              </w:rPr>
              <w:t>)</w:t>
            </w:r>
          </w:p>
          <w:p w14:paraId="5D8CD2B6" w14:textId="053A8B06" w:rsidR="008250E0" w:rsidRPr="009559BE" w:rsidRDefault="008250E0" w:rsidP="008250E0">
            <w:pPr>
              <w:spacing w:afterLines="20" w:after="48" w:line="240" w:lineRule="auto"/>
              <w:ind w:left="8"/>
              <w:contextualSpacing/>
              <w:rPr>
                <w:rFonts w:cs="Times New Roman"/>
                <w:w w:val="105"/>
              </w:rPr>
            </w:pPr>
            <w:r w:rsidRPr="009559BE">
              <w:rPr>
                <w:rFonts w:cs="Times New Roman"/>
                <w:w w:val="105"/>
              </w:rPr>
              <w:t>Ask only if A11=1</w:t>
            </w:r>
          </w:p>
        </w:tc>
        <w:tc>
          <w:tcPr>
            <w:tcW w:w="4344" w:type="dxa"/>
            <w:tcBorders>
              <w:top w:val="single" w:sz="4" w:space="0" w:color="000000"/>
              <w:bottom w:val="single" w:sz="4" w:space="0" w:color="000000"/>
              <w:right w:val="single" w:sz="18" w:space="0" w:color="000000"/>
            </w:tcBorders>
          </w:tcPr>
          <w:p w14:paraId="731B1FC5" w14:textId="77777777" w:rsidR="008250E0" w:rsidRPr="009559BE" w:rsidRDefault="008250E0" w:rsidP="008250E0">
            <w:pPr>
              <w:spacing w:after="0"/>
            </w:pPr>
            <w:r w:rsidRPr="009559BE">
              <w:t>1=Immediate family</w:t>
            </w:r>
          </w:p>
          <w:p w14:paraId="729EBF66" w14:textId="77777777" w:rsidR="008250E0" w:rsidRPr="009559BE" w:rsidRDefault="008250E0" w:rsidP="008250E0">
            <w:pPr>
              <w:spacing w:after="0"/>
            </w:pPr>
            <w:r w:rsidRPr="009559BE">
              <w:t>2=Extended family</w:t>
            </w:r>
            <w:r w:rsidRPr="009559BE" w:rsidDel="00226116">
              <w:t xml:space="preserve"> </w:t>
            </w:r>
          </w:p>
          <w:p w14:paraId="4F21AF8E" w14:textId="77777777" w:rsidR="008250E0" w:rsidRPr="009559BE" w:rsidRDefault="008250E0" w:rsidP="008250E0">
            <w:pPr>
              <w:spacing w:after="0"/>
            </w:pPr>
            <w:r w:rsidRPr="009559BE">
              <w:t>888=Don’t know</w:t>
            </w:r>
          </w:p>
          <w:p w14:paraId="20DBE237" w14:textId="5A58AC08"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2E822E13" w14:textId="42335BB4"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42CB60DA"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5257180F" w14:textId="77777777" w:rsidR="008250E0" w:rsidRPr="009559BE"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289035D5" w14:textId="77777777" w:rsidR="008250E0" w:rsidRPr="009559BE" w:rsidRDefault="008250E0" w:rsidP="008250E0">
            <w:pPr>
              <w:spacing w:afterLines="20" w:after="48" w:line="240" w:lineRule="auto"/>
              <w:ind w:left="8"/>
              <w:contextualSpacing/>
              <w:rPr>
                <w:rFonts w:cs="Times New Roman"/>
              </w:rPr>
            </w:pPr>
            <w:r w:rsidRPr="009559BE">
              <w:rPr>
                <w:rFonts w:cs="Times New Roman"/>
              </w:rPr>
              <w:t>Q8. Is the chief of this village related to either you or your spouse? (</w:t>
            </w:r>
            <w:r w:rsidRPr="009559BE">
              <w:rPr>
                <w:rFonts w:cs="Times New Roman"/>
                <w:b/>
              </w:rPr>
              <w:t>chiefrelate</w:t>
            </w:r>
            <w:r w:rsidRPr="009559BE">
              <w:rPr>
                <w:rFonts w:cs="Times New Roman"/>
              </w:rPr>
              <w:t>)</w:t>
            </w:r>
          </w:p>
          <w:p w14:paraId="0C210A7E" w14:textId="3F6DFC07" w:rsidR="008250E0" w:rsidRPr="009559BE" w:rsidRDefault="008250E0" w:rsidP="008250E0">
            <w:pPr>
              <w:spacing w:afterLines="20" w:after="48" w:line="240" w:lineRule="auto"/>
              <w:ind w:left="8"/>
              <w:contextualSpacing/>
              <w:rPr>
                <w:rFonts w:cs="Times New Roman"/>
              </w:rPr>
            </w:pPr>
            <w:r w:rsidRPr="009559BE">
              <w:rPr>
                <w:rFonts w:cs="Times New Roman"/>
                <w:w w:val="105"/>
              </w:rPr>
              <w:t>Ask only if A11=1,2</w:t>
            </w:r>
          </w:p>
        </w:tc>
        <w:tc>
          <w:tcPr>
            <w:tcW w:w="4344" w:type="dxa"/>
            <w:tcBorders>
              <w:top w:val="single" w:sz="4" w:space="0" w:color="000000"/>
              <w:bottom w:val="single" w:sz="4" w:space="0" w:color="000000"/>
              <w:right w:val="single" w:sz="18" w:space="0" w:color="000000"/>
            </w:tcBorders>
          </w:tcPr>
          <w:p w14:paraId="6A9C3FA4" w14:textId="77777777" w:rsidR="008250E0" w:rsidRPr="009559BE" w:rsidRDefault="008250E0" w:rsidP="008250E0">
            <w:pPr>
              <w:spacing w:after="0"/>
            </w:pPr>
            <w:r w:rsidRPr="009559BE">
              <w:t>1=No</w:t>
            </w:r>
          </w:p>
          <w:p w14:paraId="07425571" w14:textId="77777777" w:rsidR="008250E0" w:rsidRPr="009559BE" w:rsidRDefault="008250E0" w:rsidP="008250E0">
            <w:pPr>
              <w:spacing w:after="0"/>
            </w:pPr>
            <w:r w:rsidRPr="009559BE">
              <w:t>2=Yes</w:t>
            </w:r>
            <w:r w:rsidRPr="009559BE" w:rsidDel="00226116">
              <w:t xml:space="preserve"> </w:t>
            </w:r>
          </w:p>
          <w:p w14:paraId="16D481E2" w14:textId="77777777" w:rsidR="008250E0" w:rsidRPr="009559BE" w:rsidRDefault="008250E0" w:rsidP="008250E0">
            <w:pPr>
              <w:spacing w:after="0"/>
            </w:pPr>
            <w:r w:rsidRPr="009559BE">
              <w:t>888=Don’t know</w:t>
            </w:r>
          </w:p>
          <w:p w14:paraId="7187668F"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72766346"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0D4A82CB"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0F4F5EBE" w14:textId="77777777" w:rsidR="008250E0" w:rsidRPr="009559BE"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042E85B7" w14:textId="77777777" w:rsidR="008250E0" w:rsidRPr="009559BE" w:rsidRDefault="008250E0" w:rsidP="008250E0">
            <w:pPr>
              <w:spacing w:afterLines="20" w:after="48" w:line="240" w:lineRule="auto"/>
              <w:ind w:left="8"/>
              <w:contextualSpacing/>
              <w:rPr>
                <w:rFonts w:cs="Times New Roman"/>
              </w:rPr>
            </w:pPr>
            <w:r w:rsidRPr="009559BE">
              <w:rPr>
                <w:rFonts w:cs="Times New Roman"/>
              </w:rPr>
              <w:t>Q9. Is the chief of this village related to either the head of household or the spouse of the head of household? (</w:t>
            </w:r>
            <w:r w:rsidRPr="009559BE">
              <w:rPr>
                <w:rFonts w:cs="Times New Roman"/>
                <w:b/>
              </w:rPr>
              <w:t>chiefrelate1</w:t>
            </w:r>
            <w:r w:rsidRPr="009559BE">
              <w:rPr>
                <w:rFonts w:cs="Times New Roman"/>
              </w:rPr>
              <w:t>)</w:t>
            </w:r>
          </w:p>
          <w:p w14:paraId="585EC720" w14:textId="07CC7F32" w:rsidR="008250E0" w:rsidRPr="009559BE" w:rsidRDefault="008250E0" w:rsidP="008250E0">
            <w:pPr>
              <w:spacing w:afterLines="20" w:after="48" w:line="240" w:lineRule="auto"/>
              <w:ind w:left="8"/>
              <w:contextualSpacing/>
              <w:rPr>
                <w:rFonts w:cs="Times New Roman"/>
              </w:rPr>
            </w:pPr>
            <w:r w:rsidRPr="009559BE">
              <w:rPr>
                <w:rFonts w:cs="Times New Roman"/>
                <w:w w:val="105"/>
              </w:rPr>
              <w:t>Ask only if A11=3</w:t>
            </w:r>
          </w:p>
        </w:tc>
        <w:tc>
          <w:tcPr>
            <w:tcW w:w="4344" w:type="dxa"/>
            <w:tcBorders>
              <w:top w:val="single" w:sz="4" w:space="0" w:color="000000"/>
              <w:bottom w:val="single" w:sz="4" w:space="0" w:color="000000"/>
              <w:right w:val="single" w:sz="18" w:space="0" w:color="000000"/>
            </w:tcBorders>
          </w:tcPr>
          <w:p w14:paraId="4709EBD2" w14:textId="77777777" w:rsidR="008250E0" w:rsidRPr="009559BE" w:rsidRDefault="008250E0" w:rsidP="008250E0">
            <w:pPr>
              <w:spacing w:after="0"/>
            </w:pPr>
            <w:r w:rsidRPr="009559BE">
              <w:t>1=No</w:t>
            </w:r>
          </w:p>
          <w:p w14:paraId="62A89EEB" w14:textId="77777777" w:rsidR="008250E0" w:rsidRPr="009559BE" w:rsidRDefault="008250E0" w:rsidP="008250E0">
            <w:pPr>
              <w:spacing w:after="0"/>
            </w:pPr>
            <w:r w:rsidRPr="009559BE">
              <w:t>2=Yes</w:t>
            </w:r>
            <w:r w:rsidRPr="009559BE" w:rsidDel="00226116">
              <w:t xml:space="preserve"> </w:t>
            </w:r>
          </w:p>
          <w:p w14:paraId="79E59015" w14:textId="77777777" w:rsidR="008250E0" w:rsidRPr="009559BE" w:rsidRDefault="008250E0" w:rsidP="008250E0">
            <w:pPr>
              <w:spacing w:after="0"/>
            </w:pPr>
            <w:r w:rsidRPr="009559BE">
              <w:t>888=Don’t know</w:t>
            </w:r>
          </w:p>
          <w:p w14:paraId="76D5795A"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769D581F"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0646ECA5"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7E885E04" w14:textId="77777777" w:rsidR="008250E0" w:rsidRPr="009559BE"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4CCBB576" w14:textId="77777777" w:rsidR="008250E0" w:rsidRPr="009559BE" w:rsidRDefault="008250E0" w:rsidP="008250E0">
            <w:pPr>
              <w:spacing w:afterLines="20" w:after="48" w:line="240" w:lineRule="auto"/>
              <w:ind w:left="8"/>
              <w:contextualSpacing/>
              <w:rPr>
                <w:rFonts w:cs="Times New Roman"/>
              </w:rPr>
            </w:pPr>
            <w:r w:rsidRPr="009559BE">
              <w:rPr>
                <w:rFonts w:cs="Times New Roman"/>
              </w:rPr>
              <w:t>Q10. What is the relationship of the chief to you and/or your spouse? (</w:t>
            </w:r>
            <w:r w:rsidRPr="009559BE">
              <w:rPr>
                <w:rFonts w:cs="Times New Roman"/>
                <w:b/>
              </w:rPr>
              <w:t>chiefrelatespec</w:t>
            </w:r>
            <w:r w:rsidRPr="009559BE">
              <w:rPr>
                <w:rFonts w:cs="Times New Roman"/>
              </w:rPr>
              <w:t>)</w:t>
            </w:r>
          </w:p>
          <w:p w14:paraId="18E328C8" w14:textId="3DFD5EE9" w:rsidR="008250E0" w:rsidRPr="009559BE" w:rsidRDefault="008250E0" w:rsidP="008250E0">
            <w:pPr>
              <w:spacing w:afterLines="20" w:after="48" w:line="240" w:lineRule="auto"/>
              <w:ind w:left="8"/>
              <w:contextualSpacing/>
              <w:rPr>
                <w:rFonts w:cs="Times New Roman"/>
              </w:rPr>
            </w:pPr>
            <w:r w:rsidRPr="009559BE">
              <w:rPr>
                <w:rFonts w:cs="Times New Roman"/>
                <w:w w:val="105"/>
              </w:rPr>
              <w:t>Ask only if A11=1</w:t>
            </w:r>
          </w:p>
        </w:tc>
        <w:tc>
          <w:tcPr>
            <w:tcW w:w="4344" w:type="dxa"/>
            <w:tcBorders>
              <w:top w:val="single" w:sz="4" w:space="0" w:color="000000"/>
              <w:bottom w:val="single" w:sz="4" w:space="0" w:color="000000"/>
              <w:right w:val="single" w:sz="18" w:space="0" w:color="000000"/>
            </w:tcBorders>
          </w:tcPr>
          <w:p w14:paraId="5DA04E6E" w14:textId="77777777" w:rsidR="008250E0" w:rsidRPr="009559BE" w:rsidRDefault="008250E0" w:rsidP="008250E0">
            <w:pPr>
              <w:spacing w:after="0"/>
            </w:pPr>
            <w:r w:rsidRPr="009559BE">
              <w:t>1=Immediate family</w:t>
            </w:r>
          </w:p>
          <w:p w14:paraId="69EDC0A1" w14:textId="77777777" w:rsidR="008250E0" w:rsidRPr="009559BE" w:rsidRDefault="008250E0" w:rsidP="008250E0">
            <w:pPr>
              <w:spacing w:after="0"/>
            </w:pPr>
            <w:r w:rsidRPr="009559BE">
              <w:t>2=Extended family</w:t>
            </w:r>
            <w:r w:rsidRPr="009559BE" w:rsidDel="00226116">
              <w:t xml:space="preserve"> </w:t>
            </w:r>
          </w:p>
          <w:p w14:paraId="6103C531" w14:textId="77777777" w:rsidR="008250E0" w:rsidRPr="009559BE" w:rsidRDefault="008250E0" w:rsidP="008250E0">
            <w:pPr>
              <w:spacing w:after="0"/>
            </w:pPr>
            <w:r w:rsidRPr="009559BE">
              <w:t>888=Don’t know</w:t>
            </w:r>
          </w:p>
          <w:p w14:paraId="68B0C76F"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60DFD6F9"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r w:rsidR="008250E0" w:rsidRPr="009559BE" w14:paraId="18BB355D" w14:textId="77777777" w:rsidTr="00CD018F">
        <w:trPr>
          <w:trHeight w:val="20"/>
        </w:trPr>
        <w:tc>
          <w:tcPr>
            <w:tcW w:w="359" w:type="dxa"/>
            <w:tcBorders>
              <w:top w:val="single" w:sz="4" w:space="0" w:color="000000"/>
              <w:left w:val="single" w:sz="4" w:space="0" w:color="000000"/>
              <w:bottom w:val="single" w:sz="4" w:space="0" w:color="000000"/>
              <w:right w:val="single" w:sz="4" w:space="0" w:color="auto"/>
            </w:tcBorders>
          </w:tcPr>
          <w:p w14:paraId="69F135C7" w14:textId="77777777" w:rsidR="008250E0" w:rsidRPr="009559BE" w:rsidRDefault="008250E0" w:rsidP="008250E0">
            <w:pPr>
              <w:spacing w:after="0"/>
              <w:rPr>
                <w:rFonts w:eastAsia="Calibri" w:cs="Times New Roman"/>
                <w:w w:val="105"/>
              </w:rPr>
            </w:pPr>
          </w:p>
        </w:tc>
        <w:tc>
          <w:tcPr>
            <w:tcW w:w="4686" w:type="dxa"/>
            <w:tcBorders>
              <w:top w:val="single" w:sz="4" w:space="0" w:color="000000"/>
              <w:left w:val="single" w:sz="4" w:space="0" w:color="auto"/>
              <w:bottom w:val="single" w:sz="4" w:space="0" w:color="000000"/>
            </w:tcBorders>
          </w:tcPr>
          <w:p w14:paraId="70001C0B" w14:textId="77777777" w:rsidR="008250E0" w:rsidRPr="009559BE" w:rsidRDefault="008250E0" w:rsidP="008250E0">
            <w:pPr>
              <w:spacing w:afterLines="20" w:after="48" w:line="240" w:lineRule="auto"/>
              <w:ind w:left="8"/>
              <w:contextualSpacing/>
              <w:rPr>
                <w:rFonts w:cs="Times New Roman"/>
              </w:rPr>
            </w:pPr>
            <w:r w:rsidRPr="009559BE">
              <w:rPr>
                <w:rFonts w:cs="Times New Roman"/>
              </w:rPr>
              <w:t>Q11. What is the relationship of the chief to the head of household or the spouse of the head of household? (</w:t>
            </w:r>
            <w:r w:rsidRPr="009559BE">
              <w:rPr>
                <w:rFonts w:cs="Times New Roman"/>
                <w:b/>
              </w:rPr>
              <w:t>chiefrelatespec1</w:t>
            </w:r>
            <w:r w:rsidRPr="009559BE">
              <w:rPr>
                <w:rFonts w:cs="Times New Roman"/>
              </w:rPr>
              <w:t>)</w:t>
            </w:r>
          </w:p>
          <w:p w14:paraId="20F950D9" w14:textId="4F40BD85" w:rsidR="008250E0" w:rsidRPr="009559BE" w:rsidRDefault="008250E0" w:rsidP="008250E0">
            <w:pPr>
              <w:spacing w:afterLines="20" w:after="48" w:line="240" w:lineRule="auto"/>
              <w:ind w:left="8"/>
              <w:contextualSpacing/>
              <w:rPr>
                <w:rFonts w:cs="Times New Roman"/>
              </w:rPr>
            </w:pPr>
            <w:r w:rsidRPr="009559BE">
              <w:rPr>
                <w:rFonts w:cs="Times New Roman"/>
                <w:w w:val="105"/>
              </w:rPr>
              <w:t>Ask only if A11=1</w:t>
            </w:r>
          </w:p>
        </w:tc>
        <w:tc>
          <w:tcPr>
            <w:tcW w:w="4344" w:type="dxa"/>
            <w:tcBorders>
              <w:top w:val="single" w:sz="4" w:space="0" w:color="000000"/>
              <w:bottom w:val="single" w:sz="4" w:space="0" w:color="000000"/>
              <w:right w:val="single" w:sz="18" w:space="0" w:color="000000"/>
            </w:tcBorders>
          </w:tcPr>
          <w:p w14:paraId="179F5426" w14:textId="77777777" w:rsidR="008250E0" w:rsidRPr="009559BE" w:rsidRDefault="008250E0" w:rsidP="008250E0">
            <w:pPr>
              <w:spacing w:after="0"/>
            </w:pPr>
            <w:r w:rsidRPr="009559BE">
              <w:t>1=Immediate family</w:t>
            </w:r>
          </w:p>
          <w:p w14:paraId="566BFBF0" w14:textId="77777777" w:rsidR="008250E0" w:rsidRPr="009559BE" w:rsidRDefault="008250E0" w:rsidP="008250E0">
            <w:pPr>
              <w:spacing w:after="0"/>
            </w:pPr>
            <w:r w:rsidRPr="009559BE">
              <w:t>2=Extended family</w:t>
            </w:r>
            <w:r w:rsidRPr="009559BE" w:rsidDel="00226116">
              <w:t xml:space="preserve"> </w:t>
            </w:r>
          </w:p>
          <w:p w14:paraId="07AD00A1" w14:textId="77777777" w:rsidR="008250E0" w:rsidRPr="009559BE" w:rsidRDefault="008250E0" w:rsidP="008250E0">
            <w:pPr>
              <w:spacing w:after="0"/>
            </w:pPr>
            <w:r w:rsidRPr="009559BE">
              <w:t>888=Don’t know</w:t>
            </w:r>
          </w:p>
          <w:p w14:paraId="12FDDD2F" w14:textId="77777777" w:rsidR="008250E0" w:rsidRPr="009559BE" w:rsidRDefault="008250E0" w:rsidP="008250E0">
            <w:pPr>
              <w:spacing w:after="0"/>
            </w:pPr>
            <w:r w:rsidRPr="009559BE">
              <w:t>999=Prefer not to respond</w:t>
            </w:r>
          </w:p>
        </w:tc>
        <w:tc>
          <w:tcPr>
            <w:tcW w:w="701" w:type="dxa"/>
            <w:tcBorders>
              <w:top w:val="single" w:sz="18" w:space="0" w:color="000000"/>
              <w:left w:val="single" w:sz="18" w:space="0" w:color="000000"/>
              <w:bottom w:val="single" w:sz="18" w:space="0" w:color="000000"/>
              <w:right w:val="single" w:sz="18" w:space="0" w:color="000000"/>
            </w:tcBorders>
          </w:tcPr>
          <w:p w14:paraId="301B0C7F" w14:textId="77777777" w:rsidR="008250E0" w:rsidRPr="009559BE" w:rsidRDefault="008250E0" w:rsidP="008250E0">
            <w:pPr>
              <w:spacing w:after="0"/>
              <w:rPr>
                <w:rFonts w:eastAsia="Calibri" w:cs="Times New Roman"/>
                <w:i/>
                <w:color w:val="A6A6A6"/>
              </w:rPr>
            </w:pPr>
            <w:r w:rsidRPr="009559BE">
              <w:rPr>
                <w:rFonts w:eastAsia="Calibri" w:cs="Times New Roman"/>
                <w:i/>
                <w:color w:val="A6A6A6"/>
              </w:rPr>
              <w:t>(Code)</w:t>
            </w:r>
          </w:p>
        </w:tc>
      </w:tr>
    </w:tbl>
    <w:p w14:paraId="5C1D3459" w14:textId="77777777" w:rsidR="008250E0" w:rsidRPr="009559BE" w:rsidRDefault="008250E0" w:rsidP="001512DD">
      <w:pPr>
        <w:spacing w:after="0" w:line="240" w:lineRule="auto"/>
        <w:contextualSpacing/>
      </w:pPr>
    </w:p>
    <w:p w14:paraId="2B08FA12" w14:textId="77777777" w:rsidR="008250E0" w:rsidRPr="009559BE" w:rsidRDefault="008250E0" w:rsidP="001512DD">
      <w:pPr>
        <w:spacing w:after="0" w:line="240" w:lineRule="auto"/>
        <w:contextualSpacing/>
      </w:pPr>
    </w:p>
    <w:p w14:paraId="4F957F24" w14:textId="77777777" w:rsidR="00AD1518" w:rsidRPr="009559BE" w:rsidRDefault="00AD1518" w:rsidP="001512DD">
      <w:pPr>
        <w:spacing w:after="0" w:line="240" w:lineRule="auto"/>
        <w:contextualSpacing/>
      </w:pPr>
    </w:p>
    <w:p w14:paraId="57622563" w14:textId="77777777" w:rsidR="00DA7C5C" w:rsidRPr="009559BE" w:rsidRDefault="00DA7C5C" w:rsidP="001512DD">
      <w:pPr>
        <w:spacing w:afterLines="20" w:after="48" w:line="240" w:lineRule="auto"/>
        <w:contextualSpacing/>
        <w:rPr>
          <w:rFonts w:eastAsia="Times New Roman" w:cs="Times New Roman"/>
          <w:b/>
          <w:bCs/>
        </w:rPr>
      </w:pPr>
    </w:p>
    <w:p w14:paraId="6B411F27" w14:textId="77777777" w:rsidR="00DA7C5C" w:rsidRPr="009559BE" w:rsidRDefault="00DA7C5C" w:rsidP="001512DD">
      <w:pPr>
        <w:spacing w:afterLines="20" w:after="48" w:line="240" w:lineRule="auto"/>
        <w:contextualSpacing/>
        <w:rPr>
          <w:rFonts w:eastAsia="Times New Roman" w:cs="Times New Roman"/>
          <w:b/>
          <w:bCs/>
        </w:rPr>
      </w:pPr>
    </w:p>
    <w:p w14:paraId="3C55135A" w14:textId="77777777" w:rsidR="00DA7C5C" w:rsidRPr="009559BE" w:rsidRDefault="00DA7C5C" w:rsidP="001512DD">
      <w:pPr>
        <w:spacing w:afterLines="20" w:after="48" w:line="240" w:lineRule="auto"/>
        <w:contextualSpacing/>
        <w:rPr>
          <w:rFonts w:eastAsia="Times New Roman" w:cs="Times New Roman"/>
          <w:b/>
          <w:bCs/>
        </w:rPr>
      </w:pPr>
    </w:p>
    <w:p w14:paraId="5A0EF3F7" w14:textId="77777777" w:rsidR="008250E0" w:rsidRPr="009559BE" w:rsidRDefault="008250E0">
      <w:pPr>
        <w:rPr>
          <w:rFonts w:eastAsia="Times New Roman" w:cs="Times New Roman"/>
          <w:b/>
          <w:bCs/>
        </w:rPr>
      </w:pPr>
      <w:r w:rsidRPr="009559BE">
        <w:rPr>
          <w:rFonts w:eastAsia="Times New Roman" w:cs="Times New Roman"/>
          <w:b/>
          <w:bCs/>
        </w:rPr>
        <w:br w:type="page"/>
      </w:r>
    </w:p>
    <w:p w14:paraId="26D44B06" w14:textId="436F1019" w:rsidR="00DA7C5C" w:rsidRPr="009559BE" w:rsidRDefault="00F25BF8" w:rsidP="001512DD">
      <w:pPr>
        <w:spacing w:after="0" w:line="240" w:lineRule="auto"/>
        <w:contextualSpacing/>
        <w:rPr>
          <w:rFonts w:eastAsia="Times New Roman" w:cs="Times New Roman"/>
          <w:b/>
          <w:bCs/>
        </w:rPr>
      </w:pPr>
      <w:r>
        <w:rPr>
          <w:rFonts w:eastAsia="Times New Roman" w:cs="Times New Roman"/>
          <w:b/>
          <w:bCs/>
        </w:rPr>
        <w:lastRenderedPageBreak/>
        <w:t>O</w:t>
      </w:r>
      <w:r w:rsidR="00DA7C5C" w:rsidRPr="009559BE">
        <w:rPr>
          <w:rFonts w:eastAsia="Times New Roman" w:cs="Times New Roman"/>
          <w:b/>
          <w:bCs/>
        </w:rPr>
        <w:t>. GEOPOINT AND LANDMARKS</w:t>
      </w:r>
    </w:p>
    <w:tbl>
      <w:tblPr>
        <w:tblW w:w="10081" w:type="dxa"/>
        <w:tblCellMar>
          <w:left w:w="29" w:type="dxa"/>
          <w:right w:w="29" w:type="dxa"/>
        </w:tblCellMar>
        <w:tblLook w:val="0000" w:firstRow="0" w:lastRow="0" w:firstColumn="0" w:lastColumn="0" w:noHBand="0" w:noVBand="0"/>
      </w:tblPr>
      <w:tblGrid>
        <w:gridCol w:w="352"/>
        <w:gridCol w:w="4689"/>
        <w:gridCol w:w="2527"/>
        <w:gridCol w:w="2513"/>
      </w:tblGrid>
      <w:tr w:rsidR="00B71EAD" w:rsidRPr="009559BE" w14:paraId="310E93FF" w14:textId="77777777" w:rsidTr="00CD018F">
        <w:trPr>
          <w:trHeight w:val="20"/>
        </w:trPr>
        <w:tc>
          <w:tcPr>
            <w:tcW w:w="352" w:type="dxa"/>
            <w:vMerge w:val="restart"/>
            <w:tcBorders>
              <w:top w:val="single" w:sz="6" w:space="0" w:color="000000"/>
              <w:left w:val="single" w:sz="6" w:space="0" w:color="000000"/>
              <w:bottom w:val="single" w:sz="18" w:space="0" w:color="000000"/>
              <w:right w:val="single" w:sz="6" w:space="0" w:color="000000"/>
            </w:tcBorders>
          </w:tcPr>
          <w:p w14:paraId="394EEB2A" w14:textId="77777777" w:rsidR="00DA7C5C" w:rsidRPr="009559BE" w:rsidRDefault="00DA7C5C" w:rsidP="001512DD">
            <w:pPr>
              <w:spacing w:afterLines="20" w:after="48" w:line="240" w:lineRule="auto"/>
              <w:ind w:left="119"/>
              <w:contextualSpacing/>
              <w:rPr>
                <w:w w:val="105"/>
              </w:rPr>
            </w:pPr>
          </w:p>
        </w:tc>
        <w:tc>
          <w:tcPr>
            <w:tcW w:w="4689" w:type="dxa"/>
            <w:vMerge w:val="restart"/>
            <w:tcBorders>
              <w:top w:val="single" w:sz="6" w:space="0" w:color="000000"/>
              <w:left w:val="single" w:sz="6" w:space="0" w:color="000000"/>
              <w:bottom w:val="single" w:sz="6" w:space="0" w:color="000000"/>
            </w:tcBorders>
          </w:tcPr>
          <w:p w14:paraId="23A076C3" w14:textId="46E7E19F" w:rsidR="00DA7C5C" w:rsidRPr="009559BE" w:rsidRDefault="00F25BF8" w:rsidP="001512DD">
            <w:pPr>
              <w:spacing w:afterLines="20" w:after="48" w:line="240" w:lineRule="auto"/>
              <w:ind w:left="119"/>
              <w:contextualSpacing/>
              <w:rPr>
                <w:w w:val="105"/>
              </w:rPr>
            </w:pPr>
            <w:r>
              <w:rPr>
                <w:w w:val="105"/>
              </w:rPr>
              <w:t>O</w:t>
            </w:r>
            <w:r w:rsidR="00DA7C5C" w:rsidRPr="009559BE">
              <w:rPr>
                <w:w w:val="105"/>
              </w:rPr>
              <w:t>1.Geopoint (gps)</w:t>
            </w:r>
          </w:p>
        </w:tc>
        <w:tc>
          <w:tcPr>
            <w:tcW w:w="2527" w:type="dxa"/>
            <w:tcBorders>
              <w:top w:val="single" w:sz="6" w:space="0" w:color="000000"/>
              <w:left w:val="single" w:sz="6" w:space="0" w:color="000000"/>
              <w:bottom w:val="single" w:sz="4" w:space="0" w:color="auto"/>
            </w:tcBorders>
          </w:tcPr>
          <w:p w14:paraId="5DF8DBC6" w14:textId="77777777" w:rsidR="00DA7C5C" w:rsidRPr="009559BE" w:rsidRDefault="00DA7C5C" w:rsidP="001512DD">
            <w:pPr>
              <w:pStyle w:val="Heading9"/>
              <w:kinsoku/>
              <w:overflowPunct/>
              <w:spacing w:line="240" w:lineRule="auto"/>
              <w:contextualSpacing/>
              <w:rPr>
                <w:rFonts w:asciiTheme="minorHAnsi" w:hAnsiTheme="minorHAnsi"/>
                <w:sz w:val="22"/>
                <w:szCs w:val="22"/>
              </w:rPr>
            </w:pPr>
            <w:r w:rsidRPr="009559BE">
              <w:rPr>
                <w:rFonts w:asciiTheme="minorHAnsi" w:hAnsiTheme="minorHAnsi"/>
                <w:sz w:val="22"/>
                <w:szCs w:val="22"/>
              </w:rPr>
              <w:t>Latitude</w:t>
            </w:r>
          </w:p>
        </w:tc>
        <w:tc>
          <w:tcPr>
            <w:tcW w:w="2513" w:type="dxa"/>
            <w:tcBorders>
              <w:top w:val="single" w:sz="18" w:space="0" w:color="000000"/>
              <w:left w:val="single" w:sz="18" w:space="0" w:color="000000"/>
              <w:bottom w:val="single" w:sz="18" w:space="0" w:color="000000"/>
              <w:right w:val="single" w:sz="18" w:space="0" w:color="000000"/>
            </w:tcBorders>
          </w:tcPr>
          <w:p w14:paraId="2F1418F7" w14:textId="77777777" w:rsidR="00DA7C5C" w:rsidRPr="009559BE" w:rsidRDefault="00DA7C5C" w:rsidP="001512DD">
            <w:pPr>
              <w:pStyle w:val="codes"/>
              <w:spacing w:afterLines="20" w:after="48" w:line="240" w:lineRule="auto"/>
              <w:contextualSpacing/>
              <w:rPr>
                <w:rFonts w:asciiTheme="minorHAnsi" w:hAnsiTheme="minorHAnsi" w:cstheme="minorBidi"/>
                <w:color w:val="auto"/>
                <w:w w:val="100"/>
                <w:sz w:val="22"/>
                <w:szCs w:val="22"/>
              </w:rPr>
            </w:pPr>
            <w:r w:rsidRPr="009559BE">
              <w:rPr>
                <w:rFonts w:asciiTheme="minorHAnsi" w:hAnsiTheme="minorHAnsi" w:cstheme="minorBidi"/>
                <w:color w:val="auto"/>
                <w:w w:val="100"/>
                <w:sz w:val="22"/>
                <w:szCs w:val="22"/>
              </w:rPr>
              <w:t>(Numeric: ##. ####)</w:t>
            </w:r>
          </w:p>
        </w:tc>
      </w:tr>
      <w:tr w:rsidR="00B71EAD" w:rsidRPr="009559BE" w14:paraId="488C2822" w14:textId="77777777" w:rsidTr="00CD018F">
        <w:trPr>
          <w:trHeight w:val="20"/>
        </w:trPr>
        <w:tc>
          <w:tcPr>
            <w:tcW w:w="352" w:type="dxa"/>
            <w:vMerge/>
            <w:tcBorders>
              <w:top w:val="single" w:sz="18" w:space="0" w:color="000000"/>
              <w:left w:val="single" w:sz="6" w:space="0" w:color="000000"/>
              <w:bottom w:val="single" w:sz="4" w:space="0" w:color="auto"/>
              <w:right w:val="single" w:sz="6" w:space="0" w:color="000000"/>
            </w:tcBorders>
          </w:tcPr>
          <w:p w14:paraId="1750766E" w14:textId="77777777" w:rsidR="00DA7C5C" w:rsidRPr="009559BE" w:rsidRDefault="00DA7C5C" w:rsidP="001512DD">
            <w:pPr>
              <w:spacing w:afterLines="20" w:after="48" w:line="240" w:lineRule="auto"/>
              <w:ind w:left="119"/>
              <w:contextualSpacing/>
              <w:rPr>
                <w:w w:val="105"/>
              </w:rPr>
            </w:pPr>
          </w:p>
        </w:tc>
        <w:tc>
          <w:tcPr>
            <w:tcW w:w="4689" w:type="dxa"/>
            <w:vMerge/>
            <w:tcBorders>
              <w:top w:val="single" w:sz="6" w:space="0" w:color="000000"/>
              <w:left w:val="single" w:sz="6" w:space="0" w:color="000000"/>
              <w:bottom w:val="single" w:sz="6" w:space="0" w:color="000000"/>
            </w:tcBorders>
          </w:tcPr>
          <w:p w14:paraId="04DC16CF" w14:textId="77777777" w:rsidR="00DA7C5C" w:rsidRPr="009559BE" w:rsidRDefault="00DA7C5C" w:rsidP="001512DD">
            <w:pPr>
              <w:spacing w:afterLines="20" w:after="48" w:line="240" w:lineRule="auto"/>
              <w:ind w:left="119"/>
              <w:contextualSpacing/>
              <w:rPr>
                <w:w w:val="105"/>
              </w:rPr>
            </w:pPr>
          </w:p>
        </w:tc>
        <w:tc>
          <w:tcPr>
            <w:tcW w:w="2527" w:type="dxa"/>
            <w:tcBorders>
              <w:top w:val="single" w:sz="4" w:space="0" w:color="auto"/>
              <w:left w:val="single" w:sz="6" w:space="0" w:color="000000"/>
              <w:bottom w:val="single" w:sz="18" w:space="0" w:color="000000"/>
            </w:tcBorders>
          </w:tcPr>
          <w:p w14:paraId="0A63A332" w14:textId="77777777" w:rsidR="00DA7C5C" w:rsidRPr="009559BE" w:rsidRDefault="00DA7C5C" w:rsidP="001512DD">
            <w:pPr>
              <w:pStyle w:val="Heading9"/>
              <w:kinsoku/>
              <w:overflowPunct/>
              <w:spacing w:line="240" w:lineRule="auto"/>
              <w:contextualSpacing/>
              <w:rPr>
                <w:rFonts w:asciiTheme="minorHAnsi" w:hAnsiTheme="minorHAnsi"/>
                <w:sz w:val="22"/>
                <w:szCs w:val="22"/>
              </w:rPr>
            </w:pPr>
            <w:r w:rsidRPr="009559BE">
              <w:rPr>
                <w:rFonts w:asciiTheme="minorHAnsi" w:hAnsiTheme="minorHAnsi"/>
                <w:sz w:val="22"/>
                <w:szCs w:val="22"/>
              </w:rPr>
              <w:t>Longitude</w:t>
            </w:r>
          </w:p>
        </w:tc>
        <w:tc>
          <w:tcPr>
            <w:tcW w:w="2513" w:type="dxa"/>
            <w:tcBorders>
              <w:top w:val="single" w:sz="18" w:space="0" w:color="000000"/>
              <w:left w:val="single" w:sz="18" w:space="0" w:color="000000"/>
              <w:bottom w:val="single" w:sz="18" w:space="0" w:color="000000"/>
              <w:right w:val="single" w:sz="18" w:space="0" w:color="000000"/>
            </w:tcBorders>
          </w:tcPr>
          <w:p w14:paraId="2B787E25" w14:textId="77777777" w:rsidR="00DA7C5C" w:rsidRPr="009559BE" w:rsidRDefault="00DA7C5C" w:rsidP="001512DD">
            <w:pPr>
              <w:pStyle w:val="codes"/>
              <w:spacing w:afterLines="20" w:after="48" w:line="240" w:lineRule="auto"/>
              <w:contextualSpacing/>
              <w:rPr>
                <w:rFonts w:asciiTheme="minorHAnsi" w:hAnsiTheme="minorHAnsi" w:cstheme="minorBidi"/>
                <w:color w:val="auto"/>
                <w:w w:val="100"/>
                <w:sz w:val="22"/>
                <w:szCs w:val="22"/>
              </w:rPr>
            </w:pPr>
            <w:r w:rsidRPr="009559BE">
              <w:rPr>
                <w:rFonts w:asciiTheme="minorHAnsi" w:hAnsiTheme="minorHAnsi" w:cstheme="minorBidi"/>
                <w:color w:val="auto"/>
                <w:w w:val="100"/>
                <w:sz w:val="22"/>
                <w:szCs w:val="22"/>
              </w:rPr>
              <w:t>(Numeric: ##. ####)</w:t>
            </w:r>
          </w:p>
        </w:tc>
      </w:tr>
      <w:tr w:rsidR="00B71EAD" w:rsidRPr="009559BE" w14:paraId="76CA46FA" w14:textId="77777777" w:rsidTr="00CD018F">
        <w:trPr>
          <w:trHeight w:val="20"/>
        </w:trPr>
        <w:tc>
          <w:tcPr>
            <w:tcW w:w="352" w:type="dxa"/>
            <w:tcBorders>
              <w:top w:val="single" w:sz="4" w:space="0" w:color="auto"/>
              <w:left w:val="single" w:sz="6" w:space="0" w:color="000000"/>
              <w:bottom w:val="single" w:sz="6" w:space="0" w:color="000000"/>
              <w:right w:val="single" w:sz="4" w:space="0" w:color="auto"/>
            </w:tcBorders>
          </w:tcPr>
          <w:p w14:paraId="43EC8043" w14:textId="77777777" w:rsidR="00DA7C5C" w:rsidRPr="009559BE" w:rsidRDefault="00DA7C5C" w:rsidP="001512DD">
            <w:pPr>
              <w:spacing w:afterLines="20" w:after="48" w:line="240" w:lineRule="auto"/>
              <w:ind w:left="119"/>
              <w:contextualSpacing/>
              <w:rPr>
                <w:w w:val="105"/>
              </w:rPr>
            </w:pPr>
          </w:p>
        </w:tc>
        <w:tc>
          <w:tcPr>
            <w:tcW w:w="4689" w:type="dxa"/>
            <w:tcBorders>
              <w:top w:val="single" w:sz="6" w:space="0" w:color="000000"/>
              <w:left w:val="single" w:sz="4" w:space="0" w:color="auto"/>
              <w:bottom w:val="single" w:sz="6" w:space="0" w:color="000000"/>
              <w:right w:val="single" w:sz="18" w:space="0" w:color="000000"/>
            </w:tcBorders>
          </w:tcPr>
          <w:p w14:paraId="630150FF" w14:textId="280BE831" w:rsidR="00DA7C5C" w:rsidRPr="009559BE" w:rsidRDefault="00F25BF8" w:rsidP="001512DD">
            <w:pPr>
              <w:spacing w:afterLines="20" w:after="48" w:line="240" w:lineRule="auto"/>
              <w:ind w:left="119"/>
              <w:contextualSpacing/>
              <w:rPr>
                <w:w w:val="105"/>
              </w:rPr>
            </w:pPr>
            <w:r>
              <w:rPr>
                <w:w w:val="105"/>
              </w:rPr>
              <w:t>O</w:t>
            </w:r>
            <w:r w:rsidR="00DA7C5C" w:rsidRPr="009559BE">
              <w:rPr>
                <w:w w:val="105"/>
              </w:rPr>
              <w:t>2.Please record some basic identifying landmarks for the household (landmark)</w:t>
            </w:r>
          </w:p>
        </w:tc>
        <w:tc>
          <w:tcPr>
            <w:tcW w:w="5040" w:type="dxa"/>
            <w:gridSpan w:val="2"/>
            <w:tcBorders>
              <w:top w:val="single" w:sz="18" w:space="0" w:color="auto"/>
              <w:left w:val="single" w:sz="18" w:space="0" w:color="000000"/>
              <w:bottom w:val="single" w:sz="18" w:space="0" w:color="000000"/>
              <w:right w:val="single" w:sz="18" w:space="0" w:color="000000"/>
            </w:tcBorders>
          </w:tcPr>
          <w:p w14:paraId="448D2B7E" w14:textId="77777777" w:rsidR="00DA7C5C" w:rsidRPr="009559BE" w:rsidRDefault="00DA7C5C" w:rsidP="001512DD">
            <w:pPr>
              <w:pStyle w:val="codes"/>
              <w:tabs>
                <w:tab w:val="left" w:pos="904"/>
              </w:tabs>
              <w:spacing w:afterLines="20" w:after="48" w:line="240" w:lineRule="auto"/>
              <w:contextualSpacing/>
              <w:rPr>
                <w:rFonts w:asciiTheme="minorHAnsi" w:hAnsiTheme="minorHAnsi" w:cstheme="minorBidi"/>
                <w:color w:val="auto"/>
                <w:w w:val="100"/>
                <w:sz w:val="22"/>
                <w:szCs w:val="22"/>
              </w:rPr>
            </w:pPr>
            <w:r w:rsidRPr="009559BE">
              <w:rPr>
                <w:rFonts w:asciiTheme="minorHAnsi" w:hAnsiTheme="minorHAnsi" w:cstheme="minorBidi"/>
                <w:color w:val="auto"/>
                <w:w w:val="100"/>
                <w:sz w:val="22"/>
                <w:szCs w:val="22"/>
              </w:rPr>
              <w:t>(Text)</w:t>
            </w:r>
          </w:p>
        </w:tc>
      </w:tr>
    </w:tbl>
    <w:p w14:paraId="4911EC97" w14:textId="77777777" w:rsidR="00DA7C5C" w:rsidRPr="009559BE" w:rsidRDefault="00DA7C5C" w:rsidP="001512DD">
      <w:pPr>
        <w:spacing w:afterLines="20" w:after="48" w:line="240" w:lineRule="auto"/>
        <w:contextualSpacing/>
        <w:rPr>
          <w:rFonts w:eastAsia="Times New Roman" w:cs="Times New Roman"/>
          <w:b/>
          <w:bCs/>
        </w:rPr>
      </w:pPr>
    </w:p>
    <w:p w14:paraId="4FAE3BCA" w14:textId="77777777" w:rsidR="00DA7C5C" w:rsidRPr="009559BE" w:rsidRDefault="00DA7C5C" w:rsidP="001512DD">
      <w:pPr>
        <w:spacing w:afterLines="20" w:after="48" w:line="240" w:lineRule="auto"/>
        <w:contextualSpacing/>
        <w:rPr>
          <w:rFonts w:eastAsia="Times New Roman" w:cs="Times New Roman"/>
          <w:b/>
          <w:bCs/>
        </w:rPr>
      </w:pPr>
    </w:p>
    <w:p w14:paraId="24392FB6" w14:textId="77777777" w:rsidR="00B26E95" w:rsidRPr="009559BE" w:rsidRDefault="00B26E95" w:rsidP="001512DD">
      <w:pPr>
        <w:spacing w:afterLines="20" w:after="48" w:line="240" w:lineRule="auto"/>
        <w:contextualSpacing/>
        <w:rPr>
          <w:rFonts w:eastAsia="Times New Roman" w:cs="Times New Roman"/>
          <w:b/>
          <w:bCs/>
        </w:rPr>
      </w:pPr>
    </w:p>
    <w:p w14:paraId="6A38938A" w14:textId="43B8C1E1" w:rsidR="00DA7C5C" w:rsidRPr="009559BE" w:rsidRDefault="00F25BF8" w:rsidP="001512DD">
      <w:pPr>
        <w:spacing w:afterLines="20" w:after="48" w:line="240" w:lineRule="auto"/>
        <w:contextualSpacing/>
        <w:rPr>
          <w:rFonts w:eastAsia="Times New Roman" w:cs="Times New Roman"/>
          <w:b/>
          <w:bCs/>
        </w:rPr>
      </w:pPr>
      <w:r>
        <w:rPr>
          <w:rFonts w:eastAsia="Times New Roman" w:cs="Times New Roman"/>
          <w:b/>
          <w:bCs/>
        </w:rPr>
        <w:t>P</w:t>
      </w:r>
      <w:r w:rsidR="00DA7C5C" w:rsidRPr="009559BE">
        <w:rPr>
          <w:rFonts w:eastAsia="Times New Roman" w:cs="Times New Roman"/>
          <w:b/>
          <w:bCs/>
        </w:rPr>
        <w:t>. CONCLUSION</w:t>
      </w:r>
    </w:p>
    <w:p w14:paraId="17810933" w14:textId="77777777" w:rsidR="00DA7C5C" w:rsidRPr="009559BE" w:rsidRDefault="00DA7C5C" w:rsidP="001512DD">
      <w:pPr>
        <w:spacing w:afterLines="20" w:after="48" w:line="240" w:lineRule="auto"/>
        <w:contextualSpacing/>
        <w:rPr>
          <w:rFonts w:eastAsia="Times New Roman" w:cs="Times New Roman"/>
          <w:lang w:eastAsia="zh-CN"/>
        </w:rPr>
      </w:pPr>
      <w:r w:rsidRPr="009559BE">
        <w:rPr>
          <w:rFonts w:eastAsia="Times New Roman" w:cs="Times New Roman"/>
          <w:lang w:eastAsia="zh-CN"/>
        </w:rPr>
        <w:t>Thank you for your participation in this survey.</w:t>
      </w:r>
    </w:p>
    <w:tbl>
      <w:tblPr>
        <w:tblW w:w="10080" w:type="dxa"/>
        <w:tblInd w:w="-5" w:type="dxa"/>
        <w:tblLayout w:type="fixed"/>
        <w:tblCellMar>
          <w:left w:w="29" w:type="dxa"/>
          <w:right w:w="29" w:type="dxa"/>
        </w:tblCellMar>
        <w:tblLook w:val="0000" w:firstRow="0" w:lastRow="0" w:firstColumn="0" w:lastColumn="0" w:noHBand="0" w:noVBand="0"/>
      </w:tblPr>
      <w:tblGrid>
        <w:gridCol w:w="359"/>
        <w:gridCol w:w="4680"/>
        <w:gridCol w:w="2514"/>
        <w:gridCol w:w="1805"/>
        <w:gridCol w:w="722"/>
      </w:tblGrid>
      <w:tr w:rsidR="00B26E95" w:rsidRPr="009559BE" w14:paraId="49B75BC1" w14:textId="77777777" w:rsidTr="00E3458F">
        <w:trPr>
          <w:trHeight w:val="20"/>
        </w:trPr>
        <w:tc>
          <w:tcPr>
            <w:tcW w:w="359" w:type="dxa"/>
            <w:tcBorders>
              <w:top w:val="single" w:sz="4" w:space="0" w:color="000000"/>
              <w:left w:val="single" w:sz="4" w:space="0" w:color="000000"/>
              <w:bottom w:val="single" w:sz="4" w:space="0" w:color="000000"/>
              <w:right w:val="single" w:sz="4" w:space="0" w:color="000000"/>
            </w:tcBorders>
          </w:tcPr>
          <w:p w14:paraId="70C67360" w14:textId="77777777" w:rsidR="00B26E95" w:rsidRPr="009559BE" w:rsidRDefault="00B26E95" w:rsidP="00FC1FE3">
            <w:pPr>
              <w:spacing w:after="0"/>
              <w:rPr>
                <w:rFonts w:eastAsia="Calibri" w:cs="Times New Roman"/>
              </w:rPr>
            </w:pPr>
          </w:p>
        </w:tc>
        <w:tc>
          <w:tcPr>
            <w:tcW w:w="4680" w:type="dxa"/>
            <w:tcBorders>
              <w:top w:val="single" w:sz="4" w:space="0" w:color="000000"/>
              <w:left w:val="single" w:sz="4" w:space="0" w:color="000000"/>
              <w:bottom w:val="single" w:sz="4" w:space="0" w:color="000000"/>
            </w:tcBorders>
          </w:tcPr>
          <w:p w14:paraId="08451207" w14:textId="78031FB5" w:rsidR="00B26E95" w:rsidRPr="009559BE" w:rsidRDefault="00F25BF8" w:rsidP="00FC1FE3">
            <w:pPr>
              <w:spacing w:after="0"/>
              <w:rPr>
                <w:color w:val="000000"/>
              </w:rPr>
            </w:pPr>
            <w:r>
              <w:rPr>
                <w:w w:val="105"/>
              </w:rPr>
              <w:t>P</w:t>
            </w:r>
            <w:r w:rsidR="00B26E95" w:rsidRPr="009559BE">
              <w:rPr>
                <w:w w:val="105"/>
              </w:rPr>
              <w:t>1.Enumerator: Please select the correct survey status from the list (</w:t>
            </w:r>
            <w:r w:rsidR="00B26E95" w:rsidRPr="009559BE">
              <w:rPr>
                <w:b/>
                <w:w w:val="105"/>
              </w:rPr>
              <w:t>s_status</w:t>
            </w:r>
            <w:r w:rsidR="00B26E95" w:rsidRPr="009559BE">
              <w:rPr>
                <w:w w:val="105"/>
              </w:rPr>
              <w:t>)</w:t>
            </w:r>
          </w:p>
        </w:tc>
        <w:tc>
          <w:tcPr>
            <w:tcW w:w="4319" w:type="dxa"/>
            <w:gridSpan w:val="2"/>
            <w:tcBorders>
              <w:top w:val="single" w:sz="4" w:space="0" w:color="000000"/>
              <w:bottom w:val="single" w:sz="4" w:space="0" w:color="000000"/>
              <w:right w:val="single" w:sz="18" w:space="0" w:color="000000"/>
            </w:tcBorders>
          </w:tcPr>
          <w:p w14:paraId="46907916" w14:textId="2DB43C3C" w:rsidR="00B26E95" w:rsidRPr="009559BE" w:rsidRDefault="00B26E95" w:rsidP="00FC1FE3">
            <w:pPr>
              <w:spacing w:after="0"/>
              <w:rPr>
                <w:rFonts w:cs="Times New Roman"/>
                <w:w w:val="105"/>
              </w:rPr>
            </w:pPr>
            <w:r w:rsidRPr="009559BE">
              <w:rPr>
                <w:rFonts w:cs="Times New Roman"/>
                <w:w w:val="105"/>
              </w:rPr>
              <w:t>1=Complete</w:t>
            </w:r>
          </w:p>
          <w:p w14:paraId="66DA536A" w14:textId="7677916D" w:rsidR="00B26E95" w:rsidRPr="009559BE" w:rsidRDefault="00B26E95" w:rsidP="00FC1FE3">
            <w:pPr>
              <w:spacing w:after="0"/>
              <w:rPr>
                <w:rFonts w:cs="Times New Roman"/>
                <w:w w:val="105"/>
              </w:rPr>
            </w:pPr>
            <w:r w:rsidRPr="009559BE">
              <w:rPr>
                <w:rFonts w:cs="Times New Roman"/>
                <w:w w:val="105"/>
              </w:rPr>
              <w:t>2=Incomplete, come back</w:t>
            </w:r>
          </w:p>
          <w:p w14:paraId="60BEF0AF" w14:textId="6412F550" w:rsidR="00B26E95" w:rsidRPr="009559BE" w:rsidRDefault="00B26E95" w:rsidP="00FC1FE3">
            <w:pPr>
              <w:spacing w:after="0"/>
              <w:rPr>
                <w:rFonts w:cs="Times New Roman"/>
                <w:w w:val="105"/>
              </w:rPr>
            </w:pPr>
            <w:r w:rsidRPr="009559BE">
              <w:rPr>
                <w:rFonts w:cs="Times New Roman"/>
                <w:w w:val="105"/>
              </w:rPr>
              <w:t>3=Incomplete, cannot finish</w:t>
            </w:r>
          </w:p>
          <w:p w14:paraId="182447FD" w14:textId="4D7201B2" w:rsidR="00B26E95" w:rsidRPr="009559BE" w:rsidRDefault="00B26E95" w:rsidP="00FC1FE3">
            <w:pPr>
              <w:spacing w:after="0"/>
              <w:rPr>
                <w:rFonts w:cs="Times New Roman"/>
                <w:w w:val="105"/>
              </w:rPr>
            </w:pPr>
            <w:r w:rsidRPr="009559BE">
              <w:rPr>
                <w:rFonts w:cs="Times New Roman"/>
                <w:w w:val="105"/>
              </w:rPr>
              <w:t>4=</w:t>
            </w:r>
            <w:r w:rsidR="00296E2F">
              <w:rPr>
                <w:rFonts w:cs="Times New Roman"/>
                <w:w w:val="105"/>
              </w:rPr>
              <w:t>Prefer not</w:t>
            </w:r>
            <w:r w:rsidRPr="009559BE">
              <w:rPr>
                <w:rFonts w:cs="Times New Roman"/>
                <w:w w:val="105"/>
              </w:rPr>
              <w:t xml:space="preserve"> to participate</w:t>
            </w:r>
          </w:p>
          <w:p w14:paraId="50278705" w14:textId="0C13F364" w:rsidR="00B26E95" w:rsidRPr="009559BE" w:rsidRDefault="00B26E95" w:rsidP="00FC1FE3">
            <w:pPr>
              <w:spacing w:after="0"/>
            </w:pPr>
            <w:r w:rsidRPr="009559BE">
              <w:t>97=Other, please specify</w:t>
            </w:r>
          </w:p>
        </w:tc>
        <w:tc>
          <w:tcPr>
            <w:tcW w:w="722" w:type="dxa"/>
            <w:tcBorders>
              <w:top w:val="single" w:sz="18" w:space="0" w:color="000000"/>
              <w:left w:val="single" w:sz="18" w:space="0" w:color="000000"/>
              <w:bottom w:val="single" w:sz="18" w:space="0" w:color="000000"/>
              <w:right w:val="single" w:sz="18" w:space="0" w:color="000000"/>
            </w:tcBorders>
          </w:tcPr>
          <w:p w14:paraId="17739F6A" w14:textId="77777777" w:rsidR="00B26E95" w:rsidRPr="009559BE" w:rsidRDefault="00B26E95" w:rsidP="00FC1FE3">
            <w:pPr>
              <w:spacing w:after="0"/>
              <w:rPr>
                <w:rFonts w:eastAsia="Calibri" w:cs="Times New Roman"/>
                <w:i/>
                <w:color w:val="A6A6A6"/>
              </w:rPr>
            </w:pPr>
            <w:r w:rsidRPr="009559BE">
              <w:rPr>
                <w:rFonts w:eastAsia="Calibri" w:cs="Times New Roman"/>
                <w:i/>
                <w:color w:val="A6A6A6"/>
              </w:rPr>
              <w:t>(Code)</w:t>
            </w:r>
          </w:p>
        </w:tc>
      </w:tr>
      <w:tr w:rsidR="00B26E95" w:rsidRPr="009559BE" w14:paraId="245B457C" w14:textId="77777777" w:rsidTr="00E3458F">
        <w:trPr>
          <w:trHeight w:val="20"/>
        </w:trPr>
        <w:tc>
          <w:tcPr>
            <w:tcW w:w="359" w:type="dxa"/>
            <w:tcBorders>
              <w:top w:val="single" w:sz="4" w:space="0" w:color="000000"/>
              <w:left w:val="single" w:sz="4" w:space="0" w:color="000000"/>
              <w:bottom w:val="single" w:sz="4" w:space="0" w:color="000000"/>
              <w:right w:val="single" w:sz="4" w:space="0" w:color="auto"/>
            </w:tcBorders>
          </w:tcPr>
          <w:p w14:paraId="7E123BBC" w14:textId="77777777" w:rsidR="00B26E95" w:rsidRPr="009559BE" w:rsidRDefault="00B26E95" w:rsidP="00B26E95">
            <w:pPr>
              <w:rPr>
                <w:w w:val="105"/>
              </w:rPr>
            </w:pPr>
          </w:p>
        </w:tc>
        <w:tc>
          <w:tcPr>
            <w:tcW w:w="7194" w:type="dxa"/>
            <w:gridSpan w:val="2"/>
            <w:tcBorders>
              <w:top w:val="single" w:sz="4" w:space="0" w:color="000000"/>
              <w:left w:val="single" w:sz="4" w:space="0" w:color="auto"/>
              <w:bottom w:val="single" w:sz="4" w:space="0" w:color="000000"/>
              <w:right w:val="single" w:sz="18" w:space="0" w:color="000000"/>
            </w:tcBorders>
          </w:tcPr>
          <w:p w14:paraId="1C8A84B9" w14:textId="05D601E5" w:rsidR="00B26E95" w:rsidRPr="009559BE" w:rsidRDefault="00B26E95" w:rsidP="00B26E95">
            <w:pPr>
              <w:spacing w:after="0"/>
              <w:rPr>
                <w:w w:val="105"/>
              </w:rPr>
            </w:pPr>
            <w:r w:rsidRPr="009559BE">
              <w:rPr>
                <w:w w:val="105"/>
              </w:rPr>
              <w:t>On a scale of 1 to 5, 5 being very reliable, how reliable was the respondent? (</w:t>
            </w:r>
            <w:r w:rsidRPr="009559BE">
              <w:rPr>
                <w:b/>
                <w:w w:val="105"/>
              </w:rPr>
              <w:t>s_reliable</w:t>
            </w:r>
            <w:r w:rsidRPr="009559BE">
              <w:rPr>
                <w:w w:val="105"/>
              </w:rPr>
              <w:t>)</w:t>
            </w:r>
          </w:p>
        </w:tc>
        <w:tc>
          <w:tcPr>
            <w:tcW w:w="2527" w:type="dxa"/>
            <w:gridSpan w:val="2"/>
            <w:tcBorders>
              <w:top w:val="single" w:sz="18" w:space="0" w:color="000000"/>
              <w:left w:val="single" w:sz="18" w:space="0" w:color="000000"/>
              <w:bottom w:val="single" w:sz="18" w:space="0" w:color="000000"/>
              <w:right w:val="single" w:sz="18" w:space="0" w:color="000000"/>
            </w:tcBorders>
          </w:tcPr>
          <w:p w14:paraId="09127691" w14:textId="77777777" w:rsidR="00B26E95" w:rsidRPr="009559BE" w:rsidRDefault="00B26E95" w:rsidP="00B26E95">
            <w:pPr>
              <w:spacing w:after="0"/>
              <w:rPr>
                <w:i/>
                <w:color w:val="A6A6A6" w:themeColor="background1" w:themeShade="A6"/>
              </w:rPr>
            </w:pPr>
            <w:r w:rsidRPr="009559BE">
              <w:rPr>
                <w:i/>
                <w:color w:val="A6A6A6" w:themeColor="background1" w:themeShade="A6"/>
              </w:rPr>
              <w:t>(Integer)</w:t>
            </w:r>
          </w:p>
        </w:tc>
      </w:tr>
      <w:tr w:rsidR="00B26E95" w:rsidRPr="009559BE" w14:paraId="7C4016D5" w14:textId="77777777" w:rsidTr="00E3458F">
        <w:trPr>
          <w:trHeight w:val="20"/>
        </w:trPr>
        <w:tc>
          <w:tcPr>
            <w:tcW w:w="359" w:type="dxa"/>
            <w:tcBorders>
              <w:top w:val="single" w:sz="4" w:space="0" w:color="000000"/>
              <w:left w:val="single" w:sz="4" w:space="0" w:color="000000"/>
              <w:bottom w:val="single" w:sz="4" w:space="0" w:color="000000"/>
              <w:right w:val="single" w:sz="4" w:space="0" w:color="auto"/>
            </w:tcBorders>
          </w:tcPr>
          <w:p w14:paraId="0FC2D671" w14:textId="77777777" w:rsidR="00B26E95" w:rsidRPr="009559BE" w:rsidRDefault="00B26E95" w:rsidP="00B26E95">
            <w:pPr>
              <w:rPr>
                <w:w w:val="105"/>
              </w:rPr>
            </w:pPr>
          </w:p>
        </w:tc>
        <w:tc>
          <w:tcPr>
            <w:tcW w:w="4680" w:type="dxa"/>
            <w:tcBorders>
              <w:top w:val="single" w:sz="4" w:space="0" w:color="000000"/>
              <w:left w:val="single" w:sz="4" w:space="0" w:color="auto"/>
              <w:bottom w:val="single" w:sz="4" w:space="0" w:color="000000"/>
              <w:right w:val="single" w:sz="18" w:space="0" w:color="000000"/>
            </w:tcBorders>
          </w:tcPr>
          <w:p w14:paraId="40A95A62" w14:textId="7E137465" w:rsidR="00B26E95" w:rsidRPr="009559BE" w:rsidRDefault="00B26E95" w:rsidP="00B26E95">
            <w:pPr>
              <w:spacing w:after="0"/>
              <w:rPr>
                <w:w w:val="105"/>
              </w:rPr>
            </w:pPr>
            <w:r w:rsidRPr="009559BE">
              <w:rPr>
                <w:w w:val="105"/>
              </w:rPr>
              <w:t>Any additional comments?  (</w:t>
            </w:r>
            <w:r w:rsidRPr="009559BE">
              <w:rPr>
                <w:b/>
                <w:w w:val="105"/>
              </w:rPr>
              <w:t>s_notes</w:t>
            </w:r>
            <w:r w:rsidRPr="009559BE">
              <w:rPr>
                <w:w w:val="105"/>
              </w:rPr>
              <w:t>)</w:t>
            </w:r>
          </w:p>
        </w:tc>
        <w:tc>
          <w:tcPr>
            <w:tcW w:w="5041" w:type="dxa"/>
            <w:gridSpan w:val="3"/>
            <w:tcBorders>
              <w:top w:val="single" w:sz="18" w:space="0" w:color="000000"/>
              <w:left w:val="single" w:sz="18" w:space="0" w:color="000000"/>
              <w:bottom w:val="single" w:sz="18" w:space="0" w:color="000000"/>
              <w:right w:val="single" w:sz="18" w:space="0" w:color="000000"/>
            </w:tcBorders>
          </w:tcPr>
          <w:p w14:paraId="3BFD3752" w14:textId="77777777" w:rsidR="00B26E95" w:rsidRPr="009559BE" w:rsidRDefault="00B26E95" w:rsidP="00B26E95">
            <w:pPr>
              <w:spacing w:after="0"/>
              <w:rPr>
                <w:i/>
                <w:color w:val="A6A6A6" w:themeColor="background1" w:themeShade="A6"/>
              </w:rPr>
            </w:pPr>
            <w:r w:rsidRPr="009559BE">
              <w:rPr>
                <w:i/>
                <w:color w:val="A6A6A6" w:themeColor="background1" w:themeShade="A6"/>
              </w:rPr>
              <w:t>(Text)</w:t>
            </w:r>
          </w:p>
        </w:tc>
      </w:tr>
    </w:tbl>
    <w:p w14:paraId="321381CC" w14:textId="2F8211D7" w:rsidR="00B26E95" w:rsidRPr="009559BE" w:rsidRDefault="00B26E95" w:rsidP="001512DD">
      <w:pPr>
        <w:spacing w:afterLines="20" w:after="48" w:line="240" w:lineRule="auto"/>
        <w:contextualSpacing/>
        <w:rPr>
          <w:rFonts w:eastAsia="Times New Roman" w:cs="Times New Roman"/>
          <w:lang w:eastAsia="zh-CN"/>
        </w:rPr>
      </w:pPr>
    </w:p>
    <w:sectPr w:rsidR="00B26E95" w:rsidRPr="009559BE" w:rsidSect="00512DC2">
      <w:pgSz w:w="12240" w:h="15840"/>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Aidan Boyd" w:date="2014-09-11T10:40:00Z" w:initials="ARB">
    <w:p w14:paraId="05D66AAC" w14:textId="5987CEC0" w:rsidR="00F25BF8" w:rsidRDefault="00F25BF8">
      <w:pPr>
        <w:pStyle w:val="CommentText"/>
      </w:pPr>
      <w:r>
        <w:rPr>
          <w:rStyle w:val="CommentReference"/>
        </w:rPr>
        <w:annotationRef/>
      </w:r>
      <w:r>
        <w:rPr>
          <w:rStyle w:val="CommentReference"/>
        </w:rPr>
        <w:t>Is this completely necessary? Couldn’t the next question just be asked considering its option 3?</w:t>
      </w:r>
    </w:p>
  </w:comment>
  <w:comment w:id="3" w:author="Aidan Boyd" w:date="2014-09-11T10:42:00Z" w:initials="ARB">
    <w:p w14:paraId="2F83300D" w14:textId="5F40B36F" w:rsidR="00F25BF8" w:rsidRDefault="00F25BF8">
      <w:pPr>
        <w:pStyle w:val="CommentText"/>
      </w:pPr>
      <w:r>
        <w:rPr>
          <w:rStyle w:val="CommentReference"/>
        </w:rPr>
        <w:annotationRef/>
      </w:r>
      <w:r>
        <w:t>Didn’t put distinction between increase/decrease in these options because it should be obvious from the previous question.</w:t>
      </w:r>
    </w:p>
  </w:comment>
  <w:comment w:id="4" w:author="Aidan Boyd" w:date="2014-09-11T10:43:00Z" w:initials="ARB">
    <w:p w14:paraId="654E3065" w14:textId="5AC7E1BB" w:rsidR="00F25BF8" w:rsidRDefault="00F25BF8">
      <w:pPr>
        <w:pStyle w:val="CommentText"/>
      </w:pPr>
      <w:r>
        <w:rPr>
          <w:rStyle w:val="CommentReference"/>
        </w:rPr>
        <w:annotationRef/>
      </w:r>
      <w:r>
        <w:t>Same as the “size” question. Necessary??</w:t>
      </w:r>
    </w:p>
  </w:comment>
  <w:comment w:id="5" w:author="Aidan Boyd" w:date="2014-09-11T10:42:00Z" w:initials="ARB">
    <w:p w14:paraId="4C52D7A6" w14:textId="77777777" w:rsidR="00F25BF8" w:rsidRDefault="00F25BF8">
      <w:pPr>
        <w:pStyle w:val="CommentText"/>
      </w:pPr>
      <w:r>
        <w:rPr>
          <w:rStyle w:val="CommentReference"/>
        </w:rPr>
        <w:annotationRef/>
      </w:r>
      <w:r>
        <w:t>Didn’t put distinction between increase/decrease in these options because it should be obvious from the previous question.</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5D66AAC" w15:done="0"/>
  <w15:commentEx w15:paraId="2F83300D" w15:done="0"/>
  <w15:commentEx w15:paraId="654E3065" w15:done="0"/>
  <w15:commentEx w15:paraId="4C52D7A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136D19" w14:textId="77777777" w:rsidR="004F537B" w:rsidRDefault="004F537B" w:rsidP="00C71DE8">
      <w:pPr>
        <w:spacing w:after="0" w:line="240" w:lineRule="auto"/>
      </w:pPr>
      <w:r>
        <w:separator/>
      </w:r>
    </w:p>
  </w:endnote>
  <w:endnote w:type="continuationSeparator" w:id="0">
    <w:p w14:paraId="15B205B8" w14:textId="77777777" w:rsidR="004F537B" w:rsidRDefault="004F537B" w:rsidP="00C71D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Narrow">
    <w:panose1 w:val="00000000000000000000"/>
    <w:charset w:val="00"/>
    <w:family w:val="auto"/>
    <w:notTrueType/>
    <w:pitch w:val="default"/>
    <w:sig w:usb0="00000003" w:usb1="00000000" w:usb2="00000000" w:usb3="00000000" w:csb0="00000001" w:csb1="00000000"/>
  </w:font>
  <w:font w:name="TimesNewRomanPSMT">
    <w:panose1 w:val="00000000000000000000"/>
    <w:charset w:val="00"/>
    <w:family w:val="swiss"/>
    <w:notTrueType/>
    <w:pitch w:val="default"/>
    <w:sig w:usb0="00000003" w:usb1="00000000" w:usb2="00000000" w:usb3="00000000" w:csb0="00000001" w:csb1="00000000"/>
  </w:font>
  <w:font w:name="TimesNewRomanPS-BoldMT">
    <w:panose1 w:val="00000000000000000000"/>
    <w:charset w:val="00"/>
    <w:family w:val="swiss"/>
    <w:notTrueType/>
    <w:pitch w:val="default"/>
    <w:sig w:usb0="00000003" w:usb1="00000000" w:usb2="00000000" w:usb3="00000000" w:csb0="00000001" w:csb1="00000000"/>
  </w:font>
  <w:font w:name="TimesNewRomanPS-BoldItalicM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1764707"/>
      <w:docPartObj>
        <w:docPartGallery w:val="Page Numbers (Bottom of Page)"/>
        <w:docPartUnique/>
      </w:docPartObj>
    </w:sdtPr>
    <w:sdtEndPr>
      <w:rPr>
        <w:noProof/>
      </w:rPr>
    </w:sdtEndPr>
    <w:sdtContent>
      <w:p w14:paraId="4EFF0059" w14:textId="77777777" w:rsidR="00F25BF8" w:rsidRDefault="00F25BF8">
        <w:pPr>
          <w:pStyle w:val="Footer"/>
          <w:jc w:val="right"/>
        </w:pPr>
        <w:r>
          <w:fldChar w:fldCharType="begin"/>
        </w:r>
        <w:r>
          <w:instrText xml:space="preserve"> PAGE   \* MERGEFORMAT </w:instrText>
        </w:r>
        <w:r>
          <w:fldChar w:fldCharType="separate"/>
        </w:r>
        <w:r w:rsidR="00D26A85">
          <w:rPr>
            <w:noProof/>
          </w:rPr>
          <w:t>1</w:t>
        </w:r>
        <w:r>
          <w:rPr>
            <w:noProof/>
          </w:rPr>
          <w:fldChar w:fldCharType="end"/>
        </w:r>
      </w:p>
    </w:sdtContent>
  </w:sdt>
  <w:p w14:paraId="27BD405B" w14:textId="77777777" w:rsidR="00F25BF8" w:rsidRDefault="00F25BF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B9C229" w14:textId="77777777" w:rsidR="004F537B" w:rsidRDefault="004F537B" w:rsidP="00C71DE8">
      <w:pPr>
        <w:spacing w:after="0" w:line="240" w:lineRule="auto"/>
      </w:pPr>
      <w:r>
        <w:separator/>
      </w:r>
    </w:p>
  </w:footnote>
  <w:footnote w:type="continuationSeparator" w:id="0">
    <w:p w14:paraId="50B6495A" w14:textId="77777777" w:rsidR="004F537B" w:rsidRDefault="004F537B" w:rsidP="00C71DE8">
      <w:pPr>
        <w:spacing w:after="0" w:line="240"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idan Boyd">
    <w15:presenceInfo w15:providerId="None" w15:userId="Aidan Boy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360"/>
  <w:drawingGridVerticalSpacing w:val="36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251A"/>
    <w:rsid w:val="00006029"/>
    <w:rsid w:val="00020B58"/>
    <w:rsid w:val="00026305"/>
    <w:rsid w:val="00033F1D"/>
    <w:rsid w:val="00042643"/>
    <w:rsid w:val="00046A5C"/>
    <w:rsid w:val="00060783"/>
    <w:rsid w:val="00084CE6"/>
    <w:rsid w:val="00085B25"/>
    <w:rsid w:val="00086D63"/>
    <w:rsid w:val="000A0002"/>
    <w:rsid w:val="000D5605"/>
    <w:rsid w:val="000F37E6"/>
    <w:rsid w:val="00137629"/>
    <w:rsid w:val="0015117F"/>
    <w:rsid w:val="001512DD"/>
    <w:rsid w:val="00152B2F"/>
    <w:rsid w:val="001949A5"/>
    <w:rsid w:val="001B251A"/>
    <w:rsid w:val="001E1DA8"/>
    <w:rsid w:val="0022680E"/>
    <w:rsid w:val="002360AB"/>
    <w:rsid w:val="002422DE"/>
    <w:rsid w:val="00296E2F"/>
    <w:rsid w:val="002A4ED0"/>
    <w:rsid w:val="002D2A10"/>
    <w:rsid w:val="0036037D"/>
    <w:rsid w:val="00396812"/>
    <w:rsid w:val="003C0031"/>
    <w:rsid w:val="00442121"/>
    <w:rsid w:val="00451397"/>
    <w:rsid w:val="004A1781"/>
    <w:rsid w:val="004D42B4"/>
    <w:rsid w:val="004F537B"/>
    <w:rsid w:val="00512DC2"/>
    <w:rsid w:val="00540F30"/>
    <w:rsid w:val="005B394B"/>
    <w:rsid w:val="005F27DE"/>
    <w:rsid w:val="00643F9B"/>
    <w:rsid w:val="006511A2"/>
    <w:rsid w:val="00691F08"/>
    <w:rsid w:val="006A5FEF"/>
    <w:rsid w:val="006A6B13"/>
    <w:rsid w:val="006C2023"/>
    <w:rsid w:val="006D5C10"/>
    <w:rsid w:val="006E365E"/>
    <w:rsid w:val="00701044"/>
    <w:rsid w:val="00707954"/>
    <w:rsid w:val="00710C24"/>
    <w:rsid w:val="00722B52"/>
    <w:rsid w:val="00726F64"/>
    <w:rsid w:val="007306C5"/>
    <w:rsid w:val="0076083F"/>
    <w:rsid w:val="00765164"/>
    <w:rsid w:val="00767B5C"/>
    <w:rsid w:val="007E0A43"/>
    <w:rsid w:val="00804709"/>
    <w:rsid w:val="008145A6"/>
    <w:rsid w:val="0082354A"/>
    <w:rsid w:val="008250E0"/>
    <w:rsid w:val="00826B4F"/>
    <w:rsid w:val="008768A7"/>
    <w:rsid w:val="008C1301"/>
    <w:rsid w:val="008C2BC1"/>
    <w:rsid w:val="008E1E3D"/>
    <w:rsid w:val="00903C1A"/>
    <w:rsid w:val="009266B6"/>
    <w:rsid w:val="00943A99"/>
    <w:rsid w:val="009559BE"/>
    <w:rsid w:val="009A059D"/>
    <w:rsid w:val="00A2594A"/>
    <w:rsid w:val="00A34F12"/>
    <w:rsid w:val="00A36F64"/>
    <w:rsid w:val="00A478EB"/>
    <w:rsid w:val="00A667B3"/>
    <w:rsid w:val="00A813B0"/>
    <w:rsid w:val="00A81ED7"/>
    <w:rsid w:val="00A93337"/>
    <w:rsid w:val="00AD1518"/>
    <w:rsid w:val="00B03B0B"/>
    <w:rsid w:val="00B05DBD"/>
    <w:rsid w:val="00B074F4"/>
    <w:rsid w:val="00B26E95"/>
    <w:rsid w:val="00B31919"/>
    <w:rsid w:val="00B40568"/>
    <w:rsid w:val="00B704D2"/>
    <w:rsid w:val="00B71EAD"/>
    <w:rsid w:val="00BA460E"/>
    <w:rsid w:val="00BE53B1"/>
    <w:rsid w:val="00C14E62"/>
    <w:rsid w:val="00C43BC9"/>
    <w:rsid w:val="00C447BE"/>
    <w:rsid w:val="00C6648F"/>
    <w:rsid w:val="00C71DE8"/>
    <w:rsid w:val="00C93B76"/>
    <w:rsid w:val="00CA052D"/>
    <w:rsid w:val="00CA2BB4"/>
    <w:rsid w:val="00CD018F"/>
    <w:rsid w:val="00D21542"/>
    <w:rsid w:val="00D26A85"/>
    <w:rsid w:val="00D3752F"/>
    <w:rsid w:val="00D4243B"/>
    <w:rsid w:val="00D437F1"/>
    <w:rsid w:val="00D634F1"/>
    <w:rsid w:val="00D66AC4"/>
    <w:rsid w:val="00DA7C5C"/>
    <w:rsid w:val="00DB114F"/>
    <w:rsid w:val="00DC552F"/>
    <w:rsid w:val="00DE4EC4"/>
    <w:rsid w:val="00E0092D"/>
    <w:rsid w:val="00E3458F"/>
    <w:rsid w:val="00E35766"/>
    <w:rsid w:val="00E3668B"/>
    <w:rsid w:val="00E405E2"/>
    <w:rsid w:val="00E4165E"/>
    <w:rsid w:val="00E62C79"/>
    <w:rsid w:val="00E62CDC"/>
    <w:rsid w:val="00EE1FD1"/>
    <w:rsid w:val="00EF261D"/>
    <w:rsid w:val="00F11990"/>
    <w:rsid w:val="00F25BF8"/>
    <w:rsid w:val="00F71CC4"/>
    <w:rsid w:val="00F836DA"/>
    <w:rsid w:val="00FB013F"/>
    <w:rsid w:val="00FC1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091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042643"/>
    <w:pPr>
      <w:autoSpaceDE w:val="0"/>
      <w:autoSpaceDN w:val="0"/>
      <w:adjustRightInd w:val="0"/>
      <w:spacing w:after="0" w:line="240" w:lineRule="auto"/>
      <w:ind w:left="40"/>
      <w:outlineLvl w:val="0"/>
    </w:pPr>
    <w:rPr>
      <w:rFonts w:ascii="Times New Roman" w:eastAsia="SimSun" w:hAnsi="Times New Roman" w:cs="Times New Roman"/>
      <w:b/>
      <w:bCs/>
      <w:i/>
      <w:iCs/>
      <w:sz w:val="17"/>
      <w:szCs w:val="17"/>
    </w:rPr>
  </w:style>
  <w:style w:type="paragraph" w:styleId="Heading2">
    <w:name w:val="heading 2"/>
    <w:basedOn w:val="Normal"/>
    <w:next w:val="Normal"/>
    <w:link w:val="Heading2Char"/>
    <w:uiPriority w:val="9"/>
    <w:semiHidden/>
    <w:unhideWhenUsed/>
    <w:qFormat/>
    <w:rsid w:val="00042643"/>
    <w:pPr>
      <w:keepNext/>
      <w:keepLines/>
      <w:spacing w:before="40" w:after="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42643"/>
    <w:pPr>
      <w:keepNext/>
      <w:keepLines/>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42643"/>
    <w:pPr>
      <w:keepNext/>
      <w:keepLines/>
      <w:spacing w:before="40" w:after="0" w:line="240" w:lineRule="auto"/>
      <w:outlineLvl w:val="3"/>
    </w:pPr>
    <w:rPr>
      <w:rFonts w:asciiTheme="majorHAnsi" w:eastAsiaTheme="majorEastAsia" w:hAnsiTheme="majorHAnsi" w:cstheme="majorBidi"/>
      <w:i/>
      <w:iCs/>
      <w:color w:val="365F91" w:themeColor="accent1" w:themeShade="BF"/>
      <w:sz w:val="20"/>
      <w:szCs w:val="20"/>
    </w:rPr>
  </w:style>
  <w:style w:type="paragraph" w:styleId="Heading5">
    <w:name w:val="heading 5"/>
    <w:basedOn w:val="Normal"/>
    <w:next w:val="Normal"/>
    <w:link w:val="Heading5Char"/>
    <w:uiPriority w:val="9"/>
    <w:unhideWhenUsed/>
    <w:qFormat/>
    <w:rsid w:val="00042643"/>
    <w:pPr>
      <w:keepNext/>
      <w:spacing w:afterLines="20" w:after="160" w:line="240" w:lineRule="auto"/>
      <w:outlineLvl w:val="4"/>
    </w:pPr>
    <w:rPr>
      <w:rFonts w:eastAsia="Times New Roman" w:cs="Times New Roman"/>
      <w:b/>
      <w:bCs/>
      <w:color w:val="000000"/>
    </w:rPr>
  </w:style>
  <w:style w:type="paragraph" w:styleId="Heading6">
    <w:name w:val="heading 6"/>
    <w:basedOn w:val="Normal"/>
    <w:next w:val="Normal"/>
    <w:link w:val="Heading6Char"/>
    <w:uiPriority w:val="9"/>
    <w:unhideWhenUsed/>
    <w:qFormat/>
    <w:rsid w:val="00042643"/>
    <w:pPr>
      <w:keepNext/>
      <w:spacing w:after="160" w:line="259" w:lineRule="auto"/>
      <w:jc w:val="center"/>
      <w:outlineLvl w:val="5"/>
    </w:pPr>
    <w:rPr>
      <w:rFonts w:ascii="Times New Roman" w:eastAsia="SimSun" w:hAnsi="Times New Roman" w:cs="Times New Roman"/>
      <w:b/>
      <w:bCs/>
      <w:spacing w:val="1"/>
      <w:w w:val="105"/>
      <w:sz w:val="17"/>
      <w:szCs w:val="17"/>
    </w:rPr>
  </w:style>
  <w:style w:type="paragraph" w:styleId="Heading7">
    <w:name w:val="heading 7"/>
    <w:basedOn w:val="Normal"/>
    <w:next w:val="Normal"/>
    <w:link w:val="Heading7Char"/>
    <w:uiPriority w:val="9"/>
    <w:semiHidden/>
    <w:unhideWhenUsed/>
    <w:qFormat/>
    <w:rsid w:val="00042643"/>
    <w:pPr>
      <w:keepNext/>
      <w:keepLines/>
      <w:spacing w:before="200" w:after="0" w:line="259"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42643"/>
    <w:pPr>
      <w:keepNext/>
      <w:spacing w:after="160" w:line="259" w:lineRule="auto"/>
      <w:outlineLvl w:val="7"/>
    </w:pPr>
    <w:rPr>
      <w:rFonts w:eastAsia="SimSun"/>
      <w:b/>
    </w:rPr>
  </w:style>
  <w:style w:type="paragraph" w:styleId="Heading9">
    <w:name w:val="heading 9"/>
    <w:basedOn w:val="Normal"/>
    <w:next w:val="Normal"/>
    <w:link w:val="Heading9Char"/>
    <w:uiPriority w:val="9"/>
    <w:unhideWhenUsed/>
    <w:qFormat/>
    <w:rsid w:val="00042643"/>
    <w:pPr>
      <w:keepNext/>
      <w:kinsoku w:val="0"/>
      <w:overflowPunct w:val="0"/>
      <w:spacing w:afterLines="20" w:after="48"/>
      <w:ind w:left="119"/>
      <w:outlineLvl w:val="8"/>
    </w:pPr>
    <w:rPr>
      <w:rFonts w:ascii="Times" w:eastAsia="SimSun" w:hAnsi="Times"/>
      <w:b/>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B2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B251A"/>
    <w:pPr>
      <w:spacing w:after="0" w:line="240" w:lineRule="auto"/>
    </w:pPr>
  </w:style>
  <w:style w:type="character" w:styleId="CommentReference">
    <w:name w:val="annotation reference"/>
    <w:basedOn w:val="DefaultParagraphFont"/>
    <w:uiPriority w:val="99"/>
    <w:semiHidden/>
    <w:unhideWhenUsed/>
    <w:rsid w:val="001B251A"/>
    <w:rPr>
      <w:sz w:val="16"/>
      <w:szCs w:val="16"/>
    </w:rPr>
  </w:style>
  <w:style w:type="paragraph" w:styleId="CommentText">
    <w:name w:val="annotation text"/>
    <w:basedOn w:val="Normal"/>
    <w:link w:val="CommentTextChar"/>
    <w:uiPriority w:val="99"/>
    <w:unhideWhenUsed/>
    <w:rsid w:val="001B251A"/>
    <w:pPr>
      <w:spacing w:line="240" w:lineRule="auto"/>
    </w:pPr>
    <w:rPr>
      <w:sz w:val="20"/>
      <w:szCs w:val="20"/>
    </w:rPr>
  </w:style>
  <w:style w:type="character" w:customStyle="1" w:styleId="CommentTextChar">
    <w:name w:val="Comment Text Char"/>
    <w:basedOn w:val="DefaultParagraphFont"/>
    <w:link w:val="CommentText"/>
    <w:uiPriority w:val="99"/>
    <w:rsid w:val="001B251A"/>
    <w:rPr>
      <w:sz w:val="20"/>
      <w:szCs w:val="20"/>
    </w:rPr>
  </w:style>
  <w:style w:type="paragraph" w:styleId="BalloonText">
    <w:name w:val="Balloon Text"/>
    <w:basedOn w:val="Normal"/>
    <w:link w:val="BalloonTextChar"/>
    <w:uiPriority w:val="99"/>
    <w:unhideWhenUsed/>
    <w:rsid w:val="001B2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B251A"/>
    <w:rPr>
      <w:rFonts w:ascii="Tahoma" w:hAnsi="Tahoma" w:cs="Tahoma"/>
      <w:sz w:val="16"/>
      <w:szCs w:val="16"/>
    </w:rPr>
  </w:style>
  <w:style w:type="paragraph" w:styleId="ListParagraph">
    <w:name w:val="List Paragraph"/>
    <w:basedOn w:val="Normal"/>
    <w:uiPriority w:val="34"/>
    <w:qFormat/>
    <w:rsid w:val="000D5605"/>
    <w:pPr>
      <w:ind w:left="720"/>
      <w:contextualSpacing/>
    </w:pPr>
  </w:style>
  <w:style w:type="character" w:customStyle="1" w:styleId="Heading1Char">
    <w:name w:val="Heading 1 Char"/>
    <w:basedOn w:val="DefaultParagraphFont"/>
    <w:link w:val="Heading1"/>
    <w:uiPriority w:val="1"/>
    <w:rsid w:val="00042643"/>
    <w:rPr>
      <w:rFonts w:ascii="Times New Roman" w:eastAsia="SimSun" w:hAnsi="Times New Roman" w:cs="Times New Roman"/>
      <w:b/>
      <w:bCs/>
      <w:i/>
      <w:iCs/>
      <w:sz w:val="17"/>
      <w:szCs w:val="17"/>
    </w:rPr>
  </w:style>
  <w:style w:type="character" w:customStyle="1" w:styleId="Heading2Char">
    <w:name w:val="Heading 2 Char"/>
    <w:basedOn w:val="DefaultParagraphFont"/>
    <w:link w:val="Heading2"/>
    <w:uiPriority w:val="9"/>
    <w:semiHidden/>
    <w:rsid w:val="0004264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426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42643"/>
    <w:rPr>
      <w:rFonts w:asciiTheme="majorHAnsi" w:eastAsiaTheme="majorEastAsia" w:hAnsiTheme="majorHAnsi" w:cstheme="majorBidi"/>
      <w:i/>
      <w:iCs/>
      <w:color w:val="365F91" w:themeColor="accent1" w:themeShade="BF"/>
      <w:sz w:val="20"/>
      <w:szCs w:val="20"/>
    </w:rPr>
  </w:style>
  <w:style w:type="character" w:customStyle="1" w:styleId="Heading5Char">
    <w:name w:val="Heading 5 Char"/>
    <w:basedOn w:val="DefaultParagraphFont"/>
    <w:link w:val="Heading5"/>
    <w:uiPriority w:val="9"/>
    <w:rsid w:val="00042643"/>
    <w:rPr>
      <w:rFonts w:eastAsia="Times New Roman" w:cs="Times New Roman"/>
      <w:b/>
      <w:bCs/>
      <w:color w:val="000000"/>
    </w:rPr>
  </w:style>
  <w:style w:type="character" w:customStyle="1" w:styleId="Heading6Char">
    <w:name w:val="Heading 6 Char"/>
    <w:basedOn w:val="DefaultParagraphFont"/>
    <w:link w:val="Heading6"/>
    <w:uiPriority w:val="9"/>
    <w:rsid w:val="00042643"/>
    <w:rPr>
      <w:rFonts w:ascii="Times New Roman" w:eastAsia="SimSun" w:hAnsi="Times New Roman" w:cs="Times New Roman"/>
      <w:b/>
      <w:bCs/>
      <w:spacing w:val="1"/>
      <w:w w:val="105"/>
      <w:sz w:val="17"/>
      <w:szCs w:val="17"/>
    </w:rPr>
  </w:style>
  <w:style w:type="character" w:customStyle="1" w:styleId="Heading7Char">
    <w:name w:val="Heading 7 Char"/>
    <w:basedOn w:val="DefaultParagraphFont"/>
    <w:link w:val="Heading7"/>
    <w:uiPriority w:val="9"/>
    <w:semiHidden/>
    <w:rsid w:val="0004264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42643"/>
    <w:rPr>
      <w:rFonts w:eastAsia="SimSun"/>
      <w:b/>
    </w:rPr>
  </w:style>
  <w:style w:type="character" w:customStyle="1" w:styleId="Heading9Char">
    <w:name w:val="Heading 9 Char"/>
    <w:basedOn w:val="DefaultParagraphFont"/>
    <w:link w:val="Heading9"/>
    <w:uiPriority w:val="9"/>
    <w:rsid w:val="00042643"/>
    <w:rPr>
      <w:rFonts w:ascii="Times" w:eastAsia="SimSun" w:hAnsi="Times"/>
      <w:b/>
      <w:w w:val="105"/>
      <w:sz w:val="20"/>
      <w:szCs w:val="20"/>
    </w:rPr>
  </w:style>
  <w:style w:type="paragraph" w:styleId="BodyText">
    <w:name w:val="Body Text"/>
    <w:basedOn w:val="Normal"/>
    <w:link w:val="BodyTextChar"/>
    <w:uiPriority w:val="1"/>
    <w:qFormat/>
    <w:rsid w:val="00042643"/>
    <w:pPr>
      <w:autoSpaceDE w:val="0"/>
      <w:autoSpaceDN w:val="0"/>
      <w:adjustRightInd w:val="0"/>
      <w:spacing w:after="0" w:line="240" w:lineRule="auto"/>
      <w:ind w:left="39"/>
    </w:pPr>
    <w:rPr>
      <w:rFonts w:ascii="Times New Roman" w:eastAsia="SimSun" w:hAnsi="Times New Roman" w:cs="Times New Roman"/>
      <w:sz w:val="17"/>
      <w:szCs w:val="17"/>
    </w:rPr>
  </w:style>
  <w:style w:type="character" w:customStyle="1" w:styleId="BodyTextChar">
    <w:name w:val="Body Text Char"/>
    <w:basedOn w:val="DefaultParagraphFont"/>
    <w:link w:val="BodyText"/>
    <w:uiPriority w:val="1"/>
    <w:rsid w:val="00042643"/>
    <w:rPr>
      <w:rFonts w:ascii="Times New Roman" w:eastAsia="SimSun" w:hAnsi="Times New Roman" w:cs="Times New Roman"/>
      <w:sz w:val="17"/>
      <w:szCs w:val="17"/>
    </w:rPr>
  </w:style>
  <w:style w:type="paragraph" w:customStyle="1" w:styleId="TableParagraph">
    <w:name w:val="Table Paragraph"/>
    <w:basedOn w:val="Normal"/>
    <w:link w:val="TableParagraphChar"/>
    <w:uiPriority w:val="1"/>
    <w:qFormat/>
    <w:rsid w:val="00042643"/>
    <w:pPr>
      <w:autoSpaceDE w:val="0"/>
      <w:autoSpaceDN w:val="0"/>
      <w:adjustRightInd w:val="0"/>
      <w:spacing w:after="0" w:line="240" w:lineRule="auto"/>
    </w:pPr>
    <w:rPr>
      <w:rFonts w:ascii="Times New Roman" w:eastAsia="SimSun" w:hAnsi="Times New Roman" w:cs="Times New Roman"/>
      <w:sz w:val="24"/>
      <w:szCs w:val="24"/>
    </w:rPr>
  </w:style>
  <w:style w:type="paragraph" w:styleId="BodyText2">
    <w:name w:val="Body Text 2"/>
    <w:basedOn w:val="Normal"/>
    <w:link w:val="BodyText2Char"/>
    <w:uiPriority w:val="99"/>
    <w:unhideWhenUsed/>
    <w:rsid w:val="00042643"/>
    <w:pPr>
      <w:spacing w:after="160" w:line="259" w:lineRule="auto"/>
      <w:jc w:val="center"/>
    </w:pPr>
    <w:rPr>
      <w:rFonts w:ascii="Times New Roman" w:eastAsia="SimSun" w:hAnsi="Times New Roman" w:cs="Times New Roman"/>
      <w:sz w:val="18"/>
      <w:szCs w:val="18"/>
    </w:rPr>
  </w:style>
  <w:style w:type="character" w:customStyle="1" w:styleId="BodyText2Char">
    <w:name w:val="Body Text 2 Char"/>
    <w:basedOn w:val="DefaultParagraphFont"/>
    <w:link w:val="BodyText2"/>
    <w:uiPriority w:val="99"/>
    <w:rsid w:val="00042643"/>
    <w:rPr>
      <w:rFonts w:ascii="Times New Roman" w:eastAsia="SimSun" w:hAnsi="Times New Roman" w:cs="Times New Roman"/>
      <w:sz w:val="18"/>
      <w:szCs w:val="18"/>
    </w:rPr>
  </w:style>
  <w:style w:type="numbering" w:customStyle="1" w:styleId="NoList1">
    <w:name w:val="No List1"/>
    <w:next w:val="NoList"/>
    <w:uiPriority w:val="99"/>
    <w:semiHidden/>
    <w:unhideWhenUsed/>
    <w:rsid w:val="00042643"/>
  </w:style>
  <w:style w:type="paragraph" w:customStyle="1" w:styleId="Default">
    <w:name w:val="Default"/>
    <w:rsid w:val="00042643"/>
    <w:pPr>
      <w:autoSpaceDE w:val="0"/>
      <w:autoSpaceDN w:val="0"/>
      <w:adjustRightInd w:val="0"/>
      <w:spacing w:after="0" w:line="240" w:lineRule="auto"/>
    </w:pPr>
    <w:rPr>
      <w:rFonts w:ascii="Arial" w:eastAsia="SimSun" w:hAnsi="Arial" w:cs="Arial"/>
      <w:color w:val="000000"/>
      <w:sz w:val="24"/>
      <w:szCs w:val="24"/>
    </w:rPr>
  </w:style>
  <w:style w:type="paragraph" w:styleId="BodyTextIndent">
    <w:name w:val="Body Text Indent"/>
    <w:basedOn w:val="Normal"/>
    <w:link w:val="BodyTextIndentChar"/>
    <w:uiPriority w:val="99"/>
    <w:semiHidden/>
    <w:unhideWhenUsed/>
    <w:rsid w:val="00042643"/>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042643"/>
    <w:rPr>
      <w:rFonts w:ascii="Times" w:eastAsia="SimSun" w:hAnsi="Times"/>
      <w:sz w:val="20"/>
      <w:szCs w:val="20"/>
    </w:rPr>
  </w:style>
  <w:style w:type="numbering" w:customStyle="1" w:styleId="NoList2">
    <w:name w:val="No List2"/>
    <w:next w:val="NoList"/>
    <w:uiPriority w:val="99"/>
    <w:semiHidden/>
    <w:unhideWhenUsed/>
    <w:rsid w:val="00042643"/>
  </w:style>
  <w:style w:type="numbering" w:customStyle="1" w:styleId="NoList11">
    <w:name w:val="No List11"/>
    <w:next w:val="NoList"/>
    <w:uiPriority w:val="99"/>
    <w:semiHidden/>
    <w:unhideWhenUsed/>
    <w:rsid w:val="00042643"/>
  </w:style>
  <w:style w:type="table" w:customStyle="1" w:styleId="TableGrid1">
    <w:name w:val="Table Grid1"/>
    <w:basedOn w:val="TableNormal"/>
    <w:next w:val="TableGrid"/>
    <w:uiPriority w:val="39"/>
    <w:rsid w:val="00042643"/>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042643"/>
    <w:pPr>
      <w:spacing w:after="160"/>
    </w:pPr>
    <w:rPr>
      <w:rFonts w:eastAsia="SimSun"/>
      <w:b/>
      <w:bCs/>
    </w:rPr>
  </w:style>
  <w:style w:type="character" w:customStyle="1" w:styleId="CommentSubjectChar">
    <w:name w:val="Comment Subject Char"/>
    <w:basedOn w:val="CommentTextChar"/>
    <w:link w:val="CommentSubject"/>
    <w:uiPriority w:val="99"/>
    <w:semiHidden/>
    <w:rsid w:val="00042643"/>
    <w:rPr>
      <w:rFonts w:eastAsia="SimSun"/>
      <w:b/>
      <w:bCs/>
      <w:sz w:val="20"/>
      <w:szCs w:val="20"/>
    </w:rPr>
  </w:style>
  <w:style w:type="paragraph" w:customStyle="1" w:styleId="responsecodes-nonroster">
    <w:name w:val="response codes - non roster"/>
    <w:basedOn w:val="BodyText"/>
    <w:link w:val="responsecodes-nonrosterChar"/>
    <w:qFormat/>
    <w:rsid w:val="00042643"/>
    <w:rPr>
      <w:i/>
      <w:w w:val="105"/>
      <w:sz w:val="20"/>
      <w:szCs w:val="20"/>
    </w:rPr>
  </w:style>
  <w:style w:type="paragraph" w:customStyle="1" w:styleId="longtableQtext">
    <w:name w:val="long table Q text"/>
    <w:basedOn w:val="Normal"/>
    <w:link w:val="longtableQtextChar"/>
    <w:qFormat/>
    <w:rsid w:val="00042643"/>
    <w:pPr>
      <w:spacing w:after="160" w:line="259" w:lineRule="auto"/>
    </w:pPr>
    <w:rPr>
      <w:rFonts w:ascii="Calibri" w:eastAsia="SimSun" w:hAnsi="Calibri"/>
      <w:color w:val="000000"/>
    </w:rPr>
  </w:style>
  <w:style w:type="character" w:customStyle="1" w:styleId="TableParagraphChar">
    <w:name w:val="Table Paragraph Char"/>
    <w:basedOn w:val="DefaultParagraphFont"/>
    <w:link w:val="TableParagraph"/>
    <w:uiPriority w:val="1"/>
    <w:rsid w:val="00042643"/>
    <w:rPr>
      <w:rFonts w:ascii="Times New Roman" w:eastAsia="SimSun" w:hAnsi="Times New Roman" w:cs="Times New Roman"/>
      <w:sz w:val="24"/>
      <w:szCs w:val="24"/>
    </w:rPr>
  </w:style>
  <w:style w:type="character" w:customStyle="1" w:styleId="responsecodes-nonrosterChar">
    <w:name w:val="response codes - non roster Char"/>
    <w:basedOn w:val="TableParagraphChar"/>
    <w:link w:val="responsecodes-nonroster"/>
    <w:rsid w:val="00042643"/>
    <w:rPr>
      <w:rFonts w:ascii="Times New Roman" w:eastAsia="SimSun" w:hAnsi="Times New Roman" w:cs="Times New Roman"/>
      <w:i/>
      <w:w w:val="105"/>
      <w:sz w:val="20"/>
      <w:szCs w:val="20"/>
    </w:rPr>
  </w:style>
  <w:style w:type="character" w:customStyle="1" w:styleId="longtableQtextChar">
    <w:name w:val="long table Q text Char"/>
    <w:basedOn w:val="DefaultParagraphFont"/>
    <w:link w:val="longtableQtext"/>
    <w:rsid w:val="00042643"/>
    <w:rPr>
      <w:rFonts w:ascii="Calibri" w:eastAsia="SimSun" w:hAnsi="Calibri"/>
      <w:color w:val="000000"/>
    </w:rPr>
  </w:style>
  <w:style w:type="paragraph" w:styleId="Header">
    <w:name w:val="header"/>
    <w:basedOn w:val="Normal"/>
    <w:link w:val="HeaderChar"/>
    <w:uiPriority w:val="99"/>
    <w:unhideWhenUsed/>
    <w:rsid w:val="00042643"/>
    <w:pPr>
      <w:tabs>
        <w:tab w:val="center" w:pos="4680"/>
        <w:tab w:val="right" w:pos="9360"/>
      </w:tabs>
      <w:spacing w:after="0" w:line="240" w:lineRule="auto"/>
    </w:pPr>
    <w:rPr>
      <w:rFonts w:eastAsia="SimSun"/>
    </w:rPr>
  </w:style>
  <w:style w:type="character" w:customStyle="1" w:styleId="HeaderChar">
    <w:name w:val="Header Char"/>
    <w:basedOn w:val="DefaultParagraphFont"/>
    <w:link w:val="Header"/>
    <w:uiPriority w:val="99"/>
    <w:rsid w:val="00042643"/>
    <w:rPr>
      <w:rFonts w:eastAsia="SimSun"/>
    </w:rPr>
  </w:style>
  <w:style w:type="paragraph" w:styleId="Footer">
    <w:name w:val="footer"/>
    <w:basedOn w:val="Normal"/>
    <w:link w:val="FooterChar"/>
    <w:uiPriority w:val="99"/>
    <w:unhideWhenUsed/>
    <w:rsid w:val="00042643"/>
    <w:pPr>
      <w:tabs>
        <w:tab w:val="center" w:pos="4680"/>
        <w:tab w:val="right" w:pos="9360"/>
      </w:tabs>
      <w:spacing w:after="0" w:line="240" w:lineRule="auto"/>
    </w:pPr>
    <w:rPr>
      <w:rFonts w:eastAsia="SimSun"/>
    </w:rPr>
  </w:style>
  <w:style w:type="character" w:customStyle="1" w:styleId="FooterChar">
    <w:name w:val="Footer Char"/>
    <w:basedOn w:val="DefaultParagraphFont"/>
    <w:link w:val="Footer"/>
    <w:uiPriority w:val="99"/>
    <w:rsid w:val="00042643"/>
    <w:rPr>
      <w:rFonts w:eastAsia="SimSun"/>
    </w:rPr>
  </w:style>
  <w:style w:type="paragraph" w:styleId="Revision">
    <w:name w:val="Revision"/>
    <w:hidden/>
    <w:uiPriority w:val="99"/>
    <w:semiHidden/>
    <w:rsid w:val="00042643"/>
    <w:pPr>
      <w:spacing w:after="0" w:line="240" w:lineRule="auto"/>
    </w:pPr>
    <w:rPr>
      <w:rFonts w:eastAsia="SimSun"/>
    </w:rPr>
  </w:style>
  <w:style w:type="paragraph" w:customStyle="1" w:styleId="codes">
    <w:name w:val="codes"/>
    <w:basedOn w:val="Normal"/>
    <w:link w:val="codesChar"/>
    <w:qFormat/>
    <w:rsid w:val="00042643"/>
    <w:pPr>
      <w:spacing w:after="0" w:line="259" w:lineRule="auto"/>
    </w:pPr>
    <w:rPr>
      <w:rFonts w:ascii="Times New Roman" w:eastAsia="SimSun" w:hAnsi="Times New Roman" w:cs="Times New Roman"/>
      <w:i/>
      <w:color w:val="BFBFBF" w:themeColor="background1" w:themeShade="BF"/>
      <w:w w:val="105"/>
      <w:sz w:val="20"/>
      <w:szCs w:val="20"/>
    </w:rPr>
  </w:style>
  <w:style w:type="character" w:customStyle="1" w:styleId="codesChar">
    <w:name w:val="codes Char"/>
    <w:basedOn w:val="DefaultParagraphFont"/>
    <w:link w:val="codes"/>
    <w:rsid w:val="00042643"/>
    <w:rPr>
      <w:rFonts w:ascii="Times New Roman" w:eastAsia="SimSun" w:hAnsi="Times New Roman" w:cs="Times New Roman"/>
      <w:i/>
      <w:color w:val="BFBFBF" w:themeColor="background1" w:themeShade="BF"/>
      <w:w w:val="105"/>
      <w:sz w:val="20"/>
      <w:szCs w:val="20"/>
    </w:rPr>
  </w:style>
  <w:style w:type="character" w:styleId="PlaceholderText">
    <w:name w:val="Placeholder Text"/>
    <w:basedOn w:val="DefaultParagraphFont"/>
    <w:uiPriority w:val="99"/>
    <w:semiHidden/>
    <w:rsid w:val="00042643"/>
    <w:rPr>
      <w:color w:val="808080"/>
    </w:rPr>
  </w:style>
  <w:style w:type="paragraph" w:styleId="BodyTextIndent2">
    <w:name w:val="Body Text Indent 2"/>
    <w:basedOn w:val="Normal"/>
    <w:link w:val="BodyTextIndent2Char"/>
    <w:uiPriority w:val="99"/>
    <w:unhideWhenUsed/>
    <w:rsid w:val="00042643"/>
    <w:pPr>
      <w:kinsoku w:val="0"/>
      <w:overflowPunct w:val="0"/>
      <w:spacing w:afterLines="20" w:after="48"/>
      <w:ind w:left="119"/>
    </w:pPr>
    <w:rPr>
      <w:rFonts w:ascii="Times" w:eastAsia="SimSun" w:hAnsi="Times"/>
      <w:w w:val="105"/>
      <w:sz w:val="20"/>
      <w:szCs w:val="20"/>
    </w:rPr>
  </w:style>
  <w:style w:type="character" w:customStyle="1" w:styleId="BodyTextIndent2Char">
    <w:name w:val="Body Text Indent 2 Char"/>
    <w:basedOn w:val="DefaultParagraphFont"/>
    <w:link w:val="BodyTextIndent2"/>
    <w:uiPriority w:val="99"/>
    <w:rsid w:val="00042643"/>
    <w:rPr>
      <w:rFonts w:ascii="Times" w:eastAsia="SimSun" w:hAnsi="Times"/>
      <w:w w:val="105"/>
      <w:sz w:val="20"/>
      <w:szCs w:val="20"/>
    </w:rPr>
  </w:style>
  <w:style w:type="paragraph" w:styleId="BodyText3">
    <w:name w:val="Body Text 3"/>
    <w:basedOn w:val="Normal"/>
    <w:link w:val="BodyText3Char"/>
    <w:uiPriority w:val="99"/>
    <w:unhideWhenUsed/>
    <w:rsid w:val="00042643"/>
    <w:pPr>
      <w:spacing w:after="0" w:line="240" w:lineRule="auto"/>
    </w:pPr>
    <w:rPr>
      <w:rFonts w:ascii="Times New Roman" w:eastAsia="SimSun" w:hAnsi="Times New Roman" w:cs="Times New Roman"/>
      <w:i/>
      <w:sz w:val="18"/>
      <w:szCs w:val="24"/>
      <w:lang w:eastAsia="zh-CN"/>
    </w:rPr>
  </w:style>
  <w:style w:type="character" w:customStyle="1" w:styleId="BodyText3Char">
    <w:name w:val="Body Text 3 Char"/>
    <w:basedOn w:val="DefaultParagraphFont"/>
    <w:link w:val="BodyText3"/>
    <w:uiPriority w:val="99"/>
    <w:rsid w:val="00042643"/>
    <w:rPr>
      <w:rFonts w:ascii="Times New Roman" w:eastAsia="SimSun" w:hAnsi="Times New Roman" w:cs="Times New Roman"/>
      <w:i/>
      <w:sz w:val="18"/>
      <w:szCs w:val="24"/>
      <w:lang w:eastAsia="zh-CN"/>
    </w:rPr>
  </w:style>
  <w:style w:type="paragraph" w:styleId="BodyTextIndent3">
    <w:name w:val="Body Text Indent 3"/>
    <w:basedOn w:val="Normal"/>
    <w:link w:val="BodyTextIndent3Char"/>
    <w:uiPriority w:val="99"/>
    <w:unhideWhenUsed/>
    <w:rsid w:val="00042643"/>
    <w:pPr>
      <w:spacing w:afterLines="20" w:after="48"/>
      <w:ind w:left="119"/>
    </w:pPr>
    <w:rPr>
      <w:rFonts w:ascii="Times" w:eastAsia="SimSun" w:hAnsi="Times"/>
      <w:i/>
      <w:w w:val="105"/>
      <w:sz w:val="16"/>
      <w:szCs w:val="16"/>
    </w:rPr>
  </w:style>
  <w:style w:type="character" w:customStyle="1" w:styleId="BodyTextIndent3Char">
    <w:name w:val="Body Text Indent 3 Char"/>
    <w:basedOn w:val="DefaultParagraphFont"/>
    <w:link w:val="BodyTextIndent3"/>
    <w:uiPriority w:val="99"/>
    <w:rsid w:val="00042643"/>
    <w:rPr>
      <w:rFonts w:ascii="Times" w:eastAsia="SimSun" w:hAnsi="Times"/>
      <w:i/>
      <w:w w:val="105"/>
      <w:sz w:val="16"/>
      <w:szCs w:val="16"/>
    </w:rPr>
  </w:style>
  <w:style w:type="numbering" w:customStyle="1" w:styleId="NoList3">
    <w:name w:val="No List3"/>
    <w:next w:val="NoList"/>
    <w:uiPriority w:val="99"/>
    <w:semiHidden/>
    <w:unhideWhenUsed/>
    <w:rsid w:val="00F25BF8"/>
  </w:style>
  <w:style w:type="numbering" w:customStyle="1" w:styleId="NoList12">
    <w:name w:val="No List12"/>
    <w:next w:val="NoList"/>
    <w:uiPriority w:val="99"/>
    <w:semiHidden/>
    <w:unhideWhenUsed/>
    <w:rsid w:val="00F25BF8"/>
  </w:style>
  <w:style w:type="table" w:customStyle="1" w:styleId="TableGrid2">
    <w:name w:val="Table Grid2"/>
    <w:basedOn w:val="TableNormal"/>
    <w:next w:val="TableGrid"/>
    <w:uiPriority w:val="39"/>
    <w:rsid w:val="00F25BF8"/>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unhideWhenUsed/>
    <w:rsid w:val="00F25BF8"/>
  </w:style>
  <w:style w:type="numbering" w:customStyle="1" w:styleId="NoList111">
    <w:name w:val="No List111"/>
    <w:next w:val="NoList"/>
    <w:uiPriority w:val="99"/>
    <w:semiHidden/>
    <w:unhideWhenUsed/>
    <w:rsid w:val="00F25BF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1"/>
    <w:qFormat/>
    <w:rsid w:val="00042643"/>
    <w:pPr>
      <w:autoSpaceDE w:val="0"/>
      <w:autoSpaceDN w:val="0"/>
      <w:adjustRightInd w:val="0"/>
      <w:spacing w:after="0" w:line="240" w:lineRule="auto"/>
      <w:ind w:left="40"/>
      <w:outlineLvl w:val="0"/>
    </w:pPr>
    <w:rPr>
      <w:rFonts w:ascii="Times New Roman" w:eastAsia="SimSun" w:hAnsi="Times New Roman" w:cs="Times New Roman"/>
      <w:b/>
      <w:bCs/>
      <w:i/>
      <w:iCs/>
      <w:sz w:val="17"/>
      <w:szCs w:val="17"/>
    </w:rPr>
  </w:style>
  <w:style w:type="paragraph" w:styleId="Heading2">
    <w:name w:val="heading 2"/>
    <w:basedOn w:val="Normal"/>
    <w:next w:val="Normal"/>
    <w:link w:val="Heading2Char"/>
    <w:uiPriority w:val="9"/>
    <w:semiHidden/>
    <w:unhideWhenUsed/>
    <w:qFormat/>
    <w:rsid w:val="00042643"/>
    <w:pPr>
      <w:keepNext/>
      <w:keepLines/>
      <w:spacing w:before="40" w:after="0" w:line="259" w:lineRule="auto"/>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42643"/>
    <w:pPr>
      <w:keepNext/>
      <w:keepLines/>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42643"/>
    <w:pPr>
      <w:keepNext/>
      <w:keepLines/>
      <w:spacing w:before="40" w:after="0" w:line="240" w:lineRule="auto"/>
      <w:outlineLvl w:val="3"/>
    </w:pPr>
    <w:rPr>
      <w:rFonts w:asciiTheme="majorHAnsi" w:eastAsiaTheme="majorEastAsia" w:hAnsiTheme="majorHAnsi" w:cstheme="majorBidi"/>
      <w:i/>
      <w:iCs/>
      <w:color w:val="365F91" w:themeColor="accent1" w:themeShade="BF"/>
      <w:sz w:val="20"/>
      <w:szCs w:val="20"/>
    </w:rPr>
  </w:style>
  <w:style w:type="paragraph" w:styleId="Heading5">
    <w:name w:val="heading 5"/>
    <w:basedOn w:val="Normal"/>
    <w:next w:val="Normal"/>
    <w:link w:val="Heading5Char"/>
    <w:uiPriority w:val="9"/>
    <w:unhideWhenUsed/>
    <w:qFormat/>
    <w:rsid w:val="00042643"/>
    <w:pPr>
      <w:keepNext/>
      <w:spacing w:afterLines="20" w:after="160" w:line="240" w:lineRule="auto"/>
      <w:outlineLvl w:val="4"/>
    </w:pPr>
    <w:rPr>
      <w:rFonts w:eastAsia="Times New Roman" w:cs="Times New Roman"/>
      <w:b/>
      <w:bCs/>
      <w:color w:val="000000"/>
    </w:rPr>
  </w:style>
  <w:style w:type="paragraph" w:styleId="Heading6">
    <w:name w:val="heading 6"/>
    <w:basedOn w:val="Normal"/>
    <w:next w:val="Normal"/>
    <w:link w:val="Heading6Char"/>
    <w:uiPriority w:val="9"/>
    <w:unhideWhenUsed/>
    <w:qFormat/>
    <w:rsid w:val="00042643"/>
    <w:pPr>
      <w:keepNext/>
      <w:spacing w:after="160" w:line="259" w:lineRule="auto"/>
      <w:jc w:val="center"/>
      <w:outlineLvl w:val="5"/>
    </w:pPr>
    <w:rPr>
      <w:rFonts w:ascii="Times New Roman" w:eastAsia="SimSun" w:hAnsi="Times New Roman" w:cs="Times New Roman"/>
      <w:b/>
      <w:bCs/>
      <w:spacing w:val="1"/>
      <w:w w:val="105"/>
      <w:sz w:val="17"/>
      <w:szCs w:val="17"/>
    </w:rPr>
  </w:style>
  <w:style w:type="paragraph" w:styleId="Heading7">
    <w:name w:val="heading 7"/>
    <w:basedOn w:val="Normal"/>
    <w:next w:val="Normal"/>
    <w:link w:val="Heading7Char"/>
    <w:uiPriority w:val="9"/>
    <w:semiHidden/>
    <w:unhideWhenUsed/>
    <w:qFormat/>
    <w:rsid w:val="00042643"/>
    <w:pPr>
      <w:keepNext/>
      <w:keepLines/>
      <w:spacing w:before="200" w:after="0" w:line="259"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042643"/>
    <w:pPr>
      <w:keepNext/>
      <w:spacing w:after="160" w:line="259" w:lineRule="auto"/>
      <w:outlineLvl w:val="7"/>
    </w:pPr>
    <w:rPr>
      <w:rFonts w:eastAsia="SimSun"/>
      <w:b/>
    </w:rPr>
  </w:style>
  <w:style w:type="paragraph" w:styleId="Heading9">
    <w:name w:val="heading 9"/>
    <w:basedOn w:val="Normal"/>
    <w:next w:val="Normal"/>
    <w:link w:val="Heading9Char"/>
    <w:uiPriority w:val="9"/>
    <w:unhideWhenUsed/>
    <w:qFormat/>
    <w:rsid w:val="00042643"/>
    <w:pPr>
      <w:keepNext/>
      <w:kinsoku w:val="0"/>
      <w:overflowPunct w:val="0"/>
      <w:spacing w:afterLines="20" w:after="48"/>
      <w:ind w:left="119"/>
      <w:outlineLvl w:val="8"/>
    </w:pPr>
    <w:rPr>
      <w:rFonts w:ascii="Times" w:eastAsia="SimSun" w:hAnsi="Times"/>
      <w:b/>
      <w:w w:val="10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B2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B251A"/>
    <w:pPr>
      <w:spacing w:after="0" w:line="240" w:lineRule="auto"/>
    </w:pPr>
  </w:style>
  <w:style w:type="character" w:styleId="CommentReference">
    <w:name w:val="annotation reference"/>
    <w:basedOn w:val="DefaultParagraphFont"/>
    <w:uiPriority w:val="99"/>
    <w:semiHidden/>
    <w:unhideWhenUsed/>
    <w:rsid w:val="001B251A"/>
    <w:rPr>
      <w:sz w:val="16"/>
      <w:szCs w:val="16"/>
    </w:rPr>
  </w:style>
  <w:style w:type="paragraph" w:styleId="CommentText">
    <w:name w:val="annotation text"/>
    <w:basedOn w:val="Normal"/>
    <w:link w:val="CommentTextChar"/>
    <w:uiPriority w:val="99"/>
    <w:unhideWhenUsed/>
    <w:rsid w:val="001B251A"/>
    <w:pPr>
      <w:spacing w:line="240" w:lineRule="auto"/>
    </w:pPr>
    <w:rPr>
      <w:sz w:val="20"/>
      <w:szCs w:val="20"/>
    </w:rPr>
  </w:style>
  <w:style w:type="character" w:customStyle="1" w:styleId="CommentTextChar">
    <w:name w:val="Comment Text Char"/>
    <w:basedOn w:val="DefaultParagraphFont"/>
    <w:link w:val="CommentText"/>
    <w:uiPriority w:val="99"/>
    <w:rsid w:val="001B251A"/>
    <w:rPr>
      <w:sz w:val="20"/>
      <w:szCs w:val="20"/>
    </w:rPr>
  </w:style>
  <w:style w:type="paragraph" w:styleId="BalloonText">
    <w:name w:val="Balloon Text"/>
    <w:basedOn w:val="Normal"/>
    <w:link w:val="BalloonTextChar"/>
    <w:uiPriority w:val="99"/>
    <w:unhideWhenUsed/>
    <w:rsid w:val="001B2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B251A"/>
    <w:rPr>
      <w:rFonts w:ascii="Tahoma" w:hAnsi="Tahoma" w:cs="Tahoma"/>
      <w:sz w:val="16"/>
      <w:szCs w:val="16"/>
    </w:rPr>
  </w:style>
  <w:style w:type="paragraph" w:styleId="ListParagraph">
    <w:name w:val="List Paragraph"/>
    <w:basedOn w:val="Normal"/>
    <w:uiPriority w:val="34"/>
    <w:qFormat/>
    <w:rsid w:val="000D5605"/>
    <w:pPr>
      <w:ind w:left="720"/>
      <w:contextualSpacing/>
    </w:pPr>
  </w:style>
  <w:style w:type="character" w:customStyle="1" w:styleId="Heading1Char">
    <w:name w:val="Heading 1 Char"/>
    <w:basedOn w:val="DefaultParagraphFont"/>
    <w:link w:val="Heading1"/>
    <w:uiPriority w:val="1"/>
    <w:rsid w:val="00042643"/>
    <w:rPr>
      <w:rFonts w:ascii="Times New Roman" w:eastAsia="SimSun" w:hAnsi="Times New Roman" w:cs="Times New Roman"/>
      <w:b/>
      <w:bCs/>
      <w:i/>
      <w:iCs/>
      <w:sz w:val="17"/>
      <w:szCs w:val="17"/>
    </w:rPr>
  </w:style>
  <w:style w:type="character" w:customStyle="1" w:styleId="Heading2Char">
    <w:name w:val="Heading 2 Char"/>
    <w:basedOn w:val="DefaultParagraphFont"/>
    <w:link w:val="Heading2"/>
    <w:uiPriority w:val="9"/>
    <w:semiHidden/>
    <w:rsid w:val="00042643"/>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42643"/>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42643"/>
    <w:rPr>
      <w:rFonts w:asciiTheme="majorHAnsi" w:eastAsiaTheme="majorEastAsia" w:hAnsiTheme="majorHAnsi" w:cstheme="majorBidi"/>
      <w:i/>
      <w:iCs/>
      <w:color w:val="365F91" w:themeColor="accent1" w:themeShade="BF"/>
      <w:sz w:val="20"/>
      <w:szCs w:val="20"/>
    </w:rPr>
  </w:style>
  <w:style w:type="character" w:customStyle="1" w:styleId="Heading5Char">
    <w:name w:val="Heading 5 Char"/>
    <w:basedOn w:val="DefaultParagraphFont"/>
    <w:link w:val="Heading5"/>
    <w:uiPriority w:val="9"/>
    <w:rsid w:val="00042643"/>
    <w:rPr>
      <w:rFonts w:eastAsia="Times New Roman" w:cs="Times New Roman"/>
      <w:b/>
      <w:bCs/>
      <w:color w:val="000000"/>
    </w:rPr>
  </w:style>
  <w:style w:type="character" w:customStyle="1" w:styleId="Heading6Char">
    <w:name w:val="Heading 6 Char"/>
    <w:basedOn w:val="DefaultParagraphFont"/>
    <w:link w:val="Heading6"/>
    <w:uiPriority w:val="9"/>
    <w:rsid w:val="00042643"/>
    <w:rPr>
      <w:rFonts w:ascii="Times New Roman" w:eastAsia="SimSun" w:hAnsi="Times New Roman" w:cs="Times New Roman"/>
      <w:b/>
      <w:bCs/>
      <w:spacing w:val="1"/>
      <w:w w:val="105"/>
      <w:sz w:val="17"/>
      <w:szCs w:val="17"/>
    </w:rPr>
  </w:style>
  <w:style w:type="character" w:customStyle="1" w:styleId="Heading7Char">
    <w:name w:val="Heading 7 Char"/>
    <w:basedOn w:val="DefaultParagraphFont"/>
    <w:link w:val="Heading7"/>
    <w:uiPriority w:val="9"/>
    <w:semiHidden/>
    <w:rsid w:val="0004264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042643"/>
    <w:rPr>
      <w:rFonts w:eastAsia="SimSun"/>
      <w:b/>
    </w:rPr>
  </w:style>
  <w:style w:type="character" w:customStyle="1" w:styleId="Heading9Char">
    <w:name w:val="Heading 9 Char"/>
    <w:basedOn w:val="DefaultParagraphFont"/>
    <w:link w:val="Heading9"/>
    <w:uiPriority w:val="9"/>
    <w:rsid w:val="00042643"/>
    <w:rPr>
      <w:rFonts w:ascii="Times" w:eastAsia="SimSun" w:hAnsi="Times"/>
      <w:b/>
      <w:w w:val="105"/>
      <w:sz w:val="20"/>
      <w:szCs w:val="20"/>
    </w:rPr>
  </w:style>
  <w:style w:type="paragraph" w:styleId="BodyText">
    <w:name w:val="Body Text"/>
    <w:basedOn w:val="Normal"/>
    <w:link w:val="BodyTextChar"/>
    <w:uiPriority w:val="1"/>
    <w:qFormat/>
    <w:rsid w:val="00042643"/>
    <w:pPr>
      <w:autoSpaceDE w:val="0"/>
      <w:autoSpaceDN w:val="0"/>
      <w:adjustRightInd w:val="0"/>
      <w:spacing w:after="0" w:line="240" w:lineRule="auto"/>
      <w:ind w:left="39"/>
    </w:pPr>
    <w:rPr>
      <w:rFonts w:ascii="Times New Roman" w:eastAsia="SimSun" w:hAnsi="Times New Roman" w:cs="Times New Roman"/>
      <w:sz w:val="17"/>
      <w:szCs w:val="17"/>
    </w:rPr>
  </w:style>
  <w:style w:type="character" w:customStyle="1" w:styleId="BodyTextChar">
    <w:name w:val="Body Text Char"/>
    <w:basedOn w:val="DefaultParagraphFont"/>
    <w:link w:val="BodyText"/>
    <w:uiPriority w:val="1"/>
    <w:rsid w:val="00042643"/>
    <w:rPr>
      <w:rFonts w:ascii="Times New Roman" w:eastAsia="SimSun" w:hAnsi="Times New Roman" w:cs="Times New Roman"/>
      <w:sz w:val="17"/>
      <w:szCs w:val="17"/>
    </w:rPr>
  </w:style>
  <w:style w:type="paragraph" w:customStyle="1" w:styleId="TableParagraph">
    <w:name w:val="Table Paragraph"/>
    <w:basedOn w:val="Normal"/>
    <w:link w:val="TableParagraphChar"/>
    <w:uiPriority w:val="1"/>
    <w:qFormat/>
    <w:rsid w:val="00042643"/>
    <w:pPr>
      <w:autoSpaceDE w:val="0"/>
      <w:autoSpaceDN w:val="0"/>
      <w:adjustRightInd w:val="0"/>
      <w:spacing w:after="0" w:line="240" w:lineRule="auto"/>
    </w:pPr>
    <w:rPr>
      <w:rFonts w:ascii="Times New Roman" w:eastAsia="SimSun" w:hAnsi="Times New Roman" w:cs="Times New Roman"/>
      <w:sz w:val="24"/>
      <w:szCs w:val="24"/>
    </w:rPr>
  </w:style>
  <w:style w:type="paragraph" w:styleId="BodyText2">
    <w:name w:val="Body Text 2"/>
    <w:basedOn w:val="Normal"/>
    <w:link w:val="BodyText2Char"/>
    <w:uiPriority w:val="99"/>
    <w:unhideWhenUsed/>
    <w:rsid w:val="00042643"/>
    <w:pPr>
      <w:spacing w:after="160" w:line="259" w:lineRule="auto"/>
      <w:jc w:val="center"/>
    </w:pPr>
    <w:rPr>
      <w:rFonts w:ascii="Times New Roman" w:eastAsia="SimSun" w:hAnsi="Times New Roman" w:cs="Times New Roman"/>
      <w:sz w:val="18"/>
      <w:szCs w:val="18"/>
    </w:rPr>
  </w:style>
  <w:style w:type="character" w:customStyle="1" w:styleId="BodyText2Char">
    <w:name w:val="Body Text 2 Char"/>
    <w:basedOn w:val="DefaultParagraphFont"/>
    <w:link w:val="BodyText2"/>
    <w:uiPriority w:val="99"/>
    <w:rsid w:val="00042643"/>
    <w:rPr>
      <w:rFonts w:ascii="Times New Roman" w:eastAsia="SimSun" w:hAnsi="Times New Roman" w:cs="Times New Roman"/>
      <w:sz w:val="18"/>
      <w:szCs w:val="18"/>
    </w:rPr>
  </w:style>
  <w:style w:type="numbering" w:customStyle="1" w:styleId="NoList1">
    <w:name w:val="No List1"/>
    <w:next w:val="NoList"/>
    <w:uiPriority w:val="99"/>
    <w:semiHidden/>
    <w:unhideWhenUsed/>
    <w:rsid w:val="00042643"/>
  </w:style>
  <w:style w:type="paragraph" w:customStyle="1" w:styleId="Default">
    <w:name w:val="Default"/>
    <w:rsid w:val="00042643"/>
    <w:pPr>
      <w:autoSpaceDE w:val="0"/>
      <w:autoSpaceDN w:val="0"/>
      <w:adjustRightInd w:val="0"/>
      <w:spacing w:after="0" w:line="240" w:lineRule="auto"/>
    </w:pPr>
    <w:rPr>
      <w:rFonts w:ascii="Arial" w:eastAsia="SimSun" w:hAnsi="Arial" w:cs="Arial"/>
      <w:color w:val="000000"/>
      <w:sz w:val="24"/>
      <w:szCs w:val="24"/>
    </w:rPr>
  </w:style>
  <w:style w:type="paragraph" w:styleId="BodyTextIndent">
    <w:name w:val="Body Text Indent"/>
    <w:basedOn w:val="Normal"/>
    <w:link w:val="BodyTextIndentChar"/>
    <w:uiPriority w:val="99"/>
    <w:semiHidden/>
    <w:unhideWhenUsed/>
    <w:rsid w:val="00042643"/>
    <w:pPr>
      <w:spacing w:after="120" w:line="240" w:lineRule="auto"/>
      <w:ind w:left="360"/>
    </w:pPr>
    <w:rPr>
      <w:rFonts w:ascii="Times" w:eastAsia="SimSun" w:hAnsi="Times"/>
      <w:sz w:val="20"/>
      <w:szCs w:val="20"/>
    </w:rPr>
  </w:style>
  <w:style w:type="character" w:customStyle="1" w:styleId="BodyTextIndentChar">
    <w:name w:val="Body Text Indent Char"/>
    <w:basedOn w:val="DefaultParagraphFont"/>
    <w:link w:val="BodyTextIndent"/>
    <w:uiPriority w:val="99"/>
    <w:semiHidden/>
    <w:rsid w:val="00042643"/>
    <w:rPr>
      <w:rFonts w:ascii="Times" w:eastAsia="SimSun" w:hAnsi="Times"/>
      <w:sz w:val="20"/>
      <w:szCs w:val="20"/>
    </w:rPr>
  </w:style>
  <w:style w:type="numbering" w:customStyle="1" w:styleId="NoList2">
    <w:name w:val="No List2"/>
    <w:next w:val="NoList"/>
    <w:uiPriority w:val="99"/>
    <w:semiHidden/>
    <w:unhideWhenUsed/>
    <w:rsid w:val="00042643"/>
  </w:style>
  <w:style w:type="numbering" w:customStyle="1" w:styleId="NoList11">
    <w:name w:val="No List11"/>
    <w:next w:val="NoList"/>
    <w:uiPriority w:val="99"/>
    <w:semiHidden/>
    <w:unhideWhenUsed/>
    <w:rsid w:val="00042643"/>
  </w:style>
  <w:style w:type="table" w:customStyle="1" w:styleId="TableGrid1">
    <w:name w:val="Table Grid1"/>
    <w:basedOn w:val="TableNormal"/>
    <w:next w:val="TableGrid"/>
    <w:uiPriority w:val="39"/>
    <w:rsid w:val="00042643"/>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042643"/>
    <w:pPr>
      <w:spacing w:after="160"/>
    </w:pPr>
    <w:rPr>
      <w:rFonts w:eastAsia="SimSun"/>
      <w:b/>
      <w:bCs/>
    </w:rPr>
  </w:style>
  <w:style w:type="character" w:customStyle="1" w:styleId="CommentSubjectChar">
    <w:name w:val="Comment Subject Char"/>
    <w:basedOn w:val="CommentTextChar"/>
    <w:link w:val="CommentSubject"/>
    <w:uiPriority w:val="99"/>
    <w:semiHidden/>
    <w:rsid w:val="00042643"/>
    <w:rPr>
      <w:rFonts w:eastAsia="SimSun"/>
      <w:b/>
      <w:bCs/>
      <w:sz w:val="20"/>
      <w:szCs w:val="20"/>
    </w:rPr>
  </w:style>
  <w:style w:type="paragraph" w:customStyle="1" w:styleId="responsecodes-nonroster">
    <w:name w:val="response codes - non roster"/>
    <w:basedOn w:val="BodyText"/>
    <w:link w:val="responsecodes-nonrosterChar"/>
    <w:qFormat/>
    <w:rsid w:val="00042643"/>
    <w:rPr>
      <w:i/>
      <w:w w:val="105"/>
      <w:sz w:val="20"/>
      <w:szCs w:val="20"/>
    </w:rPr>
  </w:style>
  <w:style w:type="paragraph" w:customStyle="1" w:styleId="longtableQtext">
    <w:name w:val="long table Q text"/>
    <w:basedOn w:val="Normal"/>
    <w:link w:val="longtableQtextChar"/>
    <w:qFormat/>
    <w:rsid w:val="00042643"/>
    <w:pPr>
      <w:spacing w:after="160" w:line="259" w:lineRule="auto"/>
    </w:pPr>
    <w:rPr>
      <w:rFonts w:ascii="Calibri" w:eastAsia="SimSun" w:hAnsi="Calibri"/>
      <w:color w:val="000000"/>
    </w:rPr>
  </w:style>
  <w:style w:type="character" w:customStyle="1" w:styleId="TableParagraphChar">
    <w:name w:val="Table Paragraph Char"/>
    <w:basedOn w:val="DefaultParagraphFont"/>
    <w:link w:val="TableParagraph"/>
    <w:uiPriority w:val="1"/>
    <w:rsid w:val="00042643"/>
    <w:rPr>
      <w:rFonts w:ascii="Times New Roman" w:eastAsia="SimSun" w:hAnsi="Times New Roman" w:cs="Times New Roman"/>
      <w:sz w:val="24"/>
      <w:szCs w:val="24"/>
    </w:rPr>
  </w:style>
  <w:style w:type="character" w:customStyle="1" w:styleId="responsecodes-nonrosterChar">
    <w:name w:val="response codes - non roster Char"/>
    <w:basedOn w:val="TableParagraphChar"/>
    <w:link w:val="responsecodes-nonroster"/>
    <w:rsid w:val="00042643"/>
    <w:rPr>
      <w:rFonts w:ascii="Times New Roman" w:eastAsia="SimSun" w:hAnsi="Times New Roman" w:cs="Times New Roman"/>
      <w:i/>
      <w:w w:val="105"/>
      <w:sz w:val="20"/>
      <w:szCs w:val="20"/>
    </w:rPr>
  </w:style>
  <w:style w:type="character" w:customStyle="1" w:styleId="longtableQtextChar">
    <w:name w:val="long table Q text Char"/>
    <w:basedOn w:val="DefaultParagraphFont"/>
    <w:link w:val="longtableQtext"/>
    <w:rsid w:val="00042643"/>
    <w:rPr>
      <w:rFonts w:ascii="Calibri" w:eastAsia="SimSun" w:hAnsi="Calibri"/>
      <w:color w:val="000000"/>
    </w:rPr>
  </w:style>
  <w:style w:type="paragraph" w:styleId="Header">
    <w:name w:val="header"/>
    <w:basedOn w:val="Normal"/>
    <w:link w:val="HeaderChar"/>
    <w:uiPriority w:val="99"/>
    <w:unhideWhenUsed/>
    <w:rsid w:val="00042643"/>
    <w:pPr>
      <w:tabs>
        <w:tab w:val="center" w:pos="4680"/>
        <w:tab w:val="right" w:pos="9360"/>
      </w:tabs>
      <w:spacing w:after="0" w:line="240" w:lineRule="auto"/>
    </w:pPr>
    <w:rPr>
      <w:rFonts w:eastAsia="SimSun"/>
    </w:rPr>
  </w:style>
  <w:style w:type="character" w:customStyle="1" w:styleId="HeaderChar">
    <w:name w:val="Header Char"/>
    <w:basedOn w:val="DefaultParagraphFont"/>
    <w:link w:val="Header"/>
    <w:uiPriority w:val="99"/>
    <w:rsid w:val="00042643"/>
    <w:rPr>
      <w:rFonts w:eastAsia="SimSun"/>
    </w:rPr>
  </w:style>
  <w:style w:type="paragraph" w:styleId="Footer">
    <w:name w:val="footer"/>
    <w:basedOn w:val="Normal"/>
    <w:link w:val="FooterChar"/>
    <w:uiPriority w:val="99"/>
    <w:unhideWhenUsed/>
    <w:rsid w:val="00042643"/>
    <w:pPr>
      <w:tabs>
        <w:tab w:val="center" w:pos="4680"/>
        <w:tab w:val="right" w:pos="9360"/>
      </w:tabs>
      <w:spacing w:after="0" w:line="240" w:lineRule="auto"/>
    </w:pPr>
    <w:rPr>
      <w:rFonts w:eastAsia="SimSun"/>
    </w:rPr>
  </w:style>
  <w:style w:type="character" w:customStyle="1" w:styleId="FooterChar">
    <w:name w:val="Footer Char"/>
    <w:basedOn w:val="DefaultParagraphFont"/>
    <w:link w:val="Footer"/>
    <w:uiPriority w:val="99"/>
    <w:rsid w:val="00042643"/>
    <w:rPr>
      <w:rFonts w:eastAsia="SimSun"/>
    </w:rPr>
  </w:style>
  <w:style w:type="paragraph" w:styleId="Revision">
    <w:name w:val="Revision"/>
    <w:hidden/>
    <w:uiPriority w:val="99"/>
    <w:semiHidden/>
    <w:rsid w:val="00042643"/>
    <w:pPr>
      <w:spacing w:after="0" w:line="240" w:lineRule="auto"/>
    </w:pPr>
    <w:rPr>
      <w:rFonts w:eastAsia="SimSun"/>
    </w:rPr>
  </w:style>
  <w:style w:type="paragraph" w:customStyle="1" w:styleId="codes">
    <w:name w:val="codes"/>
    <w:basedOn w:val="Normal"/>
    <w:link w:val="codesChar"/>
    <w:qFormat/>
    <w:rsid w:val="00042643"/>
    <w:pPr>
      <w:spacing w:after="0" w:line="259" w:lineRule="auto"/>
    </w:pPr>
    <w:rPr>
      <w:rFonts w:ascii="Times New Roman" w:eastAsia="SimSun" w:hAnsi="Times New Roman" w:cs="Times New Roman"/>
      <w:i/>
      <w:color w:val="BFBFBF" w:themeColor="background1" w:themeShade="BF"/>
      <w:w w:val="105"/>
      <w:sz w:val="20"/>
      <w:szCs w:val="20"/>
    </w:rPr>
  </w:style>
  <w:style w:type="character" w:customStyle="1" w:styleId="codesChar">
    <w:name w:val="codes Char"/>
    <w:basedOn w:val="DefaultParagraphFont"/>
    <w:link w:val="codes"/>
    <w:rsid w:val="00042643"/>
    <w:rPr>
      <w:rFonts w:ascii="Times New Roman" w:eastAsia="SimSun" w:hAnsi="Times New Roman" w:cs="Times New Roman"/>
      <w:i/>
      <w:color w:val="BFBFBF" w:themeColor="background1" w:themeShade="BF"/>
      <w:w w:val="105"/>
      <w:sz w:val="20"/>
      <w:szCs w:val="20"/>
    </w:rPr>
  </w:style>
  <w:style w:type="character" w:styleId="PlaceholderText">
    <w:name w:val="Placeholder Text"/>
    <w:basedOn w:val="DefaultParagraphFont"/>
    <w:uiPriority w:val="99"/>
    <w:semiHidden/>
    <w:rsid w:val="00042643"/>
    <w:rPr>
      <w:color w:val="808080"/>
    </w:rPr>
  </w:style>
  <w:style w:type="paragraph" w:styleId="BodyTextIndent2">
    <w:name w:val="Body Text Indent 2"/>
    <w:basedOn w:val="Normal"/>
    <w:link w:val="BodyTextIndent2Char"/>
    <w:uiPriority w:val="99"/>
    <w:unhideWhenUsed/>
    <w:rsid w:val="00042643"/>
    <w:pPr>
      <w:kinsoku w:val="0"/>
      <w:overflowPunct w:val="0"/>
      <w:spacing w:afterLines="20" w:after="48"/>
      <w:ind w:left="119"/>
    </w:pPr>
    <w:rPr>
      <w:rFonts w:ascii="Times" w:eastAsia="SimSun" w:hAnsi="Times"/>
      <w:w w:val="105"/>
      <w:sz w:val="20"/>
      <w:szCs w:val="20"/>
    </w:rPr>
  </w:style>
  <w:style w:type="character" w:customStyle="1" w:styleId="BodyTextIndent2Char">
    <w:name w:val="Body Text Indent 2 Char"/>
    <w:basedOn w:val="DefaultParagraphFont"/>
    <w:link w:val="BodyTextIndent2"/>
    <w:uiPriority w:val="99"/>
    <w:rsid w:val="00042643"/>
    <w:rPr>
      <w:rFonts w:ascii="Times" w:eastAsia="SimSun" w:hAnsi="Times"/>
      <w:w w:val="105"/>
      <w:sz w:val="20"/>
      <w:szCs w:val="20"/>
    </w:rPr>
  </w:style>
  <w:style w:type="paragraph" w:styleId="BodyText3">
    <w:name w:val="Body Text 3"/>
    <w:basedOn w:val="Normal"/>
    <w:link w:val="BodyText3Char"/>
    <w:uiPriority w:val="99"/>
    <w:unhideWhenUsed/>
    <w:rsid w:val="00042643"/>
    <w:pPr>
      <w:spacing w:after="0" w:line="240" w:lineRule="auto"/>
    </w:pPr>
    <w:rPr>
      <w:rFonts w:ascii="Times New Roman" w:eastAsia="SimSun" w:hAnsi="Times New Roman" w:cs="Times New Roman"/>
      <w:i/>
      <w:sz w:val="18"/>
      <w:szCs w:val="24"/>
      <w:lang w:eastAsia="zh-CN"/>
    </w:rPr>
  </w:style>
  <w:style w:type="character" w:customStyle="1" w:styleId="BodyText3Char">
    <w:name w:val="Body Text 3 Char"/>
    <w:basedOn w:val="DefaultParagraphFont"/>
    <w:link w:val="BodyText3"/>
    <w:uiPriority w:val="99"/>
    <w:rsid w:val="00042643"/>
    <w:rPr>
      <w:rFonts w:ascii="Times New Roman" w:eastAsia="SimSun" w:hAnsi="Times New Roman" w:cs="Times New Roman"/>
      <w:i/>
      <w:sz w:val="18"/>
      <w:szCs w:val="24"/>
      <w:lang w:eastAsia="zh-CN"/>
    </w:rPr>
  </w:style>
  <w:style w:type="paragraph" w:styleId="BodyTextIndent3">
    <w:name w:val="Body Text Indent 3"/>
    <w:basedOn w:val="Normal"/>
    <w:link w:val="BodyTextIndent3Char"/>
    <w:uiPriority w:val="99"/>
    <w:unhideWhenUsed/>
    <w:rsid w:val="00042643"/>
    <w:pPr>
      <w:spacing w:afterLines="20" w:after="48"/>
      <w:ind w:left="119"/>
    </w:pPr>
    <w:rPr>
      <w:rFonts w:ascii="Times" w:eastAsia="SimSun" w:hAnsi="Times"/>
      <w:i/>
      <w:w w:val="105"/>
      <w:sz w:val="16"/>
      <w:szCs w:val="16"/>
    </w:rPr>
  </w:style>
  <w:style w:type="character" w:customStyle="1" w:styleId="BodyTextIndent3Char">
    <w:name w:val="Body Text Indent 3 Char"/>
    <w:basedOn w:val="DefaultParagraphFont"/>
    <w:link w:val="BodyTextIndent3"/>
    <w:uiPriority w:val="99"/>
    <w:rsid w:val="00042643"/>
    <w:rPr>
      <w:rFonts w:ascii="Times" w:eastAsia="SimSun" w:hAnsi="Times"/>
      <w:i/>
      <w:w w:val="105"/>
      <w:sz w:val="16"/>
      <w:szCs w:val="16"/>
    </w:rPr>
  </w:style>
  <w:style w:type="numbering" w:customStyle="1" w:styleId="NoList3">
    <w:name w:val="No List3"/>
    <w:next w:val="NoList"/>
    <w:uiPriority w:val="99"/>
    <w:semiHidden/>
    <w:unhideWhenUsed/>
    <w:rsid w:val="00F25BF8"/>
  </w:style>
  <w:style w:type="numbering" w:customStyle="1" w:styleId="NoList12">
    <w:name w:val="No List12"/>
    <w:next w:val="NoList"/>
    <w:uiPriority w:val="99"/>
    <w:semiHidden/>
    <w:unhideWhenUsed/>
    <w:rsid w:val="00F25BF8"/>
  </w:style>
  <w:style w:type="table" w:customStyle="1" w:styleId="TableGrid2">
    <w:name w:val="Table Grid2"/>
    <w:basedOn w:val="TableNormal"/>
    <w:next w:val="TableGrid"/>
    <w:uiPriority w:val="39"/>
    <w:rsid w:val="00F25BF8"/>
    <w:pPr>
      <w:spacing w:after="0" w:line="240"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uiPriority w:val="99"/>
    <w:semiHidden/>
    <w:unhideWhenUsed/>
    <w:rsid w:val="00F25BF8"/>
  </w:style>
  <w:style w:type="numbering" w:customStyle="1" w:styleId="NoList111">
    <w:name w:val="No List111"/>
    <w:next w:val="NoList"/>
    <w:uiPriority w:val="99"/>
    <w:semiHidden/>
    <w:unhideWhenUsed/>
    <w:rsid w:val="00F25B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802228">
      <w:bodyDiv w:val="1"/>
      <w:marLeft w:val="0"/>
      <w:marRight w:val="0"/>
      <w:marTop w:val="0"/>
      <w:marBottom w:val="0"/>
      <w:divBdr>
        <w:top w:val="none" w:sz="0" w:space="0" w:color="auto"/>
        <w:left w:val="none" w:sz="0" w:space="0" w:color="auto"/>
        <w:bottom w:val="none" w:sz="0" w:space="0" w:color="auto"/>
        <w:right w:val="none" w:sz="0" w:space="0" w:color="auto"/>
      </w:divBdr>
    </w:div>
    <w:div w:id="1532641996">
      <w:bodyDiv w:val="1"/>
      <w:marLeft w:val="0"/>
      <w:marRight w:val="0"/>
      <w:marTop w:val="0"/>
      <w:marBottom w:val="0"/>
      <w:divBdr>
        <w:top w:val="none" w:sz="0" w:space="0" w:color="auto"/>
        <w:left w:val="none" w:sz="0" w:space="0" w:color="auto"/>
        <w:bottom w:val="none" w:sz="0" w:space="0" w:color="auto"/>
        <w:right w:val="none" w:sz="0" w:space="0" w:color="auto"/>
      </w:divBdr>
    </w:div>
    <w:div w:id="1903636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1/relationships/commentsExtended" Target="commentsExtended.xml"/><Relationship Id="rId3" Type="http://schemas.microsoft.com/office/2007/relationships/stylesWithEffects" Target="stylesWithEffect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8DF6BD-FC4B-4DC5-9AAA-B0C80158D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51</Pages>
  <Words>10224</Words>
  <Characters>58279</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McGee, Heather</dc:creator>
  <cp:lastModifiedBy>McGee, Heather</cp:lastModifiedBy>
  <cp:revision>2</cp:revision>
  <dcterms:created xsi:type="dcterms:W3CDTF">2014-09-15T15:45:00Z</dcterms:created>
  <dcterms:modified xsi:type="dcterms:W3CDTF">2014-09-15T15:45:00Z</dcterms:modified>
</cp:coreProperties>
</file>