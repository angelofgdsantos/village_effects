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bookmarkStart w:id="0" w:name="_GoBack"/>
      <w:bookmarkEnd w:id="0"/>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86"/>
        <w:gridCol w:w="6"/>
        <w:gridCol w:w="2514"/>
        <w:gridCol w:w="1810"/>
        <w:gridCol w:w="714"/>
      </w:tblGrid>
      <w:tr w:rsidR="00B71EAD" w:rsidRPr="001512DD" w14:paraId="6616BCFD" w14:textId="77777777" w:rsidTr="00CD018F">
        <w:trPr>
          <w:trHeight w:hRule="exact" w:val="367"/>
        </w:trPr>
        <w:tc>
          <w:tcPr>
            <w:tcW w:w="35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(mm/dd/yyyy)</w:t>
            </w:r>
          </w:p>
        </w:tc>
      </w:tr>
      <w:tr w:rsidR="00B71EAD" w:rsidRPr="001512DD" w14:paraId="64DA99D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68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1512DD" w:rsidRDefault="00512DC2" w:rsidP="001C3ACA">
            <w:pPr>
              <w:spacing w:after="0" w:line="240" w:lineRule="auto"/>
              <w:contextualSpacing/>
              <w:rPr>
                <w:rFonts w:eastAsiaTheme="minorEastAsia"/>
                <w:w w:val="105"/>
                <w:lang w:eastAsia="zh-CN"/>
              </w:rPr>
            </w:pPr>
            <w:r w:rsidRPr="001512DD">
              <w:rPr>
                <w:rFonts w:eastAsiaTheme="minorEastAsia"/>
                <w:w w:val="105"/>
                <w:lang w:eastAsia="zh-CN"/>
              </w:rPr>
              <w:t xml:space="preserve">A6. </w:t>
            </w:r>
            <w:ins w:id="1" w:author="Aleta Haflett" w:date="2014-11-04T08:42:00Z">
              <w:r w:rsidR="001C3ACA">
                <w:rPr>
                  <w:rFonts w:eastAsiaTheme="minorEastAsia"/>
                  <w:w w:val="105"/>
                  <w:lang w:eastAsia="zh-CN"/>
                </w:rPr>
                <w:t>Village ID</w:t>
              </w:r>
            </w:ins>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1512DD" w:rsidRDefault="00512DC2" w:rsidP="001C3ACA">
            <w:pPr>
              <w:spacing w:after="0" w:line="240" w:lineRule="auto"/>
              <w:contextualSpacing/>
              <w:rPr>
                <w:rFonts w:eastAsiaTheme="minorEastAsia"/>
                <w:i/>
                <w:lang w:eastAsia="zh-CN"/>
              </w:rPr>
            </w:pPr>
            <w:r w:rsidRPr="001512DD">
              <w:rPr>
                <w:rFonts w:eastAsiaTheme="minorEastAsia"/>
                <w:i/>
                <w:lang w:eastAsia="zh-CN"/>
              </w:rPr>
              <w:t>(</w:t>
            </w:r>
            <w:ins w:id="2" w:author="Aleta Haflett" w:date="2014-11-04T08:42:00Z">
              <w:r w:rsidR="001C3ACA">
                <w:rPr>
                  <w:rFonts w:eastAsiaTheme="minorEastAsia"/>
                  <w:i/>
                  <w:lang w:eastAsia="zh-CN"/>
                </w:rPr>
                <w:t>Integer)</w:t>
              </w:r>
            </w:ins>
          </w:p>
        </w:tc>
      </w:tr>
      <w:tr w:rsidR="00B71EAD" w:rsidRPr="001512DD" w14:paraId="15BA633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4B4F277A" w:rsidR="00512DC2" w:rsidRPr="001512DD" w:rsidRDefault="00233F7F" w:rsidP="001512DD">
      <w:pPr>
        <w:spacing w:after="0" w:line="240" w:lineRule="auto"/>
        <w:contextualSpacing/>
        <w:rPr>
          <w:b/>
        </w:rPr>
      </w:pPr>
      <w:r>
        <w:rPr>
          <w:b/>
        </w:rPr>
        <w:t xml:space="preserve">WRITTEN </w:t>
      </w:r>
      <w:r w:rsidR="00512DC2" w:rsidRPr="001512DD">
        <w:rPr>
          <w:b/>
        </w:rPr>
        <w:t>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4343"/>
        <w:gridCol w:w="694"/>
      </w:tblGrid>
      <w:tr w:rsidR="00B71EAD" w:rsidRPr="001512DD" w14:paraId="7C60B14C"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65267B9D"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 xml:space="preserve">If </w:t>
            </w:r>
            <w:ins w:id="3" w:author="Vanessa Retana" w:date="2014-11-05T11:18:00Z">
              <w:r w:rsidR="00B60CEB">
                <w:rPr>
                  <w:rFonts w:eastAsia="Calibri" w:cs="Times New Roman"/>
                  <w:i/>
                  <w:w w:val="105"/>
                </w:rPr>
                <w:t>1</w:t>
              </w:r>
            </w:ins>
            <w:del w:id="4" w:author="Vanessa Retana" w:date="2014-11-05T11:18:00Z">
              <w:r w:rsidRPr="001512DD" w:rsidDel="00B60CEB">
                <w:rPr>
                  <w:rFonts w:eastAsia="Calibri" w:cs="Times New Roman"/>
                  <w:i/>
                  <w:w w:val="105"/>
                </w:rPr>
                <w:delText>2</w:delText>
              </w:r>
            </w:del>
            <w:r w:rsidRPr="001512DD">
              <w:rPr>
                <w:rFonts w:eastAsia="Calibri"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1512DD" w:rsidRDefault="001C3ACA" w:rsidP="001512DD">
            <w:pPr>
              <w:spacing w:after="0" w:line="240" w:lineRule="auto"/>
              <w:contextualSpacing/>
              <w:rPr>
                <w:rFonts w:eastAsiaTheme="minorEastAsia"/>
                <w:lang w:eastAsia="zh-CN"/>
              </w:rPr>
            </w:pPr>
            <w:ins w:id="5" w:author="Aleta Haflett" w:date="2014-11-04T08:43:00Z">
              <w:r>
                <w:rPr>
                  <w:rFonts w:eastAsiaTheme="minorEastAsia"/>
                  <w:lang w:eastAsia="zh-CN"/>
                </w:rPr>
                <w:t>0</w:t>
              </w:r>
            </w:ins>
            <w:r w:rsidR="0076083F" w:rsidRPr="001512DD">
              <w:rPr>
                <w:rFonts w:eastAsiaTheme="minorEastAsia"/>
                <w:lang w:eastAsia="zh-CN"/>
              </w:rPr>
              <w:t>=No</w:t>
            </w:r>
          </w:p>
          <w:p w14:paraId="4AC799F1" w14:textId="52A506FF" w:rsidR="0076083F" w:rsidRPr="001512DD" w:rsidRDefault="001C3ACA" w:rsidP="001512DD">
            <w:pPr>
              <w:spacing w:after="0" w:line="240" w:lineRule="auto"/>
              <w:contextualSpacing/>
              <w:rPr>
                <w:rFonts w:eastAsiaTheme="minorEastAsia"/>
                <w:lang w:eastAsia="zh-CN"/>
              </w:rPr>
            </w:pPr>
            <w:ins w:id="6" w:author="Aleta Haflett" w:date="2014-11-04T08:43:00Z">
              <w:r>
                <w:rPr>
                  <w:rFonts w:eastAsiaTheme="minorEastAsia"/>
                  <w:lang w:eastAsia="zh-CN"/>
                </w:rPr>
                <w:t>1</w:t>
              </w:r>
            </w:ins>
            <w:r w:rsidR="0076083F" w:rsidRPr="001512DD">
              <w:rPr>
                <w:rFonts w:eastAsiaTheme="minorEastAsia"/>
                <w:lang w:eastAsia="zh-CN"/>
              </w:rPr>
              <w:t>=Yes</w:t>
            </w:r>
            <w:r w:rsidR="0076083F"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2512"/>
        <w:gridCol w:w="1831"/>
        <w:gridCol w:w="694"/>
      </w:tblGrid>
      <w:tr w:rsidR="00B71EAD" w:rsidRPr="001512DD" w14:paraId="6F54DE1B"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0EAC50AC" w14:textId="77777777" w:rsidR="00701044" w:rsidRDefault="00701044" w:rsidP="001512DD">
            <w:pPr>
              <w:spacing w:after="0" w:line="240" w:lineRule="auto"/>
              <w:contextualSpacing/>
              <w:rPr>
                <w:ins w:id="7" w:author="Stickler, Mercedes M. (E3/LTRM)" w:date="2014-09-22T15:46:00Z"/>
                <w:rFonts w:eastAsiaTheme="minorEastAsia"/>
                <w:lang w:eastAsia="zh-CN"/>
              </w:rPr>
            </w:pPr>
            <w:r w:rsidRPr="001512DD">
              <w:rPr>
                <w:rFonts w:eastAsiaTheme="minorEastAsia"/>
                <w:lang w:eastAsia="zh-CN"/>
              </w:rPr>
              <w:t>2=Female</w:t>
            </w:r>
          </w:p>
          <w:p w14:paraId="3DD7DC45" w14:textId="0F13F6AA" w:rsidR="00EA41DE" w:rsidRPr="001512DD" w:rsidRDefault="000360B1" w:rsidP="001512DD">
            <w:pPr>
              <w:spacing w:after="0" w:line="240" w:lineRule="auto"/>
              <w:contextualSpacing/>
              <w:rPr>
                <w:rFonts w:eastAsiaTheme="minorEastAsia"/>
                <w:lang w:eastAsia="zh-CN"/>
              </w:rPr>
            </w:pPr>
            <w:ins w:id="8" w:author="Stickler, Mercedes M. (E3/LTRM)" w:date="2014-09-22T15:50:00Z">
              <w:r>
                <w:rPr>
                  <w:rFonts w:eastAsiaTheme="minorEastAsia"/>
                  <w:lang w:eastAsia="zh-CN"/>
                </w:rPr>
                <w:t>999</w:t>
              </w:r>
            </w:ins>
            <w:ins w:id="9" w:author="Stickler, Mercedes M. (E3/LTRM)" w:date="2014-09-22T15:46: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 xml:space="preserve">(Integer) If no mobile </w:t>
            </w:r>
            <w:r w:rsidRPr="001512DD">
              <w:rPr>
                <w:rFonts w:eastAsiaTheme="minorEastAsia"/>
                <w:i/>
                <w:lang w:eastAsia="zh-CN"/>
              </w:rPr>
              <w:lastRenderedPageBreak/>
              <w:t>number, enter 0</w:t>
            </w:r>
          </w:p>
        </w:tc>
      </w:tr>
      <w:tr w:rsidR="00B71EAD" w:rsidRPr="001512DD" w14:paraId="5C876EE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50"/>
        <w:gridCol w:w="4693"/>
        <w:gridCol w:w="2517"/>
        <w:gridCol w:w="1826"/>
        <w:gridCol w:w="694"/>
      </w:tblGrid>
      <w:tr w:rsidR="00B71EAD" w:rsidRPr="001512DD" w14:paraId="1A38FEF3"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65836908" w14:textId="471F0F52"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A16</w:t>
            </w:r>
            <w:r w:rsidR="00701044" w:rsidRPr="001512DD">
              <w:rPr>
                <w:rFonts w:eastAsiaTheme="minorEastAsia"/>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75DC0F05" w14:textId="745AD89F"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A17</w:t>
            </w:r>
            <w:r w:rsidR="00701044" w:rsidRPr="001512DD">
              <w:rPr>
                <w:rFonts w:eastAsiaTheme="minorEastAsia"/>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D01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6C085F6" w14:textId="66410718" w:rsidR="00701044" w:rsidRPr="001512DD" w:rsidRDefault="001C3ACA" w:rsidP="001512DD">
            <w:pPr>
              <w:spacing w:after="0" w:line="240" w:lineRule="auto"/>
              <w:contextualSpacing/>
              <w:rPr>
                <w:rFonts w:eastAsia="Calibri" w:cs="Times New Roman"/>
                <w:i/>
                <w:w w:val="105"/>
              </w:rPr>
            </w:pPr>
            <w:r>
              <w:rPr>
                <w:rFonts w:eastAsia="Calibri" w:cs="Times New Roman"/>
                <w:w w:val="105"/>
              </w:rPr>
              <w:t>A19</w:t>
            </w:r>
            <w:r w:rsidR="00701044" w:rsidRPr="001512DD">
              <w:rPr>
                <w:rFonts w:eastAsia="Calibri"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6F5CFF73" w14:textId="77777777" w:rsidR="00701044" w:rsidRDefault="00701044" w:rsidP="001512DD">
            <w:pPr>
              <w:spacing w:after="0" w:line="240" w:lineRule="auto"/>
              <w:contextualSpacing/>
              <w:rPr>
                <w:rFonts w:eastAsiaTheme="minorEastAsia"/>
                <w:lang w:eastAsia="zh-CN"/>
              </w:rPr>
            </w:pPr>
            <w:r w:rsidRPr="001512DD">
              <w:rPr>
                <w:rFonts w:eastAsiaTheme="minorEastAsia"/>
                <w:lang w:eastAsia="zh-CN"/>
              </w:rPr>
              <w:t>2=Female</w:t>
            </w:r>
          </w:p>
          <w:p w14:paraId="7C001906" w14:textId="405F494C" w:rsidR="00EA41DE" w:rsidRPr="001512DD" w:rsidRDefault="000360B1" w:rsidP="001512DD">
            <w:pPr>
              <w:spacing w:after="0" w:line="240" w:lineRule="auto"/>
              <w:contextualSpacing/>
              <w:rPr>
                <w:rFonts w:eastAsiaTheme="minorEastAsia"/>
                <w:lang w:eastAsia="zh-CN"/>
              </w:rPr>
            </w:pPr>
            <w:r>
              <w:rPr>
                <w:rFonts w:eastAsiaTheme="minorEastAsia"/>
                <w:lang w:eastAsia="zh-CN"/>
              </w:rPr>
              <w:t>999</w:t>
            </w:r>
            <w:r w:rsidR="00EA41DE">
              <w:rPr>
                <w:rFonts w:eastAsiaTheme="minorEastAsia"/>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5C76CD0B" w14:textId="45BC0AFA" w:rsidR="00042643" w:rsidRPr="001C3ACA" w:rsidRDefault="006C2023" w:rsidP="001C3ACA">
      <w:pPr>
        <w:spacing w:after="0" w:line="240" w:lineRule="auto"/>
        <w:contextualSpacing/>
        <w:rPr>
          <w:b/>
        </w:rPr>
      </w:pPr>
      <w:r>
        <w:rPr>
          <w:rFonts w:eastAsia="Times New Roman" w:cs="Times New Roman"/>
          <w:b/>
          <w:bCs/>
        </w:rPr>
        <w:t xml:space="preserve">SECTION </w:t>
      </w:r>
      <w:r w:rsidR="00042643" w:rsidRPr="001512DD">
        <w:rPr>
          <w:rFonts w:eastAsia="Times New Roman"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360"/>
        <w:gridCol w:w="4678"/>
        <w:gridCol w:w="36"/>
        <w:gridCol w:w="2124"/>
        <w:gridCol w:w="356"/>
        <w:gridCol w:w="6"/>
        <w:gridCol w:w="8"/>
        <w:gridCol w:w="1790"/>
        <w:gridCol w:w="18"/>
        <w:gridCol w:w="704"/>
        <w:tblGridChange w:id="10">
          <w:tblGrid>
            <w:gridCol w:w="74"/>
            <w:gridCol w:w="286"/>
            <w:gridCol w:w="74"/>
            <w:gridCol w:w="3526"/>
            <w:gridCol w:w="1152"/>
            <w:gridCol w:w="2160"/>
            <w:gridCol w:w="288"/>
            <w:gridCol w:w="68"/>
            <w:gridCol w:w="14"/>
            <w:gridCol w:w="1790"/>
            <w:gridCol w:w="18"/>
            <w:gridCol w:w="630"/>
            <w:gridCol w:w="74"/>
          </w:tblGrid>
        </w:tblGridChange>
      </w:tblGrid>
      <w:tr w:rsidR="00B71EAD" w:rsidRPr="001512DD" w14:paraId="67388F3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904AEBD" w14:textId="72201E6F" w:rsidR="00B71EAD" w:rsidRPr="001512DD" w:rsidRDefault="001C3ACA" w:rsidP="001512DD">
            <w:pPr>
              <w:kinsoku w:val="0"/>
              <w:overflowPunct w:val="0"/>
              <w:spacing w:afterLines="20" w:after="48" w:line="240" w:lineRule="auto"/>
              <w:ind w:firstLine="10"/>
              <w:contextualSpacing/>
              <w:rPr>
                <w:w w:val="105"/>
              </w:rPr>
            </w:pPr>
            <w:r>
              <w:rPr>
                <w:w w:val="105"/>
              </w:rPr>
              <w:t>B1</w:t>
            </w:r>
            <w:r w:rsidR="00B71EAD" w:rsidRPr="001512DD">
              <w:rPr>
                <w:w w:val="105"/>
              </w:rPr>
              <w:t>. What is your marital status (</w:t>
            </w:r>
            <w:r w:rsidR="00B71EAD" w:rsidRPr="001512DD">
              <w:rPr>
                <w:b/>
                <w:w w:val="105"/>
              </w:rPr>
              <w:t>married</w:t>
            </w:r>
            <w:r w:rsidR="00B71EAD" w:rsidRPr="001512DD">
              <w:rPr>
                <w:w w:val="105"/>
              </w:rPr>
              <w:t>)</w:t>
            </w:r>
          </w:p>
        </w:tc>
        <w:tc>
          <w:tcPr>
            <w:tcW w:w="4320" w:type="dxa"/>
            <w:gridSpan w:val="6"/>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3A740192" w14:textId="62932B71"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r w:rsidR="000B0A99" w:rsidRPr="001512DD">
              <w:rPr>
                <w:rFonts w:eastAsiaTheme="minorEastAsia" w:cs="Times New Roman"/>
                <w:w w:val="105"/>
                <w:lang w:eastAsia="zh-CN"/>
              </w:rPr>
              <w:t>Never</w:t>
            </w:r>
            <w:r w:rsidRPr="001512DD">
              <w:rPr>
                <w:rFonts w:eastAsiaTheme="minorEastAsia" w:cs="Times New Roman"/>
                <w:w w:val="105"/>
                <w:lang w:eastAsia="zh-CN"/>
              </w:rPr>
              <w:t xml:space="preserve">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738A80C2"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r w:rsidR="000B0A99" w:rsidRPr="001512DD">
              <w:rPr>
                <w:rFonts w:eastAsiaTheme="minorEastAsia" w:cs="Times New Roman"/>
                <w:w w:val="105"/>
                <w:lang w:eastAsia="zh-CN"/>
              </w:rPr>
              <w:t>Separated</w:t>
            </w:r>
          </w:p>
          <w:p w14:paraId="21265838" w14:textId="77777777" w:rsidR="00B71EA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p w14:paraId="57132459" w14:textId="77777777" w:rsidR="00F3482A" w:rsidRPr="00AC7CBE" w:rsidRDefault="00F3482A" w:rsidP="00F3482A">
            <w:pPr>
              <w:spacing w:after="0" w:line="240" w:lineRule="auto"/>
              <w:contextualSpacing/>
            </w:pPr>
            <w:r w:rsidRPr="00AC7CBE">
              <w:t>97=Other, please specify</w:t>
            </w:r>
          </w:p>
          <w:p w14:paraId="1BB5CB33" w14:textId="14665987" w:rsidR="00F3482A" w:rsidRPr="001512DD" w:rsidRDefault="00F3482A" w:rsidP="00F3482A">
            <w:pPr>
              <w:spacing w:after="0"/>
              <w:rPr>
                <w:rFonts w:eastAsiaTheme="minorEastAsia" w:cs="Times New Roman"/>
                <w:w w:val="105"/>
                <w:lang w:eastAsia="zh-CN"/>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r w:rsidRPr="001512DD">
              <w:rPr>
                <w:b/>
                <w:w w:val="105"/>
              </w:rPr>
              <w:t>married_head</w:t>
            </w:r>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6"/>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2222CB64" w14:textId="35D97C83"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r w:rsidR="000B0A99" w:rsidRPr="001512DD">
              <w:rPr>
                <w:rFonts w:eastAsiaTheme="minorEastAsia" w:cs="Times New Roman"/>
                <w:w w:val="105"/>
                <w:lang w:eastAsia="zh-CN"/>
              </w:rPr>
              <w:t>Never</w:t>
            </w:r>
            <w:r w:rsidRPr="001512DD">
              <w:rPr>
                <w:rFonts w:eastAsiaTheme="minorEastAsia" w:cs="Times New Roman"/>
                <w:w w:val="105"/>
                <w:lang w:eastAsia="zh-CN"/>
              </w:rPr>
              <w:t xml:space="preserve">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4AB8FD4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r w:rsidR="000B0A99" w:rsidRPr="001512DD">
              <w:rPr>
                <w:rFonts w:eastAsiaTheme="minorEastAsia" w:cs="Times New Roman"/>
                <w:w w:val="105"/>
                <w:lang w:eastAsia="zh-CN"/>
              </w:rPr>
              <w:t>Separated</w:t>
            </w:r>
          </w:p>
          <w:p w14:paraId="358558CD" w14:textId="77777777" w:rsidR="00B71EA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p w14:paraId="57AC7242" w14:textId="77777777" w:rsidR="00F3482A" w:rsidRPr="00AC7CBE" w:rsidRDefault="00F3482A" w:rsidP="00F3482A">
            <w:pPr>
              <w:spacing w:after="0" w:line="240" w:lineRule="auto"/>
              <w:contextualSpacing/>
            </w:pPr>
            <w:r w:rsidRPr="00AC7CBE">
              <w:t>97=Other, please specify</w:t>
            </w:r>
          </w:p>
          <w:p w14:paraId="3FA8134D" w14:textId="0DA83A40" w:rsidR="00F3482A" w:rsidRPr="001512DD" w:rsidRDefault="00F3482A" w:rsidP="00F3482A">
            <w:pPr>
              <w:spacing w:after="0"/>
              <w:rPr>
                <w:rFonts w:eastAsiaTheme="minorEastAsia" w:cs="Times New Roman"/>
                <w:w w:val="105"/>
                <w:lang w:eastAsia="zh-CN"/>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682892E" w14:textId="6E09B8E0" w:rsidR="00B71EAD" w:rsidRPr="001512DD" w:rsidRDefault="001C3ACA" w:rsidP="001512DD">
            <w:pPr>
              <w:kinsoku w:val="0"/>
              <w:overflowPunct w:val="0"/>
              <w:spacing w:afterLines="20" w:after="48" w:line="240" w:lineRule="auto"/>
              <w:ind w:firstLine="10"/>
              <w:contextualSpacing/>
              <w:rPr>
                <w:w w:val="105"/>
              </w:rPr>
            </w:pPr>
            <w:r>
              <w:rPr>
                <w:w w:val="105"/>
              </w:rPr>
              <w:t>B3</w:t>
            </w:r>
            <w:r w:rsidR="00B71EAD" w:rsidRPr="001512DD">
              <w:rPr>
                <w:w w:val="105"/>
              </w:rPr>
              <w:t>. What is your tribe? (</w:t>
            </w:r>
            <w:r w:rsidR="00B71EAD" w:rsidRPr="001512DD">
              <w:rPr>
                <w:b/>
                <w:w w:val="105"/>
              </w:rPr>
              <w:t>tribe</w:t>
            </w:r>
            <w:r w:rsidR="00B71EAD" w:rsidRPr="001512DD">
              <w:rPr>
                <w:w w:val="105"/>
              </w:rPr>
              <w:t>)</w:t>
            </w:r>
          </w:p>
        </w:tc>
        <w:tc>
          <w:tcPr>
            <w:tcW w:w="2160" w:type="dxa"/>
            <w:gridSpan w:val="2"/>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7=Kunda</w:t>
            </w:r>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9=Lunda</w:t>
            </w:r>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lastRenderedPageBreak/>
              <w:t>(Code)</w:t>
            </w:r>
          </w:p>
        </w:tc>
      </w:tr>
      <w:tr w:rsidR="00B71EAD" w:rsidRPr="001512DD" w14:paraId="50B2EB5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289F4E67" w14:textId="211DCFDA" w:rsidR="00B71EAD" w:rsidRPr="001512DD" w:rsidRDefault="001C3ACA" w:rsidP="001512DD">
            <w:pPr>
              <w:tabs>
                <w:tab w:val="left" w:pos="2880"/>
              </w:tabs>
              <w:kinsoku w:val="0"/>
              <w:overflowPunct w:val="0"/>
              <w:spacing w:afterLines="20" w:after="48" w:line="240" w:lineRule="auto"/>
              <w:ind w:firstLine="10"/>
              <w:contextualSpacing/>
              <w:rPr>
                <w:w w:val="105"/>
              </w:rPr>
            </w:pPr>
            <w:r>
              <w:rPr>
                <w:w w:val="105"/>
              </w:rPr>
              <w:t>B3</w:t>
            </w:r>
            <w:r w:rsidR="00B71EAD" w:rsidRPr="001512DD">
              <w:rPr>
                <w:w w:val="105"/>
              </w:rPr>
              <w:t>b. If other, please specify</w:t>
            </w:r>
            <w:r w:rsidR="00B71EAD"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8"/>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83C3A" w14:textId="2BCD0E44"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 xml:space="preserve">.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tribe_spouse</w:t>
            </w:r>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gridSpan w:val="2"/>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C6EEF3D" w14:textId="1DF538B7"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8"/>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6F3A68A" w14:textId="33C3941D"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 xml:space="preserve">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tribe_pspouse</w:t>
            </w:r>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gridSpan w:val="2"/>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716258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B48A2A9" w14:textId="59986703"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8"/>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ED803D" w14:textId="71F275FA"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e. What is the tribe of the household head? (</w:t>
            </w:r>
            <w:r w:rsidR="00B71EAD" w:rsidRPr="001512DD">
              <w:rPr>
                <w:b/>
                <w:w w:val="105"/>
              </w:rPr>
              <w:t>tribe_head</w:t>
            </w:r>
            <w:r w:rsidR="00B71EAD"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gridSpan w:val="2"/>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7A8DFCBE" w14:textId="49A03D68" w:rsidR="00396812" w:rsidRPr="001512DD" w:rsidRDefault="001C3ACA" w:rsidP="001512DD">
            <w:pPr>
              <w:tabs>
                <w:tab w:val="left" w:pos="2912"/>
              </w:tabs>
              <w:kinsoku w:val="0"/>
              <w:overflowPunct w:val="0"/>
              <w:spacing w:afterLines="20" w:after="48" w:line="240" w:lineRule="auto"/>
              <w:ind w:firstLine="10"/>
              <w:contextualSpacing/>
              <w:rPr>
                <w:w w:val="105"/>
              </w:rPr>
            </w:pPr>
            <w:r>
              <w:rPr>
                <w:w w:val="105"/>
              </w:rPr>
              <w:t>B4</w:t>
            </w:r>
            <w:r w:rsidR="00396812" w:rsidRPr="001512DD">
              <w:rPr>
                <w:w w:val="105"/>
              </w:rPr>
              <w:t>f. If other, please specify</w:t>
            </w:r>
            <w:r w:rsidR="00396812"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8"/>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208" w:type="dxa"/>
            <w:gridSpan w:val="6"/>
            <w:tcBorders>
              <w:top w:val="single" w:sz="4" w:space="0" w:color="000000"/>
              <w:left w:val="single" w:sz="4" w:space="0" w:color="000000"/>
              <w:bottom w:val="single" w:sz="4" w:space="0" w:color="000000"/>
            </w:tcBorders>
          </w:tcPr>
          <w:p w14:paraId="4690BDA0" w14:textId="66812C4E" w:rsidR="00396812" w:rsidRPr="001512DD" w:rsidRDefault="001C3ACA" w:rsidP="001512DD">
            <w:pPr>
              <w:kinsoku w:val="0"/>
              <w:overflowPunct w:val="0"/>
              <w:spacing w:afterLines="20" w:after="48" w:line="240" w:lineRule="auto"/>
              <w:ind w:firstLine="10"/>
              <w:contextualSpacing/>
              <w:rPr>
                <w:w w:val="105"/>
              </w:rPr>
            </w:pPr>
            <w:r>
              <w:rPr>
                <w:w w:val="105"/>
              </w:rPr>
              <w:t>B5</w:t>
            </w:r>
            <w:r w:rsidR="00396812" w:rsidRPr="001512DD">
              <w:rPr>
                <w:w w:val="105"/>
              </w:rPr>
              <w:t>. How many children do you have? (</w:t>
            </w:r>
            <w:r w:rsidR="00396812" w:rsidRPr="001512DD">
              <w:rPr>
                <w:b/>
                <w:w w:val="105"/>
              </w:rPr>
              <w:t>children</w:t>
            </w:r>
            <w:r w:rsidR="00396812"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163739" w14:textId="29622388" w:rsidR="00396812" w:rsidRPr="001512DD" w:rsidRDefault="001C3ACA" w:rsidP="001512DD">
            <w:pPr>
              <w:kinsoku w:val="0"/>
              <w:overflowPunct w:val="0"/>
              <w:spacing w:afterLines="20" w:after="48" w:line="240" w:lineRule="auto"/>
              <w:ind w:firstLine="10"/>
              <w:contextualSpacing/>
              <w:rPr>
                <w:w w:val="105"/>
              </w:rPr>
            </w:pPr>
            <w:r>
              <w:rPr>
                <w:w w:val="105"/>
              </w:rPr>
              <w:t>B6</w:t>
            </w:r>
            <w:r w:rsidR="00396812" w:rsidRPr="001512DD">
              <w:rPr>
                <w:w w:val="105"/>
              </w:rPr>
              <w:t xml:space="preserve">.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r w:rsidRPr="001512DD">
              <w:rPr>
                <w:b/>
                <w:w w:val="105"/>
              </w:rPr>
              <w:t>tribe_child</w:t>
            </w:r>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gridSpan w:val="2"/>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5=Tumbuka</w:t>
            </w:r>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9=Lunda</w:t>
            </w:r>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lastRenderedPageBreak/>
              <w:t>(Code)</w:t>
            </w:r>
          </w:p>
        </w:tc>
      </w:tr>
      <w:tr w:rsidR="00540F30" w:rsidRPr="001512DD" w14:paraId="7EC203D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0A6469BA" w14:textId="4219251B" w:rsidR="00540F30" w:rsidRPr="001512DD" w:rsidRDefault="001C3ACA" w:rsidP="001512DD">
            <w:pPr>
              <w:kinsoku w:val="0"/>
              <w:overflowPunct w:val="0"/>
              <w:spacing w:afterLines="20" w:after="48" w:line="240" w:lineRule="auto"/>
              <w:ind w:firstLine="10"/>
              <w:contextualSpacing/>
              <w:rPr>
                <w:w w:val="105"/>
              </w:rPr>
            </w:pPr>
            <w:r>
              <w:rPr>
                <w:w w:val="105"/>
              </w:rPr>
              <w:t>B6</w:t>
            </w:r>
            <w:r w:rsidR="00540F30" w:rsidRPr="001512DD">
              <w:rPr>
                <w:w w:val="105"/>
              </w:rPr>
              <w:t>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8"/>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B660577" w14:textId="507BF344" w:rsidR="00540F30" w:rsidRPr="001512DD" w:rsidRDefault="001C3ACA" w:rsidP="001512DD">
            <w:pPr>
              <w:kinsoku w:val="0"/>
              <w:overflowPunct w:val="0"/>
              <w:spacing w:afterLines="20" w:after="48" w:line="240" w:lineRule="auto"/>
              <w:ind w:firstLine="10"/>
              <w:contextualSpacing/>
              <w:rPr>
                <w:w w:val="105"/>
              </w:rPr>
            </w:pPr>
            <w:r>
              <w:rPr>
                <w:w w:val="105"/>
              </w:rPr>
              <w:t>B7</w:t>
            </w:r>
            <w:r w:rsidR="00540F30" w:rsidRPr="001512DD">
              <w:rPr>
                <w:w w:val="105"/>
              </w:rPr>
              <w:t>. What is your religion, if any? (</w:t>
            </w:r>
            <w:r w:rsidR="00540F30" w:rsidRPr="001512DD">
              <w:rPr>
                <w:b/>
                <w:w w:val="105"/>
              </w:rPr>
              <w:t>religion</w:t>
            </w:r>
            <w:r w:rsidR="00540F30" w:rsidRPr="001512DD">
              <w:rPr>
                <w:w w:val="105"/>
              </w:rPr>
              <w:t>)</w:t>
            </w:r>
          </w:p>
        </w:tc>
        <w:tc>
          <w:tcPr>
            <w:tcW w:w="2160" w:type="dxa"/>
            <w:gridSpan w:val="2"/>
            <w:tcBorders>
              <w:top w:val="single" w:sz="4" w:space="0" w:color="000000"/>
              <w:bottom w:val="single" w:sz="4" w:space="0" w:color="000000"/>
            </w:tcBorders>
          </w:tcPr>
          <w:p w14:paraId="43ECA8D5" w14:textId="3141EEA9" w:rsidR="00747FDE" w:rsidRDefault="00540F30" w:rsidP="00747FDE">
            <w:pPr>
              <w:spacing w:after="0"/>
              <w:rPr>
                <w:rFonts w:eastAsiaTheme="minorEastAsia" w:cs="Times New Roman"/>
                <w:w w:val="105"/>
                <w:lang w:eastAsia="zh-CN"/>
              </w:rPr>
            </w:pPr>
            <w:r w:rsidRPr="001512DD">
              <w:rPr>
                <w:rFonts w:eastAsiaTheme="minorEastAsia" w:cs="Times New Roman"/>
                <w:w w:val="105"/>
                <w:lang w:eastAsia="zh-CN"/>
              </w:rPr>
              <w:t>1=</w:t>
            </w:r>
            <w:r w:rsidR="00747FDE">
              <w:rPr>
                <w:rFonts w:eastAsiaTheme="minorEastAsia" w:cs="Times New Roman"/>
                <w:w w:val="105"/>
                <w:lang w:eastAsia="zh-CN"/>
              </w:rPr>
              <w:t>Christian</w:t>
            </w:r>
          </w:p>
          <w:p w14:paraId="0B6D0562"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2=Islam</w:t>
            </w:r>
          </w:p>
          <w:p w14:paraId="7074271D"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3=Not religious</w:t>
            </w:r>
          </w:p>
          <w:p w14:paraId="24DAA592" w14:textId="103BBE15" w:rsidR="00747FDE" w:rsidRPr="001512DD" w:rsidRDefault="00747FDE" w:rsidP="00747FDE">
            <w:pPr>
              <w:spacing w:after="0"/>
              <w:rPr>
                <w:rFonts w:eastAsiaTheme="minorEastAsia" w:cs="Times New Roman"/>
                <w:w w:val="105"/>
                <w:lang w:eastAsia="zh-CN"/>
              </w:rPr>
            </w:pPr>
            <w:r>
              <w:rPr>
                <w:rFonts w:eastAsiaTheme="minorEastAsia" w:cs="Times New Roman"/>
                <w:w w:val="105"/>
                <w:lang w:eastAsia="zh-CN"/>
              </w:rPr>
              <w:t>4=Spirititual/Ancenstral</w:t>
            </w:r>
          </w:p>
          <w:p w14:paraId="0DB16FB8" w14:textId="5FDF1A85" w:rsidR="00540F30" w:rsidRPr="001512DD" w:rsidRDefault="00540F30" w:rsidP="001512DD">
            <w:pPr>
              <w:spacing w:after="0"/>
              <w:rPr>
                <w:rFonts w:eastAsiaTheme="minorEastAsia" w:cs="Times New Roman"/>
                <w:w w:val="105"/>
                <w:lang w:eastAsia="zh-CN"/>
              </w:rPr>
            </w:pP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1512DD" w:rsidRDefault="00540F30" w:rsidP="001512DD">
            <w:pPr>
              <w:spacing w:after="0"/>
              <w:rPr>
                <w:rFonts w:eastAsiaTheme="minorEastAsia"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AB3864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BEAF1E6" w14:textId="24AA30EE" w:rsidR="00612EE5" w:rsidRPr="00EF7147" w:rsidRDefault="000427DF" w:rsidP="001512DD">
            <w:pPr>
              <w:spacing w:after="0"/>
              <w:rPr>
                <w:b/>
                <w:rPrChange w:id="11" w:author="Stephanie Fenner" w:date="2014-11-04T13:30:00Z">
                  <w:rPr>
                    <w:rFonts w:eastAsia="Calibri" w:cs="Times New Roman"/>
                    <w:w w:val="105"/>
                  </w:rPr>
                </w:rPrChange>
              </w:rPr>
            </w:pPr>
            <w:r>
              <w:rPr>
                <w:w w:val="105"/>
              </w:rPr>
              <w:t>B8</w:t>
            </w:r>
            <w:r w:rsidR="00A478EB" w:rsidRPr="001512DD">
              <w:rPr>
                <w:w w:val="105"/>
              </w:rPr>
              <w:t>. Were you born in this village? (</w:t>
            </w:r>
            <w:r w:rsidR="00A478EB" w:rsidRPr="001512DD">
              <w:rPr>
                <w:b/>
                <w:w w:val="105"/>
              </w:rPr>
              <w:t>born</w:t>
            </w:r>
            <w:r w:rsidR="00A478EB" w:rsidRPr="001512DD">
              <w:rPr>
                <w:w w:val="105"/>
              </w:rPr>
              <w:t>)</w:t>
            </w:r>
            <w:r w:rsidR="00A478EB" w:rsidRPr="001512DD">
              <w:br/>
            </w:r>
            <w:r w:rsidR="00A478EB" w:rsidRPr="001512DD">
              <w:rPr>
                <w:i/>
              </w:rPr>
              <w:t xml:space="preserve">If </w:t>
            </w:r>
            <w:del w:id="12" w:author="Stephanie Fenner" w:date="2014-11-04T13:27:00Z">
              <w:r w:rsidR="00A478EB" w:rsidRPr="001512DD" w:rsidDel="00612EE5">
                <w:rPr>
                  <w:i/>
                </w:rPr>
                <w:delText xml:space="preserve">A11=1, skip to </w:delText>
              </w:r>
              <w:r w:rsidR="00A478EB" w:rsidRPr="001512DD" w:rsidDel="00612EE5">
                <w:rPr>
                  <w:b/>
                </w:rPr>
                <w:delText>B1</w:delText>
              </w:r>
              <w:r w:rsidDel="00612EE5">
                <w:rPr>
                  <w:b/>
                </w:rPr>
                <w:delText>0</w:delText>
              </w:r>
            </w:del>
            <w:ins w:id="13" w:author="Stephanie Fenner" w:date="2014-11-04T13:27:00Z">
              <w:r w:rsidR="00612EE5">
                <w:rPr>
                  <w:i/>
                </w:rPr>
                <w:t xml:space="preserve">B8=2, Skip to </w:t>
              </w:r>
            </w:ins>
            <w:ins w:id="14" w:author="Stephanie Fenner" w:date="2014-11-04T13:28:00Z">
              <w:r w:rsidR="00612EE5">
                <w:rPr>
                  <w:i/>
                </w:rPr>
                <w:t>B9</w:t>
              </w:r>
            </w:ins>
          </w:p>
        </w:tc>
        <w:tc>
          <w:tcPr>
            <w:tcW w:w="4338" w:type="dxa"/>
            <w:gridSpan w:val="7"/>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612EE5" w:rsidRPr="001512DD" w14:paraId="54F71CFD" w14:textId="77777777" w:rsidTr="00CD018F">
        <w:trPr>
          <w:trHeight w:val="20"/>
          <w:ins w:id="15" w:author="Stephanie Fenner" w:date="2014-11-04T13:20:00Z"/>
        </w:trPr>
        <w:tc>
          <w:tcPr>
            <w:tcW w:w="360" w:type="dxa"/>
            <w:tcBorders>
              <w:top w:val="single" w:sz="4" w:space="0" w:color="000000"/>
              <w:left w:val="single" w:sz="4" w:space="0" w:color="000000"/>
              <w:bottom w:val="single" w:sz="4" w:space="0" w:color="000000"/>
              <w:right w:val="single" w:sz="4" w:space="0" w:color="auto"/>
            </w:tcBorders>
          </w:tcPr>
          <w:p w14:paraId="5B9D92F1" w14:textId="77777777" w:rsidR="00612EE5" w:rsidRPr="001512DD" w:rsidRDefault="00612EE5" w:rsidP="001512DD">
            <w:pPr>
              <w:spacing w:after="0"/>
              <w:rPr>
                <w:ins w:id="16" w:author="Stephanie Fenner" w:date="2014-11-04T13:20:00Z"/>
                <w:rFonts w:eastAsia="Calibri" w:cs="Times New Roman"/>
                <w:w w:val="105"/>
              </w:rPr>
            </w:pPr>
          </w:p>
        </w:tc>
        <w:tc>
          <w:tcPr>
            <w:tcW w:w="4678" w:type="dxa"/>
            <w:tcBorders>
              <w:top w:val="single" w:sz="4" w:space="0" w:color="000000"/>
              <w:left w:val="single" w:sz="4" w:space="0" w:color="auto"/>
              <w:bottom w:val="single" w:sz="4" w:space="0" w:color="000000"/>
            </w:tcBorders>
          </w:tcPr>
          <w:p w14:paraId="3023DA73" w14:textId="77777777" w:rsidR="00612EE5" w:rsidRDefault="00612EE5" w:rsidP="001512DD">
            <w:pPr>
              <w:spacing w:after="0"/>
              <w:rPr>
                <w:ins w:id="17" w:author="Stephanie Fenner" w:date="2014-11-04T13:30:00Z"/>
                <w:w w:val="105"/>
              </w:rPr>
            </w:pPr>
            <w:ins w:id="18" w:author="Stephanie Fenner" w:date="2014-11-04T13:21:00Z">
              <w:r>
                <w:rPr>
                  <w:w w:val="105"/>
                </w:rPr>
                <w:t>Please indicate distance between this village and yoru place of birth (in KM)</w:t>
              </w:r>
            </w:ins>
          </w:p>
          <w:p w14:paraId="471B0B21" w14:textId="6A804C42" w:rsidR="00EF7147" w:rsidRDefault="00EF7147" w:rsidP="001512DD">
            <w:pPr>
              <w:spacing w:after="0"/>
              <w:rPr>
                <w:ins w:id="19" w:author="Stephanie Fenner" w:date="2014-11-04T13:20:00Z"/>
                <w:w w:val="105"/>
              </w:rPr>
            </w:pPr>
            <w:ins w:id="20" w:author="Stephanie Fenner" w:date="2014-11-04T13:30:00Z">
              <w:r>
                <w:rPr>
                  <w:w w:val="105"/>
                </w:rPr>
                <w:t>Ask if B8=2</w:t>
              </w:r>
            </w:ins>
          </w:p>
        </w:tc>
        <w:tc>
          <w:tcPr>
            <w:tcW w:w="4338" w:type="dxa"/>
            <w:gridSpan w:val="7"/>
            <w:tcBorders>
              <w:top w:val="single" w:sz="4" w:space="0" w:color="000000"/>
              <w:bottom w:val="single" w:sz="4" w:space="0" w:color="000000"/>
              <w:right w:val="single" w:sz="18" w:space="0" w:color="000000"/>
            </w:tcBorders>
          </w:tcPr>
          <w:p w14:paraId="7386DA2F" w14:textId="77777777" w:rsidR="00612EE5" w:rsidRPr="001512DD" w:rsidRDefault="00612EE5" w:rsidP="001512DD">
            <w:pPr>
              <w:spacing w:after="0"/>
              <w:rPr>
                <w:ins w:id="21" w:author="Stephanie Fenner" w:date="2014-11-04T13:20:00Z"/>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1512DD" w:rsidRDefault="00612EE5" w:rsidP="001512DD">
            <w:pPr>
              <w:spacing w:after="0"/>
              <w:rPr>
                <w:ins w:id="22" w:author="Stephanie Fenner" w:date="2014-11-04T13:20:00Z"/>
                <w:rFonts w:eastAsia="Calibri" w:cs="Times New Roman"/>
                <w:i/>
                <w:color w:val="A6A6A6"/>
              </w:rPr>
            </w:pPr>
            <w:ins w:id="23" w:author="Stephanie Fenner" w:date="2014-11-04T13:23:00Z">
              <w:r>
                <w:rPr>
                  <w:rFonts w:eastAsia="Calibri" w:cs="Times New Roman"/>
                  <w:i/>
                  <w:color w:val="A6A6A6"/>
                </w:rPr>
                <w:t>(Integer)</w:t>
              </w:r>
            </w:ins>
          </w:p>
        </w:tc>
      </w:tr>
      <w:tr w:rsidR="00612EE5" w:rsidRPr="001512DD" w14:paraId="34015D0C" w14:textId="77777777" w:rsidTr="00CD018F">
        <w:trPr>
          <w:trHeight w:val="20"/>
          <w:ins w:id="24" w:author="Stephanie Fenner" w:date="2014-11-04T13:24:00Z"/>
        </w:trPr>
        <w:tc>
          <w:tcPr>
            <w:tcW w:w="360" w:type="dxa"/>
            <w:tcBorders>
              <w:top w:val="single" w:sz="4" w:space="0" w:color="000000"/>
              <w:left w:val="single" w:sz="4" w:space="0" w:color="000000"/>
              <w:bottom w:val="single" w:sz="4" w:space="0" w:color="000000"/>
              <w:right w:val="single" w:sz="4" w:space="0" w:color="auto"/>
            </w:tcBorders>
          </w:tcPr>
          <w:p w14:paraId="66A6DD36" w14:textId="77777777" w:rsidR="00612EE5" w:rsidRPr="001512DD" w:rsidRDefault="00612EE5" w:rsidP="001512DD">
            <w:pPr>
              <w:spacing w:after="0"/>
              <w:rPr>
                <w:ins w:id="25" w:author="Stephanie Fenner" w:date="2014-11-04T13:24:00Z"/>
                <w:rFonts w:eastAsia="Calibri" w:cs="Times New Roman"/>
                <w:w w:val="105"/>
              </w:rPr>
            </w:pPr>
          </w:p>
        </w:tc>
        <w:tc>
          <w:tcPr>
            <w:tcW w:w="4678" w:type="dxa"/>
            <w:tcBorders>
              <w:top w:val="single" w:sz="4" w:space="0" w:color="000000"/>
              <w:left w:val="single" w:sz="4" w:space="0" w:color="auto"/>
              <w:bottom w:val="single" w:sz="4" w:space="0" w:color="000000"/>
            </w:tcBorders>
          </w:tcPr>
          <w:p w14:paraId="56FA820D" w14:textId="77777777" w:rsidR="00612EE5" w:rsidRDefault="00612EE5" w:rsidP="001512DD">
            <w:pPr>
              <w:spacing w:after="0"/>
              <w:rPr>
                <w:ins w:id="26" w:author="Stephanie Fenner" w:date="2014-11-04T13:31:00Z"/>
                <w:w w:val="105"/>
              </w:rPr>
            </w:pPr>
            <w:ins w:id="27" w:author="Stephanie Fenner" w:date="2014-11-04T13:24:00Z">
              <w:r>
                <w:rPr>
                  <w:w w:val="105"/>
                </w:rPr>
                <w:t xml:space="preserve">Why did you move to this village? Select all that apply. </w:t>
              </w:r>
            </w:ins>
          </w:p>
          <w:p w14:paraId="2A8159ED" w14:textId="635C1326" w:rsidR="00EF7147" w:rsidRDefault="00EF7147" w:rsidP="001512DD">
            <w:pPr>
              <w:spacing w:after="0"/>
              <w:rPr>
                <w:ins w:id="28" w:author="Stephanie Fenner" w:date="2014-11-04T13:24:00Z"/>
                <w:w w:val="105"/>
              </w:rPr>
            </w:pPr>
            <w:ins w:id="29" w:author="Stephanie Fenner" w:date="2014-11-04T13:31:00Z">
              <w:r>
                <w:rPr>
                  <w:w w:val="105"/>
                </w:rPr>
                <w:t>Ask if B8=2</w:t>
              </w:r>
            </w:ins>
          </w:p>
        </w:tc>
        <w:tc>
          <w:tcPr>
            <w:tcW w:w="4338" w:type="dxa"/>
            <w:gridSpan w:val="7"/>
            <w:tcBorders>
              <w:top w:val="single" w:sz="4" w:space="0" w:color="000000"/>
              <w:bottom w:val="single" w:sz="4" w:space="0" w:color="000000"/>
              <w:right w:val="single" w:sz="18" w:space="0" w:color="000000"/>
            </w:tcBorders>
          </w:tcPr>
          <w:p w14:paraId="1ED75A68" w14:textId="77777777" w:rsidR="00612EE5" w:rsidRDefault="00612EE5" w:rsidP="001512DD">
            <w:pPr>
              <w:spacing w:after="0"/>
              <w:rPr>
                <w:ins w:id="30" w:author="Stephanie Fenner" w:date="2014-11-04T13:24:00Z"/>
              </w:rPr>
            </w:pPr>
            <w:ins w:id="31" w:author="Stephanie Fenner" w:date="2014-11-04T13:24:00Z">
              <w:r>
                <w:t>1= Economic resources</w:t>
              </w:r>
            </w:ins>
          </w:p>
          <w:p w14:paraId="049DA36A" w14:textId="77777777" w:rsidR="00612EE5" w:rsidRDefault="00612EE5" w:rsidP="001512DD">
            <w:pPr>
              <w:spacing w:after="0"/>
              <w:rPr>
                <w:ins w:id="32" w:author="Stephanie Fenner" w:date="2014-11-04T13:24:00Z"/>
              </w:rPr>
            </w:pPr>
            <w:ins w:id="33" w:author="Stephanie Fenner" w:date="2014-11-04T13:24:00Z">
              <w:r>
                <w:t>2- Natural reousrce</w:t>
              </w:r>
            </w:ins>
          </w:p>
          <w:p w14:paraId="52FF3800" w14:textId="77777777" w:rsidR="00612EE5" w:rsidRDefault="00612EE5" w:rsidP="001512DD">
            <w:pPr>
              <w:spacing w:after="0"/>
              <w:rPr>
                <w:ins w:id="34" w:author="Stephanie Fenner" w:date="2014-11-04T13:24:00Z"/>
              </w:rPr>
            </w:pPr>
            <w:ins w:id="35" w:author="Stephanie Fenner" w:date="2014-11-04T13:24:00Z">
              <w:r>
                <w:t>3- Family</w:t>
              </w:r>
            </w:ins>
          </w:p>
          <w:p w14:paraId="36053410" w14:textId="77777777" w:rsidR="00612EE5" w:rsidRDefault="00612EE5" w:rsidP="001512DD">
            <w:pPr>
              <w:spacing w:after="0"/>
              <w:rPr>
                <w:ins w:id="36" w:author="Stephanie Fenner" w:date="2014-11-04T13:24:00Z"/>
              </w:rPr>
            </w:pPr>
            <w:ins w:id="37" w:author="Stephanie Fenner" w:date="2014-11-04T13:24:00Z">
              <w:r>
                <w:t>4- School</w:t>
              </w:r>
            </w:ins>
          </w:p>
          <w:p w14:paraId="3EF9C10F" w14:textId="77777777" w:rsidR="00612EE5" w:rsidRDefault="00612EE5" w:rsidP="001512DD">
            <w:pPr>
              <w:spacing w:after="0"/>
              <w:rPr>
                <w:ins w:id="38" w:author="Stephanie Fenner" w:date="2014-11-04T13:25:00Z"/>
              </w:rPr>
            </w:pPr>
            <w:ins w:id="39" w:author="Stephanie Fenner" w:date="2014-11-04T13:25:00Z">
              <w:r>
                <w:t>5- Employment</w:t>
              </w:r>
            </w:ins>
          </w:p>
          <w:p w14:paraId="002D858D" w14:textId="77777777" w:rsidR="00612EE5" w:rsidRDefault="00612EE5" w:rsidP="001512DD">
            <w:pPr>
              <w:spacing w:after="0"/>
              <w:rPr>
                <w:ins w:id="40" w:author="Stephanie Fenner" w:date="2014-11-04T13:25:00Z"/>
              </w:rPr>
            </w:pPr>
            <w:ins w:id="41" w:author="Stephanie Fenner" w:date="2014-11-04T13:25:00Z">
              <w:r>
                <w:t>6= Land</w:t>
              </w:r>
            </w:ins>
          </w:p>
          <w:p w14:paraId="2151D7B3" w14:textId="5BCCB9EE" w:rsidR="00612EE5" w:rsidRDefault="00612EE5" w:rsidP="001512DD">
            <w:pPr>
              <w:spacing w:after="0"/>
              <w:rPr>
                <w:ins w:id="42" w:author="Stephanie Fenner" w:date="2014-11-04T13:25:00Z"/>
              </w:rPr>
            </w:pPr>
            <w:ins w:id="43" w:author="Stephanie Fenner" w:date="2014-11-04T13:25:00Z">
              <w:r>
                <w:t>7= Other (specify)</w:t>
              </w:r>
            </w:ins>
          </w:p>
          <w:p w14:paraId="4E0965C9" w14:textId="77777777" w:rsidR="00612EE5" w:rsidRDefault="00612EE5" w:rsidP="001512DD">
            <w:pPr>
              <w:spacing w:after="0"/>
              <w:rPr>
                <w:ins w:id="44" w:author="Stephanie Fenner" w:date="2014-11-04T13:25:00Z"/>
              </w:rPr>
            </w:pPr>
            <w:ins w:id="45" w:author="Stephanie Fenner" w:date="2014-11-04T13:25:00Z">
              <w:r>
                <w:t>888=Don’t know</w:t>
              </w:r>
            </w:ins>
          </w:p>
          <w:p w14:paraId="3F63B5DC" w14:textId="6DEC67AA" w:rsidR="00612EE5" w:rsidRPr="001512DD" w:rsidRDefault="00612EE5" w:rsidP="001512DD">
            <w:pPr>
              <w:spacing w:after="0"/>
              <w:rPr>
                <w:ins w:id="46" w:author="Stephanie Fenner" w:date="2014-11-04T13:24:00Z"/>
              </w:rPr>
            </w:pPr>
            <w:ins w:id="47" w:author="Stephanie Fenner" w:date="2014-11-04T13:25:00Z">
              <w:r>
                <w:t>999= Prefer not to respond</w:t>
              </w:r>
            </w:ins>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Default="00612EE5" w:rsidP="001512DD">
            <w:pPr>
              <w:spacing w:after="0"/>
              <w:rPr>
                <w:ins w:id="48" w:author="Stephanie Fenner" w:date="2014-11-04T13:24:00Z"/>
                <w:rFonts w:eastAsia="Calibri" w:cs="Times New Roman"/>
                <w:i/>
                <w:color w:val="A6A6A6"/>
              </w:rPr>
            </w:pPr>
            <w:ins w:id="49" w:author="Stephanie Fenner" w:date="2014-11-04T13:25:00Z">
              <w:r>
                <w:rPr>
                  <w:rFonts w:eastAsia="Calibri" w:cs="Times New Roman"/>
                  <w:i/>
                  <w:color w:val="A6A6A6"/>
                </w:rPr>
                <w:t>(Code)</w:t>
              </w:r>
            </w:ins>
          </w:p>
        </w:tc>
      </w:tr>
      <w:tr w:rsidR="00A478EB" w:rsidRPr="001512DD" w14:paraId="35A4C1D5"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4326A51" w14:textId="5992C069"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1C5179CA" w14:textId="77777777" w:rsidR="00A478EB" w:rsidRDefault="000427DF" w:rsidP="001512DD">
            <w:pPr>
              <w:spacing w:after="0"/>
              <w:rPr>
                <w:ins w:id="50" w:author="Stephanie Fenner" w:date="2014-11-04T13:28:00Z"/>
                <w:w w:val="105"/>
              </w:rPr>
            </w:pPr>
            <w:r>
              <w:rPr>
                <w:w w:val="105"/>
              </w:rPr>
              <w:t>B9</w:t>
            </w:r>
            <w:r w:rsidR="00A478EB" w:rsidRPr="001512DD">
              <w:rPr>
                <w:w w:val="105"/>
              </w:rPr>
              <w:t>. Was the household head born in this village? (</w:t>
            </w:r>
            <w:r w:rsidR="00A478EB" w:rsidRPr="001512DD">
              <w:rPr>
                <w:b/>
                <w:w w:val="105"/>
              </w:rPr>
              <w:t>born_head</w:t>
            </w:r>
            <w:r w:rsidR="00A478EB" w:rsidRPr="001512DD">
              <w:rPr>
                <w:w w:val="105"/>
              </w:rPr>
              <w:t>)</w:t>
            </w:r>
          </w:p>
          <w:p w14:paraId="7EDE7E79" w14:textId="77777777" w:rsidR="00EF7147" w:rsidRDefault="00EF7147" w:rsidP="001512DD">
            <w:pPr>
              <w:spacing w:after="0"/>
              <w:rPr>
                <w:ins w:id="51" w:author="Stephanie Fenner" w:date="2014-11-04T13:31:00Z"/>
                <w:i/>
                <w:w w:val="105"/>
              </w:rPr>
            </w:pPr>
            <w:ins w:id="52" w:author="Stephanie Fenner" w:date="2014-11-04T13:29:00Z">
              <w:r w:rsidRPr="001512DD">
                <w:rPr>
                  <w:i/>
                  <w:w w:val="105"/>
                </w:rPr>
                <w:t xml:space="preserve">Only ask if A11 </w:t>
              </w:r>
              <w:r w:rsidRPr="001512DD">
                <w:rPr>
                  <w:w w:val="105"/>
                </w:rPr>
                <w:t>≠</w:t>
              </w:r>
              <w:r>
                <w:rPr>
                  <w:i/>
                  <w:w w:val="105"/>
                </w:rPr>
                <w:t xml:space="preserve">1 </w:t>
              </w:r>
            </w:ins>
          </w:p>
          <w:p w14:paraId="0D258530" w14:textId="38A6F041" w:rsidR="00612EE5" w:rsidRPr="00612EE5" w:rsidRDefault="00612EE5" w:rsidP="001512DD">
            <w:pPr>
              <w:keepNext/>
              <w:spacing w:after="0" w:line="259" w:lineRule="auto"/>
              <w:outlineLvl w:val="7"/>
              <w:rPr>
                <w:rFonts w:eastAsia="Calibri" w:cs="Times New Roman"/>
                <w:i/>
                <w:w w:val="105"/>
                <w:rPrChange w:id="53" w:author="Stephanie Fenner" w:date="2014-11-04T13:28:00Z">
                  <w:rPr>
                    <w:rFonts w:eastAsia="Calibri" w:cs="Times New Roman"/>
                    <w:b/>
                    <w:w w:val="105"/>
                  </w:rPr>
                </w:rPrChange>
              </w:rPr>
            </w:pPr>
            <w:ins w:id="54" w:author="Stephanie Fenner" w:date="2014-11-04T13:28:00Z">
              <w:r>
                <w:rPr>
                  <w:i/>
                  <w:w w:val="105"/>
                </w:rPr>
                <w:t>If 2, Skip to</w:t>
              </w:r>
            </w:ins>
            <w:ins w:id="55" w:author="Stephanie Fenner" w:date="2014-11-04T13:29:00Z">
              <w:r w:rsidR="00EF7147">
                <w:rPr>
                  <w:i/>
                  <w:w w:val="105"/>
                </w:rPr>
                <w:t xml:space="preserve"> B10</w:t>
              </w:r>
            </w:ins>
            <w:ins w:id="56" w:author="Stephanie Fenner" w:date="2014-11-04T13:28:00Z">
              <w:r>
                <w:rPr>
                  <w:i/>
                  <w:w w:val="105"/>
                </w:rPr>
                <w:t xml:space="preserve"> </w:t>
              </w:r>
            </w:ins>
          </w:p>
        </w:tc>
        <w:tc>
          <w:tcPr>
            <w:tcW w:w="4338" w:type="dxa"/>
            <w:gridSpan w:val="7"/>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612EE5" w:rsidRPr="001512DD" w14:paraId="6B4C9E09" w14:textId="77777777" w:rsidTr="00CD018F">
        <w:trPr>
          <w:trHeight w:val="20"/>
          <w:ins w:id="57" w:author="Stephanie Fenner" w:date="2014-11-04T13:22:00Z"/>
        </w:trPr>
        <w:tc>
          <w:tcPr>
            <w:tcW w:w="360" w:type="dxa"/>
            <w:tcBorders>
              <w:top w:val="single" w:sz="4" w:space="0" w:color="000000"/>
              <w:left w:val="single" w:sz="4" w:space="0" w:color="000000"/>
              <w:bottom w:val="single" w:sz="4" w:space="0" w:color="000000"/>
              <w:right w:val="single" w:sz="4" w:space="0" w:color="auto"/>
            </w:tcBorders>
          </w:tcPr>
          <w:p w14:paraId="2B1B3420" w14:textId="77777777" w:rsidR="00612EE5" w:rsidRPr="001512DD" w:rsidRDefault="00612EE5" w:rsidP="001512DD">
            <w:pPr>
              <w:spacing w:after="0"/>
              <w:rPr>
                <w:ins w:id="58" w:author="Stephanie Fenner" w:date="2014-11-04T13:22:00Z"/>
                <w:rFonts w:eastAsia="Calibri" w:cs="Times New Roman"/>
                <w:w w:val="105"/>
              </w:rPr>
            </w:pPr>
          </w:p>
        </w:tc>
        <w:tc>
          <w:tcPr>
            <w:tcW w:w="4678" w:type="dxa"/>
            <w:tcBorders>
              <w:top w:val="single" w:sz="4" w:space="0" w:color="000000"/>
              <w:left w:val="single" w:sz="4" w:space="0" w:color="auto"/>
              <w:bottom w:val="single" w:sz="4" w:space="0" w:color="000000"/>
            </w:tcBorders>
          </w:tcPr>
          <w:p w14:paraId="30D8E93A" w14:textId="77777777" w:rsidR="00612EE5" w:rsidRDefault="00612EE5" w:rsidP="001512DD">
            <w:pPr>
              <w:spacing w:after="0"/>
              <w:rPr>
                <w:ins w:id="59" w:author="Stephanie Fenner" w:date="2014-11-04T13:28:00Z"/>
                <w:w w:val="105"/>
              </w:rPr>
            </w:pPr>
            <w:ins w:id="60" w:author="Stephanie Fenner" w:date="2014-11-04T13:22:00Z">
              <w:r>
                <w:rPr>
                  <w:w w:val="105"/>
                </w:rPr>
                <w:t>Please indicate distance between this village and the birth plce of the household head</w:t>
              </w:r>
            </w:ins>
            <w:ins w:id="61" w:author="Stephanie Fenner" w:date="2014-11-04T13:23:00Z">
              <w:r>
                <w:rPr>
                  <w:w w:val="105"/>
                </w:rPr>
                <w:t xml:space="preserve"> (in KM)</w:t>
              </w:r>
            </w:ins>
          </w:p>
          <w:p w14:paraId="775BB0AC" w14:textId="77777777" w:rsidR="00612EE5" w:rsidRDefault="00EF7147" w:rsidP="001512DD">
            <w:pPr>
              <w:spacing w:after="0"/>
              <w:rPr>
                <w:ins w:id="62" w:author="Stephanie Fenner" w:date="2014-11-04T13:31:00Z"/>
                <w:i/>
                <w:w w:val="105"/>
              </w:rPr>
            </w:pPr>
            <w:ins w:id="63" w:author="Stephanie Fenner" w:date="2014-11-04T13:29:00Z">
              <w:r w:rsidRPr="001512DD">
                <w:rPr>
                  <w:i/>
                  <w:w w:val="105"/>
                </w:rPr>
                <w:t xml:space="preserve">Only ask if A11 </w:t>
              </w:r>
              <w:r w:rsidRPr="001512DD">
                <w:rPr>
                  <w:w w:val="105"/>
                </w:rPr>
                <w:t>≠</w:t>
              </w:r>
              <w:r>
                <w:rPr>
                  <w:i/>
                  <w:w w:val="105"/>
                </w:rPr>
                <w:t>1</w:t>
              </w:r>
            </w:ins>
          </w:p>
          <w:p w14:paraId="4DAB81BF" w14:textId="1395A621" w:rsidR="00EF7147" w:rsidRPr="00612EE5" w:rsidRDefault="00EF7147" w:rsidP="001512DD">
            <w:pPr>
              <w:spacing w:after="0" w:line="240" w:lineRule="auto"/>
              <w:rPr>
                <w:ins w:id="64" w:author="Stephanie Fenner" w:date="2014-11-04T13:22:00Z"/>
                <w:i/>
                <w:w w:val="105"/>
                <w:rPrChange w:id="65" w:author="Stephanie Fenner" w:date="2014-11-04T13:28:00Z">
                  <w:rPr>
                    <w:ins w:id="66" w:author="Stephanie Fenner" w:date="2014-11-04T13:22:00Z"/>
                    <w:w w:val="105"/>
                  </w:rPr>
                </w:rPrChange>
              </w:rPr>
            </w:pPr>
            <w:ins w:id="67" w:author="Stephanie Fenner" w:date="2014-11-04T13:31:00Z">
              <w:r>
                <w:rPr>
                  <w:i/>
                  <w:w w:val="105"/>
                </w:rPr>
                <w:t>Ask if B9=2</w:t>
              </w:r>
            </w:ins>
          </w:p>
        </w:tc>
        <w:tc>
          <w:tcPr>
            <w:tcW w:w="4338" w:type="dxa"/>
            <w:gridSpan w:val="7"/>
            <w:tcBorders>
              <w:top w:val="single" w:sz="4" w:space="0" w:color="000000"/>
              <w:bottom w:val="single" w:sz="4" w:space="0" w:color="000000"/>
              <w:right w:val="single" w:sz="18" w:space="0" w:color="000000"/>
            </w:tcBorders>
          </w:tcPr>
          <w:p w14:paraId="479D5939" w14:textId="77777777" w:rsidR="00612EE5" w:rsidRPr="001512DD" w:rsidRDefault="00612EE5" w:rsidP="001512DD">
            <w:pPr>
              <w:spacing w:after="0"/>
              <w:rPr>
                <w:ins w:id="68" w:author="Stephanie Fenner" w:date="2014-11-04T13:22:00Z"/>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1512DD" w:rsidRDefault="00612EE5" w:rsidP="001512DD">
            <w:pPr>
              <w:spacing w:after="0"/>
              <w:rPr>
                <w:ins w:id="69" w:author="Stephanie Fenner" w:date="2014-11-04T13:22:00Z"/>
                <w:rFonts w:eastAsia="Calibri" w:cs="Times New Roman"/>
                <w:i/>
                <w:color w:val="A6A6A6"/>
              </w:rPr>
            </w:pPr>
            <w:ins w:id="70" w:author="Stephanie Fenner" w:date="2014-11-04T13:23:00Z">
              <w:r>
                <w:rPr>
                  <w:rFonts w:eastAsia="Calibri" w:cs="Times New Roman"/>
                  <w:i/>
                  <w:color w:val="A6A6A6"/>
                </w:rPr>
                <w:t>(Integer)</w:t>
              </w:r>
            </w:ins>
          </w:p>
        </w:tc>
      </w:tr>
      <w:tr w:rsidR="00612EE5" w:rsidRPr="001512DD" w14:paraId="142C49CB" w14:textId="77777777" w:rsidTr="00CD018F">
        <w:trPr>
          <w:trHeight w:val="20"/>
          <w:ins w:id="71" w:author="Stephanie Fenner" w:date="2014-11-04T13:23:00Z"/>
        </w:trPr>
        <w:tc>
          <w:tcPr>
            <w:tcW w:w="360" w:type="dxa"/>
            <w:tcBorders>
              <w:top w:val="single" w:sz="4" w:space="0" w:color="000000"/>
              <w:left w:val="single" w:sz="4" w:space="0" w:color="000000"/>
              <w:bottom w:val="single" w:sz="4" w:space="0" w:color="000000"/>
              <w:right w:val="single" w:sz="4" w:space="0" w:color="auto"/>
            </w:tcBorders>
          </w:tcPr>
          <w:p w14:paraId="3EAE3EE4" w14:textId="77777777" w:rsidR="00612EE5" w:rsidRPr="001512DD" w:rsidRDefault="00612EE5" w:rsidP="001512DD">
            <w:pPr>
              <w:spacing w:after="0"/>
              <w:rPr>
                <w:ins w:id="72" w:author="Stephanie Fenner" w:date="2014-11-04T13:23:00Z"/>
                <w:rFonts w:eastAsia="Calibri" w:cs="Times New Roman"/>
                <w:w w:val="105"/>
              </w:rPr>
            </w:pPr>
          </w:p>
        </w:tc>
        <w:tc>
          <w:tcPr>
            <w:tcW w:w="4678" w:type="dxa"/>
            <w:tcBorders>
              <w:top w:val="single" w:sz="4" w:space="0" w:color="000000"/>
              <w:left w:val="single" w:sz="4" w:space="0" w:color="auto"/>
              <w:bottom w:val="single" w:sz="4" w:space="0" w:color="000000"/>
            </w:tcBorders>
          </w:tcPr>
          <w:p w14:paraId="01056433" w14:textId="77777777" w:rsidR="00612EE5" w:rsidRDefault="00612EE5" w:rsidP="00612EE5">
            <w:pPr>
              <w:spacing w:after="0"/>
              <w:rPr>
                <w:ins w:id="73" w:author="Stephanie Fenner" w:date="2014-11-04T13:28:00Z"/>
                <w:w w:val="105"/>
              </w:rPr>
            </w:pPr>
            <w:ins w:id="74" w:author="Stephanie Fenner" w:date="2014-11-04T13:23:00Z">
              <w:r>
                <w:rPr>
                  <w:w w:val="105"/>
                </w:rPr>
                <w:t xml:space="preserve">Why did </w:t>
              </w:r>
            </w:ins>
            <w:ins w:id="75" w:author="Stephanie Fenner" w:date="2014-11-04T13:24:00Z">
              <w:r>
                <w:rPr>
                  <w:w w:val="105"/>
                </w:rPr>
                <w:t>the household head</w:t>
              </w:r>
            </w:ins>
            <w:ins w:id="76" w:author="Stephanie Fenner" w:date="2014-11-04T13:23:00Z">
              <w:r>
                <w:rPr>
                  <w:w w:val="105"/>
                </w:rPr>
                <w:t xml:space="preserve"> move to this village?</w:t>
              </w:r>
            </w:ins>
            <w:ins w:id="77" w:author="Stephanie Fenner" w:date="2014-11-04T13:24:00Z">
              <w:r>
                <w:rPr>
                  <w:w w:val="105"/>
                </w:rPr>
                <w:t xml:space="preserve"> Select all that apply. </w:t>
              </w:r>
            </w:ins>
          </w:p>
          <w:p w14:paraId="6F130C30" w14:textId="77777777" w:rsidR="00612EE5" w:rsidRDefault="00EF7147" w:rsidP="00612EE5">
            <w:pPr>
              <w:spacing w:after="0"/>
              <w:rPr>
                <w:ins w:id="78" w:author="Stephanie Fenner" w:date="2014-11-04T13:31:00Z"/>
                <w:i/>
                <w:w w:val="105"/>
              </w:rPr>
            </w:pPr>
            <w:ins w:id="79" w:author="Stephanie Fenner" w:date="2014-11-04T13:29:00Z">
              <w:r w:rsidRPr="001512DD">
                <w:rPr>
                  <w:i/>
                  <w:w w:val="105"/>
                </w:rPr>
                <w:t xml:space="preserve">Only ask if A11 </w:t>
              </w:r>
              <w:r w:rsidRPr="001512DD">
                <w:rPr>
                  <w:w w:val="105"/>
                </w:rPr>
                <w:t>≠</w:t>
              </w:r>
              <w:r>
                <w:rPr>
                  <w:i/>
                  <w:w w:val="105"/>
                </w:rPr>
                <w:t>1</w:t>
              </w:r>
            </w:ins>
          </w:p>
          <w:p w14:paraId="3DAF96CE" w14:textId="2902103A" w:rsidR="00EF7147" w:rsidRPr="00612EE5" w:rsidRDefault="00EF7147" w:rsidP="00612EE5">
            <w:pPr>
              <w:keepNext/>
              <w:spacing w:after="0" w:line="259" w:lineRule="auto"/>
              <w:outlineLvl w:val="7"/>
              <w:rPr>
                <w:ins w:id="80" w:author="Stephanie Fenner" w:date="2014-11-04T13:23:00Z"/>
                <w:i/>
                <w:w w:val="105"/>
                <w:rPrChange w:id="81" w:author="Stephanie Fenner" w:date="2014-11-04T13:28:00Z">
                  <w:rPr>
                    <w:ins w:id="82" w:author="Stephanie Fenner" w:date="2014-11-04T13:23:00Z"/>
                    <w:rFonts w:eastAsia="SimSun"/>
                    <w:b/>
                    <w:w w:val="105"/>
                  </w:rPr>
                </w:rPrChange>
              </w:rPr>
            </w:pPr>
            <w:ins w:id="83" w:author="Stephanie Fenner" w:date="2014-11-04T13:31:00Z">
              <w:r>
                <w:rPr>
                  <w:i/>
                  <w:w w:val="105"/>
                </w:rPr>
                <w:t>Ask if B9=2</w:t>
              </w:r>
            </w:ins>
          </w:p>
        </w:tc>
        <w:tc>
          <w:tcPr>
            <w:tcW w:w="4338" w:type="dxa"/>
            <w:gridSpan w:val="7"/>
            <w:tcBorders>
              <w:top w:val="single" w:sz="4" w:space="0" w:color="000000"/>
              <w:bottom w:val="single" w:sz="4" w:space="0" w:color="000000"/>
              <w:right w:val="single" w:sz="18" w:space="0" w:color="000000"/>
            </w:tcBorders>
          </w:tcPr>
          <w:p w14:paraId="0F6224DA" w14:textId="77777777" w:rsidR="00612EE5" w:rsidRDefault="00612EE5" w:rsidP="00612EE5">
            <w:pPr>
              <w:spacing w:after="0"/>
              <w:rPr>
                <w:ins w:id="84" w:author="Stephanie Fenner" w:date="2014-11-04T13:25:00Z"/>
              </w:rPr>
            </w:pPr>
            <w:ins w:id="85" w:author="Stephanie Fenner" w:date="2014-11-04T13:25:00Z">
              <w:r>
                <w:t>1= Economic resources</w:t>
              </w:r>
            </w:ins>
          </w:p>
          <w:p w14:paraId="432C73A5" w14:textId="17859180" w:rsidR="00612EE5" w:rsidRDefault="00612EE5" w:rsidP="00612EE5">
            <w:pPr>
              <w:spacing w:after="0"/>
              <w:rPr>
                <w:ins w:id="86" w:author="Stephanie Fenner" w:date="2014-11-04T13:25:00Z"/>
              </w:rPr>
            </w:pPr>
            <w:ins w:id="87" w:author="Stephanie Fenner" w:date="2014-11-04T13:25:00Z">
              <w:r>
                <w:t>2- Natural re</w:t>
              </w:r>
            </w:ins>
            <w:ins w:id="88" w:author="Vanessa Retana" w:date="2014-11-05T11:21:00Z">
              <w:r w:rsidR="00C50005">
                <w:t>s</w:t>
              </w:r>
            </w:ins>
            <w:ins w:id="89" w:author="Stephanie Fenner" w:date="2014-11-04T13:25:00Z">
              <w:r>
                <w:t>ou</w:t>
              </w:r>
              <w:del w:id="90" w:author="Vanessa Retana" w:date="2014-11-05T11:21:00Z">
                <w:r w:rsidDel="00C50005">
                  <w:delText>s</w:delText>
                </w:r>
              </w:del>
              <w:r>
                <w:t>rce</w:t>
              </w:r>
            </w:ins>
            <w:ins w:id="91" w:author="Vanessa Retana" w:date="2014-11-05T11:21:00Z">
              <w:r w:rsidR="00C50005">
                <w:t>s</w:t>
              </w:r>
            </w:ins>
          </w:p>
          <w:p w14:paraId="1B5D607A" w14:textId="77777777" w:rsidR="00612EE5" w:rsidRDefault="00612EE5" w:rsidP="00612EE5">
            <w:pPr>
              <w:spacing w:after="0"/>
              <w:rPr>
                <w:ins w:id="92" w:author="Stephanie Fenner" w:date="2014-11-04T13:25:00Z"/>
              </w:rPr>
            </w:pPr>
            <w:ins w:id="93" w:author="Stephanie Fenner" w:date="2014-11-04T13:25:00Z">
              <w:r>
                <w:t>3- Family</w:t>
              </w:r>
            </w:ins>
          </w:p>
          <w:p w14:paraId="684AF27F" w14:textId="77777777" w:rsidR="00612EE5" w:rsidRDefault="00612EE5" w:rsidP="00612EE5">
            <w:pPr>
              <w:spacing w:after="0"/>
              <w:rPr>
                <w:ins w:id="94" w:author="Stephanie Fenner" w:date="2014-11-04T13:25:00Z"/>
              </w:rPr>
            </w:pPr>
            <w:ins w:id="95" w:author="Stephanie Fenner" w:date="2014-11-04T13:25:00Z">
              <w:r>
                <w:t>4- School</w:t>
              </w:r>
            </w:ins>
          </w:p>
          <w:p w14:paraId="1E45EB99" w14:textId="77777777" w:rsidR="00612EE5" w:rsidRDefault="00612EE5" w:rsidP="00612EE5">
            <w:pPr>
              <w:spacing w:after="0"/>
              <w:rPr>
                <w:ins w:id="96" w:author="Stephanie Fenner" w:date="2014-11-04T13:25:00Z"/>
              </w:rPr>
            </w:pPr>
            <w:ins w:id="97" w:author="Stephanie Fenner" w:date="2014-11-04T13:25:00Z">
              <w:r>
                <w:lastRenderedPageBreak/>
                <w:t>5- Employment</w:t>
              </w:r>
            </w:ins>
          </w:p>
          <w:p w14:paraId="7B6C10EA" w14:textId="77777777" w:rsidR="00612EE5" w:rsidRDefault="00612EE5" w:rsidP="00612EE5">
            <w:pPr>
              <w:spacing w:after="0"/>
              <w:rPr>
                <w:ins w:id="98" w:author="Stephanie Fenner" w:date="2014-11-04T13:25:00Z"/>
              </w:rPr>
            </w:pPr>
            <w:ins w:id="99" w:author="Stephanie Fenner" w:date="2014-11-04T13:25:00Z">
              <w:r>
                <w:t>6= Land</w:t>
              </w:r>
            </w:ins>
          </w:p>
          <w:p w14:paraId="7BD1D405" w14:textId="77777777" w:rsidR="00612EE5" w:rsidRDefault="00612EE5" w:rsidP="00612EE5">
            <w:pPr>
              <w:spacing w:after="0"/>
              <w:rPr>
                <w:ins w:id="100" w:author="Stephanie Fenner" w:date="2014-11-04T13:25:00Z"/>
              </w:rPr>
            </w:pPr>
            <w:ins w:id="101" w:author="Stephanie Fenner" w:date="2014-11-04T13:25:00Z">
              <w:r>
                <w:t>7= Other (specify)</w:t>
              </w:r>
            </w:ins>
          </w:p>
          <w:p w14:paraId="3BBFBD20" w14:textId="77777777" w:rsidR="00612EE5" w:rsidRDefault="00612EE5" w:rsidP="00612EE5">
            <w:pPr>
              <w:spacing w:after="0"/>
              <w:rPr>
                <w:ins w:id="102" w:author="Stephanie Fenner" w:date="2014-11-04T13:25:00Z"/>
              </w:rPr>
            </w:pPr>
            <w:ins w:id="103" w:author="Stephanie Fenner" w:date="2014-11-04T13:25:00Z">
              <w:r>
                <w:t>888=Don’t know</w:t>
              </w:r>
            </w:ins>
          </w:p>
          <w:p w14:paraId="14393ED8" w14:textId="45C75176" w:rsidR="00612EE5" w:rsidRPr="001512DD" w:rsidRDefault="00612EE5" w:rsidP="00612EE5">
            <w:pPr>
              <w:spacing w:after="0"/>
              <w:rPr>
                <w:ins w:id="104" w:author="Stephanie Fenner" w:date="2014-11-04T13:23:00Z"/>
              </w:rPr>
            </w:pPr>
            <w:ins w:id="105" w:author="Stephanie Fenner" w:date="2014-11-04T13:25:00Z">
              <w:r>
                <w:t>999= Prefer not to respond</w:t>
              </w:r>
            </w:ins>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Default="00612EE5" w:rsidP="001512DD">
            <w:pPr>
              <w:spacing w:after="0"/>
              <w:rPr>
                <w:ins w:id="106" w:author="Stephanie Fenner" w:date="2014-11-04T13:23:00Z"/>
                <w:rFonts w:eastAsia="Calibri" w:cs="Times New Roman"/>
                <w:i/>
                <w:color w:val="A6A6A6"/>
              </w:rPr>
            </w:pPr>
            <w:ins w:id="107" w:author="Stephanie Fenner" w:date="2014-11-04T13:25:00Z">
              <w:r>
                <w:rPr>
                  <w:rFonts w:eastAsia="Calibri" w:cs="Times New Roman"/>
                  <w:i/>
                  <w:color w:val="A6A6A6"/>
                </w:rPr>
                <w:lastRenderedPageBreak/>
                <w:t>(Code)</w:t>
              </w:r>
            </w:ins>
          </w:p>
        </w:tc>
      </w:tr>
      <w:tr w:rsidR="00A478EB" w:rsidRPr="001512DD" w14:paraId="67CBADDE"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194"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1512DD" w:rsidRDefault="000427DF" w:rsidP="001512DD">
            <w:pPr>
              <w:kinsoku w:val="0"/>
              <w:overflowPunct w:val="0"/>
              <w:spacing w:afterLines="20" w:after="48" w:line="240" w:lineRule="auto"/>
              <w:ind w:firstLine="10"/>
              <w:contextualSpacing/>
              <w:rPr>
                <w:w w:val="105"/>
              </w:rPr>
            </w:pPr>
            <w:r>
              <w:rPr>
                <w:w w:val="105"/>
              </w:rPr>
              <w:t>B10</w:t>
            </w:r>
            <w:r w:rsidR="00A478EB" w:rsidRPr="001512DD">
              <w:rPr>
                <w:w w:val="105"/>
              </w:rPr>
              <w:t>. How many years have you lived in this village/locality?(</w:t>
            </w:r>
            <w:r w:rsidR="00A478EB" w:rsidRPr="001512DD">
              <w:rPr>
                <w:b/>
                <w:w w:val="105"/>
              </w:rPr>
              <w:t>yrs_live</w:t>
            </w:r>
            <w:r w:rsidR="00A478EB" w:rsidRPr="001512DD">
              <w:rPr>
                <w:w w:val="105"/>
              </w:rPr>
              <w:t>)</w:t>
            </w:r>
          </w:p>
          <w:p w14:paraId="143BFCDA" w14:textId="641031D6" w:rsidR="00A478EB" w:rsidRPr="001512DD" w:rsidRDefault="000427DF" w:rsidP="001512DD">
            <w:pPr>
              <w:spacing w:after="0"/>
              <w:rPr>
                <w:w w:val="105"/>
              </w:rPr>
            </w:pPr>
            <w:del w:id="108" w:author="Stephanie Fenner" w:date="2014-11-04T13:32:00Z">
              <w:r w:rsidDel="00EF7147">
                <w:rPr>
                  <w:i/>
                  <w:w w:val="105"/>
                </w:rPr>
                <w:delText>Ask if B10</w:delText>
              </w:r>
              <w:r w:rsidR="00A478EB" w:rsidRPr="001512DD" w:rsidDel="00EF7147">
                <w:rPr>
                  <w:i/>
                  <w:w w:val="105"/>
                </w:rPr>
                <w:delText xml:space="preserve"> </w:delText>
              </w:r>
              <w:r w:rsidR="00A478EB" w:rsidRPr="001512DD" w:rsidDel="00EF7147">
                <w:rPr>
                  <w:w w:val="105"/>
                </w:rPr>
                <w:delText>≠</w:delText>
              </w:r>
              <w:r w:rsidR="00A478EB" w:rsidRPr="001512DD" w:rsidDel="00EF7147">
                <w:rPr>
                  <w:i/>
                  <w:w w:val="105"/>
                </w:rPr>
                <w:delText>1</w:delText>
              </w:r>
            </w:del>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194"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1512DD" w:rsidRDefault="000427DF" w:rsidP="001512DD">
            <w:pPr>
              <w:kinsoku w:val="0"/>
              <w:overflowPunct w:val="0"/>
              <w:spacing w:afterLines="20" w:after="48" w:line="240" w:lineRule="auto"/>
              <w:ind w:firstLine="10"/>
              <w:contextualSpacing/>
              <w:rPr>
                <w:w w:val="105"/>
              </w:rPr>
            </w:pPr>
            <w:r>
              <w:rPr>
                <w:w w:val="105"/>
              </w:rPr>
              <w:t>B11</w:t>
            </w:r>
            <w:r w:rsidR="00A478EB" w:rsidRPr="001512DD">
              <w:rPr>
                <w:w w:val="105"/>
              </w:rPr>
              <w:t>. How many years has the household head live</w:t>
            </w:r>
            <w:ins w:id="109" w:author="Stickler, Mercedes M. (E3/LTRM)" w:date="2014-09-22T15:48:00Z">
              <w:r w:rsidR="000B0A99">
                <w:rPr>
                  <w:w w:val="105"/>
                </w:rPr>
                <w:t>d</w:t>
              </w:r>
            </w:ins>
            <w:r w:rsidR="00A478EB" w:rsidRPr="001512DD">
              <w:rPr>
                <w:w w:val="105"/>
              </w:rPr>
              <w:t xml:space="preserve"> in this village/locality? (</w:t>
            </w:r>
            <w:r w:rsidR="00A478EB" w:rsidRPr="001512DD">
              <w:rPr>
                <w:b/>
                <w:w w:val="105"/>
              </w:rPr>
              <w:t>yrs_live_head</w:t>
            </w:r>
            <w:r w:rsidR="00A478EB" w:rsidRPr="001512DD">
              <w:rPr>
                <w:w w:val="105"/>
              </w:rPr>
              <w:t>)</w:t>
            </w:r>
          </w:p>
          <w:p w14:paraId="4878F439" w14:textId="073376CD" w:rsidR="00A478EB" w:rsidRPr="001512DD" w:rsidRDefault="00A478EB" w:rsidP="001512DD">
            <w:pPr>
              <w:spacing w:after="0"/>
              <w:rPr>
                <w:w w:val="105"/>
              </w:rPr>
            </w:pPr>
            <w:r w:rsidRPr="001512DD">
              <w:rPr>
                <w:i/>
                <w:w w:val="105"/>
              </w:rPr>
              <w:t xml:space="preserve">Only ask if A11 </w:t>
            </w:r>
            <w:r w:rsidRPr="001512DD">
              <w:rPr>
                <w:w w:val="105"/>
              </w:rPr>
              <w:t>≠</w:t>
            </w:r>
            <w:r w:rsidR="000427DF">
              <w:rPr>
                <w:i/>
                <w:w w:val="105"/>
              </w:rPr>
              <w:t>1 and B9</w:t>
            </w:r>
            <w:r w:rsidRPr="001512DD">
              <w:rPr>
                <w:i/>
                <w:w w:val="105"/>
              </w:rPr>
              <w:t xml:space="preserve">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7F1284E" w14:textId="6E6347EE" w:rsidR="00A478EB" w:rsidRPr="001512DD" w:rsidRDefault="000427DF" w:rsidP="001512DD">
            <w:pPr>
              <w:spacing w:after="0"/>
              <w:rPr>
                <w:rFonts w:eastAsia="Calibri" w:cs="Times New Roman"/>
                <w:w w:val="105"/>
              </w:rPr>
            </w:pPr>
            <w:r>
              <w:rPr>
                <w:w w:val="105"/>
              </w:rPr>
              <w:t>B12</w:t>
            </w:r>
            <w:r w:rsidR="00A478EB" w:rsidRPr="001512DD">
              <w:rPr>
                <w:w w:val="105"/>
              </w:rPr>
              <w:t>. Are you considered a local or non-local by others in this village? (</w:t>
            </w:r>
            <w:r w:rsidR="00A478EB" w:rsidRPr="001512DD">
              <w:rPr>
                <w:b/>
                <w:w w:val="105"/>
              </w:rPr>
              <w:t>local_no</w:t>
            </w:r>
            <w:r w:rsidR="00A478EB" w:rsidRPr="001512DD">
              <w:rPr>
                <w:w w:val="105"/>
              </w:rPr>
              <w:t>)</w:t>
            </w:r>
          </w:p>
        </w:tc>
        <w:tc>
          <w:tcPr>
            <w:tcW w:w="4338" w:type="dxa"/>
            <w:gridSpan w:val="7"/>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E6F562D" w14:textId="071F7D2A" w:rsidR="00A478EB" w:rsidRPr="001512DD" w:rsidRDefault="000427DF" w:rsidP="001512DD">
            <w:pPr>
              <w:kinsoku w:val="0"/>
              <w:overflowPunct w:val="0"/>
              <w:spacing w:afterLines="20" w:after="48" w:line="240" w:lineRule="auto"/>
              <w:ind w:firstLine="10"/>
              <w:contextualSpacing/>
              <w:rPr>
                <w:w w:val="105"/>
              </w:rPr>
            </w:pPr>
            <w:r>
              <w:rPr>
                <w:w w:val="105"/>
              </w:rPr>
              <w:t>B13</w:t>
            </w:r>
            <w:r w:rsidR="00A478EB" w:rsidRPr="001512DD">
              <w:rPr>
                <w:w w:val="105"/>
              </w:rPr>
              <w:t xml:space="preserve">. Is the </w:t>
            </w:r>
            <w:ins w:id="110" w:author="Stickler, Mercedes M. (E3/LTRM)" w:date="2014-09-22T15:49:00Z">
              <w:r w:rsidR="000360B1" w:rsidRPr="001512DD">
                <w:rPr>
                  <w:w w:val="105"/>
                </w:rPr>
                <w:t xml:space="preserve">household </w:t>
              </w:r>
            </w:ins>
            <w:r w:rsidR="00A478EB" w:rsidRPr="001512DD">
              <w:rPr>
                <w:w w:val="105"/>
              </w:rPr>
              <w:t>head considered a local or non-local by others in this village? (</w:t>
            </w:r>
            <w:r w:rsidR="00A478EB" w:rsidRPr="001512DD">
              <w:rPr>
                <w:b/>
                <w:w w:val="105"/>
              </w:rPr>
              <w:t>local_no_head</w:t>
            </w:r>
            <w:r w:rsidR="00A478EB"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7"/>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C77F705" w14:textId="3C18C11F" w:rsidR="00A478EB" w:rsidRPr="001512DD" w:rsidRDefault="000427DF" w:rsidP="001512DD">
            <w:pPr>
              <w:kinsoku w:val="0"/>
              <w:overflowPunct w:val="0"/>
              <w:spacing w:afterLines="20" w:after="48" w:line="240" w:lineRule="auto"/>
              <w:ind w:firstLine="10"/>
              <w:contextualSpacing/>
              <w:rPr>
                <w:w w:val="105"/>
              </w:rPr>
            </w:pPr>
            <w:r>
              <w:rPr>
                <w:w w:val="105"/>
              </w:rPr>
              <w:t>B14</w:t>
            </w:r>
            <w:r w:rsidR="00A478EB" w:rsidRPr="001512DD">
              <w:rPr>
                <w:w w:val="105"/>
              </w:rPr>
              <w:t>. When you were married, which spouse moved to the other spouse's village? (</w:t>
            </w:r>
            <w:r w:rsidR="00A478EB" w:rsidRPr="001512DD">
              <w:rPr>
                <w:b/>
                <w:w w:val="105"/>
              </w:rPr>
              <w:t>spouse_move</w:t>
            </w:r>
            <w:r w:rsidR="00A478EB"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7"/>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4EBA90AD" w:rsidR="00A478EB" w:rsidRPr="001512DD" w:rsidRDefault="00A478EB" w:rsidP="001512DD">
            <w:pPr>
              <w:spacing w:after="0"/>
            </w:pPr>
            <w:r w:rsidRPr="001512DD">
              <w:t>6=No one moved</w:t>
            </w:r>
            <w:ins w:id="111" w:author="Aleta Haflett" w:date="2014-11-03T09:33:00Z">
              <w:r w:rsidR="00196EC9">
                <w:t xml:space="preserve">, live </w:t>
              </w:r>
            </w:ins>
            <w:ins w:id="112" w:author="Aleta Haflett" w:date="2014-11-03T09:37:00Z">
              <w:r w:rsidR="00196EC9">
                <w:t>separately</w:t>
              </w:r>
            </w:ins>
            <w:ins w:id="113" w:author="Aleta Haflett" w:date="2014-11-03T09:33:00Z">
              <w:r w:rsidR="00196EC9">
                <w:t xml:space="preserve"> </w:t>
              </w:r>
            </w:ins>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AAB6070" w14:textId="0B11EF8F" w:rsidR="00A478EB" w:rsidRPr="001512DD" w:rsidRDefault="000427DF" w:rsidP="001512DD">
            <w:pPr>
              <w:kinsoku w:val="0"/>
              <w:overflowPunct w:val="0"/>
              <w:spacing w:afterLines="20" w:after="48" w:line="240" w:lineRule="auto"/>
              <w:contextualSpacing/>
              <w:rPr>
                <w:w w:val="105"/>
              </w:rPr>
            </w:pPr>
            <w:r>
              <w:rPr>
                <w:w w:val="105"/>
              </w:rPr>
              <w:t>B14</w:t>
            </w:r>
            <w:r w:rsidR="00A478EB" w:rsidRPr="001512DD">
              <w:rPr>
                <w:w w:val="105"/>
              </w:rPr>
              <w:t>b. If other, please specify.</w:t>
            </w:r>
          </w:p>
          <w:p w14:paraId="0633F2E5" w14:textId="0C2E28AD" w:rsidR="00A478EB" w:rsidRPr="001512DD" w:rsidRDefault="000427DF" w:rsidP="001512DD">
            <w:pPr>
              <w:kinsoku w:val="0"/>
              <w:overflowPunct w:val="0"/>
              <w:spacing w:afterLines="20" w:after="48" w:line="240" w:lineRule="auto"/>
              <w:ind w:firstLine="10"/>
              <w:contextualSpacing/>
              <w:rPr>
                <w:i/>
                <w:w w:val="105"/>
              </w:rPr>
            </w:pPr>
            <w:r>
              <w:rPr>
                <w:i/>
                <w:w w:val="105"/>
              </w:rPr>
              <w:t>Ask if B14</w:t>
            </w:r>
            <w:r w:rsidR="00A478EB" w:rsidRPr="001512DD">
              <w:rPr>
                <w:i/>
                <w:w w:val="105"/>
              </w:rPr>
              <w:t>=</w:t>
            </w:r>
            <w:r>
              <w:rPr>
                <w:i/>
                <w:w w:val="105"/>
              </w:rPr>
              <w:t>9</w:t>
            </w:r>
            <w:r w:rsidR="00A478EB" w:rsidRPr="001512DD">
              <w:rPr>
                <w:i/>
                <w:w w:val="105"/>
              </w:rPr>
              <w:t>7</w:t>
            </w:r>
          </w:p>
        </w:tc>
        <w:tc>
          <w:tcPr>
            <w:tcW w:w="5042" w:type="dxa"/>
            <w:gridSpan w:val="8"/>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2" w:space="0" w:color="auto"/>
              <w:bottom w:val="single" w:sz="2" w:space="0" w:color="auto"/>
            </w:tcBorders>
          </w:tcPr>
          <w:p w14:paraId="66653B3D" w14:textId="78C50A31" w:rsidR="00A478EB" w:rsidRPr="001512DD" w:rsidRDefault="000427DF" w:rsidP="001512DD">
            <w:pPr>
              <w:kinsoku w:val="0"/>
              <w:overflowPunct w:val="0"/>
              <w:spacing w:afterLines="20" w:after="48" w:line="240" w:lineRule="auto"/>
              <w:ind w:firstLine="10"/>
              <w:contextualSpacing/>
              <w:rPr>
                <w:w w:val="105"/>
              </w:rPr>
            </w:pPr>
            <w:commentRangeStart w:id="114"/>
            <w:r>
              <w:rPr>
                <w:w w:val="105"/>
              </w:rPr>
              <w:t>B15</w:t>
            </w:r>
            <w:r w:rsidR="00A478EB" w:rsidRPr="001512DD">
              <w:rPr>
                <w:w w:val="105"/>
              </w:rPr>
              <w:t>. Is the land that your household farms passed down from the wife's family or the husband's family? (</w:t>
            </w:r>
            <w:r w:rsidR="00A478EB" w:rsidRPr="001512DD">
              <w:rPr>
                <w:b/>
                <w:w w:val="105"/>
              </w:rPr>
              <w:t>mat_pat</w:t>
            </w:r>
            <w:r w:rsidR="00A478EB" w:rsidRPr="001512DD">
              <w:rPr>
                <w:w w:val="105"/>
              </w:rPr>
              <w:t>)</w:t>
            </w:r>
            <w:commentRangeEnd w:id="114"/>
            <w:r w:rsidR="00540CE5">
              <w:rPr>
                <w:rStyle w:val="CommentReference"/>
              </w:rPr>
              <w:commentReference w:id="114"/>
            </w:r>
          </w:p>
        </w:tc>
        <w:tc>
          <w:tcPr>
            <w:tcW w:w="4338" w:type="dxa"/>
            <w:gridSpan w:val="7"/>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1665CEAA" w14:textId="467D1200" w:rsidR="00BE53B1" w:rsidRPr="001512DD" w:rsidRDefault="000427DF" w:rsidP="001512DD">
            <w:pPr>
              <w:kinsoku w:val="0"/>
              <w:overflowPunct w:val="0"/>
              <w:spacing w:afterLines="20" w:after="48" w:line="240" w:lineRule="auto"/>
              <w:ind w:firstLine="10"/>
              <w:contextualSpacing/>
              <w:rPr>
                <w:w w:val="105"/>
              </w:rPr>
            </w:pPr>
            <w:r>
              <w:rPr>
                <w:w w:val="105"/>
              </w:rPr>
              <w:t>B15</w:t>
            </w:r>
            <w:r w:rsidR="00BE53B1" w:rsidRPr="001512DD">
              <w:rPr>
                <w:w w:val="105"/>
              </w:rPr>
              <w:t>b. If other, please specify.</w:t>
            </w:r>
          </w:p>
          <w:p w14:paraId="2143B029" w14:textId="55BAFBF4" w:rsidR="00BE53B1" w:rsidRPr="001512DD" w:rsidRDefault="000427DF" w:rsidP="001512DD">
            <w:pPr>
              <w:kinsoku w:val="0"/>
              <w:overflowPunct w:val="0"/>
              <w:spacing w:afterLines="20" w:after="48" w:line="240" w:lineRule="auto"/>
              <w:ind w:firstLine="10"/>
              <w:contextualSpacing/>
              <w:rPr>
                <w:i/>
                <w:w w:val="105"/>
              </w:rPr>
            </w:pPr>
            <w:r>
              <w:rPr>
                <w:i/>
                <w:w w:val="105"/>
              </w:rPr>
              <w:t>Ask if B15=97</w:t>
            </w:r>
          </w:p>
        </w:tc>
        <w:tc>
          <w:tcPr>
            <w:tcW w:w="5042" w:type="dxa"/>
            <w:gridSpan w:val="8"/>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678" w:type="dxa"/>
            <w:tcBorders>
              <w:top w:val="single" w:sz="4" w:space="0" w:color="000000"/>
              <w:left w:val="single" w:sz="4" w:space="0" w:color="000000"/>
              <w:bottom w:val="single" w:sz="4" w:space="0" w:color="000000"/>
            </w:tcBorders>
          </w:tcPr>
          <w:p w14:paraId="3F0880BB" w14:textId="1CAFE902" w:rsidR="00BE53B1" w:rsidRPr="001512DD" w:rsidRDefault="000427DF" w:rsidP="001512DD">
            <w:pPr>
              <w:kinsoku w:val="0"/>
              <w:overflowPunct w:val="0"/>
              <w:spacing w:afterLines="20" w:after="48" w:line="240" w:lineRule="auto"/>
              <w:ind w:firstLine="10"/>
              <w:contextualSpacing/>
              <w:rPr>
                <w:w w:val="105"/>
              </w:rPr>
            </w:pPr>
            <w:r>
              <w:rPr>
                <w:w w:val="105"/>
              </w:rPr>
              <w:t>B16</w:t>
            </w:r>
            <w:r w:rsidR="00BE53B1" w:rsidRPr="001512DD">
              <w:rPr>
                <w:w w:val="105"/>
              </w:rPr>
              <w:t>. Did you work as hired labor (ganyu) on someone else's land during the last agricultural season? (</w:t>
            </w:r>
            <w:r w:rsidR="00BE53B1" w:rsidRPr="001512DD">
              <w:rPr>
                <w:b/>
                <w:w w:val="105"/>
              </w:rPr>
              <w:t>hire</w:t>
            </w:r>
            <w:r w:rsidR="00BE53B1" w:rsidRPr="001512DD">
              <w:rPr>
                <w:w w:val="105"/>
              </w:rPr>
              <w:t>)</w:t>
            </w:r>
          </w:p>
          <w:p w14:paraId="26B8FAC4" w14:textId="0B8A1260" w:rsidR="00BE53B1" w:rsidRPr="001512DD" w:rsidRDefault="00BE53B1" w:rsidP="001512DD">
            <w:pPr>
              <w:spacing w:after="0"/>
              <w:rPr>
                <w:rFonts w:eastAsia="Calibri" w:cs="Times New Roman"/>
                <w:w w:val="105"/>
              </w:rPr>
            </w:pPr>
            <w:r w:rsidRPr="001512DD">
              <w:rPr>
                <w:i/>
                <w:w w:val="105"/>
              </w:rPr>
              <w:t xml:space="preserve">If 0, 888, or 999, skip </w:t>
            </w:r>
            <w:r w:rsidR="000427DF">
              <w:rPr>
                <w:b/>
                <w:w w:val="105"/>
              </w:rPr>
              <w:t>B17</w:t>
            </w:r>
          </w:p>
        </w:tc>
        <w:tc>
          <w:tcPr>
            <w:tcW w:w="4338" w:type="dxa"/>
            <w:gridSpan w:val="7"/>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4B2A9AC5" w14:textId="77777777" w:rsidTr="003D65F2">
        <w:tblPrEx>
          <w:tblW w:w="10080" w:type="dxa"/>
          <w:tblInd w:w="-5" w:type="dxa"/>
          <w:tblLayout w:type="fixed"/>
          <w:tblCellMar>
            <w:left w:w="29" w:type="dxa"/>
            <w:right w:w="29" w:type="dxa"/>
          </w:tblCellMar>
          <w:tblLook w:val="0000" w:firstRow="0" w:lastRow="0" w:firstColumn="0" w:lastColumn="0" w:noHBand="0" w:noVBand="0"/>
          <w:tblPrExChange w:id="115" w:author="Stephanie Fenner" w:date="2014-11-04T13:41: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trPrChange w:id="116" w:author="Stephanie Fenner" w:date="2014-11-04T13:41:00Z">
            <w:trPr>
              <w:gridAfter w:val="0"/>
              <w:trHeight w:val="20"/>
            </w:trPr>
          </w:trPrChange>
        </w:trPr>
        <w:tc>
          <w:tcPr>
            <w:tcW w:w="360" w:type="dxa"/>
            <w:tcBorders>
              <w:top w:val="single" w:sz="4" w:space="0" w:color="000000"/>
              <w:left w:val="single" w:sz="4" w:space="0" w:color="000000"/>
              <w:bottom w:val="single" w:sz="4" w:space="0" w:color="000000"/>
              <w:right w:val="single" w:sz="4" w:space="0" w:color="000000"/>
            </w:tcBorders>
            <w:tcPrChange w:id="117" w:author="Stephanie Fenner" w:date="2014-11-04T13:41:00Z">
              <w:tcPr>
                <w:tcW w:w="360" w:type="dxa"/>
                <w:gridSpan w:val="2"/>
                <w:tcBorders>
                  <w:top w:val="single" w:sz="4" w:space="0" w:color="000000"/>
                  <w:left w:val="single" w:sz="4" w:space="0" w:color="000000"/>
                  <w:bottom w:val="single" w:sz="4" w:space="0" w:color="000000"/>
                  <w:right w:val="single" w:sz="4" w:space="0" w:color="000000"/>
                </w:tcBorders>
              </w:tcPr>
            </w:tcPrChange>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200" w:type="dxa"/>
            <w:gridSpan w:val="5"/>
            <w:tcBorders>
              <w:top w:val="single" w:sz="4" w:space="0" w:color="000000"/>
              <w:left w:val="single" w:sz="4" w:space="0" w:color="000000"/>
              <w:bottom w:val="single" w:sz="4" w:space="0" w:color="000000"/>
            </w:tcBorders>
            <w:tcPrChange w:id="118" w:author="Stephanie Fenner" w:date="2014-11-04T13:41:00Z">
              <w:tcPr>
                <w:tcW w:w="7200" w:type="dxa"/>
                <w:gridSpan w:val="5"/>
                <w:tcBorders>
                  <w:top w:val="single" w:sz="4" w:space="0" w:color="000000"/>
                  <w:left w:val="single" w:sz="4" w:space="0" w:color="000000"/>
                  <w:bottom w:val="single" w:sz="4" w:space="0" w:color="000000"/>
                </w:tcBorders>
              </w:tcPr>
            </w:tcPrChange>
          </w:tcPr>
          <w:p w14:paraId="5858F2AC" w14:textId="1C474806" w:rsidR="00BE53B1" w:rsidRPr="001512DD" w:rsidRDefault="000427DF" w:rsidP="001512DD">
            <w:pPr>
              <w:kinsoku w:val="0"/>
              <w:overflowPunct w:val="0"/>
              <w:spacing w:afterLines="20" w:after="48" w:line="240" w:lineRule="auto"/>
              <w:ind w:firstLine="10"/>
              <w:contextualSpacing/>
              <w:rPr>
                <w:w w:val="105"/>
              </w:rPr>
            </w:pPr>
            <w:r>
              <w:rPr>
                <w:w w:val="105"/>
              </w:rPr>
              <w:t>B17</w:t>
            </w:r>
            <w:r w:rsidR="00BE53B1" w:rsidRPr="001512DD">
              <w:rPr>
                <w:w w:val="105"/>
              </w:rPr>
              <w:t>. How many total days did you do ganyu in the last agricultural season? (</w:t>
            </w:r>
            <w:r w:rsidR="00BE53B1" w:rsidRPr="001512DD">
              <w:rPr>
                <w:b/>
                <w:w w:val="105"/>
              </w:rPr>
              <w:t>hiredays</w:t>
            </w:r>
            <w:r w:rsidR="00BE53B1"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Change w:id="119" w:author="Stephanie Fenner" w:date="2014-11-04T13:41:00Z">
              <w:tcPr>
                <w:tcW w:w="2520" w:type="dxa"/>
                <w:gridSpan w:val="5"/>
                <w:tcBorders>
                  <w:top w:val="single" w:sz="18" w:space="0" w:color="000000"/>
                  <w:left w:val="single" w:sz="18" w:space="0" w:color="000000"/>
                  <w:bottom w:val="single" w:sz="18" w:space="0" w:color="000000"/>
                  <w:right w:val="single" w:sz="18" w:space="0" w:color="000000"/>
                </w:tcBorders>
              </w:tcPr>
            </w:tcPrChange>
          </w:tcPr>
          <w:p w14:paraId="67628F91" w14:textId="77777777" w:rsidR="00BE53B1" w:rsidRPr="001512DD" w:rsidRDefault="00BE53B1" w:rsidP="001512DD">
            <w:pPr>
              <w:spacing w:afterLines="20" w:after="48" w:line="240" w:lineRule="auto"/>
              <w:contextualSpacing/>
              <w:rPr>
                <w:i/>
              </w:rPr>
            </w:pPr>
            <w:r w:rsidRPr="001512DD">
              <w:rPr>
                <w:i/>
              </w:rPr>
              <w:t>(Integer)</w:t>
            </w:r>
          </w:p>
        </w:tc>
      </w:tr>
      <w:tr w:rsidR="003D65F2" w:rsidRPr="001512DD" w14:paraId="362776CE" w14:textId="77777777" w:rsidTr="003D65F2">
        <w:tblPrEx>
          <w:tblW w:w="10080" w:type="dxa"/>
          <w:tblInd w:w="-5" w:type="dxa"/>
          <w:tblLayout w:type="fixed"/>
          <w:tblCellMar>
            <w:left w:w="29" w:type="dxa"/>
            <w:right w:w="29" w:type="dxa"/>
          </w:tblCellMar>
          <w:tblLook w:val="0000" w:firstRow="0" w:lastRow="0" w:firstColumn="0" w:lastColumn="0" w:noHBand="0" w:noVBand="0"/>
          <w:tblPrExChange w:id="120" w:author="Stephanie Fenner" w:date="2014-11-04T13:41: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ins w:id="121" w:author="Stephanie Fenner" w:date="2014-11-04T13:39:00Z"/>
          <w:trPrChange w:id="122" w:author="Stephanie Fenner" w:date="2014-11-04T13:41:00Z">
            <w:trPr>
              <w:gridAfter w:val="0"/>
              <w:trHeight w:val="20"/>
            </w:trPr>
          </w:trPrChange>
        </w:trPr>
        <w:tc>
          <w:tcPr>
            <w:tcW w:w="360" w:type="dxa"/>
            <w:tcBorders>
              <w:top w:val="single" w:sz="4" w:space="0" w:color="000000"/>
              <w:left w:val="single" w:sz="4" w:space="0" w:color="000000"/>
              <w:bottom w:val="single" w:sz="4" w:space="0" w:color="000000"/>
              <w:right w:val="single" w:sz="4" w:space="0" w:color="000000"/>
            </w:tcBorders>
            <w:tcPrChange w:id="123" w:author="Stephanie Fenner" w:date="2014-11-04T13:41:00Z">
              <w:tcPr>
                <w:tcW w:w="360" w:type="dxa"/>
                <w:gridSpan w:val="2"/>
                <w:tcBorders>
                  <w:top w:val="single" w:sz="4" w:space="0" w:color="000000"/>
                  <w:left w:val="single" w:sz="4" w:space="0" w:color="000000"/>
                  <w:bottom w:val="single" w:sz="4" w:space="0" w:color="000000"/>
                  <w:right w:val="single" w:sz="4" w:space="0" w:color="000000"/>
                </w:tcBorders>
              </w:tcPr>
            </w:tcPrChange>
          </w:tcPr>
          <w:p w14:paraId="1012C341" w14:textId="77777777" w:rsidR="003D65F2" w:rsidRPr="001512DD" w:rsidRDefault="003D65F2" w:rsidP="001512DD">
            <w:pPr>
              <w:kinsoku w:val="0"/>
              <w:overflowPunct w:val="0"/>
              <w:spacing w:afterLines="20" w:after="48" w:line="240" w:lineRule="auto"/>
              <w:ind w:left="119"/>
              <w:contextualSpacing/>
              <w:rPr>
                <w:ins w:id="124" w:author="Stephanie Fenner" w:date="2014-11-04T13:39:00Z"/>
                <w:w w:val="105"/>
              </w:rPr>
            </w:pPr>
          </w:p>
        </w:tc>
        <w:tc>
          <w:tcPr>
            <w:tcW w:w="4714" w:type="dxa"/>
            <w:gridSpan w:val="2"/>
            <w:tcBorders>
              <w:top w:val="single" w:sz="4" w:space="0" w:color="000000"/>
              <w:left w:val="single" w:sz="4" w:space="0" w:color="000000"/>
              <w:bottom w:val="single" w:sz="4" w:space="0" w:color="000000"/>
            </w:tcBorders>
            <w:tcPrChange w:id="125" w:author="Stephanie Fenner" w:date="2014-11-04T13:41:00Z">
              <w:tcPr>
                <w:tcW w:w="3600" w:type="dxa"/>
                <w:gridSpan w:val="2"/>
                <w:tcBorders>
                  <w:top w:val="single" w:sz="4" w:space="0" w:color="000000"/>
                  <w:left w:val="single" w:sz="4" w:space="0" w:color="000000"/>
                  <w:bottom w:val="single" w:sz="4" w:space="0" w:color="000000"/>
                </w:tcBorders>
              </w:tcPr>
            </w:tcPrChange>
          </w:tcPr>
          <w:p w14:paraId="276B13D4" w14:textId="77777777" w:rsidR="003D65F2" w:rsidRDefault="003D65F2" w:rsidP="001512DD">
            <w:pPr>
              <w:kinsoku w:val="0"/>
              <w:overflowPunct w:val="0"/>
              <w:spacing w:afterLines="20" w:after="48" w:line="240" w:lineRule="auto"/>
              <w:ind w:firstLine="10"/>
              <w:contextualSpacing/>
              <w:rPr>
                <w:ins w:id="126" w:author="Stephanie Fenner" w:date="2014-11-04T13:39:00Z"/>
                <w:w w:val="105"/>
              </w:rPr>
            </w:pPr>
            <w:ins w:id="127" w:author="Stephanie Fenner" w:date="2014-11-04T13:39:00Z">
              <w:r>
                <w:rPr>
                  <w:w w:val="105"/>
                </w:rPr>
                <w:t>How would you describe the economic status of your family?</w:t>
              </w:r>
            </w:ins>
          </w:p>
        </w:tc>
        <w:tc>
          <w:tcPr>
            <w:tcW w:w="2486" w:type="dxa"/>
            <w:gridSpan w:val="3"/>
            <w:tcBorders>
              <w:top w:val="single" w:sz="4" w:space="0" w:color="000000"/>
              <w:bottom w:val="single" w:sz="4" w:space="0" w:color="000000"/>
            </w:tcBorders>
            <w:tcPrChange w:id="128" w:author="Stephanie Fenner" w:date="2014-11-04T13:41:00Z">
              <w:tcPr>
                <w:tcW w:w="3600" w:type="dxa"/>
                <w:gridSpan w:val="3"/>
                <w:tcBorders>
                  <w:top w:val="single" w:sz="4" w:space="0" w:color="000000"/>
                  <w:left w:val="single" w:sz="4" w:space="0" w:color="000000"/>
                  <w:bottom w:val="single" w:sz="4" w:space="0" w:color="000000"/>
                </w:tcBorders>
              </w:tcPr>
            </w:tcPrChange>
          </w:tcPr>
          <w:p w14:paraId="51E47405" w14:textId="77777777" w:rsidR="003D65F2" w:rsidRDefault="003D65F2" w:rsidP="001512DD">
            <w:pPr>
              <w:kinsoku w:val="0"/>
              <w:overflowPunct w:val="0"/>
              <w:spacing w:afterLines="20" w:after="48" w:line="240" w:lineRule="auto"/>
              <w:ind w:firstLine="10"/>
              <w:contextualSpacing/>
              <w:rPr>
                <w:ins w:id="129" w:author="Stephanie Fenner" w:date="2014-11-04T13:40:00Z"/>
                <w:w w:val="105"/>
              </w:rPr>
            </w:pPr>
            <w:ins w:id="130" w:author="Stephanie Fenner" w:date="2014-11-04T13:40:00Z">
              <w:r>
                <w:rPr>
                  <w:w w:val="105"/>
                </w:rPr>
                <w:t>1= In need</w:t>
              </w:r>
            </w:ins>
          </w:p>
          <w:p w14:paraId="7902E2D8" w14:textId="77777777" w:rsidR="003D65F2" w:rsidRDefault="003D65F2" w:rsidP="001512DD">
            <w:pPr>
              <w:kinsoku w:val="0"/>
              <w:overflowPunct w:val="0"/>
              <w:spacing w:afterLines="20" w:after="48" w:line="240" w:lineRule="auto"/>
              <w:ind w:firstLine="10"/>
              <w:contextualSpacing/>
              <w:rPr>
                <w:ins w:id="131" w:author="Stephanie Fenner" w:date="2014-11-04T13:40:00Z"/>
                <w:w w:val="105"/>
              </w:rPr>
            </w:pPr>
            <w:commentRangeStart w:id="132"/>
            <w:ins w:id="133" w:author="Stephanie Fenner" w:date="2014-11-04T13:40:00Z">
              <w:r>
                <w:rPr>
                  <w:w w:val="105"/>
                </w:rPr>
                <w:t>2= Lower middle class</w:t>
              </w:r>
            </w:ins>
          </w:p>
          <w:p w14:paraId="751879AB" w14:textId="77777777" w:rsidR="003D65F2" w:rsidRDefault="003D65F2" w:rsidP="001512DD">
            <w:pPr>
              <w:kinsoku w:val="0"/>
              <w:overflowPunct w:val="0"/>
              <w:spacing w:afterLines="20" w:after="48" w:line="240" w:lineRule="auto"/>
              <w:ind w:firstLine="10"/>
              <w:contextualSpacing/>
              <w:rPr>
                <w:ins w:id="134" w:author="Stephanie Fenner" w:date="2014-11-04T13:40:00Z"/>
                <w:w w:val="105"/>
              </w:rPr>
            </w:pPr>
            <w:ins w:id="135" w:author="Stephanie Fenner" w:date="2014-11-04T13:40:00Z">
              <w:r>
                <w:rPr>
                  <w:w w:val="105"/>
                </w:rPr>
                <w:t>3= Upper middle class</w:t>
              </w:r>
            </w:ins>
            <w:commentRangeEnd w:id="132"/>
            <w:r w:rsidR="0090229E">
              <w:rPr>
                <w:rStyle w:val="CommentReference"/>
              </w:rPr>
              <w:commentReference w:id="132"/>
            </w:r>
          </w:p>
          <w:p w14:paraId="190BD15E" w14:textId="77777777" w:rsidR="003D65F2" w:rsidRDefault="003D65F2" w:rsidP="001512DD">
            <w:pPr>
              <w:kinsoku w:val="0"/>
              <w:overflowPunct w:val="0"/>
              <w:spacing w:afterLines="20" w:after="48" w:line="240" w:lineRule="auto"/>
              <w:ind w:firstLine="10"/>
              <w:contextualSpacing/>
              <w:rPr>
                <w:ins w:id="136" w:author="Stephanie Fenner" w:date="2014-11-04T13:40:00Z"/>
                <w:w w:val="105"/>
              </w:rPr>
            </w:pPr>
            <w:ins w:id="137" w:author="Stephanie Fenner" w:date="2014-11-04T13:40:00Z">
              <w:r>
                <w:rPr>
                  <w:w w:val="105"/>
                </w:rPr>
                <w:t>4= Wealthy</w:t>
              </w:r>
            </w:ins>
          </w:p>
          <w:p w14:paraId="590CF4ED" w14:textId="77777777" w:rsidR="003D65F2" w:rsidRDefault="003D65F2" w:rsidP="001512DD">
            <w:pPr>
              <w:kinsoku w:val="0"/>
              <w:overflowPunct w:val="0"/>
              <w:spacing w:afterLines="20" w:after="48" w:line="240" w:lineRule="auto"/>
              <w:ind w:firstLine="10"/>
              <w:contextualSpacing/>
              <w:rPr>
                <w:ins w:id="138" w:author="Stephanie Fenner" w:date="2014-11-04T13:41:00Z"/>
                <w:w w:val="105"/>
              </w:rPr>
            </w:pPr>
            <w:ins w:id="139" w:author="Stephanie Fenner" w:date="2014-11-04T13:40:00Z">
              <w:r>
                <w:rPr>
                  <w:w w:val="105"/>
                </w:rPr>
                <w:t>888= Don</w:t>
              </w:r>
            </w:ins>
            <w:ins w:id="140" w:author="Stephanie Fenner" w:date="2014-11-04T13:41:00Z">
              <w:r>
                <w:rPr>
                  <w:w w:val="105"/>
                </w:rPr>
                <w:t>’t know</w:t>
              </w:r>
            </w:ins>
          </w:p>
          <w:p w14:paraId="3AD95ECB" w14:textId="34751C9B" w:rsidR="003D65F2" w:rsidRDefault="003D65F2" w:rsidP="001512DD">
            <w:pPr>
              <w:kinsoku w:val="0"/>
              <w:overflowPunct w:val="0"/>
              <w:spacing w:afterLines="20" w:after="48" w:line="240" w:lineRule="auto"/>
              <w:ind w:firstLine="10"/>
              <w:contextualSpacing/>
              <w:rPr>
                <w:ins w:id="141" w:author="Stephanie Fenner" w:date="2014-11-04T13:39:00Z"/>
                <w:w w:val="105"/>
              </w:rPr>
            </w:pPr>
            <w:ins w:id="142" w:author="Stephanie Fenner" w:date="2014-11-04T13:41:00Z">
              <w:r>
                <w:rPr>
                  <w:w w:val="105"/>
                </w:rPr>
                <w:t>999= Prefer not to respond</w:t>
              </w:r>
            </w:ins>
          </w:p>
        </w:tc>
        <w:tc>
          <w:tcPr>
            <w:tcW w:w="2520" w:type="dxa"/>
            <w:gridSpan w:val="4"/>
            <w:tcBorders>
              <w:top w:val="single" w:sz="18" w:space="0" w:color="000000"/>
              <w:left w:val="single" w:sz="18" w:space="0" w:color="000000"/>
              <w:bottom w:val="single" w:sz="18" w:space="0" w:color="000000"/>
              <w:right w:val="single" w:sz="18" w:space="0" w:color="000000"/>
            </w:tcBorders>
            <w:tcPrChange w:id="143" w:author="Stephanie Fenner" w:date="2014-11-04T13:41:00Z">
              <w:tcPr>
                <w:tcW w:w="2520" w:type="dxa"/>
                <w:gridSpan w:val="5"/>
                <w:tcBorders>
                  <w:top w:val="single" w:sz="18" w:space="0" w:color="000000"/>
                  <w:left w:val="single" w:sz="18" w:space="0" w:color="000000"/>
                  <w:bottom w:val="single" w:sz="18" w:space="0" w:color="000000"/>
                  <w:right w:val="single" w:sz="18" w:space="0" w:color="000000"/>
                </w:tcBorders>
              </w:tcPr>
            </w:tcPrChange>
          </w:tcPr>
          <w:p w14:paraId="401664D8" w14:textId="3D34436F" w:rsidR="003D65F2" w:rsidRPr="001512DD" w:rsidRDefault="003D65F2" w:rsidP="001512DD">
            <w:pPr>
              <w:spacing w:afterLines="20" w:after="48" w:line="240" w:lineRule="auto"/>
              <w:contextualSpacing/>
              <w:rPr>
                <w:ins w:id="144" w:author="Stephanie Fenner" w:date="2014-11-04T13:39:00Z"/>
                <w:i/>
              </w:rPr>
            </w:pPr>
            <w:ins w:id="145" w:author="Stephanie Fenner" w:date="2014-11-04T13:40:00Z">
              <w:r>
                <w:rPr>
                  <w:i/>
                </w:rPr>
                <w:t>(Code)</w:t>
              </w:r>
            </w:ins>
          </w:p>
        </w:tc>
      </w:tr>
    </w:tbl>
    <w:p w14:paraId="4074218C" w14:textId="611D19D6"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10"/>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909"/>
        <w:gridCol w:w="1260"/>
        <w:gridCol w:w="1440"/>
        <w:gridCol w:w="1260"/>
        <w:gridCol w:w="1350"/>
        <w:gridCol w:w="1530"/>
        <w:gridCol w:w="1980"/>
      </w:tblGrid>
      <w:tr w:rsidR="000427DF" w:rsidRPr="001512DD" w14:paraId="754C3BFD" w14:textId="77777777" w:rsidTr="00C14ED2">
        <w:trPr>
          <w:trHeight w:val="20"/>
        </w:trPr>
        <w:tc>
          <w:tcPr>
            <w:tcW w:w="715" w:type="dxa"/>
          </w:tcPr>
          <w:p w14:paraId="3707C619" w14:textId="77777777" w:rsidR="000427DF" w:rsidRPr="001512DD" w:rsidRDefault="000427DF" w:rsidP="001512DD">
            <w:pPr>
              <w:contextualSpacing/>
              <w:jc w:val="center"/>
            </w:pPr>
          </w:p>
        </w:tc>
        <w:tc>
          <w:tcPr>
            <w:tcW w:w="3909" w:type="dxa"/>
          </w:tcPr>
          <w:p w14:paraId="40477CF5" w14:textId="6EBD76CA" w:rsidR="000427DF" w:rsidRPr="001512DD" w:rsidRDefault="000427DF" w:rsidP="000427DF">
            <w:pPr>
              <w:contextualSpacing/>
              <w:jc w:val="center"/>
            </w:pPr>
            <w:r>
              <w:t>C.1</w:t>
            </w:r>
          </w:p>
        </w:tc>
        <w:tc>
          <w:tcPr>
            <w:tcW w:w="1260" w:type="dxa"/>
          </w:tcPr>
          <w:p w14:paraId="11918E9C" w14:textId="360FA7FF" w:rsidR="000427DF" w:rsidRPr="001512DD" w:rsidRDefault="000427DF" w:rsidP="000427DF">
            <w:pPr>
              <w:contextualSpacing/>
              <w:jc w:val="center"/>
            </w:pPr>
            <w:r>
              <w:t>C.2</w:t>
            </w:r>
          </w:p>
        </w:tc>
        <w:tc>
          <w:tcPr>
            <w:tcW w:w="1440" w:type="dxa"/>
          </w:tcPr>
          <w:p w14:paraId="1818B4B7" w14:textId="4EF57861" w:rsidR="000427DF" w:rsidRPr="001512DD" w:rsidRDefault="000427DF" w:rsidP="000427DF">
            <w:pPr>
              <w:contextualSpacing/>
              <w:jc w:val="center"/>
            </w:pPr>
            <w:r>
              <w:t>C.3</w:t>
            </w:r>
          </w:p>
        </w:tc>
        <w:tc>
          <w:tcPr>
            <w:tcW w:w="1260" w:type="dxa"/>
          </w:tcPr>
          <w:p w14:paraId="06D9933F" w14:textId="48028AB9" w:rsidR="000427DF" w:rsidRPr="001512DD" w:rsidRDefault="000427DF" w:rsidP="000427DF">
            <w:pPr>
              <w:contextualSpacing/>
              <w:jc w:val="center"/>
            </w:pPr>
            <w:r>
              <w:t>C.4</w:t>
            </w:r>
          </w:p>
        </w:tc>
        <w:tc>
          <w:tcPr>
            <w:tcW w:w="1350" w:type="dxa"/>
          </w:tcPr>
          <w:p w14:paraId="63F2854B" w14:textId="2490BEA4" w:rsidR="000427DF" w:rsidRPr="001512DD" w:rsidRDefault="000427DF" w:rsidP="000427DF">
            <w:pPr>
              <w:contextualSpacing/>
              <w:jc w:val="center"/>
            </w:pPr>
            <w:r>
              <w:t>C.5</w:t>
            </w:r>
          </w:p>
        </w:tc>
        <w:tc>
          <w:tcPr>
            <w:tcW w:w="1530" w:type="dxa"/>
          </w:tcPr>
          <w:p w14:paraId="69F06AEE" w14:textId="5596813D" w:rsidR="000427DF" w:rsidRPr="001512DD" w:rsidRDefault="000427DF" w:rsidP="000427DF">
            <w:pPr>
              <w:contextualSpacing/>
              <w:jc w:val="center"/>
            </w:pPr>
            <w:r>
              <w:t>C.6</w:t>
            </w:r>
          </w:p>
        </w:tc>
        <w:tc>
          <w:tcPr>
            <w:tcW w:w="1980" w:type="dxa"/>
          </w:tcPr>
          <w:p w14:paraId="474320C0" w14:textId="40CDBA23" w:rsidR="000427DF" w:rsidRPr="001512DD" w:rsidRDefault="000427DF" w:rsidP="000427DF">
            <w:pPr>
              <w:contextualSpacing/>
              <w:jc w:val="center"/>
            </w:pPr>
            <w:r>
              <w:t>C.7</w:t>
            </w:r>
          </w:p>
        </w:tc>
      </w:tr>
      <w:tr w:rsidR="000427DF" w:rsidRPr="001512DD" w14:paraId="37E71548" w14:textId="77777777" w:rsidTr="00C14ED2">
        <w:trPr>
          <w:trHeight w:val="20"/>
        </w:trPr>
        <w:tc>
          <w:tcPr>
            <w:tcW w:w="715" w:type="dxa"/>
          </w:tcPr>
          <w:p w14:paraId="3B2B6B6F" w14:textId="4AFC6FAE" w:rsidR="00E62CDC" w:rsidRPr="001512DD" w:rsidRDefault="00E62CDC" w:rsidP="001512DD">
            <w:pPr>
              <w:contextualSpacing/>
              <w:jc w:val="center"/>
            </w:pPr>
            <w:r w:rsidRPr="001512DD">
              <w:t>ID Code</w:t>
            </w:r>
          </w:p>
        </w:tc>
        <w:tc>
          <w:tcPr>
            <w:tcW w:w="3909"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60B6775C" w14:textId="77777777" w:rsidR="00E62CDC" w:rsidRDefault="00E62CDC" w:rsidP="001512DD">
            <w:pPr>
              <w:contextualSpacing/>
              <w:jc w:val="center"/>
              <w:rPr>
                <w:ins w:id="146" w:author="Heather Huntington" w:date="2014-10-30T14:49:00Z"/>
                <w:i/>
              </w:rPr>
            </w:pPr>
            <w:r w:rsidRPr="001512DD">
              <w:rPr>
                <w:i/>
              </w:rPr>
              <w:t>First, middle, last name</w:t>
            </w:r>
          </w:p>
          <w:p w14:paraId="530DE9CD" w14:textId="77777777" w:rsidR="007B7340" w:rsidRDefault="007B7340" w:rsidP="001512DD">
            <w:pPr>
              <w:contextualSpacing/>
              <w:jc w:val="center"/>
              <w:rPr>
                <w:ins w:id="147" w:author="Heather Huntington" w:date="2014-10-30T14:49:00Z"/>
                <w:i/>
              </w:rPr>
            </w:pPr>
          </w:p>
          <w:p w14:paraId="0BC55B9E" w14:textId="57CF2E18" w:rsidR="007B7340" w:rsidRPr="001512DD" w:rsidRDefault="007B7340" w:rsidP="001512DD">
            <w:pPr>
              <w:contextualSpacing/>
              <w:jc w:val="center"/>
              <w:rPr>
                <w:i/>
              </w:rPr>
            </w:pPr>
            <w:commentRangeStart w:id="148"/>
            <w:ins w:id="149" w:author="Heather Huntington" w:date="2014-10-30T14:49:00Z">
              <w:r>
                <w:t>Enumerator - please ask to the HH head.</w:t>
              </w:r>
            </w:ins>
            <w:commentRangeEnd w:id="148"/>
            <w:r w:rsidR="000D64E6">
              <w:rPr>
                <w:rStyle w:val="CommentReference"/>
              </w:rPr>
              <w:commentReference w:id="148"/>
            </w:r>
          </w:p>
        </w:tc>
        <w:tc>
          <w:tcPr>
            <w:tcW w:w="1260"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48456748" w14:textId="77777777" w:rsidR="00E62CDC" w:rsidRDefault="00E62CDC" w:rsidP="001512DD">
            <w:pPr>
              <w:contextualSpacing/>
              <w:jc w:val="center"/>
              <w:rPr>
                <w:ins w:id="150" w:author="Stickler, Mercedes M. (E3/LTRM)" w:date="2014-09-22T15:50:00Z"/>
                <w:rFonts w:eastAsiaTheme="minorEastAsia"/>
                <w:lang w:eastAsia="zh-CN"/>
              </w:rPr>
            </w:pPr>
            <w:r w:rsidRPr="001512DD">
              <w:rPr>
                <w:rFonts w:eastAsiaTheme="minorEastAsia"/>
                <w:lang w:eastAsia="zh-CN"/>
              </w:rPr>
              <w:t>2=Female</w:t>
            </w:r>
          </w:p>
          <w:p w14:paraId="2D586B28" w14:textId="11A642B2" w:rsidR="00755280" w:rsidRPr="001512DD" w:rsidRDefault="00755280" w:rsidP="001512DD">
            <w:pPr>
              <w:contextualSpacing/>
              <w:jc w:val="center"/>
            </w:pPr>
            <w:ins w:id="151" w:author="Stickler, Mercedes M. (E3/LTRM)" w:date="2014-09-22T15:50:00Z">
              <w:r>
                <w:rPr>
                  <w:rFonts w:eastAsiaTheme="minorEastAsia"/>
                  <w:lang w:eastAsia="zh-CN"/>
                </w:rPr>
                <w:t>999=Prefer not to respond</w:t>
              </w:r>
            </w:ins>
          </w:p>
        </w:tc>
        <w:tc>
          <w:tcPr>
            <w:tcW w:w="1440"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1260" w:type="dxa"/>
          </w:tcPr>
          <w:p w14:paraId="0CD4BC03" w14:textId="77777777" w:rsidR="00E62CDC" w:rsidRDefault="00E62CDC" w:rsidP="001512DD">
            <w:pPr>
              <w:contextualSpacing/>
              <w:jc w:val="center"/>
            </w:pPr>
            <w:r w:rsidRPr="001512DD">
              <w:t>Relationship to the head?</w:t>
            </w:r>
          </w:p>
          <w:p w14:paraId="0A141D7D" w14:textId="77777777" w:rsidR="000427DF" w:rsidRDefault="000427DF" w:rsidP="001512DD">
            <w:pPr>
              <w:contextualSpacing/>
              <w:jc w:val="center"/>
              <w:rPr>
                <w:i/>
              </w:rPr>
            </w:pPr>
          </w:p>
          <w:p w14:paraId="6FA8B4A2" w14:textId="5E58A739" w:rsidR="000427DF" w:rsidRPr="000427DF" w:rsidRDefault="000427DF" w:rsidP="001512DD">
            <w:pPr>
              <w:contextualSpacing/>
              <w:jc w:val="center"/>
              <w:rPr>
                <w:i/>
              </w:rPr>
            </w:pPr>
            <w:r>
              <w:rPr>
                <w:i/>
              </w:rPr>
              <w:t>See code 101</w:t>
            </w:r>
          </w:p>
        </w:tc>
        <w:tc>
          <w:tcPr>
            <w:tcW w:w="1350" w:type="dxa"/>
          </w:tcPr>
          <w:p w14:paraId="4203EBC2" w14:textId="0936E2EC" w:rsidR="00C14ED2" w:rsidRPr="00C14ED2" w:rsidRDefault="00C14ED2" w:rsidP="001512DD">
            <w:pPr>
              <w:contextualSpacing/>
              <w:jc w:val="center"/>
              <w:rPr>
                <w:i/>
              </w:rPr>
            </w:pPr>
            <w:r>
              <w:rPr>
                <w:i/>
              </w:rPr>
              <w:t>If age&gt;3</w:t>
            </w:r>
          </w:p>
          <w:p w14:paraId="0ACCE278" w14:textId="77777777" w:rsidR="00E62CDC" w:rsidRDefault="00E62CDC" w:rsidP="001512DD">
            <w:pPr>
              <w:contextualSpacing/>
              <w:jc w:val="center"/>
            </w:pPr>
            <w:r w:rsidRPr="001512DD">
              <w:t>Highest level of education?</w:t>
            </w:r>
          </w:p>
          <w:p w14:paraId="73E44F1D" w14:textId="77777777" w:rsidR="000427DF" w:rsidRDefault="000427DF" w:rsidP="001512DD">
            <w:pPr>
              <w:contextualSpacing/>
              <w:jc w:val="center"/>
            </w:pPr>
          </w:p>
          <w:p w14:paraId="3626AE34" w14:textId="72B48B83" w:rsidR="000427DF" w:rsidRPr="000427DF" w:rsidRDefault="000427DF" w:rsidP="001512DD">
            <w:pPr>
              <w:contextualSpacing/>
              <w:jc w:val="center"/>
              <w:rPr>
                <w:i/>
              </w:rPr>
            </w:pPr>
            <w:r>
              <w:rPr>
                <w:i/>
              </w:rPr>
              <w:t>See code 102</w:t>
            </w:r>
          </w:p>
        </w:tc>
        <w:tc>
          <w:tcPr>
            <w:tcW w:w="1530" w:type="dxa"/>
          </w:tcPr>
          <w:p w14:paraId="6D165855" w14:textId="421B8DEF" w:rsidR="00C14ED2" w:rsidRPr="00C14ED2" w:rsidRDefault="00C14ED2" w:rsidP="00C14ED2">
            <w:pPr>
              <w:contextualSpacing/>
              <w:jc w:val="center"/>
              <w:rPr>
                <w:i/>
              </w:rPr>
            </w:pPr>
            <w:r>
              <w:rPr>
                <w:i/>
              </w:rPr>
              <w:t>If age&gt;3</w:t>
            </w:r>
          </w:p>
          <w:p w14:paraId="3213D7CD" w14:textId="77777777" w:rsidR="00E62CDC" w:rsidRPr="001512DD" w:rsidRDefault="00E62CDC" w:rsidP="001512DD">
            <w:pPr>
              <w:contextualSpacing/>
              <w:jc w:val="center"/>
            </w:pPr>
            <w:r w:rsidRPr="001512DD">
              <w:t>Currently enrolled in school?</w:t>
            </w:r>
          </w:p>
          <w:p w14:paraId="4F0D8895" w14:textId="3ED1A4C0" w:rsidR="00E62CDC" w:rsidRPr="001512DD" w:rsidRDefault="00C14ED2" w:rsidP="00C14ED2">
            <w:pPr>
              <w:contextualSpacing/>
              <w:jc w:val="center"/>
            </w:pPr>
            <w:r>
              <w:t>0</w:t>
            </w:r>
            <w:r w:rsidR="00E62CDC" w:rsidRPr="001512DD">
              <w:t>=No</w:t>
            </w:r>
          </w:p>
          <w:p w14:paraId="33197FE7" w14:textId="7656020B" w:rsidR="00E62CDC" w:rsidRDefault="00C14ED2" w:rsidP="001512DD">
            <w:pPr>
              <w:contextualSpacing/>
              <w:jc w:val="center"/>
            </w:pPr>
            <w:r>
              <w:t>1</w:t>
            </w:r>
            <w:r w:rsidR="00E62CDC" w:rsidRPr="001512DD">
              <w:t>=Yes</w:t>
            </w:r>
          </w:p>
          <w:p w14:paraId="04F5C468" w14:textId="48A75C7E" w:rsidR="00C14ED2" w:rsidRPr="00C14ED2" w:rsidRDefault="00C14ED2" w:rsidP="001512DD">
            <w:pPr>
              <w:contextualSpacing/>
              <w:jc w:val="center"/>
              <w:rPr>
                <w:i/>
              </w:rPr>
            </w:pPr>
            <w:r>
              <w:rPr>
                <w:i/>
              </w:rPr>
              <w:t xml:space="preserve">If 1, skip C7 </w:t>
            </w:r>
          </w:p>
        </w:tc>
        <w:tc>
          <w:tcPr>
            <w:tcW w:w="1980" w:type="dxa"/>
          </w:tcPr>
          <w:p w14:paraId="0FE0F5DF" w14:textId="26C222D2" w:rsidR="00C14ED2" w:rsidRPr="00C14ED2" w:rsidRDefault="00C14ED2" w:rsidP="00C14ED2">
            <w:pPr>
              <w:contextualSpacing/>
              <w:jc w:val="center"/>
              <w:rPr>
                <w:i/>
              </w:rPr>
            </w:pPr>
            <w:r>
              <w:rPr>
                <w:i/>
              </w:rPr>
              <w:t>If age&gt;3</w:t>
            </w:r>
          </w:p>
          <w:p w14:paraId="1C1098B6" w14:textId="64239DC3" w:rsidR="000427DF" w:rsidRDefault="00E62CDC" w:rsidP="00C14ED2">
            <w:pPr>
              <w:contextualSpacing/>
              <w:jc w:val="center"/>
            </w:pPr>
            <w:r w:rsidRPr="001512DD">
              <w:t>Why is the respondent not currently in school?</w:t>
            </w:r>
          </w:p>
          <w:p w14:paraId="66C91AEC" w14:textId="77777777" w:rsidR="000427DF" w:rsidRDefault="000427DF" w:rsidP="001512DD">
            <w:pPr>
              <w:contextualSpacing/>
              <w:jc w:val="center"/>
              <w:rPr>
                <w:i/>
              </w:rPr>
            </w:pPr>
            <w:r>
              <w:rPr>
                <w:i/>
              </w:rPr>
              <w:t>See code 103</w:t>
            </w:r>
          </w:p>
          <w:p w14:paraId="56D57976" w14:textId="77777777" w:rsidR="000427DF" w:rsidRDefault="000427DF" w:rsidP="001512DD">
            <w:pPr>
              <w:contextualSpacing/>
              <w:jc w:val="center"/>
              <w:rPr>
                <w:i/>
              </w:rPr>
            </w:pPr>
            <w:r>
              <w:rPr>
                <w:i/>
              </w:rPr>
              <w:t>Probe and code, select all that apply</w:t>
            </w:r>
          </w:p>
          <w:p w14:paraId="637C7025" w14:textId="3F2B016F" w:rsidR="00C14ED2" w:rsidRPr="000427DF" w:rsidRDefault="00C14ED2" w:rsidP="001512DD">
            <w:pPr>
              <w:contextualSpacing/>
              <w:jc w:val="center"/>
              <w:rPr>
                <w:i/>
              </w:rPr>
            </w:pPr>
            <w:r>
              <w:rPr>
                <w:i/>
              </w:rPr>
              <w:t>Skip to C.13</w:t>
            </w:r>
          </w:p>
        </w:tc>
      </w:tr>
      <w:tr w:rsidR="000427DF" w:rsidRPr="001512DD" w14:paraId="1CB94148" w14:textId="77777777" w:rsidTr="00C14ED2">
        <w:trPr>
          <w:trHeight w:val="20"/>
        </w:trPr>
        <w:tc>
          <w:tcPr>
            <w:tcW w:w="715" w:type="dxa"/>
          </w:tcPr>
          <w:p w14:paraId="21ED2BE4" w14:textId="77777777" w:rsidR="008C2BC1" w:rsidRPr="001512DD" w:rsidRDefault="008C2BC1" w:rsidP="001512DD">
            <w:pPr>
              <w:contextualSpacing/>
              <w:jc w:val="center"/>
            </w:pPr>
          </w:p>
        </w:tc>
        <w:tc>
          <w:tcPr>
            <w:tcW w:w="3909" w:type="dxa"/>
          </w:tcPr>
          <w:p w14:paraId="22B99D00" w14:textId="77777777" w:rsidR="008C2BC1" w:rsidRPr="001512DD" w:rsidRDefault="008C2BC1" w:rsidP="001512DD">
            <w:pPr>
              <w:contextualSpacing/>
              <w:jc w:val="center"/>
            </w:pPr>
          </w:p>
        </w:tc>
        <w:tc>
          <w:tcPr>
            <w:tcW w:w="1260" w:type="dxa"/>
          </w:tcPr>
          <w:p w14:paraId="45C8D44E" w14:textId="77777777" w:rsidR="008C2BC1" w:rsidRPr="001512DD" w:rsidRDefault="008C2BC1" w:rsidP="001512DD">
            <w:pPr>
              <w:contextualSpacing/>
              <w:jc w:val="center"/>
            </w:pPr>
          </w:p>
        </w:tc>
        <w:tc>
          <w:tcPr>
            <w:tcW w:w="1440" w:type="dxa"/>
          </w:tcPr>
          <w:p w14:paraId="44857CDE" w14:textId="77777777" w:rsidR="008C2BC1" w:rsidRPr="001512DD" w:rsidRDefault="008C2BC1" w:rsidP="001512DD">
            <w:pPr>
              <w:contextualSpacing/>
              <w:jc w:val="center"/>
            </w:pPr>
          </w:p>
        </w:tc>
        <w:tc>
          <w:tcPr>
            <w:tcW w:w="1260" w:type="dxa"/>
          </w:tcPr>
          <w:p w14:paraId="501423E5" w14:textId="77777777" w:rsidR="008C2BC1" w:rsidRPr="001512DD" w:rsidRDefault="008C2BC1" w:rsidP="001512DD">
            <w:pPr>
              <w:contextualSpacing/>
              <w:jc w:val="center"/>
            </w:pPr>
          </w:p>
        </w:tc>
        <w:tc>
          <w:tcPr>
            <w:tcW w:w="1350" w:type="dxa"/>
          </w:tcPr>
          <w:p w14:paraId="2FB1DA77" w14:textId="77777777" w:rsidR="008C2BC1" w:rsidRPr="001512DD" w:rsidRDefault="008C2BC1" w:rsidP="001512DD">
            <w:pPr>
              <w:contextualSpacing/>
              <w:jc w:val="center"/>
            </w:pPr>
          </w:p>
        </w:tc>
        <w:tc>
          <w:tcPr>
            <w:tcW w:w="1530" w:type="dxa"/>
          </w:tcPr>
          <w:p w14:paraId="5516CBA4" w14:textId="77777777" w:rsidR="008C2BC1" w:rsidRPr="001512DD" w:rsidRDefault="008C2BC1" w:rsidP="001512DD">
            <w:pPr>
              <w:contextualSpacing/>
              <w:jc w:val="center"/>
            </w:pPr>
          </w:p>
        </w:tc>
        <w:tc>
          <w:tcPr>
            <w:tcW w:w="1980" w:type="dxa"/>
          </w:tcPr>
          <w:p w14:paraId="668F2632" w14:textId="77777777" w:rsidR="008C2BC1" w:rsidRPr="001512DD" w:rsidRDefault="008C2BC1" w:rsidP="001512DD">
            <w:pPr>
              <w:contextualSpacing/>
              <w:jc w:val="center"/>
            </w:pPr>
          </w:p>
        </w:tc>
      </w:tr>
      <w:tr w:rsidR="000427DF" w:rsidRPr="001512DD" w14:paraId="51B91415" w14:textId="77777777" w:rsidTr="00C14ED2">
        <w:trPr>
          <w:trHeight w:val="20"/>
        </w:trPr>
        <w:tc>
          <w:tcPr>
            <w:tcW w:w="715" w:type="dxa"/>
          </w:tcPr>
          <w:p w14:paraId="3E613D3D" w14:textId="6811C6B4" w:rsidR="00A667B3" w:rsidRPr="001512DD" w:rsidRDefault="00E62CDC" w:rsidP="001512DD">
            <w:pPr>
              <w:contextualSpacing/>
              <w:jc w:val="center"/>
            </w:pPr>
            <w:r w:rsidRPr="001512DD">
              <w:t>1</w:t>
            </w:r>
          </w:p>
        </w:tc>
        <w:tc>
          <w:tcPr>
            <w:tcW w:w="3909" w:type="dxa"/>
          </w:tcPr>
          <w:p w14:paraId="337728A6" w14:textId="77777777" w:rsidR="00A667B3" w:rsidRPr="001512DD" w:rsidRDefault="00A667B3" w:rsidP="001512DD">
            <w:pPr>
              <w:contextualSpacing/>
              <w:jc w:val="center"/>
            </w:pPr>
          </w:p>
        </w:tc>
        <w:tc>
          <w:tcPr>
            <w:tcW w:w="1260" w:type="dxa"/>
          </w:tcPr>
          <w:p w14:paraId="7D5F39D3" w14:textId="77777777" w:rsidR="00A667B3" w:rsidRPr="001512DD" w:rsidRDefault="00A667B3" w:rsidP="001512DD">
            <w:pPr>
              <w:contextualSpacing/>
              <w:jc w:val="center"/>
            </w:pPr>
          </w:p>
        </w:tc>
        <w:tc>
          <w:tcPr>
            <w:tcW w:w="1440" w:type="dxa"/>
          </w:tcPr>
          <w:p w14:paraId="493A4578" w14:textId="77777777" w:rsidR="00A667B3" w:rsidRPr="001512DD" w:rsidRDefault="00A667B3" w:rsidP="001512DD">
            <w:pPr>
              <w:contextualSpacing/>
              <w:jc w:val="center"/>
            </w:pPr>
          </w:p>
        </w:tc>
        <w:tc>
          <w:tcPr>
            <w:tcW w:w="1260" w:type="dxa"/>
          </w:tcPr>
          <w:p w14:paraId="5B87E322" w14:textId="77777777" w:rsidR="00A667B3" w:rsidRPr="001512DD" w:rsidRDefault="00A667B3" w:rsidP="001512DD">
            <w:pPr>
              <w:contextualSpacing/>
              <w:jc w:val="center"/>
            </w:pPr>
          </w:p>
        </w:tc>
        <w:tc>
          <w:tcPr>
            <w:tcW w:w="1350" w:type="dxa"/>
          </w:tcPr>
          <w:p w14:paraId="072187B1" w14:textId="77777777" w:rsidR="00A667B3" w:rsidRPr="001512DD" w:rsidRDefault="00A667B3" w:rsidP="001512DD">
            <w:pPr>
              <w:contextualSpacing/>
              <w:jc w:val="center"/>
            </w:pPr>
          </w:p>
        </w:tc>
        <w:tc>
          <w:tcPr>
            <w:tcW w:w="1530" w:type="dxa"/>
          </w:tcPr>
          <w:p w14:paraId="2C5F39D7" w14:textId="77777777" w:rsidR="00A667B3" w:rsidRPr="001512DD" w:rsidRDefault="00A667B3" w:rsidP="001512DD">
            <w:pPr>
              <w:contextualSpacing/>
              <w:jc w:val="center"/>
            </w:pPr>
          </w:p>
        </w:tc>
        <w:tc>
          <w:tcPr>
            <w:tcW w:w="1980" w:type="dxa"/>
          </w:tcPr>
          <w:p w14:paraId="5C3AAAD8" w14:textId="77777777" w:rsidR="00A667B3" w:rsidRPr="001512DD" w:rsidRDefault="00A667B3" w:rsidP="001512DD">
            <w:pPr>
              <w:contextualSpacing/>
              <w:jc w:val="center"/>
            </w:pPr>
          </w:p>
        </w:tc>
      </w:tr>
      <w:tr w:rsidR="000427DF" w:rsidRPr="001512DD" w14:paraId="2D0F38CB" w14:textId="77777777" w:rsidTr="00C14ED2">
        <w:trPr>
          <w:trHeight w:val="20"/>
        </w:trPr>
        <w:tc>
          <w:tcPr>
            <w:tcW w:w="715" w:type="dxa"/>
          </w:tcPr>
          <w:p w14:paraId="44444DE2" w14:textId="0D00E86C" w:rsidR="00A667B3" w:rsidRPr="001512DD" w:rsidRDefault="00E62CDC" w:rsidP="001512DD">
            <w:pPr>
              <w:contextualSpacing/>
              <w:jc w:val="center"/>
            </w:pPr>
            <w:r w:rsidRPr="001512DD">
              <w:t>2</w:t>
            </w:r>
          </w:p>
        </w:tc>
        <w:tc>
          <w:tcPr>
            <w:tcW w:w="3909" w:type="dxa"/>
          </w:tcPr>
          <w:p w14:paraId="0B6CB24B" w14:textId="77777777" w:rsidR="00A667B3" w:rsidRPr="001512DD" w:rsidRDefault="00A667B3" w:rsidP="001512DD">
            <w:pPr>
              <w:contextualSpacing/>
              <w:jc w:val="center"/>
            </w:pPr>
          </w:p>
        </w:tc>
        <w:tc>
          <w:tcPr>
            <w:tcW w:w="1260" w:type="dxa"/>
          </w:tcPr>
          <w:p w14:paraId="64009CE5" w14:textId="77777777" w:rsidR="00A667B3" w:rsidRPr="001512DD" w:rsidRDefault="00A667B3" w:rsidP="001512DD">
            <w:pPr>
              <w:contextualSpacing/>
              <w:jc w:val="center"/>
            </w:pPr>
          </w:p>
        </w:tc>
        <w:tc>
          <w:tcPr>
            <w:tcW w:w="1440" w:type="dxa"/>
          </w:tcPr>
          <w:p w14:paraId="068FD922" w14:textId="77777777" w:rsidR="00A667B3" w:rsidRPr="001512DD" w:rsidRDefault="00A667B3" w:rsidP="001512DD">
            <w:pPr>
              <w:contextualSpacing/>
              <w:jc w:val="center"/>
            </w:pPr>
          </w:p>
        </w:tc>
        <w:tc>
          <w:tcPr>
            <w:tcW w:w="1260" w:type="dxa"/>
          </w:tcPr>
          <w:p w14:paraId="57899BF5" w14:textId="77777777" w:rsidR="00A667B3" w:rsidRPr="001512DD" w:rsidRDefault="00A667B3" w:rsidP="001512DD">
            <w:pPr>
              <w:contextualSpacing/>
              <w:jc w:val="center"/>
            </w:pPr>
          </w:p>
        </w:tc>
        <w:tc>
          <w:tcPr>
            <w:tcW w:w="1350" w:type="dxa"/>
          </w:tcPr>
          <w:p w14:paraId="5530DF18" w14:textId="77777777" w:rsidR="00A667B3" w:rsidRPr="001512DD" w:rsidRDefault="00A667B3" w:rsidP="001512DD">
            <w:pPr>
              <w:contextualSpacing/>
              <w:jc w:val="center"/>
            </w:pPr>
          </w:p>
        </w:tc>
        <w:tc>
          <w:tcPr>
            <w:tcW w:w="1530" w:type="dxa"/>
          </w:tcPr>
          <w:p w14:paraId="4EEB746F" w14:textId="77777777" w:rsidR="00A667B3" w:rsidRPr="001512DD" w:rsidRDefault="00A667B3" w:rsidP="001512DD">
            <w:pPr>
              <w:contextualSpacing/>
              <w:jc w:val="center"/>
            </w:pPr>
          </w:p>
        </w:tc>
        <w:tc>
          <w:tcPr>
            <w:tcW w:w="1980" w:type="dxa"/>
          </w:tcPr>
          <w:p w14:paraId="39DEA290" w14:textId="77777777" w:rsidR="00A667B3" w:rsidRPr="001512DD" w:rsidRDefault="00A667B3" w:rsidP="001512DD">
            <w:pPr>
              <w:contextualSpacing/>
              <w:jc w:val="center"/>
            </w:pPr>
          </w:p>
        </w:tc>
      </w:tr>
      <w:tr w:rsidR="000427DF" w:rsidRPr="001512DD" w14:paraId="44DDFBAE" w14:textId="77777777" w:rsidTr="00C14ED2">
        <w:trPr>
          <w:trHeight w:val="20"/>
        </w:trPr>
        <w:tc>
          <w:tcPr>
            <w:tcW w:w="715" w:type="dxa"/>
          </w:tcPr>
          <w:p w14:paraId="207730DA" w14:textId="76E12277" w:rsidR="00A667B3" w:rsidRPr="001512DD" w:rsidRDefault="00E62CDC" w:rsidP="001512DD">
            <w:pPr>
              <w:contextualSpacing/>
              <w:jc w:val="center"/>
            </w:pPr>
            <w:r w:rsidRPr="001512DD">
              <w:t>3</w:t>
            </w:r>
          </w:p>
        </w:tc>
        <w:tc>
          <w:tcPr>
            <w:tcW w:w="3909" w:type="dxa"/>
          </w:tcPr>
          <w:p w14:paraId="1799F197" w14:textId="77777777" w:rsidR="00A667B3" w:rsidRPr="001512DD" w:rsidRDefault="00A667B3" w:rsidP="001512DD">
            <w:pPr>
              <w:contextualSpacing/>
              <w:jc w:val="center"/>
            </w:pPr>
          </w:p>
        </w:tc>
        <w:tc>
          <w:tcPr>
            <w:tcW w:w="1260" w:type="dxa"/>
          </w:tcPr>
          <w:p w14:paraId="07D5F1E5" w14:textId="77777777" w:rsidR="00A667B3" w:rsidRPr="001512DD" w:rsidRDefault="00A667B3" w:rsidP="001512DD">
            <w:pPr>
              <w:contextualSpacing/>
              <w:jc w:val="center"/>
            </w:pPr>
          </w:p>
        </w:tc>
        <w:tc>
          <w:tcPr>
            <w:tcW w:w="1440" w:type="dxa"/>
          </w:tcPr>
          <w:p w14:paraId="35AD8EF8" w14:textId="77777777" w:rsidR="00A667B3" w:rsidRPr="001512DD" w:rsidRDefault="00A667B3" w:rsidP="001512DD">
            <w:pPr>
              <w:contextualSpacing/>
              <w:jc w:val="center"/>
            </w:pPr>
          </w:p>
        </w:tc>
        <w:tc>
          <w:tcPr>
            <w:tcW w:w="1260" w:type="dxa"/>
          </w:tcPr>
          <w:p w14:paraId="5E52A372" w14:textId="77777777" w:rsidR="00A667B3" w:rsidRPr="001512DD" w:rsidRDefault="00A667B3" w:rsidP="001512DD">
            <w:pPr>
              <w:contextualSpacing/>
              <w:jc w:val="center"/>
            </w:pPr>
          </w:p>
        </w:tc>
        <w:tc>
          <w:tcPr>
            <w:tcW w:w="1350" w:type="dxa"/>
          </w:tcPr>
          <w:p w14:paraId="23554713" w14:textId="77777777" w:rsidR="00A667B3" w:rsidRPr="001512DD" w:rsidRDefault="00A667B3" w:rsidP="001512DD">
            <w:pPr>
              <w:contextualSpacing/>
              <w:jc w:val="center"/>
            </w:pPr>
          </w:p>
        </w:tc>
        <w:tc>
          <w:tcPr>
            <w:tcW w:w="1530" w:type="dxa"/>
          </w:tcPr>
          <w:p w14:paraId="199464A5" w14:textId="77777777" w:rsidR="00A667B3" w:rsidRPr="001512DD" w:rsidRDefault="00A667B3" w:rsidP="001512DD">
            <w:pPr>
              <w:contextualSpacing/>
              <w:jc w:val="center"/>
            </w:pPr>
          </w:p>
        </w:tc>
        <w:tc>
          <w:tcPr>
            <w:tcW w:w="1980" w:type="dxa"/>
          </w:tcPr>
          <w:p w14:paraId="6CE5BF04" w14:textId="77777777" w:rsidR="00A667B3" w:rsidRPr="001512DD" w:rsidRDefault="00A667B3" w:rsidP="001512DD">
            <w:pPr>
              <w:contextualSpacing/>
              <w:jc w:val="center"/>
            </w:pPr>
          </w:p>
        </w:tc>
      </w:tr>
      <w:tr w:rsidR="000427DF" w:rsidRPr="001512DD" w14:paraId="0B55F667" w14:textId="77777777" w:rsidTr="00C14ED2">
        <w:trPr>
          <w:trHeight w:val="20"/>
        </w:trPr>
        <w:tc>
          <w:tcPr>
            <w:tcW w:w="715" w:type="dxa"/>
          </w:tcPr>
          <w:p w14:paraId="130D2C8A" w14:textId="35F42804" w:rsidR="00A667B3" w:rsidRPr="001512DD" w:rsidRDefault="00E62CDC" w:rsidP="001512DD">
            <w:pPr>
              <w:contextualSpacing/>
              <w:jc w:val="center"/>
            </w:pPr>
            <w:r w:rsidRPr="001512DD">
              <w:t>4</w:t>
            </w:r>
          </w:p>
        </w:tc>
        <w:tc>
          <w:tcPr>
            <w:tcW w:w="3909" w:type="dxa"/>
          </w:tcPr>
          <w:p w14:paraId="7B7253F1" w14:textId="77777777" w:rsidR="00A667B3" w:rsidRPr="001512DD" w:rsidRDefault="00A667B3" w:rsidP="001512DD">
            <w:pPr>
              <w:contextualSpacing/>
              <w:jc w:val="center"/>
            </w:pPr>
          </w:p>
        </w:tc>
        <w:tc>
          <w:tcPr>
            <w:tcW w:w="1260" w:type="dxa"/>
          </w:tcPr>
          <w:p w14:paraId="6C0B2C06" w14:textId="77777777" w:rsidR="00A667B3" w:rsidRPr="001512DD" w:rsidRDefault="00A667B3" w:rsidP="001512DD">
            <w:pPr>
              <w:contextualSpacing/>
              <w:jc w:val="center"/>
            </w:pPr>
          </w:p>
        </w:tc>
        <w:tc>
          <w:tcPr>
            <w:tcW w:w="1440" w:type="dxa"/>
          </w:tcPr>
          <w:p w14:paraId="03A4DC8B" w14:textId="77777777" w:rsidR="00A667B3" w:rsidRPr="001512DD" w:rsidRDefault="00A667B3" w:rsidP="001512DD">
            <w:pPr>
              <w:contextualSpacing/>
              <w:jc w:val="center"/>
            </w:pPr>
          </w:p>
        </w:tc>
        <w:tc>
          <w:tcPr>
            <w:tcW w:w="1260" w:type="dxa"/>
          </w:tcPr>
          <w:p w14:paraId="66AD656F" w14:textId="77777777" w:rsidR="00A667B3" w:rsidRPr="001512DD" w:rsidRDefault="00A667B3" w:rsidP="001512DD">
            <w:pPr>
              <w:contextualSpacing/>
              <w:jc w:val="center"/>
            </w:pPr>
          </w:p>
        </w:tc>
        <w:tc>
          <w:tcPr>
            <w:tcW w:w="1350" w:type="dxa"/>
          </w:tcPr>
          <w:p w14:paraId="25194238" w14:textId="77777777" w:rsidR="00A667B3" w:rsidRPr="001512DD" w:rsidRDefault="00A667B3" w:rsidP="001512DD">
            <w:pPr>
              <w:contextualSpacing/>
              <w:jc w:val="center"/>
            </w:pPr>
          </w:p>
        </w:tc>
        <w:tc>
          <w:tcPr>
            <w:tcW w:w="1530" w:type="dxa"/>
          </w:tcPr>
          <w:p w14:paraId="550E3197" w14:textId="77777777" w:rsidR="00A667B3" w:rsidRPr="001512DD" w:rsidRDefault="00A667B3" w:rsidP="001512DD">
            <w:pPr>
              <w:contextualSpacing/>
              <w:jc w:val="center"/>
            </w:pPr>
          </w:p>
        </w:tc>
        <w:tc>
          <w:tcPr>
            <w:tcW w:w="1980" w:type="dxa"/>
          </w:tcPr>
          <w:p w14:paraId="1C914021" w14:textId="77777777" w:rsidR="00A667B3" w:rsidRPr="001512DD" w:rsidRDefault="00A667B3" w:rsidP="001512DD">
            <w:pPr>
              <w:contextualSpacing/>
              <w:jc w:val="center"/>
            </w:pPr>
          </w:p>
        </w:tc>
      </w:tr>
      <w:tr w:rsidR="000427DF" w:rsidRPr="001512DD" w14:paraId="4ECA4B61" w14:textId="77777777" w:rsidTr="00C14ED2">
        <w:trPr>
          <w:trHeight w:val="20"/>
        </w:trPr>
        <w:tc>
          <w:tcPr>
            <w:tcW w:w="715" w:type="dxa"/>
          </w:tcPr>
          <w:p w14:paraId="7BDA7AAC" w14:textId="72AFF3CC" w:rsidR="00A667B3" w:rsidRPr="001512DD" w:rsidRDefault="00E62CDC" w:rsidP="001512DD">
            <w:pPr>
              <w:contextualSpacing/>
              <w:jc w:val="center"/>
            </w:pPr>
            <w:r w:rsidRPr="001512DD">
              <w:t>5</w:t>
            </w:r>
          </w:p>
        </w:tc>
        <w:tc>
          <w:tcPr>
            <w:tcW w:w="3909" w:type="dxa"/>
          </w:tcPr>
          <w:p w14:paraId="07A10D9A" w14:textId="77777777" w:rsidR="00A667B3" w:rsidRPr="001512DD" w:rsidRDefault="00A667B3" w:rsidP="001512DD">
            <w:pPr>
              <w:contextualSpacing/>
              <w:jc w:val="center"/>
            </w:pPr>
          </w:p>
        </w:tc>
        <w:tc>
          <w:tcPr>
            <w:tcW w:w="1260" w:type="dxa"/>
          </w:tcPr>
          <w:p w14:paraId="48937CD3" w14:textId="77777777" w:rsidR="00A667B3" w:rsidRPr="001512DD" w:rsidRDefault="00A667B3" w:rsidP="001512DD">
            <w:pPr>
              <w:contextualSpacing/>
              <w:jc w:val="center"/>
            </w:pPr>
          </w:p>
        </w:tc>
        <w:tc>
          <w:tcPr>
            <w:tcW w:w="1440" w:type="dxa"/>
          </w:tcPr>
          <w:p w14:paraId="5D28871D" w14:textId="77777777" w:rsidR="00A667B3" w:rsidRPr="001512DD" w:rsidRDefault="00A667B3" w:rsidP="001512DD">
            <w:pPr>
              <w:contextualSpacing/>
              <w:jc w:val="center"/>
            </w:pPr>
          </w:p>
        </w:tc>
        <w:tc>
          <w:tcPr>
            <w:tcW w:w="1260" w:type="dxa"/>
          </w:tcPr>
          <w:p w14:paraId="76D442EA" w14:textId="77777777" w:rsidR="00A667B3" w:rsidRPr="001512DD" w:rsidRDefault="00A667B3" w:rsidP="001512DD">
            <w:pPr>
              <w:contextualSpacing/>
              <w:jc w:val="center"/>
            </w:pPr>
          </w:p>
        </w:tc>
        <w:tc>
          <w:tcPr>
            <w:tcW w:w="1350" w:type="dxa"/>
          </w:tcPr>
          <w:p w14:paraId="481813FA" w14:textId="77777777" w:rsidR="00A667B3" w:rsidRPr="001512DD" w:rsidRDefault="00A667B3" w:rsidP="001512DD">
            <w:pPr>
              <w:contextualSpacing/>
              <w:jc w:val="center"/>
            </w:pPr>
          </w:p>
        </w:tc>
        <w:tc>
          <w:tcPr>
            <w:tcW w:w="1530" w:type="dxa"/>
          </w:tcPr>
          <w:p w14:paraId="5EC33928" w14:textId="77777777" w:rsidR="00A667B3" w:rsidRPr="001512DD" w:rsidRDefault="00A667B3" w:rsidP="001512DD">
            <w:pPr>
              <w:contextualSpacing/>
              <w:jc w:val="center"/>
            </w:pPr>
          </w:p>
        </w:tc>
        <w:tc>
          <w:tcPr>
            <w:tcW w:w="1980" w:type="dxa"/>
          </w:tcPr>
          <w:p w14:paraId="02749D7C" w14:textId="77777777" w:rsidR="00A667B3" w:rsidRPr="001512DD" w:rsidRDefault="00A667B3" w:rsidP="001512DD">
            <w:pPr>
              <w:contextualSpacing/>
              <w:jc w:val="center"/>
            </w:pPr>
          </w:p>
        </w:tc>
      </w:tr>
      <w:tr w:rsidR="000427DF" w:rsidRPr="001512DD" w14:paraId="4D42E3B8" w14:textId="77777777" w:rsidTr="00C14ED2">
        <w:trPr>
          <w:trHeight w:val="20"/>
        </w:trPr>
        <w:tc>
          <w:tcPr>
            <w:tcW w:w="715" w:type="dxa"/>
          </w:tcPr>
          <w:p w14:paraId="41BA9DF5" w14:textId="6328CAD9" w:rsidR="00A667B3" w:rsidRPr="001512DD" w:rsidRDefault="00E62CDC" w:rsidP="001512DD">
            <w:pPr>
              <w:contextualSpacing/>
              <w:jc w:val="center"/>
            </w:pPr>
            <w:r w:rsidRPr="001512DD">
              <w:t>6</w:t>
            </w:r>
          </w:p>
        </w:tc>
        <w:tc>
          <w:tcPr>
            <w:tcW w:w="3909" w:type="dxa"/>
          </w:tcPr>
          <w:p w14:paraId="2F4AA90E" w14:textId="77777777" w:rsidR="00A667B3" w:rsidRPr="001512DD" w:rsidRDefault="00A667B3" w:rsidP="001512DD">
            <w:pPr>
              <w:contextualSpacing/>
              <w:jc w:val="center"/>
            </w:pPr>
          </w:p>
        </w:tc>
        <w:tc>
          <w:tcPr>
            <w:tcW w:w="1260" w:type="dxa"/>
          </w:tcPr>
          <w:p w14:paraId="5E444AE3" w14:textId="77777777" w:rsidR="00A667B3" w:rsidRPr="001512DD" w:rsidRDefault="00A667B3" w:rsidP="001512DD">
            <w:pPr>
              <w:contextualSpacing/>
              <w:jc w:val="center"/>
            </w:pPr>
          </w:p>
        </w:tc>
        <w:tc>
          <w:tcPr>
            <w:tcW w:w="1440" w:type="dxa"/>
          </w:tcPr>
          <w:p w14:paraId="7CF9C745" w14:textId="77777777" w:rsidR="00A667B3" w:rsidRPr="001512DD" w:rsidRDefault="00A667B3" w:rsidP="001512DD">
            <w:pPr>
              <w:contextualSpacing/>
              <w:jc w:val="center"/>
            </w:pPr>
          </w:p>
        </w:tc>
        <w:tc>
          <w:tcPr>
            <w:tcW w:w="1260" w:type="dxa"/>
          </w:tcPr>
          <w:p w14:paraId="155E95FC" w14:textId="77777777" w:rsidR="00A667B3" w:rsidRPr="001512DD" w:rsidRDefault="00A667B3" w:rsidP="001512DD">
            <w:pPr>
              <w:contextualSpacing/>
              <w:jc w:val="center"/>
            </w:pPr>
          </w:p>
        </w:tc>
        <w:tc>
          <w:tcPr>
            <w:tcW w:w="1350" w:type="dxa"/>
          </w:tcPr>
          <w:p w14:paraId="68AC9805" w14:textId="77777777" w:rsidR="00A667B3" w:rsidRPr="001512DD" w:rsidRDefault="00A667B3" w:rsidP="001512DD">
            <w:pPr>
              <w:contextualSpacing/>
              <w:jc w:val="center"/>
            </w:pPr>
          </w:p>
        </w:tc>
        <w:tc>
          <w:tcPr>
            <w:tcW w:w="1530" w:type="dxa"/>
          </w:tcPr>
          <w:p w14:paraId="4050EFDA" w14:textId="77777777" w:rsidR="00A667B3" w:rsidRPr="001512DD" w:rsidRDefault="00A667B3" w:rsidP="001512DD">
            <w:pPr>
              <w:contextualSpacing/>
              <w:jc w:val="center"/>
            </w:pPr>
          </w:p>
        </w:tc>
        <w:tc>
          <w:tcPr>
            <w:tcW w:w="1980" w:type="dxa"/>
          </w:tcPr>
          <w:p w14:paraId="7C0E5795" w14:textId="77777777" w:rsidR="00A667B3" w:rsidRPr="001512DD" w:rsidRDefault="00A667B3" w:rsidP="001512DD">
            <w:pPr>
              <w:contextualSpacing/>
              <w:jc w:val="center"/>
            </w:pPr>
          </w:p>
        </w:tc>
      </w:tr>
      <w:tr w:rsidR="000427DF" w:rsidRPr="001512DD" w14:paraId="586B439B" w14:textId="77777777" w:rsidTr="00C14ED2">
        <w:trPr>
          <w:trHeight w:val="20"/>
        </w:trPr>
        <w:tc>
          <w:tcPr>
            <w:tcW w:w="715" w:type="dxa"/>
          </w:tcPr>
          <w:p w14:paraId="3C028C5A" w14:textId="2EFADCD8" w:rsidR="00A667B3" w:rsidRPr="001512DD" w:rsidRDefault="00E62CDC" w:rsidP="001512DD">
            <w:pPr>
              <w:contextualSpacing/>
              <w:jc w:val="center"/>
            </w:pPr>
            <w:r w:rsidRPr="001512DD">
              <w:t>7</w:t>
            </w:r>
          </w:p>
        </w:tc>
        <w:tc>
          <w:tcPr>
            <w:tcW w:w="3909" w:type="dxa"/>
          </w:tcPr>
          <w:p w14:paraId="48CF32E9" w14:textId="77777777" w:rsidR="00A667B3" w:rsidRPr="001512DD" w:rsidRDefault="00A667B3" w:rsidP="001512DD">
            <w:pPr>
              <w:contextualSpacing/>
              <w:jc w:val="center"/>
            </w:pPr>
          </w:p>
        </w:tc>
        <w:tc>
          <w:tcPr>
            <w:tcW w:w="1260" w:type="dxa"/>
          </w:tcPr>
          <w:p w14:paraId="4FE0E2CB" w14:textId="77777777" w:rsidR="00A667B3" w:rsidRPr="001512DD" w:rsidRDefault="00A667B3" w:rsidP="001512DD">
            <w:pPr>
              <w:contextualSpacing/>
              <w:jc w:val="center"/>
            </w:pPr>
          </w:p>
        </w:tc>
        <w:tc>
          <w:tcPr>
            <w:tcW w:w="1440" w:type="dxa"/>
          </w:tcPr>
          <w:p w14:paraId="016970E6" w14:textId="77777777" w:rsidR="00A667B3" w:rsidRPr="001512DD" w:rsidRDefault="00A667B3" w:rsidP="001512DD">
            <w:pPr>
              <w:contextualSpacing/>
              <w:jc w:val="center"/>
            </w:pPr>
          </w:p>
        </w:tc>
        <w:tc>
          <w:tcPr>
            <w:tcW w:w="1260" w:type="dxa"/>
          </w:tcPr>
          <w:p w14:paraId="451CD14A" w14:textId="77777777" w:rsidR="00A667B3" w:rsidRPr="001512DD" w:rsidRDefault="00A667B3" w:rsidP="001512DD">
            <w:pPr>
              <w:contextualSpacing/>
              <w:jc w:val="center"/>
            </w:pPr>
          </w:p>
        </w:tc>
        <w:tc>
          <w:tcPr>
            <w:tcW w:w="1350" w:type="dxa"/>
          </w:tcPr>
          <w:p w14:paraId="7D95E463" w14:textId="77777777" w:rsidR="00A667B3" w:rsidRPr="001512DD" w:rsidRDefault="00A667B3" w:rsidP="001512DD">
            <w:pPr>
              <w:contextualSpacing/>
              <w:jc w:val="center"/>
            </w:pPr>
          </w:p>
        </w:tc>
        <w:tc>
          <w:tcPr>
            <w:tcW w:w="1530" w:type="dxa"/>
          </w:tcPr>
          <w:p w14:paraId="7A67B3D4" w14:textId="77777777" w:rsidR="00A667B3" w:rsidRPr="001512DD" w:rsidRDefault="00A667B3" w:rsidP="001512DD">
            <w:pPr>
              <w:contextualSpacing/>
              <w:jc w:val="center"/>
            </w:pPr>
          </w:p>
        </w:tc>
        <w:tc>
          <w:tcPr>
            <w:tcW w:w="1980" w:type="dxa"/>
          </w:tcPr>
          <w:p w14:paraId="776AD49B" w14:textId="77777777" w:rsidR="00A667B3" w:rsidRPr="001512DD" w:rsidRDefault="00A667B3" w:rsidP="001512DD">
            <w:pPr>
              <w:contextualSpacing/>
              <w:jc w:val="center"/>
            </w:pPr>
          </w:p>
        </w:tc>
      </w:tr>
      <w:tr w:rsidR="000427DF" w:rsidRPr="001512DD" w14:paraId="19E68591" w14:textId="77777777" w:rsidTr="00C14ED2">
        <w:trPr>
          <w:trHeight w:val="20"/>
        </w:trPr>
        <w:tc>
          <w:tcPr>
            <w:tcW w:w="715" w:type="dxa"/>
          </w:tcPr>
          <w:p w14:paraId="260D708B" w14:textId="68F72787" w:rsidR="00A667B3" w:rsidRPr="001512DD" w:rsidRDefault="00E62CDC" w:rsidP="001512DD">
            <w:pPr>
              <w:contextualSpacing/>
              <w:jc w:val="center"/>
            </w:pPr>
            <w:r w:rsidRPr="001512DD">
              <w:t>8</w:t>
            </w:r>
          </w:p>
        </w:tc>
        <w:tc>
          <w:tcPr>
            <w:tcW w:w="3909" w:type="dxa"/>
          </w:tcPr>
          <w:p w14:paraId="6CA3592A" w14:textId="77777777" w:rsidR="00A667B3" w:rsidRPr="001512DD" w:rsidRDefault="00A667B3" w:rsidP="001512DD">
            <w:pPr>
              <w:contextualSpacing/>
              <w:jc w:val="center"/>
            </w:pPr>
          </w:p>
        </w:tc>
        <w:tc>
          <w:tcPr>
            <w:tcW w:w="1260" w:type="dxa"/>
          </w:tcPr>
          <w:p w14:paraId="51A083D6" w14:textId="77777777" w:rsidR="00A667B3" w:rsidRPr="001512DD" w:rsidRDefault="00A667B3" w:rsidP="001512DD">
            <w:pPr>
              <w:contextualSpacing/>
              <w:jc w:val="center"/>
            </w:pPr>
          </w:p>
        </w:tc>
        <w:tc>
          <w:tcPr>
            <w:tcW w:w="1440" w:type="dxa"/>
          </w:tcPr>
          <w:p w14:paraId="15EE9205" w14:textId="77777777" w:rsidR="00A667B3" w:rsidRPr="001512DD" w:rsidRDefault="00A667B3" w:rsidP="001512DD">
            <w:pPr>
              <w:contextualSpacing/>
              <w:jc w:val="center"/>
            </w:pPr>
          </w:p>
        </w:tc>
        <w:tc>
          <w:tcPr>
            <w:tcW w:w="1260" w:type="dxa"/>
          </w:tcPr>
          <w:p w14:paraId="7C648528" w14:textId="77777777" w:rsidR="00A667B3" w:rsidRPr="001512DD" w:rsidRDefault="00A667B3" w:rsidP="001512DD">
            <w:pPr>
              <w:contextualSpacing/>
              <w:jc w:val="center"/>
            </w:pPr>
          </w:p>
        </w:tc>
        <w:tc>
          <w:tcPr>
            <w:tcW w:w="1350" w:type="dxa"/>
          </w:tcPr>
          <w:p w14:paraId="37554A57" w14:textId="77777777" w:rsidR="00A667B3" w:rsidRPr="001512DD" w:rsidRDefault="00A667B3" w:rsidP="001512DD">
            <w:pPr>
              <w:contextualSpacing/>
              <w:jc w:val="center"/>
            </w:pPr>
          </w:p>
        </w:tc>
        <w:tc>
          <w:tcPr>
            <w:tcW w:w="1530" w:type="dxa"/>
          </w:tcPr>
          <w:p w14:paraId="5E11BA5B" w14:textId="77777777" w:rsidR="00A667B3" w:rsidRPr="001512DD" w:rsidRDefault="00A667B3" w:rsidP="001512DD">
            <w:pPr>
              <w:contextualSpacing/>
              <w:jc w:val="center"/>
            </w:pPr>
          </w:p>
        </w:tc>
        <w:tc>
          <w:tcPr>
            <w:tcW w:w="1980" w:type="dxa"/>
          </w:tcPr>
          <w:p w14:paraId="69270B39" w14:textId="77777777" w:rsidR="00A667B3" w:rsidRPr="001512DD" w:rsidRDefault="00A667B3" w:rsidP="001512DD">
            <w:pPr>
              <w:contextualSpacing/>
              <w:jc w:val="center"/>
            </w:pPr>
          </w:p>
        </w:tc>
      </w:tr>
      <w:tr w:rsidR="000427DF" w:rsidRPr="001512DD" w14:paraId="528E6F9D" w14:textId="77777777" w:rsidTr="00C14ED2">
        <w:trPr>
          <w:trHeight w:val="20"/>
        </w:trPr>
        <w:tc>
          <w:tcPr>
            <w:tcW w:w="715" w:type="dxa"/>
          </w:tcPr>
          <w:p w14:paraId="3B9EC8D1" w14:textId="6CB456CF" w:rsidR="00A667B3" w:rsidRPr="001512DD" w:rsidRDefault="00E62CDC" w:rsidP="001512DD">
            <w:pPr>
              <w:contextualSpacing/>
              <w:jc w:val="center"/>
            </w:pPr>
            <w:r w:rsidRPr="001512DD">
              <w:t>9</w:t>
            </w:r>
          </w:p>
        </w:tc>
        <w:tc>
          <w:tcPr>
            <w:tcW w:w="3909" w:type="dxa"/>
          </w:tcPr>
          <w:p w14:paraId="558ADC28" w14:textId="77777777" w:rsidR="00A667B3" w:rsidRPr="001512DD" w:rsidRDefault="00A667B3" w:rsidP="001512DD">
            <w:pPr>
              <w:contextualSpacing/>
              <w:jc w:val="center"/>
            </w:pPr>
          </w:p>
        </w:tc>
        <w:tc>
          <w:tcPr>
            <w:tcW w:w="1260" w:type="dxa"/>
          </w:tcPr>
          <w:p w14:paraId="4B2CC964" w14:textId="77777777" w:rsidR="00A667B3" w:rsidRPr="001512DD" w:rsidRDefault="00A667B3" w:rsidP="001512DD">
            <w:pPr>
              <w:contextualSpacing/>
              <w:jc w:val="center"/>
            </w:pPr>
          </w:p>
        </w:tc>
        <w:tc>
          <w:tcPr>
            <w:tcW w:w="1440" w:type="dxa"/>
          </w:tcPr>
          <w:p w14:paraId="1036D986" w14:textId="77777777" w:rsidR="00A667B3" w:rsidRPr="001512DD" w:rsidRDefault="00A667B3" w:rsidP="001512DD">
            <w:pPr>
              <w:contextualSpacing/>
              <w:jc w:val="center"/>
            </w:pPr>
          </w:p>
        </w:tc>
        <w:tc>
          <w:tcPr>
            <w:tcW w:w="1260" w:type="dxa"/>
          </w:tcPr>
          <w:p w14:paraId="23439524" w14:textId="77777777" w:rsidR="00A667B3" w:rsidRPr="001512DD" w:rsidRDefault="00A667B3" w:rsidP="001512DD">
            <w:pPr>
              <w:contextualSpacing/>
              <w:jc w:val="center"/>
            </w:pPr>
          </w:p>
        </w:tc>
        <w:tc>
          <w:tcPr>
            <w:tcW w:w="1350" w:type="dxa"/>
          </w:tcPr>
          <w:p w14:paraId="72BD470A" w14:textId="77777777" w:rsidR="00A667B3" w:rsidRPr="001512DD" w:rsidRDefault="00A667B3" w:rsidP="001512DD">
            <w:pPr>
              <w:contextualSpacing/>
              <w:jc w:val="center"/>
            </w:pPr>
          </w:p>
        </w:tc>
        <w:tc>
          <w:tcPr>
            <w:tcW w:w="1530" w:type="dxa"/>
          </w:tcPr>
          <w:p w14:paraId="625B36FA" w14:textId="77777777" w:rsidR="00A667B3" w:rsidRPr="001512DD" w:rsidRDefault="00A667B3" w:rsidP="001512DD">
            <w:pPr>
              <w:contextualSpacing/>
              <w:jc w:val="center"/>
            </w:pPr>
          </w:p>
        </w:tc>
        <w:tc>
          <w:tcPr>
            <w:tcW w:w="1980" w:type="dxa"/>
          </w:tcPr>
          <w:p w14:paraId="605907D5" w14:textId="77777777" w:rsidR="00A667B3" w:rsidRPr="001512DD" w:rsidRDefault="00A667B3" w:rsidP="001512DD">
            <w:pPr>
              <w:contextualSpacing/>
              <w:jc w:val="center"/>
            </w:pPr>
          </w:p>
        </w:tc>
      </w:tr>
      <w:tr w:rsidR="000427DF" w:rsidRPr="001512DD" w14:paraId="42646B5E" w14:textId="77777777" w:rsidTr="00C14ED2">
        <w:trPr>
          <w:trHeight w:val="20"/>
        </w:trPr>
        <w:tc>
          <w:tcPr>
            <w:tcW w:w="715" w:type="dxa"/>
          </w:tcPr>
          <w:p w14:paraId="3D5CAFD4" w14:textId="5D732B33" w:rsidR="00A667B3" w:rsidRPr="001512DD" w:rsidRDefault="00E62CDC" w:rsidP="001512DD">
            <w:pPr>
              <w:contextualSpacing/>
              <w:jc w:val="center"/>
            </w:pPr>
            <w:r w:rsidRPr="001512DD">
              <w:t>10</w:t>
            </w:r>
          </w:p>
        </w:tc>
        <w:tc>
          <w:tcPr>
            <w:tcW w:w="3909" w:type="dxa"/>
          </w:tcPr>
          <w:p w14:paraId="27D23108" w14:textId="77777777" w:rsidR="00A667B3" w:rsidRPr="001512DD" w:rsidRDefault="00A667B3" w:rsidP="001512DD">
            <w:pPr>
              <w:contextualSpacing/>
              <w:jc w:val="center"/>
            </w:pPr>
          </w:p>
        </w:tc>
        <w:tc>
          <w:tcPr>
            <w:tcW w:w="1260" w:type="dxa"/>
          </w:tcPr>
          <w:p w14:paraId="45AFD1A7" w14:textId="77777777" w:rsidR="00A667B3" w:rsidRPr="001512DD" w:rsidRDefault="00A667B3" w:rsidP="001512DD">
            <w:pPr>
              <w:contextualSpacing/>
              <w:jc w:val="center"/>
            </w:pPr>
          </w:p>
        </w:tc>
        <w:tc>
          <w:tcPr>
            <w:tcW w:w="1440" w:type="dxa"/>
          </w:tcPr>
          <w:p w14:paraId="050AD408" w14:textId="77777777" w:rsidR="00A667B3" w:rsidRPr="001512DD" w:rsidRDefault="00A667B3" w:rsidP="001512DD">
            <w:pPr>
              <w:contextualSpacing/>
              <w:jc w:val="center"/>
            </w:pPr>
          </w:p>
        </w:tc>
        <w:tc>
          <w:tcPr>
            <w:tcW w:w="1260" w:type="dxa"/>
          </w:tcPr>
          <w:p w14:paraId="0B74DAA7" w14:textId="77777777" w:rsidR="00A667B3" w:rsidRPr="001512DD" w:rsidRDefault="00A667B3" w:rsidP="001512DD">
            <w:pPr>
              <w:contextualSpacing/>
              <w:jc w:val="center"/>
            </w:pPr>
          </w:p>
        </w:tc>
        <w:tc>
          <w:tcPr>
            <w:tcW w:w="1350" w:type="dxa"/>
          </w:tcPr>
          <w:p w14:paraId="1CF4DE6F" w14:textId="77777777" w:rsidR="00A667B3" w:rsidRPr="001512DD" w:rsidRDefault="00A667B3" w:rsidP="001512DD">
            <w:pPr>
              <w:contextualSpacing/>
              <w:jc w:val="center"/>
            </w:pPr>
          </w:p>
        </w:tc>
        <w:tc>
          <w:tcPr>
            <w:tcW w:w="1530" w:type="dxa"/>
          </w:tcPr>
          <w:p w14:paraId="790610C7" w14:textId="77777777" w:rsidR="00A667B3" w:rsidRPr="001512DD" w:rsidRDefault="00A667B3" w:rsidP="001512DD">
            <w:pPr>
              <w:contextualSpacing/>
              <w:jc w:val="center"/>
            </w:pPr>
          </w:p>
        </w:tc>
        <w:tc>
          <w:tcPr>
            <w:tcW w:w="1980"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1512DD" w14:paraId="7D2CCF2E" w14:textId="77777777" w:rsidTr="000427DF">
        <w:trPr>
          <w:trHeight w:val="135"/>
        </w:trPr>
        <w:tc>
          <w:tcPr>
            <w:tcW w:w="4316" w:type="dxa"/>
          </w:tcPr>
          <w:p w14:paraId="17D39A1B" w14:textId="60A33D23" w:rsidR="00E62CDC" w:rsidRPr="000427DF" w:rsidRDefault="000427DF" w:rsidP="001512DD">
            <w:pPr>
              <w:contextualSpacing/>
              <w:rPr>
                <w:b/>
                <w:sz w:val="20"/>
              </w:rPr>
            </w:pPr>
            <w:r>
              <w:rPr>
                <w:b/>
                <w:sz w:val="20"/>
              </w:rPr>
              <w:t xml:space="preserve">101 - </w:t>
            </w:r>
            <w:r w:rsidR="00E62CDC" w:rsidRPr="000427DF">
              <w:rPr>
                <w:b/>
                <w:sz w:val="20"/>
              </w:rPr>
              <w:t>Relationship to head</w:t>
            </w:r>
          </w:p>
        </w:tc>
        <w:tc>
          <w:tcPr>
            <w:tcW w:w="4317" w:type="dxa"/>
          </w:tcPr>
          <w:p w14:paraId="2BCBC24B" w14:textId="67A87824" w:rsidR="00E62CDC" w:rsidRPr="000427DF" w:rsidRDefault="000427DF" w:rsidP="001512DD">
            <w:pPr>
              <w:contextualSpacing/>
              <w:rPr>
                <w:b/>
                <w:sz w:val="20"/>
              </w:rPr>
            </w:pPr>
            <w:r>
              <w:rPr>
                <w:b/>
                <w:sz w:val="20"/>
              </w:rPr>
              <w:t xml:space="preserve">102- </w:t>
            </w:r>
            <w:r w:rsidR="00E62CDC" w:rsidRPr="000427DF">
              <w:rPr>
                <w:b/>
                <w:sz w:val="20"/>
              </w:rPr>
              <w:t>Level of education</w:t>
            </w:r>
          </w:p>
        </w:tc>
        <w:tc>
          <w:tcPr>
            <w:tcW w:w="4317" w:type="dxa"/>
          </w:tcPr>
          <w:p w14:paraId="1309E1EC" w14:textId="34C4676C" w:rsidR="00E62CDC" w:rsidRPr="000427DF" w:rsidRDefault="000427DF" w:rsidP="001512DD">
            <w:pPr>
              <w:contextualSpacing/>
              <w:rPr>
                <w:b/>
                <w:sz w:val="20"/>
              </w:rPr>
            </w:pPr>
            <w:r>
              <w:rPr>
                <w:b/>
                <w:sz w:val="20"/>
              </w:rPr>
              <w:t xml:space="preserve">103- </w:t>
            </w:r>
            <w:r w:rsidR="00E62CDC" w:rsidRPr="000427DF">
              <w:rPr>
                <w:b/>
                <w:sz w:val="20"/>
              </w:rPr>
              <w:t>Not currently in school</w:t>
            </w:r>
          </w:p>
        </w:tc>
      </w:tr>
      <w:tr w:rsidR="00E62CDC" w:rsidRPr="001512DD" w14:paraId="728C6529" w14:textId="77777777" w:rsidTr="000427DF">
        <w:trPr>
          <w:trHeight w:val="135"/>
        </w:trPr>
        <w:tc>
          <w:tcPr>
            <w:tcW w:w="4316" w:type="dxa"/>
          </w:tcPr>
          <w:p w14:paraId="2B6EEF04" w14:textId="77777777" w:rsidR="00E62CDC" w:rsidRPr="000427DF" w:rsidRDefault="00E62CDC" w:rsidP="001512DD">
            <w:pPr>
              <w:contextualSpacing/>
              <w:rPr>
                <w:sz w:val="16"/>
                <w:szCs w:val="20"/>
              </w:rPr>
            </w:pPr>
            <w:r w:rsidRPr="000427DF">
              <w:rPr>
                <w:sz w:val="16"/>
                <w:szCs w:val="20"/>
              </w:rPr>
              <w:t>1=Head</w:t>
            </w:r>
          </w:p>
          <w:p w14:paraId="59D43C8D" w14:textId="77777777" w:rsidR="00E62CDC" w:rsidRPr="000427DF" w:rsidRDefault="00E62CDC" w:rsidP="001512DD">
            <w:pPr>
              <w:contextualSpacing/>
              <w:rPr>
                <w:sz w:val="16"/>
                <w:szCs w:val="20"/>
              </w:rPr>
            </w:pPr>
            <w:r w:rsidRPr="000427DF">
              <w:rPr>
                <w:sz w:val="16"/>
                <w:szCs w:val="20"/>
              </w:rPr>
              <w:t>2=Spouse/consensual partner</w:t>
            </w:r>
          </w:p>
          <w:p w14:paraId="3E23CDBB" w14:textId="77777777" w:rsidR="00E62CDC" w:rsidRPr="000427DF" w:rsidRDefault="00E62CDC" w:rsidP="001512DD">
            <w:pPr>
              <w:contextualSpacing/>
              <w:rPr>
                <w:sz w:val="16"/>
                <w:szCs w:val="20"/>
              </w:rPr>
            </w:pPr>
            <w:r w:rsidRPr="000427DF">
              <w:rPr>
                <w:sz w:val="16"/>
                <w:szCs w:val="20"/>
              </w:rPr>
              <w:t>3=Son/daughter</w:t>
            </w:r>
          </w:p>
          <w:p w14:paraId="7E9856F9" w14:textId="77777777" w:rsidR="00E62CDC" w:rsidRPr="000427DF" w:rsidRDefault="00E62CDC" w:rsidP="001512DD">
            <w:pPr>
              <w:contextualSpacing/>
              <w:rPr>
                <w:sz w:val="16"/>
                <w:szCs w:val="20"/>
              </w:rPr>
            </w:pPr>
            <w:r w:rsidRPr="000427DF">
              <w:rPr>
                <w:sz w:val="16"/>
                <w:szCs w:val="20"/>
              </w:rPr>
              <w:t>4=Spouse of son/daughter</w:t>
            </w:r>
          </w:p>
          <w:p w14:paraId="354D78B5" w14:textId="77777777" w:rsidR="00E62CDC" w:rsidRPr="000427DF" w:rsidRDefault="00E62CDC" w:rsidP="001512DD">
            <w:pPr>
              <w:contextualSpacing/>
              <w:rPr>
                <w:sz w:val="16"/>
                <w:szCs w:val="20"/>
              </w:rPr>
            </w:pPr>
            <w:r w:rsidRPr="000427DF">
              <w:rPr>
                <w:sz w:val="16"/>
                <w:szCs w:val="20"/>
              </w:rPr>
              <w:t>5=Grandchild</w:t>
            </w:r>
          </w:p>
          <w:p w14:paraId="781C811B" w14:textId="77777777" w:rsidR="00E62CDC" w:rsidRPr="000427DF" w:rsidRDefault="00E62CDC" w:rsidP="001512DD">
            <w:pPr>
              <w:contextualSpacing/>
              <w:rPr>
                <w:sz w:val="16"/>
                <w:szCs w:val="20"/>
              </w:rPr>
            </w:pPr>
            <w:r w:rsidRPr="000427DF">
              <w:rPr>
                <w:sz w:val="16"/>
                <w:szCs w:val="20"/>
              </w:rPr>
              <w:t>6=Brother/sister</w:t>
            </w:r>
          </w:p>
          <w:p w14:paraId="7891E257" w14:textId="77777777" w:rsidR="00E62CDC" w:rsidRPr="000427DF" w:rsidRDefault="00E62CDC" w:rsidP="001512DD">
            <w:pPr>
              <w:contextualSpacing/>
              <w:rPr>
                <w:sz w:val="16"/>
                <w:szCs w:val="20"/>
              </w:rPr>
            </w:pPr>
            <w:r w:rsidRPr="000427DF">
              <w:rPr>
                <w:sz w:val="16"/>
                <w:szCs w:val="20"/>
              </w:rPr>
              <w:t>7=Brother/sister in-law</w:t>
            </w:r>
          </w:p>
          <w:p w14:paraId="0FA5156D" w14:textId="77777777" w:rsidR="00E62CDC" w:rsidRPr="000427DF" w:rsidRDefault="00E62CDC" w:rsidP="001512DD">
            <w:pPr>
              <w:contextualSpacing/>
              <w:rPr>
                <w:sz w:val="16"/>
                <w:szCs w:val="20"/>
              </w:rPr>
            </w:pPr>
            <w:r w:rsidRPr="000427DF">
              <w:rPr>
                <w:sz w:val="16"/>
                <w:szCs w:val="20"/>
              </w:rPr>
              <w:t>8=Spouse of brother/sister</w:t>
            </w:r>
          </w:p>
          <w:p w14:paraId="4B33A6C7" w14:textId="77777777" w:rsidR="00E62CDC" w:rsidRPr="000427DF" w:rsidRDefault="00E62CDC" w:rsidP="001512DD">
            <w:pPr>
              <w:contextualSpacing/>
              <w:rPr>
                <w:sz w:val="16"/>
                <w:szCs w:val="20"/>
              </w:rPr>
            </w:pPr>
            <w:r w:rsidRPr="000427DF">
              <w:rPr>
                <w:sz w:val="16"/>
                <w:szCs w:val="20"/>
              </w:rPr>
              <w:t>9=Parent</w:t>
            </w:r>
          </w:p>
          <w:p w14:paraId="1791F244" w14:textId="77777777" w:rsidR="00E62CDC" w:rsidRPr="000427DF" w:rsidRDefault="00E62CDC" w:rsidP="001512DD">
            <w:pPr>
              <w:contextualSpacing/>
              <w:rPr>
                <w:sz w:val="16"/>
                <w:szCs w:val="20"/>
              </w:rPr>
            </w:pPr>
            <w:r w:rsidRPr="000427DF">
              <w:rPr>
                <w:sz w:val="16"/>
                <w:szCs w:val="20"/>
              </w:rPr>
              <w:t>10=Spouse's parent</w:t>
            </w:r>
          </w:p>
          <w:p w14:paraId="5507E99A" w14:textId="77777777" w:rsidR="00E62CDC" w:rsidRPr="000427DF" w:rsidRDefault="00E62CDC" w:rsidP="001512DD">
            <w:pPr>
              <w:contextualSpacing/>
              <w:rPr>
                <w:sz w:val="16"/>
                <w:szCs w:val="20"/>
              </w:rPr>
            </w:pPr>
            <w:r w:rsidRPr="000427DF">
              <w:rPr>
                <w:sz w:val="16"/>
                <w:szCs w:val="20"/>
              </w:rPr>
              <w:t>11=Uncle/aunt</w:t>
            </w:r>
          </w:p>
          <w:p w14:paraId="2B999D0D" w14:textId="77777777" w:rsidR="00E62CDC" w:rsidRPr="000427DF" w:rsidRDefault="00E62CDC" w:rsidP="001512DD">
            <w:pPr>
              <w:contextualSpacing/>
              <w:rPr>
                <w:sz w:val="16"/>
                <w:szCs w:val="20"/>
              </w:rPr>
            </w:pPr>
            <w:r w:rsidRPr="000427DF">
              <w:rPr>
                <w:sz w:val="16"/>
                <w:szCs w:val="20"/>
              </w:rPr>
              <w:t>12=Cousin</w:t>
            </w:r>
          </w:p>
          <w:p w14:paraId="3F2AC8F9" w14:textId="77777777" w:rsidR="00E62CDC" w:rsidRPr="000427DF" w:rsidRDefault="00E62CDC" w:rsidP="001512DD">
            <w:pPr>
              <w:contextualSpacing/>
              <w:rPr>
                <w:sz w:val="16"/>
                <w:szCs w:val="20"/>
              </w:rPr>
            </w:pPr>
            <w:r w:rsidRPr="000427DF">
              <w:rPr>
                <w:sz w:val="16"/>
                <w:szCs w:val="20"/>
              </w:rPr>
              <w:t>13=Nephew/niece</w:t>
            </w:r>
          </w:p>
          <w:p w14:paraId="676CDCB6" w14:textId="77777777" w:rsidR="00E62CDC" w:rsidRPr="000427DF" w:rsidRDefault="00E62CDC" w:rsidP="001512DD">
            <w:pPr>
              <w:contextualSpacing/>
              <w:rPr>
                <w:sz w:val="16"/>
                <w:szCs w:val="20"/>
              </w:rPr>
            </w:pPr>
            <w:r w:rsidRPr="000427DF">
              <w:rPr>
                <w:sz w:val="16"/>
                <w:szCs w:val="20"/>
              </w:rPr>
              <w:t>14=Stepchild</w:t>
            </w:r>
          </w:p>
          <w:p w14:paraId="565C0D4E" w14:textId="77777777" w:rsidR="00E62CDC" w:rsidRPr="000427DF" w:rsidRDefault="00E62CDC" w:rsidP="001512DD">
            <w:pPr>
              <w:contextualSpacing/>
              <w:rPr>
                <w:sz w:val="16"/>
                <w:szCs w:val="20"/>
              </w:rPr>
            </w:pPr>
            <w:r w:rsidRPr="000427DF">
              <w:rPr>
                <w:sz w:val="16"/>
                <w:szCs w:val="20"/>
              </w:rPr>
              <w:t>15=Other relative</w:t>
            </w:r>
          </w:p>
          <w:p w14:paraId="2477455A" w14:textId="77777777" w:rsidR="00E62CDC" w:rsidRPr="000427DF" w:rsidRDefault="00E62CDC" w:rsidP="001512DD">
            <w:pPr>
              <w:contextualSpacing/>
              <w:rPr>
                <w:sz w:val="16"/>
                <w:szCs w:val="20"/>
              </w:rPr>
            </w:pPr>
            <w:r w:rsidRPr="000427DF">
              <w:rPr>
                <w:sz w:val="16"/>
                <w:szCs w:val="20"/>
              </w:rPr>
              <w:t>16=Not related</w:t>
            </w:r>
          </w:p>
          <w:p w14:paraId="161AFB85" w14:textId="0EAC4346" w:rsidR="00E62CDC" w:rsidRPr="000427DF" w:rsidRDefault="00E62CDC" w:rsidP="001512DD">
            <w:pPr>
              <w:contextualSpacing/>
              <w:rPr>
                <w:sz w:val="16"/>
                <w:szCs w:val="20"/>
              </w:rPr>
            </w:pPr>
            <w:r w:rsidRPr="000427DF">
              <w:rPr>
                <w:sz w:val="16"/>
                <w:szCs w:val="20"/>
              </w:rPr>
              <w:t>97=Other, please specify</w:t>
            </w:r>
          </w:p>
        </w:tc>
        <w:tc>
          <w:tcPr>
            <w:tcW w:w="4317" w:type="dxa"/>
          </w:tcPr>
          <w:p w14:paraId="60209C1D" w14:textId="77777777" w:rsidR="00E62CDC" w:rsidRPr="000427DF" w:rsidRDefault="00E62CDC" w:rsidP="001512DD">
            <w:pPr>
              <w:contextualSpacing/>
              <w:rPr>
                <w:sz w:val="16"/>
                <w:szCs w:val="20"/>
              </w:rPr>
            </w:pPr>
            <w:r w:rsidRPr="000427DF">
              <w:rPr>
                <w:sz w:val="16"/>
                <w:szCs w:val="20"/>
              </w:rPr>
              <w:t>1=None</w:t>
            </w:r>
          </w:p>
          <w:p w14:paraId="5E11FD51" w14:textId="77777777" w:rsidR="00E62CDC" w:rsidRPr="000427DF" w:rsidRDefault="00E62CDC" w:rsidP="001512DD">
            <w:pPr>
              <w:contextualSpacing/>
              <w:rPr>
                <w:sz w:val="16"/>
                <w:szCs w:val="20"/>
              </w:rPr>
            </w:pPr>
            <w:r w:rsidRPr="000427DF">
              <w:rPr>
                <w:sz w:val="16"/>
                <w:szCs w:val="20"/>
              </w:rPr>
              <w:t>2=Grade 1/Sub-standard A</w:t>
            </w:r>
          </w:p>
          <w:p w14:paraId="73300522" w14:textId="77777777" w:rsidR="00E62CDC" w:rsidRPr="000427DF" w:rsidRDefault="00E62CDC" w:rsidP="001512DD">
            <w:pPr>
              <w:contextualSpacing/>
              <w:rPr>
                <w:sz w:val="16"/>
                <w:szCs w:val="20"/>
              </w:rPr>
            </w:pPr>
            <w:r w:rsidRPr="000427DF">
              <w:rPr>
                <w:sz w:val="16"/>
                <w:szCs w:val="20"/>
              </w:rPr>
              <w:t>3=Grade 1/Sub-standard B</w:t>
            </w:r>
          </w:p>
          <w:p w14:paraId="1441DB19" w14:textId="77777777" w:rsidR="00E62CDC" w:rsidRPr="000427DF" w:rsidRDefault="00E62CDC" w:rsidP="001512DD">
            <w:pPr>
              <w:contextualSpacing/>
              <w:rPr>
                <w:sz w:val="16"/>
                <w:szCs w:val="20"/>
              </w:rPr>
            </w:pPr>
            <w:r w:rsidRPr="000427DF">
              <w:rPr>
                <w:sz w:val="16"/>
                <w:szCs w:val="20"/>
              </w:rPr>
              <w:t>4=Grade 2/Standard 1</w:t>
            </w:r>
          </w:p>
          <w:p w14:paraId="3D7EF75E" w14:textId="77777777" w:rsidR="00E62CDC" w:rsidRPr="000427DF" w:rsidRDefault="00E62CDC" w:rsidP="001512DD">
            <w:pPr>
              <w:contextualSpacing/>
              <w:rPr>
                <w:sz w:val="16"/>
                <w:szCs w:val="20"/>
              </w:rPr>
            </w:pPr>
            <w:r w:rsidRPr="000427DF">
              <w:rPr>
                <w:sz w:val="16"/>
                <w:szCs w:val="20"/>
              </w:rPr>
              <w:t>5=Grade 3/Standard 2</w:t>
            </w:r>
          </w:p>
          <w:p w14:paraId="4AE4AE36" w14:textId="77777777" w:rsidR="00E62CDC" w:rsidRPr="000427DF" w:rsidRDefault="00E62CDC" w:rsidP="001512DD">
            <w:pPr>
              <w:contextualSpacing/>
              <w:rPr>
                <w:sz w:val="16"/>
                <w:szCs w:val="20"/>
              </w:rPr>
            </w:pPr>
            <w:r w:rsidRPr="000427DF">
              <w:rPr>
                <w:sz w:val="16"/>
                <w:szCs w:val="20"/>
              </w:rPr>
              <w:t>6=Grade 4/Standard 3</w:t>
            </w:r>
          </w:p>
          <w:p w14:paraId="41FC1805" w14:textId="77777777" w:rsidR="00E62CDC" w:rsidRPr="000427DF" w:rsidRDefault="00E62CDC" w:rsidP="001512DD">
            <w:pPr>
              <w:contextualSpacing/>
              <w:rPr>
                <w:sz w:val="16"/>
                <w:szCs w:val="20"/>
              </w:rPr>
            </w:pPr>
            <w:r w:rsidRPr="000427DF">
              <w:rPr>
                <w:sz w:val="16"/>
                <w:szCs w:val="20"/>
              </w:rPr>
              <w:t>7=Grade 5/Standard 4</w:t>
            </w:r>
          </w:p>
          <w:p w14:paraId="7F325FD0" w14:textId="77777777" w:rsidR="00E62CDC" w:rsidRPr="000427DF" w:rsidRDefault="00E62CDC" w:rsidP="001512DD">
            <w:pPr>
              <w:contextualSpacing/>
              <w:rPr>
                <w:sz w:val="16"/>
                <w:szCs w:val="20"/>
              </w:rPr>
            </w:pPr>
            <w:r w:rsidRPr="000427DF">
              <w:rPr>
                <w:sz w:val="16"/>
                <w:szCs w:val="20"/>
              </w:rPr>
              <w:t>8=Grade 6/Standard 5</w:t>
            </w:r>
          </w:p>
          <w:p w14:paraId="4A92B343" w14:textId="77777777" w:rsidR="00E62CDC" w:rsidRPr="000427DF" w:rsidRDefault="00E62CDC" w:rsidP="001512DD">
            <w:pPr>
              <w:contextualSpacing/>
              <w:rPr>
                <w:sz w:val="16"/>
                <w:szCs w:val="20"/>
              </w:rPr>
            </w:pPr>
            <w:r w:rsidRPr="000427DF">
              <w:rPr>
                <w:sz w:val="16"/>
                <w:szCs w:val="20"/>
              </w:rPr>
              <w:t>9=Grade 7/Standard 6</w:t>
            </w:r>
          </w:p>
          <w:p w14:paraId="78F3DF30" w14:textId="77777777" w:rsidR="00E62CDC" w:rsidRPr="000427DF" w:rsidRDefault="00E62CDC" w:rsidP="001512DD">
            <w:pPr>
              <w:contextualSpacing/>
              <w:rPr>
                <w:sz w:val="16"/>
                <w:szCs w:val="20"/>
              </w:rPr>
            </w:pPr>
            <w:r w:rsidRPr="000427DF">
              <w:rPr>
                <w:sz w:val="16"/>
                <w:szCs w:val="20"/>
              </w:rPr>
              <w:t>10=Grade 8/Form 1</w:t>
            </w:r>
          </w:p>
          <w:p w14:paraId="3EC62A13" w14:textId="77777777" w:rsidR="00E62CDC" w:rsidRPr="000427DF" w:rsidRDefault="00E62CDC" w:rsidP="001512DD">
            <w:pPr>
              <w:contextualSpacing/>
              <w:rPr>
                <w:sz w:val="16"/>
                <w:szCs w:val="20"/>
              </w:rPr>
            </w:pPr>
            <w:r w:rsidRPr="000427DF">
              <w:rPr>
                <w:sz w:val="16"/>
                <w:szCs w:val="20"/>
              </w:rPr>
              <w:t>11=Grade 9/Form 2</w:t>
            </w:r>
          </w:p>
          <w:p w14:paraId="5348FBA2" w14:textId="77777777" w:rsidR="00E62CDC" w:rsidRPr="000427DF" w:rsidRDefault="00E62CDC" w:rsidP="001512DD">
            <w:pPr>
              <w:contextualSpacing/>
              <w:rPr>
                <w:sz w:val="16"/>
                <w:szCs w:val="20"/>
              </w:rPr>
            </w:pPr>
            <w:r w:rsidRPr="000427DF">
              <w:rPr>
                <w:sz w:val="16"/>
                <w:szCs w:val="20"/>
              </w:rPr>
              <w:t>12=Grade 10/Form 3</w:t>
            </w:r>
          </w:p>
          <w:p w14:paraId="31EA62CC" w14:textId="77777777" w:rsidR="00E62CDC" w:rsidRPr="000427DF" w:rsidRDefault="00E62CDC" w:rsidP="001512DD">
            <w:pPr>
              <w:contextualSpacing/>
              <w:rPr>
                <w:sz w:val="16"/>
                <w:szCs w:val="20"/>
              </w:rPr>
            </w:pPr>
            <w:r w:rsidRPr="000427DF">
              <w:rPr>
                <w:sz w:val="16"/>
                <w:szCs w:val="20"/>
              </w:rPr>
              <w:t>13=Grade 11/Form 4</w:t>
            </w:r>
          </w:p>
          <w:p w14:paraId="07DD0A00" w14:textId="77777777" w:rsidR="00E62CDC" w:rsidRPr="000427DF" w:rsidRDefault="00E62CDC" w:rsidP="001512DD">
            <w:pPr>
              <w:contextualSpacing/>
              <w:rPr>
                <w:sz w:val="16"/>
                <w:szCs w:val="20"/>
              </w:rPr>
            </w:pPr>
            <w:r w:rsidRPr="000427DF">
              <w:rPr>
                <w:sz w:val="16"/>
                <w:szCs w:val="20"/>
              </w:rPr>
              <w:t>14=Grade 12/Form 5</w:t>
            </w:r>
          </w:p>
          <w:p w14:paraId="45D545F7" w14:textId="77777777" w:rsidR="00E62CDC" w:rsidRPr="000427DF" w:rsidRDefault="00E62CDC" w:rsidP="001512DD">
            <w:pPr>
              <w:contextualSpacing/>
              <w:rPr>
                <w:sz w:val="16"/>
                <w:szCs w:val="20"/>
              </w:rPr>
            </w:pPr>
            <w:r w:rsidRPr="000427DF">
              <w:rPr>
                <w:sz w:val="16"/>
                <w:szCs w:val="20"/>
              </w:rPr>
              <w:t>15=Post-secondary</w:t>
            </w:r>
          </w:p>
          <w:p w14:paraId="21E9F5C4" w14:textId="77777777" w:rsidR="00E62CDC" w:rsidRPr="000427DF" w:rsidRDefault="00E62CDC" w:rsidP="001512DD">
            <w:pPr>
              <w:contextualSpacing/>
              <w:rPr>
                <w:sz w:val="16"/>
                <w:szCs w:val="20"/>
              </w:rPr>
            </w:pPr>
            <w:r w:rsidRPr="000427DF">
              <w:rPr>
                <w:sz w:val="16"/>
                <w:szCs w:val="20"/>
              </w:rPr>
              <w:t>888=Don’t know</w:t>
            </w:r>
          </w:p>
          <w:p w14:paraId="242FCED9" w14:textId="27861C4C" w:rsidR="00E62CDC" w:rsidRPr="000427DF" w:rsidRDefault="00E62CDC" w:rsidP="001512DD">
            <w:pPr>
              <w:contextualSpacing/>
              <w:rPr>
                <w:sz w:val="16"/>
                <w:szCs w:val="20"/>
              </w:rPr>
            </w:pPr>
            <w:r w:rsidRPr="000427DF">
              <w:rPr>
                <w:sz w:val="16"/>
                <w:szCs w:val="20"/>
              </w:rPr>
              <w:t>999=Preferred not to answer</w:t>
            </w:r>
          </w:p>
        </w:tc>
        <w:tc>
          <w:tcPr>
            <w:tcW w:w="4317" w:type="dxa"/>
          </w:tcPr>
          <w:p w14:paraId="256CB1C4" w14:textId="77777777" w:rsidR="00E62CDC" w:rsidRPr="000427DF" w:rsidRDefault="00E62CDC" w:rsidP="001512DD">
            <w:pPr>
              <w:contextualSpacing/>
              <w:rPr>
                <w:sz w:val="16"/>
                <w:szCs w:val="20"/>
              </w:rPr>
            </w:pPr>
            <w:r w:rsidRPr="000427DF">
              <w:rPr>
                <w:sz w:val="16"/>
                <w:szCs w:val="20"/>
              </w:rPr>
              <w:t>1=Cannot afford school fees</w:t>
            </w:r>
          </w:p>
          <w:p w14:paraId="55EC6F6A" w14:textId="77777777" w:rsidR="00E62CDC" w:rsidRPr="000427DF" w:rsidRDefault="00E62CDC" w:rsidP="001512DD">
            <w:pPr>
              <w:contextualSpacing/>
              <w:rPr>
                <w:sz w:val="16"/>
                <w:szCs w:val="20"/>
              </w:rPr>
            </w:pPr>
            <w:r w:rsidRPr="000427DF">
              <w:rPr>
                <w:sz w:val="16"/>
                <w:szCs w:val="20"/>
              </w:rPr>
              <w:t>2=Needed for domestic duties</w:t>
            </w:r>
          </w:p>
          <w:p w14:paraId="30C42998" w14:textId="77777777" w:rsidR="00E62CDC" w:rsidRPr="000427DF" w:rsidRDefault="00E62CDC" w:rsidP="001512DD">
            <w:pPr>
              <w:contextualSpacing/>
              <w:rPr>
                <w:sz w:val="16"/>
                <w:szCs w:val="20"/>
              </w:rPr>
            </w:pPr>
            <w:r w:rsidRPr="000427DF">
              <w:rPr>
                <w:sz w:val="16"/>
                <w:szCs w:val="20"/>
              </w:rPr>
              <w:t>3=Needed for farming</w:t>
            </w:r>
          </w:p>
          <w:p w14:paraId="6A7B0CB9" w14:textId="2E7DF246" w:rsidR="00E62CDC" w:rsidRPr="000427DF" w:rsidRDefault="00E62CDC" w:rsidP="001512DD">
            <w:pPr>
              <w:contextualSpacing/>
              <w:rPr>
                <w:sz w:val="16"/>
                <w:szCs w:val="20"/>
              </w:rPr>
            </w:pPr>
            <w:r w:rsidRPr="000427DF">
              <w:rPr>
                <w:sz w:val="16"/>
                <w:szCs w:val="20"/>
              </w:rPr>
              <w:t>4=Working for other household</w:t>
            </w:r>
          </w:p>
          <w:p w14:paraId="0DA3FF89" w14:textId="77777777" w:rsidR="00E62CDC" w:rsidRPr="000427DF" w:rsidRDefault="00E62CDC" w:rsidP="001512DD">
            <w:pPr>
              <w:contextualSpacing/>
              <w:rPr>
                <w:sz w:val="16"/>
                <w:szCs w:val="20"/>
              </w:rPr>
            </w:pPr>
            <w:r w:rsidRPr="000427DF">
              <w:rPr>
                <w:sz w:val="16"/>
                <w:szCs w:val="20"/>
              </w:rPr>
              <w:t>6=Education is not necessary/no point</w:t>
            </w:r>
          </w:p>
          <w:p w14:paraId="678ED494" w14:textId="77777777" w:rsidR="00E62CDC" w:rsidRPr="000427DF" w:rsidRDefault="00E62CDC" w:rsidP="001512DD">
            <w:pPr>
              <w:contextualSpacing/>
              <w:rPr>
                <w:sz w:val="16"/>
                <w:szCs w:val="20"/>
              </w:rPr>
            </w:pPr>
            <w:r w:rsidRPr="000427DF">
              <w:rPr>
                <w:sz w:val="16"/>
                <w:szCs w:val="20"/>
              </w:rPr>
              <w:t>7=Completed their education</w:t>
            </w:r>
          </w:p>
          <w:p w14:paraId="6D7E193D" w14:textId="77777777" w:rsidR="00E62CDC" w:rsidRPr="000427DF" w:rsidRDefault="00E62CDC" w:rsidP="001512DD">
            <w:pPr>
              <w:contextualSpacing/>
              <w:rPr>
                <w:sz w:val="16"/>
                <w:szCs w:val="20"/>
              </w:rPr>
            </w:pPr>
            <w:r w:rsidRPr="000427DF">
              <w:rPr>
                <w:sz w:val="16"/>
                <w:szCs w:val="20"/>
              </w:rPr>
              <w:t>8=Too old to attend school</w:t>
            </w:r>
          </w:p>
          <w:p w14:paraId="199B3372" w14:textId="77777777" w:rsidR="00E62CDC" w:rsidRPr="000427DF" w:rsidRDefault="00E62CDC" w:rsidP="001512DD">
            <w:pPr>
              <w:contextualSpacing/>
              <w:rPr>
                <w:sz w:val="16"/>
                <w:szCs w:val="20"/>
              </w:rPr>
            </w:pPr>
            <w:r w:rsidRPr="000427DF">
              <w:rPr>
                <w:sz w:val="16"/>
                <w:szCs w:val="20"/>
              </w:rPr>
              <w:t>9=School is too far away</w:t>
            </w:r>
          </w:p>
          <w:p w14:paraId="721160AC" w14:textId="77777777" w:rsidR="00E62CDC" w:rsidRPr="000427DF" w:rsidRDefault="00E62CDC" w:rsidP="001512DD">
            <w:pPr>
              <w:contextualSpacing/>
              <w:rPr>
                <w:sz w:val="16"/>
                <w:szCs w:val="20"/>
              </w:rPr>
            </w:pPr>
            <w:r w:rsidRPr="000427DF">
              <w:rPr>
                <w:sz w:val="16"/>
                <w:szCs w:val="20"/>
              </w:rPr>
              <w:t>10=School closed temporarily</w:t>
            </w:r>
          </w:p>
          <w:p w14:paraId="1FB69289" w14:textId="77777777" w:rsidR="00E62CDC" w:rsidRPr="000427DF" w:rsidRDefault="00E62CDC" w:rsidP="001512DD">
            <w:pPr>
              <w:contextualSpacing/>
              <w:rPr>
                <w:sz w:val="16"/>
                <w:szCs w:val="20"/>
              </w:rPr>
            </w:pPr>
            <w:r w:rsidRPr="000427DF">
              <w:rPr>
                <w:sz w:val="16"/>
                <w:szCs w:val="20"/>
              </w:rPr>
              <w:t>11=School closed permanently</w:t>
            </w:r>
          </w:p>
          <w:p w14:paraId="3A20428C" w14:textId="77777777" w:rsidR="00E62CDC" w:rsidRPr="000427DF" w:rsidRDefault="00E62CDC" w:rsidP="001512DD">
            <w:pPr>
              <w:contextualSpacing/>
              <w:rPr>
                <w:sz w:val="16"/>
                <w:szCs w:val="20"/>
              </w:rPr>
            </w:pPr>
            <w:r w:rsidRPr="000427DF">
              <w:rPr>
                <w:sz w:val="16"/>
                <w:szCs w:val="20"/>
              </w:rPr>
              <w:t>12=The teacher is absent at the school</w:t>
            </w:r>
          </w:p>
          <w:p w14:paraId="02A5D838" w14:textId="77777777" w:rsidR="00E62CDC" w:rsidRPr="000427DF" w:rsidRDefault="00E62CDC" w:rsidP="001512DD">
            <w:pPr>
              <w:contextualSpacing/>
              <w:rPr>
                <w:sz w:val="16"/>
                <w:szCs w:val="20"/>
              </w:rPr>
            </w:pPr>
            <w:r w:rsidRPr="000427DF">
              <w:rPr>
                <w:sz w:val="16"/>
                <w:szCs w:val="20"/>
              </w:rPr>
              <w:t>13=Too sick to attend school</w:t>
            </w:r>
          </w:p>
          <w:p w14:paraId="2F648A47" w14:textId="77777777" w:rsidR="00E62CDC" w:rsidRPr="000427DF" w:rsidRDefault="00E62CDC" w:rsidP="001512DD">
            <w:pPr>
              <w:contextualSpacing/>
              <w:rPr>
                <w:sz w:val="16"/>
                <w:szCs w:val="20"/>
              </w:rPr>
            </w:pPr>
            <w:r w:rsidRPr="000427DF">
              <w:rPr>
                <w:sz w:val="16"/>
                <w:szCs w:val="20"/>
              </w:rPr>
              <w:t xml:space="preserve">14=Someone else in the household is sick, so cannot attend </w:t>
            </w:r>
          </w:p>
          <w:p w14:paraId="3F198689" w14:textId="77777777" w:rsidR="00E62CDC" w:rsidRPr="000427DF" w:rsidRDefault="00E62CDC" w:rsidP="001512DD">
            <w:pPr>
              <w:contextualSpacing/>
              <w:rPr>
                <w:sz w:val="16"/>
                <w:szCs w:val="20"/>
              </w:rPr>
            </w:pPr>
            <w:r w:rsidRPr="000427DF">
              <w:rPr>
                <w:sz w:val="16"/>
                <w:szCs w:val="20"/>
              </w:rPr>
              <w:t>15=No transport</w:t>
            </w:r>
          </w:p>
          <w:p w14:paraId="341DB3ED" w14:textId="514AFDDA" w:rsidR="00E62CDC" w:rsidRPr="000427DF" w:rsidRDefault="00E62CDC" w:rsidP="001512DD">
            <w:pPr>
              <w:contextualSpacing/>
              <w:rPr>
                <w:sz w:val="16"/>
                <w:szCs w:val="20"/>
              </w:rPr>
            </w:pPr>
            <w:r w:rsidRPr="000427DF">
              <w:rPr>
                <w:sz w:val="16"/>
                <w:szCs w:val="20"/>
              </w:rPr>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1512DD" w14:paraId="6EB2CC51" w14:textId="77777777" w:rsidTr="0093061D">
        <w:trPr>
          <w:trHeight w:val="20"/>
        </w:trPr>
        <w:tc>
          <w:tcPr>
            <w:tcW w:w="715" w:type="dxa"/>
          </w:tcPr>
          <w:p w14:paraId="7CF107D5" w14:textId="77777777" w:rsidR="00C14ED2" w:rsidRPr="001512DD" w:rsidRDefault="00C14ED2" w:rsidP="001512DD">
            <w:pPr>
              <w:contextualSpacing/>
              <w:jc w:val="center"/>
            </w:pPr>
          </w:p>
        </w:tc>
        <w:tc>
          <w:tcPr>
            <w:tcW w:w="2165" w:type="dxa"/>
          </w:tcPr>
          <w:p w14:paraId="45C67469" w14:textId="60FF5052" w:rsidR="00C14ED2" w:rsidRPr="001512DD" w:rsidRDefault="00C14ED2" w:rsidP="001512DD">
            <w:pPr>
              <w:contextualSpacing/>
              <w:jc w:val="center"/>
            </w:pPr>
            <w:r>
              <w:t>C.8</w:t>
            </w:r>
          </w:p>
        </w:tc>
        <w:tc>
          <w:tcPr>
            <w:tcW w:w="1800" w:type="dxa"/>
          </w:tcPr>
          <w:p w14:paraId="696CA7B3" w14:textId="6BEF7072" w:rsidR="00C14ED2" w:rsidRPr="001512DD" w:rsidRDefault="00C14ED2" w:rsidP="002A6145">
            <w:pPr>
              <w:contextualSpacing/>
              <w:jc w:val="center"/>
            </w:pPr>
            <w:r>
              <w:t>C.9</w:t>
            </w:r>
          </w:p>
        </w:tc>
        <w:tc>
          <w:tcPr>
            <w:tcW w:w="2520" w:type="dxa"/>
          </w:tcPr>
          <w:p w14:paraId="086A69C7" w14:textId="0A522F29" w:rsidR="00C14ED2" w:rsidRDefault="00C14ED2" w:rsidP="001512DD">
            <w:pPr>
              <w:contextualSpacing/>
              <w:jc w:val="center"/>
            </w:pPr>
            <w:r>
              <w:t>C.10</w:t>
            </w:r>
          </w:p>
        </w:tc>
        <w:tc>
          <w:tcPr>
            <w:tcW w:w="1294" w:type="dxa"/>
          </w:tcPr>
          <w:p w14:paraId="7568B269" w14:textId="0DE7E60E" w:rsidR="00C14ED2" w:rsidRPr="001512DD" w:rsidRDefault="00C14ED2" w:rsidP="001512DD">
            <w:pPr>
              <w:contextualSpacing/>
              <w:jc w:val="center"/>
            </w:pPr>
            <w:r>
              <w:t>C.11</w:t>
            </w:r>
          </w:p>
        </w:tc>
        <w:tc>
          <w:tcPr>
            <w:tcW w:w="1170" w:type="dxa"/>
          </w:tcPr>
          <w:p w14:paraId="4C914C0C" w14:textId="38A8231D" w:rsidR="00C14ED2" w:rsidRPr="001512DD" w:rsidRDefault="00C14ED2" w:rsidP="001512DD">
            <w:pPr>
              <w:contextualSpacing/>
              <w:jc w:val="center"/>
            </w:pPr>
            <w:r>
              <w:t>C.11b</w:t>
            </w:r>
          </w:p>
        </w:tc>
        <w:tc>
          <w:tcPr>
            <w:tcW w:w="2216" w:type="dxa"/>
          </w:tcPr>
          <w:p w14:paraId="7D1F4365" w14:textId="249CEE39" w:rsidR="00C14ED2" w:rsidRPr="001512DD" w:rsidRDefault="00C14ED2" w:rsidP="001512DD">
            <w:pPr>
              <w:contextualSpacing/>
              <w:jc w:val="center"/>
            </w:pPr>
            <w:r>
              <w:t>C.12</w:t>
            </w:r>
          </w:p>
        </w:tc>
        <w:tc>
          <w:tcPr>
            <w:tcW w:w="1744" w:type="dxa"/>
          </w:tcPr>
          <w:p w14:paraId="33696E22" w14:textId="336BD78D" w:rsidR="00C14ED2" w:rsidRPr="001512DD" w:rsidRDefault="00C14ED2" w:rsidP="001512DD">
            <w:pPr>
              <w:contextualSpacing/>
              <w:jc w:val="center"/>
            </w:pPr>
            <w:r>
              <w:t>C.13</w:t>
            </w:r>
          </w:p>
        </w:tc>
      </w:tr>
      <w:tr w:rsidR="0022680E" w:rsidRPr="001512DD" w14:paraId="18454888" w14:textId="77777777" w:rsidTr="0093061D">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126A0F78" w14:textId="29E78D50" w:rsidR="00C14ED2" w:rsidRPr="00C14ED2" w:rsidRDefault="00C14ED2" w:rsidP="00C14ED2">
            <w:pPr>
              <w:contextualSpacing/>
              <w:jc w:val="center"/>
              <w:rPr>
                <w:i/>
              </w:rPr>
            </w:pPr>
            <w:r>
              <w:rPr>
                <w:i/>
              </w:rPr>
              <w:t>If age&gt;3</w:t>
            </w:r>
          </w:p>
          <w:p w14:paraId="1E4BE996" w14:textId="77777777" w:rsidR="00D21542" w:rsidRDefault="00D21542" w:rsidP="00C14ED2">
            <w:pPr>
              <w:contextualSpacing/>
              <w:rPr>
                <w:ins w:id="152" w:author="Heather Huntington" w:date="2014-10-30T14:48:00Z"/>
              </w:rPr>
            </w:pPr>
            <w:r w:rsidRPr="001512DD">
              <w:t xml:space="preserve">What age did </w:t>
            </w:r>
            <w:ins w:id="153" w:author="Stickler, Mercedes M. (E3/LTRM)" w:date="2014-09-22T15:51:00Z">
              <w:r w:rsidR="002A6145">
                <w:t>[N</w:t>
              </w:r>
            </w:ins>
            <w:ins w:id="154" w:author="Stickler, Mercedes M. (E3/LTRM)" w:date="2014-09-22T15:52:00Z">
              <w:r w:rsidR="002A6145">
                <w:t>A</w:t>
              </w:r>
            </w:ins>
            <w:ins w:id="155" w:author="Stickler, Mercedes M. (E3/LTRM)" w:date="2014-09-22T15:51:00Z">
              <w:r w:rsidR="002A6145">
                <w:t>ME]</w:t>
              </w:r>
              <w:r w:rsidR="002A6145" w:rsidRPr="001512DD">
                <w:t xml:space="preserve"> </w:t>
              </w:r>
            </w:ins>
            <w:r w:rsidRPr="001512DD">
              <w:t>first enroll in school/educational facility?</w:t>
            </w:r>
          </w:p>
          <w:p w14:paraId="614CDCDB" w14:textId="77777777" w:rsidR="007B7340" w:rsidRDefault="007B7340" w:rsidP="00C14ED2">
            <w:pPr>
              <w:contextualSpacing/>
              <w:rPr>
                <w:ins w:id="156" w:author="Heather Huntington" w:date="2014-10-30T14:48:00Z"/>
              </w:rPr>
            </w:pPr>
          </w:p>
          <w:p w14:paraId="759A0177" w14:textId="0DB3E454" w:rsidR="007B7340" w:rsidRPr="001512DD" w:rsidRDefault="007B7340" w:rsidP="00C14ED2">
            <w:pPr>
              <w:contextualSpacing/>
            </w:pPr>
            <w:commentRangeStart w:id="157"/>
            <w:ins w:id="158" w:author="Heather Huntington" w:date="2014-10-30T14:48:00Z">
              <w:r>
                <w:t>Enumerator - please ask to the HH head.</w:t>
              </w:r>
            </w:ins>
            <w:commentRangeEnd w:id="157"/>
            <w:r w:rsidR="00D25595">
              <w:rPr>
                <w:rStyle w:val="CommentReference"/>
              </w:rPr>
              <w:commentReference w:id="157"/>
            </w:r>
          </w:p>
        </w:tc>
        <w:tc>
          <w:tcPr>
            <w:tcW w:w="2520" w:type="dxa"/>
          </w:tcPr>
          <w:p w14:paraId="275C01BF" w14:textId="339C3C91" w:rsidR="00C14ED2" w:rsidRPr="00C14ED2" w:rsidRDefault="00C14ED2" w:rsidP="00C14ED2">
            <w:pPr>
              <w:contextualSpacing/>
              <w:jc w:val="center"/>
              <w:rPr>
                <w:i/>
              </w:rPr>
            </w:pPr>
            <w:r>
              <w:rPr>
                <w:i/>
              </w:rPr>
              <w:t>If age&gt;3</w:t>
            </w:r>
          </w:p>
          <w:p w14:paraId="1CF98A68" w14:textId="5906F4EA" w:rsidR="008C2BC1" w:rsidRPr="001512DD" w:rsidRDefault="002A6145" w:rsidP="00C14ED2">
            <w:pPr>
              <w:contextualSpacing/>
            </w:pPr>
            <w:ins w:id="159" w:author="Stickler, Mercedes M. (E3/LTRM)" w:date="2014-09-22T15:52:00Z">
              <w:r>
                <w:t>Was [NAME]</w:t>
              </w:r>
              <w:r w:rsidRPr="001512DD">
                <w:t xml:space="preserve">  </w:t>
              </w:r>
            </w:ins>
            <w:r w:rsidR="008C2BC1" w:rsidRPr="001512DD">
              <w:t xml:space="preserve"> absent from school for any period(s) of time during the term in the last twelve months?</w:t>
            </w:r>
          </w:p>
          <w:p w14:paraId="525A0E3E" w14:textId="0BD0F9C3" w:rsidR="008C2BC1" w:rsidRPr="001512DD" w:rsidRDefault="00C14ED2" w:rsidP="00C14ED2">
            <w:pPr>
              <w:contextualSpacing/>
            </w:pPr>
            <w:r>
              <w:t>0</w:t>
            </w:r>
            <w:r w:rsidR="008C2BC1" w:rsidRPr="001512DD">
              <w:t>=No</w:t>
            </w:r>
          </w:p>
          <w:p w14:paraId="63E13ABC" w14:textId="4C0110E4" w:rsidR="008C2BC1" w:rsidRPr="001512DD" w:rsidRDefault="00C14ED2" w:rsidP="00C14ED2">
            <w:pPr>
              <w:contextualSpacing/>
            </w:pPr>
            <w:r>
              <w:t>1</w:t>
            </w:r>
            <w:r w:rsidR="008C2BC1" w:rsidRPr="001512DD">
              <w:t xml:space="preserve">=Yes </w:t>
            </w:r>
          </w:p>
          <w:p w14:paraId="529732CF" w14:textId="77777777" w:rsidR="008C2BC1" w:rsidRPr="001512DD" w:rsidRDefault="008C2BC1" w:rsidP="00C14ED2">
            <w:pPr>
              <w:contextualSpacing/>
            </w:pPr>
            <w:r w:rsidRPr="001512DD">
              <w:t>888=Don’t know</w:t>
            </w:r>
          </w:p>
          <w:p w14:paraId="5C771557" w14:textId="77777777" w:rsidR="008C2BC1" w:rsidRDefault="008C2BC1" w:rsidP="00C14ED2">
            <w:pPr>
              <w:contextualSpacing/>
            </w:pPr>
            <w:r w:rsidRPr="001512DD">
              <w:t>999=Prefer not to respond</w:t>
            </w:r>
          </w:p>
          <w:p w14:paraId="4C804D25" w14:textId="404DE77F" w:rsidR="00C14ED2" w:rsidRPr="00C14ED2" w:rsidRDefault="00C14ED2" w:rsidP="00C14ED2">
            <w:pPr>
              <w:contextualSpacing/>
              <w:rPr>
                <w:i/>
              </w:rPr>
            </w:pPr>
            <w:r>
              <w:rPr>
                <w:i/>
              </w:rPr>
              <w:t>If C10=0, skip to C13</w:t>
            </w:r>
          </w:p>
        </w:tc>
        <w:tc>
          <w:tcPr>
            <w:tcW w:w="1294" w:type="dxa"/>
          </w:tcPr>
          <w:p w14:paraId="60B93F43" w14:textId="77777777" w:rsidR="00D21542" w:rsidRDefault="008C2BC1" w:rsidP="00C14ED2">
            <w:pPr>
              <w:contextualSpacing/>
            </w:pPr>
            <w:r w:rsidRPr="001512DD">
              <w:t>What was the main reason for the absence(s) from school?</w:t>
            </w:r>
          </w:p>
          <w:p w14:paraId="711C68B1" w14:textId="3DBCCAED" w:rsidR="0093061D" w:rsidRPr="0093061D" w:rsidRDefault="0093061D" w:rsidP="00C14ED2">
            <w:pPr>
              <w:contextualSpacing/>
              <w:rPr>
                <w:i/>
              </w:rPr>
            </w:pPr>
            <w:r>
              <w:rPr>
                <w:i/>
              </w:rPr>
              <w:t xml:space="preserve">See code 104. Probe and code, select all that apply </w:t>
            </w:r>
          </w:p>
        </w:tc>
        <w:tc>
          <w:tcPr>
            <w:tcW w:w="1170" w:type="dxa"/>
          </w:tcPr>
          <w:p w14:paraId="69E94FD9" w14:textId="0A0A16F7" w:rsidR="00D21542" w:rsidRPr="001512DD" w:rsidRDefault="008C2BC1" w:rsidP="00C14ED2">
            <w:pPr>
              <w:contextualSpacing/>
            </w:pPr>
            <w:r w:rsidRPr="001512DD">
              <w:t>If other, please specify.</w:t>
            </w:r>
          </w:p>
        </w:tc>
        <w:tc>
          <w:tcPr>
            <w:tcW w:w="2216" w:type="dxa"/>
          </w:tcPr>
          <w:p w14:paraId="401FB0DC" w14:textId="0A3B781D" w:rsidR="00D21542" w:rsidRPr="001512DD" w:rsidRDefault="008C2BC1" w:rsidP="00C14ED2">
            <w:pPr>
              <w:contextualSpacing/>
            </w:pPr>
            <w:r w:rsidRPr="001512DD">
              <w:t xml:space="preserve">Roughly, how many days did </w:t>
            </w:r>
            <w:ins w:id="160" w:author="Stickler, Mercedes M. (E3/LTRM)" w:date="2014-09-22T15:52:00Z">
              <w:r w:rsidR="002A6145">
                <w:t>[NAME]</w:t>
              </w:r>
              <w:r w:rsidR="002A6145" w:rsidRPr="001512DD">
                <w:t xml:space="preserve"> </w:t>
              </w:r>
            </w:ins>
            <w:r w:rsidRPr="001512DD">
              <w:t>miss from school in the past 12 months?</w:t>
            </w:r>
          </w:p>
          <w:p w14:paraId="73C201DF" w14:textId="77777777" w:rsidR="008C2BC1" w:rsidRPr="001512DD" w:rsidRDefault="008C2BC1" w:rsidP="00C14ED2">
            <w:pPr>
              <w:contextualSpacing/>
              <w:rPr>
                <w:i/>
              </w:rPr>
            </w:pPr>
            <w:r w:rsidRPr="001512DD">
              <w:rPr>
                <w:i/>
              </w:rPr>
              <w:t>1 week=5 school days</w:t>
            </w:r>
          </w:p>
          <w:p w14:paraId="3BA47A93" w14:textId="77777777" w:rsidR="008C2BC1" w:rsidRPr="001512DD" w:rsidRDefault="008C2BC1" w:rsidP="00C14ED2">
            <w:pPr>
              <w:contextualSpacing/>
              <w:rPr>
                <w:i/>
              </w:rPr>
            </w:pPr>
            <w:r w:rsidRPr="001512DD">
              <w:rPr>
                <w:i/>
              </w:rPr>
              <w:t>1 month=22 school days</w:t>
            </w:r>
          </w:p>
          <w:p w14:paraId="199EC1DD" w14:textId="69B181F9" w:rsidR="008C2BC1" w:rsidRPr="001512DD" w:rsidRDefault="008C2BC1" w:rsidP="00C14ED2">
            <w:pPr>
              <w:contextualSpacing/>
              <w:rPr>
                <w:i/>
              </w:rPr>
            </w:pPr>
            <w:r w:rsidRPr="001512DD">
              <w:rPr>
                <w:i/>
              </w:rPr>
              <w:t>1 year=198 school days</w:t>
            </w:r>
          </w:p>
        </w:tc>
        <w:tc>
          <w:tcPr>
            <w:tcW w:w="1744" w:type="dxa"/>
          </w:tcPr>
          <w:p w14:paraId="267FAD7E" w14:textId="42F325C1" w:rsidR="00C14ED2" w:rsidRPr="00C14ED2" w:rsidRDefault="00C14ED2" w:rsidP="00C14ED2">
            <w:pPr>
              <w:contextualSpacing/>
              <w:jc w:val="center"/>
              <w:rPr>
                <w:i/>
              </w:rPr>
            </w:pPr>
            <w:r>
              <w:rPr>
                <w:i/>
              </w:rPr>
              <w:t>If age&gt;3</w:t>
            </w:r>
          </w:p>
          <w:p w14:paraId="4650986E" w14:textId="67C1ECF4" w:rsidR="00D21542" w:rsidRPr="001512DD" w:rsidRDefault="008C2BC1" w:rsidP="00C14ED2">
            <w:pPr>
              <w:contextualSpacing/>
            </w:pPr>
            <w:r w:rsidRPr="001512DD">
              <w:t xml:space="preserve">Can </w:t>
            </w:r>
            <w:ins w:id="161" w:author="Stickler, Mercedes M. (E3/LTRM)" w:date="2014-09-22T15:52:00Z">
              <w:r w:rsidR="002A6145">
                <w:t>[NAME]</w:t>
              </w:r>
              <w:r w:rsidR="002A6145" w:rsidRPr="001512DD">
                <w:t xml:space="preserve"> </w:t>
              </w:r>
            </w:ins>
            <w:r w:rsidRPr="001512DD">
              <w:t>write a simple letter of several sentences in English?</w:t>
            </w:r>
          </w:p>
          <w:p w14:paraId="1CF49479" w14:textId="77777777" w:rsidR="008C2BC1" w:rsidRPr="001512DD" w:rsidRDefault="008C2BC1" w:rsidP="00C14ED2">
            <w:pPr>
              <w:contextualSpacing/>
            </w:pPr>
          </w:p>
          <w:p w14:paraId="312D46BB" w14:textId="0946D84F" w:rsidR="008C2BC1" w:rsidRPr="001512DD" w:rsidRDefault="00C14ED2" w:rsidP="00C14ED2">
            <w:pPr>
              <w:contextualSpacing/>
            </w:pPr>
            <w:r>
              <w:t>0</w:t>
            </w:r>
            <w:r w:rsidR="008C2BC1" w:rsidRPr="001512DD">
              <w:t>=No</w:t>
            </w:r>
          </w:p>
          <w:p w14:paraId="30FF496E" w14:textId="6F313D22" w:rsidR="008C2BC1" w:rsidRPr="001512DD" w:rsidRDefault="00C14ED2" w:rsidP="00C14ED2">
            <w:pPr>
              <w:contextualSpacing/>
            </w:pPr>
            <w:r>
              <w:t>1</w:t>
            </w:r>
            <w:r w:rsidR="008C2BC1" w:rsidRPr="001512DD">
              <w:t xml:space="preserve">=Yes </w:t>
            </w:r>
          </w:p>
          <w:p w14:paraId="4CB0BE1A" w14:textId="77777777" w:rsidR="008C2BC1" w:rsidRPr="001512DD" w:rsidRDefault="008C2BC1" w:rsidP="00C14ED2">
            <w:pPr>
              <w:contextualSpacing/>
            </w:pPr>
            <w:r w:rsidRPr="001512DD">
              <w:t>888=Don’t know</w:t>
            </w:r>
          </w:p>
          <w:p w14:paraId="7A7FEA1D" w14:textId="3379CDAD" w:rsidR="008C2BC1" w:rsidRPr="001512DD" w:rsidRDefault="008C2BC1" w:rsidP="00C14ED2">
            <w:pPr>
              <w:contextualSpacing/>
            </w:pPr>
            <w:r w:rsidRPr="001512DD">
              <w:t>999=Prefer not to respond</w:t>
            </w:r>
          </w:p>
        </w:tc>
      </w:tr>
      <w:tr w:rsidR="008C2BC1" w:rsidRPr="001512DD" w14:paraId="657EA884" w14:textId="77777777" w:rsidTr="0093061D">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294" w:type="dxa"/>
          </w:tcPr>
          <w:p w14:paraId="66BF7F92" w14:textId="77777777" w:rsidR="008C2BC1" w:rsidRPr="001512DD" w:rsidRDefault="008C2BC1" w:rsidP="001512DD">
            <w:pPr>
              <w:contextualSpacing/>
              <w:jc w:val="center"/>
            </w:pPr>
          </w:p>
        </w:tc>
        <w:tc>
          <w:tcPr>
            <w:tcW w:w="1170" w:type="dxa"/>
          </w:tcPr>
          <w:p w14:paraId="5B8DEF69" w14:textId="77777777" w:rsidR="008C2BC1" w:rsidRPr="001512DD" w:rsidRDefault="008C2BC1" w:rsidP="001512DD">
            <w:pPr>
              <w:contextualSpacing/>
              <w:jc w:val="center"/>
            </w:pPr>
          </w:p>
        </w:tc>
        <w:tc>
          <w:tcPr>
            <w:tcW w:w="2216" w:type="dxa"/>
          </w:tcPr>
          <w:p w14:paraId="6F267425" w14:textId="77777777" w:rsidR="008C2BC1" w:rsidRPr="001512DD" w:rsidRDefault="008C2BC1" w:rsidP="001512DD">
            <w:pPr>
              <w:contextualSpacing/>
              <w:jc w:val="center"/>
            </w:pPr>
          </w:p>
        </w:tc>
        <w:tc>
          <w:tcPr>
            <w:tcW w:w="1744" w:type="dxa"/>
          </w:tcPr>
          <w:p w14:paraId="3142A9F3" w14:textId="77777777" w:rsidR="008C2BC1" w:rsidRPr="001512DD" w:rsidRDefault="008C2BC1" w:rsidP="001512DD">
            <w:pPr>
              <w:contextualSpacing/>
              <w:jc w:val="center"/>
            </w:pPr>
          </w:p>
        </w:tc>
      </w:tr>
      <w:tr w:rsidR="0022680E" w:rsidRPr="001512DD" w14:paraId="299BF1B0" w14:textId="77777777" w:rsidTr="0093061D">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294" w:type="dxa"/>
          </w:tcPr>
          <w:p w14:paraId="34983FB7" w14:textId="77777777" w:rsidR="00D21542" w:rsidRPr="001512DD" w:rsidRDefault="00D21542" w:rsidP="001512DD">
            <w:pPr>
              <w:contextualSpacing/>
              <w:jc w:val="center"/>
            </w:pPr>
          </w:p>
        </w:tc>
        <w:tc>
          <w:tcPr>
            <w:tcW w:w="1170" w:type="dxa"/>
          </w:tcPr>
          <w:p w14:paraId="4FD1262C" w14:textId="77777777" w:rsidR="00D21542" w:rsidRPr="001512DD" w:rsidRDefault="00D21542" w:rsidP="001512DD">
            <w:pPr>
              <w:contextualSpacing/>
              <w:jc w:val="center"/>
            </w:pPr>
          </w:p>
        </w:tc>
        <w:tc>
          <w:tcPr>
            <w:tcW w:w="2216" w:type="dxa"/>
          </w:tcPr>
          <w:p w14:paraId="25B245E5" w14:textId="77777777" w:rsidR="00D21542" w:rsidRPr="001512DD" w:rsidRDefault="00D21542" w:rsidP="001512DD">
            <w:pPr>
              <w:contextualSpacing/>
              <w:jc w:val="center"/>
            </w:pPr>
          </w:p>
        </w:tc>
        <w:tc>
          <w:tcPr>
            <w:tcW w:w="1744" w:type="dxa"/>
          </w:tcPr>
          <w:p w14:paraId="433028D9" w14:textId="77777777" w:rsidR="00D21542" w:rsidRPr="001512DD" w:rsidRDefault="00D21542" w:rsidP="001512DD">
            <w:pPr>
              <w:contextualSpacing/>
              <w:jc w:val="center"/>
            </w:pPr>
          </w:p>
        </w:tc>
      </w:tr>
      <w:tr w:rsidR="0022680E" w:rsidRPr="001512DD" w14:paraId="611AD0BF" w14:textId="77777777" w:rsidTr="0093061D">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294" w:type="dxa"/>
          </w:tcPr>
          <w:p w14:paraId="67B73D7C" w14:textId="77777777" w:rsidR="00D21542" w:rsidRPr="001512DD" w:rsidRDefault="00D21542" w:rsidP="001512DD">
            <w:pPr>
              <w:contextualSpacing/>
              <w:jc w:val="center"/>
            </w:pPr>
          </w:p>
        </w:tc>
        <w:tc>
          <w:tcPr>
            <w:tcW w:w="1170" w:type="dxa"/>
          </w:tcPr>
          <w:p w14:paraId="7BBEA5D2" w14:textId="77777777" w:rsidR="00D21542" w:rsidRPr="001512DD" w:rsidRDefault="00D21542" w:rsidP="001512DD">
            <w:pPr>
              <w:contextualSpacing/>
              <w:jc w:val="center"/>
            </w:pPr>
          </w:p>
        </w:tc>
        <w:tc>
          <w:tcPr>
            <w:tcW w:w="2216" w:type="dxa"/>
          </w:tcPr>
          <w:p w14:paraId="5BEC5915" w14:textId="77777777" w:rsidR="00D21542" w:rsidRPr="001512DD" w:rsidRDefault="00D21542" w:rsidP="001512DD">
            <w:pPr>
              <w:contextualSpacing/>
              <w:jc w:val="center"/>
            </w:pPr>
          </w:p>
        </w:tc>
        <w:tc>
          <w:tcPr>
            <w:tcW w:w="1744" w:type="dxa"/>
          </w:tcPr>
          <w:p w14:paraId="152254C5" w14:textId="77777777" w:rsidR="00D21542" w:rsidRPr="001512DD" w:rsidRDefault="00D21542" w:rsidP="001512DD">
            <w:pPr>
              <w:contextualSpacing/>
              <w:jc w:val="center"/>
            </w:pPr>
          </w:p>
        </w:tc>
      </w:tr>
      <w:tr w:rsidR="008C2BC1" w:rsidRPr="001512DD" w14:paraId="29F33C3B" w14:textId="77777777" w:rsidTr="0093061D">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294" w:type="dxa"/>
          </w:tcPr>
          <w:p w14:paraId="0F79C896" w14:textId="77777777" w:rsidR="00D21542" w:rsidRPr="001512DD" w:rsidRDefault="00D21542" w:rsidP="001512DD">
            <w:pPr>
              <w:contextualSpacing/>
              <w:jc w:val="center"/>
            </w:pPr>
          </w:p>
        </w:tc>
        <w:tc>
          <w:tcPr>
            <w:tcW w:w="1170" w:type="dxa"/>
          </w:tcPr>
          <w:p w14:paraId="4E10D6F1" w14:textId="77777777" w:rsidR="00D21542" w:rsidRPr="001512DD" w:rsidRDefault="00D21542" w:rsidP="001512DD">
            <w:pPr>
              <w:contextualSpacing/>
              <w:jc w:val="center"/>
            </w:pPr>
          </w:p>
        </w:tc>
        <w:tc>
          <w:tcPr>
            <w:tcW w:w="2216" w:type="dxa"/>
          </w:tcPr>
          <w:p w14:paraId="7712BB15" w14:textId="77777777" w:rsidR="00D21542" w:rsidRPr="001512DD" w:rsidRDefault="00D21542" w:rsidP="001512DD">
            <w:pPr>
              <w:contextualSpacing/>
              <w:jc w:val="center"/>
            </w:pPr>
          </w:p>
        </w:tc>
        <w:tc>
          <w:tcPr>
            <w:tcW w:w="1744" w:type="dxa"/>
          </w:tcPr>
          <w:p w14:paraId="24A0052C" w14:textId="77777777" w:rsidR="00D21542" w:rsidRPr="001512DD" w:rsidRDefault="00D21542" w:rsidP="001512DD">
            <w:pPr>
              <w:contextualSpacing/>
              <w:jc w:val="center"/>
            </w:pPr>
          </w:p>
        </w:tc>
      </w:tr>
      <w:tr w:rsidR="008C2BC1" w:rsidRPr="001512DD" w14:paraId="01D0F6EF" w14:textId="77777777" w:rsidTr="0093061D">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294" w:type="dxa"/>
          </w:tcPr>
          <w:p w14:paraId="62301056" w14:textId="77777777" w:rsidR="00D21542" w:rsidRPr="001512DD" w:rsidRDefault="00D21542" w:rsidP="001512DD">
            <w:pPr>
              <w:contextualSpacing/>
              <w:jc w:val="center"/>
            </w:pPr>
          </w:p>
        </w:tc>
        <w:tc>
          <w:tcPr>
            <w:tcW w:w="1170" w:type="dxa"/>
          </w:tcPr>
          <w:p w14:paraId="68EFAB5A" w14:textId="77777777" w:rsidR="00D21542" w:rsidRPr="001512DD" w:rsidRDefault="00D21542" w:rsidP="001512DD">
            <w:pPr>
              <w:contextualSpacing/>
              <w:jc w:val="center"/>
            </w:pPr>
          </w:p>
        </w:tc>
        <w:tc>
          <w:tcPr>
            <w:tcW w:w="2216" w:type="dxa"/>
          </w:tcPr>
          <w:p w14:paraId="4D8D7C0D" w14:textId="77777777" w:rsidR="00D21542" w:rsidRPr="001512DD" w:rsidRDefault="00D21542" w:rsidP="001512DD">
            <w:pPr>
              <w:contextualSpacing/>
              <w:jc w:val="center"/>
            </w:pPr>
          </w:p>
        </w:tc>
        <w:tc>
          <w:tcPr>
            <w:tcW w:w="1744" w:type="dxa"/>
          </w:tcPr>
          <w:p w14:paraId="47DCEF31" w14:textId="77777777" w:rsidR="00D21542" w:rsidRPr="001512DD" w:rsidRDefault="00D21542" w:rsidP="001512DD">
            <w:pPr>
              <w:contextualSpacing/>
              <w:jc w:val="center"/>
            </w:pPr>
          </w:p>
        </w:tc>
      </w:tr>
      <w:tr w:rsidR="008C2BC1" w:rsidRPr="001512DD" w14:paraId="55BE3D2C" w14:textId="77777777" w:rsidTr="0093061D">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294" w:type="dxa"/>
          </w:tcPr>
          <w:p w14:paraId="5414D963" w14:textId="77777777" w:rsidR="00D21542" w:rsidRPr="001512DD" w:rsidRDefault="00D21542" w:rsidP="001512DD">
            <w:pPr>
              <w:contextualSpacing/>
              <w:jc w:val="center"/>
            </w:pPr>
          </w:p>
        </w:tc>
        <w:tc>
          <w:tcPr>
            <w:tcW w:w="1170" w:type="dxa"/>
          </w:tcPr>
          <w:p w14:paraId="3EE48E3F" w14:textId="77777777" w:rsidR="00D21542" w:rsidRPr="001512DD" w:rsidRDefault="00D21542" w:rsidP="001512DD">
            <w:pPr>
              <w:contextualSpacing/>
              <w:jc w:val="center"/>
            </w:pPr>
          </w:p>
        </w:tc>
        <w:tc>
          <w:tcPr>
            <w:tcW w:w="2216" w:type="dxa"/>
          </w:tcPr>
          <w:p w14:paraId="6131D436" w14:textId="77777777" w:rsidR="00D21542" w:rsidRPr="001512DD" w:rsidRDefault="00D21542" w:rsidP="001512DD">
            <w:pPr>
              <w:contextualSpacing/>
              <w:jc w:val="center"/>
            </w:pPr>
          </w:p>
        </w:tc>
        <w:tc>
          <w:tcPr>
            <w:tcW w:w="1744" w:type="dxa"/>
          </w:tcPr>
          <w:p w14:paraId="4FA706D7" w14:textId="77777777" w:rsidR="00D21542" w:rsidRPr="001512DD" w:rsidRDefault="00D21542" w:rsidP="001512DD">
            <w:pPr>
              <w:contextualSpacing/>
              <w:jc w:val="center"/>
            </w:pPr>
          </w:p>
        </w:tc>
      </w:tr>
      <w:tr w:rsidR="008C2BC1" w:rsidRPr="001512DD" w14:paraId="6A1CB066" w14:textId="77777777" w:rsidTr="0093061D">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294" w:type="dxa"/>
          </w:tcPr>
          <w:p w14:paraId="67273481" w14:textId="77777777" w:rsidR="00D21542" w:rsidRPr="001512DD" w:rsidRDefault="00D21542" w:rsidP="001512DD">
            <w:pPr>
              <w:contextualSpacing/>
              <w:jc w:val="center"/>
            </w:pPr>
          </w:p>
        </w:tc>
        <w:tc>
          <w:tcPr>
            <w:tcW w:w="1170" w:type="dxa"/>
          </w:tcPr>
          <w:p w14:paraId="66162129" w14:textId="77777777" w:rsidR="00D21542" w:rsidRPr="001512DD" w:rsidRDefault="00D21542" w:rsidP="001512DD">
            <w:pPr>
              <w:contextualSpacing/>
              <w:jc w:val="center"/>
            </w:pPr>
          </w:p>
        </w:tc>
        <w:tc>
          <w:tcPr>
            <w:tcW w:w="2216" w:type="dxa"/>
          </w:tcPr>
          <w:p w14:paraId="7A031C19" w14:textId="77777777" w:rsidR="00D21542" w:rsidRPr="001512DD" w:rsidRDefault="00D21542" w:rsidP="001512DD">
            <w:pPr>
              <w:contextualSpacing/>
              <w:jc w:val="center"/>
            </w:pPr>
          </w:p>
        </w:tc>
        <w:tc>
          <w:tcPr>
            <w:tcW w:w="1744" w:type="dxa"/>
          </w:tcPr>
          <w:p w14:paraId="6459F519" w14:textId="77777777" w:rsidR="00D21542" w:rsidRPr="001512DD" w:rsidRDefault="00D21542" w:rsidP="001512DD">
            <w:pPr>
              <w:contextualSpacing/>
              <w:jc w:val="center"/>
            </w:pPr>
          </w:p>
        </w:tc>
      </w:tr>
      <w:tr w:rsidR="0022680E" w:rsidRPr="001512DD" w14:paraId="0777A56E" w14:textId="77777777" w:rsidTr="0093061D">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294" w:type="dxa"/>
          </w:tcPr>
          <w:p w14:paraId="7D1E2C6B" w14:textId="77777777" w:rsidR="00D21542" w:rsidRPr="001512DD" w:rsidRDefault="00D21542" w:rsidP="001512DD">
            <w:pPr>
              <w:contextualSpacing/>
              <w:jc w:val="center"/>
            </w:pPr>
          </w:p>
        </w:tc>
        <w:tc>
          <w:tcPr>
            <w:tcW w:w="1170" w:type="dxa"/>
          </w:tcPr>
          <w:p w14:paraId="099AFEA2" w14:textId="77777777" w:rsidR="00D21542" w:rsidRPr="001512DD" w:rsidRDefault="00D21542" w:rsidP="001512DD">
            <w:pPr>
              <w:contextualSpacing/>
              <w:jc w:val="center"/>
            </w:pPr>
          </w:p>
        </w:tc>
        <w:tc>
          <w:tcPr>
            <w:tcW w:w="2216" w:type="dxa"/>
          </w:tcPr>
          <w:p w14:paraId="1A2746C6" w14:textId="77777777" w:rsidR="00D21542" w:rsidRPr="001512DD" w:rsidRDefault="00D21542" w:rsidP="001512DD">
            <w:pPr>
              <w:contextualSpacing/>
              <w:jc w:val="center"/>
            </w:pPr>
          </w:p>
        </w:tc>
        <w:tc>
          <w:tcPr>
            <w:tcW w:w="1744" w:type="dxa"/>
          </w:tcPr>
          <w:p w14:paraId="6FD2DD10" w14:textId="77777777" w:rsidR="00D21542" w:rsidRPr="001512DD" w:rsidRDefault="00D21542" w:rsidP="001512DD">
            <w:pPr>
              <w:contextualSpacing/>
              <w:jc w:val="center"/>
            </w:pPr>
          </w:p>
        </w:tc>
      </w:tr>
      <w:tr w:rsidR="0022680E" w:rsidRPr="001512DD" w14:paraId="16AB864E" w14:textId="77777777" w:rsidTr="0093061D">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294" w:type="dxa"/>
          </w:tcPr>
          <w:p w14:paraId="77E74F0D" w14:textId="77777777" w:rsidR="00D21542" w:rsidRPr="001512DD" w:rsidRDefault="00D21542" w:rsidP="001512DD">
            <w:pPr>
              <w:contextualSpacing/>
              <w:jc w:val="center"/>
            </w:pPr>
          </w:p>
        </w:tc>
        <w:tc>
          <w:tcPr>
            <w:tcW w:w="1170" w:type="dxa"/>
          </w:tcPr>
          <w:p w14:paraId="7FD08EC5" w14:textId="77777777" w:rsidR="00D21542" w:rsidRPr="001512DD" w:rsidRDefault="00D21542" w:rsidP="001512DD">
            <w:pPr>
              <w:contextualSpacing/>
              <w:jc w:val="center"/>
            </w:pPr>
          </w:p>
        </w:tc>
        <w:tc>
          <w:tcPr>
            <w:tcW w:w="2216" w:type="dxa"/>
          </w:tcPr>
          <w:p w14:paraId="7F020EE1" w14:textId="77777777" w:rsidR="00D21542" w:rsidRPr="001512DD" w:rsidRDefault="00D21542" w:rsidP="001512DD">
            <w:pPr>
              <w:contextualSpacing/>
              <w:jc w:val="center"/>
            </w:pPr>
          </w:p>
        </w:tc>
        <w:tc>
          <w:tcPr>
            <w:tcW w:w="1744" w:type="dxa"/>
          </w:tcPr>
          <w:p w14:paraId="0D01BC90" w14:textId="77777777" w:rsidR="00D21542" w:rsidRPr="001512DD" w:rsidRDefault="00D21542" w:rsidP="001512DD">
            <w:pPr>
              <w:contextualSpacing/>
              <w:jc w:val="center"/>
            </w:pPr>
          </w:p>
        </w:tc>
      </w:tr>
      <w:tr w:rsidR="0022680E" w:rsidRPr="001512DD" w14:paraId="1447B690" w14:textId="77777777" w:rsidTr="0093061D">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294" w:type="dxa"/>
          </w:tcPr>
          <w:p w14:paraId="302113DB" w14:textId="77777777" w:rsidR="00D21542" w:rsidRPr="001512DD" w:rsidRDefault="00D21542" w:rsidP="001512DD">
            <w:pPr>
              <w:contextualSpacing/>
              <w:jc w:val="center"/>
            </w:pPr>
          </w:p>
        </w:tc>
        <w:tc>
          <w:tcPr>
            <w:tcW w:w="1170" w:type="dxa"/>
          </w:tcPr>
          <w:p w14:paraId="00037B2D" w14:textId="77777777" w:rsidR="00D21542" w:rsidRPr="001512DD" w:rsidRDefault="00D21542" w:rsidP="001512DD">
            <w:pPr>
              <w:contextualSpacing/>
              <w:jc w:val="center"/>
            </w:pPr>
          </w:p>
        </w:tc>
        <w:tc>
          <w:tcPr>
            <w:tcW w:w="2216" w:type="dxa"/>
          </w:tcPr>
          <w:p w14:paraId="20990CD2" w14:textId="77777777" w:rsidR="00D21542" w:rsidRPr="001512DD" w:rsidRDefault="00D21542" w:rsidP="001512DD">
            <w:pPr>
              <w:contextualSpacing/>
              <w:jc w:val="center"/>
            </w:pPr>
          </w:p>
        </w:tc>
        <w:tc>
          <w:tcPr>
            <w:tcW w:w="1744" w:type="dxa"/>
          </w:tcPr>
          <w:p w14:paraId="2A8D92DB" w14:textId="77777777" w:rsidR="00D21542" w:rsidRPr="001512DD" w:rsidRDefault="00D21542" w:rsidP="001512DD">
            <w:pPr>
              <w:contextualSpacing/>
              <w:jc w:val="center"/>
            </w:pPr>
          </w:p>
        </w:tc>
      </w:tr>
      <w:tr w:rsidR="0022680E" w:rsidRPr="001512DD" w14:paraId="0B95E623" w14:textId="77777777" w:rsidTr="0093061D">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294" w:type="dxa"/>
          </w:tcPr>
          <w:p w14:paraId="607969B2" w14:textId="77777777" w:rsidR="00D21542" w:rsidRPr="001512DD" w:rsidRDefault="00D21542" w:rsidP="001512DD">
            <w:pPr>
              <w:contextualSpacing/>
              <w:jc w:val="center"/>
            </w:pPr>
          </w:p>
        </w:tc>
        <w:tc>
          <w:tcPr>
            <w:tcW w:w="1170" w:type="dxa"/>
          </w:tcPr>
          <w:p w14:paraId="2CD8CC66" w14:textId="77777777" w:rsidR="00D21542" w:rsidRPr="001512DD" w:rsidRDefault="00D21542" w:rsidP="001512DD">
            <w:pPr>
              <w:contextualSpacing/>
              <w:jc w:val="center"/>
            </w:pPr>
          </w:p>
        </w:tc>
        <w:tc>
          <w:tcPr>
            <w:tcW w:w="2216" w:type="dxa"/>
          </w:tcPr>
          <w:p w14:paraId="14262CC4" w14:textId="77777777" w:rsidR="00D21542" w:rsidRPr="001512DD" w:rsidRDefault="00D21542" w:rsidP="001512DD">
            <w:pPr>
              <w:contextualSpacing/>
              <w:jc w:val="center"/>
            </w:pPr>
          </w:p>
        </w:tc>
        <w:tc>
          <w:tcPr>
            <w:tcW w:w="1744"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1512DD" w14:paraId="792A89CC" w14:textId="77777777" w:rsidTr="00CD018F">
        <w:trPr>
          <w:trHeight w:val="135"/>
        </w:trPr>
        <w:tc>
          <w:tcPr>
            <w:tcW w:w="12235" w:type="dxa"/>
            <w:gridSpan w:val="2"/>
          </w:tcPr>
          <w:p w14:paraId="79F0335B" w14:textId="0083F0CB" w:rsidR="0022680E" w:rsidRPr="001512DD" w:rsidRDefault="0093061D" w:rsidP="001512DD">
            <w:pPr>
              <w:contextualSpacing/>
              <w:rPr>
                <w:b/>
              </w:rPr>
            </w:pPr>
            <w:r>
              <w:rPr>
                <w:b/>
              </w:rPr>
              <w:t xml:space="preserve">104 - </w:t>
            </w:r>
            <w:r w:rsidR="0022680E" w:rsidRPr="001512DD">
              <w:rPr>
                <w:b/>
              </w:rPr>
              <w:t>Absence(s) from school</w:t>
            </w:r>
          </w:p>
        </w:tc>
      </w:tr>
      <w:tr w:rsidR="0022680E" w:rsidRPr="001512DD" w14:paraId="7900D644" w14:textId="77777777" w:rsidTr="00CD018F">
        <w:trPr>
          <w:trHeight w:val="135"/>
        </w:trPr>
        <w:tc>
          <w:tcPr>
            <w:tcW w:w="6117" w:type="dxa"/>
          </w:tcPr>
          <w:p w14:paraId="1051F39F" w14:textId="3CE3E500" w:rsidR="0022680E" w:rsidRPr="00C14ED2" w:rsidRDefault="0022680E" w:rsidP="00537F5E">
            <w:pPr>
              <w:rPr>
                <w:sz w:val="20"/>
              </w:rPr>
            </w:pPr>
            <w:r w:rsidRPr="00C14ED2">
              <w:rPr>
                <w:sz w:val="20"/>
              </w:rPr>
              <w:t>1=Cannot afford school fees</w:t>
            </w:r>
          </w:p>
          <w:p w14:paraId="32FBCA91" w14:textId="056B93D3" w:rsidR="0022680E" w:rsidRPr="00C14ED2" w:rsidRDefault="0022680E" w:rsidP="00537F5E">
            <w:pPr>
              <w:rPr>
                <w:sz w:val="20"/>
              </w:rPr>
            </w:pPr>
            <w:r w:rsidRPr="00C14ED2">
              <w:rPr>
                <w:sz w:val="20"/>
              </w:rPr>
              <w:t>2=Needed for domestic duties</w:t>
            </w:r>
            <w:ins w:id="162" w:author="Vanessa Retana" w:date="2014-11-05T11:37:00Z">
              <w:r w:rsidR="00D36AAA">
                <w:rPr>
                  <w:sz w:val="20"/>
                </w:rPr>
                <w:t>/</w:t>
              </w:r>
            </w:ins>
            <w:ins w:id="163" w:author="Vanessa Retana" w:date="2014-11-05T11:38:00Z">
              <w:r w:rsidR="00D36AAA">
                <w:rPr>
                  <w:sz w:val="20"/>
                </w:rPr>
                <w:t>looking after</w:t>
              </w:r>
            </w:ins>
            <w:ins w:id="164" w:author="Vanessa Retana" w:date="2014-11-05T11:37:00Z">
              <w:r w:rsidR="00D36AAA">
                <w:rPr>
                  <w:sz w:val="20"/>
                </w:rPr>
                <w:t xml:space="preserve"> children</w:t>
              </w:r>
            </w:ins>
            <w:ins w:id="165" w:author="Vanessa Retana" w:date="2014-11-05T11:38:00Z">
              <w:r w:rsidR="00D36AAA">
                <w:rPr>
                  <w:sz w:val="20"/>
                </w:rPr>
                <w:t xml:space="preserve"> or other family members</w:t>
              </w:r>
            </w:ins>
          </w:p>
          <w:p w14:paraId="0096F22C" w14:textId="38768901" w:rsidR="0022680E" w:rsidRPr="00C14ED2" w:rsidRDefault="0022680E" w:rsidP="00537F5E">
            <w:pPr>
              <w:rPr>
                <w:sz w:val="20"/>
              </w:rPr>
            </w:pPr>
            <w:r w:rsidRPr="00C14ED2">
              <w:rPr>
                <w:sz w:val="20"/>
              </w:rPr>
              <w:t>3=Needed for herding</w:t>
            </w:r>
          </w:p>
          <w:p w14:paraId="17B604D4" w14:textId="77777777" w:rsidR="0022680E" w:rsidRPr="00C14ED2" w:rsidRDefault="0022680E" w:rsidP="00537F5E">
            <w:pPr>
              <w:rPr>
                <w:sz w:val="20"/>
              </w:rPr>
            </w:pPr>
            <w:r w:rsidRPr="00C14ED2">
              <w:rPr>
                <w:sz w:val="20"/>
              </w:rPr>
              <w:t>4=Needed for farming</w:t>
            </w:r>
          </w:p>
          <w:p w14:paraId="39D53F20" w14:textId="6CCD36A3" w:rsidR="0022680E" w:rsidRPr="00C14ED2" w:rsidRDefault="0022680E" w:rsidP="00537F5E">
            <w:pPr>
              <w:rPr>
                <w:sz w:val="20"/>
              </w:rPr>
            </w:pPr>
            <w:r w:rsidRPr="00C14ED2">
              <w:rPr>
                <w:sz w:val="20"/>
              </w:rPr>
              <w:t>5=Working for other household</w:t>
            </w:r>
          </w:p>
          <w:p w14:paraId="44E390DB" w14:textId="453439E1" w:rsidR="0022680E" w:rsidRPr="00C14ED2" w:rsidRDefault="0022680E" w:rsidP="00537F5E">
            <w:pPr>
              <w:rPr>
                <w:sz w:val="20"/>
              </w:rPr>
            </w:pPr>
            <w:r w:rsidRPr="00C14ED2">
              <w:rPr>
                <w:sz w:val="20"/>
              </w:rPr>
              <w:t>6=Education is not necessary/no point</w:t>
            </w:r>
          </w:p>
          <w:p w14:paraId="69390BE1" w14:textId="4D05EBD4" w:rsidR="0022680E" w:rsidRPr="00C14ED2" w:rsidRDefault="0022680E" w:rsidP="00537F5E">
            <w:pPr>
              <w:rPr>
                <w:sz w:val="20"/>
              </w:rPr>
            </w:pPr>
            <w:r w:rsidRPr="00C14ED2">
              <w:rPr>
                <w:sz w:val="20"/>
              </w:rPr>
              <w:t>7=Completed their education</w:t>
            </w:r>
          </w:p>
          <w:p w14:paraId="52391062" w14:textId="77777777" w:rsidR="0022680E" w:rsidRPr="00C14ED2" w:rsidRDefault="0022680E" w:rsidP="00537F5E">
            <w:pPr>
              <w:rPr>
                <w:sz w:val="20"/>
              </w:rPr>
            </w:pPr>
            <w:r w:rsidRPr="00C14ED2">
              <w:rPr>
                <w:sz w:val="20"/>
              </w:rPr>
              <w:t>8=Too old to attend school</w:t>
            </w:r>
          </w:p>
        </w:tc>
        <w:tc>
          <w:tcPr>
            <w:tcW w:w="6118" w:type="dxa"/>
          </w:tcPr>
          <w:p w14:paraId="58C93DE8" w14:textId="46C36CFD" w:rsidR="0022680E" w:rsidRPr="00C14ED2" w:rsidRDefault="0022680E" w:rsidP="00537F5E">
            <w:pPr>
              <w:rPr>
                <w:sz w:val="20"/>
              </w:rPr>
            </w:pPr>
            <w:r w:rsidRPr="00C14ED2">
              <w:rPr>
                <w:sz w:val="20"/>
              </w:rPr>
              <w:t>9=School is too far away</w:t>
            </w:r>
          </w:p>
          <w:p w14:paraId="3B58C134" w14:textId="609157D6" w:rsidR="0022680E" w:rsidRPr="00C14ED2" w:rsidRDefault="0022680E" w:rsidP="00537F5E">
            <w:pPr>
              <w:rPr>
                <w:sz w:val="20"/>
              </w:rPr>
            </w:pPr>
            <w:r w:rsidRPr="00C14ED2">
              <w:rPr>
                <w:sz w:val="20"/>
              </w:rPr>
              <w:t>10=School closed temporarily</w:t>
            </w:r>
          </w:p>
          <w:p w14:paraId="56F8AC26" w14:textId="2E35EDB9" w:rsidR="0022680E" w:rsidRPr="00C14ED2" w:rsidRDefault="0022680E" w:rsidP="00537F5E">
            <w:pPr>
              <w:rPr>
                <w:sz w:val="20"/>
              </w:rPr>
            </w:pPr>
            <w:r w:rsidRPr="00C14ED2">
              <w:rPr>
                <w:sz w:val="20"/>
              </w:rPr>
              <w:t>11=School closed permanently</w:t>
            </w:r>
          </w:p>
          <w:p w14:paraId="1CF119DB" w14:textId="6994FE0A" w:rsidR="0022680E" w:rsidRPr="00C14ED2" w:rsidRDefault="0022680E" w:rsidP="00537F5E">
            <w:pPr>
              <w:rPr>
                <w:sz w:val="20"/>
              </w:rPr>
            </w:pPr>
            <w:r w:rsidRPr="00C14ED2">
              <w:rPr>
                <w:sz w:val="20"/>
              </w:rPr>
              <w:t>12=The teacher is absent at the school</w:t>
            </w:r>
          </w:p>
          <w:p w14:paraId="6879972F" w14:textId="79E1418C" w:rsidR="0022680E" w:rsidRPr="00C14ED2" w:rsidRDefault="0022680E" w:rsidP="00537F5E">
            <w:pPr>
              <w:rPr>
                <w:sz w:val="20"/>
              </w:rPr>
            </w:pPr>
            <w:r w:rsidRPr="00C14ED2">
              <w:rPr>
                <w:sz w:val="20"/>
              </w:rPr>
              <w:t>13=Too sick to attend school</w:t>
            </w:r>
          </w:p>
          <w:p w14:paraId="1BA9E1DC" w14:textId="7C82F203" w:rsidR="0022680E" w:rsidRPr="00C14ED2" w:rsidRDefault="0022680E" w:rsidP="00537F5E">
            <w:pPr>
              <w:rPr>
                <w:sz w:val="20"/>
              </w:rPr>
            </w:pPr>
            <w:r w:rsidRPr="00C14ED2">
              <w:rPr>
                <w:sz w:val="20"/>
              </w:rPr>
              <w:t xml:space="preserve">14=Someone else in the household is sick, so cannot attend </w:t>
            </w:r>
          </w:p>
          <w:p w14:paraId="5F4A6B18" w14:textId="62A003FA" w:rsidR="0022680E" w:rsidRPr="00C14ED2" w:rsidRDefault="0022680E" w:rsidP="00537F5E">
            <w:pPr>
              <w:rPr>
                <w:sz w:val="20"/>
              </w:rPr>
            </w:pPr>
            <w:r w:rsidRPr="00C14ED2">
              <w:rPr>
                <w:sz w:val="20"/>
              </w:rPr>
              <w:t>15=No transport</w:t>
            </w:r>
          </w:p>
          <w:p w14:paraId="51834301" w14:textId="13FEF396" w:rsidR="0022680E" w:rsidRPr="00C14ED2" w:rsidRDefault="0022680E" w:rsidP="00537F5E">
            <w:pPr>
              <w:rPr>
                <w:sz w:val="20"/>
              </w:rPr>
            </w:pPr>
            <w:r w:rsidRPr="00C14ED2">
              <w:rPr>
                <w:sz w:val="20"/>
              </w:rPr>
              <w:t>97=Other, please specify</w:t>
            </w:r>
          </w:p>
        </w:tc>
      </w:tr>
    </w:tbl>
    <w:p w14:paraId="1E5AC70D" w14:textId="77777777" w:rsidR="00A667B3" w:rsidRPr="001512DD" w:rsidRDefault="00A667B3" w:rsidP="001512DD">
      <w:pPr>
        <w:spacing w:after="0" w:line="240" w:lineRule="auto"/>
        <w:contextualSpacing/>
        <w:sectPr w:rsidR="00A667B3" w:rsidRPr="001512DD" w:rsidSect="0093061D">
          <w:pgSz w:w="15840" w:h="12240" w:orient="landscape"/>
          <w:pgMar w:top="1080" w:right="1440" w:bottom="1080" w:left="1440" w:header="720" w:footer="720" w:gutter="0"/>
          <w:cols w:space="720"/>
          <w:docGrid w:linePitch="360"/>
        </w:sectPr>
      </w:pPr>
    </w:p>
    <w:p w14:paraId="2B25CC75" w14:textId="77777777" w:rsidR="00BE5610" w:rsidRDefault="00084CE6" w:rsidP="00BE5610">
      <w:pPr>
        <w:spacing w:after="0" w:line="240" w:lineRule="auto"/>
        <w:contextualSpacing/>
        <w:rPr>
          <w:b/>
        </w:rPr>
      </w:pPr>
      <w:r w:rsidRPr="001512DD">
        <w:rPr>
          <w:b/>
        </w:rPr>
        <w:lastRenderedPageBreak/>
        <w:t xml:space="preserve">SECTION </w:t>
      </w:r>
      <w:r w:rsidR="00BE5610">
        <w:rPr>
          <w:b/>
        </w:rPr>
        <w:t>D</w:t>
      </w:r>
      <w:r w:rsidRPr="001512DD">
        <w:rPr>
          <w:b/>
        </w:rPr>
        <w:t>: FOREST CONSERVATION AND RESOURCE VALUATION</w:t>
      </w:r>
    </w:p>
    <w:p w14:paraId="644ADF60" w14:textId="73914C4B" w:rsidR="00084CE6" w:rsidRDefault="00BE5610" w:rsidP="00BE5610">
      <w:pPr>
        <w:spacing w:after="0" w:line="240" w:lineRule="auto"/>
        <w:contextualSpacing/>
        <w:rPr>
          <w:b/>
        </w:rPr>
      </w:pPr>
      <w:r w:rsidRPr="00631E8D">
        <w:rPr>
          <w:rFonts w:ascii="Calibri" w:eastAsia="Calibri" w:hAnsi="Calibri" w:cs="Times New Roman"/>
        </w:rPr>
        <w:t xml:space="preserve">I would like to ask questions about </w:t>
      </w:r>
      <w:commentRangeStart w:id="166"/>
      <w:r w:rsidRPr="00631E8D">
        <w:rPr>
          <w:rFonts w:ascii="Calibri" w:eastAsia="Calibri" w:hAnsi="Calibri" w:cs="Times New Roman"/>
        </w:rPr>
        <w:t xml:space="preserve">the </w:t>
      </w:r>
      <w:commentRangeStart w:id="167"/>
      <w:commentRangeStart w:id="168"/>
      <w:r w:rsidRPr="00631E8D">
        <w:rPr>
          <w:rFonts w:ascii="Calibri" w:eastAsia="Calibri" w:hAnsi="Calibri" w:cs="Times New Roman"/>
        </w:rPr>
        <w:t xml:space="preserve">conditions </w:t>
      </w:r>
      <w:commentRangeEnd w:id="167"/>
      <w:r>
        <w:rPr>
          <w:rStyle w:val="CommentReference"/>
        </w:rPr>
        <w:commentReference w:id="167"/>
      </w:r>
      <w:commentRangeEnd w:id="168"/>
      <w:r w:rsidR="00E35B17">
        <w:rPr>
          <w:rStyle w:val="CommentReference"/>
        </w:rPr>
        <w:commentReference w:id="168"/>
      </w:r>
      <w:r w:rsidRPr="00631E8D">
        <w:rPr>
          <w:rFonts w:ascii="Calibri" w:eastAsia="Calibri" w:hAnsi="Calibri" w:cs="Times New Roman"/>
        </w:rPr>
        <w:t xml:space="preserve">and </w:t>
      </w:r>
      <w:commentRangeEnd w:id="166"/>
      <w:r w:rsidR="00672FD9">
        <w:rPr>
          <w:rStyle w:val="CommentReference"/>
        </w:rPr>
        <w:commentReference w:id="166"/>
      </w:r>
      <w:r w:rsidRPr="00631E8D">
        <w:rPr>
          <w:rFonts w:ascii="Calibri" w:eastAsia="Calibri" w:hAnsi="Calibri" w:cs="Times New Roman"/>
        </w:rPr>
        <w:t>access to each of these forests. Let’s start with the largest forest</w:t>
      </w:r>
      <w:r w:rsidR="00943A99">
        <w:rPr>
          <w:b/>
        </w:rPr>
        <w:tab/>
      </w:r>
    </w:p>
    <w:tbl>
      <w:tblPr>
        <w:tblStyle w:val="TableGrid"/>
        <w:tblpPr w:leftFromText="180" w:rightFromText="180" w:vertAnchor="text" w:horzAnchor="page" w:tblpX="1470" w:tblpY="93"/>
        <w:tblW w:w="12720" w:type="dxa"/>
        <w:tblInd w:w="160" w:type="dxa"/>
        <w:tblLayout w:type="fixed"/>
        <w:tblCellMar>
          <w:left w:w="29" w:type="dxa"/>
          <w:right w:w="29" w:type="dxa"/>
        </w:tblCellMar>
        <w:tblLook w:val="04A0" w:firstRow="1" w:lastRow="0" w:firstColumn="1" w:lastColumn="0" w:noHBand="0" w:noVBand="1"/>
      </w:tblPr>
      <w:tblGrid>
        <w:gridCol w:w="714"/>
        <w:gridCol w:w="1046"/>
        <w:gridCol w:w="1329"/>
        <w:gridCol w:w="2160"/>
        <w:gridCol w:w="1440"/>
        <w:gridCol w:w="1440"/>
        <w:gridCol w:w="1350"/>
        <w:gridCol w:w="1730"/>
        <w:gridCol w:w="1511"/>
      </w:tblGrid>
      <w:tr w:rsidR="00BE5610" w:rsidRPr="00943A99" w14:paraId="4B3C10CD" w14:textId="77777777" w:rsidTr="00657266">
        <w:trPr>
          <w:trHeight w:val="20"/>
        </w:trPr>
        <w:tc>
          <w:tcPr>
            <w:tcW w:w="714" w:type="dxa"/>
          </w:tcPr>
          <w:p w14:paraId="2282FFC2" w14:textId="77777777" w:rsidR="00BE5610" w:rsidRPr="00C03D82" w:rsidRDefault="00BE5610" w:rsidP="00BE5610">
            <w:pPr>
              <w:contextualSpacing/>
              <w:jc w:val="center"/>
              <w:rPr>
                <w:b/>
                <w:sz w:val="20"/>
                <w:szCs w:val="20"/>
              </w:rPr>
            </w:pPr>
          </w:p>
        </w:tc>
        <w:tc>
          <w:tcPr>
            <w:tcW w:w="1046" w:type="dxa"/>
          </w:tcPr>
          <w:p w14:paraId="169A6B94" w14:textId="5A5D6874" w:rsidR="00BE5610" w:rsidRPr="00C03D82" w:rsidRDefault="00BE5610" w:rsidP="00BE5610">
            <w:pPr>
              <w:contextualSpacing/>
              <w:jc w:val="center"/>
              <w:rPr>
                <w:sz w:val="20"/>
                <w:szCs w:val="20"/>
              </w:rPr>
            </w:pPr>
            <w:r>
              <w:rPr>
                <w:sz w:val="20"/>
                <w:szCs w:val="20"/>
              </w:rPr>
              <w:t>D.1</w:t>
            </w:r>
          </w:p>
        </w:tc>
        <w:tc>
          <w:tcPr>
            <w:tcW w:w="1329" w:type="dxa"/>
          </w:tcPr>
          <w:p w14:paraId="3D1DC5C9" w14:textId="4C7D1E21" w:rsidR="00BE5610" w:rsidRPr="00C03D82" w:rsidRDefault="00BE5610" w:rsidP="00BE5610">
            <w:pPr>
              <w:contextualSpacing/>
              <w:jc w:val="center"/>
              <w:rPr>
                <w:rFonts w:ascii="Calibri" w:eastAsia="Calibri" w:hAnsi="Calibri" w:cs="Times New Roman"/>
                <w:sz w:val="20"/>
                <w:szCs w:val="20"/>
              </w:rPr>
            </w:pPr>
            <w:r>
              <w:rPr>
                <w:rFonts w:ascii="Calibri" w:eastAsia="Calibri" w:hAnsi="Calibri" w:cs="Times New Roman"/>
                <w:sz w:val="20"/>
                <w:szCs w:val="20"/>
              </w:rPr>
              <w:t>D.2</w:t>
            </w:r>
          </w:p>
        </w:tc>
        <w:tc>
          <w:tcPr>
            <w:tcW w:w="2160" w:type="dxa"/>
          </w:tcPr>
          <w:p w14:paraId="3A3992A0" w14:textId="76F9B8B8"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D.3</w:t>
            </w:r>
          </w:p>
        </w:tc>
        <w:tc>
          <w:tcPr>
            <w:tcW w:w="1440" w:type="dxa"/>
          </w:tcPr>
          <w:p w14:paraId="4DBADF76" w14:textId="653057CA"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D.4</w:t>
            </w:r>
          </w:p>
        </w:tc>
        <w:tc>
          <w:tcPr>
            <w:tcW w:w="1440" w:type="dxa"/>
          </w:tcPr>
          <w:p w14:paraId="151B9BD2" w14:textId="0AA4BE6C"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D.5</w:t>
            </w:r>
          </w:p>
        </w:tc>
        <w:tc>
          <w:tcPr>
            <w:tcW w:w="1350" w:type="dxa"/>
          </w:tcPr>
          <w:p w14:paraId="5F35749E" w14:textId="6D29E722"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D.6</w:t>
            </w:r>
          </w:p>
        </w:tc>
        <w:tc>
          <w:tcPr>
            <w:tcW w:w="1730" w:type="dxa"/>
          </w:tcPr>
          <w:p w14:paraId="20C7CD7B" w14:textId="7B950280"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D.7</w:t>
            </w:r>
          </w:p>
        </w:tc>
        <w:tc>
          <w:tcPr>
            <w:tcW w:w="1511" w:type="dxa"/>
          </w:tcPr>
          <w:p w14:paraId="2C22B9BB" w14:textId="1E8DF225" w:rsidR="00BE5610" w:rsidRPr="00C03D82" w:rsidRDefault="00BE5610" w:rsidP="00BE5610">
            <w:pPr>
              <w:contextualSpacing/>
              <w:jc w:val="center"/>
              <w:rPr>
                <w:sz w:val="20"/>
                <w:szCs w:val="20"/>
              </w:rPr>
            </w:pPr>
            <w:r>
              <w:rPr>
                <w:sz w:val="20"/>
                <w:szCs w:val="20"/>
              </w:rPr>
              <w:t>D.8</w:t>
            </w:r>
          </w:p>
        </w:tc>
      </w:tr>
      <w:tr w:rsidR="00BE5610" w:rsidRPr="00943A99" w14:paraId="2B0D67D8" w14:textId="77777777" w:rsidTr="00657266">
        <w:trPr>
          <w:trHeight w:val="20"/>
        </w:trPr>
        <w:tc>
          <w:tcPr>
            <w:tcW w:w="714" w:type="dxa"/>
          </w:tcPr>
          <w:p w14:paraId="036B2562" w14:textId="77777777" w:rsidR="00BE5610" w:rsidRPr="00C03D82" w:rsidRDefault="00BE5610" w:rsidP="00BE5610">
            <w:pPr>
              <w:contextualSpacing/>
              <w:jc w:val="center"/>
              <w:rPr>
                <w:b/>
                <w:sz w:val="20"/>
                <w:szCs w:val="20"/>
              </w:rPr>
            </w:pPr>
            <w:r w:rsidRPr="00C03D82">
              <w:rPr>
                <w:b/>
                <w:sz w:val="20"/>
                <w:szCs w:val="20"/>
              </w:rPr>
              <w:t>Forest</w:t>
            </w:r>
          </w:p>
          <w:p w14:paraId="4085C94A" w14:textId="77777777" w:rsidR="00BE5610" w:rsidRPr="00C03D82" w:rsidRDefault="00BE5610" w:rsidP="00BE5610">
            <w:pPr>
              <w:contextualSpacing/>
              <w:jc w:val="center"/>
              <w:rPr>
                <w:b/>
                <w:sz w:val="20"/>
                <w:szCs w:val="20"/>
              </w:rPr>
            </w:pPr>
            <w:r w:rsidRPr="00C03D82">
              <w:rPr>
                <w:b/>
                <w:sz w:val="20"/>
                <w:szCs w:val="20"/>
              </w:rPr>
              <w:t>code</w:t>
            </w:r>
          </w:p>
        </w:tc>
        <w:tc>
          <w:tcPr>
            <w:tcW w:w="1046" w:type="dxa"/>
          </w:tcPr>
          <w:p w14:paraId="6787E78F" w14:textId="77777777" w:rsidR="00BE5610" w:rsidRPr="00C03D82" w:rsidRDefault="00BE5610" w:rsidP="00BE5610">
            <w:pPr>
              <w:contextualSpacing/>
              <w:rPr>
                <w:sz w:val="20"/>
                <w:szCs w:val="20"/>
              </w:rPr>
            </w:pPr>
            <w:r w:rsidRPr="00C03D82">
              <w:rPr>
                <w:sz w:val="20"/>
                <w:szCs w:val="20"/>
              </w:rPr>
              <w:t>Name of the forest</w:t>
            </w:r>
          </w:p>
        </w:tc>
        <w:tc>
          <w:tcPr>
            <w:tcW w:w="1329" w:type="dxa"/>
          </w:tcPr>
          <w:p w14:paraId="63CB4452" w14:textId="77777777" w:rsidR="00BE5610" w:rsidRPr="00C03D82" w:rsidRDefault="00BE5610" w:rsidP="00BE5610">
            <w:pPr>
              <w:contextualSpacing/>
              <w:rPr>
                <w:rFonts w:ascii="Calibri" w:eastAsia="Calibri" w:hAnsi="Calibri" w:cs="Times New Roman"/>
                <w:sz w:val="20"/>
                <w:szCs w:val="20"/>
              </w:rPr>
            </w:pPr>
            <w:r w:rsidRPr="00C03D82">
              <w:rPr>
                <w:rFonts w:ascii="Calibri" w:eastAsia="Calibri" w:hAnsi="Calibri" w:cs="Times New Roman"/>
                <w:sz w:val="20"/>
                <w:szCs w:val="20"/>
              </w:rPr>
              <w:t>In your view, how do you describe the overall condition of this forest?</w:t>
            </w:r>
          </w:p>
          <w:p w14:paraId="0808E2CC" w14:textId="77777777" w:rsidR="00BE5610" w:rsidRPr="00C03D82" w:rsidRDefault="00BE5610" w:rsidP="00BE5610">
            <w:pPr>
              <w:contextualSpacing/>
              <w:rPr>
                <w:rFonts w:ascii="Calibri" w:eastAsia="Calibri" w:hAnsi="Calibri" w:cs="Times New Roman"/>
                <w:sz w:val="20"/>
                <w:szCs w:val="20"/>
              </w:rPr>
            </w:pPr>
          </w:p>
          <w:p w14:paraId="57F159E4" w14:textId="77777777" w:rsidR="00BE5610" w:rsidRPr="00C03D82" w:rsidRDefault="00BE5610" w:rsidP="00BE5610">
            <w:pPr>
              <w:contextualSpacing/>
              <w:rPr>
                <w:sz w:val="20"/>
                <w:szCs w:val="20"/>
              </w:rPr>
            </w:pPr>
            <w:r w:rsidRPr="00C03D82">
              <w:rPr>
                <w:sz w:val="20"/>
                <w:szCs w:val="20"/>
              </w:rPr>
              <w:t>1=Very Good</w:t>
            </w:r>
          </w:p>
          <w:p w14:paraId="611258FE" w14:textId="77777777" w:rsidR="00BE5610" w:rsidRPr="00C03D82" w:rsidRDefault="00BE5610" w:rsidP="00BE5610">
            <w:pPr>
              <w:contextualSpacing/>
              <w:rPr>
                <w:sz w:val="20"/>
                <w:szCs w:val="20"/>
              </w:rPr>
            </w:pPr>
            <w:r w:rsidRPr="00C03D82">
              <w:rPr>
                <w:sz w:val="20"/>
                <w:szCs w:val="20"/>
              </w:rPr>
              <w:t xml:space="preserve">2=Good </w:t>
            </w:r>
          </w:p>
          <w:p w14:paraId="17ECE7F6" w14:textId="77777777" w:rsidR="00BE5610" w:rsidRPr="00C03D82" w:rsidRDefault="00BE5610" w:rsidP="00BE5610">
            <w:pPr>
              <w:contextualSpacing/>
              <w:rPr>
                <w:sz w:val="20"/>
                <w:szCs w:val="20"/>
              </w:rPr>
            </w:pPr>
            <w:r w:rsidRPr="00C03D82">
              <w:rPr>
                <w:sz w:val="20"/>
                <w:szCs w:val="20"/>
              </w:rPr>
              <w:t>3=Neutral</w:t>
            </w:r>
          </w:p>
          <w:p w14:paraId="768B7A1E" w14:textId="77777777" w:rsidR="00BE5610" w:rsidRPr="00C03D82" w:rsidRDefault="00BE5610" w:rsidP="00BE5610">
            <w:pPr>
              <w:contextualSpacing/>
              <w:rPr>
                <w:sz w:val="20"/>
                <w:szCs w:val="20"/>
              </w:rPr>
            </w:pPr>
            <w:r w:rsidRPr="00C03D82">
              <w:rPr>
                <w:sz w:val="20"/>
                <w:szCs w:val="20"/>
              </w:rPr>
              <w:t>4=Bad</w:t>
            </w:r>
          </w:p>
          <w:p w14:paraId="5FD8C21D" w14:textId="77777777" w:rsidR="00BE5610" w:rsidRPr="00C03D82" w:rsidRDefault="00BE5610" w:rsidP="00BE5610">
            <w:pPr>
              <w:contextualSpacing/>
              <w:rPr>
                <w:sz w:val="20"/>
                <w:szCs w:val="20"/>
              </w:rPr>
            </w:pPr>
            <w:r w:rsidRPr="00C03D82">
              <w:rPr>
                <w:sz w:val="20"/>
                <w:szCs w:val="20"/>
              </w:rPr>
              <w:t>5=Very Bad</w:t>
            </w:r>
          </w:p>
        </w:tc>
        <w:tc>
          <w:tcPr>
            <w:tcW w:w="2160" w:type="dxa"/>
          </w:tcPr>
          <w:p w14:paraId="06D71208" w14:textId="59D9ED5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In your own view, compared to 5 years ago, has the overall condition of the forest worsened or improved?</w:t>
            </w:r>
          </w:p>
          <w:p w14:paraId="03DB6273"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1=Worsened</w:t>
            </w:r>
          </w:p>
          <w:p w14:paraId="125C8955"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2=Remained the same</w:t>
            </w:r>
          </w:p>
          <w:p w14:paraId="030D3429"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3=Improved</w:t>
            </w:r>
          </w:p>
          <w:p w14:paraId="51FD7FDE" w14:textId="77777777" w:rsidR="00BE5610" w:rsidRDefault="00BE5610" w:rsidP="00BE5610">
            <w:pPr>
              <w:contextualSpacing/>
              <w:rPr>
                <w:sz w:val="20"/>
                <w:szCs w:val="20"/>
              </w:rPr>
            </w:pPr>
            <w:r w:rsidRPr="00C03D82">
              <w:rPr>
                <w:sz w:val="20"/>
                <w:szCs w:val="20"/>
              </w:rPr>
              <w:t>888=Don’t know</w:t>
            </w:r>
          </w:p>
          <w:p w14:paraId="051F46BD" w14:textId="77777777" w:rsidR="00BE5610" w:rsidRDefault="00BE5610" w:rsidP="00BE5610">
            <w:pPr>
              <w:contextualSpacing/>
              <w:rPr>
                <w:i/>
                <w:sz w:val="20"/>
                <w:szCs w:val="20"/>
              </w:rPr>
            </w:pPr>
            <w:r>
              <w:rPr>
                <w:i/>
                <w:sz w:val="20"/>
                <w:szCs w:val="20"/>
              </w:rPr>
              <w:t>If 1, ask D.5</w:t>
            </w:r>
          </w:p>
          <w:p w14:paraId="633C355D" w14:textId="77777777" w:rsidR="00BE5610" w:rsidRDefault="00BE5610" w:rsidP="00BE5610">
            <w:pPr>
              <w:contextualSpacing/>
              <w:rPr>
                <w:i/>
                <w:sz w:val="20"/>
                <w:szCs w:val="20"/>
              </w:rPr>
            </w:pPr>
            <w:r>
              <w:rPr>
                <w:i/>
                <w:sz w:val="20"/>
                <w:szCs w:val="20"/>
              </w:rPr>
              <w:t>If 3, ask D.4</w:t>
            </w:r>
          </w:p>
          <w:p w14:paraId="2C96B7CD" w14:textId="584CF494" w:rsidR="00BE5610" w:rsidRPr="00BE5610" w:rsidRDefault="00BE5610" w:rsidP="00BE5610">
            <w:pPr>
              <w:contextualSpacing/>
              <w:rPr>
                <w:i/>
                <w:sz w:val="20"/>
                <w:szCs w:val="20"/>
              </w:rPr>
            </w:pPr>
            <w:r>
              <w:rPr>
                <w:i/>
                <w:sz w:val="20"/>
                <w:szCs w:val="20"/>
              </w:rPr>
              <w:t>If 2 or 888, skip to D6</w:t>
            </w:r>
          </w:p>
        </w:tc>
        <w:tc>
          <w:tcPr>
            <w:tcW w:w="1440" w:type="dxa"/>
          </w:tcPr>
          <w:p w14:paraId="2D160214"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 xml:space="preserve">Why do you think conditions improved? </w:t>
            </w:r>
          </w:p>
          <w:p w14:paraId="405A7223" w14:textId="77777777" w:rsidR="00BE5610" w:rsidRPr="00C03D82" w:rsidRDefault="00BE5610" w:rsidP="00BE5610">
            <w:pPr>
              <w:contextualSpacing/>
              <w:rPr>
                <w:rFonts w:ascii="Calibri" w:eastAsia="Calibri" w:hAnsi="Calibri" w:cs="Arial"/>
                <w:i/>
                <w:sz w:val="20"/>
                <w:szCs w:val="20"/>
              </w:rPr>
            </w:pPr>
          </w:p>
          <w:p w14:paraId="68D97D62" w14:textId="17B261C3"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 xml:space="preserve">See codes </w:t>
            </w:r>
            <w:r w:rsidR="00657266">
              <w:rPr>
                <w:rFonts w:ascii="Calibri" w:eastAsia="Calibri" w:hAnsi="Calibri" w:cs="Arial"/>
                <w:i/>
                <w:sz w:val="20"/>
                <w:szCs w:val="20"/>
              </w:rPr>
              <w:t>105</w:t>
            </w:r>
            <w:r w:rsidRPr="00C03D82">
              <w:rPr>
                <w:rFonts w:ascii="Calibri" w:eastAsia="Calibri" w:hAnsi="Calibri" w:cs="Arial"/>
                <w:i/>
                <w:sz w:val="20"/>
                <w:szCs w:val="20"/>
              </w:rPr>
              <w:t>.</w:t>
            </w:r>
          </w:p>
          <w:p w14:paraId="7AABFC2E" w14:textId="77777777"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 xml:space="preserve"> Probe and code, select all that apply </w:t>
            </w:r>
          </w:p>
        </w:tc>
        <w:tc>
          <w:tcPr>
            <w:tcW w:w="1440" w:type="dxa"/>
          </w:tcPr>
          <w:p w14:paraId="32F659E9"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Why do you think conditions worsened?</w:t>
            </w:r>
          </w:p>
          <w:p w14:paraId="2FE41A62" w14:textId="77777777" w:rsidR="00BE5610" w:rsidRPr="00C03D82" w:rsidRDefault="00BE5610" w:rsidP="00BE5610">
            <w:pPr>
              <w:contextualSpacing/>
              <w:rPr>
                <w:rFonts w:ascii="Calibri" w:eastAsia="Calibri" w:hAnsi="Calibri" w:cs="Arial"/>
                <w:sz w:val="20"/>
                <w:szCs w:val="20"/>
              </w:rPr>
            </w:pPr>
          </w:p>
          <w:p w14:paraId="5CD4FA2A" w14:textId="119A425B"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See codes</w:t>
            </w:r>
            <w:r w:rsidR="00657266">
              <w:rPr>
                <w:rFonts w:ascii="Calibri" w:eastAsia="Calibri" w:hAnsi="Calibri" w:cs="Arial"/>
                <w:i/>
                <w:sz w:val="20"/>
                <w:szCs w:val="20"/>
              </w:rPr>
              <w:t xml:space="preserve"> 106. </w:t>
            </w:r>
          </w:p>
          <w:p w14:paraId="718E11EB"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i/>
                <w:sz w:val="20"/>
                <w:szCs w:val="20"/>
              </w:rPr>
              <w:t xml:space="preserve"> Probe and code, select all that apply </w:t>
            </w:r>
            <w:r w:rsidRPr="00C03D82">
              <w:rPr>
                <w:rFonts w:ascii="Calibri" w:eastAsia="Calibri" w:hAnsi="Calibri" w:cs="Arial"/>
                <w:sz w:val="20"/>
                <w:szCs w:val="20"/>
              </w:rPr>
              <w:t xml:space="preserve"> </w:t>
            </w:r>
          </w:p>
        </w:tc>
        <w:tc>
          <w:tcPr>
            <w:tcW w:w="1350" w:type="dxa"/>
          </w:tcPr>
          <w:p w14:paraId="72525D74"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 xml:space="preserve">During the last 5 years, has there been any change to the size/area of the forest? </w:t>
            </w:r>
          </w:p>
          <w:p w14:paraId="5CD8195C" w14:textId="77777777" w:rsidR="00BE5610" w:rsidRPr="00C03D82" w:rsidRDefault="00BE5610" w:rsidP="00BE5610">
            <w:pPr>
              <w:contextualSpacing/>
              <w:rPr>
                <w:rFonts w:ascii="Calibri" w:eastAsia="Calibri" w:hAnsi="Calibri" w:cs="Arial"/>
                <w:sz w:val="20"/>
                <w:szCs w:val="20"/>
              </w:rPr>
            </w:pPr>
          </w:p>
          <w:p w14:paraId="6951BFC0" w14:textId="3D7F3D9E" w:rsidR="00BE5610" w:rsidRPr="00C03D82" w:rsidRDefault="00657266" w:rsidP="00BE5610">
            <w:pPr>
              <w:rPr>
                <w:rFonts w:eastAsiaTheme="minorEastAsia"/>
                <w:sz w:val="20"/>
                <w:szCs w:val="20"/>
                <w:lang w:eastAsia="zh-CN"/>
              </w:rPr>
            </w:pPr>
            <w:r>
              <w:rPr>
                <w:rFonts w:eastAsiaTheme="minorEastAsia"/>
                <w:sz w:val="20"/>
                <w:szCs w:val="20"/>
                <w:lang w:eastAsia="zh-CN"/>
              </w:rPr>
              <w:t>0</w:t>
            </w:r>
            <w:r w:rsidR="00BE5610" w:rsidRPr="00C03D82">
              <w:rPr>
                <w:rFonts w:eastAsiaTheme="minorEastAsia"/>
                <w:sz w:val="20"/>
                <w:szCs w:val="20"/>
                <w:lang w:eastAsia="zh-CN"/>
              </w:rPr>
              <w:t>=No</w:t>
            </w:r>
          </w:p>
          <w:p w14:paraId="00362715" w14:textId="204EFA95" w:rsidR="00BE5610" w:rsidRPr="00C03D82" w:rsidRDefault="00657266" w:rsidP="00BE5610">
            <w:pPr>
              <w:rPr>
                <w:rFonts w:eastAsiaTheme="minorEastAsia"/>
                <w:sz w:val="20"/>
                <w:szCs w:val="20"/>
                <w:lang w:eastAsia="zh-CN"/>
              </w:rPr>
            </w:pPr>
            <w:r>
              <w:rPr>
                <w:rFonts w:eastAsiaTheme="minorEastAsia"/>
                <w:sz w:val="20"/>
                <w:szCs w:val="20"/>
                <w:lang w:eastAsia="zh-CN"/>
              </w:rPr>
              <w:t>1</w:t>
            </w:r>
            <w:r w:rsidR="00BE5610" w:rsidRPr="00C03D82">
              <w:rPr>
                <w:rFonts w:eastAsiaTheme="minorEastAsia"/>
                <w:sz w:val="20"/>
                <w:szCs w:val="20"/>
                <w:lang w:eastAsia="zh-CN"/>
              </w:rPr>
              <w:t>=Yes</w:t>
            </w:r>
            <w:r w:rsidR="00BE5610" w:rsidRPr="00C03D82" w:rsidDel="00226116">
              <w:rPr>
                <w:rFonts w:eastAsiaTheme="minorEastAsia"/>
                <w:sz w:val="20"/>
                <w:szCs w:val="20"/>
                <w:lang w:eastAsia="zh-CN"/>
              </w:rPr>
              <w:t xml:space="preserve"> </w:t>
            </w:r>
          </w:p>
          <w:p w14:paraId="38860D8C" w14:textId="77777777" w:rsidR="00BE5610" w:rsidRPr="00C03D82" w:rsidRDefault="00BE5610" w:rsidP="00BE5610">
            <w:pPr>
              <w:rPr>
                <w:rFonts w:eastAsiaTheme="minorEastAsia"/>
                <w:sz w:val="20"/>
                <w:szCs w:val="20"/>
                <w:lang w:eastAsia="zh-CN"/>
              </w:rPr>
            </w:pPr>
            <w:r w:rsidRPr="00C03D82">
              <w:rPr>
                <w:rFonts w:eastAsiaTheme="minorEastAsia"/>
                <w:sz w:val="20"/>
                <w:szCs w:val="20"/>
                <w:lang w:eastAsia="zh-CN"/>
              </w:rPr>
              <w:t>888=Don’t know</w:t>
            </w:r>
          </w:p>
          <w:p w14:paraId="09C28131" w14:textId="77777777" w:rsidR="00BE5610" w:rsidRPr="00C03D82" w:rsidRDefault="00BE5610" w:rsidP="00BE5610">
            <w:pPr>
              <w:contextualSpacing/>
              <w:rPr>
                <w:sz w:val="20"/>
                <w:szCs w:val="20"/>
              </w:rPr>
            </w:pPr>
            <w:r w:rsidRPr="00C03D82">
              <w:rPr>
                <w:rFonts w:eastAsiaTheme="minorEastAsia"/>
                <w:sz w:val="20"/>
                <w:szCs w:val="20"/>
                <w:lang w:eastAsia="zh-CN"/>
              </w:rPr>
              <w:t>999=Prefer not to respond</w:t>
            </w:r>
          </w:p>
        </w:tc>
        <w:tc>
          <w:tcPr>
            <w:tcW w:w="1730" w:type="dxa"/>
          </w:tcPr>
          <w:p w14:paraId="05E2E1B0"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If yes, has it decreased or increased greatly?</w:t>
            </w:r>
          </w:p>
          <w:p w14:paraId="6BF8C8D8" w14:textId="77777777" w:rsidR="00BE5610" w:rsidRPr="00C03D82" w:rsidRDefault="00BE5610" w:rsidP="00BE5610">
            <w:pPr>
              <w:contextualSpacing/>
              <w:rPr>
                <w:rFonts w:ascii="Calibri" w:eastAsia="Calibri" w:hAnsi="Calibri" w:cs="Arial"/>
                <w:sz w:val="20"/>
                <w:szCs w:val="20"/>
              </w:rPr>
            </w:pPr>
          </w:p>
          <w:p w14:paraId="423DF13E"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1=Increased greatly</w:t>
            </w:r>
          </w:p>
          <w:p w14:paraId="5D5CAB38"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2=Increased slightly</w:t>
            </w:r>
          </w:p>
          <w:p w14:paraId="47215910"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3=Stayed the same</w:t>
            </w:r>
          </w:p>
          <w:p w14:paraId="65628CDB" w14:textId="77777777" w:rsidR="00BE5610" w:rsidRPr="00C03D82" w:rsidRDefault="00BE5610" w:rsidP="00BE5610">
            <w:pPr>
              <w:contextualSpacing/>
              <w:rPr>
                <w:sz w:val="20"/>
                <w:szCs w:val="20"/>
              </w:rPr>
            </w:pPr>
            <w:r w:rsidRPr="00C03D82">
              <w:rPr>
                <w:sz w:val="20"/>
                <w:szCs w:val="20"/>
              </w:rPr>
              <w:t>4=Decreased slightly</w:t>
            </w:r>
          </w:p>
          <w:p w14:paraId="16E1248A" w14:textId="77777777" w:rsidR="00BE5610" w:rsidRDefault="00BE5610" w:rsidP="00BE5610">
            <w:pPr>
              <w:contextualSpacing/>
              <w:rPr>
                <w:sz w:val="20"/>
                <w:szCs w:val="20"/>
              </w:rPr>
            </w:pPr>
            <w:r w:rsidRPr="00C03D82">
              <w:rPr>
                <w:sz w:val="20"/>
                <w:szCs w:val="20"/>
              </w:rPr>
              <w:t>5=Decreased greatly</w:t>
            </w:r>
          </w:p>
          <w:p w14:paraId="10C2A9CB" w14:textId="68513DF9" w:rsidR="00BE5610" w:rsidRPr="00BE5610" w:rsidRDefault="00BE5610" w:rsidP="00BE5610">
            <w:pPr>
              <w:contextualSpacing/>
              <w:rPr>
                <w:i/>
                <w:sz w:val="20"/>
                <w:szCs w:val="20"/>
              </w:rPr>
            </w:pPr>
            <w:r>
              <w:rPr>
                <w:i/>
                <w:sz w:val="20"/>
                <w:szCs w:val="20"/>
              </w:rPr>
              <w:t xml:space="preserve">If 3, skip D.8 </w:t>
            </w:r>
          </w:p>
        </w:tc>
        <w:tc>
          <w:tcPr>
            <w:tcW w:w="1511" w:type="dxa"/>
          </w:tcPr>
          <w:p w14:paraId="16F88A5E" w14:textId="77777777" w:rsidR="00BE5610" w:rsidRPr="00C03D82" w:rsidRDefault="00BE5610" w:rsidP="00BE5610">
            <w:pPr>
              <w:contextualSpacing/>
              <w:rPr>
                <w:sz w:val="20"/>
                <w:szCs w:val="20"/>
              </w:rPr>
            </w:pPr>
            <w:r w:rsidRPr="00C03D82">
              <w:rPr>
                <w:sz w:val="20"/>
                <w:szCs w:val="20"/>
              </w:rPr>
              <w:t>If it’s increased or decreased, tell me why?</w:t>
            </w:r>
          </w:p>
          <w:p w14:paraId="57E105C6" w14:textId="77777777" w:rsidR="00BE5610" w:rsidRPr="00C03D82" w:rsidRDefault="00BE5610" w:rsidP="00BE5610">
            <w:pPr>
              <w:contextualSpacing/>
              <w:rPr>
                <w:sz w:val="20"/>
                <w:szCs w:val="20"/>
              </w:rPr>
            </w:pPr>
            <w:r w:rsidRPr="00C03D82">
              <w:rPr>
                <w:sz w:val="20"/>
                <w:szCs w:val="20"/>
              </w:rPr>
              <w:t>1=Logging</w:t>
            </w:r>
          </w:p>
          <w:p w14:paraId="6EA75DA9" w14:textId="77777777" w:rsidR="00BE5610" w:rsidRPr="00C03D82" w:rsidRDefault="00BE5610" w:rsidP="00BE5610">
            <w:pPr>
              <w:contextualSpacing/>
              <w:rPr>
                <w:sz w:val="20"/>
                <w:szCs w:val="20"/>
              </w:rPr>
            </w:pPr>
            <w:r w:rsidRPr="00C03D82">
              <w:rPr>
                <w:sz w:val="20"/>
                <w:szCs w:val="20"/>
              </w:rPr>
              <w:t>2=Charcoaling</w:t>
            </w:r>
          </w:p>
          <w:p w14:paraId="25C10958" w14:textId="77777777" w:rsidR="00BE5610" w:rsidRPr="00C03D82" w:rsidRDefault="00BE5610" w:rsidP="00BE5610">
            <w:pPr>
              <w:contextualSpacing/>
              <w:rPr>
                <w:sz w:val="20"/>
                <w:szCs w:val="20"/>
              </w:rPr>
            </w:pPr>
            <w:r w:rsidRPr="00C03D82">
              <w:rPr>
                <w:sz w:val="20"/>
                <w:szCs w:val="20"/>
              </w:rPr>
              <w:t>3=Land clearing for agriculture</w:t>
            </w:r>
          </w:p>
          <w:p w14:paraId="26002AFF" w14:textId="77777777" w:rsidR="00BE5610" w:rsidRDefault="00BE5610" w:rsidP="00BE5610">
            <w:pPr>
              <w:contextualSpacing/>
              <w:rPr>
                <w:sz w:val="20"/>
                <w:szCs w:val="20"/>
              </w:rPr>
            </w:pPr>
            <w:r w:rsidRPr="00C03D82">
              <w:rPr>
                <w:sz w:val="20"/>
                <w:szCs w:val="20"/>
              </w:rPr>
              <w:t>4=Change in access restrictions</w:t>
            </w:r>
          </w:p>
          <w:p w14:paraId="79902CA3" w14:textId="6F7E516D" w:rsidR="00657266" w:rsidRPr="00657266" w:rsidRDefault="00657266" w:rsidP="00BE5610">
            <w:pPr>
              <w:contextualSpacing/>
              <w:rPr>
                <w:i/>
                <w:sz w:val="20"/>
                <w:szCs w:val="20"/>
              </w:rPr>
            </w:pPr>
            <w:r>
              <w:rPr>
                <w:i/>
                <w:sz w:val="20"/>
                <w:szCs w:val="20"/>
              </w:rPr>
              <w:t>Select all that apply</w:t>
            </w:r>
          </w:p>
        </w:tc>
      </w:tr>
      <w:tr w:rsidR="00BE5610" w14:paraId="4D52ADD1" w14:textId="77777777" w:rsidTr="00657266">
        <w:trPr>
          <w:trHeight w:val="20"/>
        </w:trPr>
        <w:tc>
          <w:tcPr>
            <w:tcW w:w="714" w:type="dxa"/>
          </w:tcPr>
          <w:p w14:paraId="3C55A269" w14:textId="17D8193D" w:rsidR="00BE5610" w:rsidRDefault="00BE5610" w:rsidP="00BE5610">
            <w:pPr>
              <w:contextualSpacing/>
              <w:jc w:val="center"/>
              <w:rPr>
                <w:b/>
              </w:rPr>
            </w:pPr>
          </w:p>
        </w:tc>
        <w:tc>
          <w:tcPr>
            <w:tcW w:w="1046" w:type="dxa"/>
          </w:tcPr>
          <w:p w14:paraId="3C4460EC" w14:textId="77777777" w:rsidR="00BE5610" w:rsidRPr="00943A99" w:rsidRDefault="00BE5610" w:rsidP="00BE5610">
            <w:pPr>
              <w:contextualSpacing/>
              <w:jc w:val="center"/>
            </w:pPr>
          </w:p>
        </w:tc>
        <w:tc>
          <w:tcPr>
            <w:tcW w:w="1329" w:type="dxa"/>
          </w:tcPr>
          <w:p w14:paraId="26472237" w14:textId="77777777" w:rsidR="00BE5610" w:rsidRPr="00943A99" w:rsidRDefault="00BE5610" w:rsidP="00BE5610">
            <w:pPr>
              <w:contextualSpacing/>
              <w:jc w:val="center"/>
            </w:pPr>
          </w:p>
        </w:tc>
        <w:tc>
          <w:tcPr>
            <w:tcW w:w="2160" w:type="dxa"/>
          </w:tcPr>
          <w:p w14:paraId="11F861B7" w14:textId="77777777" w:rsidR="00BE5610" w:rsidRPr="00943A99" w:rsidRDefault="00BE5610" w:rsidP="00BE5610">
            <w:pPr>
              <w:contextualSpacing/>
              <w:jc w:val="center"/>
            </w:pPr>
          </w:p>
        </w:tc>
        <w:tc>
          <w:tcPr>
            <w:tcW w:w="1440" w:type="dxa"/>
          </w:tcPr>
          <w:p w14:paraId="00C952C5" w14:textId="77777777" w:rsidR="00BE5610" w:rsidRPr="00943A99" w:rsidRDefault="00BE5610" w:rsidP="00BE5610">
            <w:pPr>
              <w:contextualSpacing/>
              <w:jc w:val="center"/>
            </w:pPr>
          </w:p>
        </w:tc>
        <w:tc>
          <w:tcPr>
            <w:tcW w:w="1440" w:type="dxa"/>
          </w:tcPr>
          <w:p w14:paraId="46790644" w14:textId="77777777" w:rsidR="00BE5610" w:rsidRPr="00943A99" w:rsidRDefault="00BE5610" w:rsidP="00BE5610">
            <w:pPr>
              <w:contextualSpacing/>
              <w:jc w:val="center"/>
            </w:pPr>
          </w:p>
        </w:tc>
        <w:tc>
          <w:tcPr>
            <w:tcW w:w="1350" w:type="dxa"/>
          </w:tcPr>
          <w:p w14:paraId="2BF2291C" w14:textId="77777777" w:rsidR="00BE5610" w:rsidRPr="00943A99" w:rsidRDefault="00BE5610" w:rsidP="00BE5610">
            <w:pPr>
              <w:contextualSpacing/>
              <w:jc w:val="center"/>
            </w:pPr>
          </w:p>
        </w:tc>
        <w:tc>
          <w:tcPr>
            <w:tcW w:w="1730" w:type="dxa"/>
          </w:tcPr>
          <w:p w14:paraId="041FE447" w14:textId="77777777" w:rsidR="00BE5610" w:rsidRPr="00943A99" w:rsidRDefault="00BE5610" w:rsidP="00BE5610">
            <w:pPr>
              <w:contextualSpacing/>
              <w:jc w:val="center"/>
            </w:pPr>
          </w:p>
        </w:tc>
        <w:tc>
          <w:tcPr>
            <w:tcW w:w="1511" w:type="dxa"/>
          </w:tcPr>
          <w:p w14:paraId="568527BF" w14:textId="77777777" w:rsidR="00BE5610" w:rsidRPr="00943A99" w:rsidRDefault="00BE5610" w:rsidP="00BE5610">
            <w:pPr>
              <w:contextualSpacing/>
              <w:jc w:val="center"/>
            </w:pPr>
          </w:p>
        </w:tc>
      </w:tr>
      <w:tr w:rsidR="00BE5610" w14:paraId="50DE4C3A" w14:textId="77777777" w:rsidTr="00657266">
        <w:trPr>
          <w:trHeight w:val="20"/>
        </w:trPr>
        <w:tc>
          <w:tcPr>
            <w:tcW w:w="714" w:type="dxa"/>
          </w:tcPr>
          <w:p w14:paraId="77E3062F" w14:textId="77777777" w:rsidR="00BE5610" w:rsidRDefault="00BE5610" w:rsidP="00BE5610">
            <w:pPr>
              <w:contextualSpacing/>
              <w:jc w:val="center"/>
              <w:rPr>
                <w:b/>
              </w:rPr>
            </w:pPr>
            <w:r>
              <w:rPr>
                <w:b/>
              </w:rPr>
              <w:t>1</w:t>
            </w:r>
          </w:p>
        </w:tc>
        <w:tc>
          <w:tcPr>
            <w:tcW w:w="1046" w:type="dxa"/>
          </w:tcPr>
          <w:p w14:paraId="5B71426B" w14:textId="77777777" w:rsidR="00BE5610" w:rsidRPr="00943A99" w:rsidRDefault="00BE5610" w:rsidP="00BE5610">
            <w:pPr>
              <w:contextualSpacing/>
              <w:jc w:val="center"/>
            </w:pPr>
          </w:p>
        </w:tc>
        <w:tc>
          <w:tcPr>
            <w:tcW w:w="1329" w:type="dxa"/>
          </w:tcPr>
          <w:p w14:paraId="230DDAC4" w14:textId="77777777" w:rsidR="00BE5610" w:rsidRPr="00943A99" w:rsidRDefault="00BE5610" w:rsidP="00BE5610">
            <w:pPr>
              <w:contextualSpacing/>
              <w:jc w:val="center"/>
            </w:pPr>
          </w:p>
        </w:tc>
        <w:tc>
          <w:tcPr>
            <w:tcW w:w="2160" w:type="dxa"/>
          </w:tcPr>
          <w:p w14:paraId="658E4726" w14:textId="77777777" w:rsidR="00BE5610" w:rsidRPr="00943A99" w:rsidRDefault="00BE5610" w:rsidP="00BE5610">
            <w:pPr>
              <w:contextualSpacing/>
              <w:jc w:val="center"/>
            </w:pPr>
          </w:p>
        </w:tc>
        <w:tc>
          <w:tcPr>
            <w:tcW w:w="1440" w:type="dxa"/>
          </w:tcPr>
          <w:p w14:paraId="1E4C749E" w14:textId="77777777" w:rsidR="00BE5610" w:rsidRPr="00943A99" w:rsidRDefault="00BE5610" w:rsidP="00BE5610">
            <w:pPr>
              <w:contextualSpacing/>
              <w:jc w:val="center"/>
            </w:pPr>
          </w:p>
        </w:tc>
        <w:tc>
          <w:tcPr>
            <w:tcW w:w="1440" w:type="dxa"/>
          </w:tcPr>
          <w:p w14:paraId="762295E1" w14:textId="77777777" w:rsidR="00BE5610" w:rsidRPr="00943A99" w:rsidRDefault="00BE5610" w:rsidP="00BE5610">
            <w:pPr>
              <w:contextualSpacing/>
              <w:jc w:val="center"/>
            </w:pPr>
          </w:p>
        </w:tc>
        <w:tc>
          <w:tcPr>
            <w:tcW w:w="1350" w:type="dxa"/>
          </w:tcPr>
          <w:p w14:paraId="27DCD9B1" w14:textId="77777777" w:rsidR="00BE5610" w:rsidRPr="00943A99" w:rsidRDefault="00BE5610" w:rsidP="00BE5610">
            <w:pPr>
              <w:contextualSpacing/>
              <w:jc w:val="center"/>
            </w:pPr>
          </w:p>
        </w:tc>
        <w:tc>
          <w:tcPr>
            <w:tcW w:w="1730" w:type="dxa"/>
          </w:tcPr>
          <w:p w14:paraId="5E982601" w14:textId="77777777" w:rsidR="00BE5610" w:rsidRPr="00943A99" w:rsidRDefault="00BE5610" w:rsidP="00BE5610">
            <w:pPr>
              <w:contextualSpacing/>
              <w:jc w:val="center"/>
            </w:pPr>
          </w:p>
        </w:tc>
        <w:tc>
          <w:tcPr>
            <w:tcW w:w="1511" w:type="dxa"/>
          </w:tcPr>
          <w:p w14:paraId="0DF6D1E1" w14:textId="77777777" w:rsidR="00BE5610" w:rsidRPr="00943A99" w:rsidRDefault="00BE5610" w:rsidP="00BE5610">
            <w:pPr>
              <w:contextualSpacing/>
              <w:jc w:val="center"/>
            </w:pPr>
          </w:p>
        </w:tc>
      </w:tr>
      <w:tr w:rsidR="00BE5610" w14:paraId="0D467A7E" w14:textId="77777777" w:rsidTr="00657266">
        <w:trPr>
          <w:trHeight w:val="20"/>
        </w:trPr>
        <w:tc>
          <w:tcPr>
            <w:tcW w:w="714" w:type="dxa"/>
          </w:tcPr>
          <w:p w14:paraId="7B1F1C57" w14:textId="77777777" w:rsidR="00BE5610" w:rsidRDefault="00BE5610" w:rsidP="00BE5610">
            <w:pPr>
              <w:contextualSpacing/>
              <w:jc w:val="center"/>
              <w:rPr>
                <w:b/>
              </w:rPr>
            </w:pPr>
            <w:r>
              <w:rPr>
                <w:b/>
              </w:rPr>
              <w:t>2</w:t>
            </w:r>
          </w:p>
        </w:tc>
        <w:tc>
          <w:tcPr>
            <w:tcW w:w="1046" w:type="dxa"/>
          </w:tcPr>
          <w:p w14:paraId="738F3C8C" w14:textId="77777777" w:rsidR="00BE5610" w:rsidRPr="00943A99" w:rsidRDefault="00BE5610" w:rsidP="00BE5610">
            <w:pPr>
              <w:contextualSpacing/>
              <w:jc w:val="center"/>
            </w:pPr>
          </w:p>
        </w:tc>
        <w:tc>
          <w:tcPr>
            <w:tcW w:w="1329" w:type="dxa"/>
          </w:tcPr>
          <w:p w14:paraId="5912CC4E" w14:textId="77777777" w:rsidR="00BE5610" w:rsidRPr="00943A99" w:rsidRDefault="00BE5610" w:rsidP="00BE5610">
            <w:pPr>
              <w:contextualSpacing/>
              <w:jc w:val="center"/>
            </w:pPr>
          </w:p>
        </w:tc>
        <w:tc>
          <w:tcPr>
            <w:tcW w:w="2160" w:type="dxa"/>
          </w:tcPr>
          <w:p w14:paraId="4134B982" w14:textId="77777777" w:rsidR="00BE5610" w:rsidRPr="00943A99" w:rsidRDefault="00BE5610" w:rsidP="00BE5610">
            <w:pPr>
              <w:contextualSpacing/>
              <w:jc w:val="center"/>
            </w:pPr>
          </w:p>
        </w:tc>
        <w:tc>
          <w:tcPr>
            <w:tcW w:w="1440" w:type="dxa"/>
          </w:tcPr>
          <w:p w14:paraId="1EBD7CA8" w14:textId="77777777" w:rsidR="00BE5610" w:rsidRPr="00943A99" w:rsidRDefault="00BE5610" w:rsidP="00BE5610">
            <w:pPr>
              <w:contextualSpacing/>
              <w:jc w:val="center"/>
            </w:pPr>
          </w:p>
        </w:tc>
        <w:tc>
          <w:tcPr>
            <w:tcW w:w="1440" w:type="dxa"/>
          </w:tcPr>
          <w:p w14:paraId="6663F6FF" w14:textId="77777777" w:rsidR="00BE5610" w:rsidRPr="00943A99" w:rsidRDefault="00BE5610" w:rsidP="00BE5610">
            <w:pPr>
              <w:contextualSpacing/>
              <w:jc w:val="center"/>
            </w:pPr>
          </w:p>
        </w:tc>
        <w:tc>
          <w:tcPr>
            <w:tcW w:w="1350" w:type="dxa"/>
          </w:tcPr>
          <w:p w14:paraId="240776CB" w14:textId="77777777" w:rsidR="00BE5610" w:rsidRPr="00943A99" w:rsidRDefault="00BE5610" w:rsidP="00BE5610">
            <w:pPr>
              <w:contextualSpacing/>
              <w:jc w:val="center"/>
            </w:pPr>
          </w:p>
        </w:tc>
        <w:tc>
          <w:tcPr>
            <w:tcW w:w="1730" w:type="dxa"/>
          </w:tcPr>
          <w:p w14:paraId="4D6521A3" w14:textId="77777777" w:rsidR="00BE5610" w:rsidRPr="00943A99" w:rsidRDefault="00BE5610" w:rsidP="00BE5610">
            <w:pPr>
              <w:contextualSpacing/>
              <w:jc w:val="center"/>
            </w:pPr>
          </w:p>
        </w:tc>
        <w:tc>
          <w:tcPr>
            <w:tcW w:w="1511" w:type="dxa"/>
          </w:tcPr>
          <w:p w14:paraId="3BC84687" w14:textId="77777777" w:rsidR="00BE5610" w:rsidRPr="00943A99" w:rsidRDefault="00BE5610" w:rsidP="00BE5610">
            <w:pPr>
              <w:contextualSpacing/>
              <w:jc w:val="center"/>
            </w:pPr>
          </w:p>
        </w:tc>
      </w:tr>
      <w:tr w:rsidR="00BE5610" w14:paraId="69F1049F" w14:textId="77777777" w:rsidTr="00657266">
        <w:trPr>
          <w:trHeight w:val="20"/>
        </w:trPr>
        <w:tc>
          <w:tcPr>
            <w:tcW w:w="714" w:type="dxa"/>
          </w:tcPr>
          <w:p w14:paraId="63D5F842" w14:textId="77777777" w:rsidR="00BE5610" w:rsidRDefault="00BE5610" w:rsidP="00BE5610">
            <w:pPr>
              <w:contextualSpacing/>
              <w:jc w:val="center"/>
              <w:rPr>
                <w:b/>
              </w:rPr>
            </w:pPr>
            <w:r>
              <w:rPr>
                <w:b/>
              </w:rPr>
              <w:t>3</w:t>
            </w:r>
          </w:p>
        </w:tc>
        <w:tc>
          <w:tcPr>
            <w:tcW w:w="1046" w:type="dxa"/>
          </w:tcPr>
          <w:p w14:paraId="22A1D691" w14:textId="77777777" w:rsidR="00BE5610" w:rsidRPr="00943A99" w:rsidRDefault="00BE5610" w:rsidP="00BE5610">
            <w:pPr>
              <w:contextualSpacing/>
              <w:jc w:val="center"/>
            </w:pPr>
          </w:p>
        </w:tc>
        <w:tc>
          <w:tcPr>
            <w:tcW w:w="1329" w:type="dxa"/>
          </w:tcPr>
          <w:p w14:paraId="35B1434E" w14:textId="77777777" w:rsidR="00BE5610" w:rsidRPr="00943A99" w:rsidRDefault="00BE5610" w:rsidP="00BE5610">
            <w:pPr>
              <w:contextualSpacing/>
              <w:jc w:val="center"/>
            </w:pPr>
          </w:p>
        </w:tc>
        <w:tc>
          <w:tcPr>
            <w:tcW w:w="2160" w:type="dxa"/>
          </w:tcPr>
          <w:p w14:paraId="6C6FDDE0" w14:textId="77777777" w:rsidR="00BE5610" w:rsidRPr="00943A99" w:rsidRDefault="00BE5610" w:rsidP="00BE5610">
            <w:pPr>
              <w:contextualSpacing/>
              <w:jc w:val="center"/>
            </w:pPr>
          </w:p>
        </w:tc>
        <w:tc>
          <w:tcPr>
            <w:tcW w:w="1440" w:type="dxa"/>
          </w:tcPr>
          <w:p w14:paraId="1A9FD2B6" w14:textId="77777777" w:rsidR="00BE5610" w:rsidRPr="00943A99" w:rsidRDefault="00BE5610" w:rsidP="00BE5610">
            <w:pPr>
              <w:contextualSpacing/>
              <w:jc w:val="center"/>
            </w:pPr>
          </w:p>
        </w:tc>
        <w:tc>
          <w:tcPr>
            <w:tcW w:w="1440" w:type="dxa"/>
          </w:tcPr>
          <w:p w14:paraId="00635F2C" w14:textId="77777777" w:rsidR="00BE5610" w:rsidRPr="00943A99" w:rsidRDefault="00BE5610" w:rsidP="00BE5610">
            <w:pPr>
              <w:contextualSpacing/>
              <w:jc w:val="center"/>
            </w:pPr>
          </w:p>
        </w:tc>
        <w:tc>
          <w:tcPr>
            <w:tcW w:w="1350" w:type="dxa"/>
          </w:tcPr>
          <w:p w14:paraId="7F46C04C" w14:textId="77777777" w:rsidR="00BE5610" w:rsidRPr="00943A99" w:rsidRDefault="00BE5610" w:rsidP="00BE5610">
            <w:pPr>
              <w:contextualSpacing/>
              <w:jc w:val="center"/>
            </w:pPr>
          </w:p>
        </w:tc>
        <w:tc>
          <w:tcPr>
            <w:tcW w:w="1730" w:type="dxa"/>
          </w:tcPr>
          <w:p w14:paraId="584C0EFB" w14:textId="77777777" w:rsidR="00BE5610" w:rsidRPr="00943A99" w:rsidRDefault="00BE5610" w:rsidP="00BE5610">
            <w:pPr>
              <w:contextualSpacing/>
              <w:jc w:val="center"/>
            </w:pPr>
          </w:p>
        </w:tc>
        <w:tc>
          <w:tcPr>
            <w:tcW w:w="1511" w:type="dxa"/>
          </w:tcPr>
          <w:p w14:paraId="78E7A6A5" w14:textId="77777777" w:rsidR="00BE5610" w:rsidRPr="00943A99" w:rsidRDefault="00BE5610" w:rsidP="00BE5610">
            <w:pPr>
              <w:contextualSpacing/>
              <w:jc w:val="center"/>
            </w:pPr>
          </w:p>
        </w:tc>
      </w:tr>
      <w:tr w:rsidR="00BE5610" w14:paraId="14F314E0" w14:textId="77777777" w:rsidTr="00657266">
        <w:trPr>
          <w:trHeight w:val="20"/>
        </w:trPr>
        <w:tc>
          <w:tcPr>
            <w:tcW w:w="714" w:type="dxa"/>
          </w:tcPr>
          <w:p w14:paraId="5E4B2B31" w14:textId="77777777" w:rsidR="00BE5610" w:rsidRDefault="00BE5610" w:rsidP="00BE5610">
            <w:pPr>
              <w:contextualSpacing/>
              <w:jc w:val="center"/>
              <w:rPr>
                <w:b/>
              </w:rPr>
            </w:pPr>
            <w:r>
              <w:rPr>
                <w:b/>
              </w:rPr>
              <w:t>4</w:t>
            </w:r>
          </w:p>
        </w:tc>
        <w:tc>
          <w:tcPr>
            <w:tcW w:w="1046" w:type="dxa"/>
          </w:tcPr>
          <w:p w14:paraId="04C4D211" w14:textId="77777777" w:rsidR="00BE5610" w:rsidRPr="00943A99" w:rsidRDefault="00BE5610" w:rsidP="00BE5610">
            <w:pPr>
              <w:contextualSpacing/>
              <w:jc w:val="center"/>
            </w:pPr>
          </w:p>
        </w:tc>
        <w:tc>
          <w:tcPr>
            <w:tcW w:w="1329" w:type="dxa"/>
          </w:tcPr>
          <w:p w14:paraId="0DBB92CC" w14:textId="77777777" w:rsidR="00BE5610" w:rsidRPr="00943A99" w:rsidRDefault="00BE5610" w:rsidP="00BE5610">
            <w:pPr>
              <w:contextualSpacing/>
              <w:jc w:val="center"/>
            </w:pPr>
          </w:p>
        </w:tc>
        <w:tc>
          <w:tcPr>
            <w:tcW w:w="2160" w:type="dxa"/>
          </w:tcPr>
          <w:p w14:paraId="6FFB4D8F" w14:textId="77777777" w:rsidR="00BE5610" w:rsidRPr="00943A99" w:rsidRDefault="00BE5610" w:rsidP="00BE5610">
            <w:pPr>
              <w:contextualSpacing/>
              <w:jc w:val="center"/>
            </w:pPr>
          </w:p>
        </w:tc>
        <w:tc>
          <w:tcPr>
            <w:tcW w:w="1440" w:type="dxa"/>
          </w:tcPr>
          <w:p w14:paraId="16DB62A9" w14:textId="77777777" w:rsidR="00BE5610" w:rsidRPr="00943A99" w:rsidRDefault="00BE5610" w:rsidP="00BE5610">
            <w:pPr>
              <w:contextualSpacing/>
              <w:jc w:val="center"/>
            </w:pPr>
          </w:p>
        </w:tc>
        <w:tc>
          <w:tcPr>
            <w:tcW w:w="1440" w:type="dxa"/>
          </w:tcPr>
          <w:p w14:paraId="79649CAC" w14:textId="77777777" w:rsidR="00BE5610" w:rsidRPr="00943A99" w:rsidRDefault="00BE5610" w:rsidP="00BE5610">
            <w:pPr>
              <w:contextualSpacing/>
              <w:jc w:val="center"/>
            </w:pPr>
          </w:p>
        </w:tc>
        <w:tc>
          <w:tcPr>
            <w:tcW w:w="1350" w:type="dxa"/>
          </w:tcPr>
          <w:p w14:paraId="23DB63EE" w14:textId="77777777" w:rsidR="00BE5610" w:rsidRPr="00943A99" w:rsidRDefault="00BE5610" w:rsidP="00BE5610">
            <w:pPr>
              <w:contextualSpacing/>
              <w:jc w:val="center"/>
            </w:pPr>
          </w:p>
        </w:tc>
        <w:tc>
          <w:tcPr>
            <w:tcW w:w="1730" w:type="dxa"/>
          </w:tcPr>
          <w:p w14:paraId="3295553D" w14:textId="77777777" w:rsidR="00BE5610" w:rsidRPr="00943A99" w:rsidRDefault="00BE5610" w:rsidP="00BE5610">
            <w:pPr>
              <w:contextualSpacing/>
              <w:jc w:val="center"/>
            </w:pPr>
          </w:p>
        </w:tc>
        <w:tc>
          <w:tcPr>
            <w:tcW w:w="1511" w:type="dxa"/>
          </w:tcPr>
          <w:p w14:paraId="25F3CC58" w14:textId="77777777" w:rsidR="00BE5610" w:rsidRPr="00943A99" w:rsidRDefault="00BE5610" w:rsidP="00BE5610">
            <w:pPr>
              <w:contextualSpacing/>
              <w:jc w:val="center"/>
            </w:pPr>
          </w:p>
        </w:tc>
      </w:tr>
      <w:tr w:rsidR="00BE5610" w14:paraId="11D4B65B" w14:textId="77777777" w:rsidTr="00657266">
        <w:trPr>
          <w:trHeight w:val="20"/>
        </w:trPr>
        <w:tc>
          <w:tcPr>
            <w:tcW w:w="714" w:type="dxa"/>
          </w:tcPr>
          <w:p w14:paraId="4C74A519" w14:textId="77777777" w:rsidR="00BE5610" w:rsidRDefault="00BE5610" w:rsidP="00BE5610">
            <w:pPr>
              <w:contextualSpacing/>
              <w:jc w:val="center"/>
              <w:rPr>
                <w:b/>
              </w:rPr>
            </w:pPr>
            <w:r>
              <w:rPr>
                <w:b/>
              </w:rPr>
              <w:t>5</w:t>
            </w:r>
          </w:p>
        </w:tc>
        <w:tc>
          <w:tcPr>
            <w:tcW w:w="1046" w:type="dxa"/>
          </w:tcPr>
          <w:p w14:paraId="31EE941D" w14:textId="77777777" w:rsidR="00BE5610" w:rsidRPr="00943A99" w:rsidRDefault="00BE5610" w:rsidP="00BE5610">
            <w:pPr>
              <w:contextualSpacing/>
              <w:jc w:val="center"/>
            </w:pPr>
          </w:p>
        </w:tc>
        <w:tc>
          <w:tcPr>
            <w:tcW w:w="1329" w:type="dxa"/>
          </w:tcPr>
          <w:p w14:paraId="28B4E2D2" w14:textId="77777777" w:rsidR="00BE5610" w:rsidRPr="00943A99" w:rsidRDefault="00BE5610" w:rsidP="00BE5610">
            <w:pPr>
              <w:contextualSpacing/>
              <w:jc w:val="center"/>
            </w:pPr>
          </w:p>
        </w:tc>
        <w:tc>
          <w:tcPr>
            <w:tcW w:w="2160" w:type="dxa"/>
          </w:tcPr>
          <w:p w14:paraId="3E6E544D" w14:textId="77777777" w:rsidR="00BE5610" w:rsidRPr="00943A99" w:rsidRDefault="00BE5610" w:rsidP="00BE5610">
            <w:pPr>
              <w:contextualSpacing/>
              <w:jc w:val="center"/>
            </w:pPr>
          </w:p>
        </w:tc>
        <w:tc>
          <w:tcPr>
            <w:tcW w:w="1440" w:type="dxa"/>
          </w:tcPr>
          <w:p w14:paraId="29A4E8CA" w14:textId="77777777" w:rsidR="00BE5610" w:rsidRPr="00943A99" w:rsidRDefault="00BE5610" w:rsidP="00BE5610">
            <w:pPr>
              <w:contextualSpacing/>
              <w:jc w:val="center"/>
            </w:pPr>
          </w:p>
        </w:tc>
        <w:tc>
          <w:tcPr>
            <w:tcW w:w="1440" w:type="dxa"/>
          </w:tcPr>
          <w:p w14:paraId="3683468E" w14:textId="77777777" w:rsidR="00BE5610" w:rsidRPr="00943A99" w:rsidRDefault="00BE5610" w:rsidP="00BE5610">
            <w:pPr>
              <w:contextualSpacing/>
              <w:jc w:val="center"/>
            </w:pPr>
          </w:p>
        </w:tc>
        <w:tc>
          <w:tcPr>
            <w:tcW w:w="1350" w:type="dxa"/>
          </w:tcPr>
          <w:p w14:paraId="65367FC3" w14:textId="77777777" w:rsidR="00BE5610" w:rsidRPr="00943A99" w:rsidRDefault="00BE5610" w:rsidP="00BE5610">
            <w:pPr>
              <w:contextualSpacing/>
              <w:jc w:val="center"/>
            </w:pPr>
          </w:p>
        </w:tc>
        <w:tc>
          <w:tcPr>
            <w:tcW w:w="1730" w:type="dxa"/>
          </w:tcPr>
          <w:p w14:paraId="76D0554C" w14:textId="77777777" w:rsidR="00BE5610" w:rsidRPr="00943A99" w:rsidRDefault="00BE5610" w:rsidP="00BE5610">
            <w:pPr>
              <w:contextualSpacing/>
              <w:jc w:val="center"/>
            </w:pPr>
          </w:p>
        </w:tc>
        <w:tc>
          <w:tcPr>
            <w:tcW w:w="1511" w:type="dxa"/>
          </w:tcPr>
          <w:p w14:paraId="31652F4F" w14:textId="77777777" w:rsidR="00BE5610" w:rsidRPr="00943A99" w:rsidRDefault="00BE5610" w:rsidP="00BE5610">
            <w:pPr>
              <w:contextualSpacing/>
              <w:jc w:val="center"/>
            </w:pPr>
          </w:p>
        </w:tc>
      </w:tr>
    </w:tbl>
    <w:p w14:paraId="2D41B322" w14:textId="6F264B5B" w:rsidR="00C03D82" w:rsidRPr="00BE5610" w:rsidRDefault="00C03D82" w:rsidP="00BE5610">
      <w:pPr>
        <w:spacing w:after="0" w:line="240" w:lineRule="auto"/>
        <w:contextualSpacing/>
        <w:rPr>
          <w:ins w:id="169" w:author="Aleta Haflett" w:date="2014-11-03T17:22:00Z"/>
          <w:b/>
        </w:rPr>
      </w:pPr>
    </w:p>
    <w:tbl>
      <w:tblPr>
        <w:tblStyle w:val="TableGrid"/>
        <w:tblW w:w="11070" w:type="dxa"/>
        <w:tblInd w:w="29" w:type="dxa"/>
        <w:tblLayout w:type="fixed"/>
        <w:tblCellMar>
          <w:left w:w="29" w:type="dxa"/>
          <w:right w:w="29" w:type="dxa"/>
        </w:tblCellMar>
        <w:tblLook w:val="04A0" w:firstRow="1" w:lastRow="0" w:firstColumn="1" w:lastColumn="0" w:noHBand="0" w:noVBand="1"/>
      </w:tblPr>
      <w:tblGrid>
        <w:gridCol w:w="1157"/>
        <w:gridCol w:w="2066"/>
        <w:gridCol w:w="3887"/>
        <w:gridCol w:w="3960"/>
      </w:tblGrid>
      <w:tr w:rsidR="00BE5610" w:rsidRPr="00A813B0" w14:paraId="6FF2A981" w14:textId="77777777" w:rsidTr="00C03D82">
        <w:trPr>
          <w:trHeight w:val="20"/>
        </w:trPr>
        <w:tc>
          <w:tcPr>
            <w:tcW w:w="1157" w:type="dxa"/>
          </w:tcPr>
          <w:p w14:paraId="64EE64BA" w14:textId="77777777" w:rsidR="00BE5610" w:rsidRPr="00631E8D" w:rsidRDefault="00BE5610" w:rsidP="00C03D82">
            <w:pPr>
              <w:ind w:left="1227"/>
              <w:contextualSpacing/>
              <w:jc w:val="center"/>
              <w:rPr>
                <w:rFonts w:ascii="Calibri" w:eastAsia="Calibri" w:hAnsi="Calibri" w:cs="Arial"/>
              </w:rPr>
            </w:pPr>
          </w:p>
        </w:tc>
        <w:tc>
          <w:tcPr>
            <w:tcW w:w="2066" w:type="dxa"/>
          </w:tcPr>
          <w:p w14:paraId="289B1461" w14:textId="4B5DBDBD" w:rsidR="00BE5610" w:rsidRPr="00C03D82" w:rsidRDefault="00BE5610" w:rsidP="00C03D82">
            <w:pPr>
              <w:ind w:left="-33"/>
              <w:contextualSpacing/>
              <w:jc w:val="center"/>
              <w:rPr>
                <w:rFonts w:ascii="Calibri" w:eastAsia="Calibri" w:hAnsi="Calibri" w:cs="Arial"/>
                <w:sz w:val="20"/>
                <w:szCs w:val="20"/>
              </w:rPr>
            </w:pPr>
            <w:r>
              <w:rPr>
                <w:rFonts w:ascii="Calibri" w:eastAsia="Calibri" w:hAnsi="Calibri" w:cs="Arial"/>
                <w:sz w:val="20"/>
                <w:szCs w:val="20"/>
              </w:rPr>
              <w:t xml:space="preserve">D.9 </w:t>
            </w:r>
          </w:p>
        </w:tc>
        <w:tc>
          <w:tcPr>
            <w:tcW w:w="3887" w:type="dxa"/>
          </w:tcPr>
          <w:p w14:paraId="60699ACA" w14:textId="6644C982" w:rsidR="00BE5610" w:rsidRPr="00C03D82" w:rsidRDefault="00BE5610" w:rsidP="00C03D82">
            <w:pPr>
              <w:contextualSpacing/>
              <w:jc w:val="center"/>
              <w:rPr>
                <w:rFonts w:ascii="Calibri" w:eastAsia="Calibri" w:hAnsi="Calibri" w:cs="Arial"/>
                <w:sz w:val="20"/>
                <w:szCs w:val="20"/>
              </w:rPr>
            </w:pPr>
            <w:r>
              <w:rPr>
                <w:rFonts w:ascii="Calibri" w:eastAsia="Calibri" w:hAnsi="Calibri" w:cs="Arial"/>
                <w:sz w:val="20"/>
                <w:szCs w:val="20"/>
              </w:rPr>
              <w:t>D.10</w:t>
            </w:r>
          </w:p>
        </w:tc>
        <w:tc>
          <w:tcPr>
            <w:tcW w:w="3960" w:type="dxa"/>
          </w:tcPr>
          <w:p w14:paraId="4E641125" w14:textId="77F375DC" w:rsidR="00BE5610" w:rsidRPr="00C03D82" w:rsidRDefault="00BE5610" w:rsidP="00C03D82">
            <w:pPr>
              <w:contextualSpacing/>
              <w:jc w:val="center"/>
              <w:rPr>
                <w:sz w:val="20"/>
                <w:szCs w:val="20"/>
              </w:rPr>
            </w:pPr>
            <w:r>
              <w:rPr>
                <w:sz w:val="20"/>
                <w:szCs w:val="20"/>
              </w:rPr>
              <w:t>D.11</w:t>
            </w:r>
          </w:p>
        </w:tc>
      </w:tr>
      <w:tr w:rsidR="00C03D82" w:rsidRPr="00A813B0" w14:paraId="292D1BA8" w14:textId="77777777" w:rsidTr="00C03D82">
        <w:trPr>
          <w:trHeight w:val="20"/>
          <w:ins w:id="170" w:author="Aleta Haflett" w:date="2014-11-03T17:22:00Z"/>
        </w:trPr>
        <w:tc>
          <w:tcPr>
            <w:tcW w:w="1157" w:type="dxa"/>
          </w:tcPr>
          <w:p w14:paraId="4C81DC6B" w14:textId="77777777" w:rsidR="00C03D82" w:rsidRPr="00631E8D" w:rsidRDefault="00C03D82" w:rsidP="00C03D82">
            <w:pPr>
              <w:ind w:left="1227"/>
              <w:contextualSpacing/>
              <w:jc w:val="center"/>
              <w:rPr>
                <w:ins w:id="171" w:author="Aleta Haflett" w:date="2014-11-03T17:22:00Z"/>
                <w:rFonts w:ascii="Calibri" w:eastAsia="Calibri" w:hAnsi="Calibri" w:cs="Arial"/>
              </w:rPr>
            </w:pPr>
          </w:p>
        </w:tc>
        <w:tc>
          <w:tcPr>
            <w:tcW w:w="2066" w:type="dxa"/>
          </w:tcPr>
          <w:p w14:paraId="2CF1D023" w14:textId="77777777" w:rsidR="00C03D82" w:rsidRPr="00C03D82" w:rsidRDefault="00C03D82" w:rsidP="00BE5610">
            <w:pPr>
              <w:ind w:left="-33"/>
              <w:contextualSpacing/>
              <w:rPr>
                <w:ins w:id="172" w:author="Aleta Haflett" w:date="2014-11-03T17:22:00Z"/>
                <w:sz w:val="20"/>
                <w:szCs w:val="20"/>
              </w:rPr>
            </w:pPr>
            <w:ins w:id="173" w:author="Aleta Haflett" w:date="2014-11-03T17:22:00Z">
              <w:r w:rsidRPr="00C03D82">
                <w:rPr>
                  <w:rFonts w:ascii="Calibri" w:eastAsia="Calibri" w:hAnsi="Calibri" w:cs="Arial"/>
                  <w:sz w:val="20"/>
                  <w:szCs w:val="20"/>
                </w:rPr>
                <w:t>During the last 5 years, has there been any change in the thickness/amount of trees in the forest?</w:t>
              </w:r>
            </w:ins>
          </w:p>
        </w:tc>
        <w:tc>
          <w:tcPr>
            <w:tcW w:w="3887" w:type="dxa"/>
          </w:tcPr>
          <w:p w14:paraId="53CA8B55" w14:textId="77777777" w:rsidR="00C03D82" w:rsidRPr="00C03D82" w:rsidRDefault="00C03D82" w:rsidP="00BE5610">
            <w:pPr>
              <w:contextualSpacing/>
              <w:rPr>
                <w:ins w:id="174" w:author="Aleta Haflett" w:date="2014-11-03T17:22:00Z"/>
                <w:rFonts w:ascii="Calibri" w:eastAsia="Calibri" w:hAnsi="Calibri" w:cs="Arial"/>
                <w:sz w:val="20"/>
                <w:szCs w:val="20"/>
              </w:rPr>
            </w:pPr>
            <w:ins w:id="175" w:author="Aleta Haflett" w:date="2014-11-03T17:22:00Z">
              <w:r w:rsidRPr="00C03D82">
                <w:rPr>
                  <w:rFonts w:ascii="Calibri" w:eastAsia="Calibri" w:hAnsi="Calibri" w:cs="Arial"/>
                  <w:sz w:val="20"/>
                  <w:szCs w:val="20"/>
                </w:rPr>
                <w:t>If yes, has it decreased or increased greatly?</w:t>
              </w:r>
            </w:ins>
          </w:p>
          <w:p w14:paraId="47106902" w14:textId="77777777" w:rsidR="00C03D82" w:rsidRPr="00C03D82" w:rsidRDefault="00C03D82" w:rsidP="00BE5610">
            <w:pPr>
              <w:contextualSpacing/>
              <w:rPr>
                <w:ins w:id="176" w:author="Aleta Haflett" w:date="2014-11-03T17:22:00Z"/>
                <w:rFonts w:ascii="Calibri" w:eastAsia="Calibri" w:hAnsi="Calibri" w:cs="Arial"/>
                <w:sz w:val="20"/>
                <w:szCs w:val="20"/>
              </w:rPr>
            </w:pPr>
            <w:ins w:id="177" w:author="Aleta Haflett" w:date="2014-11-03T17:22:00Z">
              <w:r w:rsidRPr="00C03D82">
                <w:rPr>
                  <w:rFonts w:ascii="Calibri" w:eastAsia="Calibri" w:hAnsi="Calibri" w:cs="Arial"/>
                  <w:sz w:val="20"/>
                  <w:szCs w:val="20"/>
                </w:rPr>
                <w:t>1=Increased greatly</w:t>
              </w:r>
            </w:ins>
          </w:p>
          <w:p w14:paraId="5B99474B" w14:textId="77777777" w:rsidR="00C03D82" w:rsidRPr="00C03D82" w:rsidRDefault="00C03D82" w:rsidP="00BE5610">
            <w:pPr>
              <w:contextualSpacing/>
              <w:rPr>
                <w:ins w:id="178" w:author="Aleta Haflett" w:date="2014-11-03T17:22:00Z"/>
                <w:rFonts w:ascii="Calibri" w:eastAsia="Calibri" w:hAnsi="Calibri" w:cs="Arial"/>
                <w:sz w:val="20"/>
                <w:szCs w:val="20"/>
              </w:rPr>
            </w:pPr>
            <w:ins w:id="179" w:author="Aleta Haflett" w:date="2014-11-03T17:22:00Z">
              <w:r w:rsidRPr="00C03D82">
                <w:rPr>
                  <w:rFonts w:ascii="Calibri" w:eastAsia="Calibri" w:hAnsi="Calibri" w:cs="Arial"/>
                  <w:sz w:val="20"/>
                  <w:szCs w:val="20"/>
                </w:rPr>
                <w:t>2=Increased slightly</w:t>
              </w:r>
            </w:ins>
          </w:p>
          <w:p w14:paraId="2250F2B9" w14:textId="77777777" w:rsidR="00C03D82" w:rsidRPr="00C03D82" w:rsidRDefault="00C03D82" w:rsidP="00BE5610">
            <w:pPr>
              <w:contextualSpacing/>
              <w:rPr>
                <w:ins w:id="180" w:author="Aleta Haflett" w:date="2014-11-03T17:22:00Z"/>
                <w:rFonts w:ascii="Calibri" w:eastAsia="Calibri" w:hAnsi="Calibri" w:cs="Arial"/>
                <w:sz w:val="20"/>
                <w:szCs w:val="20"/>
              </w:rPr>
            </w:pPr>
            <w:ins w:id="181" w:author="Aleta Haflett" w:date="2014-11-03T17:22:00Z">
              <w:r w:rsidRPr="00C03D82">
                <w:rPr>
                  <w:rFonts w:ascii="Calibri" w:eastAsia="Calibri" w:hAnsi="Calibri" w:cs="Arial"/>
                  <w:sz w:val="20"/>
                  <w:szCs w:val="20"/>
                </w:rPr>
                <w:t>3=Stayed the same</w:t>
              </w:r>
            </w:ins>
          </w:p>
          <w:p w14:paraId="167C5AF5" w14:textId="77777777" w:rsidR="00C03D82" w:rsidRPr="00C03D82" w:rsidRDefault="00C03D82" w:rsidP="00BE5610">
            <w:pPr>
              <w:contextualSpacing/>
              <w:rPr>
                <w:ins w:id="182" w:author="Aleta Haflett" w:date="2014-11-03T17:22:00Z"/>
                <w:sz w:val="20"/>
                <w:szCs w:val="20"/>
              </w:rPr>
            </w:pPr>
            <w:ins w:id="183" w:author="Aleta Haflett" w:date="2014-11-03T17:22:00Z">
              <w:r w:rsidRPr="00C03D82">
                <w:rPr>
                  <w:sz w:val="20"/>
                  <w:szCs w:val="20"/>
                </w:rPr>
                <w:t>4=Decreased slightly</w:t>
              </w:r>
            </w:ins>
          </w:p>
          <w:p w14:paraId="12F45D6B" w14:textId="77777777" w:rsidR="00C03D82" w:rsidRDefault="00C03D82" w:rsidP="00BE5610">
            <w:pPr>
              <w:contextualSpacing/>
              <w:rPr>
                <w:sz w:val="20"/>
                <w:szCs w:val="20"/>
              </w:rPr>
            </w:pPr>
            <w:ins w:id="184" w:author="Aleta Haflett" w:date="2014-11-03T17:22:00Z">
              <w:r w:rsidRPr="00C03D82">
                <w:rPr>
                  <w:sz w:val="20"/>
                  <w:szCs w:val="20"/>
                </w:rPr>
                <w:t>5=Decreased greatly</w:t>
              </w:r>
            </w:ins>
          </w:p>
          <w:p w14:paraId="3BBA21E0" w14:textId="43B09502" w:rsidR="00BE5610" w:rsidRPr="00BE5610" w:rsidRDefault="00BE5610" w:rsidP="00BE5610">
            <w:pPr>
              <w:contextualSpacing/>
              <w:rPr>
                <w:ins w:id="185" w:author="Aleta Haflett" w:date="2014-11-03T17:22:00Z"/>
                <w:i/>
                <w:sz w:val="20"/>
                <w:szCs w:val="20"/>
              </w:rPr>
            </w:pPr>
            <w:r>
              <w:rPr>
                <w:i/>
                <w:sz w:val="20"/>
                <w:szCs w:val="20"/>
              </w:rPr>
              <w:t>If 3, skip to D.12</w:t>
            </w:r>
          </w:p>
        </w:tc>
        <w:tc>
          <w:tcPr>
            <w:tcW w:w="3960" w:type="dxa"/>
          </w:tcPr>
          <w:p w14:paraId="6EB2630B" w14:textId="77777777" w:rsidR="00C03D82" w:rsidRPr="00C03D82" w:rsidRDefault="00C03D82" w:rsidP="00BE5610">
            <w:pPr>
              <w:contextualSpacing/>
              <w:rPr>
                <w:ins w:id="186" w:author="Aleta Haflett" w:date="2014-11-03T17:22:00Z"/>
                <w:sz w:val="20"/>
                <w:szCs w:val="20"/>
              </w:rPr>
            </w:pPr>
            <w:ins w:id="187" w:author="Aleta Haflett" w:date="2014-11-03T17:22:00Z">
              <w:r w:rsidRPr="00C03D82">
                <w:rPr>
                  <w:sz w:val="20"/>
                  <w:szCs w:val="20"/>
                </w:rPr>
                <w:t>If it’s increased or decreased, tell me why?</w:t>
              </w:r>
            </w:ins>
          </w:p>
          <w:p w14:paraId="4C8E8093" w14:textId="77777777" w:rsidR="00C03D82" w:rsidRPr="00C03D82" w:rsidRDefault="00C03D82" w:rsidP="00BE5610">
            <w:pPr>
              <w:contextualSpacing/>
              <w:rPr>
                <w:ins w:id="188" w:author="Aleta Haflett" w:date="2014-11-03T17:22:00Z"/>
                <w:sz w:val="20"/>
                <w:szCs w:val="20"/>
              </w:rPr>
            </w:pPr>
            <w:ins w:id="189" w:author="Aleta Haflett" w:date="2014-11-03T17:22:00Z">
              <w:r w:rsidRPr="00C03D82">
                <w:rPr>
                  <w:sz w:val="20"/>
                  <w:szCs w:val="20"/>
                </w:rPr>
                <w:t>1=Logging</w:t>
              </w:r>
            </w:ins>
          </w:p>
          <w:p w14:paraId="11E770AE" w14:textId="77777777" w:rsidR="00C03D82" w:rsidRPr="00C03D82" w:rsidRDefault="00C03D82" w:rsidP="00BE5610">
            <w:pPr>
              <w:contextualSpacing/>
              <w:rPr>
                <w:ins w:id="190" w:author="Aleta Haflett" w:date="2014-11-03T17:22:00Z"/>
                <w:sz w:val="20"/>
                <w:szCs w:val="20"/>
              </w:rPr>
            </w:pPr>
            <w:ins w:id="191" w:author="Aleta Haflett" w:date="2014-11-03T17:22:00Z">
              <w:r w:rsidRPr="00C03D82">
                <w:rPr>
                  <w:sz w:val="20"/>
                  <w:szCs w:val="20"/>
                </w:rPr>
                <w:t>2=Charcoaling</w:t>
              </w:r>
            </w:ins>
          </w:p>
          <w:p w14:paraId="76DA7E8D" w14:textId="77236CE2" w:rsidR="00C03D82" w:rsidRPr="00C03D82" w:rsidRDefault="00C03D82" w:rsidP="00BE5610">
            <w:pPr>
              <w:contextualSpacing/>
              <w:rPr>
                <w:ins w:id="192" w:author="Aleta Haflett" w:date="2014-11-03T17:22:00Z"/>
                <w:sz w:val="20"/>
                <w:szCs w:val="20"/>
              </w:rPr>
            </w:pPr>
            <w:ins w:id="193" w:author="Aleta Haflett" w:date="2014-11-03T17:22:00Z">
              <w:r w:rsidRPr="00C03D82">
                <w:rPr>
                  <w:sz w:val="20"/>
                  <w:szCs w:val="20"/>
                </w:rPr>
                <w:t>3=Land clearing for agriculture</w:t>
              </w:r>
            </w:ins>
            <w:ins w:id="194" w:author="Vanessa Retana" w:date="2014-11-05T16:22:00Z">
              <w:r w:rsidR="004E75E6">
                <w:rPr>
                  <w:sz w:val="20"/>
                  <w:szCs w:val="20"/>
                </w:rPr>
                <w:t>/livestock breeding</w:t>
              </w:r>
            </w:ins>
          </w:p>
          <w:p w14:paraId="315D3AC6" w14:textId="513487FA" w:rsidR="00C03D82" w:rsidRDefault="00C03D82" w:rsidP="00BE5610">
            <w:pPr>
              <w:contextualSpacing/>
              <w:rPr>
                <w:sz w:val="20"/>
                <w:szCs w:val="20"/>
              </w:rPr>
            </w:pPr>
            <w:ins w:id="195" w:author="Aleta Haflett" w:date="2014-11-03T17:22:00Z">
              <w:r w:rsidRPr="00C03D82">
                <w:rPr>
                  <w:sz w:val="20"/>
                  <w:szCs w:val="20"/>
                </w:rPr>
                <w:t>4=</w:t>
              </w:r>
              <w:commentRangeStart w:id="196"/>
              <w:r w:rsidRPr="00C03D82">
                <w:rPr>
                  <w:sz w:val="20"/>
                  <w:szCs w:val="20"/>
                </w:rPr>
                <w:t>Change in access restrictions</w:t>
              </w:r>
            </w:ins>
            <w:ins w:id="197" w:author="Vanessa Retana" w:date="2014-11-05T16:23:00Z">
              <w:r w:rsidR="004E75E6">
                <w:rPr>
                  <w:sz w:val="20"/>
                  <w:szCs w:val="20"/>
                </w:rPr>
                <w:t xml:space="preserve"> </w:t>
              </w:r>
            </w:ins>
            <w:commentRangeEnd w:id="196"/>
            <w:ins w:id="198" w:author="Vanessa Retana" w:date="2014-11-05T16:32:00Z">
              <w:r w:rsidR="00D1326E">
                <w:rPr>
                  <w:rStyle w:val="CommentReference"/>
                </w:rPr>
                <w:commentReference w:id="196"/>
              </w:r>
            </w:ins>
            <w:ins w:id="200" w:author="Vanessa Retana" w:date="2014-11-05T16:23:00Z">
              <w:r w:rsidR="004E75E6">
                <w:rPr>
                  <w:sz w:val="20"/>
                  <w:szCs w:val="20"/>
                </w:rPr>
                <w:t>(</w:t>
              </w:r>
            </w:ins>
            <w:ins w:id="201" w:author="Vanessa Retana" w:date="2014-11-05T16:42:00Z">
              <w:r w:rsidR="00E00C80">
                <w:rPr>
                  <w:sz w:val="20"/>
                  <w:szCs w:val="20"/>
                </w:rPr>
                <w:t>Change in access to land/forest resources (</w:t>
              </w:r>
            </w:ins>
            <w:ins w:id="202" w:author="Vanessa Retana" w:date="2014-11-05T16:23:00Z">
              <w:r w:rsidR="004E75E6">
                <w:rPr>
                  <w:sz w:val="20"/>
                  <w:szCs w:val="20"/>
                </w:rPr>
                <w:t>due to concessions</w:t>
              </w:r>
            </w:ins>
            <w:ins w:id="203" w:author="Vanessa Retana" w:date="2014-11-05T16:42:00Z">
              <w:r w:rsidR="00E00C80">
                <w:rPr>
                  <w:sz w:val="20"/>
                  <w:szCs w:val="20"/>
                </w:rPr>
                <w:t>/permits</w:t>
              </w:r>
            </w:ins>
            <w:ins w:id="204" w:author="Vanessa Retana" w:date="2014-11-05T16:23:00Z">
              <w:r w:rsidR="004E75E6">
                <w:rPr>
                  <w:sz w:val="20"/>
                  <w:szCs w:val="20"/>
                </w:rPr>
                <w:t>, creation of protected areas, etc.)</w:t>
              </w:r>
            </w:ins>
          </w:p>
          <w:p w14:paraId="3735E208" w14:textId="60A49BF7" w:rsidR="00657266" w:rsidRPr="00657266" w:rsidRDefault="00657266" w:rsidP="00BE5610">
            <w:pPr>
              <w:contextualSpacing/>
              <w:rPr>
                <w:ins w:id="205" w:author="Aleta Haflett" w:date="2014-11-03T17:22:00Z"/>
                <w:i/>
                <w:sz w:val="20"/>
                <w:szCs w:val="20"/>
              </w:rPr>
            </w:pPr>
            <w:r w:rsidRPr="00657266">
              <w:rPr>
                <w:i/>
                <w:sz w:val="20"/>
                <w:szCs w:val="20"/>
              </w:rPr>
              <w:t xml:space="preserve">Select all that apply </w:t>
            </w:r>
          </w:p>
        </w:tc>
      </w:tr>
      <w:tr w:rsidR="00C03D82" w:rsidRPr="00943A99" w14:paraId="1E5069AE" w14:textId="77777777" w:rsidTr="00C03D82">
        <w:trPr>
          <w:trHeight w:val="20"/>
          <w:ins w:id="206" w:author="Aleta Haflett" w:date="2014-11-03T17:22:00Z"/>
        </w:trPr>
        <w:tc>
          <w:tcPr>
            <w:tcW w:w="1157" w:type="dxa"/>
          </w:tcPr>
          <w:p w14:paraId="428AD233" w14:textId="2F3EB94B" w:rsidR="00C03D82" w:rsidRPr="00943A99" w:rsidRDefault="00C03D82" w:rsidP="00C03D82">
            <w:pPr>
              <w:tabs>
                <w:tab w:val="left" w:pos="307"/>
              </w:tabs>
              <w:contextualSpacing/>
              <w:rPr>
                <w:ins w:id="207" w:author="Aleta Haflett" w:date="2014-11-03T17:22:00Z"/>
              </w:rPr>
            </w:pPr>
          </w:p>
        </w:tc>
        <w:tc>
          <w:tcPr>
            <w:tcW w:w="2066" w:type="dxa"/>
          </w:tcPr>
          <w:p w14:paraId="62AEC405" w14:textId="77777777" w:rsidR="00C03D82" w:rsidRPr="00943A99" w:rsidRDefault="00C03D82" w:rsidP="00C03D82">
            <w:pPr>
              <w:tabs>
                <w:tab w:val="left" w:pos="307"/>
              </w:tabs>
              <w:contextualSpacing/>
              <w:rPr>
                <w:ins w:id="208" w:author="Aleta Haflett" w:date="2014-11-03T17:22:00Z"/>
              </w:rPr>
            </w:pPr>
          </w:p>
        </w:tc>
        <w:tc>
          <w:tcPr>
            <w:tcW w:w="3887" w:type="dxa"/>
          </w:tcPr>
          <w:p w14:paraId="65A2D752" w14:textId="77777777" w:rsidR="00C03D82" w:rsidRPr="00943A99" w:rsidRDefault="00C03D82" w:rsidP="00C03D82">
            <w:pPr>
              <w:contextualSpacing/>
              <w:jc w:val="center"/>
              <w:rPr>
                <w:ins w:id="209" w:author="Aleta Haflett" w:date="2014-11-03T17:22:00Z"/>
              </w:rPr>
            </w:pPr>
          </w:p>
        </w:tc>
        <w:tc>
          <w:tcPr>
            <w:tcW w:w="3960" w:type="dxa"/>
          </w:tcPr>
          <w:p w14:paraId="332B4705" w14:textId="77777777" w:rsidR="00C03D82" w:rsidRPr="00943A99" w:rsidRDefault="00C03D82" w:rsidP="00C03D82">
            <w:pPr>
              <w:contextualSpacing/>
              <w:jc w:val="center"/>
              <w:rPr>
                <w:ins w:id="210" w:author="Aleta Haflett" w:date="2014-11-03T17:22:00Z"/>
              </w:rPr>
            </w:pPr>
          </w:p>
        </w:tc>
      </w:tr>
      <w:tr w:rsidR="00C03D82" w:rsidRPr="00943A99" w14:paraId="7CA8076A" w14:textId="77777777" w:rsidTr="00C03D82">
        <w:trPr>
          <w:trHeight w:val="20"/>
          <w:ins w:id="211" w:author="Aleta Haflett" w:date="2014-11-03T17:22:00Z"/>
        </w:trPr>
        <w:tc>
          <w:tcPr>
            <w:tcW w:w="1157" w:type="dxa"/>
          </w:tcPr>
          <w:p w14:paraId="0DF2EA0B" w14:textId="042BDE72" w:rsidR="00C03D82" w:rsidRDefault="00C03D82" w:rsidP="00C03D82">
            <w:pPr>
              <w:contextualSpacing/>
              <w:rPr>
                <w:ins w:id="212" w:author="Aleta Haflett" w:date="2014-11-03T17:22:00Z"/>
              </w:rPr>
            </w:pPr>
            <w:ins w:id="213" w:author="Aleta Haflett" w:date="2014-11-03T17:23:00Z">
              <w:r>
                <w:t>1</w:t>
              </w:r>
            </w:ins>
          </w:p>
        </w:tc>
        <w:tc>
          <w:tcPr>
            <w:tcW w:w="2066" w:type="dxa"/>
          </w:tcPr>
          <w:p w14:paraId="3B095375" w14:textId="77777777" w:rsidR="00C03D82" w:rsidRPr="00943A99" w:rsidRDefault="00C03D82" w:rsidP="00C03D82">
            <w:pPr>
              <w:contextualSpacing/>
              <w:rPr>
                <w:ins w:id="214" w:author="Aleta Haflett" w:date="2014-11-03T17:22:00Z"/>
              </w:rPr>
            </w:pPr>
            <w:ins w:id="215" w:author="Aleta Haflett" w:date="2014-11-03T17:22:00Z">
              <w:r>
                <w:tab/>
              </w:r>
            </w:ins>
          </w:p>
        </w:tc>
        <w:tc>
          <w:tcPr>
            <w:tcW w:w="3887" w:type="dxa"/>
          </w:tcPr>
          <w:p w14:paraId="6FD37077" w14:textId="77777777" w:rsidR="00C03D82" w:rsidRPr="00943A99" w:rsidRDefault="00C03D82" w:rsidP="00C03D82">
            <w:pPr>
              <w:contextualSpacing/>
              <w:jc w:val="center"/>
              <w:rPr>
                <w:ins w:id="216" w:author="Aleta Haflett" w:date="2014-11-03T17:22:00Z"/>
              </w:rPr>
            </w:pPr>
          </w:p>
        </w:tc>
        <w:tc>
          <w:tcPr>
            <w:tcW w:w="3960" w:type="dxa"/>
          </w:tcPr>
          <w:p w14:paraId="1D8E7194" w14:textId="77777777" w:rsidR="00C03D82" w:rsidRPr="00943A99" w:rsidRDefault="00C03D82" w:rsidP="00C03D82">
            <w:pPr>
              <w:contextualSpacing/>
              <w:jc w:val="center"/>
              <w:rPr>
                <w:ins w:id="217" w:author="Aleta Haflett" w:date="2014-11-03T17:22:00Z"/>
              </w:rPr>
            </w:pPr>
          </w:p>
        </w:tc>
      </w:tr>
      <w:tr w:rsidR="00C03D82" w:rsidRPr="00943A99" w14:paraId="50BD7D5F" w14:textId="77777777" w:rsidTr="00C03D82">
        <w:trPr>
          <w:trHeight w:val="20"/>
          <w:ins w:id="218" w:author="Aleta Haflett" w:date="2014-11-03T17:22:00Z"/>
        </w:trPr>
        <w:tc>
          <w:tcPr>
            <w:tcW w:w="1157" w:type="dxa"/>
          </w:tcPr>
          <w:p w14:paraId="553166BE" w14:textId="22018119" w:rsidR="00C03D82" w:rsidRDefault="00C03D82" w:rsidP="00C03D82">
            <w:pPr>
              <w:tabs>
                <w:tab w:val="left" w:pos="333"/>
              </w:tabs>
              <w:contextualSpacing/>
              <w:rPr>
                <w:ins w:id="219" w:author="Aleta Haflett" w:date="2014-11-03T17:22:00Z"/>
              </w:rPr>
            </w:pPr>
            <w:ins w:id="220" w:author="Aleta Haflett" w:date="2014-11-03T17:23:00Z">
              <w:r>
                <w:t>2</w:t>
              </w:r>
            </w:ins>
          </w:p>
        </w:tc>
        <w:tc>
          <w:tcPr>
            <w:tcW w:w="2066" w:type="dxa"/>
          </w:tcPr>
          <w:p w14:paraId="633F5CF7" w14:textId="77777777" w:rsidR="00C03D82" w:rsidRPr="00943A99" w:rsidRDefault="00C03D82" w:rsidP="00C03D82">
            <w:pPr>
              <w:tabs>
                <w:tab w:val="left" w:pos="333"/>
              </w:tabs>
              <w:contextualSpacing/>
              <w:rPr>
                <w:ins w:id="221" w:author="Aleta Haflett" w:date="2014-11-03T17:22:00Z"/>
              </w:rPr>
            </w:pPr>
          </w:p>
        </w:tc>
        <w:tc>
          <w:tcPr>
            <w:tcW w:w="3887" w:type="dxa"/>
          </w:tcPr>
          <w:p w14:paraId="10DE56AF" w14:textId="77777777" w:rsidR="00C03D82" w:rsidRPr="00943A99" w:rsidRDefault="00C03D82" w:rsidP="00C03D82">
            <w:pPr>
              <w:contextualSpacing/>
              <w:jc w:val="center"/>
              <w:rPr>
                <w:ins w:id="222" w:author="Aleta Haflett" w:date="2014-11-03T17:22:00Z"/>
              </w:rPr>
            </w:pPr>
          </w:p>
        </w:tc>
        <w:tc>
          <w:tcPr>
            <w:tcW w:w="3960" w:type="dxa"/>
          </w:tcPr>
          <w:p w14:paraId="3CB04114" w14:textId="77777777" w:rsidR="00C03D82" w:rsidRPr="00943A99" w:rsidRDefault="00C03D82" w:rsidP="00C03D82">
            <w:pPr>
              <w:contextualSpacing/>
              <w:jc w:val="center"/>
              <w:rPr>
                <w:ins w:id="223" w:author="Aleta Haflett" w:date="2014-11-03T17:22:00Z"/>
              </w:rPr>
            </w:pPr>
          </w:p>
        </w:tc>
      </w:tr>
      <w:tr w:rsidR="00C03D82" w:rsidRPr="00943A99" w14:paraId="4F9779ED" w14:textId="77777777" w:rsidTr="00C03D82">
        <w:trPr>
          <w:trHeight w:val="20"/>
          <w:ins w:id="224" w:author="Aleta Haflett" w:date="2014-11-03T17:22:00Z"/>
        </w:trPr>
        <w:tc>
          <w:tcPr>
            <w:tcW w:w="1157" w:type="dxa"/>
          </w:tcPr>
          <w:p w14:paraId="107F8EF0" w14:textId="2EC27313" w:rsidR="00C03D82" w:rsidRDefault="00C03D82" w:rsidP="00C03D82">
            <w:pPr>
              <w:tabs>
                <w:tab w:val="left" w:pos="333"/>
              </w:tabs>
              <w:contextualSpacing/>
              <w:rPr>
                <w:ins w:id="225" w:author="Aleta Haflett" w:date="2014-11-03T17:22:00Z"/>
              </w:rPr>
            </w:pPr>
            <w:ins w:id="226" w:author="Aleta Haflett" w:date="2014-11-03T17:23:00Z">
              <w:r>
                <w:t>3</w:t>
              </w:r>
            </w:ins>
          </w:p>
        </w:tc>
        <w:tc>
          <w:tcPr>
            <w:tcW w:w="2066" w:type="dxa"/>
          </w:tcPr>
          <w:p w14:paraId="089B5679" w14:textId="77777777" w:rsidR="00C03D82" w:rsidRPr="00943A99" w:rsidRDefault="00C03D82" w:rsidP="00C03D82">
            <w:pPr>
              <w:tabs>
                <w:tab w:val="left" w:pos="333"/>
              </w:tabs>
              <w:contextualSpacing/>
              <w:rPr>
                <w:ins w:id="227" w:author="Aleta Haflett" w:date="2014-11-03T17:22:00Z"/>
              </w:rPr>
            </w:pPr>
          </w:p>
        </w:tc>
        <w:tc>
          <w:tcPr>
            <w:tcW w:w="3887" w:type="dxa"/>
          </w:tcPr>
          <w:p w14:paraId="4A5105CC" w14:textId="77777777" w:rsidR="00C03D82" w:rsidRPr="00943A99" w:rsidRDefault="00C03D82" w:rsidP="00C03D82">
            <w:pPr>
              <w:contextualSpacing/>
              <w:jc w:val="center"/>
              <w:rPr>
                <w:ins w:id="228" w:author="Aleta Haflett" w:date="2014-11-03T17:22:00Z"/>
              </w:rPr>
            </w:pPr>
          </w:p>
        </w:tc>
        <w:tc>
          <w:tcPr>
            <w:tcW w:w="3960" w:type="dxa"/>
          </w:tcPr>
          <w:p w14:paraId="21583289" w14:textId="77777777" w:rsidR="00C03D82" w:rsidRPr="00943A99" w:rsidRDefault="00C03D82" w:rsidP="00C03D82">
            <w:pPr>
              <w:contextualSpacing/>
              <w:jc w:val="center"/>
              <w:rPr>
                <w:ins w:id="229" w:author="Aleta Haflett" w:date="2014-11-03T17:22:00Z"/>
              </w:rPr>
            </w:pPr>
          </w:p>
        </w:tc>
      </w:tr>
      <w:tr w:rsidR="00C03D82" w:rsidRPr="00943A99" w14:paraId="1AA8E2B9" w14:textId="77777777" w:rsidTr="00C03D82">
        <w:trPr>
          <w:trHeight w:val="20"/>
          <w:ins w:id="230" w:author="Aleta Haflett" w:date="2014-11-03T17:22:00Z"/>
        </w:trPr>
        <w:tc>
          <w:tcPr>
            <w:tcW w:w="1157" w:type="dxa"/>
          </w:tcPr>
          <w:p w14:paraId="012D4FDE" w14:textId="74C57551" w:rsidR="00C03D82" w:rsidRDefault="00C03D82" w:rsidP="00C03D82">
            <w:pPr>
              <w:tabs>
                <w:tab w:val="left" w:pos="320"/>
              </w:tabs>
              <w:contextualSpacing/>
              <w:rPr>
                <w:ins w:id="231" w:author="Aleta Haflett" w:date="2014-11-03T17:22:00Z"/>
              </w:rPr>
            </w:pPr>
            <w:ins w:id="232" w:author="Aleta Haflett" w:date="2014-11-03T17:23:00Z">
              <w:r>
                <w:lastRenderedPageBreak/>
                <w:t>4</w:t>
              </w:r>
            </w:ins>
          </w:p>
        </w:tc>
        <w:tc>
          <w:tcPr>
            <w:tcW w:w="2066" w:type="dxa"/>
          </w:tcPr>
          <w:p w14:paraId="425DB829" w14:textId="77777777" w:rsidR="00C03D82" w:rsidRPr="00943A99" w:rsidRDefault="00C03D82" w:rsidP="00C03D82">
            <w:pPr>
              <w:tabs>
                <w:tab w:val="left" w:pos="320"/>
              </w:tabs>
              <w:contextualSpacing/>
              <w:rPr>
                <w:ins w:id="233" w:author="Aleta Haflett" w:date="2014-11-03T17:22:00Z"/>
              </w:rPr>
            </w:pPr>
            <w:ins w:id="234" w:author="Aleta Haflett" w:date="2014-11-03T17:22:00Z">
              <w:r>
                <w:tab/>
              </w:r>
            </w:ins>
          </w:p>
        </w:tc>
        <w:tc>
          <w:tcPr>
            <w:tcW w:w="3887" w:type="dxa"/>
          </w:tcPr>
          <w:p w14:paraId="206EE5CC" w14:textId="77777777" w:rsidR="00C03D82" w:rsidRPr="00943A99" w:rsidRDefault="00C03D82" w:rsidP="00C03D82">
            <w:pPr>
              <w:contextualSpacing/>
              <w:jc w:val="center"/>
              <w:rPr>
                <w:ins w:id="235" w:author="Aleta Haflett" w:date="2014-11-03T17:22:00Z"/>
              </w:rPr>
            </w:pPr>
          </w:p>
        </w:tc>
        <w:tc>
          <w:tcPr>
            <w:tcW w:w="3960" w:type="dxa"/>
          </w:tcPr>
          <w:p w14:paraId="59728D70" w14:textId="77777777" w:rsidR="00C03D82" w:rsidRPr="00943A99" w:rsidRDefault="00C03D82" w:rsidP="00C03D82">
            <w:pPr>
              <w:contextualSpacing/>
              <w:jc w:val="center"/>
              <w:rPr>
                <w:ins w:id="236" w:author="Aleta Haflett" w:date="2014-11-03T17:22:00Z"/>
              </w:rPr>
            </w:pPr>
          </w:p>
        </w:tc>
      </w:tr>
      <w:tr w:rsidR="00C03D82" w:rsidRPr="00943A99" w14:paraId="30016C01" w14:textId="77777777" w:rsidTr="00C03D82">
        <w:trPr>
          <w:trHeight w:val="20"/>
          <w:ins w:id="237" w:author="Aleta Haflett" w:date="2014-11-03T17:22:00Z"/>
        </w:trPr>
        <w:tc>
          <w:tcPr>
            <w:tcW w:w="1157" w:type="dxa"/>
          </w:tcPr>
          <w:p w14:paraId="5C0E8F4C" w14:textId="6AD7C7A1" w:rsidR="00C03D82" w:rsidRDefault="00C03D82" w:rsidP="00C03D82">
            <w:pPr>
              <w:tabs>
                <w:tab w:val="left" w:pos="267"/>
                <w:tab w:val="center" w:pos="2520"/>
              </w:tabs>
              <w:contextualSpacing/>
              <w:rPr>
                <w:ins w:id="238" w:author="Aleta Haflett" w:date="2014-11-03T17:22:00Z"/>
              </w:rPr>
            </w:pPr>
            <w:ins w:id="239" w:author="Aleta Haflett" w:date="2014-11-03T17:23:00Z">
              <w:r>
                <w:t>5</w:t>
              </w:r>
            </w:ins>
          </w:p>
        </w:tc>
        <w:tc>
          <w:tcPr>
            <w:tcW w:w="2066" w:type="dxa"/>
          </w:tcPr>
          <w:p w14:paraId="359C4A60" w14:textId="77777777" w:rsidR="00C03D82" w:rsidRPr="00943A99" w:rsidRDefault="00C03D82" w:rsidP="00C03D82">
            <w:pPr>
              <w:tabs>
                <w:tab w:val="left" w:pos="267"/>
                <w:tab w:val="center" w:pos="2520"/>
              </w:tabs>
              <w:contextualSpacing/>
              <w:rPr>
                <w:ins w:id="240" w:author="Aleta Haflett" w:date="2014-11-03T17:22:00Z"/>
              </w:rPr>
            </w:pPr>
            <w:ins w:id="241" w:author="Aleta Haflett" w:date="2014-11-03T17:22:00Z">
              <w:r>
                <w:tab/>
              </w:r>
              <w:r>
                <w:tab/>
              </w:r>
              <w:r>
                <w:tab/>
              </w:r>
            </w:ins>
          </w:p>
        </w:tc>
        <w:tc>
          <w:tcPr>
            <w:tcW w:w="3887" w:type="dxa"/>
          </w:tcPr>
          <w:p w14:paraId="47DE10B4" w14:textId="77777777" w:rsidR="00C03D82" w:rsidRPr="00943A99" w:rsidRDefault="00C03D82" w:rsidP="00C03D82">
            <w:pPr>
              <w:contextualSpacing/>
              <w:jc w:val="center"/>
              <w:rPr>
                <w:ins w:id="242" w:author="Aleta Haflett" w:date="2014-11-03T17:22:00Z"/>
              </w:rPr>
            </w:pPr>
          </w:p>
        </w:tc>
        <w:tc>
          <w:tcPr>
            <w:tcW w:w="3960" w:type="dxa"/>
          </w:tcPr>
          <w:p w14:paraId="2D339C56" w14:textId="77777777" w:rsidR="00C03D82" w:rsidRPr="00943A99" w:rsidRDefault="00C03D82" w:rsidP="00C03D82">
            <w:pPr>
              <w:contextualSpacing/>
              <w:jc w:val="center"/>
              <w:rPr>
                <w:ins w:id="243" w:author="Aleta Haflett" w:date="2014-11-03T17:22:00Z"/>
              </w:rPr>
            </w:pPr>
          </w:p>
        </w:tc>
      </w:tr>
    </w:tbl>
    <w:p w14:paraId="4D7A7C01" w14:textId="0FC367E8" w:rsidR="00C03D82" w:rsidRDefault="00C03D82">
      <w:pPr>
        <w:rPr>
          <w:ins w:id="244" w:author="Aleta Haflett" w:date="2014-11-03T17:21:00Z"/>
        </w:rPr>
      </w:pPr>
    </w:p>
    <w:tbl>
      <w:tblPr>
        <w:tblStyle w:val="TableGrid"/>
        <w:tblpPr w:leftFromText="180" w:rightFromText="180" w:horzAnchor="page" w:tblpX="1189" w:tblpY="667"/>
        <w:tblW w:w="0" w:type="auto"/>
        <w:tblLook w:val="04A0" w:firstRow="1" w:lastRow="0" w:firstColumn="1" w:lastColumn="0" w:noHBand="0" w:noVBand="1"/>
      </w:tblPr>
      <w:tblGrid>
        <w:gridCol w:w="3294"/>
        <w:gridCol w:w="3294"/>
        <w:gridCol w:w="3294"/>
        <w:gridCol w:w="3294"/>
      </w:tblGrid>
      <w:tr w:rsidR="00C03D82" w14:paraId="3B72BDBA" w14:textId="77777777" w:rsidTr="00C03D82">
        <w:trPr>
          <w:ins w:id="245" w:author="Aleta Haflett" w:date="2014-11-03T17:21:00Z"/>
        </w:trPr>
        <w:tc>
          <w:tcPr>
            <w:tcW w:w="6588" w:type="dxa"/>
            <w:gridSpan w:val="2"/>
          </w:tcPr>
          <w:p w14:paraId="6EF406CE" w14:textId="74B16917" w:rsidR="00C03D82" w:rsidRPr="009D56F0" w:rsidRDefault="00657266" w:rsidP="00657266">
            <w:pPr>
              <w:rPr>
                <w:ins w:id="246" w:author="Aleta Haflett" w:date="2014-11-03T17:21:00Z"/>
                <w:b/>
              </w:rPr>
            </w:pPr>
            <w:r>
              <w:rPr>
                <w:b/>
              </w:rPr>
              <w:t>105- Reasons for increase</w:t>
            </w:r>
          </w:p>
        </w:tc>
        <w:tc>
          <w:tcPr>
            <w:tcW w:w="6588" w:type="dxa"/>
            <w:gridSpan w:val="2"/>
          </w:tcPr>
          <w:p w14:paraId="22B601E0" w14:textId="1B3AB4CE" w:rsidR="00C03D82" w:rsidRPr="009D56F0" w:rsidRDefault="00657266" w:rsidP="00657266">
            <w:pPr>
              <w:rPr>
                <w:ins w:id="247" w:author="Aleta Haflett" w:date="2014-11-03T17:21:00Z"/>
                <w:b/>
              </w:rPr>
            </w:pPr>
            <w:r>
              <w:rPr>
                <w:b/>
              </w:rPr>
              <w:t>106- Reasons for decrease</w:t>
            </w:r>
          </w:p>
        </w:tc>
      </w:tr>
      <w:tr w:rsidR="00C03D82" w14:paraId="75838D5C" w14:textId="77777777" w:rsidTr="00C03D82">
        <w:trPr>
          <w:ins w:id="248" w:author="Aleta Haflett" w:date="2014-11-03T17:21:00Z"/>
        </w:trPr>
        <w:tc>
          <w:tcPr>
            <w:tcW w:w="3294" w:type="dxa"/>
          </w:tcPr>
          <w:p w14:paraId="3BE549C2" w14:textId="77777777" w:rsidR="00C03D82" w:rsidRPr="009D56F0" w:rsidRDefault="00C03D82" w:rsidP="00C03D82">
            <w:pPr>
              <w:rPr>
                <w:ins w:id="249" w:author="Aleta Haflett" w:date="2014-11-03T17:21:00Z"/>
                <w:sz w:val="20"/>
                <w:szCs w:val="20"/>
              </w:rPr>
            </w:pPr>
            <w:ins w:id="250" w:author="Aleta Haflett" w:date="2014-11-03T17:21:00Z">
              <w:r w:rsidRPr="009D56F0">
                <w:rPr>
                  <w:sz w:val="20"/>
                  <w:szCs w:val="20"/>
                </w:rPr>
                <w:t>1=Increased forest area due to land left to regenerate</w:t>
              </w:r>
            </w:ins>
          </w:p>
          <w:p w14:paraId="664B725D" w14:textId="77777777" w:rsidR="00C03D82" w:rsidRPr="009D56F0" w:rsidRDefault="00C03D82" w:rsidP="00C03D82">
            <w:pPr>
              <w:rPr>
                <w:ins w:id="251" w:author="Aleta Haflett" w:date="2014-11-03T17:21:00Z"/>
                <w:sz w:val="20"/>
                <w:szCs w:val="20"/>
              </w:rPr>
            </w:pPr>
            <w:ins w:id="252" w:author="Aleta Haflett" w:date="2014-11-03T17:21:00Z">
              <w:r w:rsidRPr="009D56F0">
                <w:rPr>
                  <w:sz w:val="20"/>
                  <w:szCs w:val="20"/>
                </w:rPr>
                <w:t>2=Increased forest area due to planting trees</w:t>
              </w:r>
            </w:ins>
          </w:p>
          <w:p w14:paraId="776F4049" w14:textId="77777777" w:rsidR="00C03D82" w:rsidRPr="009D56F0" w:rsidRDefault="00C03D82" w:rsidP="00C03D82">
            <w:pPr>
              <w:rPr>
                <w:ins w:id="253" w:author="Aleta Haflett" w:date="2014-11-03T17:21:00Z"/>
                <w:sz w:val="20"/>
                <w:szCs w:val="20"/>
              </w:rPr>
            </w:pPr>
            <w:ins w:id="254" w:author="Aleta Haflett" w:date="2014-11-03T17:21:00Z">
              <w:r w:rsidRPr="009D56F0">
                <w:rPr>
                  <w:sz w:val="20"/>
                  <w:szCs w:val="20"/>
                </w:rPr>
                <w:t>3=Increased forest area due to conservational activities/sustainable harvest practices</w:t>
              </w:r>
            </w:ins>
          </w:p>
          <w:p w14:paraId="02021CF2" w14:textId="5BF5EB25" w:rsidR="00C03D82" w:rsidRPr="009D56F0" w:rsidRDefault="00C03D82" w:rsidP="00C03D82">
            <w:pPr>
              <w:rPr>
                <w:ins w:id="255" w:author="Aleta Haflett" w:date="2014-11-03T17:21:00Z"/>
                <w:sz w:val="20"/>
                <w:szCs w:val="20"/>
              </w:rPr>
            </w:pPr>
            <w:ins w:id="256" w:author="Aleta Haflett" w:date="2014-11-03T17:21:00Z">
              <w:r w:rsidRPr="009D56F0">
                <w:rPr>
                  <w:sz w:val="20"/>
                  <w:szCs w:val="20"/>
                </w:rPr>
                <w:t>4=Inc</w:t>
              </w:r>
            </w:ins>
            <w:ins w:id="257" w:author="Vanessa Retana" w:date="2014-11-05T16:42:00Z">
              <w:r w:rsidR="00F51FBD">
                <w:rPr>
                  <w:sz w:val="20"/>
                  <w:szCs w:val="20"/>
                </w:rPr>
                <w:t>re</w:t>
              </w:r>
            </w:ins>
            <w:ins w:id="258" w:author="Aleta Haflett" w:date="2014-11-03T17:21:00Z">
              <w:del w:id="259" w:author="Vanessa Retana" w:date="2014-11-05T16:42:00Z">
                <w:r w:rsidRPr="009D56F0" w:rsidDel="00F51FBD">
                  <w:rPr>
                    <w:sz w:val="20"/>
                    <w:szCs w:val="20"/>
                  </w:rPr>
                  <w:delText>er</w:delText>
                </w:r>
              </w:del>
              <w:r w:rsidRPr="009D56F0">
                <w:rPr>
                  <w:sz w:val="20"/>
                  <w:szCs w:val="20"/>
                </w:rPr>
                <w:t xml:space="preserve">ased forest area due to reduced use from large-scale commercial users </w:t>
              </w:r>
            </w:ins>
          </w:p>
          <w:p w14:paraId="261D1D19" w14:textId="77777777" w:rsidR="00C03D82" w:rsidRPr="009D56F0" w:rsidRDefault="00C03D82" w:rsidP="00C03D82">
            <w:pPr>
              <w:rPr>
                <w:ins w:id="260" w:author="Aleta Haflett" w:date="2014-11-03T17:21:00Z"/>
                <w:sz w:val="20"/>
                <w:szCs w:val="20"/>
              </w:rPr>
            </w:pPr>
            <w:ins w:id="261" w:author="Aleta Haflett" w:date="2014-11-03T17:21:00Z">
              <w:r w:rsidRPr="009D56F0">
                <w:rPr>
                  <w:sz w:val="20"/>
                  <w:szCs w:val="20"/>
                </w:rPr>
                <w:t xml:space="preserve">5=Increased forest area due to reduced local/small scale commercial use </w:t>
              </w:r>
            </w:ins>
          </w:p>
        </w:tc>
        <w:tc>
          <w:tcPr>
            <w:tcW w:w="3294" w:type="dxa"/>
          </w:tcPr>
          <w:p w14:paraId="45F20FDE" w14:textId="77777777" w:rsidR="00C03D82" w:rsidRPr="009D56F0" w:rsidRDefault="00C03D82" w:rsidP="00C03D82">
            <w:pPr>
              <w:rPr>
                <w:ins w:id="262" w:author="Aleta Haflett" w:date="2014-11-03T17:21:00Z"/>
                <w:sz w:val="20"/>
                <w:szCs w:val="20"/>
              </w:rPr>
            </w:pPr>
            <w:ins w:id="263" w:author="Aleta Haflett" w:date="2014-11-03T17:21:00Z">
              <w:r w:rsidRPr="009D56F0">
                <w:rPr>
                  <w:sz w:val="20"/>
                  <w:szCs w:val="20"/>
                </w:rPr>
                <w:t>6=Increased forest area due to climatic changes</w:t>
              </w:r>
            </w:ins>
          </w:p>
          <w:p w14:paraId="72578293" w14:textId="77777777" w:rsidR="00C03D82" w:rsidRPr="009D56F0" w:rsidRDefault="00C03D82" w:rsidP="00C03D82">
            <w:pPr>
              <w:rPr>
                <w:ins w:id="264" w:author="Aleta Haflett" w:date="2014-11-03T17:21:00Z"/>
                <w:sz w:val="20"/>
                <w:szCs w:val="20"/>
              </w:rPr>
            </w:pPr>
            <w:ins w:id="265" w:author="Aleta Haflett" w:date="2014-11-03T17:21:00Z">
              <w:r w:rsidRPr="009D56F0">
                <w:rPr>
                  <w:sz w:val="20"/>
                  <w:szCs w:val="20"/>
                </w:rPr>
                <w:t xml:space="preserve">7=Increased forest area for other reasons, specify </w:t>
              </w:r>
            </w:ins>
          </w:p>
          <w:p w14:paraId="223933D2" w14:textId="77777777" w:rsidR="00C03D82" w:rsidRPr="009D56F0" w:rsidRDefault="00C03D82" w:rsidP="00C03D82">
            <w:pPr>
              <w:rPr>
                <w:ins w:id="266" w:author="Aleta Haflett" w:date="2014-11-03T17:21:00Z"/>
                <w:sz w:val="20"/>
                <w:szCs w:val="20"/>
              </w:rPr>
            </w:pPr>
            <w:ins w:id="267" w:author="Aleta Haflett" w:date="2014-11-03T17:21:00Z">
              <w:r w:rsidRPr="009D56F0">
                <w:rPr>
                  <w:sz w:val="20"/>
                  <w:szCs w:val="20"/>
                </w:rPr>
                <w:t>8=Improved rights to the forest areas</w:t>
              </w:r>
            </w:ins>
          </w:p>
          <w:p w14:paraId="0785C0DB" w14:textId="77777777" w:rsidR="00C03D82" w:rsidRPr="009D56F0" w:rsidRDefault="00C03D82" w:rsidP="00C03D82">
            <w:pPr>
              <w:rPr>
                <w:ins w:id="268" w:author="Aleta Haflett" w:date="2014-11-03T17:21:00Z"/>
                <w:sz w:val="20"/>
                <w:szCs w:val="20"/>
              </w:rPr>
            </w:pPr>
            <w:ins w:id="269" w:author="Aleta Haflett" w:date="2014-11-03T17:21:00Z">
              <w:r w:rsidRPr="009D56F0">
                <w:rPr>
                  <w:sz w:val="20"/>
                  <w:szCs w:val="20"/>
                </w:rPr>
                <w:t>9=More illegal access to forest area</w:t>
              </w:r>
            </w:ins>
          </w:p>
          <w:p w14:paraId="31444290" w14:textId="77777777" w:rsidR="00C03D82" w:rsidRPr="009D56F0" w:rsidRDefault="00C03D82" w:rsidP="00C03D82">
            <w:pPr>
              <w:rPr>
                <w:ins w:id="270" w:author="Aleta Haflett" w:date="2014-11-03T17:21:00Z"/>
                <w:sz w:val="20"/>
                <w:szCs w:val="20"/>
              </w:rPr>
            </w:pPr>
            <w:ins w:id="271" w:author="Aleta Haflett" w:date="2014-11-03T17:21:00Z">
              <w:r w:rsidRPr="009D56F0">
                <w:rPr>
                  <w:sz w:val="20"/>
                  <w:szCs w:val="20"/>
                </w:rPr>
                <w:t>10=Improved roads/transport to the area</w:t>
              </w:r>
            </w:ins>
          </w:p>
          <w:p w14:paraId="22BA6036" w14:textId="77777777" w:rsidR="00C03D82" w:rsidRPr="009D56F0" w:rsidRDefault="00C03D82" w:rsidP="00C03D82">
            <w:pPr>
              <w:rPr>
                <w:ins w:id="272" w:author="Aleta Haflett" w:date="2014-11-03T17:21:00Z"/>
                <w:sz w:val="20"/>
                <w:szCs w:val="20"/>
              </w:rPr>
            </w:pPr>
            <w:ins w:id="273" w:author="Aleta Haflett" w:date="2014-11-03T17:21:00Z">
              <w:r w:rsidRPr="009D56F0">
                <w:rPr>
                  <w:sz w:val="20"/>
                  <w:szCs w:val="20"/>
                </w:rPr>
                <w:t xml:space="preserve">11=Other reason for improved access, specify </w:t>
              </w:r>
            </w:ins>
          </w:p>
        </w:tc>
        <w:tc>
          <w:tcPr>
            <w:tcW w:w="3294" w:type="dxa"/>
          </w:tcPr>
          <w:p w14:paraId="6309BF8C" w14:textId="77777777" w:rsidR="00C03D82" w:rsidRPr="009D56F0" w:rsidRDefault="00C03D82" w:rsidP="00C03D82">
            <w:pPr>
              <w:rPr>
                <w:ins w:id="274" w:author="Aleta Haflett" w:date="2014-11-03T17:21:00Z"/>
                <w:sz w:val="20"/>
                <w:szCs w:val="20"/>
              </w:rPr>
            </w:pPr>
            <w:ins w:id="275" w:author="Aleta Haflett" w:date="2014-11-03T17:21:00Z">
              <w:r w:rsidRPr="009D56F0">
                <w:rPr>
                  <w:sz w:val="20"/>
                  <w:szCs w:val="20"/>
                </w:rPr>
                <w:t>1=Reduced forest area due to small-scale clearing for agriculture</w:t>
              </w:r>
            </w:ins>
          </w:p>
          <w:p w14:paraId="08064617" w14:textId="77777777" w:rsidR="00C03D82" w:rsidRPr="009D56F0" w:rsidRDefault="00C03D82" w:rsidP="00C03D82">
            <w:pPr>
              <w:rPr>
                <w:ins w:id="276" w:author="Aleta Haflett" w:date="2014-11-03T17:21:00Z"/>
                <w:sz w:val="20"/>
                <w:szCs w:val="20"/>
              </w:rPr>
            </w:pPr>
            <w:ins w:id="277" w:author="Aleta Haflett" w:date="2014-11-03T17:21:00Z">
              <w:r w:rsidRPr="009D56F0">
                <w:rPr>
                  <w:sz w:val="20"/>
                  <w:szCs w:val="20"/>
                </w:rPr>
                <w:t>2=Reduced forest area due to large-scale projects (plantations, new settlements, mining, etc)</w:t>
              </w:r>
            </w:ins>
          </w:p>
          <w:p w14:paraId="73BB86DE" w14:textId="044AC88E" w:rsidR="00C03D82" w:rsidRPr="009D56F0" w:rsidRDefault="00C03D82" w:rsidP="00C03D82">
            <w:pPr>
              <w:rPr>
                <w:ins w:id="278" w:author="Aleta Haflett" w:date="2014-11-03T17:21:00Z"/>
                <w:sz w:val="20"/>
                <w:szCs w:val="20"/>
              </w:rPr>
            </w:pPr>
            <w:ins w:id="279" w:author="Aleta Haflett" w:date="2014-11-03T17:21:00Z">
              <w:r w:rsidRPr="009D56F0">
                <w:rPr>
                  <w:sz w:val="20"/>
                  <w:szCs w:val="20"/>
                </w:rPr>
                <w:t>3=Red</w:t>
              </w:r>
            </w:ins>
            <w:ins w:id="280" w:author="Vanessa Retana" w:date="2014-11-05T16:43:00Z">
              <w:r w:rsidR="00F51FBD">
                <w:rPr>
                  <w:sz w:val="20"/>
                  <w:szCs w:val="20"/>
                </w:rPr>
                <w:t>uc</w:t>
              </w:r>
            </w:ins>
            <w:ins w:id="281" w:author="Aleta Haflett" w:date="2014-11-03T17:21:00Z">
              <w:del w:id="282" w:author="Vanessa Retana" w:date="2014-11-05T16:43:00Z">
                <w:r w:rsidRPr="009D56F0" w:rsidDel="00F51FBD">
                  <w:rPr>
                    <w:sz w:val="20"/>
                    <w:szCs w:val="20"/>
                  </w:rPr>
                  <w:delText>cu</w:delText>
                </w:r>
              </w:del>
              <w:r w:rsidRPr="009D56F0">
                <w:rPr>
                  <w:sz w:val="20"/>
                  <w:szCs w:val="20"/>
                </w:rPr>
                <w:t>ed forest area due to charcoal production</w:t>
              </w:r>
            </w:ins>
          </w:p>
          <w:p w14:paraId="7C31DA6C" w14:textId="77777777" w:rsidR="00C03D82" w:rsidRPr="009D56F0" w:rsidRDefault="00C03D82" w:rsidP="00C03D82">
            <w:pPr>
              <w:rPr>
                <w:ins w:id="283" w:author="Aleta Haflett" w:date="2014-11-03T17:21:00Z"/>
                <w:sz w:val="20"/>
                <w:szCs w:val="20"/>
              </w:rPr>
            </w:pPr>
            <w:ins w:id="284" w:author="Aleta Haflett" w:date="2014-11-03T17:21:00Z">
              <w:r w:rsidRPr="009D56F0">
                <w:rPr>
                  <w:sz w:val="20"/>
                  <w:szCs w:val="20"/>
                </w:rPr>
                <w:t>4=Reduced forest area due to timber harvesting</w:t>
              </w:r>
            </w:ins>
          </w:p>
          <w:p w14:paraId="1F95511B" w14:textId="77777777" w:rsidR="00C03D82" w:rsidRPr="009D56F0" w:rsidRDefault="00C03D82" w:rsidP="00C03D82">
            <w:pPr>
              <w:rPr>
                <w:ins w:id="285" w:author="Aleta Haflett" w:date="2014-11-03T17:21:00Z"/>
                <w:sz w:val="20"/>
                <w:szCs w:val="20"/>
              </w:rPr>
            </w:pPr>
            <w:ins w:id="286" w:author="Aleta Haflett" w:date="2014-11-03T17:21:00Z">
              <w:r w:rsidRPr="009D56F0">
                <w:rPr>
                  <w:sz w:val="20"/>
                  <w:szCs w:val="20"/>
                </w:rPr>
                <w:t xml:space="preserve">5=Reduced forest area due to brick burning </w:t>
              </w:r>
            </w:ins>
          </w:p>
          <w:p w14:paraId="3E5533A1" w14:textId="77777777" w:rsidR="00C03D82" w:rsidRPr="009D56F0" w:rsidRDefault="00C03D82" w:rsidP="00C03D82">
            <w:pPr>
              <w:rPr>
                <w:ins w:id="287" w:author="Aleta Haflett" w:date="2014-11-03T17:21:00Z"/>
                <w:sz w:val="20"/>
                <w:szCs w:val="20"/>
              </w:rPr>
            </w:pPr>
            <w:ins w:id="288" w:author="Aleta Haflett" w:date="2014-11-03T17:21:00Z">
              <w:r w:rsidRPr="009D56F0">
                <w:rPr>
                  <w:sz w:val="20"/>
                  <w:szCs w:val="20"/>
                </w:rPr>
                <w:t>6=Reduced forest area due to poor harvesting practices</w:t>
              </w:r>
            </w:ins>
          </w:p>
          <w:p w14:paraId="65AA7184" w14:textId="77777777" w:rsidR="00C03D82" w:rsidRPr="009D56F0" w:rsidRDefault="00C03D82" w:rsidP="00C03D82">
            <w:pPr>
              <w:rPr>
                <w:ins w:id="289" w:author="Aleta Haflett" w:date="2014-11-03T17:21:00Z"/>
                <w:sz w:val="20"/>
                <w:szCs w:val="20"/>
              </w:rPr>
            </w:pPr>
            <w:ins w:id="290" w:author="Aleta Haflett" w:date="2014-11-03T17:21:00Z">
              <w:r w:rsidRPr="009D56F0">
                <w:rPr>
                  <w:sz w:val="20"/>
                  <w:szCs w:val="20"/>
                </w:rPr>
                <w:t xml:space="preserve">7=Reduced forest area due to bush burning </w:t>
              </w:r>
            </w:ins>
          </w:p>
          <w:p w14:paraId="56D1C079" w14:textId="77777777" w:rsidR="00C03D82" w:rsidRPr="009D56F0" w:rsidRDefault="00C03D82" w:rsidP="00C03D82">
            <w:pPr>
              <w:rPr>
                <w:ins w:id="291" w:author="Aleta Haflett" w:date="2014-11-03T17:21:00Z"/>
                <w:sz w:val="20"/>
                <w:szCs w:val="20"/>
              </w:rPr>
            </w:pPr>
          </w:p>
        </w:tc>
        <w:tc>
          <w:tcPr>
            <w:tcW w:w="3294" w:type="dxa"/>
          </w:tcPr>
          <w:p w14:paraId="47D1D4E6" w14:textId="77777777" w:rsidR="00C03D82" w:rsidRPr="009D56F0" w:rsidRDefault="00C03D82" w:rsidP="00C03D82">
            <w:pPr>
              <w:rPr>
                <w:ins w:id="292" w:author="Aleta Haflett" w:date="2014-11-03T17:21:00Z"/>
                <w:sz w:val="20"/>
                <w:szCs w:val="20"/>
              </w:rPr>
            </w:pPr>
            <w:ins w:id="293" w:author="Aleta Haflett" w:date="2014-11-03T17:21:00Z">
              <w:r w:rsidRPr="009D56F0">
                <w:rPr>
                  <w:sz w:val="20"/>
                  <w:szCs w:val="20"/>
                </w:rPr>
                <w:t>8=Reduced forest area due to natural disasters or pest</w:t>
              </w:r>
            </w:ins>
          </w:p>
          <w:p w14:paraId="57E14775" w14:textId="77777777" w:rsidR="00C03D82" w:rsidRPr="009D56F0" w:rsidRDefault="00C03D82" w:rsidP="00C03D82">
            <w:pPr>
              <w:rPr>
                <w:ins w:id="294" w:author="Aleta Haflett" w:date="2014-11-03T17:21:00Z"/>
                <w:sz w:val="20"/>
                <w:szCs w:val="20"/>
              </w:rPr>
            </w:pPr>
            <w:ins w:id="295" w:author="Aleta Haflett" w:date="2014-11-03T17:21:00Z">
              <w:r w:rsidRPr="009D56F0">
                <w:rPr>
                  <w:sz w:val="20"/>
                  <w:szCs w:val="20"/>
                </w:rPr>
                <w:t xml:space="preserve">9=Reduced forest area due to other reasons, specify </w:t>
              </w:r>
            </w:ins>
          </w:p>
          <w:p w14:paraId="787F2D6A" w14:textId="77777777" w:rsidR="00C03D82" w:rsidRPr="009D56F0" w:rsidRDefault="00C03D82" w:rsidP="00C03D82">
            <w:pPr>
              <w:rPr>
                <w:ins w:id="296" w:author="Aleta Haflett" w:date="2014-11-03T17:21:00Z"/>
                <w:sz w:val="20"/>
                <w:szCs w:val="20"/>
              </w:rPr>
            </w:pPr>
            <w:ins w:id="297" w:author="Aleta Haflett" w:date="2014-11-03T17:21:00Z">
              <w:r w:rsidRPr="009D56F0">
                <w:rPr>
                  <w:sz w:val="20"/>
                  <w:szCs w:val="20"/>
                </w:rPr>
                <w:t>10=People from outside buying land and restricting access</w:t>
              </w:r>
            </w:ins>
          </w:p>
          <w:p w14:paraId="41FE3A83" w14:textId="77777777" w:rsidR="00C03D82" w:rsidRPr="009D56F0" w:rsidRDefault="00C03D82" w:rsidP="00C03D82">
            <w:pPr>
              <w:rPr>
                <w:ins w:id="298" w:author="Aleta Haflett" w:date="2014-11-03T17:21:00Z"/>
                <w:sz w:val="20"/>
                <w:szCs w:val="20"/>
              </w:rPr>
            </w:pPr>
            <w:ins w:id="299" w:author="Aleta Haflett" w:date="2014-11-03T17:21:00Z">
              <w:r w:rsidRPr="009D56F0">
                <w:rPr>
                  <w:sz w:val="20"/>
                  <w:szCs w:val="20"/>
                </w:rPr>
                <w:t>11=State or local authorities restricting access</w:t>
              </w:r>
            </w:ins>
          </w:p>
          <w:p w14:paraId="511788EF" w14:textId="77777777" w:rsidR="00C03D82" w:rsidRPr="009D56F0" w:rsidRDefault="00C03D82" w:rsidP="00C03D82">
            <w:pPr>
              <w:rPr>
                <w:ins w:id="300" w:author="Aleta Haflett" w:date="2014-11-03T17:21:00Z"/>
                <w:sz w:val="20"/>
                <w:szCs w:val="20"/>
              </w:rPr>
            </w:pPr>
            <w:ins w:id="301" w:author="Aleta Haflett" w:date="2014-11-03T17:21:00Z">
              <w:r w:rsidRPr="009D56F0">
                <w:rPr>
                  <w:sz w:val="20"/>
                  <w:szCs w:val="20"/>
                </w:rPr>
                <w:t xml:space="preserve">12=Customary/community restrictions on access </w:t>
              </w:r>
            </w:ins>
          </w:p>
          <w:p w14:paraId="0EED0E65" w14:textId="77777777" w:rsidR="00C03D82" w:rsidRPr="009D56F0" w:rsidRDefault="00C03D82" w:rsidP="00C03D82">
            <w:pPr>
              <w:rPr>
                <w:ins w:id="302" w:author="Aleta Haflett" w:date="2014-11-03T17:21:00Z"/>
                <w:sz w:val="20"/>
                <w:szCs w:val="20"/>
              </w:rPr>
            </w:pPr>
            <w:ins w:id="303" w:author="Aleta Haflett" w:date="2014-11-03T17:21:00Z">
              <w:r w:rsidRPr="009D56F0">
                <w:rPr>
                  <w:sz w:val="20"/>
                  <w:szCs w:val="20"/>
                </w:rPr>
                <w:t xml:space="preserve">13=Some other restriction in access, specify </w:t>
              </w:r>
            </w:ins>
          </w:p>
          <w:p w14:paraId="374DFCCD" w14:textId="77777777" w:rsidR="00C03D82" w:rsidRPr="009D56F0" w:rsidRDefault="00C03D82" w:rsidP="00C03D82">
            <w:pPr>
              <w:rPr>
                <w:ins w:id="304" w:author="Aleta Haflett" w:date="2014-11-03T17:21:00Z"/>
                <w:sz w:val="20"/>
                <w:szCs w:val="20"/>
              </w:rPr>
            </w:pPr>
            <w:ins w:id="305" w:author="Aleta Haflett" w:date="2014-11-03T17:21:00Z">
              <w:r w:rsidRPr="009D56F0">
                <w:rPr>
                  <w:sz w:val="20"/>
                  <w:szCs w:val="20"/>
                </w:rPr>
                <w:t xml:space="preserve">14=Deteriorated roads/transport </w:t>
              </w:r>
            </w:ins>
          </w:p>
          <w:p w14:paraId="45E82295" w14:textId="77777777" w:rsidR="00C03D82" w:rsidRPr="009D56F0" w:rsidRDefault="00C03D82" w:rsidP="00C03D82">
            <w:pPr>
              <w:rPr>
                <w:ins w:id="306" w:author="Aleta Haflett" w:date="2014-11-03T17:21:00Z"/>
                <w:sz w:val="20"/>
                <w:szCs w:val="20"/>
              </w:rPr>
            </w:pPr>
            <w:ins w:id="307" w:author="Aleta Haflett" w:date="2014-11-03T17:21:00Z">
              <w:r w:rsidRPr="009D56F0">
                <w:rPr>
                  <w:sz w:val="20"/>
                  <w:szCs w:val="20"/>
                </w:rPr>
                <w:t xml:space="preserve">15=Other reason for reduced access, specify </w:t>
              </w:r>
            </w:ins>
          </w:p>
        </w:tc>
      </w:tr>
    </w:tbl>
    <w:p w14:paraId="5ABEB36B" w14:textId="7F0B11E8" w:rsidR="00A813B0" w:rsidRDefault="00A813B0">
      <w:r>
        <w:br w:type="page"/>
      </w:r>
    </w:p>
    <w:p w14:paraId="66BAF71A" w14:textId="690F78C6" w:rsidR="00657266" w:rsidRPr="00657266" w:rsidRDefault="00657266" w:rsidP="00657266">
      <w:pPr>
        <w:spacing w:after="0" w:line="240" w:lineRule="auto"/>
        <w:contextualSpacing/>
        <w:rPr>
          <w:b/>
        </w:rPr>
      </w:pPr>
      <w:r w:rsidRPr="001512DD">
        <w:rPr>
          <w:b/>
        </w:rPr>
        <w:lastRenderedPageBreak/>
        <w:t xml:space="preserve">SECTION </w:t>
      </w:r>
      <w:r>
        <w:rPr>
          <w:b/>
        </w:rPr>
        <w:t>D</w:t>
      </w:r>
      <w:r w:rsidRPr="001512DD">
        <w:rPr>
          <w:b/>
        </w:rPr>
        <w:t xml:space="preserve">: </w:t>
      </w:r>
      <w:commentRangeStart w:id="308"/>
      <w:r w:rsidRPr="001512DD">
        <w:rPr>
          <w:b/>
        </w:rPr>
        <w:t>FOREST CONSERVATION AND RESOURCE VALUATION</w:t>
      </w:r>
      <w:commentRangeEnd w:id="308"/>
      <w:r w:rsidR="00E575D6">
        <w:rPr>
          <w:rStyle w:val="CommentReference"/>
        </w:rPr>
        <w:commentReference w:id="308"/>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943A99" w14:paraId="49EA3E81" w14:textId="77777777" w:rsidTr="00657266">
        <w:trPr>
          <w:trHeight w:val="20"/>
          <w:jc w:val="center"/>
        </w:trPr>
        <w:tc>
          <w:tcPr>
            <w:tcW w:w="714" w:type="dxa"/>
          </w:tcPr>
          <w:p w14:paraId="6787423C" w14:textId="77777777" w:rsidR="0093061D" w:rsidRPr="00943A99" w:rsidRDefault="0093061D" w:rsidP="00F71CC4">
            <w:pPr>
              <w:contextualSpacing/>
              <w:jc w:val="center"/>
              <w:rPr>
                <w:b/>
              </w:rPr>
            </w:pPr>
          </w:p>
        </w:tc>
        <w:tc>
          <w:tcPr>
            <w:tcW w:w="1081" w:type="dxa"/>
          </w:tcPr>
          <w:p w14:paraId="4B04E2CB" w14:textId="77777777" w:rsidR="0093061D" w:rsidRPr="00943A99" w:rsidRDefault="0093061D" w:rsidP="00F71CC4">
            <w:pPr>
              <w:contextualSpacing/>
              <w:jc w:val="center"/>
            </w:pPr>
          </w:p>
        </w:tc>
        <w:tc>
          <w:tcPr>
            <w:tcW w:w="1533" w:type="dxa"/>
          </w:tcPr>
          <w:p w14:paraId="157D6E46" w14:textId="06139633" w:rsidR="0093061D" w:rsidRPr="00631E8D" w:rsidRDefault="00657266" w:rsidP="00BE5610">
            <w:pPr>
              <w:contextualSpacing/>
              <w:rPr>
                <w:rFonts w:ascii="Calibri" w:eastAsia="Calibri" w:hAnsi="Calibri" w:cs="Arial"/>
              </w:rPr>
            </w:pPr>
            <w:r>
              <w:rPr>
                <w:rFonts w:ascii="Calibri" w:eastAsia="Calibri" w:hAnsi="Calibri" w:cs="Arial"/>
              </w:rPr>
              <w:t xml:space="preserve">D.12 </w:t>
            </w:r>
          </w:p>
        </w:tc>
        <w:tc>
          <w:tcPr>
            <w:tcW w:w="1440" w:type="dxa"/>
          </w:tcPr>
          <w:p w14:paraId="07FC35D2" w14:textId="3875C525" w:rsidR="0093061D" w:rsidRPr="00631E8D" w:rsidRDefault="00657266" w:rsidP="00BE5610">
            <w:pPr>
              <w:ind w:left="-26" w:firstLine="26"/>
              <w:contextualSpacing/>
              <w:rPr>
                <w:rFonts w:ascii="Calibri" w:eastAsia="Calibri" w:hAnsi="Calibri" w:cs="Times New Roman"/>
              </w:rPr>
            </w:pPr>
            <w:r>
              <w:rPr>
                <w:rFonts w:ascii="Calibri" w:eastAsia="Calibri" w:hAnsi="Calibri" w:cs="Times New Roman"/>
              </w:rPr>
              <w:t>D.13</w:t>
            </w:r>
          </w:p>
        </w:tc>
        <w:tc>
          <w:tcPr>
            <w:tcW w:w="1080" w:type="dxa"/>
          </w:tcPr>
          <w:p w14:paraId="71A96A37" w14:textId="1918F323" w:rsidR="0093061D" w:rsidRPr="00631E8D" w:rsidRDefault="00657266" w:rsidP="00BE5610">
            <w:pPr>
              <w:contextualSpacing/>
              <w:rPr>
                <w:rFonts w:ascii="Calibri" w:eastAsia="Calibri" w:hAnsi="Calibri" w:cs="Times New Roman"/>
              </w:rPr>
            </w:pPr>
            <w:r>
              <w:rPr>
                <w:rFonts w:ascii="Calibri" w:eastAsia="Calibri" w:hAnsi="Calibri" w:cs="Times New Roman"/>
              </w:rPr>
              <w:t>D.14</w:t>
            </w:r>
          </w:p>
        </w:tc>
        <w:tc>
          <w:tcPr>
            <w:tcW w:w="1396" w:type="dxa"/>
          </w:tcPr>
          <w:p w14:paraId="0B5CB147" w14:textId="6D343F42" w:rsidR="0093061D" w:rsidRPr="00631E8D" w:rsidRDefault="00657266" w:rsidP="00BE5610">
            <w:pPr>
              <w:contextualSpacing/>
              <w:rPr>
                <w:rFonts w:ascii="Calibri" w:eastAsia="Calibri" w:hAnsi="Calibri" w:cs="Times New Roman"/>
              </w:rPr>
            </w:pPr>
            <w:r>
              <w:rPr>
                <w:rFonts w:ascii="Calibri" w:eastAsia="Calibri" w:hAnsi="Calibri" w:cs="Times New Roman"/>
              </w:rPr>
              <w:t>D.15</w:t>
            </w:r>
          </w:p>
        </w:tc>
        <w:tc>
          <w:tcPr>
            <w:tcW w:w="1440" w:type="dxa"/>
          </w:tcPr>
          <w:p w14:paraId="7E09967A" w14:textId="086BB400" w:rsidR="0093061D" w:rsidRPr="00631E8D" w:rsidRDefault="00657266" w:rsidP="00BE5610">
            <w:pPr>
              <w:contextualSpacing/>
              <w:rPr>
                <w:rFonts w:ascii="Calibri" w:eastAsia="Calibri" w:hAnsi="Calibri" w:cs="Times New Roman"/>
              </w:rPr>
            </w:pPr>
            <w:r>
              <w:rPr>
                <w:rFonts w:ascii="Calibri" w:eastAsia="Calibri" w:hAnsi="Calibri" w:cs="Times New Roman"/>
              </w:rPr>
              <w:t>D.16</w:t>
            </w:r>
          </w:p>
        </w:tc>
        <w:tc>
          <w:tcPr>
            <w:tcW w:w="1080" w:type="dxa"/>
          </w:tcPr>
          <w:p w14:paraId="50DED489" w14:textId="26E52291" w:rsidR="0093061D" w:rsidRPr="00631E8D" w:rsidRDefault="00657266" w:rsidP="0093061D">
            <w:pPr>
              <w:ind w:left="39" w:hanging="39"/>
              <w:contextualSpacing/>
              <w:rPr>
                <w:rFonts w:ascii="Calibri" w:eastAsia="Calibri" w:hAnsi="Calibri" w:cs="Times New Roman"/>
              </w:rPr>
            </w:pPr>
            <w:r>
              <w:rPr>
                <w:rFonts w:ascii="Calibri" w:eastAsia="Calibri" w:hAnsi="Calibri" w:cs="Times New Roman"/>
              </w:rPr>
              <w:t>D.17</w:t>
            </w:r>
          </w:p>
        </w:tc>
        <w:tc>
          <w:tcPr>
            <w:tcW w:w="1800" w:type="dxa"/>
          </w:tcPr>
          <w:p w14:paraId="0F8C5C52" w14:textId="3F6BE1DA" w:rsidR="0093061D" w:rsidRPr="00631E8D" w:rsidRDefault="00657266" w:rsidP="00BE5610">
            <w:pPr>
              <w:contextualSpacing/>
              <w:rPr>
                <w:rFonts w:ascii="Calibri" w:eastAsia="Calibri" w:hAnsi="Calibri" w:cs="Times New Roman"/>
              </w:rPr>
            </w:pPr>
            <w:r>
              <w:rPr>
                <w:rFonts w:ascii="Calibri" w:eastAsia="Calibri" w:hAnsi="Calibri" w:cs="Times New Roman"/>
              </w:rPr>
              <w:t>D.18</w:t>
            </w:r>
          </w:p>
        </w:tc>
      </w:tr>
      <w:tr w:rsidR="0093061D" w:rsidRPr="00943A99" w14:paraId="51D7DE9A" w14:textId="3ECC77BD" w:rsidTr="00657266">
        <w:trPr>
          <w:trHeight w:val="20"/>
          <w:jc w:val="center"/>
        </w:trPr>
        <w:tc>
          <w:tcPr>
            <w:tcW w:w="714" w:type="dxa"/>
          </w:tcPr>
          <w:p w14:paraId="11F98ED6" w14:textId="77777777" w:rsidR="0093061D" w:rsidRPr="00943A99" w:rsidRDefault="0093061D" w:rsidP="00F71CC4">
            <w:pPr>
              <w:contextualSpacing/>
              <w:jc w:val="center"/>
              <w:rPr>
                <w:b/>
              </w:rPr>
            </w:pPr>
            <w:r w:rsidRPr="00943A99">
              <w:rPr>
                <w:b/>
              </w:rPr>
              <w:t>Forest</w:t>
            </w:r>
          </w:p>
          <w:p w14:paraId="2DE96928" w14:textId="77777777" w:rsidR="0093061D" w:rsidRPr="00943A99" w:rsidRDefault="0093061D" w:rsidP="00F71CC4">
            <w:pPr>
              <w:contextualSpacing/>
              <w:jc w:val="center"/>
              <w:rPr>
                <w:b/>
              </w:rPr>
            </w:pPr>
            <w:r w:rsidRPr="00943A99">
              <w:rPr>
                <w:b/>
              </w:rPr>
              <w:t>code</w:t>
            </w:r>
          </w:p>
        </w:tc>
        <w:tc>
          <w:tcPr>
            <w:tcW w:w="1081" w:type="dxa"/>
          </w:tcPr>
          <w:p w14:paraId="6E73ECF5" w14:textId="77777777" w:rsidR="0093061D" w:rsidRPr="00943A99" w:rsidRDefault="0093061D" w:rsidP="00F71CC4">
            <w:pPr>
              <w:contextualSpacing/>
              <w:jc w:val="center"/>
            </w:pPr>
            <w:r w:rsidRPr="00943A99">
              <w:t>Name of the forest</w:t>
            </w:r>
          </w:p>
        </w:tc>
        <w:tc>
          <w:tcPr>
            <w:tcW w:w="1533" w:type="dxa"/>
          </w:tcPr>
          <w:p w14:paraId="668B0AA6" w14:textId="77777777" w:rsidR="0093061D" w:rsidRDefault="0093061D" w:rsidP="00BE5610">
            <w:pPr>
              <w:contextualSpacing/>
              <w:rPr>
                <w:rFonts w:ascii="Calibri" w:eastAsia="Calibri" w:hAnsi="Calibri" w:cs="Arial"/>
              </w:rPr>
            </w:pPr>
            <w:r w:rsidRPr="00631E8D">
              <w:rPr>
                <w:rFonts w:ascii="Calibri" w:eastAsia="Calibri" w:hAnsi="Calibri" w:cs="Arial"/>
              </w:rPr>
              <w:t>How often do you see people from your community here cutting more log/wood than they need and letting it rot/spoiled?</w:t>
            </w:r>
          </w:p>
          <w:p w14:paraId="7F247D1C" w14:textId="77777777" w:rsidR="0093061D" w:rsidRDefault="0093061D" w:rsidP="00BE5610">
            <w:pPr>
              <w:contextualSpacing/>
              <w:rPr>
                <w:rFonts w:ascii="Calibri" w:eastAsia="Calibri" w:hAnsi="Calibri" w:cs="Arial"/>
              </w:rPr>
            </w:pPr>
          </w:p>
          <w:p w14:paraId="52B55C0D" w14:textId="77777777" w:rsidR="0093061D" w:rsidRDefault="0093061D" w:rsidP="00BE5610">
            <w:pPr>
              <w:contextualSpacing/>
              <w:rPr>
                <w:rFonts w:ascii="Calibri" w:eastAsia="Calibri" w:hAnsi="Calibri" w:cs="Arial"/>
              </w:rPr>
            </w:pPr>
            <w:r>
              <w:rPr>
                <w:rFonts w:ascii="Calibri" w:eastAsia="Calibri" w:hAnsi="Calibri" w:cs="Arial"/>
              </w:rPr>
              <w:t>1=Always</w:t>
            </w:r>
          </w:p>
          <w:p w14:paraId="10E9B20F" w14:textId="77777777" w:rsidR="0093061D" w:rsidRDefault="0093061D" w:rsidP="00BE5610">
            <w:pPr>
              <w:contextualSpacing/>
              <w:rPr>
                <w:rFonts w:ascii="Calibri" w:eastAsia="Calibri" w:hAnsi="Calibri" w:cs="Arial"/>
              </w:rPr>
            </w:pPr>
            <w:r>
              <w:rPr>
                <w:rFonts w:ascii="Calibri" w:eastAsia="Calibri" w:hAnsi="Calibri" w:cs="Arial"/>
              </w:rPr>
              <w:t>2=Frequently</w:t>
            </w:r>
          </w:p>
          <w:p w14:paraId="217CFDE6" w14:textId="77777777" w:rsidR="0093061D" w:rsidRDefault="0093061D" w:rsidP="00BE5610">
            <w:pPr>
              <w:contextualSpacing/>
              <w:rPr>
                <w:rFonts w:ascii="Calibri" w:eastAsia="Calibri" w:hAnsi="Calibri" w:cs="Arial"/>
              </w:rPr>
            </w:pPr>
            <w:r>
              <w:rPr>
                <w:rFonts w:ascii="Calibri" w:eastAsia="Calibri" w:hAnsi="Calibri" w:cs="Arial"/>
              </w:rPr>
              <w:t>3=Sometimes</w:t>
            </w:r>
          </w:p>
          <w:p w14:paraId="5304EF8E" w14:textId="77777777" w:rsidR="0093061D" w:rsidRDefault="0093061D" w:rsidP="00BE5610">
            <w:pPr>
              <w:contextualSpacing/>
              <w:rPr>
                <w:rFonts w:ascii="Calibri" w:eastAsia="Calibri" w:hAnsi="Calibri" w:cs="Arial"/>
              </w:rPr>
            </w:pPr>
            <w:r>
              <w:rPr>
                <w:rFonts w:ascii="Calibri" w:eastAsia="Calibri" w:hAnsi="Calibri" w:cs="Arial"/>
              </w:rPr>
              <w:t>4=Rarely</w:t>
            </w:r>
          </w:p>
          <w:p w14:paraId="33C55330" w14:textId="2754020F" w:rsidR="0093061D" w:rsidRPr="00943A99" w:rsidRDefault="0093061D" w:rsidP="00BE5610">
            <w:pPr>
              <w:contextualSpacing/>
            </w:pPr>
            <w:r>
              <w:rPr>
                <w:rFonts w:ascii="Calibri" w:eastAsia="Calibri" w:hAnsi="Calibri" w:cs="Arial"/>
              </w:rPr>
              <w:t>5=Never</w:t>
            </w:r>
          </w:p>
        </w:tc>
        <w:tc>
          <w:tcPr>
            <w:tcW w:w="1440" w:type="dxa"/>
          </w:tcPr>
          <w:p w14:paraId="103C5E9A" w14:textId="77777777" w:rsidR="0093061D" w:rsidRDefault="0093061D" w:rsidP="00BE5610">
            <w:pPr>
              <w:ind w:left="-26" w:firstLine="26"/>
              <w:contextualSpacing/>
              <w:rPr>
                <w:rFonts w:ascii="Calibri" w:eastAsia="Calibri" w:hAnsi="Calibri" w:cs="Times New Roman"/>
              </w:rPr>
            </w:pPr>
            <w:r w:rsidRPr="00631E8D">
              <w:rPr>
                <w:rFonts w:ascii="Calibri" w:eastAsia="Calibri" w:hAnsi="Calibri" w:cs="Times New Roman"/>
              </w:rPr>
              <w:t>Are there some kinds of trees that you used to see here 5 years ago that you no longer see?</w:t>
            </w:r>
          </w:p>
          <w:p w14:paraId="7705FEE0" w14:textId="77777777" w:rsidR="0093061D" w:rsidRDefault="0093061D" w:rsidP="00BE5610">
            <w:pPr>
              <w:contextualSpacing/>
              <w:rPr>
                <w:rFonts w:ascii="Calibri" w:eastAsia="Calibri" w:hAnsi="Calibri" w:cs="Times New Roman"/>
              </w:rPr>
            </w:pPr>
          </w:p>
          <w:p w14:paraId="3C0FDBC6" w14:textId="2B1AD91D" w:rsidR="0093061D" w:rsidRDefault="00657266" w:rsidP="00BE5610">
            <w:r>
              <w:t>0</w:t>
            </w:r>
            <w:r w:rsidR="0093061D">
              <w:t>=No</w:t>
            </w:r>
          </w:p>
          <w:p w14:paraId="476F1345" w14:textId="0E046B94" w:rsidR="0093061D" w:rsidRDefault="00657266" w:rsidP="00BE5610">
            <w:r>
              <w:t>1</w:t>
            </w:r>
            <w:r w:rsidR="0093061D">
              <w:t>=Yes</w:t>
            </w:r>
            <w:r w:rsidR="0093061D" w:rsidRPr="00F82CC8" w:rsidDel="00226116">
              <w:t xml:space="preserve"> </w:t>
            </w:r>
          </w:p>
          <w:p w14:paraId="0B431DD4" w14:textId="77777777" w:rsidR="0093061D" w:rsidRDefault="0093061D" w:rsidP="00BE5610">
            <w:r>
              <w:t>888=Don’t know</w:t>
            </w:r>
          </w:p>
          <w:p w14:paraId="44855421" w14:textId="28DC06BD" w:rsidR="0093061D" w:rsidRPr="00943A99" w:rsidRDefault="0093061D" w:rsidP="00BE5610">
            <w:pPr>
              <w:contextualSpacing/>
            </w:pPr>
            <w:r>
              <w:t>999=Prefer not to respond</w:t>
            </w:r>
          </w:p>
        </w:tc>
        <w:tc>
          <w:tcPr>
            <w:tcW w:w="1080" w:type="dxa"/>
          </w:tcPr>
          <w:p w14:paraId="13DAEC47" w14:textId="0D5BA142" w:rsidR="0093061D" w:rsidRPr="00943A99" w:rsidRDefault="0093061D" w:rsidP="00BE5610">
            <w:pPr>
              <w:contextualSpacing/>
            </w:pPr>
            <w:r w:rsidRPr="00631E8D">
              <w:rPr>
                <w:rFonts w:ascii="Calibri" w:eastAsia="Calibri" w:hAnsi="Calibri" w:cs="Times New Roman"/>
              </w:rPr>
              <w:t>If yes, can you list these types of trees?</w:t>
            </w:r>
          </w:p>
        </w:tc>
        <w:tc>
          <w:tcPr>
            <w:tcW w:w="1396" w:type="dxa"/>
          </w:tcPr>
          <w:p w14:paraId="240D1AF7"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Are there some types of trees that you see in this forest that you did not see 5 years ago?</w:t>
            </w:r>
          </w:p>
          <w:p w14:paraId="25D04A54" w14:textId="77777777" w:rsidR="0093061D" w:rsidRDefault="0093061D" w:rsidP="00BE5610">
            <w:pPr>
              <w:contextualSpacing/>
              <w:rPr>
                <w:rFonts w:ascii="Calibri" w:eastAsia="Calibri" w:hAnsi="Calibri" w:cs="Times New Roman"/>
              </w:rPr>
            </w:pPr>
          </w:p>
          <w:p w14:paraId="42C02EC4" w14:textId="77777777" w:rsidR="0093061D" w:rsidRDefault="0093061D" w:rsidP="00BE5610">
            <w:pPr>
              <w:contextualSpacing/>
              <w:rPr>
                <w:rFonts w:ascii="Calibri" w:eastAsia="Calibri" w:hAnsi="Calibri" w:cs="Times New Roman"/>
              </w:rPr>
            </w:pPr>
          </w:p>
          <w:p w14:paraId="61CEDC29" w14:textId="6938A0E0" w:rsidR="0093061D" w:rsidRDefault="00657266" w:rsidP="00BE5610">
            <w:r>
              <w:t>0</w:t>
            </w:r>
            <w:r w:rsidR="0093061D">
              <w:t>=No</w:t>
            </w:r>
          </w:p>
          <w:p w14:paraId="57E0EB42" w14:textId="2DD08778" w:rsidR="0093061D" w:rsidRDefault="00657266" w:rsidP="00BE5610">
            <w:r>
              <w:t>1</w:t>
            </w:r>
            <w:r w:rsidR="0093061D">
              <w:t>=Yes</w:t>
            </w:r>
            <w:r w:rsidR="0093061D" w:rsidRPr="00F82CC8" w:rsidDel="00226116">
              <w:t xml:space="preserve"> </w:t>
            </w:r>
          </w:p>
          <w:p w14:paraId="6AAE1F10" w14:textId="77777777" w:rsidR="0093061D" w:rsidRDefault="0093061D" w:rsidP="00BE5610">
            <w:r>
              <w:t>888=Don’t know</w:t>
            </w:r>
          </w:p>
          <w:p w14:paraId="6F90B641" w14:textId="34EA8BB8" w:rsidR="0093061D" w:rsidRPr="00943A99" w:rsidRDefault="0093061D" w:rsidP="00BE5610">
            <w:pPr>
              <w:contextualSpacing/>
            </w:pPr>
            <w:r>
              <w:t>999=Prefer not to respond</w:t>
            </w:r>
          </w:p>
        </w:tc>
        <w:tc>
          <w:tcPr>
            <w:tcW w:w="1440" w:type="dxa"/>
          </w:tcPr>
          <w:p w14:paraId="6F6FC158"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Are there new types of trees that are growing?</w:t>
            </w:r>
          </w:p>
          <w:p w14:paraId="2D5951BE" w14:textId="77777777" w:rsidR="0093061D" w:rsidRDefault="0093061D" w:rsidP="00BE5610">
            <w:pPr>
              <w:contextualSpacing/>
              <w:rPr>
                <w:rFonts w:ascii="Calibri" w:eastAsia="Calibri" w:hAnsi="Calibri" w:cs="Times New Roman"/>
              </w:rPr>
            </w:pPr>
          </w:p>
          <w:p w14:paraId="56A1BAC4" w14:textId="77777777" w:rsidR="0093061D" w:rsidRDefault="0093061D" w:rsidP="00BE5610">
            <w:pPr>
              <w:contextualSpacing/>
              <w:rPr>
                <w:rFonts w:ascii="Calibri" w:eastAsia="Calibri" w:hAnsi="Calibri" w:cs="Times New Roman"/>
              </w:rPr>
            </w:pPr>
          </w:p>
          <w:p w14:paraId="1586DBC1" w14:textId="2A322100" w:rsidR="0093061D" w:rsidRDefault="00657266" w:rsidP="00BE5610">
            <w:r>
              <w:t>0</w:t>
            </w:r>
            <w:r w:rsidR="0093061D">
              <w:t>=No</w:t>
            </w:r>
          </w:p>
          <w:p w14:paraId="71A939D3" w14:textId="16D88989" w:rsidR="0093061D" w:rsidRDefault="00657266" w:rsidP="00BE5610">
            <w:r>
              <w:t>1</w:t>
            </w:r>
            <w:r w:rsidR="0093061D">
              <w:t>=Yes</w:t>
            </w:r>
            <w:r w:rsidR="0093061D" w:rsidRPr="00F82CC8" w:rsidDel="00226116">
              <w:t xml:space="preserve"> </w:t>
            </w:r>
          </w:p>
          <w:p w14:paraId="041C5522" w14:textId="77777777" w:rsidR="0093061D" w:rsidRDefault="0093061D" w:rsidP="00BE5610">
            <w:r>
              <w:t>888=Don’t know</w:t>
            </w:r>
          </w:p>
          <w:p w14:paraId="11992604" w14:textId="77777777" w:rsidR="0093061D" w:rsidRDefault="0093061D" w:rsidP="00BE5610">
            <w:pPr>
              <w:contextualSpacing/>
            </w:pPr>
            <w:r>
              <w:t>999=Prefer not to respond</w:t>
            </w:r>
          </w:p>
          <w:p w14:paraId="00CFCC94" w14:textId="76CFF02A" w:rsidR="00657266" w:rsidRPr="00657266" w:rsidRDefault="00657266" w:rsidP="00BE5610">
            <w:pPr>
              <w:contextualSpacing/>
              <w:rPr>
                <w:i/>
              </w:rPr>
            </w:pPr>
            <w:r>
              <w:rPr>
                <w:i/>
              </w:rPr>
              <w:t>If 0, skip D.17</w:t>
            </w:r>
          </w:p>
        </w:tc>
        <w:tc>
          <w:tcPr>
            <w:tcW w:w="1080" w:type="dxa"/>
          </w:tcPr>
          <w:p w14:paraId="3EE7F2C0" w14:textId="5B10D887" w:rsidR="0093061D" w:rsidRPr="00943A99" w:rsidRDefault="0093061D" w:rsidP="0093061D">
            <w:pPr>
              <w:ind w:left="39" w:hanging="39"/>
              <w:contextualSpacing/>
            </w:pPr>
            <w:r w:rsidRPr="00631E8D">
              <w:rPr>
                <w:rFonts w:ascii="Calibri" w:eastAsia="Calibri" w:hAnsi="Calibri" w:cs="Times New Roman"/>
              </w:rPr>
              <w:t>If yes, can you list these types of trees?</w:t>
            </w:r>
          </w:p>
        </w:tc>
        <w:tc>
          <w:tcPr>
            <w:tcW w:w="1800" w:type="dxa"/>
          </w:tcPr>
          <w:p w14:paraId="6C2292E9"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In your view, during the past 5 years, have the number of wildlife in this forest</w:t>
            </w:r>
            <w:r>
              <w:rPr>
                <w:rFonts w:ascii="Calibri" w:eastAsia="Calibri" w:hAnsi="Calibri" w:cs="Times New Roman"/>
              </w:rPr>
              <w:t>….?</w:t>
            </w:r>
          </w:p>
          <w:p w14:paraId="056AE69D" w14:textId="77777777" w:rsidR="0093061D" w:rsidRDefault="0093061D" w:rsidP="00BE5610">
            <w:pPr>
              <w:contextualSpacing/>
              <w:rPr>
                <w:rFonts w:ascii="Calibri" w:eastAsia="Calibri" w:hAnsi="Calibri" w:cs="Times New Roman"/>
              </w:rPr>
            </w:pPr>
          </w:p>
          <w:p w14:paraId="711DD326" w14:textId="77777777" w:rsidR="0093061D" w:rsidRDefault="0093061D" w:rsidP="00BE5610">
            <w:pPr>
              <w:contextualSpacing/>
              <w:rPr>
                <w:rFonts w:ascii="Calibri" w:eastAsia="Calibri" w:hAnsi="Calibri" w:cs="Arial"/>
              </w:rPr>
            </w:pPr>
            <w:r>
              <w:rPr>
                <w:rFonts w:ascii="Calibri" w:eastAsia="Calibri" w:hAnsi="Calibri" w:cs="Arial"/>
              </w:rPr>
              <w:t>1=Increased greatly</w:t>
            </w:r>
          </w:p>
          <w:p w14:paraId="203A48E6" w14:textId="77777777" w:rsidR="0093061D" w:rsidRDefault="0093061D" w:rsidP="00BE5610">
            <w:pPr>
              <w:contextualSpacing/>
              <w:rPr>
                <w:rFonts w:ascii="Calibri" w:eastAsia="Calibri" w:hAnsi="Calibri" w:cs="Arial"/>
              </w:rPr>
            </w:pPr>
            <w:r>
              <w:rPr>
                <w:rFonts w:ascii="Calibri" w:eastAsia="Calibri" w:hAnsi="Calibri" w:cs="Arial"/>
              </w:rPr>
              <w:t>2=Increased slightly</w:t>
            </w:r>
          </w:p>
          <w:p w14:paraId="770B6F33" w14:textId="77777777" w:rsidR="0093061D" w:rsidRDefault="0093061D" w:rsidP="00BE5610">
            <w:pPr>
              <w:contextualSpacing/>
              <w:rPr>
                <w:rFonts w:ascii="Calibri" w:eastAsia="Calibri" w:hAnsi="Calibri" w:cs="Arial"/>
              </w:rPr>
            </w:pPr>
            <w:r>
              <w:rPr>
                <w:rFonts w:ascii="Calibri" w:eastAsia="Calibri" w:hAnsi="Calibri" w:cs="Arial"/>
              </w:rPr>
              <w:t>3=Stayed the same</w:t>
            </w:r>
          </w:p>
          <w:p w14:paraId="0CB5FAF4" w14:textId="77777777" w:rsidR="0093061D" w:rsidRDefault="0093061D" w:rsidP="00BE5610">
            <w:pPr>
              <w:contextualSpacing/>
            </w:pPr>
            <w:r>
              <w:t>4=Decreased slightly</w:t>
            </w:r>
          </w:p>
          <w:p w14:paraId="5FA980F1" w14:textId="3C692D32" w:rsidR="0093061D" w:rsidRPr="00943A99" w:rsidRDefault="0093061D" w:rsidP="00BE5610">
            <w:pPr>
              <w:contextualSpacing/>
            </w:pPr>
            <w:r>
              <w:t>5=Decreased greatly</w:t>
            </w:r>
          </w:p>
        </w:tc>
      </w:tr>
      <w:tr w:rsidR="0093061D" w14:paraId="39BE12CD" w14:textId="2D4A5F8B" w:rsidTr="00657266">
        <w:trPr>
          <w:trHeight w:val="20"/>
          <w:jc w:val="center"/>
        </w:trPr>
        <w:tc>
          <w:tcPr>
            <w:tcW w:w="714" w:type="dxa"/>
          </w:tcPr>
          <w:p w14:paraId="61838852" w14:textId="77777777" w:rsidR="0093061D" w:rsidRDefault="0093061D" w:rsidP="00F71CC4">
            <w:pPr>
              <w:contextualSpacing/>
              <w:jc w:val="center"/>
              <w:rPr>
                <w:b/>
              </w:rPr>
            </w:pPr>
          </w:p>
        </w:tc>
        <w:tc>
          <w:tcPr>
            <w:tcW w:w="1081" w:type="dxa"/>
          </w:tcPr>
          <w:p w14:paraId="0E118B7B" w14:textId="77777777" w:rsidR="0093061D" w:rsidRPr="00943A99" w:rsidRDefault="0093061D" w:rsidP="00F71CC4">
            <w:pPr>
              <w:contextualSpacing/>
              <w:jc w:val="center"/>
            </w:pPr>
          </w:p>
        </w:tc>
        <w:tc>
          <w:tcPr>
            <w:tcW w:w="1533" w:type="dxa"/>
          </w:tcPr>
          <w:p w14:paraId="5220B16B" w14:textId="77777777" w:rsidR="0093061D" w:rsidRPr="00943A99" w:rsidRDefault="0093061D" w:rsidP="00F71CC4">
            <w:pPr>
              <w:contextualSpacing/>
              <w:jc w:val="center"/>
            </w:pPr>
          </w:p>
        </w:tc>
        <w:tc>
          <w:tcPr>
            <w:tcW w:w="1440" w:type="dxa"/>
          </w:tcPr>
          <w:p w14:paraId="4B433781" w14:textId="77777777" w:rsidR="0093061D" w:rsidRPr="00943A99" w:rsidRDefault="0093061D" w:rsidP="00F71CC4">
            <w:pPr>
              <w:contextualSpacing/>
              <w:jc w:val="center"/>
            </w:pPr>
          </w:p>
        </w:tc>
        <w:tc>
          <w:tcPr>
            <w:tcW w:w="1080" w:type="dxa"/>
          </w:tcPr>
          <w:p w14:paraId="6CB51D56" w14:textId="77777777" w:rsidR="0093061D" w:rsidRPr="00943A99" w:rsidRDefault="0093061D" w:rsidP="00F71CC4">
            <w:pPr>
              <w:contextualSpacing/>
              <w:jc w:val="center"/>
            </w:pPr>
          </w:p>
        </w:tc>
        <w:tc>
          <w:tcPr>
            <w:tcW w:w="1396" w:type="dxa"/>
          </w:tcPr>
          <w:p w14:paraId="7B336566" w14:textId="77777777" w:rsidR="0093061D" w:rsidRPr="00943A99" w:rsidRDefault="0093061D" w:rsidP="00F71CC4">
            <w:pPr>
              <w:contextualSpacing/>
              <w:jc w:val="center"/>
            </w:pPr>
          </w:p>
        </w:tc>
        <w:tc>
          <w:tcPr>
            <w:tcW w:w="1440" w:type="dxa"/>
          </w:tcPr>
          <w:p w14:paraId="7DC5EF50" w14:textId="77777777" w:rsidR="0093061D" w:rsidRPr="00943A99" w:rsidRDefault="0093061D" w:rsidP="00F71CC4">
            <w:pPr>
              <w:contextualSpacing/>
              <w:jc w:val="center"/>
            </w:pPr>
          </w:p>
        </w:tc>
        <w:tc>
          <w:tcPr>
            <w:tcW w:w="1080" w:type="dxa"/>
          </w:tcPr>
          <w:p w14:paraId="2D7ADA9B" w14:textId="77777777" w:rsidR="0093061D" w:rsidRPr="00943A99" w:rsidRDefault="0093061D" w:rsidP="00F71CC4">
            <w:pPr>
              <w:contextualSpacing/>
              <w:jc w:val="center"/>
            </w:pPr>
          </w:p>
        </w:tc>
        <w:tc>
          <w:tcPr>
            <w:tcW w:w="1800" w:type="dxa"/>
          </w:tcPr>
          <w:p w14:paraId="5D21409A" w14:textId="77777777" w:rsidR="0093061D" w:rsidRPr="00943A99" w:rsidRDefault="0093061D" w:rsidP="00F71CC4">
            <w:pPr>
              <w:contextualSpacing/>
              <w:jc w:val="center"/>
            </w:pPr>
          </w:p>
        </w:tc>
      </w:tr>
      <w:tr w:rsidR="0093061D" w14:paraId="497255B4" w14:textId="2D18BE32" w:rsidTr="00657266">
        <w:trPr>
          <w:trHeight w:val="20"/>
          <w:jc w:val="center"/>
        </w:trPr>
        <w:tc>
          <w:tcPr>
            <w:tcW w:w="714" w:type="dxa"/>
          </w:tcPr>
          <w:p w14:paraId="4BE41B56" w14:textId="77777777" w:rsidR="0093061D" w:rsidRDefault="0093061D" w:rsidP="00F71CC4">
            <w:pPr>
              <w:contextualSpacing/>
              <w:jc w:val="center"/>
              <w:rPr>
                <w:b/>
              </w:rPr>
            </w:pPr>
            <w:r>
              <w:rPr>
                <w:b/>
              </w:rPr>
              <w:t>1</w:t>
            </w:r>
          </w:p>
        </w:tc>
        <w:tc>
          <w:tcPr>
            <w:tcW w:w="1081" w:type="dxa"/>
          </w:tcPr>
          <w:p w14:paraId="08F99C6B" w14:textId="77777777" w:rsidR="0093061D" w:rsidRPr="00943A99" w:rsidRDefault="0093061D" w:rsidP="00F71CC4">
            <w:pPr>
              <w:contextualSpacing/>
              <w:jc w:val="center"/>
            </w:pPr>
          </w:p>
        </w:tc>
        <w:tc>
          <w:tcPr>
            <w:tcW w:w="1533" w:type="dxa"/>
          </w:tcPr>
          <w:p w14:paraId="6AF2771B" w14:textId="77777777" w:rsidR="0093061D" w:rsidRPr="00943A99" w:rsidRDefault="0093061D" w:rsidP="00F71CC4">
            <w:pPr>
              <w:contextualSpacing/>
              <w:jc w:val="center"/>
            </w:pPr>
          </w:p>
        </w:tc>
        <w:tc>
          <w:tcPr>
            <w:tcW w:w="1440" w:type="dxa"/>
          </w:tcPr>
          <w:p w14:paraId="72D03686" w14:textId="77777777" w:rsidR="0093061D" w:rsidRPr="00943A99" w:rsidRDefault="0093061D" w:rsidP="00F71CC4">
            <w:pPr>
              <w:contextualSpacing/>
              <w:jc w:val="center"/>
            </w:pPr>
          </w:p>
        </w:tc>
        <w:tc>
          <w:tcPr>
            <w:tcW w:w="1080" w:type="dxa"/>
          </w:tcPr>
          <w:p w14:paraId="38C8AC4A" w14:textId="77777777" w:rsidR="0093061D" w:rsidRPr="00943A99" w:rsidRDefault="0093061D" w:rsidP="00F71CC4">
            <w:pPr>
              <w:contextualSpacing/>
              <w:jc w:val="center"/>
            </w:pPr>
          </w:p>
        </w:tc>
        <w:tc>
          <w:tcPr>
            <w:tcW w:w="1396" w:type="dxa"/>
          </w:tcPr>
          <w:p w14:paraId="0586653C" w14:textId="77777777" w:rsidR="0093061D" w:rsidRPr="00943A99" w:rsidRDefault="0093061D" w:rsidP="00F71CC4">
            <w:pPr>
              <w:contextualSpacing/>
              <w:jc w:val="center"/>
            </w:pPr>
          </w:p>
        </w:tc>
        <w:tc>
          <w:tcPr>
            <w:tcW w:w="1440" w:type="dxa"/>
          </w:tcPr>
          <w:p w14:paraId="0FE653D1" w14:textId="77777777" w:rsidR="0093061D" w:rsidRPr="00943A99" w:rsidRDefault="0093061D" w:rsidP="00F71CC4">
            <w:pPr>
              <w:contextualSpacing/>
              <w:jc w:val="center"/>
            </w:pPr>
          </w:p>
        </w:tc>
        <w:tc>
          <w:tcPr>
            <w:tcW w:w="1080" w:type="dxa"/>
          </w:tcPr>
          <w:p w14:paraId="122A2211" w14:textId="77777777" w:rsidR="0093061D" w:rsidRPr="00943A99" w:rsidRDefault="0093061D" w:rsidP="00F71CC4">
            <w:pPr>
              <w:contextualSpacing/>
              <w:jc w:val="center"/>
            </w:pPr>
          </w:p>
        </w:tc>
        <w:tc>
          <w:tcPr>
            <w:tcW w:w="1800" w:type="dxa"/>
          </w:tcPr>
          <w:p w14:paraId="75698EEF" w14:textId="77777777" w:rsidR="0093061D" w:rsidRPr="00943A99" w:rsidRDefault="0093061D" w:rsidP="00F71CC4">
            <w:pPr>
              <w:contextualSpacing/>
              <w:jc w:val="center"/>
            </w:pPr>
          </w:p>
        </w:tc>
      </w:tr>
      <w:tr w:rsidR="0093061D" w14:paraId="6DC571B5" w14:textId="3580EDAB" w:rsidTr="00657266">
        <w:trPr>
          <w:trHeight w:val="20"/>
          <w:jc w:val="center"/>
        </w:trPr>
        <w:tc>
          <w:tcPr>
            <w:tcW w:w="714" w:type="dxa"/>
          </w:tcPr>
          <w:p w14:paraId="424EC6D0" w14:textId="77777777" w:rsidR="0093061D" w:rsidRDefault="0093061D" w:rsidP="00F71CC4">
            <w:pPr>
              <w:contextualSpacing/>
              <w:jc w:val="center"/>
              <w:rPr>
                <w:b/>
              </w:rPr>
            </w:pPr>
            <w:r>
              <w:rPr>
                <w:b/>
              </w:rPr>
              <w:t>2</w:t>
            </w:r>
          </w:p>
        </w:tc>
        <w:tc>
          <w:tcPr>
            <w:tcW w:w="1081" w:type="dxa"/>
          </w:tcPr>
          <w:p w14:paraId="632DED08" w14:textId="77777777" w:rsidR="0093061D" w:rsidRPr="00943A99" w:rsidRDefault="0093061D" w:rsidP="00F71CC4">
            <w:pPr>
              <w:contextualSpacing/>
              <w:jc w:val="center"/>
            </w:pPr>
          </w:p>
        </w:tc>
        <w:tc>
          <w:tcPr>
            <w:tcW w:w="1533" w:type="dxa"/>
          </w:tcPr>
          <w:p w14:paraId="73EB3314" w14:textId="77777777" w:rsidR="0093061D" w:rsidRPr="00943A99" w:rsidRDefault="0093061D" w:rsidP="00F71CC4">
            <w:pPr>
              <w:contextualSpacing/>
              <w:jc w:val="center"/>
            </w:pPr>
          </w:p>
        </w:tc>
        <w:tc>
          <w:tcPr>
            <w:tcW w:w="1440" w:type="dxa"/>
          </w:tcPr>
          <w:p w14:paraId="21138B0A" w14:textId="77777777" w:rsidR="0093061D" w:rsidRPr="00943A99" w:rsidRDefault="0093061D" w:rsidP="00F71CC4">
            <w:pPr>
              <w:contextualSpacing/>
              <w:jc w:val="center"/>
            </w:pPr>
          </w:p>
        </w:tc>
        <w:tc>
          <w:tcPr>
            <w:tcW w:w="1080" w:type="dxa"/>
          </w:tcPr>
          <w:p w14:paraId="05C9D361" w14:textId="77777777" w:rsidR="0093061D" w:rsidRPr="00943A99" w:rsidRDefault="0093061D" w:rsidP="00F71CC4">
            <w:pPr>
              <w:contextualSpacing/>
              <w:jc w:val="center"/>
            </w:pPr>
          </w:p>
        </w:tc>
        <w:tc>
          <w:tcPr>
            <w:tcW w:w="1396" w:type="dxa"/>
          </w:tcPr>
          <w:p w14:paraId="2ABEF46D" w14:textId="77777777" w:rsidR="0093061D" w:rsidRPr="00943A99" w:rsidRDefault="0093061D" w:rsidP="00F71CC4">
            <w:pPr>
              <w:contextualSpacing/>
              <w:jc w:val="center"/>
            </w:pPr>
          </w:p>
        </w:tc>
        <w:tc>
          <w:tcPr>
            <w:tcW w:w="1440" w:type="dxa"/>
          </w:tcPr>
          <w:p w14:paraId="7AB3B84F" w14:textId="77777777" w:rsidR="0093061D" w:rsidRPr="00943A99" w:rsidRDefault="0093061D" w:rsidP="00F71CC4">
            <w:pPr>
              <w:contextualSpacing/>
              <w:jc w:val="center"/>
            </w:pPr>
          </w:p>
        </w:tc>
        <w:tc>
          <w:tcPr>
            <w:tcW w:w="1080" w:type="dxa"/>
          </w:tcPr>
          <w:p w14:paraId="5BB2B02D" w14:textId="77777777" w:rsidR="0093061D" w:rsidRPr="00943A99" w:rsidRDefault="0093061D" w:rsidP="00F71CC4">
            <w:pPr>
              <w:contextualSpacing/>
              <w:jc w:val="center"/>
            </w:pPr>
          </w:p>
        </w:tc>
        <w:tc>
          <w:tcPr>
            <w:tcW w:w="1800" w:type="dxa"/>
          </w:tcPr>
          <w:p w14:paraId="711D8363" w14:textId="77777777" w:rsidR="0093061D" w:rsidRPr="00943A99" w:rsidRDefault="0093061D" w:rsidP="00F71CC4">
            <w:pPr>
              <w:contextualSpacing/>
              <w:jc w:val="center"/>
            </w:pPr>
          </w:p>
        </w:tc>
      </w:tr>
      <w:tr w:rsidR="0093061D" w14:paraId="749728A7" w14:textId="4EA02A0A" w:rsidTr="00657266">
        <w:trPr>
          <w:trHeight w:val="20"/>
          <w:jc w:val="center"/>
        </w:trPr>
        <w:tc>
          <w:tcPr>
            <w:tcW w:w="714" w:type="dxa"/>
          </w:tcPr>
          <w:p w14:paraId="4AA8174D" w14:textId="77777777" w:rsidR="0093061D" w:rsidRDefault="0093061D" w:rsidP="00F71CC4">
            <w:pPr>
              <w:contextualSpacing/>
              <w:jc w:val="center"/>
              <w:rPr>
                <w:b/>
              </w:rPr>
            </w:pPr>
            <w:r>
              <w:rPr>
                <w:b/>
              </w:rPr>
              <w:t>3</w:t>
            </w:r>
          </w:p>
        </w:tc>
        <w:tc>
          <w:tcPr>
            <w:tcW w:w="1081" w:type="dxa"/>
          </w:tcPr>
          <w:p w14:paraId="2D92CA34" w14:textId="77777777" w:rsidR="0093061D" w:rsidRPr="00943A99" w:rsidRDefault="0093061D" w:rsidP="00F71CC4">
            <w:pPr>
              <w:contextualSpacing/>
              <w:jc w:val="center"/>
            </w:pPr>
          </w:p>
        </w:tc>
        <w:tc>
          <w:tcPr>
            <w:tcW w:w="1533" w:type="dxa"/>
          </w:tcPr>
          <w:p w14:paraId="7363EF93" w14:textId="77777777" w:rsidR="0093061D" w:rsidRPr="00943A99" w:rsidRDefault="0093061D" w:rsidP="00F71CC4">
            <w:pPr>
              <w:contextualSpacing/>
              <w:jc w:val="center"/>
            </w:pPr>
          </w:p>
        </w:tc>
        <w:tc>
          <w:tcPr>
            <w:tcW w:w="1440" w:type="dxa"/>
          </w:tcPr>
          <w:p w14:paraId="5BEACD91" w14:textId="77777777" w:rsidR="0093061D" w:rsidRPr="00943A99" w:rsidRDefault="0093061D" w:rsidP="00F71CC4">
            <w:pPr>
              <w:contextualSpacing/>
              <w:jc w:val="center"/>
            </w:pPr>
          </w:p>
        </w:tc>
        <w:tc>
          <w:tcPr>
            <w:tcW w:w="1080" w:type="dxa"/>
          </w:tcPr>
          <w:p w14:paraId="59DD148F" w14:textId="77777777" w:rsidR="0093061D" w:rsidRPr="00943A99" w:rsidRDefault="0093061D" w:rsidP="00F71CC4">
            <w:pPr>
              <w:contextualSpacing/>
              <w:jc w:val="center"/>
            </w:pPr>
          </w:p>
        </w:tc>
        <w:tc>
          <w:tcPr>
            <w:tcW w:w="1396" w:type="dxa"/>
          </w:tcPr>
          <w:p w14:paraId="116A8679" w14:textId="77777777" w:rsidR="0093061D" w:rsidRPr="00943A99" w:rsidRDefault="0093061D" w:rsidP="00F71CC4">
            <w:pPr>
              <w:contextualSpacing/>
              <w:jc w:val="center"/>
            </w:pPr>
          </w:p>
        </w:tc>
        <w:tc>
          <w:tcPr>
            <w:tcW w:w="1440" w:type="dxa"/>
          </w:tcPr>
          <w:p w14:paraId="3EB57F3D" w14:textId="77777777" w:rsidR="0093061D" w:rsidRPr="00943A99" w:rsidRDefault="0093061D" w:rsidP="00F71CC4">
            <w:pPr>
              <w:contextualSpacing/>
              <w:jc w:val="center"/>
            </w:pPr>
          </w:p>
        </w:tc>
        <w:tc>
          <w:tcPr>
            <w:tcW w:w="1080" w:type="dxa"/>
          </w:tcPr>
          <w:p w14:paraId="53DF123D" w14:textId="77777777" w:rsidR="0093061D" w:rsidRPr="00943A99" w:rsidRDefault="0093061D" w:rsidP="00F71CC4">
            <w:pPr>
              <w:contextualSpacing/>
              <w:jc w:val="center"/>
            </w:pPr>
          </w:p>
        </w:tc>
        <w:tc>
          <w:tcPr>
            <w:tcW w:w="1800" w:type="dxa"/>
          </w:tcPr>
          <w:p w14:paraId="2FCB8826" w14:textId="77777777" w:rsidR="0093061D" w:rsidRPr="00943A99" w:rsidRDefault="0093061D" w:rsidP="00F71CC4">
            <w:pPr>
              <w:contextualSpacing/>
              <w:jc w:val="center"/>
            </w:pPr>
          </w:p>
        </w:tc>
      </w:tr>
      <w:tr w:rsidR="0093061D" w14:paraId="181CC05D" w14:textId="35B30311" w:rsidTr="00657266">
        <w:trPr>
          <w:trHeight w:val="20"/>
          <w:jc w:val="center"/>
        </w:trPr>
        <w:tc>
          <w:tcPr>
            <w:tcW w:w="714" w:type="dxa"/>
          </w:tcPr>
          <w:p w14:paraId="65FF8401" w14:textId="77777777" w:rsidR="0093061D" w:rsidRDefault="0093061D" w:rsidP="00F71CC4">
            <w:pPr>
              <w:contextualSpacing/>
              <w:jc w:val="center"/>
              <w:rPr>
                <w:b/>
              </w:rPr>
            </w:pPr>
            <w:r>
              <w:rPr>
                <w:b/>
              </w:rPr>
              <w:t>4</w:t>
            </w:r>
          </w:p>
        </w:tc>
        <w:tc>
          <w:tcPr>
            <w:tcW w:w="1081" w:type="dxa"/>
          </w:tcPr>
          <w:p w14:paraId="16780597" w14:textId="77777777" w:rsidR="0093061D" w:rsidRPr="00943A99" w:rsidRDefault="0093061D" w:rsidP="00F71CC4">
            <w:pPr>
              <w:contextualSpacing/>
              <w:jc w:val="center"/>
            </w:pPr>
          </w:p>
        </w:tc>
        <w:tc>
          <w:tcPr>
            <w:tcW w:w="1533" w:type="dxa"/>
          </w:tcPr>
          <w:p w14:paraId="157B2290" w14:textId="77777777" w:rsidR="0093061D" w:rsidRPr="00943A99" w:rsidRDefault="0093061D" w:rsidP="00F71CC4">
            <w:pPr>
              <w:contextualSpacing/>
              <w:jc w:val="center"/>
            </w:pPr>
          </w:p>
        </w:tc>
        <w:tc>
          <w:tcPr>
            <w:tcW w:w="1440" w:type="dxa"/>
          </w:tcPr>
          <w:p w14:paraId="2FE9A456" w14:textId="77777777" w:rsidR="0093061D" w:rsidRPr="00943A99" w:rsidRDefault="0093061D" w:rsidP="00F71CC4">
            <w:pPr>
              <w:contextualSpacing/>
              <w:jc w:val="center"/>
            </w:pPr>
          </w:p>
        </w:tc>
        <w:tc>
          <w:tcPr>
            <w:tcW w:w="1080" w:type="dxa"/>
          </w:tcPr>
          <w:p w14:paraId="31524FA9" w14:textId="77777777" w:rsidR="0093061D" w:rsidRPr="00943A99" w:rsidRDefault="0093061D" w:rsidP="00F71CC4">
            <w:pPr>
              <w:contextualSpacing/>
              <w:jc w:val="center"/>
            </w:pPr>
          </w:p>
        </w:tc>
        <w:tc>
          <w:tcPr>
            <w:tcW w:w="1396" w:type="dxa"/>
          </w:tcPr>
          <w:p w14:paraId="3DC6C6C2" w14:textId="77777777" w:rsidR="0093061D" w:rsidRPr="00943A99" w:rsidRDefault="0093061D" w:rsidP="00F71CC4">
            <w:pPr>
              <w:contextualSpacing/>
              <w:jc w:val="center"/>
            </w:pPr>
          </w:p>
        </w:tc>
        <w:tc>
          <w:tcPr>
            <w:tcW w:w="1440" w:type="dxa"/>
          </w:tcPr>
          <w:p w14:paraId="0DC3DB71" w14:textId="77777777" w:rsidR="0093061D" w:rsidRPr="00943A99" w:rsidRDefault="0093061D" w:rsidP="00F71CC4">
            <w:pPr>
              <w:contextualSpacing/>
              <w:jc w:val="center"/>
            </w:pPr>
          </w:p>
        </w:tc>
        <w:tc>
          <w:tcPr>
            <w:tcW w:w="1080" w:type="dxa"/>
          </w:tcPr>
          <w:p w14:paraId="2DC64529" w14:textId="77777777" w:rsidR="0093061D" w:rsidRPr="00943A99" w:rsidRDefault="0093061D" w:rsidP="00F71CC4">
            <w:pPr>
              <w:contextualSpacing/>
              <w:jc w:val="center"/>
            </w:pPr>
          </w:p>
        </w:tc>
        <w:tc>
          <w:tcPr>
            <w:tcW w:w="1800" w:type="dxa"/>
          </w:tcPr>
          <w:p w14:paraId="2A57F7D5" w14:textId="77777777" w:rsidR="0093061D" w:rsidRPr="00943A99" w:rsidRDefault="0093061D" w:rsidP="00F71CC4">
            <w:pPr>
              <w:contextualSpacing/>
              <w:jc w:val="center"/>
            </w:pPr>
          </w:p>
        </w:tc>
      </w:tr>
      <w:tr w:rsidR="0093061D" w14:paraId="51AED0BB" w14:textId="72D28754" w:rsidTr="00657266">
        <w:trPr>
          <w:trHeight w:val="20"/>
          <w:jc w:val="center"/>
        </w:trPr>
        <w:tc>
          <w:tcPr>
            <w:tcW w:w="714" w:type="dxa"/>
          </w:tcPr>
          <w:p w14:paraId="220C7997" w14:textId="77777777" w:rsidR="0093061D" w:rsidRDefault="0093061D" w:rsidP="00F71CC4">
            <w:pPr>
              <w:contextualSpacing/>
              <w:jc w:val="center"/>
              <w:rPr>
                <w:b/>
              </w:rPr>
            </w:pPr>
            <w:r>
              <w:rPr>
                <w:b/>
              </w:rPr>
              <w:t>5</w:t>
            </w:r>
          </w:p>
        </w:tc>
        <w:tc>
          <w:tcPr>
            <w:tcW w:w="1081" w:type="dxa"/>
          </w:tcPr>
          <w:p w14:paraId="53A16C79" w14:textId="77777777" w:rsidR="0093061D" w:rsidRPr="00943A99" w:rsidRDefault="0093061D" w:rsidP="00F71CC4">
            <w:pPr>
              <w:contextualSpacing/>
              <w:jc w:val="center"/>
            </w:pPr>
          </w:p>
        </w:tc>
        <w:tc>
          <w:tcPr>
            <w:tcW w:w="1533" w:type="dxa"/>
          </w:tcPr>
          <w:p w14:paraId="72CB36E5" w14:textId="77777777" w:rsidR="0093061D" w:rsidRPr="00943A99" w:rsidRDefault="0093061D" w:rsidP="00F71CC4">
            <w:pPr>
              <w:contextualSpacing/>
              <w:jc w:val="center"/>
            </w:pPr>
          </w:p>
        </w:tc>
        <w:tc>
          <w:tcPr>
            <w:tcW w:w="1440" w:type="dxa"/>
          </w:tcPr>
          <w:p w14:paraId="7905E054" w14:textId="77777777" w:rsidR="0093061D" w:rsidRPr="00943A99" w:rsidRDefault="0093061D" w:rsidP="00F71CC4">
            <w:pPr>
              <w:contextualSpacing/>
              <w:jc w:val="center"/>
            </w:pPr>
          </w:p>
        </w:tc>
        <w:tc>
          <w:tcPr>
            <w:tcW w:w="1080" w:type="dxa"/>
          </w:tcPr>
          <w:p w14:paraId="717C0181" w14:textId="77777777" w:rsidR="0093061D" w:rsidRPr="00943A99" w:rsidRDefault="0093061D" w:rsidP="00F71CC4">
            <w:pPr>
              <w:contextualSpacing/>
              <w:jc w:val="center"/>
            </w:pPr>
          </w:p>
        </w:tc>
        <w:tc>
          <w:tcPr>
            <w:tcW w:w="1396" w:type="dxa"/>
          </w:tcPr>
          <w:p w14:paraId="3D52AFF8" w14:textId="77777777" w:rsidR="0093061D" w:rsidRPr="00943A99" w:rsidRDefault="0093061D" w:rsidP="00F71CC4">
            <w:pPr>
              <w:contextualSpacing/>
              <w:jc w:val="center"/>
            </w:pPr>
          </w:p>
        </w:tc>
        <w:tc>
          <w:tcPr>
            <w:tcW w:w="1440" w:type="dxa"/>
          </w:tcPr>
          <w:p w14:paraId="28358B8C" w14:textId="77777777" w:rsidR="0093061D" w:rsidRPr="00943A99" w:rsidRDefault="0093061D" w:rsidP="00F71CC4">
            <w:pPr>
              <w:contextualSpacing/>
              <w:jc w:val="center"/>
            </w:pPr>
          </w:p>
        </w:tc>
        <w:tc>
          <w:tcPr>
            <w:tcW w:w="1080" w:type="dxa"/>
          </w:tcPr>
          <w:p w14:paraId="29373428" w14:textId="77777777" w:rsidR="0093061D" w:rsidRPr="00943A99" w:rsidRDefault="0093061D" w:rsidP="00F71CC4">
            <w:pPr>
              <w:contextualSpacing/>
              <w:jc w:val="center"/>
            </w:pPr>
          </w:p>
        </w:tc>
        <w:tc>
          <w:tcPr>
            <w:tcW w:w="1800" w:type="dxa"/>
          </w:tcPr>
          <w:p w14:paraId="45D8A225" w14:textId="77777777" w:rsidR="0093061D" w:rsidRPr="00943A99" w:rsidRDefault="0093061D" w:rsidP="00F71CC4">
            <w:pPr>
              <w:contextualSpacing/>
              <w:jc w:val="center"/>
            </w:pPr>
          </w:p>
        </w:tc>
      </w:tr>
    </w:tbl>
    <w:p w14:paraId="1B5B2079" w14:textId="77777777" w:rsidR="006A5FEF" w:rsidRDefault="006A5FEF" w:rsidP="001512DD">
      <w:pPr>
        <w:spacing w:after="0" w:line="240" w:lineRule="auto"/>
        <w:contextualSpacing/>
      </w:pPr>
    </w:p>
    <w:p w14:paraId="55B7AC6B" w14:textId="0244F933" w:rsidR="00F71CC4" w:rsidRDefault="00F71CC4">
      <w:r>
        <w:br w:type="page"/>
      </w:r>
    </w:p>
    <w:p w14:paraId="700E80C4" w14:textId="70868CAB" w:rsidR="00657266" w:rsidRPr="00657266" w:rsidRDefault="00657266" w:rsidP="00657266">
      <w:pPr>
        <w:spacing w:after="0" w:line="240" w:lineRule="auto"/>
        <w:contextualSpacing/>
        <w:rPr>
          <w:b/>
        </w:rPr>
      </w:pPr>
      <w:r w:rsidRPr="001512DD">
        <w:rPr>
          <w:b/>
        </w:rPr>
        <w:lastRenderedPageBreak/>
        <w:t xml:space="preserve">SECTION </w:t>
      </w:r>
      <w:r>
        <w:rPr>
          <w:b/>
        </w:rPr>
        <w:t>D</w:t>
      </w:r>
      <w:r w:rsidRPr="001512DD">
        <w:rPr>
          <w:b/>
        </w:rPr>
        <w:t>: FOREST CONSERVATION AND RESOURCE VALUATION</w:t>
      </w:r>
    </w:p>
    <w:tbl>
      <w:tblPr>
        <w:tblStyle w:val="TableGrid"/>
        <w:tblW w:w="12665" w:type="dxa"/>
        <w:jc w:val="center"/>
        <w:tblInd w:w="-539" w:type="dxa"/>
        <w:tblLayout w:type="fixed"/>
        <w:tblCellMar>
          <w:left w:w="29" w:type="dxa"/>
          <w:right w:w="29" w:type="dxa"/>
        </w:tblCellMar>
        <w:tblLook w:val="04A0" w:firstRow="1" w:lastRow="0" w:firstColumn="1" w:lastColumn="0" w:noHBand="0" w:noVBand="1"/>
      </w:tblPr>
      <w:tblGrid>
        <w:gridCol w:w="715"/>
        <w:gridCol w:w="1045"/>
        <w:gridCol w:w="1641"/>
        <w:gridCol w:w="1224"/>
        <w:gridCol w:w="1440"/>
        <w:gridCol w:w="1266"/>
        <w:gridCol w:w="1691"/>
        <w:gridCol w:w="1692"/>
        <w:gridCol w:w="1049"/>
        <w:gridCol w:w="902"/>
      </w:tblGrid>
      <w:tr w:rsidR="00657266" w:rsidRPr="00943A99" w14:paraId="381A27E5" w14:textId="77777777" w:rsidTr="00CE542E">
        <w:trPr>
          <w:trHeight w:val="20"/>
          <w:jc w:val="center"/>
        </w:trPr>
        <w:tc>
          <w:tcPr>
            <w:tcW w:w="715" w:type="dxa"/>
          </w:tcPr>
          <w:p w14:paraId="6A41780B" w14:textId="77777777" w:rsidR="00657266" w:rsidRPr="00943A99" w:rsidRDefault="00657266" w:rsidP="00F71CC4">
            <w:pPr>
              <w:contextualSpacing/>
              <w:jc w:val="center"/>
              <w:rPr>
                <w:b/>
              </w:rPr>
            </w:pPr>
          </w:p>
        </w:tc>
        <w:tc>
          <w:tcPr>
            <w:tcW w:w="1045" w:type="dxa"/>
          </w:tcPr>
          <w:p w14:paraId="6CA7386D" w14:textId="77777777" w:rsidR="00657266" w:rsidRPr="00943A99" w:rsidRDefault="00657266" w:rsidP="00657266">
            <w:pPr>
              <w:contextualSpacing/>
            </w:pPr>
          </w:p>
        </w:tc>
        <w:tc>
          <w:tcPr>
            <w:tcW w:w="1641" w:type="dxa"/>
          </w:tcPr>
          <w:p w14:paraId="662CA628" w14:textId="3A730B3B" w:rsidR="00657266" w:rsidRPr="00631E8D" w:rsidRDefault="00CE542E" w:rsidP="00657266">
            <w:pPr>
              <w:contextualSpacing/>
              <w:rPr>
                <w:rFonts w:ascii="Calibri" w:eastAsia="Calibri" w:hAnsi="Calibri" w:cs="Times New Roman"/>
              </w:rPr>
            </w:pPr>
            <w:r>
              <w:rPr>
                <w:rFonts w:ascii="Calibri" w:eastAsia="Calibri" w:hAnsi="Calibri" w:cs="Times New Roman"/>
              </w:rPr>
              <w:t>D.19</w:t>
            </w:r>
          </w:p>
        </w:tc>
        <w:tc>
          <w:tcPr>
            <w:tcW w:w="1224" w:type="dxa"/>
          </w:tcPr>
          <w:p w14:paraId="59EF3069" w14:textId="6A829A51" w:rsidR="00657266" w:rsidRPr="00631E8D" w:rsidRDefault="00CE542E" w:rsidP="00657266">
            <w:pPr>
              <w:contextualSpacing/>
              <w:rPr>
                <w:rFonts w:ascii="Calibri" w:eastAsia="Calibri" w:hAnsi="Calibri" w:cs="Times New Roman"/>
              </w:rPr>
            </w:pPr>
            <w:r>
              <w:rPr>
                <w:rFonts w:ascii="Calibri" w:eastAsia="Calibri" w:hAnsi="Calibri" w:cs="Times New Roman"/>
              </w:rPr>
              <w:t>D.20</w:t>
            </w:r>
          </w:p>
        </w:tc>
        <w:tc>
          <w:tcPr>
            <w:tcW w:w="1440" w:type="dxa"/>
          </w:tcPr>
          <w:p w14:paraId="48210ADB" w14:textId="2F6704FF" w:rsidR="00657266" w:rsidRDefault="00CE542E" w:rsidP="00657266">
            <w:pPr>
              <w:contextualSpacing/>
              <w:rPr>
                <w:rFonts w:ascii="Calibri" w:eastAsia="Calibri" w:hAnsi="Calibri" w:cs="Arial"/>
              </w:rPr>
            </w:pPr>
            <w:r>
              <w:rPr>
                <w:rFonts w:ascii="Calibri" w:eastAsia="Calibri" w:hAnsi="Calibri" w:cs="Arial"/>
              </w:rPr>
              <w:t>D.21</w:t>
            </w:r>
          </w:p>
        </w:tc>
        <w:tc>
          <w:tcPr>
            <w:tcW w:w="1266" w:type="dxa"/>
          </w:tcPr>
          <w:p w14:paraId="36AA3DD0" w14:textId="1E376FDF" w:rsidR="00657266" w:rsidRPr="00631E8D" w:rsidRDefault="00CE542E" w:rsidP="00657266">
            <w:pPr>
              <w:contextualSpacing/>
              <w:rPr>
                <w:rFonts w:ascii="Calibri" w:eastAsia="Calibri" w:hAnsi="Calibri" w:cs="Arial"/>
              </w:rPr>
            </w:pPr>
            <w:r>
              <w:rPr>
                <w:rFonts w:ascii="Calibri" w:eastAsia="Calibri" w:hAnsi="Calibri" w:cs="Arial"/>
              </w:rPr>
              <w:t>D.22</w:t>
            </w:r>
          </w:p>
        </w:tc>
        <w:tc>
          <w:tcPr>
            <w:tcW w:w="1691" w:type="dxa"/>
          </w:tcPr>
          <w:p w14:paraId="3C122EA0" w14:textId="4FCB918E" w:rsidR="00657266" w:rsidRPr="00631E8D" w:rsidRDefault="00CE542E" w:rsidP="00657266">
            <w:pPr>
              <w:contextualSpacing/>
              <w:rPr>
                <w:rFonts w:ascii="Calibri" w:eastAsia="Calibri" w:hAnsi="Calibri" w:cs="Arial"/>
              </w:rPr>
            </w:pPr>
            <w:r>
              <w:rPr>
                <w:rFonts w:ascii="Calibri" w:eastAsia="Calibri" w:hAnsi="Calibri" w:cs="Arial"/>
              </w:rPr>
              <w:t>D.23</w:t>
            </w:r>
          </w:p>
        </w:tc>
        <w:tc>
          <w:tcPr>
            <w:tcW w:w="1692" w:type="dxa"/>
          </w:tcPr>
          <w:p w14:paraId="209396B4" w14:textId="4F9BE2BB" w:rsidR="00657266" w:rsidRPr="00631E8D" w:rsidRDefault="00CE542E" w:rsidP="00657266">
            <w:pPr>
              <w:contextualSpacing/>
              <w:rPr>
                <w:rFonts w:ascii="Calibri" w:eastAsia="Calibri" w:hAnsi="Calibri" w:cs="Arial"/>
              </w:rPr>
            </w:pPr>
            <w:r>
              <w:rPr>
                <w:rFonts w:ascii="Calibri" w:eastAsia="Calibri" w:hAnsi="Calibri" w:cs="Arial"/>
              </w:rPr>
              <w:t>D.24</w:t>
            </w:r>
          </w:p>
        </w:tc>
        <w:tc>
          <w:tcPr>
            <w:tcW w:w="1049" w:type="dxa"/>
          </w:tcPr>
          <w:p w14:paraId="5909446A" w14:textId="2A55FA39" w:rsidR="00657266" w:rsidRPr="00631E8D" w:rsidRDefault="00CE542E" w:rsidP="00657266">
            <w:pPr>
              <w:contextualSpacing/>
              <w:rPr>
                <w:rFonts w:ascii="Calibri" w:eastAsia="Calibri" w:hAnsi="Calibri" w:cs="Arial"/>
              </w:rPr>
            </w:pPr>
            <w:r>
              <w:rPr>
                <w:rFonts w:ascii="Calibri" w:eastAsia="Calibri" w:hAnsi="Calibri" w:cs="Arial"/>
              </w:rPr>
              <w:t>D.25</w:t>
            </w:r>
          </w:p>
        </w:tc>
        <w:tc>
          <w:tcPr>
            <w:tcW w:w="902" w:type="dxa"/>
          </w:tcPr>
          <w:p w14:paraId="53928C38" w14:textId="3F6D31D3" w:rsidR="00657266" w:rsidRPr="00631E8D" w:rsidRDefault="00CE542E" w:rsidP="00657266">
            <w:pPr>
              <w:ind w:left="-26" w:right="60" w:firstLine="26"/>
              <w:contextualSpacing/>
              <w:rPr>
                <w:rFonts w:ascii="Calibri" w:eastAsia="Calibri" w:hAnsi="Calibri" w:cs="Arial"/>
              </w:rPr>
            </w:pPr>
            <w:r>
              <w:rPr>
                <w:rFonts w:ascii="Calibri" w:eastAsia="Calibri" w:hAnsi="Calibri" w:cs="Arial"/>
              </w:rPr>
              <w:t>D.26</w:t>
            </w:r>
          </w:p>
        </w:tc>
      </w:tr>
      <w:tr w:rsidR="00F71CC4" w:rsidRPr="00943A99" w14:paraId="2C658184" w14:textId="006CBE40" w:rsidTr="00CE542E">
        <w:trPr>
          <w:trHeight w:val="20"/>
          <w:jc w:val="center"/>
        </w:trPr>
        <w:tc>
          <w:tcPr>
            <w:tcW w:w="715" w:type="dxa"/>
          </w:tcPr>
          <w:p w14:paraId="6F7AE82F" w14:textId="77777777" w:rsidR="00F71CC4" w:rsidRPr="00943A99" w:rsidRDefault="00F71CC4" w:rsidP="00F71CC4">
            <w:pPr>
              <w:contextualSpacing/>
              <w:jc w:val="center"/>
              <w:rPr>
                <w:b/>
              </w:rPr>
            </w:pPr>
            <w:r w:rsidRPr="00943A99">
              <w:rPr>
                <w:b/>
              </w:rPr>
              <w:t>Forest</w:t>
            </w:r>
          </w:p>
          <w:p w14:paraId="592A4C3B" w14:textId="77777777" w:rsidR="00F71CC4" w:rsidRPr="00943A99" w:rsidRDefault="00F71CC4" w:rsidP="00F71CC4">
            <w:pPr>
              <w:contextualSpacing/>
              <w:jc w:val="center"/>
              <w:rPr>
                <w:b/>
              </w:rPr>
            </w:pPr>
            <w:r w:rsidRPr="00943A99">
              <w:rPr>
                <w:b/>
              </w:rPr>
              <w:t>code</w:t>
            </w:r>
          </w:p>
        </w:tc>
        <w:tc>
          <w:tcPr>
            <w:tcW w:w="1045" w:type="dxa"/>
          </w:tcPr>
          <w:p w14:paraId="46BB68B2" w14:textId="77777777" w:rsidR="00F71CC4" w:rsidRPr="00943A99" w:rsidRDefault="00F71CC4" w:rsidP="00657266">
            <w:pPr>
              <w:contextualSpacing/>
            </w:pPr>
            <w:r w:rsidRPr="00943A99">
              <w:t>Name of the forest</w:t>
            </w:r>
          </w:p>
        </w:tc>
        <w:tc>
          <w:tcPr>
            <w:tcW w:w="1641" w:type="dxa"/>
          </w:tcPr>
          <w:p w14:paraId="602D966E" w14:textId="77777777" w:rsidR="00F71CC4" w:rsidRDefault="00F71CC4" w:rsidP="00657266">
            <w:pPr>
              <w:contextualSpacing/>
              <w:rPr>
                <w:rFonts w:ascii="Calibri" w:eastAsia="Calibri" w:hAnsi="Calibri" w:cs="Times New Roman"/>
              </w:rPr>
            </w:pPr>
            <w:r w:rsidRPr="00631E8D">
              <w:rPr>
                <w:rFonts w:ascii="Calibri" w:eastAsia="Calibri" w:hAnsi="Calibri" w:cs="Times New Roman"/>
              </w:rPr>
              <w:t>Are there some kinds of animals that you see in this forest that you did not see 5 years ago?</w:t>
            </w:r>
          </w:p>
          <w:p w14:paraId="4FF0EC9A" w14:textId="77777777" w:rsidR="00657266" w:rsidRDefault="00657266" w:rsidP="00657266">
            <w:pPr>
              <w:contextualSpacing/>
              <w:rPr>
                <w:rFonts w:ascii="Calibri" w:eastAsia="Calibri" w:hAnsi="Calibri" w:cs="Times New Roman"/>
              </w:rPr>
            </w:pPr>
            <w:r>
              <w:rPr>
                <w:rFonts w:ascii="Calibri" w:eastAsia="Calibri" w:hAnsi="Calibri" w:cs="Times New Roman"/>
              </w:rPr>
              <w:t>0=No</w:t>
            </w:r>
          </w:p>
          <w:p w14:paraId="7CFC39B7" w14:textId="77777777" w:rsidR="00657266" w:rsidRDefault="00657266" w:rsidP="00657266">
            <w:pPr>
              <w:contextualSpacing/>
              <w:rPr>
                <w:rFonts w:ascii="Calibri" w:eastAsia="Calibri" w:hAnsi="Calibri" w:cs="Times New Roman"/>
              </w:rPr>
            </w:pPr>
            <w:r>
              <w:rPr>
                <w:rFonts w:ascii="Calibri" w:eastAsia="Calibri" w:hAnsi="Calibri" w:cs="Times New Roman"/>
              </w:rPr>
              <w:t>1=Yes</w:t>
            </w:r>
          </w:p>
          <w:p w14:paraId="3CD2A1B2" w14:textId="733F2B33" w:rsidR="00657266" w:rsidRPr="00657266" w:rsidRDefault="00657266" w:rsidP="00657266">
            <w:pPr>
              <w:contextualSpacing/>
              <w:rPr>
                <w:i/>
              </w:rPr>
            </w:pPr>
            <w:r>
              <w:rPr>
                <w:rFonts w:ascii="Calibri" w:eastAsia="Calibri" w:hAnsi="Calibri" w:cs="Times New Roman"/>
                <w:i/>
              </w:rPr>
              <w:t xml:space="preserve">If 0, skip </w:t>
            </w:r>
          </w:p>
        </w:tc>
        <w:tc>
          <w:tcPr>
            <w:tcW w:w="1224" w:type="dxa"/>
          </w:tcPr>
          <w:p w14:paraId="5DF48D8D" w14:textId="327FA313" w:rsidR="00F71CC4" w:rsidRPr="00943A99" w:rsidRDefault="00F71CC4" w:rsidP="00657266">
            <w:pPr>
              <w:contextualSpacing/>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c>
          <w:tcPr>
            <w:tcW w:w="1440" w:type="dxa"/>
          </w:tcPr>
          <w:p w14:paraId="4B2DD390" w14:textId="10EFF242" w:rsidR="00F71CC4" w:rsidRPr="00943A99" w:rsidRDefault="00B30EB2" w:rsidP="00657266">
            <w:pPr>
              <w:contextualSpacing/>
            </w:pPr>
            <w:ins w:id="309" w:author="Aleta Haflett" w:date="2014-11-03T16:34:00Z">
              <w:r>
                <w:rPr>
                  <w:rFonts w:ascii="Calibri" w:eastAsia="Calibri" w:hAnsi="Calibri" w:cs="Arial"/>
                </w:rPr>
                <w:t>How many km is it from your home to the edge of the forest/wooded area</w:t>
              </w:r>
            </w:ins>
            <w:r w:rsidR="00F71CC4" w:rsidRPr="00631E8D">
              <w:rPr>
                <w:rFonts w:ascii="Calibri" w:eastAsia="Calibri" w:hAnsi="Calibri" w:cs="Arial"/>
              </w:rPr>
              <w:t>?</w:t>
            </w:r>
          </w:p>
        </w:tc>
        <w:tc>
          <w:tcPr>
            <w:tcW w:w="1266" w:type="dxa"/>
          </w:tcPr>
          <w:p w14:paraId="5C22111B" w14:textId="77777777" w:rsidR="00F71CC4" w:rsidRDefault="00F71CC4" w:rsidP="00657266">
            <w:pPr>
              <w:contextualSpacing/>
              <w:rPr>
                <w:rFonts w:ascii="Calibri" w:eastAsia="Calibri" w:hAnsi="Calibri" w:cs="Arial"/>
              </w:rPr>
            </w:pPr>
            <w:r w:rsidRPr="00631E8D">
              <w:rPr>
                <w:rFonts w:ascii="Calibri" w:eastAsia="Calibri" w:hAnsi="Calibri" w:cs="Arial"/>
              </w:rPr>
              <w:t>How does your HH access this forest?</w:t>
            </w:r>
          </w:p>
          <w:p w14:paraId="208E50A3" w14:textId="77777777" w:rsidR="00F71CC4" w:rsidRDefault="00F71CC4" w:rsidP="00657266">
            <w:pPr>
              <w:contextualSpacing/>
              <w:rPr>
                <w:rFonts w:ascii="Calibri" w:eastAsia="Calibri" w:hAnsi="Calibri" w:cs="Arial"/>
              </w:rPr>
            </w:pPr>
          </w:p>
          <w:p w14:paraId="6E41F5A6" w14:textId="77777777" w:rsidR="00F71CC4" w:rsidRDefault="00F71CC4" w:rsidP="00657266">
            <w:pPr>
              <w:contextualSpacing/>
              <w:rPr>
                <w:rFonts w:ascii="Calibri" w:eastAsia="Calibri" w:hAnsi="Calibri" w:cs="Arial"/>
              </w:rPr>
            </w:pPr>
            <w:r>
              <w:rPr>
                <w:rFonts w:ascii="Calibri" w:eastAsia="Calibri" w:hAnsi="Calibri" w:cs="Arial"/>
              </w:rPr>
              <w:t>1=Walk</w:t>
            </w:r>
          </w:p>
          <w:p w14:paraId="50174CE1" w14:textId="77777777" w:rsidR="00F71CC4" w:rsidRDefault="00F71CC4" w:rsidP="00657266">
            <w:pPr>
              <w:contextualSpacing/>
              <w:rPr>
                <w:rFonts w:ascii="Calibri" w:eastAsia="Calibri" w:hAnsi="Calibri" w:cs="Arial"/>
              </w:rPr>
            </w:pPr>
            <w:r>
              <w:rPr>
                <w:rFonts w:ascii="Calibri" w:eastAsia="Calibri" w:hAnsi="Calibri" w:cs="Arial"/>
              </w:rPr>
              <w:t>2=Bike</w:t>
            </w:r>
          </w:p>
          <w:p w14:paraId="381A0C9C" w14:textId="7208902F" w:rsidR="00F71CC4" w:rsidRPr="00943A99" w:rsidRDefault="00F71CC4" w:rsidP="00657266">
            <w:pPr>
              <w:contextualSpacing/>
            </w:pPr>
            <w:r>
              <w:rPr>
                <w:rFonts w:ascii="Calibri" w:eastAsia="Calibri" w:hAnsi="Calibri" w:cs="Arial"/>
              </w:rPr>
              <w:t>3=Car</w:t>
            </w:r>
          </w:p>
        </w:tc>
        <w:tc>
          <w:tcPr>
            <w:tcW w:w="1691" w:type="dxa"/>
          </w:tcPr>
          <w:p w14:paraId="661FF172" w14:textId="0BF847A7" w:rsidR="00F71CC4" w:rsidRPr="00943A99" w:rsidRDefault="00F71CC4" w:rsidP="00657266">
            <w:pPr>
              <w:contextualSpacing/>
            </w:pPr>
            <w:r w:rsidRPr="00631E8D">
              <w:rPr>
                <w:rFonts w:ascii="Calibri" w:eastAsia="Calibri" w:hAnsi="Calibri" w:cs="Arial"/>
              </w:rPr>
              <w:t>How long (minutes/hours) does it take your HH to access this forest?</w:t>
            </w:r>
          </w:p>
        </w:tc>
        <w:tc>
          <w:tcPr>
            <w:tcW w:w="1692" w:type="dxa"/>
          </w:tcPr>
          <w:p w14:paraId="457FD9AD" w14:textId="77777777" w:rsidR="00F71CC4" w:rsidRDefault="00F71CC4" w:rsidP="00657266">
            <w:pPr>
              <w:contextualSpacing/>
              <w:rPr>
                <w:rFonts w:ascii="Calibri" w:eastAsia="Calibri" w:hAnsi="Calibri" w:cs="Arial"/>
              </w:rPr>
            </w:pPr>
            <w:r w:rsidRPr="00631E8D">
              <w:rPr>
                <w:rFonts w:ascii="Calibri" w:eastAsia="Calibri" w:hAnsi="Calibri" w:cs="Arial"/>
              </w:rPr>
              <w:t>Have there been any restrictions on your HH’s access to this forest?</w:t>
            </w:r>
          </w:p>
          <w:p w14:paraId="54CEA547" w14:textId="77777777" w:rsidR="00F71CC4" w:rsidRDefault="00F71CC4" w:rsidP="00657266">
            <w:pPr>
              <w:contextualSpacing/>
              <w:rPr>
                <w:rFonts w:ascii="Calibri" w:eastAsia="Calibri" w:hAnsi="Calibri" w:cs="Times New Roman"/>
              </w:rPr>
            </w:pPr>
          </w:p>
          <w:p w14:paraId="16A7700F" w14:textId="6F5B2ABF" w:rsidR="00F71CC4" w:rsidRDefault="00CE542E" w:rsidP="00657266">
            <w:r>
              <w:t>0</w:t>
            </w:r>
            <w:r w:rsidR="00F71CC4">
              <w:t>=No</w:t>
            </w:r>
          </w:p>
          <w:p w14:paraId="3082AC11" w14:textId="366FD243" w:rsidR="00F71CC4" w:rsidRDefault="00CE542E" w:rsidP="00657266">
            <w:r>
              <w:t>1</w:t>
            </w:r>
            <w:r w:rsidR="00F71CC4">
              <w:t>=Yes</w:t>
            </w:r>
            <w:r w:rsidR="00F71CC4" w:rsidRPr="00F82CC8" w:rsidDel="00226116">
              <w:t xml:space="preserve"> </w:t>
            </w:r>
          </w:p>
          <w:p w14:paraId="26BFEFF6" w14:textId="0EF9ADB0" w:rsidR="00CE542E" w:rsidRPr="00CE542E" w:rsidRDefault="00CE542E" w:rsidP="00657266">
            <w:pPr>
              <w:contextualSpacing/>
              <w:rPr>
                <w:i/>
              </w:rPr>
            </w:pPr>
            <w:r>
              <w:rPr>
                <w:i/>
              </w:rPr>
              <w:t>If 0, skip to D.27</w:t>
            </w:r>
          </w:p>
        </w:tc>
        <w:tc>
          <w:tcPr>
            <w:tcW w:w="1049" w:type="dxa"/>
          </w:tcPr>
          <w:p w14:paraId="6F5A8521" w14:textId="29007A1E" w:rsidR="00F71CC4" w:rsidRPr="00631E8D" w:rsidRDefault="00F71CC4" w:rsidP="00657266">
            <w:pPr>
              <w:contextualSpacing/>
              <w:rPr>
                <w:rFonts w:ascii="Calibri" w:eastAsia="Calibri" w:hAnsi="Calibri" w:cs="Arial"/>
              </w:rPr>
            </w:pPr>
            <w:r w:rsidRPr="00631E8D">
              <w:rPr>
                <w:rFonts w:ascii="Calibri" w:eastAsia="Calibri" w:hAnsi="Calibri" w:cs="Arial"/>
              </w:rPr>
              <w:t>By whom?</w:t>
            </w:r>
          </w:p>
        </w:tc>
        <w:tc>
          <w:tcPr>
            <w:tcW w:w="902" w:type="dxa"/>
          </w:tcPr>
          <w:p w14:paraId="66CB525F" w14:textId="26F78988" w:rsidR="00F71CC4" w:rsidRPr="00631E8D" w:rsidRDefault="00F71CC4" w:rsidP="00657266">
            <w:pPr>
              <w:ind w:left="-26" w:right="60" w:firstLine="26"/>
              <w:contextualSpacing/>
              <w:rPr>
                <w:rFonts w:ascii="Calibri" w:eastAsia="Calibri" w:hAnsi="Calibri" w:cs="Arial"/>
              </w:rPr>
            </w:pPr>
            <w:r w:rsidRPr="00631E8D">
              <w:rPr>
                <w:rFonts w:ascii="Calibri" w:eastAsia="Calibri" w:hAnsi="Calibri" w:cs="Arial"/>
              </w:rPr>
              <w:t xml:space="preserve">For what reason? </w:t>
            </w:r>
            <w:ins w:id="310" w:author="McGee, Heather" w:date="2014-09-10T13:50:00Z">
              <w:r w:rsidRPr="00631E8D">
                <w:rPr>
                  <w:rFonts w:ascii="Calibri" w:eastAsia="Calibri" w:hAnsi="Calibri" w:cs="Arial"/>
                </w:rPr>
                <w:t xml:space="preserve"> </w:t>
              </w:r>
            </w:ins>
          </w:p>
        </w:tc>
      </w:tr>
      <w:tr w:rsidR="00F71CC4" w14:paraId="3852333C" w14:textId="2123FE66" w:rsidTr="00CE542E">
        <w:trPr>
          <w:trHeight w:val="20"/>
          <w:jc w:val="center"/>
        </w:trPr>
        <w:tc>
          <w:tcPr>
            <w:tcW w:w="715" w:type="dxa"/>
          </w:tcPr>
          <w:p w14:paraId="4D2673ED" w14:textId="68B1A656" w:rsidR="00F71CC4" w:rsidRDefault="00F71CC4" w:rsidP="00F71CC4">
            <w:pPr>
              <w:contextualSpacing/>
              <w:jc w:val="center"/>
              <w:rPr>
                <w:b/>
              </w:rPr>
            </w:pPr>
          </w:p>
        </w:tc>
        <w:tc>
          <w:tcPr>
            <w:tcW w:w="1045" w:type="dxa"/>
          </w:tcPr>
          <w:p w14:paraId="573A362B" w14:textId="77777777" w:rsidR="00F71CC4" w:rsidRPr="00943A99" w:rsidRDefault="00F71CC4" w:rsidP="00F71CC4">
            <w:pPr>
              <w:contextualSpacing/>
              <w:jc w:val="center"/>
            </w:pPr>
          </w:p>
        </w:tc>
        <w:tc>
          <w:tcPr>
            <w:tcW w:w="1641" w:type="dxa"/>
          </w:tcPr>
          <w:p w14:paraId="1F8B8300" w14:textId="77777777" w:rsidR="00F71CC4" w:rsidRPr="00943A99" w:rsidRDefault="00F71CC4" w:rsidP="00F71CC4">
            <w:pPr>
              <w:contextualSpacing/>
              <w:jc w:val="center"/>
            </w:pPr>
          </w:p>
        </w:tc>
        <w:tc>
          <w:tcPr>
            <w:tcW w:w="1224" w:type="dxa"/>
          </w:tcPr>
          <w:p w14:paraId="462D6560" w14:textId="77777777" w:rsidR="00F71CC4" w:rsidRPr="00943A99" w:rsidRDefault="00F71CC4" w:rsidP="00F71CC4">
            <w:pPr>
              <w:contextualSpacing/>
              <w:jc w:val="center"/>
            </w:pPr>
          </w:p>
        </w:tc>
        <w:tc>
          <w:tcPr>
            <w:tcW w:w="1440" w:type="dxa"/>
          </w:tcPr>
          <w:p w14:paraId="5696ED90" w14:textId="77777777" w:rsidR="00F71CC4" w:rsidRPr="00943A99" w:rsidRDefault="00F71CC4" w:rsidP="00F71CC4">
            <w:pPr>
              <w:contextualSpacing/>
              <w:jc w:val="center"/>
            </w:pPr>
          </w:p>
        </w:tc>
        <w:tc>
          <w:tcPr>
            <w:tcW w:w="1266" w:type="dxa"/>
          </w:tcPr>
          <w:p w14:paraId="77249768" w14:textId="77777777" w:rsidR="00F71CC4" w:rsidRPr="00943A99" w:rsidRDefault="00F71CC4" w:rsidP="00F71CC4">
            <w:pPr>
              <w:contextualSpacing/>
              <w:jc w:val="center"/>
            </w:pPr>
          </w:p>
        </w:tc>
        <w:tc>
          <w:tcPr>
            <w:tcW w:w="1691" w:type="dxa"/>
          </w:tcPr>
          <w:p w14:paraId="51D178C6" w14:textId="77777777" w:rsidR="00F71CC4" w:rsidRPr="00943A99" w:rsidRDefault="00F71CC4" w:rsidP="00657266">
            <w:pPr>
              <w:ind w:left="-95" w:firstLine="95"/>
              <w:contextualSpacing/>
              <w:jc w:val="center"/>
            </w:pPr>
          </w:p>
        </w:tc>
        <w:tc>
          <w:tcPr>
            <w:tcW w:w="1692" w:type="dxa"/>
          </w:tcPr>
          <w:p w14:paraId="6C1337D7" w14:textId="77777777" w:rsidR="00F71CC4" w:rsidRPr="00943A99" w:rsidRDefault="00F71CC4" w:rsidP="00F71CC4">
            <w:pPr>
              <w:contextualSpacing/>
              <w:jc w:val="center"/>
            </w:pPr>
          </w:p>
        </w:tc>
        <w:tc>
          <w:tcPr>
            <w:tcW w:w="1049" w:type="dxa"/>
          </w:tcPr>
          <w:p w14:paraId="149B0513" w14:textId="77777777" w:rsidR="00F71CC4" w:rsidRPr="00943A99" w:rsidRDefault="00F71CC4" w:rsidP="00F71CC4">
            <w:pPr>
              <w:contextualSpacing/>
              <w:jc w:val="center"/>
            </w:pPr>
          </w:p>
        </w:tc>
        <w:tc>
          <w:tcPr>
            <w:tcW w:w="902" w:type="dxa"/>
          </w:tcPr>
          <w:p w14:paraId="7CE365F8" w14:textId="77777777" w:rsidR="00F71CC4" w:rsidRPr="00943A99" w:rsidRDefault="00F71CC4" w:rsidP="00F71CC4">
            <w:pPr>
              <w:contextualSpacing/>
              <w:jc w:val="center"/>
            </w:pPr>
          </w:p>
        </w:tc>
      </w:tr>
      <w:tr w:rsidR="00F71CC4" w14:paraId="326D4B77" w14:textId="3ACBCFE8" w:rsidTr="00CE542E">
        <w:trPr>
          <w:trHeight w:val="20"/>
          <w:jc w:val="center"/>
        </w:trPr>
        <w:tc>
          <w:tcPr>
            <w:tcW w:w="715" w:type="dxa"/>
          </w:tcPr>
          <w:p w14:paraId="44844FA6" w14:textId="77777777" w:rsidR="00F71CC4" w:rsidRDefault="00F71CC4" w:rsidP="00F71CC4">
            <w:pPr>
              <w:contextualSpacing/>
              <w:jc w:val="center"/>
              <w:rPr>
                <w:b/>
              </w:rPr>
            </w:pPr>
            <w:r>
              <w:rPr>
                <w:b/>
              </w:rPr>
              <w:t>1</w:t>
            </w:r>
          </w:p>
        </w:tc>
        <w:tc>
          <w:tcPr>
            <w:tcW w:w="1045" w:type="dxa"/>
          </w:tcPr>
          <w:p w14:paraId="22F07EC1" w14:textId="77777777" w:rsidR="00F71CC4" w:rsidRPr="00943A99" w:rsidRDefault="00F71CC4" w:rsidP="00F71CC4">
            <w:pPr>
              <w:contextualSpacing/>
              <w:jc w:val="center"/>
            </w:pPr>
          </w:p>
        </w:tc>
        <w:tc>
          <w:tcPr>
            <w:tcW w:w="1641" w:type="dxa"/>
          </w:tcPr>
          <w:p w14:paraId="12B0E4FA" w14:textId="77777777" w:rsidR="00F71CC4" w:rsidRPr="00943A99" w:rsidRDefault="00F71CC4" w:rsidP="00F71CC4">
            <w:pPr>
              <w:contextualSpacing/>
              <w:jc w:val="center"/>
            </w:pPr>
          </w:p>
        </w:tc>
        <w:tc>
          <w:tcPr>
            <w:tcW w:w="1224" w:type="dxa"/>
          </w:tcPr>
          <w:p w14:paraId="274D009F" w14:textId="77777777" w:rsidR="00F71CC4" w:rsidRPr="00943A99" w:rsidRDefault="00F71CC4" w:rsidP="00F71CC4">
            <w:pPr>
              <w:contextualSpacing/>
              <w:jc w:val="center"/>
            </w:pPr>
          </w:p>
        </w:tc>
        <w:tc>
          <w:tcPr>
            <w:tcW w:w="1440" w:type="dxa"/>
          </w:tcPr>
          <w:p w14:paraId="501D9745" w14:textId="77777777" w:rsidR="00F71CC4" w:rsidRPr="00943A99" w:rsidRDefault="00F71CC4" w:rsidP="00F71CC4">
            <w:pPr>
              <w:contextualSpacing/>
              <w:jc w:val="center"/>
            </w:pPr>
          </w:p>
        </w:tc>
        <w:tc>
          <w:tcPr>
            <w:tcW w:w="1266" w:type="dxa"/>
          </w:tcPr>
          <w:p w14:paraId="1A412529" w14:textId="77777777" w:rsidR="00F71CC4" w:rsidRPr="00943A99" w:rsidRDefault="00F71CC4" w:rsidP="00F71CC4">
            <w:pPr>
              <w:contextualSpacing/>
              <w:jc w:val="center"/>
            </w:pPr>
          </w:p>
        </w:tc>
        <w:tc>
          <w:tcPr>
            <w:tcW w:w="1691" w:type="dxa"/>
          </w:tcPr>
          <w:p w14:paraId="503B495F" w14:textId="77777777" w:rsidR="00F71CC4" w:rsidRPr="00943A99" w:rsidRDefault="00F71CC4" w:rsidP="00F71CC4">
            <w:pPr>
              <w:contextualSpacing/>
              <w:jc w:val="center"/>
            </w:pPr>
          </w:p>
        </w:tc>
        <w:tc>
          <w:tcPr>
            <w:tcW w:w="1692" w:type="dxa"/>
          </w:tcPr>
          <w:p w14:paraId="0D7A9330" w14:textId="77777777" w:rsidR="00F71CC4" w:rsidRPr="00943A99" w:rsidRDefault="00F71CC4" w:rsidP="00F71CC4">
            <w:pPr>
              <w:contextualSpacing/>
              <w:jc w:val="center"/>
            </w:pPr>
          </w:p>
        </w:tc>
        <w:tc>
          <w:tcPr>
            <w:tcW w:w="1049" w:type="dxa"/>
          </w:tcPr>
          <w:p w14:paraId="1C300A0C" w14:textId="77777777" w:rsidR="00F71CC4" w:rsidRPr="00943A99" w:rsidRDefault="00F71CC4" w:rsidP="00F71CC4">
            <w:pPr>
              <w:contextualSpacing/>
              <w:jc w:val="center"/>
            </w:pPr>
          </w:p>
        </w:tc>
        <w:tc>
          <w:tcPr>
            <w:tcW w:w="902" w:type="dxa"/>
          </w:tcPr>
          <w:p w14:paraId="37F3D804" w14:textId="77777777" w:rsidR="00F71CC4" w:rsidRPr="00943A99" w:rsidRDefault="00F71CC4" w:rsidP="00F71CC4">
            <w:pPr>
              <w:contextualSpacing/>
              <w:jc w:val="center"/>
            </w:pPr>
          </w:p>
        </w:tc>
      </w:tr>
      <w:tr w:rsidR="00F71CC4" w14:paraId="6F45C2AC" w14:textId="20B2D80A" w:rsidTr="00CE542E">
        <w:trPr>
          <w:trHeight w:val="20"/>
          <w:jc w:val="center"/>
        </w:trPr>
        <w:tc>
          <w:tcPr>
            <w:tcW w:w="715" w:type="dxa"/>
          </w:tcPr>
          <w:p w14:paraId="25F4E275" w14:textId="77777777" w:rsidR="00F71CC4" w:rsidRDefault="00F71CC4" w:rsidP="00F71CC4">
            <w:pPr>
              <w:contextualSpacing/>
              <w:jc w:val="center"/>
              <w:rPr>
                <w:b/>
              </w:rPr>
            </w:pPr>
            <w:r>
              <w:rPr>
                <w:b/>
              </w:rPr>
              <w:t>2</w:t>
            </w:r>
          </w:p>
        </w:tc>
        <w:tc>
          <w:tcPr>
            <w:tcW w:w="1045" w:type="dxa"/>
          </w:tcPr>
          <w:p w14:paraId="3EA06E42" w14:textId="77777777" w:rsidR="00F71CC4" w:rsidRPr="00943A99" w:rsidRDefault="00F71CC4" w:rsidP="00F71CC4">
            <w:pPr>
              <w:contextualSpacing/>
              <w:jc w:val="center"/>
            </w:pPr>
          </w:p>
        </w:tc>
        <w:tc>
          <w:tcPr>
            <w:tcW w:w="1641" w:type="dxa"/>
          </w:tcPr>
          <w:p w14:paraId="20F18333" w14:textId="77777777" w:rsidR="00F71CC4" w:rsidRPr="00943A99" w:rsidRDefault="00F71CC4" w:rsidP="00F71CC4">
            <w:pPr>
              <w:contextualSpacing/>
              <w:jc w:val="center"/>
            </w:pPr>
          </w:p>
        </w:tc>
        <w:tc>
          <w:tcPr>
            <w:tcW w:w="1224" w:type="dxa"/>
          </w:tcPr>
          <w:p w14:paraId="6C43112B" w14:textId="77777777" w:rsidR="00F71CC4" w:rsidRPr="00943A99" w:rsidRDefault="00F71CC4" w:rsidP="00F71CC4">
            <w:pPr>
              <w:contextualSpacing/>
              <w:jc w:val="center"/>
            </w:pPr>
          </w:p>
        </w:tc>
        <w:tc>
          <w:tcPr>
            <w:tcW w:w="1440" w:type="dxa"/>
          </w:tcPr>
          <w:p w14:paraId="63F69010" w14:textId="77777777" w:rsidR="00F71CC4" w:rsidRPr="00943A99" w:rsidRDefault="00F71CC4" w:rsidP="00F71CC4">
            <w:pPr>
              <w:contextualSpacing/>
              <w:jc w:val="center"/>
            </w:pPr>
          </w:p>
        </w:tc>
        <w:tc>
          <w:tcPr>
            <w:tcW w:w="1266" w:type="dxa"/>
          </w:tcPr>
          <w:p w14:paraId="05018FF5" w14:textId="77777777" w:rsidR="00F71CC4" w:rsidRPr="00943A99" w:rsidRDefault="00F71CC4" w:rsidP="00F71CC4">
            <w:pPr>
              <w:contextualSpacing/>
              <w:jc w:val="center"/>
            </w:pPr>
          </w:p>
        </w:tc>
        <w:tc>
          <w:tcPr>
            <w:tcW w:w="1691" w:type="dxa"/>
          </w:tcPr>
          <w:p w14:paraId="27FC4AD3" w14:textId="77777777" w:rsidR="00F71CC4" w:rsidRPr="00943A99" w:rsidRDefault="00F71CC4" w:rsidP="00F71CC4">
            <w:pPr>
              <w:contextualSpacing/>
              <w:jc w:val="center"/>
            </w:pPr>
          </w:p>
        </w:tc>
        <w:tc>
          <w:tcPr>
            <w:tcW w:w="1692" w:type="dxa"/>
          </w:tcPr>
          <w:p w14:paraId="14CF498F" w14:textId="77777777" w:rsidR="00F71CC4" w:rsidRPr="00943A99" w:rsidRDefault="00F71CC4" w:rsidP="00F71CC4">
            <w:pPr>
              <w:contextualSpacing/>
              <w:jc w:val="center"/>
            </w:pPr>
          </w:p>
        </w:tc>
        <w:tc>
          <w:tcPr>
            <w:tcW w:w="1049" w:type="dxa"/>
          </w:tcPr>
          <w:p w14:paraId="284A7F0D" w14:textId="77777777" w:rsidR="00F71CC4" w:rsidRPr="00943A99" w:rsidRDefault="00F71CC4" w:rsidP="00F71CC4">
            <w:pPr>
              <w:contextualSpacing/>
              <w:jc w:val="center"/>
            </w:pPr>
          </w:p>
        </w:tc>
        <w:tc>
          <w:tcPr>
            <w:tcW w:w="902" w:type="dxa"/>
          </w:tcPr>
          <w:p w14:paraId="0816AF29" w14:textId="77777777" w:rsidR="00F71CC4" w:rsidRPr="00943A99" w:rsidRDefault="00F71CC4" w:rsidP="00F71CC4">
            <w:pPr>
              <w:contextualSpacing/>
              <w:jc w:val="center"/>
            </w:pPr>
          </w:p>
        </w:tc>
      </w:tr>
      <w:tr w:rsidR="00F71CC4" w14:paraId="549DA057" w14:textId="694A5BDC" w:rsidTr="00CE542E">
        <w:trPr>
          <w:trHeight w:val="20"/>
          <w:jc w:val="center"/>
        </w:trPr>
        <w:tc>
          <w:tcPr>
            <w:tcW w:w="715" w:type="dxa"/>
          </w:tcPr>
          <w:p w14:paraId="624A2483" w14:textId="77777777" w:rsidR="00F71CC4" w:rsidRDefault="00F71CC4" w:rsidP="00F71CC4">
            <w:pPr>
              <w:contextualSpacing/>
              <w:jc w:val="center"/>
              <w:rPr>
                <w:b/>
              </w:rPr>
            </w:pPr>
            <w:r>
              <w:rPr>
                <w:b/>
              </w:rPr>
              <w:t>3</w:t>
            </w:r>
          </w:p>
        </w:tc>
        <w:tc>
          <w:tcPr>
            <w:tcW w:w="1045" w:type="dxa"/>
          </w:tcPr>
          <w:p w14:paraId="5167A24F" w14:textId="77777777" w:rsidR="00F71CC4" w:rsidRPr="00943A99" w:rsidRDefault="00F71CC4" w:rsidP="00F71CC4">
            <w:pPr>
              <w:contextualSpacing/>
              <w:jc w:val="center"/>
            </w:pPr>
          </w:p>
        </w:tc>
        <w:tc>
          <w:tcPr>
            <w:tcW w:w="1641" w:type="dxa"/>
          </w:tcPr>
          <w:p w14:paraId="7409EBD8" w14:textId="77777777" w:rsidR="00F71CC4" w:rsidRPr="00943A99" w:rsidRDefault="00F71CC4" w:rsidP="00F71CC4">
            <w:pPr>
              <w:contextualSpacing/>
              <w:jc w:val="center"/>
            </w:pPr>
          </w:p>
        </w:tc>
        <w:tc>
          <w:tcPr>
            <w:tcW w:w="1224" w:type="dxa"/>
          </w:tcPr>
          <w:p w14:paraId="3BA9AA7D" w14:textId="77777777" w:rsidR="00F71CC4" w:rsidRPr="00943A99" w:rsidRDefault="00F71CC4" w:rsidP="00F71CC4">
            <w:pPr>
              <w:contextualSpacing/>
              <w:jc w:val="center"/>
            </w:pPr>
          </w:p>
        </w:tc>
        <w:tc>
          <w:tcPr>
            <w:tcW w:w="1440" w:type="dxa"/>
          </w:tcPr>
          <w:p w14:paraId="76FE6256" w14:textId="77777777" w:rsidR="00F71CC4" w:rsidRPr="00943A99" w:rsidRDefault="00F71CC4" w:rsidP="00F71CC4">
            <w:pPr>
              <w:contextualSpacing/>
              <w:jc w:val="center"/>
            </w:pPr>
          </w:p>
        </w:tc>
        <w:tc>
          <w:tcPr>
            <w:tcW w:w="1266" w:type="dxa"/>
          </w:tcPr>
          <w:p w14:paraId="180F70C9" w14:textId="77777777" w:rsidR="00F71CC4" w:rsidRPr="00943A99" w:rsidRDefault="00F71CC4" w:rsidP="00F71CC4">
            <w:pPr>
              <w:contextualSpacing/>
              <w:jc w:val="center"/>
            </w:pPr>
          </w:p>
        </w:tc>
        <w:tc>
          <w:tcPr>
            <w:tcW w:w="1691" w:type="dxa"/>
          </w:tcPr>
          <w:p w14:paraId="23668618" w14:textId="77777777" w:rsidR="00F71CC4" w:rsidRPr="00943A99" w:rsidRDefault="00F71CC4" w:rsidP="00F71CC4">
            <w:pPr>
              <w:contextualSpacing/>
              <w:jc w:val="center"/>
            </w:pPr>
          </w:p>
        </w:tc>
        <w:tc>
          <w:tcPr>
            <w:tcW w:w="1692" w:type="dxa"/>
          </w:tcPr>
          <w:p w14:paraId="2F330D9A" w14:textId="77777777" w:rsidR="00F71CC4" w:rsidRPr="00943A99" w:rsidRDefault="00F71CC4" w:rsidP="00F71CC4">
            <w:pPr>
              <w:contextualSpacing/>
              <w:jc w:val="center"/>
            </w:pPr>
          </w:p>
        </w:tc>
        <w:tc>
          <w:tcPr>
            <w:tcW w:w="1049" w:type="dxa"/>
          </w:tcPr>
          <w:p w14:paraId="00DDE919" w14:textId="77777777" w:rsidR="00F71CC4" w:rsidRPr="00943A99" w:rsidRDefault="00F71CC4" w:rsidP="00F71CC4">
            <w:pPr>
              <w:contextualSpacing/>
              <w:jc w:val="center"/>
            </w:pPr>
          </w:p>
        </w:tc>
        <w:tc>
          <w:tcPr>
            <w:tcW w:w="902" w:type="dxa"/>
          </w:tcPr>
          <w:p w14:paraId="64B2E7F4" w14:textId="77777777" w:rsidR="00F71CC4" w:rsidRPr="00943A99" w:rsidRDefault="00F71CC4" w:rsidP="00F71CC4">
            <w:pPr>
              <w:contextualSpacing/>
              <w:jc w:val="center"/>
            </w:pPr>
          </w:p>
        </w:tc>
      </w:tr>
      <w:tr w:rsidR="00F71CC4" w14:paraId="4825D506" w14:textId="3E795E19" w:rsidTr="00CE542E">
        <w:trPr>
          <w:trHeight w:val="20"/>
          <w:jc w:val="center"/>
        </w:trPr>
        <w:tc>
          <w:tcPr>
            <w:tcW w:w="715" w:type="dxa"/>
          </w:tcPr>
          <w:p w14:paraId="3E1D09D0" w14:textId="77777777" w:rsidR="00F71CC4" w:rsidRDefault="00F71CC4" w:rsidP="00F71CC4">
            <w:pPr>
              <w:contextualSpacing/>
              <w:jc w:val="center"/>
              <w:rPr>
                <w:b/>
              </w:rPr>
            </w:pPr>
            <w:r>
              <w:rPr>
                <w:b/>
              </w:rPr>
              <w:t>4</w:t>
            </w:r>
          </w:p>
        </w:tc>
        <w:tc>
          <w:tcPr>
            <w:tcW w:w="1045" w:type="dxa"/>
          </w:tcPr>
          <w:p w14:paraId="7B0E5317" w14:textId="77777777" w:rsidR="00F71CC4" w:rsidRPr="00943A99" w:rsidRDefault="00F71CC4" w:rsidP="00F71CC4">
            <w:pPr>
              <w:contextualSpacing/>
              <w:jc w:val="center"/>
            </w:pPr>
          </w:p>
        </w:tc>
        <w:tc>
          <w:tcPr>
            <w:tcW w:w="1641" w:type="dxa"/>
          </w:tcPr>
          <w:p w14:paraId="0D143EF4" w14:textId="77777777" w:rsidR="00F71CC4" w:rsidRPr="00943A99" w:rsidRDefault="00F71CC4" w:rsidP="00F71CC4">
            <w:pPr>
              <w:contextualSpacing/>
              <w:jc w:val="center"/>
            </w:pPr>
          </w:p>
        </w:tc>
        <w:tc>
          <w:tcPr>
            <w:tcW w:w="1224" w:type="dxa"/>
          </w:tcPr>
          <w:p w14:paraId="5CBFC851" w14:textId="77777777" w:rsidR="00F71CC4" w:rsidRPr="00943A99" w:rsidRDefault="00F71CC4" w:rsidP="00F71CC4">
            <w:pPr>
              <w:contextualSpacing/>
              <w:jc w:val="center"/>
            </w:pPr>
          </w:p>
        </w:tc>
        <w:tc>
          <w:tcPr>
            <w:tcW w:w="1440" w:type="dxa"/>
          </w:tcPr>
          <w:p w14:paraId="4474B5AD" w14:textId="77777777" w:rsidR="00F71CC4" w:rsidRPr="00943A99" w:rsidRDefault="00F71CC4" w:rsidP="00F71CC4">
            <w:pPr>
              <w:contextualSpacing/>
              <w:jc w:val="center"/>
            </w:pPr>
          </w:p>
        </w:tc>
        <w:tc>
          <w:tcPr>
            <w:tcW w:w="1266" w:type="dxa"/>
          </w:tcPr>
          <w:p w14:paraId="4C6A770D" w14:textId="77777777" w:rsidR="00F71CC4" w:rsidRPr="00943A99" w:rsidRDefault="00F71CC4" w:rsidP="00F71CC4">
            <w:pPr>
              <w:contextualSpacing/>
              <w:jc w:val="center"/>
            </w:pPr>
          </w:p>
        </w:tc>
        <w:tc>
          <w:tcPr>
            <w:tcW w:w="1691" w:type="dxa"/>
          </w:tcPr>
          <w:p w14:paraId="2B661952" w14:textId="77777777" w:rsidR="00F71CC4" w:rsidRPr="00943A99" w:rsidRDefault="00F71CC4" w:rsidP="00F71CC4">
            <w:pPr>
              <w:contextualSpacing/>
              <w:jc w:val="center"/>
            </w:pPr>
          </w:p>
        </w:tc>
        <w:tc>
          <w:tcPr>
            <w:tcW w:w="1692" w:type="dxa"/>
          </w:tcPr>
          <w:p w14:paraId="06E63257" w14:textId="77777777" w:rsidR="00F71CC4" w:rsidRPr="00943A99" w:rsidRDefault="00F71CC4" w:rsidP="00F71CC4">
            <w:pPr>
              <w:contextualSpacing/>
              <w:jc w:val="center"/>
            </w:pPr>
          </w:p>
        </w:tc>
        <w:tc>
          <w:tcPr>
            <w:tcW w:w="1049" w:type="dxa"/>
          </w:tcPr>
          <w:p w14:paraId="3AFDDDFC" w14:textId="77777777" w:rsidR="00F71CC4" w:rsidRPr="00943A99" w:rsidRDefault="00F71CC4" w:rsidP="00F71CC4">
            <w:pPr>
              <w:contextualSpacing/>
              <w:jc w:val="center"/>
            </w:pPr>
          </w:p>
        </w:tc>
        <w:tc>
          <w:tcPr>
            <w:tcW w:w="902" w:type="dxa"/>
          </w:tcPr>
          <w:p w14:paraId="511BB27B" w14:textId="77777777" w:rsidR="00F71CC4" w:rsidRPr="00943A99" w:rsidRDefault="00F71CC4" w:rsidP="00F71CC4">
            <w:pPr>
              <w:contextualSpacing/>
              <w:jc w:val="center"/>
            </w:pPr>
          </w:p>
        </w:tc>
      </w:tr>
      <w:tr w:rsidR="00F71CC4" w14:paraId="588ADDA9" w14:textId="2E9B0AE0" w:rsidTr="00CE542E">
        <w:trPr>
          <w:trHeight w:val="20"/>
          <w:jc w:val="center"/>
        </w:trPr>
        <w:tc>
          <w:tcPr>
            <w:tcW w:w="715" w:type="dxa"/>
          </w:tcPr>
          <w:p w14:paraId="6E6A2177" w14:textId="77777777" w:rsidR="00F71CC4" w:rsidRDefault="00F71CC4" w:rsidP="00F71CC4">
            <w:pPr>
              <w:contextualSpacing/>
              <w:jc w:val="center"/>
              <w:rPr>
                <w:b/>
              </w:rPr>
            </w:pPr>
            <w:r>
              <w:rPr>
                <w:b/>
              </w:rPr>
              <w:t>5</w:t>
            </w:r>
          </w:p>
        </w:tc>
        <w:tc>
          <w:tcPr>
            <w:tcW w:w="1045" w:type="dxa"/>
          </w:tcPr>
          <w:p w14:paraId="7892CDB6" w14:textId="77777777" w:rsidR="00F71CC4" w:rsidRPr="00943A99" w:rsidRDefault="00F71CC4" w:rsidP="00F71CC4">
            <w:pPr>
              <w:contextualSpacing/>
              <w:jc w:val="center"/>
            </w:pPr>
          </w:p>
        </w:tc>
        <w:tc>
          <w:tcPr>
            <w:tcW w:w="1641" w:type="dxa"/>
          </w:tcPr>
          <w:p w14:paraId="3B2A32DD" w14:textId="77777777" w:rsidR="00F71CC4" w:rsidRPr="00943A99" w:rsidRDefault="00F71CC4" w:rsidP="00F71CC4">
            <w:pPr>
              <w:contextualSpacing/>
              <w:jc w:val="center"/>
            </w:pPr>
          </w:p>
        </w:tc>
        <w:tc>
          <w:tcPr>
            <w:tcW w:w="1224" w:type="dxa"/>
          </w:tcPr>
          <w:p w14:paraId="5CEE2E1C" w14:textId="77777777" w:rsidR="00F71CC4" w:rsidRPr="00943A99" w:rsidRDefault="00F71CC4" w:rsidP="00F71CC4">
            <w:pPr>
              <w:contextualSpacing/>
              <w:jc w:val="center"/>
            </w:pPr>
          </w:p>
        </w:tc>
        <w:tc>
          <w:tcPr>
            <w:tcW w:w="1440" w:type="dxa"/>
          </w:tcPr>
          <w:p w14:paraId="386BE29B" w14:textId="77777777" w:rsidR="00F71CC4" w:rsidRPr="00943A99" w:rsidRDefault="00F71CC4" w:rsidP="00F71CC4">
            <w:pPr>
              <w:contextualSpacing/>
              <w:jc w:val="center"/>
            </w:pPr>
          </w:p>
        </w:tc>
        <w:tc>
          <w:tcPr>
            <w:tcW w:w="1266" w:type="dxa"/>
          </w:tcPr>
          <w:p w14:paraId="1DE12682" w14:textId="77777777" w:rsidR="00F71CC4" w:rsidRPr="00943A99" w:rsidRDefault="00F71CC4" w:rsidP="00F71CC4">
            <w:pPr>
              <w:contextualSpacing/>
              <w:jc w:val="center"/>
            </w:pPr>
          </w:p>
        </w:tc>
        <w:tc>
          <w:tcPr>
            <w:tcW w:w="1691" w:type="dxa"/>
          </w:tcPr>
          <w:p w14:paraId="618F06AB" w14:textId="77777777" w:rsidR="00F71CC4" w:rsidRPr="00943A99" w:rsidRDefault="00F71CC4" w:rsidP="00F71CC4">
            <w:pPr>
              <w:contextualSpacing/>
              <w:jc w:val="center"/>
            </w:pPr>
          </w:p>
        </w:tc>
        <w:tc>
          <w:tcPr>
            <w:tcW w:w="1692" w:type="dxa"/>
          </w:tcPr>
          <w:p w14:paraId="46FFA5DD" w14:textId="77777777" w:rsidR="00F71CC4" w:rsidRPr="00943A99" w:rsidRDefault="00F71CC4" w:rsidP="00F71CC4">
            <w:pPr>
              <w:contextualSpacing/>
              <w:jc w:val="center"/>
            </w:pPr>
          </w:p>
        </w:tc>
        <w:tc>
          <w:tcPr>
            <w:tcW w:w="1049" w:type="dxa"/>
          </w:tcPr>
          <w:p w14:paraId="20BE1056" w14:textId="77777777" w:rsidR="00F71CC4" w:rsidRPr="00943A99" w:rsidRDefault="00F71CC4" w:rsidP="00F71CC4">
            <w:pPr>
              <w:contextualSpacing/>
              <w:jc w:val="center"/>
            </w:pPr>
          </w:p>
        </w:tc>
        <w:tc>
          <w:tcPr>
            <w:tcW w:w="902" w:type="dxa"/>
          </w:tcPr>
          <w:p w14:paraId="0CFD0653" w14:textId="77777777" w:rsidR="00F71CC4" w:rsidRPr="00943A99" w:rsidRDefault="00F71CC4" w:rsidP="00F71CC4">
            <w:pPr>
              <w:contextualSpacing/>
              <w:jc w:val="center"/>
            </w:pPr>
          </w:p>
        </w:tc>
      </w:tr>
    </w:tbl>
    <w:p w14:paraId="2B18BF98" w14:textId="77777777" w:rsidR="006A5FEF" w:rsidRDefault="006A5FEF" w:rsidP="001512DD">
      <w:pPr>
        <w:spacing w:after="0" w:line="240" w:lineRule="auto"/>
        <w:contextualSpacing/>
      </w:pPr>
    </w:p>
    <w:tbl>
      <w:tblPr>
        <w:tblStyle w:val="TableGrid"/>
        <w:tblW w:w="12330" w:type="dxa"/>
        <w:tblInd w:w="29"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2200"/>
        <w:gridCol w:w="4015"/>
      </w:tblGrid>
      <w:tr w:rsidR="00CE542E" w:rsidRPr="00631E8D" w14:paraId="2CEE507E" w14:textId="77777777" w:rsidTr="00672FD9">
        <w:trPr>
          <w:trHeight w:val="20"/>
        </w:trPr>
        <w:tc>
          <w:tcPr>
            <w:tcW w:w="715" w:type="dxa"/>
          </w:tcPr>
          <w:p w14:paraId="4FDB3CB3" w14:textId="77777777" w:rsidR="00CE542E" w:rsidRPr="00AB041B" w:rsidRDefault="00CE542E" w:rsidP="00B30EB2">
            <w:pPr>
              <w:contextualSpacing/>
              <w:jc w:val="center"/>
              <w:rPr>
                <w:b/>
                <w:sz w:val="20"/>
                <w:szCs w:val="20"/>
              </w:rPr>
            </w:pPr>
          </w:p>
        </w:tc>
        <w:tc>
          <w:tcPr>
            <w:tcW w:w="1045" w:type="dxa"/>
          </w:tcPr>
          <w:p w14:paraId="28B485C1" w14:textId="77777777" w:rsidR="00CE542E" w:rsidRPr="00AB041B" w:rsidRDefault="00CE542E" w:rsidP="00B30EB2">
            <w:pPr>
              <w:contextualSpacing/>
              <w:jc w:val="center"/>
              <w:rPr>
                <w:sz w:val="20"/>
                <w:szCs w:val="20"/>
              </w:rPr>
            </w:pPr>
          </w:p>
        </w:tc>
        <w:tc>
          <w:tcPr>
            <w:tcW w:w="1691" w:type="dxa"/>
          </w:tcPr>
          <w:p w14:paraId="307C1814" w14:textId="4D92C864" w:rsidR="00CE542E" w:rsidRPr="00AB041B" w:rsidRDefault="00CE542E" w:rsidP="00B30EB2">
            <w:pPr>
              <w:contextualSpacing/>
              <w:jc w:val="center"/>
              <w:rPr>
                <w:rFonts w:ascii="Calibri" w:eastAsia="Calibri" w:hAnsi="Calibri" w:cs="Times New Roman"/>
                <w:sz w:val="20"/>
                <w:szCs w:val="20"/>
              </w:rPr>
            </w:pPr>
            <w:r>
              <w:rPr>
                <w:rFonts w:ascii="Calibri" w:eastAsia="Calibri" w:hAnsi="Calibri" w:cs="Times New Roman"/>
                <w:sz w:val="20"/>
                <w:szCs w:val="20"/>
              </w:rPr>
              <w:t>D.27</w:t>
            </w:r>
          </w:p>
        </w:tc>
        <w:tc>
          <w:tcPr>
            <w:tcW w:w="1224" w:type="dxa"/>
          </w:tcPr>
          <w:p w14:paraId="23B47E60" w14:textId="131E7D45" w:rsidR="00CE542E" w:rsidRPr="00AB041B" w:rsidRDefault="00CE542E" w:rsidP="00B30EB2">
            <w:pPr>
              <w:contextualSpacing/>
              <w:jc w:val="center"/>
              <w:rPr>
                <w:rFonts w:ascii="Calibri" w:eastAsia="Calibri" w:hAnsi="Calibri" w:cs="Times New Roman"/>
                <w:sz w:val="20"/>
                <w:szCs w:val="20"/>
              </w:rPr>
            </w:pPr>
            <w:r>
              <w:rPr>
                <w:rFonts w:ascii="Calibri" w:eastAsia="Calibri" w:hAnsi="Calibri" w:cs="Times New Roman"/>
                <w:sz w:val="20"/>
                <w:szCs w:val="20"/>
              </w:rPr>
              <w:t>D.28</w:t>
            </w:r>
          </w:p>
        </w:tc>
        <w:tc>
          <w:tcPr>
            <w:tcW w:w="1440" w:type="dxa"/>
          </w:tcPr>
          <w:p w14:paraId="5E60EACF" w14:textId="13B88AD9" w:rsidR="00CE542E" w:rsidRPr="00AB041B" w:rsidRDefault="00CE542E" w:rsidP="00B30EB2">
            <w:pPr>
              <w:contextualSpacing/>
              <w:jc w:val="center"/>
              <w:rPr>
                <w:rFonts w:ascii="Calibri" w:eastAsia="Calibri" w:hAnsi="Calibri" w:cs="Arial"/>
                <w:sz w:val="20"/>
                <w:szCs w:val="20"/>
              </w:rPr>
            </w:pPr>
            <w:r>
              <w:rPr>
                <w:rFonts w:ascii="Calibri" w:eastAsia="Calibri" w:hAnsi="Calibri" w:cs="Arial"/>
                <w:sz w:val="20"/>
                <w:szCs w:val="20"/>
              </w:rPr>
              <w:t>D.29</w:t>
            </w:r>
          </w:p>
        </w:tc>
        <w:tc>
          <w:tcPr>
            <w:tcW w:w="2200" w:type="dxa"/>
          </w:tcPr>
          <w:p w14:paraId="471D0168" w14:textId="29B364F3" w:rsidR="00CE542E" w:rsidRPr="00AB041B" w:rsidRDefault="00CE542E" w:rsidP="00B30EB2">
            <w:pPr>
              <w:contextualSpacing/>
              <w:jc w:val="center"/>
              <w:rPr>
                <w:rFonts w:ascii="Calibri" w:eastAsia="Calibri" w:hAnsi="Calibri" w:cs="Arial"/>
                <w:sz w:val="20"/>
                <w:szCs w:val="20"/>
              </w:rPr>
            </w:pPr>
            <w:commentRangeStart w:id="311"/>
            <w:r>
              <w:rPr>
                <w:rFonts w:ascii="Calibri" w:eastAsia="Calibri" w:hAnsi="Calibri" w:cs="Arial"/>
                <w:sz w:val="20"/>
                <w:szCs w:val="20"/>
              </w:rPr>
              <w:t>D.30</w:t>
            </w:r>
            <w:commentRangeEnd w:id="311"/>
            <w:r w:rsidR="00FA5477">
              <w:rPr>
                <w:rStyle w:val="CommentReference"/>
              </w:rPr>
              <w:commentReference w:id="311"/>
            </w:r>
          </w:p>
        </w:tc>
        <w:tc>
          <w:tcPr>
            <w:tcW w:w="4015" w:type="dxa"/>
          </w:tcPr>
          <w:p w14:paraId="3ECBD670" w14:textId="62348801" w:rsidR="00CE542E" w:rsidRPr="00AB041B" w:rsidRDefault="00CE542E" w:rsidP="00B30EB2">
            <w:pPr>
              <w:contextualSpacing/>
              <w:jc w:val="center"/>
              <w:rPr>
                <w:rFonts w:ascii="Calibri" w:eastAsia="Calibri" w:hAnsi="Calibri" w:cs="Arial"/>
                <w:sz w:val="20"/>
                <w:szCs w:val="20"/>
              </w:rPr>
            </w:pPr>
            <w:commentRangeStart w:id="312"/>
            <w:r>
              <w:rPr>
                <w:rFonts w:ascii="Calibri" w:eastAsia="Calibri" w:hAnsi="Calibri" w:cs="Arial"/>
                <w:sz w:val="20"/>
                <w:szCs w:val="20"/>
              </w:rPr>
              <w:t>D.31</w:t>
            </w:r>
            <w:commentRangeEnd w:id="312"/>
            <w:r w:rsidR="00FA5477">
              <w:rPr>
                <w:rStyle w:val="CommentReference"/>
              </w:rPr>
              <w:commentReference w:id="312"/>
            </w:r>
          </w:p>
        </w:tc>
      </w:tr>
      <w:tr w:rsidR="00AB041B" w:rsidRPr="00631E8D" w14:paraId="26E13ABA" w14:textId="77777777" w:rsidTr="00672FD9">
        <w:trPr>
          <w:trHeight w:val="20"/>
          <w:ins w:id="313" w:author="Aleta Haflett" w:date="2014-11-03T16:32:00Z"/>
        </w:trPr>
        <w:tc>
          <w:tcPr>
            <w:tcW w:w="715" w:type="dxa"/>
          </w:tcPr>
          <w:p w14:paraId="7E1B69B0" w14:textId="77777777" w:rsidR="00AB041B" w:rsidRPr="00AB041B" w:rsidRDefault="00AB041B" w:rsidP="00B30EB2">
            <w:pPr>
              <w:contextualSpacing/>
              <w:jc w:val="center"/>
              <w:rPr>
                <w:ins w:id="314" w:author="Aleta Haflett" w:date="2014-11-03T16:32:00Z"/>
                <w:b/>
                <w:sz w:val="20"/>
                <w:szCs w:val="20"/>
              </w:rPr>
            </w:pPr>
            <w:ins w:id="315" w:author="Aleta Haflett" w:date="2014-11-03T16:32:00Z">
              <w:r w:rsidRPr="00AB041B">
                <w:rPr>
                  <w:b/>
                  <w:sz w:val="20"/>
                  <w:szCs w:val="20"/>
                </w:rPr>
                <w:t>Forest</w:t>
              </w:r>
            </w:ins>
          </w:p>
          <w:p w14:paraId="7CB27FBE" w14:textId="77777777" w:rsidR="00AB041B" w:rsidRPr="00AB041B" w:rsidRDefault="00AB041B" w:rsidP="00B30EB2">
            <w:pPr>
              <w:contextualSpacing/>
              <w:jc w:val="center"/>
              <w:rPr>
                <w:ins w:id="316" w:author="Aleta Haflett" w:date="2014-11-03T16:32:00Z"/>
                <w:b/>
                <w:sz w:val="20"/>
                <w:szCs w:val="20"/>
              </w:rPr>
            </w:pPr>
            <w:ins w:id="317" w:author="Aleta Haflett" w:date="2014-11-03T16:32:00Z">
              <w:r w:rsidRPr="00AB041B">
                <w:rPr>
                  <w:b/>
                  <w:sz w:val="20"/>
                  <w:szCs w:val="20"/>
                </w:rPr>
                <w:t>code</w:t>
              </w:r>
            </w:ins>
          </w:p>
        </w:tc>
        <w:tc>
          <w:tcPr>
            <w:tcW w:w="1045" w:type="dxa"/>
          </w:tcPr>
          <w:p w14:paraId="66DB9122" w14:textId="77777777" w:rsidR="00AB041B" w:rsidRPr="00AB041B" w:rsidRDefault="00AB041B" w:rsidP="00CE542E">
            <w:pPr>
              <w:contextualSpacing/>
              <w:rPr>
                <w:ins w:id="318" w:author="Aleta Haflett" w:date="2014-11-03T16:32:00Z"/>
                <w:sz w:val="20"/>
                <w:szCs w:val="20"/>
              </w:rPr>
            </w:pPr>
            <w:ins w:id="319" w:author="Aleta Haflett" w:date="2014-11-03T16:32:00Z">
              <w:r w:rsidRPr="00AB041B">
                <w:rPr>
                  <w:sz w:val="20"/>
                  <w:szCs w:val="20"/>
                </w:rPr>
                <w:t>Name of the forest</w:t>
              </w:r>
            </w:ins>
          </w:p>
        </w:tc>
        <w:tc>
          <w:tcPr>
            <w:tcW w:w="1691" w:type="dxa"/>
          </w:tcPr>
          <w:p w14:paraId="11B6D6BC" w14:textId="77777777" w:rsidR="00AB041B" w:rsidRPr="00AB041B" w:rsidRDefault="00AB041B" w:rsidP="00CE542E">
            <w:pPr>
              <w:contextualSpacing/>
              <w:rPr>
                <w:ins w:id="320" w:author="Aleta Haflett" w:date="2014-11-03T16:35:00Z"/>
                <w:rFonts w:ascii="Calibri" w:eastAsia="Calibri" w:hAnsi="Calibri" w:cs="Times New Roman"/>
                <w:sz w:val="20"/>
                <w:szCs w:val="20"/>
              </w:rPr>
            </w:pPr>
            <w:ins w:id="321" w:author="Aleta Haflett" w:date="2014-11-03T16:35:00Z">
              <w:r w:rsidRPr="00AB041B">
                <w:rPr>
                  <w:rFonts w:ascii="Calibri" w:eastAsia="Calibri" w:hAnsi="Calibri" w:cs="Times New Roman"/>
                  <w:sz w:val="20"/>
                  <w:szCs w:val="20"/>
                </w:rPr>
                <w:t>Do you need a permit to collect wood or non-wood forest products</w:t>
              </w:r>
            </w:ins>
            <w:ins w:id="322" w:author="Aleta Haflett" w:date="2014-11-03T16:32:00Z">
              <w:r w:rsidRPr="00AB041B">
                <w:rPr>
                  <w:rFonts w:ascii="Calibri" w:eastAsia="Calibri" w:hAnsi="Calibri" w:cs="Times New Roman"/>
                  <w:sz w:val="20"/>
                  <w:szCs w:val="20"/>
                </w:rPr>
                <w:t>?</w:t>
              </w:r>
            </w:ins>
          </w:p>
          <w:p w14:paraId="558A3D7F" w14:textId="6DF09CC8" w:rsidR="00AB041B" w:rsidRPr="00AB041B" w:rsidRDefault="00AB041B" w:rsidP="00CE542E">
            <w:pPr>
              <w:contextualSpacing/>
              <w:rPr>
                <w:ins w:id="323" w:author="Aleta Haflett" w:date="2014-11-03T16:35:00Z"/>
                <w:rFonts w:ascii="Calibri" w:eastAsia="Calibri" w:hAnsi="Calibri" w:cs="Times New Roman"/>
                <w:sz w:val="20"/>
                <w:szCs w:val="20"/>
              </w:rPr>
            </w:pPr>
            <w:ins w:id="324" w:author="Aleta Haflett" w:date="2014-11-03T16:35:00Z">
              <w:r w:rsidRPr="00AB041B">
                <w:rPr>
                  <w:rFonts w:ascii="Calibri" w:eastAsia="Calibri" w:hAnsi="Calibri" w:cs="Times New Roman"/>
                  <w:sz w:val="20"/>
                  <w:szCs w:val="20"/>
                </w:rPr>
                <w:t>1=Yes</w:t>
              </w:r>
            </w:ins>
          </w:p>
          <w:p w14:paraId="42BB9593" w14:textId="77777777" w:rsidR="00AB041B" w:rsidRPr="00AB041B" w:rsidRDefault="00AB041B" w:rsidP="00CE542E">
            <w:pPr>
              <w:contextualSpacing/>
              <w:rPr>
                <w:ins w:id="325" w:author="Aleta Haflett" w:date="2014-11-03T16:35:00Z"/>
                <w:rFonts w:ascii="Calibri" w:eastAsia="Calibri" w:hAnsi="Calibri" w:cs="Times New Roman"/>
                <w:sz w:val="20"/>
                <w:szCs w:val="20"/>
              </w:rPr>
            </w:pPr>
            <w:ins w:id="326" w:author="Aleta Haflett" w:date="2014-11-03T16:35:00Z">
              <w:r w:rsidRPr="00AB041B">
                <w:rPr>
                  <w:rFonts w:ascii="Calibri" w:eastAsia="Calibri" w:hAnsi="Calibri" w:cs="Times New Roman"/>
                  <w:sz w:val="20"/>
                  <w:szCs w:val="20"/>
                </w:rPr>
                <w:t>2=Yes, for some products</w:t>
              </w:r>
            </w:ins>
          </w:p>
          <w:p w14:paraId="2FE9E7C9" w14:textId="7F7B1B3B" w:rsidR="00AB041B" w:rsidRPr="00AB041B" w:rsidRDefault="00AB041B" w:rsidP="00CE542E">
            <w:pPr>
              <w:contextualSpacing/>
              <w:rPr>
                <w:ins w:id="327" w:author="Aleta Haflett" w:date="2014-11-03T16:36:00Z"/>
                <w:rFonts w:ascii="Calibri" w:eastAsia="Calibri" w:hAnsi="Calibri" w:cs="Times New Roman"/>
                <w:sz w:val="20"/>
                <w:szCs w:val="20"/>
              </w:rPr>
            </w:pPr>
            <w:ins w:id="328" w:author="Aleta Haflett" w:date="2014-11-03T16:35:00Z">
              <w:r w:rsidRPr="00AB041B">
                <w:rPr>
                  <w:rFonts w:ascii="Calibri" w:eastAsia="Calibri" w:hAnsi="Calibri" w:cs="Times New Roman"/>
                  <w:sz w:val="20"/>
                  <w:szCs w:val="20"/>
                </w:rPr>
                <w:t>3=No</w:t>
              </w:r>
            </w:ins>
          </w:p>
          <w:p w14:paraId="30D0AB22" w14:textId="6C96B91D" w:rsidR="00AB041B" w:rsidRPr="00AB041B" w:rsidRDefault="00AB041B" w:rsidP="00CE542E">
            <w:pPr>
              <w:contextualSpacing/>
              <w:rPr>
                <w:ins w:id="329" w:author="Aleta Haflett" w:date="2014-11-03T16:35:00Z"/>
                <w:rFonts w:ascii="Calibri" w:eastAsia="Calibri" w:hAnsi="Calibri" w:cs="Times New Roman"/>
                <w:sz w:val="20"/>
                <w:szCs w:val="20"/>
              </w:rPr>
            </w:pPr>
            <w:ins w:id="330" w:author="Aleta Haflett" w:date="2014-11-03T16:36:00Z">
              <w:r w:rsidRPr="00AB041B">
                <w:rPr>
                  <w:rFonts w:ascii="Calibri" w:eastAsia="Calibri" w:hAnsi="Calibri" w:cs="Times New Roman"/>
                  <w:sz w:val="20"/>
                  <w:szCs w:val="20"/>
                </w:rPr>
                <w:t>888=Don’t know</w:t>
              </w:r>
            </w:ins>
          </w:p>
          <w:p w14:paraId="105BC1F6" w14:textId="4FE9C07C" w:rsidR="00AB041B" w:rsidRPr="00AB041B" w:rsidRDefault="00AB041B" w:rsidP="00CE542E">
            <w:pPr>
              <w:contextualSpacing/>
              <w:rPr>
                <w:ins w:id="331" w:author="Aleta Haflett" w:date="2014-11-03T16:32:00Z"/>
                <w:sz w:val="20"/>
                <w:szCs w:val="20"/>
              </w:rPr>
            </w:pPr>
          </w:p>
        </w:tc>
        <w:tc>
          <w:tcPr>
            <w:tcW w:w="1224" w:type="dxa"/>
          </w:tcPr>
          <w:p w14:paraId="2B2CB078" w14:textId="31D46BB9" w:rsidR="00AB041B" w:rsidRPr="00AB041B" w:rsidRDefault="00AB041B" w:rsidP="00CE542E">
            <w:pPr>
              <w:contextualSpacing/>
              <w:rPr>
                <w:ins w:id="332" w:author="Aleta Haflett" w:date="2014-11-03T16:32:00Z"/>
                <w:sz w:val="20"/>
                <w:szCs w:val="20"/>
              </w:rPr>
            </w:pPr>
            <w:ins w:id="333" w:author="Aleta Haflett" w:date="2014-11-03T16:36:00Z">
              <w:r w:rsidRPr="00AB041B">
                <w:rPr>
                  <w:rFonts w:ascii="Calibri" w:eastAsia="Calibri" w:hAnsi="Calibri" w:cs="Times New Roman"/>
                  <w:sz w:val="20"/>
                  <w:szCs w:val="20"/>
                </w:rPr>
                <w:t>In your opinion, is the permit granting process open and transparent?</w:t>
              </w:r>
            </w:ins>
          </w:p>
        </w:tc>
        <w:tc>
          <w:tcPr>
            <w:tcW w:w="1440" w:type="dxa"/>
          </w:tcPr>
          <w:p w14:paraId="6C7AA49D" w14:textId="13E8AFFE" w:rsidR="00AB041B" w:rsidRPr="00AB041B" w:rsidRDefault="00AB041B" w:rsidP="00CE542E">
            <w:pPr>
              <w:contextualSpacing/>
              <w:rPr>
                <w:ins w:id="334" w:author="Aleta Haflett" w:date="2014-11-03T16:32:00Z"/>
                <w:sz w:val="20"/>
                <w:szCs w:val="20"/>
              </w:rPr>
            </w:pPr>
            <w:ins w:id="335" w:author="Aleta Haflett" w:date="2014-11-03T16:32:00Z">
              <w:r w:rsidRPr="00AB041B">
                <w:rPr>
                  <w:rFonts w:ascii="Calibri" w:eastAsia="Calibri" w:hAnsi="Calibri" w:cs="Arial"/>
                  <w:sz w:val="20"/>
                  <w:szCs w:val="20"/>
                </w:rPr>
                <w:t>Are there now more/less different wood and non-wood forest products available in</w:t>
              </w:r>
              <w:r>
                <w:rPr>
                  <w:rFonts w:ascii="Calibri" w:eastAsia="Calibri" w:hAnsi="Calibri" w:cs="Arial"/>
                  <w:sz w:val="20"/>
                  <w:szCs w:val="20"/>
                </w:rPr>
                <w:t xml:space="preserve"> that forest/wooded area than 3</w:t>
              </w:r>
              <w:r w:rsidRPr="00AB041B">
                <w:rPr>
                  <w:rFonts w:ascii="Calibri" w:eastAsia="Calibri" w:hAnsi="Calibri" w:cs="Arial"/>
                  <w:sz w:val="20"/>
                  <w:szCs w:val="20"/>
                </w:rPr>
                <w:t xml:space="preserve"> years ago? </w:t>
              </w:r>
            </w:ins>
          </w:p>
        </w:tc>
        <w:tc>
          <w:tcPr>
            <w:tcW w:w="2200" w:type="dxa"/>
          </w:tcPr>
          <w:p w14:paraId="5AF0D6EF" w14:textId="6CFE9CD5" w:rsidR="00672FD9" w:rsidRDefault="00672FD9" w:rsidP="00672FD9">
            <w:pPr>
              <w:contextualSpacing/>
              <w:rPr>
                <w:rFonts w:ascii="Calibri" w:eastAsia="Calibri" w:hAnsi="Calibri" w:cs="Arial"/>
                <w:sz w:val="20"/>
                <w:szCs w:val="20"/>
              </w:rPr>
            </w:pPr>
            <w:r>
              <w:rPr>
                <w:rFonts w:ascii="Calibri" w:eastAsia="Calibri" w:hAnsi="Calibri" w:cs="Arial"/>
                <w:sz w:val="20"/>
                <w:szCs w:val="20"/>
              </w:rPr>
              <w:t>Did you open up</w:t>
            </w:r>
            <w:ins w:id="336" w:author="Aleta Haflett" w:date="2014-11-03T16:38:00Z">
              <w:r w:rsidR="00AB041B" w:rsidRPr="00AB041B">
                <w:rPr>
                  <w:rFonts w:ascii="Calibri" w:eastAsia="Calibri" w:hAnsi="Calibri" w:cs="Arial"/>
                  <w:sz w:val="20"/>
                  <w:szCs w:val="20"/>
                </w:rPr>
                <w:t xml:space="preserve"> new crop land </w:t>
              </w:r>
            </w:ins>
            <w:r>
              <w:rPr>
                <w:rFonts w:ascii="Calibri" w:eastAsia="Calibri" w:hAnsi="Calibri" w:cs="Arial"/>
                <w:sz w:val="20"/>
                <w:szCs w:val="20"/>
              </w:rPr>
              <w:t xml:space="preserve">on this forest in the past three years? </w:t>
            </w:r>
          </w:p>
          <w:p w14:paraId="6741CDEC" w14:textId="77777777" w:rsidR="00672FD9" w:rsidRDefault="00672FD9" w:rsidP="00672FD9">
            <w:pPr>
              <w:contextualSpacing/>
              <w:rPr>
                <w:rFonts w:ascii="Calibri" w:eastAsia="Calibri" w:hAnsi="Calibri" w:cs="Arial"/>
                <w:sz w:val="20"/>
                <w:szCs w:val="20"/>
              </w:rPr>
            </w:pPr>
          </w:p>
          <w:p w14:paraId="2A6A1338" w14:textId="77777777" w:rsidR="00FA5477" w:rsidRDefault="00672FD9" w:rsidP="00672FD9">
            <w:pPr>
              <w:contextualSpacing/>
              <w:rPr>
                <w:rFonts w:ascii="Calibri" w:eastAsia="Calibri" w:hAnsi="Calibri" w:cs="Arial"/>
                <w:sz w:val="20"/>
                <w:szCs w:val="20"/>
              </w:rPr>
            </w:pPr>
            <w:r>
              <w:rPr>
                <w:rFonts w:ascii="Calibri" w:eastAsia="Calibri" w:hAnsi="Calibri" w:cs="Arial"/>
                <w:sz w:val="20"/>
                <w:szCs w:val="20"/>
              </w:rPr>
              <w:t xml:space="preserve">IF YES to D.30, </w:t>
            </w:r>
            <w:r w:rsidR="00FA5477">
              <w:rPr>
                <w:rFonts w:ascii="Calibri" w:eastAsia="Calibri" w:hAnsi="Calibri" w:cs="Arial"/>
                <w:sz w:val="20"/>
                <w:szCs w:val="20"/>
              </w:rPr>
              <w:t xml:space="preserve">how much forest did you clear? </w:t>
            </w:r>
          </w:p>
          <w:p w14:paraId="5EFF7F68" w14:textId="77777777" w:rsidR="00FA5477" w:rsidRDefault="00FA5477" w:rsidP="00672FD9">
            <w:pPr>
              <w:contextualSpacing/>
              <w:rPr>
                <w:rFonts w:ascii="Calibri" w:eastAsia="Calibri" w:hAnsi="Calibri" w:cs="Arial"/>
                <w:sz w:val="20"/>
                <w:szCs w:val="20"/>
              </w:rPr>
            </w:pPr>
          </w:p>
          <w:p w14:paraId="6285B2D2" w14:textId="0AC79BC4" w:rsidR="00672FD9" w:rsidRPr="00AB041B" w:rsidRDefault="00FA5477" w:rsidP="00672FD9">
            <w:pPr>
              <w:contextualSpacing/>
              <w:rPr>
                <w:rFonts w:ascii="Calibri" w:eastAsia="Calibri" w:hAnsi="Calibri" w:cs="Arial"/>
                <w:sz w:val="20"/>
                <w:szCs w:val="20"/>
              </w:rPr>
            </w:pPr>
            <w:r>
              <w:rPr>
                <w:rFonts w:ascii="Calibri" w:eastAsia="Calibri" w:hAnsi="Calibri" w:cs="Arial"/>
                <w:sz w:val="20"/>
                <w:szCs w:val="20"/>
              </w:rPr>
              <w:t xml:space="preserve">Unit - </w:t>
            </w:r>
            <w:r w:rsidR="00672FD9">
              <w:rPr>
                <w:rFonts w:ascii="Calibri" w:eastAsia="Calibri" w:hAnsi="Calibri" w:cs="Arial"/>
                <w:sz w:val="20"/>
                <w:szCs w:val="20"/>
              </w:rPr>
              <w:t xml:space="preserve"> </w:t>
            </w:r>
          </w:p>
          <w:p w14:paraId="7583877C" w14:textId="34E2657D" w:rsidR="00AB041B" w:rsidRPr="00AB041B" w:rsidRDefault="00AB041B" w:rsidP="00CE542E">
            <w:pPr>
              <w:contextualSpacing/>
              <w:rPr>
                <w:ins w:id="337" w:author="Aleta Haflett" w:date="2014-11-03T16:32:00Z"/>
                <w:rFonts w:ascii="Calibri" w:eastAsia="Calibri" w:hAnsi="Calibri" w:cs="Arial"/>
                <w:sz w:val="20"/>
                <w:szCs w:val="20"/>
              </w:rPr>
            </w:pPr>
          </w:p>
        </w:tc>
        <w:tc>
          <w:tcPr>
            <w:tcW w:w="4015" w:type="dxa"/>
          </w:tcPr>
          <w:p w14:paraId="544ADFB9" w14:textId="13B7F808" w:rsidR="00AB041B" w:rsidRDefault="00672FD9" w:rsidP="00CE542E">
            <w:pPr>
              <w:contextualSpacing/>
              <w:rPr>
                <w:rFonts w:ascii="Calibri" w:eastAsia="Calibri" w:hAnsi="Calibri" w:cs="Arial"/>
                <w:sz w:val="20"/>
                <w:szCs w:val="20"/>
              </w:rPr>
            </w:pPr>
            <w:r>
              <w:rPr>
                <w:rFonts w:ascii="Calibri" w:eastAsia="Calibri" w:hAnsi="Calibri" w:cs="Arial"/>
                <w:sz w:val="20"/>
                <w:szCs w:val="20"/>
              </w:rPr>
              <w:t xml:space="preserve">         If YES to D.30, did you apply for permission to open up the new crop land</w:t>
            </w:r>
            <w:ins w:id="338" w:author="Aleta Haflett" w:date="2014-11-03T16:40:00Z">
              <w:r w:rsidR="00AB041B" w:rsidRPr="00AB041B">
                <w:rPr>
                  <w:rFonts w:ascii="Calibri" w:eastAsia="Calibri" w:hAnsi="Calibri" w:cs="Arial"/>
                  <w:sz w:val="20"/>
                  <w:szCs w:val="20"/>
                </w:rPr>
                <w:t>?</w:t>
              </w:r>
            </w:ins>
          </w:p>
          <w:p w14:paraId="4919F475" w14:textId="77777777" w:rsidR="00672FD9" w:rsidRDefault="00672FD9" w:rsidP="00CE542E">
            <w:pPr>
              <w:contextualSpacing/>
              <w:rPr>
                <w:rFonts w:ascii="Calibri" w:eastAsia="Calibri" w:hAnsi="Calibri" w:cs="Arial"/>
                <w:sz w:val="20"/>
                <w:szCs w:val="20"/>
              </w:rPr>
            </w:pPr>
          </w:p>
          <w:p w14:paraId="03C4091F" w14:textId="13B30F05" w:rsidR="00672FD9" w:rsidRPr="00AB041B" w:rsidRDefault="00672FD9" w:rsidP="00CE542E">
            <w:pPr>
              <w:contextualSpacing/>
              <w:rPr>
                <w:ins w:id="339" w:author="Aleta Haflett" w:date="2014-11-03T16:40:00Z"/>
                <w:rFonts w:ascii="Calibri" w:eastAsia="Calibri" w:hAnsi="Calibri" w:cs="Arial"/>
                <w:sz w:val="20"/>
                <w:szCs w:val="20"/>
              </w:rPr>
            </w:pPr>
            <w:r>
              <w:rPr>
                <w:rFonts w:ascii="Calibri" w:eastAsia="Calibri" w:hAnsi="Calibri" w:cs="Arial"/>
                <w:sz w:val="20"/>
                <w:szCs w:val="20"/>
              </w:rPr>
              <w:t xml:space="preserve">IF YES to D31, from who? </w:t>
            </w:r>
          </w:p>
          <w:p w14:paraId="58517644" w14:textId="77777777" w:rsidR="00AB041B" w:rsidRPr="00AB041B" w:rsidRDefault="00AB041B" w:rsidP="00CE542E">
            <w:pPr>
              <w:contextualSpacing/>
              <w:rPr>
                <w:ins w:id="340" w:author="Aleta Haflett" w:date="2014-11-03T16:40:00Z"/>
                <w:rFonts w:ascii="Calibri" w:eastAsia="Calibri" w:hAnsi="Calibri" w:cs="Arial"/>
                <w:sz w:val="20"/>
                <w:szCs w:val="20"/>
              </w:rPr>
            </w:pPr>
            <w:ins w:id="341" w:author="Aleta Haflett" w:date="2014-11-03T16:40:00Z">
              <w:r w:rsidRPr="00AB041B">
                <w:rPr>
                  <w:rFonts w:ascii="Calibri" w:eastAsia="Calibri" w:hAnsi="Calibri" w:cs="Arial"/>
                  <w:sz w:val="20"/>
                  <w:szCs w:val="20"/>
                </w:rPr>
                <w:t>1=Yes, from customary chief</w:t>
              </w:r>
            </w:ins>
          </w:p>
          <w:p w14:paraId="67A2050A" w14:textId="77777777" w:rsidR="00AB041B" w:rsidRPr="00AB041B" w:rsidRDefault="00AB041B" w:rsidP="00CE542E">
            <w:pPr>
              <w:contextualSpacing/>
              <w:rPr>
                <w:ins w:id="342" w:author="Aleta Haflett" w:date="2014-11-03T16:40:00Z"/>
                <w:rFonts w:ascii="Calibri" w:eastAsia="Calibri" w:hAnsi="Calibri" w:cs="Arial"/>
                <w:sz w:val="20"/>
                <w:szCs w:val="20"/>
              </w:rPr>
            </w:pPr>
            <w:ins w:id="343" w:author="Aleta Haflett" w:date="2014-11-03T16:40:00Z">
              <w:r w:rsidRPr="00AB041B">
                <w:rPr>
                  <w:rFonts w:ascii="Calibri" w:eastAsia="Calibri" w:hAnsi="Calibri" w:cs="Arial"/>
                  <w:sz w:val="20"/>
                  <w:szCs w:val="20"/>
                </w:rPr>
                <w:t xml:space="preserve">2=Yes, from state authority </w:t>
              </w:r>
            </w:ins>
          </w:p>
          <w:p w14:paraId="4C34FECB" w14:textId="77777777" w:rsidR="00AB041B" w:rsidRPr="00AB041B" w:rsidRDefault="00AB041B" w:rsidP="00CE542E">
            <w:pPr>
              <w:contextualSpacing/>
              <w:rPr>
                <w:ins w:id="344" w:author="Aleta Haflett" w:date="2014-11-03T16:40:00Z"/>
                <w:rFonts w:ascii="Calibri" w:eastAsia="Calibri" w:hAnsi="Calibri" w:cs="Arial"/>
                <w:sz w:val="20"/>
                <w:szCs w:val="20"/>
              </w:rPr>
            </w:pPr>
            <w:ins w:id="345" w:author="Aleta Haflett" w:date="2014-11-03T16:40:00Z">
              <w:r w:rsidRPr="00AB041B">
                <w:rPr>
                  <w:rFonts w:ascii="Calibri" w:eastAsia="Calibri" w:hAnsi="Calibri" w:cs="Arial"/>
                  <w:sz w:val="20"/>
                  <w:szCs w:val="20"/>
                </w:rPr>
                <w:t>3=Yes, from elsewhere</w:t>
              </w:r>
            </w:ins>
          </w:p>
          <w:p w14:paraId="5FC46DEF" w14:textId="77777777" w:rsidR="00AB041B" w:rsidRPr="00AB041B" w:rsidRDefault="00AB041B" w:rsidP="00CE542E">
            <w:pPr>
              <w:contextualSpacing/>
              <w:rPr>
                <w:ins w:id="346" w:author="Aleta Haflett" w:date="2014-11-03T16:40:00Z"/>
                <w:rFonts w:ascii="Calibri" w:eastAsia="Calibri" w:hAnsi="Calibri" w:cs="Arial"/>
                <w:sz w:val="20"/>
                <w:szCs w:val="20"/>
              </w:rPr>
            </w:pPr>
            <w:ins w:id="347" w:author="Aleta Haflett" w:date="2014-11-03T16:40:00Z">
              <w:r w:rsidRPr="00AB041B">
                <w:rPr>
                  <w:rFonts w:ascii="Calibri" w:eastAsia="Calibri" w:hAnsi="Calibri" w:cs="Arial"/>
                  <w:sz w:val="20"/>
                  <w:szCs w:val="20"/>
                </w:rPr>
                <w:t>4=No, permission is usually not requested and land is opened up on informal basis</w:t>
              </w:r>
            </w:ins>
          </w:p>
          <w:p w14:paraId="591FF0B3" w14:textId="77777777" w:rsidR="00AB041B" w:rsidRDefault="00AB041B" w:rsidP="00CE542E">
            <w:pPr>
              <w:contextualSpacing/>
              <w:rPr>
                <w:rFonts w:ascii="Calibri" w:eastAsia="Calibri" w:hAnsi="Calibri" w:cs="Arial"/>
                <w:sz w:val="20"/>
                <w:szCs w:val="20"/>
              </w:rPr>
            </w:pPr>
            <w:ins w:id="348" w:author="Aleta Haflett" w:date="2014-11-03T16:41:00Z">
              <w:r w:rsidRPr="00AB041B">
                <w:rPr>
                  <w:rFonts w:ascii="Calibri" w:eastAsia="Calibri" w:hAnsi="Calibri" w:cs="Arial"/>
                  <w:sz w:val="20"/>
                  <w:szCs w:val="20"/>
                </w:rPr>
                <w:t>97=Other</w:t>
              </w:r>
            </w:ins>
          </w:p>
          <w:p w14:paraId="3961E243" w14:textId="77777777" w:rsidR="005C2B03" w:rsidRDefault="005C2B03" w:rsidP="00CE542E">
            <w:pPr>
              <w:contextualSpacing/>
              <w:rPr>
                <w:rFonts w:ascii="Calibri" w:eastAsia="Calibri" w:hAnsi="Calibri" w:cs="Arial"/>
                <w:sz w:val="20"/>
                <w:szCs w:val="20"/>
              </w:rPr>
            </w:pPr>
          </w:p>
          <w:p w14:paraId="658EDA35" w14:textId="34562182" w:rsidR="005C2B03" w:rsidRDefault="005C2B03" w:rsidP="00CE542E">
            <w:pPr>
              <w:contextualSpacing/>
              <w:rPr>
                <w:rFonts w:ascii="Calibri" w:eastAsia="Calibri" w:hAnsi="Calibri" w:cs="Arial"/>
                <w:sz w:val="20"/>
                <w:szCs w:val="20"/>
              </w:rPr>
            </w:pPr>
            <w:commentRangeStart w:id="349"/>
            <w:r>
              <w:rPr>
                <w:rFonts w:ascii="Calibri" w:eastAsia="Calibri" w:hAnsi="Calibri" w:cs="Arial"/>
                <w:sz w:val="20"/>
                <w:szCs w:val="20"/>
              </w:rPr>
              <w:t xml:space="preserve">What was the land used for after clearing? </w:t>
            </w:r>
            <w:commentRangeEnd w:id="349"/>
            <w:r>
              <w:rPr>
                <w:rStyle w:val="CommentReference"/>
              </w:rPr>
              <w:commentReference w:id="349"/>
            </w:r>
          </w:p>
          <w:p w14:paraId="2315B1AF" w14:textId="77777777" w:rsidR="005C2B03" w:rsidRDefault="005C2B03" w:rsidP="005C2B03">
            <w:pPr>
              <w:rPr>
                <w:ins w:id="350" w:author="Aleta Haflett" w:date="2014-11-03T10:50:00Z"/>
                <w:rFonts w:cs="Arial"/>
              </w:rPr>
            </w:pPr>
            <w:ins w:id="351" w:author="Aleta Haflett" w:date="2014-11-03T10:50:00Z">
              <w:r>
                <w:rPr>
                  <w:rFonts w:cs="Arial"/>
                </w:rPr>
                <w:t>1=Cropping</w:t>
              </w:r>
            </w:ins>
          </w:p>
          <w:p w14:paraId="124E5541" w14:textId="77777777" w:rsidR="005C2B03" w:rsidRDefault="005C2B03" w:rsidP="005C2B03">
            <w:pPr>
              <w:rPr>
                <w:ins w:id="352" w:author="Aleta Haflett" w:date="2014-11-03T10:50:00Z"/>
                <w:rFonts w:cs="Arial"/>
              </w:rPr>
            </w:pPr>
            <w:ins w:id="353" w:author="Aleta Haflett" w:date="2014-11-03T10:50:00Z">
              <w:r>
                <w:rPr>
                  <w:rFonts w:cs="Arial"/>
                </w:rPr>
                <w:t>2=Tree plantation</w:t>
              </w:r>
            </w:ins>
          </w:p>
          <w:p w14:paraId="62294773" w14:textId="77777777" w:rsidR="005C2B03" w:rsidRDefault="005C2B03" w:rsidP="005C2B03">
            <w:pPr>
              <w:rPr>
                <w:ins w:id="354" w:author="Aleta Haflett" w:date="2014-11-03T10:50:00Z"/>
                <w:rFonts w:cs="Arial"/>
              </w:rPr>
            </w:pPr>
            <w:ins w:id="355" w:author="Aleta Haflett" w:date="2014-11-03T10:50:00Z">
              <w:r>
                <w:rPr>
                  <w:rFonts w:cs="Arial"/>
                </w:rPr>
                <w:t>3=Livestock</w:t>
              </w:r>
            </w:ins>
          </w:p>
          <w:p w14:paraId="64A6E064" w14:textId="77777777" w:rsidR="005C2B03" w:rsidRDefault="005C2B03" w:rsidP="005C2B03">
            <w:pPr>
              <w:rPr>
                <w:ins w:id="356" w:author="Aleta Haflett" w:date="2014-11-03T10:50:00Z"/>
                <w:rFonts w:cs="Arial"/>
              </w:rPr>
            </w:pPr>
            <w:ins w:id="357" w:author="Aleta Haflett" w:date="2014-11-03T10:50:00Z">
              <w:r>
                <w:rPr>
                  <w:rFonts w:cs="Arial"/>
                </w:rPr>
                <w:t>4=Infrastructure/settlements</w:t>
              </w:r>
            </w:ins>
          </w:p>
          <w:p w14:paraId="70FB3F75" w14:textId="77777777" w:rsidR="005C2B03" w:rsidRDefault="005C2B03" w:rsidP="005C2B03">
            <w:pPr>
              <w:rPr>
                <w:ins w:id="358" w:author="Aleta Haflett" w:date="2014-11-03T10:51:00Z"/>
                <w:rFonts w:cs="Arial"/>
              </w:rPr>
            </w:pPr>
            <w:ins w:id="359" w:author="Aleta Haflett" w:date="2014-11-03T10:50:00Z">
              <w:r>
                <w:rPr>
                  <w:rFonts w:cs="Arial"/>
                </w:rPr>
                <w:t xml:space="preserve">5=Producing ash for </w:t>
              </w:r>
            </w:ins>
            <w:ins w:id="360" w:author="Aleta Haflett" w:date="2014-11-03T10:51:00Z">
              <w:r>
                <w:rPr>
                  <w:rFonts w:cs="Arial"/>
                </w:rPr>
                <w:t>fertilizer</w:t>
              </w:r>
            </w:ins>
          </w:p>
          <w:p w14:paraId="71BE5141" w14:textId="77777777" w:rsidR="005C2B03" w:rsidRDefault="005C2B03" w:rsidP="005C2B03">
            <w:pPr>
              <w:rPr>
                <w:ins w:id="361" w:author="Aleta Haflett" w:date="2014-11-03T10:50:00Z"/>
                <w:rFonts w:cs="Arial"/>
              </w:rPr>
            </w:pPr>
            <w:ins w:id="362" w:author="Aleta Haflett" w:date="2014-11-03T10:51:00Z">
              <w:r>
                <w:rPr>
                  <w:rFonts w:cs="Arial"/>
                </w:rPr>
                <w:t>6=Not used</w:t>
              </w:r>
            </w:ins>
          </w:p>
          <w:p w14:paraId="2D401E3B" w14:textId="77777777" w:rsidR="005C2B03" w:rsidRDefault="005C2B03" w:rsidP="005C2B03">
            <w:pPr>
              <w:rPr>
                <w:ins w:id="363" w:author="Aleta Haflett" w:date="2014-11-03T10:51:00Z"/>
                <w:rFonts w:cs="Arial"/>
              </w:rPr>
            </w:pPr>
            <w:ins w:id="364" w:author="Aleta Haflett" w:date="2014-11-03T10:51:00Z">
              <w:r>
                <w:rPr>
                  <w:rFonts w:cs="Arial"/>
                </w:rPr>
                <w:lastRenderedPageBreak/>
                <w:t>7=Left to regenerate (e.g. after charcoal production)</w:t>
              </w:r>
            </w:ins>
          </w:p>
          <w:p w14:paraId="7B31F901" w14:textId="0FD47B67" w:rsidR="005C2B03" w:rsidRDefault="005C2B03" w:rsidP="005C2B03">
            <w:pPr>
              <w:contextualSpacing/>
              <w:rPr>
                <w:rFonts w:ascii="Calibri" w:eastAsia="Calibri" w:hAnsi="Calibri" w:cs="Arial"/>
                <w:sz w:val="20"/>
                <w:szCs w:val="20"/>
              </w:rPr>
            </w:pPr>
            <w:ins w:id="365" w:author="Aleta Haflett" w:date="2014-11-03T10:51:00Z">
              <w:r>
                <w:rPr>
                  <w:rFonts w:cs="Arial"/>
                </w:rPr>
                <w:t>97=Other, specify</w:t>
              </w:r>
            </w:ins>
          </w:p>
          <w:p w14:paraId="51F19037" w14:textId="41D8F35B" w:rsidR="005C2B03" w:rsidRPr="00AB041B" w:rsidRDefault="005C2B03" w:rsidP="00CE542E">
            <w:pPr>
              <w:contextualSpacing/>
              <w:rPr>
                <w:ins w:id="366" w:author="Aleta Haflett" w:date="2014-11-03T16:32:00Z"/>
                <w:sz w:val="20"/>
                <w:szCs w:val="20"/>
              </w:rPr>
            </w:pPr>
          </w:p>
        </w:tc>
      </w:tr>
      <w:tr w:rsidR="00AB041B" w:rsidRPr="00943A99" w14:paraId="7FB37CA8" w14:textId="77777777" w:rsidTr="00672FD9">
        <w:trPr>
          <w:trHeight w:val="20"/>
          <w:ins w:id="367" w:author="Aleta Haflett" w:date="2014-11-03T16:32:00Z"/>
        </w:trPr>
        <w:tc>
          <w:tcPr>
            <w:tcW w:w="715" w:type="dxa"/>
          </w:tcPr>
          <w:p w14:paraId="2996B010" w14:textId="42700869" w:rsidR="00AB041B" w:rsidRDefault="00AB041B" w:rsidP="00B30EB2">
            <w:pPr>
              <w:contextualSpacing/>
              <w:jc w:val="center"/>
              <w:rPr>
                <w:ins w:id="368" w:author="Aleta Haflett" w:date="2014-11-03T16:32:00Z"/>
                <w:b/>
              </w:rPr>
            </w:pPr>
          </w:p>
        </w:tc>
        <w:tc>
          <w:tcPr>
            <w:tcW w:w="1045" w:type="dxa"/>
          </w:tcPr>
          <w:p w14:paraId="14ED1C06" w14:textId="77777777" w:rsidR="00AB041B" w:rsidRPr="00943A99" w:rsidRDefault="00AB041B" w:rsidP="00B30EB2">
            <w:pPr>
              <w:contextualSpacing/>
              <w:jc w:val="center"/>
              <w:rPr>
                <w:ins w:id="369" w:author="Aleta Haflett" w:date="2014-11-03T16:32:00Z"/>
              </w:rPr>
            </w:pPr>
          </w:p>
        </w:tc>
        <w:tc>
          <w:tcPr>
            <w:tcW w:w="1691" w:type="dxa"/>
          </w:tcPr>
          <w:p w14:paraId="6758CD39" w14:textId="77777777" w:rsidR="00AB041B" w:rsidRPr="00943A99" w:rsidRDefault="00AB041B" w:rsidP="00B30EB2">
            <w:pPr>
              <w:contextualSpacing/>
              <w:jc w:val="center"/>
              <w:rPr>
                <w:ins w:id="370" w:author="Aleta Haflett" w:date="2014-11-03T16:32:00Z"/>
              </w:rPr>
            </w:pPr>
          </w:p>
        </w:tc>
        <w:tc>
          <w:tcPr>
            <w:tcW w:w="1224" w:type="dxa"/>
          </w:tcPr>
          <w:p w14:paraId="54C5E2A4" w14:textId="77777777" w:rsidR="00AB041B" w:rsidRPr="00943A99" w:rsidRDefault="00AB041B" w:rsidP="00B30EB2">
            <w:pPr>
              <w:contextualSpacing/>
              <w:jc w:val="center"/>
              <w:rPr>
                <w:ins w:id="371" w:author="Aleta Haflett" w:date="2014-11-03T16:32:00Z"/>
              </w:rPr>
            </w:pPr>
          </w:p>
        </w:tc>
        <w:tc>
          <w:tcPr>
            <w:tcW w:w="1440" w:type="dxa"/>
          </w:tcPr>
          <w:p w14:paraId="46948CBD" w14:textId="77777777" w:rsidR="00AB041B" w:rsidRPr="00943A99" w:rsidRDefault="00AB041B" w:rsidP="00B30EB2">
            <w:pPr>
              <w:contextualSpacing/>
              <w:jc w:val="center"/>
              <w:rPr>
                <w:ins w:id="372" w:author="Aleta Haflett" w:date="2014-11-03T16:32:00Z"/>
              </w:rPr>
            </w:pPr>
          </w:p>
        </w:tc>
        <w:tc>
          <w:tcPr>
            <w:tcW w:w="2200" w:type="dxa"/>
          </w:tcPr>
          <w:p w14:paraId="4BE7FC5C" w14:textId="77777777" w:rsidR="00AB041B" w:rsidRPr="00943A99" w:rsidRDefault="00AB041B" w:rsidP="00B30EB2">
            <w:pPr>
              <w:contextualSpacing/>
              <w:jc w:val="center"/>
              <w:rPr>
                <w:ins w:id="373" w:author="Aleta Haflett" w:date="2014-11-03T16:32:00Z"/>
              </w:rPr>
            </w:pPr>
          </w:p>
        </w:tc>
        <w:tc>
          <w:tcPr>
            <w:tcW w:w="4015" w:type="dxa"/>
          </w:tcPr>
          <w:p w14:paraId="1DC93D20" w14:textId="77777777" w:rsidR="00AB041B" w:rsidRPr="00943A99" w:rsidRDefault="00AB041B" w:rsidP="00B30EB2">
            <w:pPr>
              <w:contextualSpacing/>
              <w:jc w:val="center"/>
              <w:rPr>
                <w:ins w:id="374" w:author="Aleta Haflett" w:date="2014-11-03T16:32:00Z"/>
              </w:rPr>
            </w:pPr>
          </w:p>
        </w:tc>
      </w:tr>
      <w:tr w:rsidR="00AB041B" w:rsidRPr="00943A99" w14:paraId="376F45EE" w14:textId="77777777" w:rsidTr="00672FD9">
        <w:trPr>
          <w:trHeight w:val="20"/>
          <w:ins w:id="375" w:author="Aleta Haflett" w:date="2014-11-03T16:32:00Z"/>
        </w:trPr>
        <w:tc>
          <w:tcPr>
            <w:tcW w:w="715" w:type="dxa"/>
          </w:tcPr>
          <w:p w14:paraId="23C243BA" w14:textId="77777777" w:rsidR="00AB041B" w:rsidRDefault="00AB041B" w:rsidP="00B30EB2">
            <w:pPr>
              <w:contextualSpacing/>
              <w:jc w:val="center"/>
              <w:rPr>
                <w:ins w:id="376" w:author="Aleta Haflett" w:date="2014-11-03T16:32:00Z"/>
                <w:b/>
              </w:rPr>
            </w:pPr>
            <w:ins w:id="377" w:author="Aleta Haflett" w:date="2014-11-03T16:32:00Z">
              <w:r>
                <w:rPr>
                  <w:b/>
                </w:rPr>
                <w:t>1</w:t>
              </w:r>
            </w:ins>
          </w:p>
        </w:tc>
        <w:tc>
          <w:tcPr>
            <w:tcW w:w="1045" w:type="dxa"/>
          </w:tcPr>
          <w:p w14:paraId="6EACF26F" w14:textId="77777777" w:rsidR="00AB041B" w:rsidRPr="00943A99" w:rsidRDefault="00AB041B" w:rsidP="00B30EB2">
            <w:pPr>
              <w:contextualSpacing/>
              <w:jc w:val="center"/>
              <w:rPr>
                <w:ins w:id="378" w:author="Aleta Haflett" w:date="2014-11-03T16:32:00Z"/>
              </w:rPr>
            </w:pPr>
          </w:p>
        </w:tc>
        <w:tc>
          <w:tcPr>
            <w:tcW w:w="1691" w:type="dxa"/>
          </w:tcPr>
          <w:p w14:paraId="7BDD918B" w14:textId="77777777" w:rsidR="00AB041B" w:rsidRPr="00943A99" w:rsidRDefault="00AB041B" w:rsidP="00B30EB2">
            <w:pPr>
              <w:contextualSpacing/>
              <w:jc w:val="center"/>
              <w:rPr>
                <w:ins w:id="379" w:author="Aleta Haflett" w:date="2014-11-03T16:32:00Z"/>
              </w:rPr>
            </w:pPr>
          </w:p>
        </w:tc>
        <w:tc>
          <w:tcPr>
            <w:tcW w:w="1224" w:type="dxa"/>
          </w:tcPr>
          <w:p w14:paraId="7E258032" w14:textId="77777777" w:rsidR="00AB041B" w:rsidRPr="00943A99" w:rsidRDefault="00AB041B" w:rsidP="00B30EB2">
            <w:pPr>
              <w:contextualSpacing/>
              <w:jc w:val="center"/>
              <w:rPr>
                <w:ins w:id="380" w:author="Aleta Haflett" w:date="2014-11-03T16:32:00Z"/>
              </w:rPr>
            </w:pPr>
          </w:p>
        </w:tc>
        <w:tc>
          <w:tcPr>
            <w:tcW w:w="1440" w:type="dxa"/>
          </w:tcPr>
          <w:p w14:paraId="7FB4045B" w14:textId="77777777" w:rsidR="00AB041B" w:rsidRPr="00943A99" w:rsidRDefault="00AB041B" w:rsidP="00B30EB2">
            <w:pPr>
              <w:contextualSpacing/>
              <w:jc w:val="center"/>
              <w:rPr>
                <w:ins w:id="381" w:author="Aleta Haflett" w:date="2014-11-03T16:32:00Z"/>
              </w:rPr>
            </w:pPr>
          </w:p>
        </w:tc>
        <w:tc>
          <w:tcPr>
            <w:tcW w:w="2200" w:type="dxa"/>
          </w:tcPr>
          <w:p w14:paraId="3818238D" w14:textId="77777777" w:rsidR="00AB041B" w:rsidRPr="00943A99" w:rsidRDefault="00AB041B" w:rsidP="00B30EB2">
            <w:pPr>
              <w:contextualSpacing/>
              <w:jc w:val="center"/>
              <w:rPr>
                <w:ins w:id="382" w:author="Aleta Haflett" w:date="2014-11-03T16:32:00Z"/>
              </w:rPr>
            </w:pPr>
          </w:p>
        </w:tc>
        <w:tc>
          <w:tcPr>
            <w:tcW w:w="4015" w:type="dxa"/>
          </w:tcPr>
          <w:p w14:paraId="1118A1E1" w14:textId="77777777" w:rsidR="00AB041B" w:rsidRPr="00943A99" w:rsidRDefault="00AB041B" w:rsidP="00B30EB2">
            <w:pPr>
              <w:contextualSpacing/>
              <w:jc w:val="center"/>
              <w:rPr>
                <w:ins w:id="383" w:author="Aleta Haflett" w:date="2014-11-03T16:32:00Z"/>
              </w:rPr>
            </w:pPr>
          </w:p>
        </w:tc>
      </w:tr>
      <w:tr w:rsidR="00AB041B" w:rsidRPr="00943A99" w14:paraId="6E31F4FE" w14:textId="77777777" w:rsidTr="00672FD9">
        <w:trPr>
          <w:trHeight w:val="20"/>
          <w:ins w:id="384" w:author="Aleta Haflett" w:date="2014-11-03T16:32:00Z"/>
        </w:trPr>
        <w:tc>
          <w:tcPr>
            <w:tcW w:w="715" w:type="dxa"/>
          </w:tcPr>
          <w:p w14:paraId="42DA83EB" w14:textId="77777777" w:rsidR="00AB041B" w:rsidRDefault="00AB041B" w:rsidP="00B30EB2">
            <w:pPr>
              <w:contextualSpacing/>
              <w:jc w:val="center"/>
              <w:rPr>
                <w:ins w:id="385" w:author="Aleta Haflett" w:date="2014-11-03T16:32:00Z"/>
                <w:b/>
              </w:rPr>
            </w:pPr>
            <w:ins w:id="386" w:author="Aleta Haflett" w:date="2014-11-03T16:32:00Z">
              <w:r>
                <w:rPr>
                  <w:b/>
                </w:rPr>
                <w:t>2</w:t>
              </w:r>
            </w:ins>
          </w:p>
        </w:tc>
        <w:tc>
          <w:tcPr>
            <w:tcW w:w="1045" w:type="dxa"/>
          </w:tcPr>
          <w:p w14:paraId="54039AA6" w14:textId="77777777" w:rsidR="00AB041B" w:rsidRPr="00943A99" w:rsidRDefault="00AB041B" w:rsidP="00B30EB2">
            <w:pPr>
              <w:contextualSpacing/>
              <w:jc w:val="center"/>
              <w:rPr>
                <w:ins w:id="387" w:author="Aleta Haflett" w:date="2014-11-03T16:32:00Z"/>
              </w:rPr>
            </w:pPr>
          </w:p>
        </w:tc>
        <w:tc>
          <w:tcPr>
            <w:tcW w:w="1691" w:type="dxa"/>
          </w:tcPr>
          <w:p w14:paraId="2950A8B3" w14:textId="77777777" w:rsidR="00AB041B" w:rsidRPr="00943A99" w:rsidRDefault="00AB041B" w:rsidP="00B30EB2">
            <w:pPr>
              <w:contextualSpacing/>
              <w:jc w:val="center"/>
              <w:rPr>
                <w:ins w:id="388" w:author="Aleta Haflett" w:date="2014-11-03T16:32:00Z"/>
              </w:rPr>
            </w:pPr>
          </w:p>
        </w:tc>
        <w:tc>
          <w:tcPr>
            <w:tcW w:w="1224" w:type="dxa"/>
          </w:tcPr>
          <w:p w14:paraId="16649F11" w14:textId="77777777" w:rsidR="00AB041B" w:rsidRPr="00943A99" w:rsidRDefault="00AB041B" w:rsidP="00B30EB2">
            <w:pPr>
              <w:contextualSpacing/>
              <w:jc w:val="center"/>
              <w:rPr>
                <w:ins w:id="389" w:author="Aleta Haflett" w:date="2014-11-03T16:32:00Z"/>
              </w:rPr>
            </w:pPr>
          </w:p>
        </w:tc>
        <w:tc>
          <w:tcPr>
            <w:tcW w:w="1440" w:type="dxa"/>
          </w:tcPr>
          <w:p w14:paraId="2D36FFF5" w14:textId="77777777" w:rsidR="00AB041B" w:rsidRPr="00943A99" w:rsidRDefault="00AB041B" w:rsidP="00B30EB2">
            <w:pPr>
              <w:contextualSpacing/>
              <w:jc w:val="center"/>
              <w:rPr>
                <w:ins w:id="390" w:author="Aleta Haflett" w:date="2014-11-03T16:32:00Z"/>
              </w:rPr>
            </w:pPr>
          </w:p>
        </w:tc>
        <w:tc>
          <w:tcPr>
            <w:tcW w:w="2200" w:type="dxa"/>
          </w:tcPr>
          <w:p w14:paraId="320616FF" w14:textId="77777777" w:rsidR="00AB041B" w:rsidRPr="00943A99" w:rsidRDefault="00AB041B" w:rsidP="00B30EB2">
            <w:pPr>
              <w:contextualSpacing/>
              <w:jc w:val="center"/>
              <w:rPr>
                <w:ins w:id="391" w:author="Aleta Haflett" w:date="2014-11-03T16:32:00Z"/>
              </w:rPr>
            </w:pPr>
          </w:p>
        </w:tc>
        <w:tc>
          <w:tcPr>
            <w:tcW w:w="4015" w:type="dxa"/>
          </w:tcPr>
          <w:p w14:paraId="2EAD08EF" w14:textId="77777777" w:rsidR="00AB041B" w:rsidRPr="00943A99" w:rsidRDefault="00AB041B" w:rsidP="00B30EB2">
            <w:pPr>
              <w:contextualSpacing/>
              <w:jc w:val="center"/>
              <w:rPr>
                <w:ins w:id="392" w:author="Aleta Haflett" w:date="2014-11-03T16:32:00Z"/>
              </w:rPr>
            </w:pPr>
          </w:p>
        </w:tc>
      </w:tr>
      <w:tr w:rsidR="00AB041B" w:rsidRPr="00943A99" w14:paraId="3AF00AEA" w14:textId="77777777" w:rsidTr="00672FD9">
        <w:trPr>
          <w:trHeight w:val="20"/>
          <w:ins w:id="393" w:author="Aleta Haflett" w:date="2014-11-03T16:32:00Z"/>
        </w:trPr>
        <w:tc>
          <w:tcPr>
            <w:tcW w:w="715" w:type="dxa"/>
          </w:tcPr>
          <w:p w14:paraId="0D909CE0" w14:textId="77777777" w:rsidR="00AB041B" w:rsidRDefault="00AB041B" w:rsidP="00B30EB2">
            <w:pPr>
              <w:contextualSpacing/>
              <w:jc w:val="center"/>
              <w:rPr>
                <w:ins w:id="394" w:author="Aleta Haflett" w:date="2014-11-03T16:32:00Z"/>
                <w:b/>
              </w:rPr>
            </w:pPr>
            <w:ins w:id="395" w:author="Aleta Haflett" w:date="2014-11-03T16:32:00Z">
              <w:r>
                <w:rPr>
                  <w:b/>
                </w:rPr>
                <w:t>3</w:t>
              </w:r>
            </w:ins>
          </w:p>
        </w:tc>
        <w:tc>
          <w:tcPr>
            <w:tcW w:w="1045" w:type="dxa"/>
          </w:tcPr>
          <w:p w14:paraId="7FDF06BA" w14:textId="77777777" w:rsidR="00AB041B" w:rsidRPr="00943A99" w:rsidRDefault="00AB041B" w:rsidP="00B30EB2">
            <w:pPr>
              <w:contextualSpacing/>
              <w:jc w:val="center"/>
              <w:rPr>
                <w:ins w:id="396" w:author="Aleta Haflett" w:date="2014-11-03T16:32:00Z"/>
              </w:rPr>
            </w:pPr>
          </w:p>
        </w:tc>
        <w:tc>
          <w:tcPr>
            <w:tcW w:w="1691" w:type="dxa"/>
          </w:tcPr>
          <w:p w14:paraId="2A12071B" w14:textId="77777777" w:rsidR="00AB041B" w:rsidRPr="00943A99" w:rsidRDefault="00AB041B" w:rsidP="00B30EB2">
            <w:pPr>
              <w:contextualSpacing/>
              <w:jc w:val="center"/>
              <w:rPr>
                <w:ins w:id="397" w:author="Aleta Haflett" w:date="2014-11-03T16:32:00Z"/>
              </w:rPr>
            </w:pPr>
          </w:p>
        </w:tc>
        <w:tc>
          <w:tcPr>
            <w:tcW w:w="1224" w:type="dxa"/>
          </w:tcPr>
          <w:p w14:paraId="10A76244" w14:textId="77777777" w:rsidR="00AB041B" w:rsidRPr="00943A99" w:rsidRDefault="00AB041B" w:rsidP="00B30EB2">
            <w:pPr>
              <w:contextualSpacing/>
              <w:jc w:val="center"/>
              <w:rPr>
                <w:ins w:id="398" w:author="Aleta Haflett" w:date="2014-11-03T16:32:00Z"/>
              </w:rPr>
            </w:pPr>
          </w:p>
        </w:tc>
        <w:tc>
          <w:tcPr>
            <w:tcW w:w="1440" w:type="dxa"/>
          </w:tcPr>
          <w:p w14:paraId="00717AD0" w14:textId="77777777" w:rsidR="00AB041B" w:rsidRPr="00943A99" w:rsidRDefault="00AB041B" w:rsidP="00B30EB2">
            <w:pPr>
              <w:contextualSpacing/>
              <w:jc w:val="center"/>
              <w:rPr>
                <w:ins w:id="399" w:author="Aleta Haflett" w:date="2014-11-03T16:32:00Z"/>
              </w:rPr>
            </w:pPr>
          </w:p>
        </w:tc>
        <w:tc>
          <w:tcPr>
            <w:tcW w:w="2200" w:type="dxa"/>
          </w:tcPr>
          <w:p w14:paraId="1C812234" w14:textId="77777777" w:rsidR="00AB041B" w:rsidRPr="00943A99" w:rsidRDefault="00AB041B" w:rsidP="00B30EB2">
            <w:pPr>
              <w:contextualSpacing/>
              <w:jc w:val="center"/>
              <w:rPr>
                <w:ins w:id="400" w:author="Aleta Haflett" w:date="2014-11-03T16:32:00Z"/>
              </w:rPr>
            </w:pPr>
          </w:p>
        </w:tc>
        <w:tc>
          <w:tcPr>
            <w:tcW w:w="4015" w:type="dxa"/>
          </w:tcPr>
          <w:p w14:paraId="2109F7EA" w14:textId="77777777" w:rsidR="00AB041B" w:rsidRPr="00943A99" w:rsidRDefault="00AB041B" w:rsidP="00B30EB2">
            <w:pPr>
              <w:contextualSpacing/>
              <w:jc w:val="center"/>
              <w:rPr>
                <w:ins w:id="401" w:author="Aleta Haflett" w:date="2014-11-03T16:32:00Z"/>
              </w:rPr>
            </w:pPr>
          </w:p>
        </w:tc>
      </w:tr>
      <w:tr w:rsidR="00AB041B" w:rsidRPr="00943A99" w14:paraId="52E8B2E8" w14:textId="77777777" w:rsidTr="00672FD9">
        <w:trPr>
          <w:trHeight w:val="20"/>
          <w:ins w:id="402" w:author="Aleta Haflett" w:date="2014-11-03T16:32:00Z"/>
        </w:trPr>
        <w:tc>
          <w:tcPr>
            <w:tcW w:w="715" w:type="dxa"/>
          </w:tcPr>
          <w:p w14:paraId="25DF76D2" w14:textId="77777777" w:rsidR="00AB041B" w:rsidRDefault="00AB041B" w:rsidP="00B30EB2">
            <w:pPr>
              <w:contextualSpacing/>
              <w:jc w:val="center"/>
              <w:rPr>
                <w:ins w:id="403" w:author="Aleta Haflett" w:date="2014-11-03T16:32:00Z"/>
                <w:b/>
              </w:rPr>
            </w:pPr>
            <w:ins w:id="404" w:author="Aleta Haflett" w:date="2014-11-03T16:32:00Z">
              <w:r>
                <w:rPr>
                  <w:b/>
                </w:rPr>
                <w:t>4</w:t>
              </w:r>
            </w:ins>
          </w:p>
        </w:tc>
        <w:tc>
          <w:tcPr>
            <w:tcW w:w="1045" w:type="dxa"/>
          </w:tcPr>
          <w:p w14:paraId="08DE1888" w14:textId="77777777" w:rsidR="00AB041B" w:rsidRPr="00943A99" w:rsidRDefault="00AB041B" w:rsidP="00B30EB2">
            <w:pPr>
              <w:contextualSpacing/>
              <w:jc w:val="center"/>
              <w:rPr>
                <w:ins w:id="405" w:author="Aleta Haflett" w:date="2014-11-03T16:32:00Z"/>
              </w:rPr>
            </w:pPr>
          </w:p>
        </w:tc>
        <w:tc>
          <w:tcPr>
            <w:tcW w:w="1691" w:type="dxa"/>
          </w:tcPr>
          <w:p w14:paraId="4B5FBC66" w14:textId="77777777" w:rsidR="00AB041B" w:rsidRPr="00943A99" w:rsidRDefault="00AB041B" w:rsidP="00B30EB2">
            <w:pPr>
              <w:contextualSpacing/>
              <w:jc w:val="center"/>
              <w:rPr>
                <w:ins w:id="406" w:author="Aleta Haflett" w:date="2014-11-03T16:32:00Z"/>
              </w:rPr>
            </w:pPr>
          </w:p>
        </w:tc>
        <w:tc>
          <w:tcPr>
            <w:tcW w:w="1224" w:type="dxa"/>
          </w:tcPr>
          <w:p w14:paraId="32CB683A" w14:textId="77777777" w:rsidR="00AB041B" w:rsidRPr="00943A99" w:rsidRDefault="00AB041B" w:rsidP="00B30EB2">
            <w:pPr>
              <w:contextualSpacing/>
              <w:jc w:val="center"/>
              <w:rPr>
                <w:ins w:id="407" w:author="Aleta Haflett" w:date="2014-11-03T16:32:00Z"/>
              </w:rPr>
            </w:pPr>
          </w:p>
        </w:tc>
        <w:tc>
          <w:tcPr>
            <w:tcW w:w="1440" w:type="dxa"/>
          </w:tcPr>
          <w:p w14:paraId="406A4460" w14:textId="77777777" w:rsidR="00AB041B" w:rsidRPr="00943A99" w:rsidRDefault="00AB041B" w:rsidP="00B30EB2">
            <w:pPr>
              <w:contextualSpacing/>
              <w:jc w:val="center"/>
              <w:rPr>
                <w:ins w:id="408" w:author="Aleta Haflett" w:date="2014-11-03T16:32:00Z"/>
              </w:rPr>
            </w:pPr>
          </w:p>
        </w:tc>
        <w:tc>
          <w:tcPr>
            <w:tcW w:w="2200" w:type="dxa"/>
          </w:tcPr>
          <w:p w14:paraId="47CDDF68" w14:textId="77777777" w:rsidR="00AB041B" w:rsidRPr="00943A99" w:rsidRDefault="00AB041B" w:rsidP="00B30EB2">
            <w:pPr>
              <w:contextualSpacing/>
              <w:jc w:val="center"/>
              <w:rPr>
                <w:ins w:id="409" w:author="Aleta Haflett" w:date="2014-11-03T16:32:00Z"/>
              </w:rPr>
            </w:pPr>
          </w:p>
        </w:tc>
        <w:tc>
          <w:tcPr>
            <w:tcW w:w="4015" w:type="dxa"/>
          </w:tcPr>
          <w:p w14:paraId="40006C07" w14:textId="77777777" w:rsidR="00AB041B" w:rsidRPr="00943A99" w:rsidRDefault="00AB041B" w:rsidP="00B30EB2">
            <w:pPr>
              <w:contextualSpacing/>
              <w:jc w:val="center"/>
              <w:rPr>
                <w:ins w:id="410" w:author="Aleta Haflett" w:date="2014-11-03T16:32:00Z"/>
              </w:rPr>
            </w:pPr>
          </w:p>
        </w:tc>
      </w:tr>
      <w:tr w:rsidR="00AB041B" w:rsidRPr="00943A99" w14:paraId="4E8623E9" w14:textId="77777777" w:rsidTr="00672FD9">
        <w:trPr>
          <w:trHeight w:val="20"/>
          <w:ins w:id="411" w:author="Aleta Haflett" w:date="2014-11-03T16:32:00Z"/>
        </w:trPr>
        <w:tc>
          <w:tcPr>
            <w:tcW w:w="715" w:type="dxa"/>
          </w:tcPr>
          <w:p w14:paraId="44244054" w14:textId="77777777" w:rsidR="00AB041B" w:rsidRDefault="00AB041B" w:rsidP="00B30EB2">
            <w:pPr>
              <w:contextualSpacing/>
              <w:jc w:val="center"/>
              <w:rPr>
                <w:ins w:id="412" w:author="Aleta Haflett" w:date="2014-11-03T16:32:00Z"/>
                <w:b/>
              </w:rPr>
            </w:pPr>
            <w:ins w:id="413" w:author="Aleta Haflett" w:date="2014-11-03T16:32:00Z">
              <w:r>
                <w:rPr>
                  <w:b/>
                </w:rPr>
                <w:t>5</w:t>
              </w:r>
            </w:ins>
          </w:p>
        </w:tc>
        <w:tc>
          <w:tcPr>
            <w:tcW w:w="1045" w:type="dxa"/>
          </w:tcPr>
          <w:p w14:paraId="3DC4AC62" w14:textId="77777777" w:rsidR="00AB041B" w:rsidRPr="00943A99" w:rsidRDefault="00AB041B" w:rsidP="00B30EB2">
            <w:pPr>
              <w:contextualSpacing/>
              <w:jc w:val="center"/>
              <w:rPr>
                <w:ins w:id="414" w:author="Aleta Haflett" w:date="2014-11-03T16:32:00Z"/>
              </w:rPr>
            </w:pPr>
          </w:p>
        </w:tc>
        <w:tc>
          <w:tcPr>
            <w:tcW w:w="1691" w:type="dxa"/>
          </w:tcPr>
          <w:p w14:paraId="3D160B96" w14:textId="77777777" w:rsidR="00AB041B" w:rsidRPr="00943A99" w:rsidRDefault="00AB041B" w:rsidP="00B30EB2">
            <w:pPr>
              <w:contextualSpacing/>
              <w:jc w:val="center"/>
              <w:rPr>
                <w:ins w:id="415" w:author="Aleta Haflett" w:date="2014-11-03T16:32:00Z"/>
              </w:rPr>
            </w:pPr>
          </w:p>
        </w:tc>
        <w:tc>
          <w:tcPr>
            <w:tcW w:w="1224" w:type="dxa"/>
          </w:tcPr>
          <w:p w14:paraId="11C7471F" w14:textId="77777777" w:rsidR="00AB041B" w:rsidRPr="00943A99" w:rsidRDefault="00AB041B" w:rsidP="00B30EB2">
            <w:pPr>
              <w:contextualSpacing/>
              <w:jc w:val="center"/>
              <w:rPr>
                <w:ins w:id="416" w:author="Aleta Haflett" w:date="2014-11-03T16:32:00Z"/>
              </w:rPr>
            </w:pPr>
          </w:p>
        </w:tc>
        <w:tc>
          <w:tcPr>
            <w:tcW w:w="1440" w:type="dxa"/>
          </w:tcPr>
          <w:p w14:paraId="25002AA2" w14:textId="77777777" w:rsidR="00AB041B" w:rsidRPr="00943A99" w:rsidRDefault="00AB041B" w:rsidP="00B30EB2">
            <w:pPr>
              <w:contextualSpacing/>
              <w:jc w:val="center"/>
              <w:rPr>
                <w:ins w:id="417" w:author="Aleta Haflett" w:date="2014-11-03T16:32:00Z"/>
              </w:rPr>
            </w:pPr>
          </w:p>
        </w:tc>
        <w:tc>
          <w:tcPr>
            <w:tcW w:w="2200" w:type="dxa"/>
          </w:tcPr>
          <w:p w14:paraId="12704F70" w14:textId="77777777" w:rsidR="00AB041B" w:rsidRPr="00943A99" w:rsidRDefault="00AB041B" w:rsidP="00B30EB2">
            <w:pPr>
              <w:contextualSpacing/>
              <w:jc w:val="center"/>
              <w:rPr>
                <w:ins w:id="418" w:author="Aleta Haflett" w:date="2014-11-03T16:32:00Z"/>
              </w:rPr>
            </w:pPr>
          </w:p>
        </w:tc>
        <w:tc>
          <w:tcPr>
            <w:tcW w:w="4015" w:type="dxa"/>
          </w:tcPr>
          <w:p w14:paraId="79A43335" w14:textId="77777777" w:rsidR="00AB041B" w:rsidRPr="00943A99" w:rsidRDefault="00AB041B" w:rsidP="00B30EB2">
            <w:pPr>
              <w:contextualSpacing/>
              <w:jc w:val="center"/>
              <w:rPr>
                <w:ins w:id="419" w:author="Aleta Haflett" w:date="2014-11-03T16:32:00Z"/>
              </w:rPr>
            </w:pPr>
          </w:p>
        </w:tc>
      </w:tr>
    </w:tbl>
    <w:p w14:paraId="294227CB" w14:textId="77777777" w:rsidR="006E365E" w:rsidRDefault="006E365E">
      <w:pPr>
        <w:sectPr w:rsidR="006E365E" w:rsidSect="00A667B3">
          <w:pgSz w:w="15840" w:h="12240" w:orient="landscape"/>
          <w:pgMar w:top="1080" w:right="1440" w:bottom="1080" w:left="1440" w:header="720" w:footer="720" w:gutter="0"/>
          <w:cols w:space="720"/>
          <w:docGrid w:linePitch="360"/>
        </w:sectPr>
      </w:pPr>
    </w:p>
    <w:p w14:paraId="71A73923" w14:textId="1829E5DE" w:rsidR="00020B58" w:rsidRDefault="00020B58"/>
    <w:p w14:paraId="582E4D4A" w14:textId="0357EDB2" w:rsidR="00CE542E" w:rsidRDefault="00CE542E" w:rsidP="001512DD">
      <w:pPr>
        <w:spacing w:after="0" w:line="240" w:lineRule="auto"/>
        <w:contextualSpacing/>
        <w:rPr>
          <w:rFonts w:ascii="Calibri" w:eastAsia="Calibri" w:hAnsi="Calibri" w:cs="TimesNewRomanPSMT"/>
        </w:rPr>
      </w:pPr>
      <w:r w:rsidRPr="001512DD">
        <w:rPr>
          <w:b/>
        </w:rPr>
        <w:t xml:space="preserve">SECTION </w:t>
      </w:r>
      <w:r>
        <w:rPr>
          <w:b/>
        </w:rPr>
        <w:t>D</w:t>
      </w:r>
      <w:r w:rsidRPr="001512DD">
        <w:rPr>
          <w:b/>
        </w:rPr>
        <w:t>: FOREST CONSERVATION AND RESOURCE VALUATION</w:t>
      </w:r>
    </w:p>
    <w:p w14:paraId="44A2C990" w14:textId="40B02C2B" w:rsidR="00020B58" w:rsidRDefault="00020B58" w:rsidP="001512DD">
      <w:pPr>
        <w:spacing w:after="0" w:line="240" w:lineRule="auto"/>
        <w:contextualSpacing/>
        <w:rPr>
          <w:rFonts w:ascii="Calibri" w:eastAsia="Calibri" w:hAnsi="Calibri" w:cs="TimesNewRomanPSMT"/>
        </w:rPr>
      </w:pPr>
      <w:r>
        <w:rPr>
          <w:rFonts w:ascii="Calibri" w:eastAsia="Calibri" w:hAnsi="Calibri" w:cs="TimesNewRomanPSMT"/>
        </w:rPr>
        <w:t>W</w:t>
      </w:r>
      <w:r w:rsidRPr="00631E8D">
        <w:rPr>
          <w:rFonts w:ascii="Calibri" w:eastAsia="Calibri" w:hAnsi="Calibri" w:cs="TimesNewRomanPSMT"/>
        </w:rPr>
        <w:t xml:space="preserve">e would like to ask you about wild products that members of your household collected </w:t>
      </w:r>
      <w:ins w:id="420" w:author="Stickler, Mercedes M. (E3/LTRM)" w:date="2014-09-22T17:38:00Z">
        <w:r w:rsidR="00F75538">
          <w:rPr>
            <w:rFonts w:ascii="Calibri" w:eastAsia="Calibri" w:hAnsi="Calibri" w:cs="TimesNewRomanPSMT"/>
          </w:rPr>
          <w:t xml:space="preserve">from each forest </w:t>
        </w:r>
      </w:ins>
      <w:r w:rsidR="00FA5477">
        <w:rPr>
          <w:rFonts w:ascii="Calibri" w:eastAsia="Calibri" w:hAnsi="Calibri" w:cs="TimesNewRomanPSMT"/>
        </w:rPr>
        <w:t xml:space="preserve">. </w:t>
      </w:r>
    </w:p>
    <w:tbl>
      <w:tblPr>
        <w:tblStyle w:val="TableGrid"/>
        <w:tblW w:w="14042" w:type="dxa"/>
        <w:jc w:val="center"/>
        <w:tblLayout w:type="fixed"/>
        <w:tblCellMar>
          <w:left w:w="29" w:type="dxa"/>
          <w:right w:w="29" w:type="dxa"/>
        </w:tblCellMar>
        <w:tblLook w:val="04A0" w:firstRow="1" w:lastRow="0" w:firstColumn="1" w:lastColumn="0" w:noHBand="0" w:noVBand="1"/>
      </w:tblPr>
      <w:tblGrid>
        <w:gridCol w:w="714"/>
        <w:gridCol w:w="721"/>
        <w:gridCol w:w="1984"/>
        <w:gridCol w:w="1714"/>
        <w:gridCol w:w="1890"/>
        <w:gridCol w:w="1530"/>
        <w:gridCol w:w="1526"/>
        <w:gridCol w:w="1980"/>
        <w:gridCol w:w="1983"/>
      </w:tblGrid>
      <w:tr w:rsidR="00CE542E" w:rsidRPr="00DC552F" w14:paraId="35ED26D1" w14:textId="77777777" w:rsidTr="00CE542E">
        <w:trPr>
          <w:trHeight w:val="260"/>
          <w:jc w:val="center"/>
        </w:trPr>
        <w:tc>
          <w:tcPr>
            <w:tcW w:w="714" w:type="dxa"/>
          </w:tcPr>
          <w:p w14:paraId="0F48B215" w14:textId="77777777" w:rsidR="00CE542E" w:rsidRPr="00DC552F" w:rsidRDefault="00CE542E" w:rsidP="008145A6">
            <w:pPr>
              <w:contextualSpacing/>
              <w:jc w:val="center"/>
              <w:rPr>
                <w:b/>
                <w:sz w:val="20"/>
              </w:rPr>
            </w:pPr>
          </w:p>
        </w:tc>
        <w:tc>
          <w:tcPr>
            <w:tcW w:w="721" w:type="dxa"/>
          </w:tcPr>
          <w:p w14:paraId="72E495E9" w14:textId="77777777" w:rsidR="00CE542E" w:rsidRPr="00DC552F" w:rsidRDefault="00CE542E" w:rsidP="008145A6">
            <w:pPr>
              <w:contextualSpacing/>
              <w:jc w:val="center"/>
              <w:rPr>
                <w:sz w:val="20"/>
              </w:rPr>
            </w:pPr>
          </w:p>
        </w:tc>
        <w:tc>
          <w:tcPr>
            <w:tcW w:w="1984" w:type="dxa"/>
          </w:tcPr>
          <w:p w14:paraId="4657F405" w14:textId="4FFDD8AF" w:rsidR="00CE542E" w:rsidRPr="00DC552F" w:rsidRDefault="00CE542E" w:rsidP="00CE542E">
            <w:pPr>
              <w:contextualSpacing/>
              <w:jc w:val="center"/>
              <w:rPr>
                <w:sz w:val="20"/>
              </w:rPr>
            </w:pPr>
            <w:r>
              <w:rPr>
                <w:sz w:val="20"/>
              </w:rPr>
              <w:t>D.32</w:t>
            </w:r>
          </w:p>
        </w:tc>
        <w:tc>
          <w:tcPr>
            <w:tcW w:w="1714" w:type="dxa"/>
          </w:tcPr>
          <w:p w14:paraId="37393EB5" w14:textId="218B2FB3" w:rsidR="00CE542E" w:rsidRPr="00732114" w:rsidRDefault="00CE542E" w:rsidP="00CE542E">
            <w:pPr>
              <w:pStyle w:val="NormalWeb"/>
              <w:jc w:val="center"/>
              <w:rPr>
                <w:rFonts w:asciiTheme="minorHAnsi" w:hAnsiTheme="minorHAnsi"/>
                <w:szCs w:val="22"/>
              </w:rPr>
            </w:pPr>
          </w:p>
        </w:tc>
        <w:tc>
          <w:tcPr>
            <w:tcW w:w="1890" w:type="dxa"/>
          </w:tcPr>
          <w:p w14:paraId="2A2765E5" w14:textId="2415311D" w:rsidR="00CE542E" w:rsidRPr="00732114" w:rsidRDefault="00CE542E" w:rsidP="00CE542E">
            <w:pPr>
              <w:widowControl w:val="0"/>
              <w:autoSpaceDE w:val="0"/>
              <w:autoSpaceDN w:val="0"/>
              <w:adjustRightInd w:val="0"/>
              <w:spacing w:after="240"/>
              <w:jc w:val="center"/>
              <w:rPr>
                <w:rFonts w:cs="Times"/>
                <w:sz w:val="20"/>
                <w:szCs w:val="20"/>
              </w:rPr>
            </w:pPr>
            <w:r>
              <w:rPr>
                <w:rFonts w:cs="Times"/>
                <w:sz w:val="20"/>
                <w:szCs w:val="20"/>
              </w:rPr>
              <w:t>D.34</w:t>
            </w:r>
          </w:p>
        </w:tc>
        <w:tc>
          <w:tcPr>
            <w:tcW w:w="1530" w:type="dxa"/>
          </w:tcPr>
          <w:p w14:paraId="447CC840" w14:textId="5C09E35A" w:rsidR="00CE542E" w:rsidRPr="00DC552F" w:rsidRDefault="00CE542E" w:rsidP="00CE542E">
            <w:pPr>
              <w:contextualSpacing/>
              <w:jc w:val="center"/>
              <w:rPr>
                <w:sz w:val="20"/>
              </w:rPr>
            </w:pPr>
            <w:r>
              <w:rPr>
                <w:sz w:val="20"/>
              </w:rPr>
              <w:t>D.35</w:t>
            </w:r>
          </w:p>
        </w:tc>
        <w:tc>
          <w:tcPr>
            <w:tcW w:w="1526" w:type="dxa"/>
          </w:tcPr>
          <w:p w14:paraId="021B12B9" w14:textId="0263C7EB" w:rsidR="00CE542E" w:rsidRPr="00DC552F" w:rsidRDefault="00CE542E" w:rsidP="00CE542E">
            <w:pPr>
              <w:contextualSpacing/>
              <w:jc w:val="center"/>
              <w:rPr>
                <w:sz w:val="20"/>
              </w:rPr>
            </w:pPr>
            <w:r>
              <w:rPr>
                <w:sz w:val="20"/>
              </w:rPr>
              <w:t>D.36</w:t>
            </w:r>
          </w:p>
        </w:tc>
        <w:tc>
          <w:tcPr>
            <w:tcW w:w="1980" w:type="dxa"/>
          </w:tcPr>
          <w:p w14:paraId="63AA0405" w14:textId="48F93C24" w:rsidR="00CE542E" w:rsidRPr="00DC552F" w:rsidRDefault="00CE542E" w:rsidP="00CE542E">
            <w:pPr>
              <w:contextualSpacing/>
              <w:jc w:val="center"/>
              <w:rPr>
                <w:sz w:val="20"/>
              </w:rPr>
            </w:pPr>
            <w:r>
              <w:rPr>
                <w:sz w:val="20"/>
              </w:rPr>
              <w:t>D.37</w:t>
            </w:r>
          </w:p>
        </w:tc>
        <w:tc>
          <w:tcPr>
            <w:tcW w:w="1983" w:type="dxa"/>
          </w:tcPr>
          <w:p w14:paraId="0C69123B" w14:textId="1C850CA5" w:rsidR="00CE542E" w:rsidRPr="00DC552F" w:rsidRDefault="00CE542E" w:rsidP="00CE542E">
            <w:pPr>
              <w:contextualSpacing/>
              <w:jc w:val="center"/>
              <w:rPr>
                <w:sz w:val="20"/>
              </w:rPr>
            </w:pPr>
            <w:r>
              <w:rPr>
                <w:sz w:val="20"/>
              </w:rPr>
              <w:t>D.38</w:t>
            </w:r>
          </w:p>
        </w:tc>
      </w:tr>
      <w:tr w:rsidR="00732114" w:rsidRPr="00DC552F" w14:paraId="78BC5299" w14:textId="77777777" w:rsidTr="00CE542E">
        <w:trPr>
          <w:trHeight w:val="20"/>
          <w:jc w:val="center"/>
        </w:trPr>
        <w:tc>
          <w:tcPr>
            <w:tcW w:w="714" w:type="dxa"/>
          </w:tcPr>
          <w:p w14:paraId="27AD869E" w14:textId="77777777" w:rsidR="00C77E6C" w:rsidRPr="00DC552F" w:rsidRDefault="00C77E6C" w:rsidP="008145A6">
            <w:pPr>
              <w:contextualSpacing/>
              <w:jc w:val="center"/>
              <w:rPr>
                <w:b/>
                <w:sz w:val="20"/>
              </w:rPr>
            </w:pPr>
            <w:r w:rsidRPr="00DC552F">
              <w:rPr>
                <w:b/>
                <w:sz w:val="20"/>
              </w:rPr>
              <w:t>Forest</w:t>
            </w:r>
          </w:p>
          <w:p w14:paraId="47121205" w14:textId="77777777" w:rsidR="00C77E6C" w:rsidRPr="00DC552F" w:rsidRDefault="00C77E6C" w:rsidP="008145A6">
            <w:pPr>
              <w:contextualSpacing/>
              <w:jc w:val="center"/>
              <w:rPr>
                <w:b/>
                <w:sz w:val="20"/>
              </w:rPr>
            </w:pPr>
            <w:r w:rsidRPr="00DC552F">
              <w:rPr>
                <w:b/>
                <w:sz w:val="20"/>
              </w:rPr>
              <w:t>code</w:t>
            </w:r>
          </w:p>
        </w:tc>
        <w:tc>
          <w:tcPr>
            <w:tcW w:w="721" w:type="dxa"/>
          </w:tcPr>
          <w:p w14:paraId="1B4A339E" w14:textId="77777777" w:rsidR="00C77E6C" w:rsidRPr="00DC552F" w:rsidRDefault="00C77E6C" w:rsidP="008145A6">
            <w:pPr>
              <w:contextualSpacing/>
              <w:jc w:val="center"/>
              <w:rPr>
                <w:sz w:val="20"/>
              </w:rPr>
            </w:pPr>
            <w:r w:rsidRPr="00DC552F">
              <w:rPr>
                <w:sz w:val="20"/>
              </w:rPr>
              <w:t>Name of the forest</w:t>
            </w:r>
          </w:p>
        </w:tc>
        <w:tc>
          <w:tcPr>
            <w:tcW w:w="1984" w:type="dxa"/>
          </w:tcPr>
          <w:p w14:paraId="55A66A8E" w14:textId="2BBC24B4" w:rsidR="00C77E6C" w:rsidRPr="00DC552F" w:rsidRDefault="00C77E6C" w:rsidP="008145A6">
            <w:pPr>
              <w:contextualSpacing/>
              <w:jc w:val="center"/>
              <w:rPr>
                <w:sz w:val="20"/>
              </w:rPr>
            </w:pPr>
            <w:r w:rsidRPr="00DC552F">
              <w:rPr>
                <w:sz w:val="20"/>
              </w:rPr>
              <w:t>What wild products were collected for the household from this forest?</w:t>
            </w:r>
          </w:p>
          <w:p w14:paraId="08AAFA29" w14:textId="4E115B08" w:rsidR="00C77E6C" w:rsidRPr="00DC552F" w:rsidRDefault="00C77E6C" w:rsidP="008145A6">
            <w:pPr>
              <w:contextualSpacing/>
              <w:jc w:val="center"/>
              <w:rPr>
                <w:sz w:val="20"/>
              </w:rPr>
            </w:pPr>
            <w:r w:rsidRPr="00DC552F">
              <w:rPr>
                <w:sz w:val="20"/>
              </w:rPr>
              <w:t>See codes below</w:t>
            </w:r>
          </w:p>
        </w:tc>
        <w:tc>
          <w:tcPr>
            <w:tcW w:w="1714" w:type="dxa"/>
          </w:tcPr>
          <w:p w14:paraId="53DE7F2E" w14:textId="15A2CC7A" w:rsidR="00C77E6C" w:rsidRPr="00732114" w:rsidRDefault="00C77E6C" w:rsidP="00732114">
            <w:pPr>
              <w:pStyle w:val="NormalWeb"/>
              <w:rPr>
                <w:rFonts w:asciiTheme="minorHAnsi" w:hAnsiTheme="minorHAnsi"/>
              </w:rPr>
            </w:pPr>
          </w:p>
        </w:tc>
        <w:tc>
          <w:tcPr>
            <w:tcW w:w="1890" w:type="dxa"/>
          </w:tcPr>
          <w:p w14:paraId="6B18BCBE" w14:textId="77777777" w:rsidR="00C77E6C" w:rsidRDefault="00C77E6C" w:rsidP="00C77E6C">
            <w:pPr>
              <w:widowControl w:val="0"/>
              <w:autoSpaceDE w:val="0"/>
              <w:autoSpaceDN w:val="0"/>
              <w:adjustRightInd w:val="0"/>
              <w:spacing w:after="240"/>
              <w:rPr>
                <w:ins w:id="421" w:author="Aleta Haflett" w:date="2014-11-03T10:26:00Z"/>
                <w:rFonts w:cs="Times"/>
                <w:sz w:val="20"/>
                <w:szCs w:val="20"/>
              </w:rPr>
            </w:pPr>
            <w:ins w:id="422" w:author="Aleta Haflett" w:date="2014-11-03T10:25:00Z">
              <w:r w:rsidRPr="00732114">
                <w:rPr>
                  <w:rFonts w:cs="Times"/>
                  <w:sz w:val="20"/>
                  <w:szCs w:val="20"/>
                </w:rPr>
                <w:t>Has the distance to the area in which you are collecting forest products changed during the last 5 years?</w:t>
              </w:r>
            </w:ins>
          </w:p>
          <w:p w14:paraId="463E9CF8" w14:textId="7EAACCED" w:rsidR="00C77E6C" w:rsidRPr="00732114" w:rsidDel="00D25595" w:rsidRDefault="00D25595" w:rsidP="00C77E6C">
            <w:pPr>
              <w:widowControl w:val="0"/>
              <w:autoSpaceDE w:val="0"/>
              <w:autoSpaceDN w:val="0"/>
              <w:adjustRightInd w:val="0"/>
              <w:spacing w:after="240"/>
              <w:rPr>
                <w:ins w:id="423" w:author="Aleta Haflett" w:date="2014-11-03T10:25:00Z"/>
                <w:del w:id="424" w:author="Stephanie Fenner" w:date="2014-11-04T14:59:00Z"/>
                <w:rFonts w:cs="Times"/>
                <w:sz w:val="20"/>
                <w:szCs w:val="20"/>
              </w:rPr>
            </w:pPr>
            <w:ins w:id="425" w:author="Stephanie Fenner" w:date="2014-11-04T15:00:00Z">
              <w:r>
                <w:rPr>
                  <w:rFonts w:cs="Times"/>
                  <w:sz w:val="20"/>
                  <w:szCs w:val="20"/>
                </w:rPr>
                <w:t xml:space="preserve">See codes 110 below. </w:t>
              </w:r>
            </w:ins>
            <w:ins w:id="426" w:author="Aleta Haflett" w:date="2014-11-03T10:26:00Z">
              <w:del w:id="427" w:author="Stephanie Fenner" w:date="2014-11-04T14:59:00Z">
                <w:r w:rsidR="00732114" w:rsidDel="00D25595">
                  <w:rPr>
                    <w:rFonts w:cs="Times"/>
                    <w:sz w:val="20"/>
                    <w:szCs w:val="20"/>
                  </w:rPr>
                  <w:delText xml:space="preserve">See codes </w:delText>
                </w:r>
              </w:del>
            </w:ins>
            <w:del w:id="428" w:author="Stephanie Fenner" w:date="2014-11-04T14:59:00Z">
              <w:r w:rsidR="00CE542E" w:rsidDel="00D25595">
                <w:rPr>
                  <w:rFonts w:cs="Times"/>
                  <w:sz w:val="20"/>
                  <w:szCs w:val="20"/>
                </w:rPr>
                <w:delText xml:space="preserve">108 </w:delText>
              </w:r>
            </w:del>
            <w:ins w:id="429" w:author="Aleta Haflett" w:date="2014-11-03T10:26:00Z">
              <w:del w:id="430" w:author="Stephanie Fenner" w:date="2014-11-04T14:59:00Z">
                <w:r w:rsidR="00732114" w:rsidDel="00D25595">
                  <w:rPr>
                    <w:rFonts w:cs="Times"/>
                    <w:sz w:val="20"/>
                    <w:szCs w:val="20"/>
                  </w:rPr>
                  <w:delText>below</w:delText>
                </w:r>
              </w:del>
            </w:ins>
            <w:ins w:id="431" w:author="Aleta Haflett" w:date="2014-11-03T10:25:00Z">
              <w:del w:id="432" w:author="Stephanie Fenner" w:date="2014-11-04T14:59:00Z">
                <w:r w:rsidR="00C77E6C" w:rsidRPr="00732114" w:rsidDel="00D25595">
                  <w:rPr>
                    <w:rFonts w:cs="Times"/>
                    <w:sz w:val="20"/>
                    <w:szCs w:val="20"/>
                  </w:rPr>
                  <w:delText xml:space="preserve"> </w:delText>
                </w:r>
              </w:del>
            </w:ins>
          </w:p>
          <w:p w14:paraId="325DE5E1" w14:textId="77777777" w:rsidR="00C77E6C" w:rsidRPr="00DC552F" w:rsidRDefault="00C77E6C">
            <w:pPr>
              <w:widowControl w:val="0"/>
              <w:autoSpaceDE w:val="0"/>
              <w:autoSpaceDN w:val="0"/>
              <w:adjustRightInd w:val="0"/>
              <w:spacing w:after="240"/>
              <w:rPr>
                <w:sz w:val="20"/>
              </w:rPr>
              <w:pPrChange w:id="433" w:author="Stephanie Fenner" w:date="2014-11-04T14:59:00Z">
                <w:pPr>
                  <w:spacing w:after="200" w:line="276" w:lineRule="auto"/>
                  <w:contextualSpacing/>
                  <w:jc w:val="center"/>
                </w:pPr>
              </w:pPrChange>
            </w:pPr>
          </w:p>
        </w:tc>
        <w:tc>
          <w:tcPr>
            <w:tcW w:w="1530" w:type="dxa"/>
          </w:tcPr>
          <w:p w14:paraId="224BAE7E" w14:textId="39D819AD" w:rsidR="00C77E6C" w:rsidRPr="00DC552F" w:rsidRDefault="00C77E6C" w:rsidP="008145A6">
            <w:pPr>
              <w:contextualSpacing/>
              <w:jc w:val="center"/>
              <w:rPr>
                <w:sz w:val="20"/>
              </w:rPr>
            </w:pPr>
            <w:r w:rsidRPr="00DC552F">
              <w:rPr>
                <w:sz w:val="20"/>
              </w:rPr>
              <w:t>Who primarily collected this product?</w:t>
            </w:r>
          </w:p>
        </w:tc>
        <w:tc>
          <w:tcPr>
            <w:tcW w:w="1526" w:type="dxa"/>
          </w:tcPr>
          <w:p w14:paraId="4C71E912" w14:textId="0892E0C4" w:rsidR="00C77E6C" w:rsidRPr="00DC552F" w:rsidRDefault="00C77E6C" w:rsidP="008145A6">
            <w:pPr>
              <w:contextualSpacing/>
              <w:jc w:val="center"/>
              <w:rPr>
                <w:sz w:val="20"/>
              </w:rPr>
            </w:pPr>
            <w:r w:rsidRPr="00DC552F">
              <w:rPr>
                <w:sz w:val="20"/>
              </w:rPr>
              <w:t>How many days in the past MONTH did this person collect the product?</w:t>
            </w:r>
          </w:p>
        </w:tc>
        <w:tc>
          <w:tcPr>
            <w:tcW w:w="1980" w:type="dxa"/>
          </w:tcPr>
          <w:p w14:paraId="28742405" w14:textId="05C57262" w:rsidR="00C77E6C" w:rsidRPr="00DC552F" w:rsidRDefault="00C77E6C" w:rsidP="008145A6">
            <w:pPr>
              <w:contextualSpacing/>
              <w:jc w:val="center"/>
              <w:rPr>
                <w:sz w:val="20"/>
              </w:rPr>
            </w:pPr>
            <w:r w:rsidRPr="00DC552F">
              <w:rPr>
                <w:sz w:val="20"/>
              </w:rPr>
              <w:t>How much of this product was collected in the past MONTH?</w:t>
            </w:r>
          </w:p>
        </w:tc>
        <w:tc>
          <w:tcPr>
            <w:tcW w:w="1983" w:type="dxa"/>
          </w:tcPr>
          <w:p w14:paraId="082F6125" w14:textId="77777777" w:rsidR="00D25595" w:rsidRDefault="00C77E6C" w:rsidP="00D25595">
            <w:pPr>
              <w:widowControl w:val="0"/>
              <w:autoSpaceDE w:val="0"/>
              <w:autoSpaceDN w:val="0"/>
              <w:adjustRightInd w:val="0"/>
              <w:spacing w:after="240"/>
              <w:rPr>
                <w:ins w:id="434" w:author="Stephanie Fenner" w:date="2014-11-04T14:59:00Z"/>
                <w:rFonts w:cs="Times"/>
                <w:sz w:val="20"/>
                <w:szCs w:val="20"/>
              </w:rPr>
            </w:pPr>
            <w:r w:rsidRPr="00DC552F">
              <w:rPr>
                <w:sz w:val="20"/>
              </w:rPr>
              <w:t>How typical was the amount of this month’s harvest compared to other months of the year?</w:t>
            </w:r>
            <w:ins w:id="435" w:author="Stephanie Fenner" w:date="2014-11-04T14:59:00Z">
              <w:r w:rsidR="00D25595">
                <w:rPr>
                  <w:rFonts w:cs="Times"/>
                  <w:sz w:val="20"/>
                  <w:szCs w:val="20"/>
                </w:rPr>
                <w:t xml:space="preserve"> </w:t>
              </w:r>
            </w:ins>
          </w:p>
          <w:p w14:paraId="6C0E60F7" w14:textId="77777777" w:rsidR="00D25595" w:rsidRDefault="00D25595" w:rsidP="00D25595">
            <w:pPr>
              <w:widowControl w:val="0"/>
              <w:autoSpaceDE w:val="0"/>
              <w:autoSpaceDN w:val="0"/>
              <w:adjustRightInd w:val="0"/>
              <w:spacing w:after="240"/>
              <w:rPr>
                <w:ins w:id="436" w:author="Stephanie Fenner" w:date="2014-11-04T14:59:00Z"/>
                <w:rFonts w:cs="Times"/>
                <w:sz w:val="20"/>
                <w:szCs w:val="20"/>
              </w:rPr>
            </w:pPr>
          </w:p>
          <w:p w14:paraId="24F689DD" w14:textId="1CAE76C0" w:rsidR="00D25595" w:rsidRPr="00732114" w:rsidRDefault="00D25595" w:rsidP="00D25595">
            <w:pPr>
              <w:widowControl w:val="0"/>
              <w:autoSpaceDE w:val="0"/>
              <w:autoSpaceDN w:val="0"/>
              <w:adjustRightInd w:val="0"/>
              <w:spacing w:after="240"/>
              <w:rPr>
                <w:ins w:id="437" w:author="Stephanie Fenner" w:date="2014-11-04T14:59:00Z"/>
                <w:rFonts w:cs="Times"/>
                <w:sz w:val="20"/>
                <w:szCs w:val="20"/>
              </w:rPr>
            </w:pPr>
            <w:ins w:id="438" w:author="Stephanie Fenner" w:date="2014-11-04T14:59:00Z">
              <w:r>
                <w:rPr>
                  <w:rFonts w:cs="Times"/>
                  <w:sz w:val="20"/>
                  <w:szCs w:val="20"/>
                </w:rPr>
                <w:t>See codes 108 below</w:t>
              </w:r>
              <w:r w:rsidRPr="00732114">
                <w:rPr>
                  <w:rFonts w:cs="Times"/>
                  <w:sz w:val="20"/>
                  <w:szCs w:val="20"/>
                </w:rPr>
                <w:t xml:space="preserve"> </w:t>
              </w:r>
            </w:ins>
          </w:p>
          <w:p w14:paraId="0A969EF9" w14:textId="33324ADC" w:rsidR="00C77E6C" w:rsidRPr="00DC552F" w:rsidRDefault="00C77E6C" w:rsidP="008145A6">
            <w:pPr>
              <w:contextualSpacing/>
              <w:jc w:val="center"/>
              <w:rPr>
                <w:sz w:val="20"/>
              </w:rPr>
            </w:pPr>
          </w:p>
        </w:tc>
      </w:tr>
      <w:tr w:rsidR="00732114" w:rsidRPr="00DC552F" w14:paraId="35D8B94E" w14:textId="77777777" w:rsidTr="00CE542E">
        <w:trPr>
          <w:trHeight w:val="20"/>
          <w:jc w:val="center"/>
        </w:trPr>
        <w:tc>
          <w:tcPr>
            <w:tcW w:w="714" w:type="dxa"/>
          </w:tcPr>
          <w:p w14:paraId="6BB9B768" w14:textId="06980B3C" w:rsidR="00C77E6C" w:rsidRPr="00DC552F" w:rsidRDefault="00C77E6C" w:rsidP="008145A6">
            <w:pPr>
              <w:contextualSpacing/>
              <w:jc w:val="center"/>
              <w:rPr>
                <w:b/>
                <w:sz w:val="20"/>
              </w:rPr>
            </w:pPr>
          </w:p>
        </w:tc>
        <w:tc>
          <w:tcPr>
            <w:tcW w:w="721" w:type="dxa"/>
          </w:tcPr>
          <w:p w14:paraId="4EBE0C7D" w14:textId="77777777" w:rsidR="00C77E6C" w:rsidRPr="00DC552F" w:rsidRDefault="00C77E6C" w:rsidP="008145A6">
            <w:pPr>
              <w:contextualSpacing/>
              <w:jc w:val="center"/>
              <w:rPr>
                <w:sz w:val="20"/>
              </w:rPr>
            </w:pPr>
          </w:p>
        </w:tc>
        <w:tc>
          <w:tcPr>
            <w:tcW w:w="1984" w:type="dxa"/>
          </w:tcPr>
          <w:p w14:paraId="6BF1ED0D" w14:textId="77777777" w:rsidR="00C77E6C" w:rsidRPr="00DC552F" w:rsidRDefault="00C77E6C" w:rsidP="008145A6">
            <w:pPr>
              <w:contextualSpacing/>
              <w:jc w:val="center"/>
              <w:rPr>
                <w:sz w:val="20"/>
              </w:rPr>
            </w:pPr>
          </w:p>
        </w:tc>
        <w:tc>
          <w:tcPr>
            <w:tcW w:w="1714" w:type="dxa"/>
          </w:tcPr>
          <w:p w14:paraId="40E20E45" w14:textId="2C6A2E98" w:rsidR="00C77E6C" w:rsidRPr="00DC552F" w:rsidRDefault="00C77E6C" w:rsidP="008145A6">
            <w:pPr>
              <w:contextualSpacing/>
              <w:jc w:val="center"/>
              <w:rPr>
                <w:sz w:val="20"/>
              </w:rPr>
            </w:pPr>
          </w:p>
        </w:tc>
        <w:tc>
          <w:tcPr>
            <w:tcW w:w="1890" w:type="dxa"/>
          </w:tcPr>
          <w:p w14:paraId="1A6F3B32" w14:textId="77777777" w:rsidR="00C77E6C" w:rsidRPr="00DC552F" w:rsidRDefault="00C77E6C" w:rsidP="008145A6">
            <w:pPr>
              <w:contextualSpacing/>
              <w:jc w:val="center"/>
              <w:rPr>
                <w:sz w:val="20"/>
              </w:rPr>
            </w:pPr>
          </w:p>
        </w:tc>
        <w:tc>
          <w:tcPr>
            <w:tcW w:w="1530" w:type="dxa"/>
          </w:tcPr>
          <w:p w14:paraId="3B1FFD2A" w14:textId="5748AF05" w:rsidR="00C77E6C" w:rsidRPr="00DC552F" w:rsidRDefault="00C77E6C" w:rsidP="008145A6">
            <w:pPr>
              <w:contextualSpacing/>
              <w:jc w:val="center"/>
              <w:rPr>
                <w:sz w:val="20"/>
              </w:rPr>
            </w:pPr>
          </w:p>
        </w:tc>
        <w:tc>
          <w:tcPr>
            <w:tcW w:w="1526" w:type="dxa"/>
          </w:tcPr>
          <w:p w14:paraId="55400E65" w14:textId="77777777" w:rsidR="00C77E6C" w:rsidRPr="00DC552F" w:rsidRDefault="00C77E6C" w:rsidP="008145A6">
            <w:pPr>
              <w:contextualSpacing/>
              <w:jc w:val="center"/>
              <w:rPr>
                <w:sz w:val="20"/>
              </w:rPr>
            </w:pPr>
          </w:p>
        </w:tc>
        <w:tc>
          <w:tcPr>
            <w:tcW w:w="1980" w:type="dxa"/>
          </w:tcPr>
          <w:p w14:paraId="1575263D" w14:textId="77777777" w:rsidR="00C77E6C" w:rsidRPr="00DC552F" w:rsidRDefault="00C77E6C" w:rsidP="008145A6">
            <w:pPr>
              <w:contextualSpacing/>
              <w:jc w:val="center"/>
              <w:rPr>
                <w:sz w:val="20"/>
              </w:rPr>
            </w:pPr>
          </w:p>
        </w:tc>
        <w:tc>
          <w:tcPr>
            <w:tcW w:w="1983" w:type="dxa"/>
          </w:tcPr>
          <w:p w14:paraId="4A48BB11" w14:textId="77777777" w:rsidR="00C77E6C" w:rsidRPr="00DC552F" w:rsidRDefault="00C77E6C" w:rsidP="008145A6">
            <w:pPr>
              <w:contextualSpacing/>
              <w:jc w:val="center"/>
              <w:rPr>
                <w:sz w:val="20"/>
              </w:rPr>
            </w:pPr>
          </w:p>
        </w:tc>
      </w:tr>
      <w:tr w:rsidR="00732114" w:rsidRPr="00DC552F" w14:paraId="618CFAAB" w14:textId="77777777" w:rsidTr="00CE542E">
        <w:trPr>
          <w:trHeight w:val="54"/>
          <w:jc w:val="center"/>
        </w:trPr>
        <w:tc>
          <w:tcPr>
            <w:tcW w:w="714" w:type="dxa"/>
            <w:vMerge w:val="restart"/>
          </w:tcPr>
          <w:p w14:paraId="5649C026" w14:textId="77777777" w:rsidR="00C77E6C" w:rsidRPr="00DC552F" w:rsidRDefault="00C77E6C" w:rsidP="008145A6">
            <w:pPr>
              <w:contextualSpacing/>
              <w:jc w:val="center"/>
              <w:rPr>
                <w:b/>
                <w:sz w:val="20"/>
              </w:rPr>
            </w:pPr>
            <w:r w:rsidRPr="00DC552F">
              <w:rPr>
                <w:b/>
                <w:sz w:val="20"/>
              </w:rPr>
              <w:t>1</w:t>
            </w:r>
          </w:p>
        </w:tc>
        <w:tc>
          <w:tcPr>
            <w:tcW w:w="721" w:type="dxa"/>
            <w:vMerge w:val="restart"/>
          </w:tcPr>
          <w:p w14:paraId="3640BCB3" w14:textId="77777777" w:rsidR="00C77E6C" w:rsidRPr="00DC552F" w:rsidRDefault="00C77E6C" w:rsidP="008145A6">
            <w:pPr>
              <w:contextualSpacing/>
              <w:jc w:val="center"/>
              <w:rPr>
                <w:sz w:val="20"/>
              </w:rPr>
            </w:pPr>
          </w:p>
        </w:tc>
        <w:tc>
          <w:tcPr>
            <w:tcW w:w="1984" w:type="dxa"/>
          </w:tcPr>
          <w:p w14:paraId="6C93F74A" w14:textId="77777777" w:rsidR="00C77E6C" w:rsidRPr="00DC552F" w:rsidRDefault="00C77E6C" w:rsidP="008145A6">
            <w:pPr>
              <w:contextualSpacing/>
              <w:jc w:val="center"/>
              <w:rPr>
                <w:sz w:val="20"/>
              </w:rPr>
            </w:pPr>
          </w:p>
        </w:tc>
        <w:tc>
          <w:tcPr>
            <w:tcW w:w="1714" w:type="dxa"/>
          </w:tcPr>
          <w:p w14:paraId="2BE54013" w14:textId="543DE303" w:rsidR="00C77E6C" w:rsidRPr="00DC552F" w:rsidRDefault="00C77E6C" w:rsidP="008145A6">
            <w:pPr>
              <w:contextualSpacing/>
              <w:jc w:val="center"/>
              <w:rPr>
                <w:sz w:val="20"/>
              </w:rPr>
            </w:pPr>
          </w:p>
        </w:tc>
        <w:tc>
          <w:tcPr>
            <w:tcW w:w="1890" w:type="dxa"/>
          </w:tcPr>
          <w:p w14:paraId="55CAE391" w14:textId="77777777" w:rsidR="00C77E6C" w:rsidRPr="00DC552F" w:rsidRDefault="00C77E6C" w:rsidP="008145A6">
            <w:pPr>
              <w:contextualSpacing/>
              <w:jc w:val="center"/>
              <w:rPr>
                <w:sz w:val="20"/>
              </w:rPr>
            </w:pPr>
          </w:p>
        </w:tc>
        <w:tc>
          <w:tcPr>
            <w:tcW w:w="1530" w:type="dxa"/>
          </w:tcPr>
          <w:p w14:paraId="0382D10A" w14:textId="383EA19D" w:rsidR="00C77E6C" w:rsidRPr="00DC552F" w:rsidRDefault="00C77E6C" w:rsidP="008145A6">
            <w:pPr>
              <w:contextualSpacing/>
              <w:jc w:val="center"/>
              <w:rPr>
                <w:sz w:val="20"/>
              </w:rPr>
            </w:pPr>
          </w:p>
        </w:tc>
        <w:tc>
          <w:tcPr>
            <w:tcW w:w="1526" w:type="dxa"/>
          </w:tcPr>
          <w:p w14:paraId="4C9A298D" w14:textId="77777777" w:rsidR="00C77E6C" w:rsidRPr="00DC552F" w:rsidRDefault="00C77E6C" w:rsidP="008145A6">
            <w:pPr>
              <w:contextualSpacing/>
              <w:jc w:val="center"/>
              <w:rPr>
                <w:sz w:val="20"/>
              </w:rPr>
            </w:pPr>
          </w:p>
        </w:tc>
        <w:tc>
          <w:tcPr>
            <w:tcW w:w="1980" w:type="dxa"/>
          </w:tcPr>
          <w:p w14:paraId="5138D38C" w14:textId="77777777" w:rsidR="00C77E6C" w:rsidRPr="00DC552F" w:rsidRDefault="00C77E6C" w:rsidP="008145A6">
            <w:pPr>
              <w:contextualSpacing/>
              <w:jc w:val="center"/>
              <w:rPr>
                <w:sz w:val="20"/>
              </w:rPr>
            </w:pPr>
          </w:p>
        </w:tc>
        <w:tc>
          <w:tcPr>
            <w:tcW w:w="1983" w:type="dxa"/>
          </w:tcPr>
          <w:p w14:paraId="0C188D16" w14:textId="77777777" w:rsidR="00C77E6C" w:rsidRPr="00DC552F" w:rsidRDefault="00C77E6C" w:rsidP="008145A6">
            <w:pPr>
              <w:contextualSpacing/>
              <w:jc w:val="center"/>
              <w:rPr>
                <w:sz w:val="20"/>
              </w:rPr>
            </w:pPr>
          </w:p>
        </w:tc>
      </w:tr>
      <w:tr w:rsidR="00732114" w:rsidRPr="00DC552F" w14:paraId="0AEA6207" w14:textId="77777777" w:rsidTr="00CE542E">
        <w:trPr>
          <w:trHeight w:val="54"/>
          <w:jc w:val="center"/>
        </w:trPr>
        <w:tc>
          <w:tcPr>
            <w:tcW w:w="714" w:type="dxa"/>
            <w:vMerge/>
          </w:tcPr>
          <w:p w14:paraId="7ED6DE51" w14:textId="77777777" w:rsidR="00C77E6C" w:rsidRPr="00DC552F" w:rsidRDefault="00C77E6C" w:rsidP="008145A6">
            <w:pPr>
              <w:contextualSpacing/>
              <w:jc w:val="center"/>
              <w:rPr>
                <w:b/>
                <w:sz w:val="20"/>
              </w:rPr>
            </w:pPr>
          </w:p>
        </w:tc>
        <w:tc>
          <w:tcPr>
            <w:tcW w:w="721" w:type="dxa"/>
            <w:vMerge/>
          </w:tcPr>
          <w:p w14:paraId="24151074" w14:textId="77777777" w:rsidR="00C77E6C" w:rsidRPr="00DC552F" w:rsidRDefault="00C77E6C" w:rsidP="008145A6">
            <w:pPr>
              <w:contextualSpacing/>
              <w:jc w:val="center"/>
              <w:rPr>
                <w:sz w:val="20"/>
              </w:rPr>
            </w:pPr>
          </w:p>
        </w:tc>
        <w:tc>
          <w:tcPr>
            <w:tcW w:w="1984" w:type="dxa"/>
          </w:tcPr>
          <w:p w14:paraId="5724E6AA" w14:textId="77777777" w:rsidR="00C77E6C" w:rsidRPr="00DC552F" w:rsidRDefault="00C77E6C" w:rsidP="008145A6">
            <w:pPr>
              <w:contextualSpacing/>
              <w:jc w:val="center"/>
              <w:rPr>
                <w:sz w:val="20"/>
              </w:rPr>
            </w:pPr>
          </w:p>
        </w:tc>
        <w:tc>
          <w:tcPr>
            <w:tcW w:w="1714" w:type="dxa"/>
          </w:tcPr>
          <w:p w14:paraId="3A2F4437" w14:textId="1A7E3E78" w:rsidR="00C77E6C" w:rsidRPr="00DC552F" w:rsidRDefault="00C77E6C" w:rsidP="008145A6">
            <w:pPr>
              <w:contextualSpacing/>
              <w:jc w:val="center"/>
              <w:rPr>
                <w:sz w:val="20"/>
              </w:rPr>
            </w:pPr>
          </w:p>
        </w:tc>
        <w:tc>
          <w:tcPr>
            <w:tcW w:w="1890" w:type="dxa"/>
          </w:tcPr>
          <w:p w14:paraId="1EF29171" w14:textId="77777777" w:rsidR="00C77E6C" w:rsidRPr="00DC552F" w:rsidRDefault="00C77E6C" w:rsidP="008145A6">
            <w:pPr>
              <w:contextualSpacing/>
              <w:jc w:val="center"/>
              <w:rPr>
                <w:sz w:val="20"/>
              </w:rPr>
            </w:pPr>
          </w:p>
        </w:tc>
        <w:tc>
          <w:tcPr>
            <w:tcW w:w="1530" w:type="dxa"/>
          </w:tcPr>
          <w:p w14:paraId="3DB1EE43" w14:textId="63892237" w:rsidR="00C77E6C" w:rsidRPr="00DC552F" w:rsidRDefault="00C77E6C" w:rsidP="008145A6">
            <w:pPr>
              <w:contextualSpacing/>
              <w:jc w:val="center"/>
              <w:rPr>
                <w:sz w:val="20"/>
              </w:rPr>
            </w:pPr>
          </w:p>
        </w:tc>
        <w:tc>
          <w:tcPr>
            <w:tcW w:w="1526" w:type="dxa"/>
          </w:tcPr>
          <w:p w14:paraId="6E0E4665" w14:textId="77777777" w:rsidR="00C77E6C" w:rsidRPr="00DC552F" w:rsidRDefault="00C77E6C" w:rsidP="008145A6">
            <w:pPr>
              <w:contextualSpacing/>
              <w:jc w:val="center"/>
              <w:rPr>
                <w:sz w:val="20"/>
              </w:rPr>
            </w:pPr>
          </w:p>
        </w:tc>
        <w:tc>
          <w:tcPr>
            <w:tcW w:w="1980" w:type="dxa"/>
          </w:tcPr>
          <w:p w14:paraId="34AF8A87" w14:textId="77777777" w:rsidR="00C77E6C" w:rsidRPr="00DC552F" w:rsidRDefault="00C77E6C" w:rsidP="008145A6">
            <w:pPr>
              <w:contextualSpacing/>
              <w:jc w:val="center"/>
              <w:rPr>
                <w:sz w:val="20"/>
              </w:rPr>
            </w:pPr>
          </w:p>
        </w:tc>
        <w:tc>
          <w:tcPr>
            <w:tcW w:w="1983" w:type="dxa"/>
          </w:tcPr>
          <w:p w14:paraId="4D621E01" w14:textId="77777777" w:rsidR="00C77E6C" w:rsidRPr="00DC552F" w:rsidRDefault="00C77E6C" w:rsidP="008145A6">
            <w:pPr>
              <w:contextualSpacing/>
              <w:jc w:val="center"/>
              <w:rPr>
                <w:sz w:val="20"/>
              </w:rPr>
            </w:pPr>
          </w:p>
        </w:tc>
      </w:tr>
      <w:tr w:rsidR="00732114" w:rsidRPr="00DC552F" w14:paraId="1819FADC" w14:textId="77777777" w:rsidTr="00CE542E">
        <w:trPr>
          <w:trHeight w:val="54"/>
          <w:jc w:val="center"/>
        </w:trPr>
        <w:tc>
          <w:tcPr>
            <w:tcW w:w="714" w:type="dxa"/>
            <w:vMerge/>
          </w:tcPr>
          <w:p w14:paraId="5CBF6F39" w14:textId="77777777" w:rsidR="00C77E6C" w:rsidRPr="00DC552F" w:rsidRDefault="00C77E6C" w:rsidP="008145A6">
            <w:pPr>
              <w:contextualSpacing/>
              <w:jc w:val="center"/>
              <w:rPr>
                <w:b/>
                <w:sz w:val="20"/>
              </w:rPr>
            </w:pPr>
          </w:p>
        </w:tc>
        <w:tc>
          <w:tcPr>
            <w:tcW w:w="721" w:type="dxa"/>
            <w:vMerge/>
          </w:tcPr>
          <w:p w14:paraId="4FAB3D02" w14:textId="77777777" w:rsidR="00C77E6C" w:rsidRPr="00DC552F" w:rsidRDefault="00C77E6C" w:rsidP="008145A6">
            <w:pPr>
              <w:contextualSpacing/>
              <w:jc w:val="center"/>
              <w:rPr>
                <w:sz w:val="20"/>
              </w:rPr>
            </w:pPr>
          </w:p>
        </w:tc>
        <w:tc>
          <w:tcPr>
            <w:tcW w:w="1984" w:type="dxa"/>
          </w:tcPr>
          <w:p w14:paraId="77505C4D" w14:textId="77777777" w:rsidR="00C77E6C" w:rsidRPr="00DC552F" w:rsidRDefault="00C77E6C" w:rsidP="008145A6">
            <w:pPr>
              <w:contextualSpacing/>
              <w:jc w:val="center"/>
              <w:rPr>
                <w:sz w:val="20"/>
              </w:rPr>
            </w:pPr>
          </w:p>
        </w:tc>
        <w:tc>
          <w:tcPr>
            <w:tcW w:w="1714" w:type="dxa"/>
          </w:tcPr>
          <w:p w14:paraId="62DDD0FA" w14:textId="49F098B9" w:rsidR="00C77E6C" w:rsidRPr="00DC552F" w:rsidRDefault="00C77E6C" w:rsidP="008145A6">
            <w:pPr>
              <w:contextualSpacing/>
              <w:jc w:val="center"/>
              <w:rPr>
                <w:sz w:val="20"/>
              </w:rPr>
            </w:pPr>
          </w:p>
        </w:tc>
        <w:tc>
          <w:tcPr>
            <w:tcW w:w="1890" w:type="dxa"/>
          </w:tcPr>
          <w:p w14:paraId="6DF8829D" w14:textId="77777777" w:rsidR="00C77E6C" w:rsidRPr="00DC552F" w:rsidRDefault="00C77E6C" w:rsidP="008145A6">
            <w:pPr>
              <w:contextualSpacing/>
              <w:jc w:val="center"/>
              <w:rPr>
                <w:sz w:val="20"/>
              </w:rPr>
            </w:pPr>
          </w:p>
        </w:tc>
        <w:tc>
          <w:tcPr>
            <w:tcW w:w="1530" w:type="dxa"/>
          </w:tcPr>
          <w:p w14:paraId="60F1E95C" w14:textId="5AC26062" w:rsidR="00C77E6C" w:rsidRPr="00DC552F" w:rsidRDefault="00C77E6C" w:rsidP="008145A6">
            <w:pPr>
              <w:contextualSpacing/>
              <w:jc w:val="center"/>
              <w:rPr>
                <w:sz w:val="20"/>
              </w:rPr>
            </w:pPr>
          </w:p>
        </w:tc>
        <w:tc>
          <w:tcPr>
            <w:tcW w:w="1526" w:type="dxa"/>
          </w:tcPr>
          <w:p w14:paraId="3B926423" w14:textId="77777777" w:rsidR="00C77E6C" w:rsidRPr="00DC552F" w:rsidRDefault="00C77E6C" w:rsidP="008145A6">
            <w:pPr>
              <w:contextualSpacing/>
              <w:jc w:val="center"/>
              <w:rPr>
                <w:sz w:val="20"/>
              </w:rPr>
            </w:pPr>
          </w:p>
        </w:tc>
        <w:tc>
          <w:tcPr>
            <w:tcW w:w="1980" w:type="dxa"/>
          </w:tcPr>
          <w:p w14:paraId="7A1853E6" w14:textId="77777777" w:rsidR="00C77E6C" w:rsidRPr="00DC552F" w:rsidRDefault="00C77E6C" w:rsidP="008145A6">
            <w:pPr>
              <w:contextualSpacing/>
              <w:jc w:val="center"/>
              <w:rPr>
                <w:sz w:val="20"/>
              </w:rPr>
            </w:pPr>
          </w:p>
        </w:tc>
        <w:tc>
          <w:tcPr>
            <w:tcW w:w="1983" w:type="dxa"/>
          </w:tcPr>
          <w:p w14:paraId="12579FCF" w14:textId="77777777" w:rsidR="00C77E6C" w:rsidRPr="00DC552F" w:rsidRDefault="00C77E6C" w:rsidP="008145A6">
            <w:pPr>
              <w:contextualSpacing/>
              <w:jc w:val="center"/>
              <w:rPr>
                <w:sz w:val="20"/>
              </w:rPr>
            </w:pPr>
          </w:p>
        </w:tc>
      </w:tr>
      <w:tr w:rsidR="00732114" w:rsidRPr="00DC552F" w14:paraId="3E0FEE28" w14:textId="77777777" w:rsidTr="00CE542E">
        <w:trPr>
          <w:trHeight w:val="54"/>
          <w:jc w:val="center"/>
        </w:trPr>
        <w:tc>
          <w:tcPr>
            <w:tcW w:w="714" w:type="dxa"/>
            <w:vMerge/>
          </w:tcPr>
          <w:p w14:paraId="37B98F15" w14:textId="77777777" w:rsidR="00C77E6C" w:rsidRPr="00DC552F" w:rsidRDefault="00C77E6C" w:rsidP="008145A6">
            <w:pPr>
              <w:contextualSpacing/>
              <w:jc w:val="center"/>
              <w:rPr>
                <w:b/>
                <w:sz w:val="20"/>
              </w:rPr>
            </w:pPr>
          </w:p>
        </w:tc>
        <w:tc>
          <w:tcPr>
            <w:tcW w:w="721" w:type="dxa"/>
            <w:vMerge/>
          </w:tcPr>
          <w:p w14:paraId="13FCB23B" w14:textId="77777777" w:rsidR="00C77E6C" w:rsidRPr="00DC552F" w:rsidRDefault="00C77E6C" w:rsidP="008145A6">
            <w:pPr>
              <w:contextualSpacing/>
              <w:jc w:val="center"/>
              <w:rPr>
                <w:sz w:val="20"/>
              </w:rPr>
            </w:pPr>
          </w:p>
        </w:tc>
        <w:tc>
          <w:tcPr>
            <w:tcW w:w="1984" w:type="dxa"/>
          </w:tcPr>
          <w:p w14:paraId="604E4A56" w14:textId="77777777" w:rsidR="00C77E6C" w:rsidRPr="00DC552F" w:rsidRDefault="00C77E6C" w:rsidP="008145A6">
            <w:pPr>
              <w:contextualSpacing/>
              <w:jc w:val="center"/>
              <w:rPr>
                <w:sz w:val="20"/>
              </w:rPr>
            </w:pPr>
          </w:p>
        </w:tc>
        <w:tc>
          <w:tcPr>
            <w:tcW w:w="1714" w:type="dxa"/>
          </w:tcPr>
          <w:p w14:paraId="0ABFDA22" w14:textId="14F6DA73" w:rsidR="00C77E6C" w:rsidRPr="00DC552F" w:rsidRDefault="00C77E6C" w:rsidP="008145A6">
            <w:pPr>
              <w:contextualSpacing/>
              <w:jc w:val="center"/>
              <w:rPr>
                <w:sz w:val="20"/>
              </w:rPr>
            </w:pPr>
          </w:p>
        </w:tc>
        <w:tc>
          <w:tcPr>
            <w:tcW w:w="1890" w:type="dxa"/>
          </w:tcPr>
          <w:p w14:paraId="3071BF03" w14:textId="77777777" w:rsidR="00C77E6C" w:rsidRPr="00DC552F" w:rsidRDefault="00C77E6C" w:rsidP="008145A6">
            <w:pPr>
              <w:contextualSpacing/>
              <w:jc w:val="center"/>
              <w:rPr>
                <w:sz w:val="20"/>
              </w:rPr>
            </w:pPr>
          </w:p>
        </w:tc>
        <w:tc>
          <w:tcPr>
            <w:tcW w:w="1530" w:type="dxa"/>
          </w:tcPr>
          <w:p w14:paraId="3686BB54" w14:textId="71B7BA44" w:rsidR="00C77E6C" w:rsidRPr="00DC552F" w:rsidRDefault="00C77E6C" w:rsidP="008145A6">
            <w:pPr>
              <w:contextualSpacing/>
              <w:jc w:val="center"/>
              <w:rPr>
                <w:sz w:val="20"/>
              </w:rPr>
            </w:pPr>
          </w:p>
        </w:tc>
        <w:tc>
          <w:tcPr>
            <w:tcW w:w="1526" w:type="dxa"/>
          </w:tcPr>
          <w:p w14:paraId="69CD698B" w14:textId="77777777" w:rsidR="00C77E6C" w:rsidRPr="00DC552F" w:rsidRDefault="00C77E6C" w:rsidP="008145A6">
            <w:pPr>
              <w:contextualSpacing/>
              <w:jc w:val="center"/>
              <w:rPr>
                <w:sz w:val="20"/>
              </w:rPr>
            </w:pPr>
          </w:p>
        </w:tc>
        <w:tc>
          <w:tcPr>
            <w:tcW w:w="1980" w:type="dxa"/>
          </w:tcPr>
          <w:p w14:paraId="0856E625" w14:textId="77777777" w:rsidR="00C77E6C" w:rsidRPr="00DC552F" w:rsidRDefault="00C77E6C" w:rsidP="008145A6">
            <w:pPr>
              <w:contextualSpacing/>
              <w:jc w:val="center"/>
              <w:rPr>
                <w:sz w:val="20"/>
              </w:rPr>
            </w:pPr>
          </w:p>
        </w:tc>
        <w:tc>
          <w:tcPr>
            <w:tcW w:w="1983" w:type="dxa"/>
          </w:tcPr>
          <w:p w14:paraId="08C7DB75" w14:textId="77777777" w:rsidR="00C77E6C" w:rsidRPr="00DC552F" w:rsidRDefault="00C77E6C" w:rsidP="008145A6">
            <w:pPr>
              <w:contextualSpacing/>
              <w:jc w:val="center"/>
              <w:rPr>
                <w:sz w:val="20"/>
              </w:rPr>
            </w:pPr>
          </w:p>
        </w:tc>
      </w:tr>
      <w:tr w:rsidR="00732114" w:rsidRPr="00DC552F" w14:paraId="0BC5A25C" w14:textId="77777777" w:rsidTr="00CE542E">
        <w:trPr>
          <w:trHeight w:val="54"/>
          <w:jc w:val="center"/>
        </w:trPr>
        <w:tc>
          <w:tcPr>
            <w:tcW w:w="714" w:type="dxa"/>
            <w:vMerge/>
          </w:tcPr>
          <w:p w14:paraId="04304E73" w14:textId="77777777" w:rsidR="00C77E6C" w:rsidRPr="00DC552F" w:rsidRDefault="00C77E6C" w:rsidP="008145A6">
            <w:pPr>
              <w:contextualSpacing/>
              <w:jc w:val="center"/>
              <w:rPr>
                <w:b/>
                <w:sz w:val="20"/>
              </w:rPr>
            </w:pPr>
          </w:p>
        </w:tc>
        <w:tc>
          <w:tcPr>
            <w:tcW w:w="721" w:type="dxa"/>
            <w:vMerge/>
          </w:tcPr>
          <w:p w14:paraId="7EA383AA" w14:textId="77777777" w:rsidR="00C77E6C" w:rsidRPr="00DC552F" w:rsidRDefault="00C77E6C" w:rsidP="008145A6">
            <w:pPr>
              <w:contextualSpacing/>
              <w:jc w:val="center"/>
              <w:rPr>
                <w:sz w:val="20"/>
              </w:rPr>
            </w:pPr>
          </w:p>
        </w:tc>
        <w:tc>
          <w:tcPr>
            <w:tcW w:w="1984" w:type="dxa"/>
          </w:tcPr>
          <w:p w14:paraId="61FF1A40" w14:textId="77777777" w:rsidR="00C77E6C" w:rsidRPr="00DC552F" w:rsidRDefault="00C77E6C" w:rsidP="008145A6">
            <w:pPr>
              <w:contextualSpacing/>
              <w:jc w:val="center"/>
              <w:rPr>
                <w:sz w:val="20"/>
              </w:rPr>
            </w:pPr>
          </w:p>
        </w:tc>
        <w:tc>
          <w:tcPr>
            <w:tcW w:w="1714" w:type="dxa"/>
          </w:tcPr>
          <w:p w14:paraId="513C69F6" w14:textId="4047D6E4" w:rsidR="00C77E6C" w:rsidRPr="00DC552F" w:rsidRDefault="00C77E6C" w:rsidP="008145A6">
            <w:pPr>
              <w:contextualSpacing/>
              <w:jc w:val="center"/>
              <w:rPr>
                <w:sz w:val="20"/>
              </w:rPr>
            </w:pPr>
          </w:p>
        </w:tc>
        <w:tc>
          <w:tcPr>
            <w:tcW w:w="1890" w:type="dxa"/>
          </w:tcPr>
          <w:p w14:paraId="68D93A96" w14:textId="77777777" w:rsidR="00C77E6C" w:rsidRPr="00DC552F" w:rsidRDefault="00C77E6C" w:rsidP="008145A6">
            <w:pPr>
              <w:contextualSpacing/>
              <w:jc w:val="center"/>
              <w:rPr>
                <w:sz w:val="20"/>
              </w:rPr>
            </w:pPr>
          </w:p>
        </w:tc>
        <w:tc>
          <w:tcPr>
            <w:tcW w:w="1530" w:type="dxa"/>
          </w:tcPr>
          <w:p w14:paraId="129EEF15" w14:textId="16B996C1" w:rsidR="00C77E6C" w:rsidRPr="00DC552F" w:rsidRDefault="00C77E6C" w:rsidP="008145A6">
            <w:pPr>
              <w:contextualSpacing/>
              <w:jc w:val="center"/>
              <w:rPr>
                <w:sz w:val="20"/>
              </w:rPr>
            </w:pPr>
          </w:p>
        </w:tc>
        <w:tc>
          <w:tcPr>
            <w:tcW w:w="1526" w:type="dxa"/>
          </w:tcPr>
          <w:p w14:paraId="7646A655" w14:textId="77777777" w:rsidR="00C77E6C" w:rsidRPr="00DC552F" w:rsidRDefault="00C77E6C" w:rsidP="008145A6">
            <w:pPr>
              <w:contextualSpacing/>
              <w:jc w:val="center"/>
              <w:rPr>
                <w:sz w:val="20"/>
              </w:rPr>
            </w:pPr>
          </w:p>
        </w:tc>
        <w:tc>
          <w:tcPr>
            <w:tcW w:w="1980" w:type="dxa"/>
          </w:tcPr>
          <w:p w14:paraId="0F680371" w14:textId="77777777" w:rsidR="00C77E6C" w:rsidRPr="00DC552F" w:rsidRDefault="00C77E6C" w:rsidP="008145A6">
            <w:pPr>
              <w:contextualSpacing/>
              <w:jc w:val="center"/>
              <w:rPr>
                <w:sz w:val="20"/>
              </w:rPr>
            </w:pPr>
          </w:p>
        </w:tc>
        <w:tc>
          <w:tcPr>
            <w:tcW w:w="1983" w:type="dxa"/>
          </w:tcPr>
          <w:p w14:paraId="2458C392" w14:textId="77777777" w:rsidR="00C77E6C" w:rsidRPr="00DC552F" w:rsidRDefault="00C77E6C" w:rsidP="008145A6">
            <w:pPr>
              <w:contextualSpacing/>
              <w:jc w:val="center"/>
              <w:rPr>
                <w:sz w:val="20"/>
              </w:rPr>
            </w:pPr>
          </w:p>
        </w:tc>
      </w:tr>
      <w:tr w:rsidR="00732114" w:rsidRPr="00DC552F" w14:paraId="468D88C0" w14:textId="77777777" w:rsidTr="00CE542E">
        <w:trPr>
          <w:trHeight w:val="54"/>
          <w:jc w:val="center"/>
        </w:trPr>
        <w:tc>
          <w:tcPr>
            <w:tcW w:w="714" w:type="dxa"/>
            <w:vMerge w:val="restart"/>
          </w:tcPr>
          <w:p w14:paraId="2EABD9F6" w14:textId="1B9B1BFB" w:rsidR="00C77E6C" w:rsidRPr="00DC552F" w:rsidRDefault="00C77E6C" w:rsidP="00020B58">
            <w:pPr>
              <w:contextualSpacing/>
              <w:jc w:val="center"/>
              <w:rPr>
                <w:b/>
                <w:sz w:val="20"/>
              </w:rPr>
            </w:pPr>
            <w:r w:rsidRPr="00DC552F">
              <w:rPr>
                <w:b/>
                <w:sz w:val="20"/>
              </w:rPr>
              <w:t>2</w:t>
            </w:r>
          </w:p>
        </w:tc>
        <w:tc>
          <w:tcPr>
            <w:tcW w:w="721" w:type="dxa"/>
            <w:vMerge w:val="restart"/>
          </w:tcPr>
          <w:p w14:paraId="11D57030" w14:textId="77777777" w:rsidR="00C77E6C" w:rsidRPr="00DC552F" w:rsidRDefault="00C77E6C" w:rsidP="00020B58">
            <w:pPr>
              <w:contextualSpacing/>
              <w:jc w:val="center"/>
              <w:rPr>
                <w:sz w:val="20"/>
              </w:rPr>
            </w:pPr>
          </w:p>
        </w:tc>
        <w:tc>
          <w:tcPr>
            <w:tcW w:w="1984" w:type="dxa"/>
          </w:tcPr>
          <w:p w14:paraId="443D8F4B" w14:textId="77777777" w:rsidR="00C77E6C" w:rsidRPr="00DC552F" w:rsidRDefault="00C77E6C" w:rsidP="00020B58">
            <w:pPr>
              <w:contextualSpacing/>
              <w:jc w:val="center"/>
              <w:rPr>
                <w:sz w:val="20"/>
              </w:rPr>
            </w:pPr>
          </w:p>
        </w:tc>
        <w:tc>
          <w:tcPr>
            <w:tcW w:w="1714" w:type="dxa"/>
          </w:tcPr>
          <w:p w14:paraId="15F1328D" w14:textId="200CF93F" w:rsidR="00C77E6C" w:rsidRPr="00DC552F" w:rsidRDefault="00C77E6C" w:rsidP="00020B58">
            <w:pPr>
              <w:contextualSpacing/>
              <w:jc w:val="center"/>
              <w:rPr>
                <w:sz w:val="20"/>
              </w:rPr>
            </w:pPr>
          </w:p>
        </w:tc>
        <w:tc>
          <w:tcPr>
            <w:tcW w:w="1890" w:type="dxa"/>
          </w:tcPr>
          <w:p w14:paraId="2E40571F" w14:textId="77777777" w:rsidR="00C77E6C" w:rsidRPr="00DC552F" w:rsidRDefault="00C77E6C" w:rsidP="00020B58">
            <w:pPr>
              <w:contextualSpacing/>
              <w:jc w:val="center"/>
              <w:rPr>
                <w:sz w:val="20"/>
              </w:rPr>
            </w:pPr>
          </w:p>
        </w:tc>
        <w:tc>
          <w:tcPr>
            <w:tcW w:w="1530" w:type="dxa"/>
          </w:tcPr>
          <w:p w14:paraId="08AF1062" w14:textId="70A9697A" w:rsidR="00C77E6C" w:rsidRPr="00DC552F" w:rsidRDefault="00C77E6C" w:rsidP="00020B58">
            <w:pPr>
              <w:contextualSpacing/>
              <w:jc w:val="center"/>
              <w:rPr>
                <w:sz w:val="20"/>
              </w:rPr>
            </w:pPr>
          </w:p>
        </w:tc>
        <w:tc>
          <w:tcPr>
            <w:tcW w:w="1526" w:type="dxa"/>
          </w:tcPr>
          <w:p w14:paraId="3F1434CD" w14:textId="77777777" w:rsidR="00C77E6C" w:rsidRPr="00DC552F" w:rsidRDefault="00C77E6C" w:rsidP="00020B58">
            <w:pPr>
              <w:contextualSpacing/>
              <w:jc w:val="center"/>
              <w:rPr>
                <w:sz w:val="20"/>
              </w:rPr>
            </w:pPr>
          </w:p>
        </w:tc>
        <w:tc>
          <w:tcPr>
            <w:tcW w:w="1980" w:type="dxa"/>
          </w:tcPr>
          <w:p w14:paraId="053A74F8" w14:textId="77777777" w:rsidR="00C77E6C" w:rsidRPr="00DC552F" w:rsidRDefault="00C77E6C" w:rsidP="00020B58">
            <w:pPr>
              <w:contextualSpacing/>
              <w:jc w:val="center"/>
              <w:rPr>
                <w:sz w:val="20"/>
              </w:rPr>
            </w:pPr>
          </w:p>
        </w:tc>
        <w:tc>
          <w:tcPr>
            <w:tcW w:w="1983" w:type="dxa"/>
          </w:tcPr>
          <w:p w14:paraId="2EA5EF10" w14:textId="77777777" w:rsidR="00C77E6C" w:rsidRPr="00DC552F" w:rsidRDefault="00C77E6C" w:rsidP="00020B58">
            <w:pPr>
              <w:contextualSpacing/>
              <w:jc w:val="center"/>
              <w:rPr>
                <w:sz w:val="20"/>
              </w:rPr>
            </w:pPr>
          </w:p>
        </w:tc>
      </w:tr>
      <w:tr w:rsidR="00732114" w:rsidRPr="00DC552F" w14:paraId="1E136926" w14:textId="77777777" w:rsidTr="00CE542E">
        <w:trPr>
          <w:trHeight w:val="54"/>
          <w:jc w:val="center"/>
        </w:trPr>
        <w:tc>
          <w:tcPr>
            <w:tcW w:w="714" w:type="dxa"/>
            <w:vMerge/>
          </w:tcPr>
          <w:p w14:paraId="3EC41347" w14:textId="77777777" w:rsidR="00C77E6C" w:rsidRPr="00DC552F" w:rsidRDefault="00C77E6C" w:rsidP="00020B58">
            <w:pPr>
              <w:contextualSpacing/>
              <w:jc w:val="center"/>
              <w:rPr>
                <w:b/>
                <w:sz w:val="20"/>
              </w:rPr>
            </w:pPr>
          </w:p>
        </w:tc>
        <w:tc>
          <w:tcPr>
            <w:tcW w:w="721" w:type="dxa"/>
            <w:vMerge/>
          </w:tcPr>
          <w:p w14:paraId="0324695B" w14:textId="77777777" w:rsidR="00C77E6C" w:rsidRPr="00DC552F" w:rsidRDefault="00C77E6C" w:rsidP="00020B58">
            <w:pPr>
              <w:contextualSpacing/>
              <w:jc w:val="center"/>
              <w:rPr>
                <w:sz w:val="20"/>
              </w:rPr>
            </w:pPr>
          </w:p>
        </w:tc>
        <w:tc>
          <w:tcPr>
            <w:tcW w:w="1984" w:type="dxa"/>
          </w:tcPr>
          <w:p w14:paraId="26EA8461" w14:textId="77777777" w:rsidR="00C77E6C" w:rsidRPr="00DC552F" w:rsidRDefault="00C77E6C" w:rsidP="00020B58">
            <w:pPr>
              <w:contextualSpacing/>
              <w:jc w:val="center"/>
              <w:rPr>
                <w:sz w:val="20"/>
              </w:rPr>
            </w:pPr>
          </w:p>
        </w:tc>
        <w:tc>
          <w:tcPr>
            <w:tcW w:w="1714" w:type="dxa"/>
          </w:tcPr>
          <w:p w14:paraId="162E2AF6" w14:textId="416E0BDA" w:rsidR="00C77E6C" w:rsidRPr="00DC552F" w:rsidRDefault="00C77E6C" w:rsidP="00020B58">
            <w:pPr>
              <w:contextualSpacing/>
              <w:jc w:val="center"/>
              <w:rPr>
                <w:sz w:val="20"/>
              </w:rPr>
            </w:pPr>
          </w:p>
        </w:tc>
        <w:tc>
          <w:tcPr>
            <w:tcW w:w="1890" w:type="dxa"/>
          </w:tcPr>
          <w:p w14:paraId="4002CBC7" w14:textId="77777777" w:rsidR="00C77E6C" w:rsidRPr="00DC552F" w:rsidRDefault="00C77E6C" w:rsidP="00020B58">
            <w:pPr>
              <w:contextualSpacing/>
              <w:jc w:val="center"/>
              <w:rPr>
                <w:sz w:val="20"/>
              </w:rPr>
            </w:pPr>
          </w:p>
        </w:tc>
        <w:tc>
          <w:tcPr>
            <w:tcW w:w="1530" w:type="dxa"/>
          </w:tcPr>
          <w:p w14:paraId="0DE53930" w14:textId="755B0604" w:rsidR="00C77E6C" w:rsidRPr="00DC552F" w:rsidRDefault="00C77E6C" w:rsidP="00020B58">
            <w:pPr>
              <w:contextualSpacing/>
              <w:jc w:val="center"/>
              <w:rPr>
                <w:sz w:val="20"/>
              </w:rPr>
            </w:pPr>
          </w:p>
        </w:tc>
        <w:tc>
          <w:tcPr>
            <w:tcW w:w="1526" w:type="dxa"/>
          </w:tcPr>
          <w:p w14:paraId="2DCF968B" w14:textId="77777777" w:rsidR="00C77E6C" w:rsidRPr="00DC552F" w:rsidRDefault="00C77E6C" w:rsidP="00020B58">
            <w:pPr>
              <w:contextualSpacing/>
              <w:jc w:val="center"/>
              <w:rPr>
                <w:sz w:val="20"/>
              </w:rPr>
            </w:pPr>
          </w:p>
        </w:tc>
        <w:tc>
          <w:tcPr>
            <w:tcW w:w="1980" w:type="dxa"/>
          </w:tcPr>
          <w:p w14:paraId="0FCF1D81" w14:textId="77777777" w:rsidR="00C77E6C" w:rsidRPr="00DC552F" w:rsidRDefault="00C77E6C" w:rsidP="00020B58">
            <w:pPr>
              <w:contextualSpacing/>
              <w:jc w:val="center"/>
              <w:rPr>
                <w:sz w:val="20"/>
              </w:rPr>
            </w:pPr>
          </w:p>
        </w:tc>
        <w:tc>
          <w:tcPr>
            <w:tcW w:w="1983" w:type="dxa"/>
          </w:tcPr>
          <w:p w14:paraId="17AB8A86" w14:textId="77777777" w:rsidR="00C77E6C" w:rsidRPr="00DC552F" w:rsidRDefault="00C77E6C" w:rsidP="00020B58">
            <w:pPr>
              <w:contextualSpacing/>
              <w:jc w:val="center"/>
              <w:rPr>
                <w:sz w:val="20"/>
              </w:rPr>
            </w:pPr>
          </w:p>
        </w:tc>
      </w:tr>
      <w:tr w:rsidR="00732114" w:rsidRPr="00DC552F" w14:paraId="5BBFA848" w14:textId="77777777" w:rsidTr="00CE542E">
        <w:trPr>
          <w:trHeight w:val="54"/>
          <w:jc w:val="center"/>
        </w:trPr>
        <w:tc>
          <w:tcPr>
            <w:tcW w:w="714" w:type="dxa"/>
            <w:vMerge/>
          </w:tcPr>
          <w:p w14:paraId="69B59E0F" w14:textId="77777777" w:rsidR="00C77E6C" w:rsidRPr="00DC552F" w:rsidRDefault="00C77E6C" w:rsidP="00020B58">
            <w:pPr>
              <w:contextualSpacing/>
              <w:jc w:val="center"/>
              <w:rPr>
                <w:b/>
                <w:sz w:val="20"/>
              </w:rPr>
            </w:pPr>
          </w:p>
        </w:tc>
        <w:tc>
          <w:tcPr>
            <w:tcW w:w="721" w:type="dxa"/>
            <w:vMerge/>
          </w:tcPr>
          <w:p w14:paraId="777D9BAF" w14:textId="77777777" w:rsidR="00C77E6C" w:rsidRPr="00DC552F" w:rsidRDefault="00C77E6C" w:rsidP="00020B58">
            <w:pPr>
              <w:contextualSpacing/>
              <w:jc w:val="center"/>
              <w:rPr>
                <w:sz w:val="20"/>
              </w:rPr>
            </w:pPr>
          </w:p>
        </w:tc>
        <w:tc>
          <w:tcPr>
            <w:tcW w:w="1984" w:type="dxa"/>
          </w:tcPr>
          <w:p w14:paraId="28CA7A8B" w14:textId="77777777" w:rsidR="00C77E6C" w:rsidRPr="00DC552F" w:rsidRDefault="00C77E6C" w:rsidP="00020B58">
            <w:pPr>
              <w:contextualSpacing/>
              <w:jc w:val="center"/>
              <w:rPr>
                <w:sz w:val="20"/>
              </w:rPr>
            </w:pPr>
          </w:p>
        </w:tc>
        <w:tc>
          <w:tcPr>
            <w:tcW w:w="1714" w:type="dxa"/>
          </w:tcPr>
          <w:p w14:paraId="2DFA6CB1" w14:textId="0FE3930C" w:rsidR="00C77E6C" w:rsidRPr="00DC552F" w:rsidRDefault="00C77E6C" w:rsidP="00020B58">
            <w:pPr>
              <w:contextualSpacing/>
              <w:jc w:val="center"/>
              <w:rPr>
                <w:sz w:val="20"/>
              </w:rPr>
            </w:pPr>
          </w:p>
        </w:tc>
        <w:tc>
          <w:tcPr>
            <w:tcW w:w="1890" w:type="dxa"/>
          </w:tcPr>
          <w:p w14:paraId="14E8D783" w14:textId="77777777" w:rsidR="00C77E6C" w:rsidRPr="00DC552F" w:rsidRDefault="00C77E6C" w:rsidP="00020B58">
            <w:pPr>
              <w:contextualSpacing/>
              <w:jc w:val="center"/>
              <w:rPr>
                <w:sz w:val="20"/>
              </w:rPr>
            </w:pPr>
          </w:p>
        </w:tc>
        <w:tc>
          <w:tcPr>
            <w:tcW w:w="1530" w:type="dxa"/>
          </w:tcPr>
          <w:p w14:paraId="7ACBE49C" w14:textId="465062BD" w:rsidR="00C77E6C" w:rsidRPr="00DC552F" w:rsidRDefault="00C77E6C" w:rsidP="00020B58">
            <w:pPr>
              <w:contextualSpacing/>
              <w:jc w:val="center"/>
              <w:rPr>
                <w:sz w:val="20"/>
              </w:rPr>
            </w:pPr>
          </w:p>
        </w:tc>
        <w:tc>
          <w:tcPr>
            <w:tcW w:w="1526" w:type="dxa"/>
          </w:tcPr>
          <w:p w14:paraId="7B0E24C3" w14:textId="77777777" w:rsidR="00C77E6C" w:rsidRPr="00DC552F" w:rsidRDefault="00C77E6C" w:rsidP="00020B58">
            <w:pPr>
              <w:contextualSpacing/>
              <w:jc w:val="center"/>
              <w:rPr>
                <w:sz w:val="20"/>
              </w:rPr>
            </w:pPr>
          </w:p>
        </w:tc>
        <w:tc>
          <w:tcPr>
            <w:tcW w:w="1980" w:type="dxa"/>
          </w:tcPr>
          <w:p w14:paraId="68A542DA" w14:textId="77777777" w:rsidR="00C77E6C" w:rsidRPr="00DC552F" w:rsidRDefault="00C77E6C" w:rsidP="00020B58">
            <w:pPr>
              <w:contextualSpacing/>
              <w:jc w:val="center"/>
              <w:rPr>
                <w:sz w:val="20"/>
              </w:rPr>
            </w:pPr>
          </w:p>
        </w:tc>
        <w:tc>
          <w:tcPr>
            <w:tcW w:w="1983" w:type="dxa"/>
          </w:tcPr>
          <w:p w14:paraId="27028255" w14:textId="77777777" w:rsidR="00C77E6C" w:rsidRPr="00DC552F" w:rsidRDefault="00C77E6C" w:rsidP="00020B58">
            <w:pPr>
              <w:contextualSpacing/>
              <w:jc w:val="center"/>
              <w:rPr>
                <w:sz w:val="20"/>
              </w:rPr>
            </w:pPr>
          </w:p>
        </w:tc>
      </w:tr>
      <w:tr w:rsidR="00732114" w:rsidRPr="00DC552F" w14:paraId="4C931499" w14:textId="77777777" w:rsidTr="00CE542E">
        <w:trPr>
          <w:trHeight w:val="54"/>
          <w:jc w:val="center"/>
        </w:trPr>
        <w:tc>
          <w:tcPr>
            <w:tcW w:w="714" w:type="dxa"/>
            <w:vMerge/>
          </w:tcPr>
          <w:p w14:paraId="62A7AC38" w14:textId="77777777" w:rsidR="00C77E6C" w:rsidRPr="00DC552F" w:rsidRDefault="00C77E6C" w:rsidP="00020B58">
            <w:pPr>
              <w:contextualSpacing/>
              <w:jc w:val="center"/>
              <w:rPr>
                <w:b/>
                <w:sz w:val="20"/>
              </w:rPr>
            </w:pPr>
          </w:p>
        </w:tc>
        <w:tc>
          <w:tcPr>
            <w:tcW w:w="721" w:type="dxa"/>
            <w:vMerge/>
          </w:tcPr>
          <w:p w14:paraId="5586C6EB" w14:textId="77777777" w:rsidR="00C77E6C" w:rsidRPr="00DC552F" w:rsidRDefault="00C77E6C" w:rsidP="00020B58">
            <w:pPr>
              <w:contextualSpacing/>
              <w:jc w:val="center"/>
              <w:rPr>
                <w:sz w:val="20"/>
              </w:rPr>
            </w:pPr>
          </w:p>
        </w:tc>
        <w:tc>
          <w:tcPr>
            <w:tcW w:w="1984" w:type="dxa"/>
          </w:tcPr>
          <w:p w14:paraId="2E8A18C3" w14:textId="77777777" w:rsidR="00C77E6C" w:rsidRPr="00DC552F" w:rsidRDefault="00C77E6C" w:rsidP="00020B58">
            <w:pPr>
              <w:contextualSpacing/>
              <w:jc w:val="center"/>
              <w:rPr>
                <w:sz w:val="20"/>
              </w:rPr>
            </w:pPr>
          </w:p>
        </w:tc>
        <w:tc>
          <w:tcPr>
            <w:tcW w:w="1714" w:type="dxa"/>
          </w:tcPr>
          <w:p w14:paraId="5EECAEE8" w14:textId="411BAA6E" w:rsidR="00C77E6C" w:rsidRPr="00DC552F" w:rsidRDefault="00C77E6C" w:rsidP="00020B58">
            <w:pPr>
              <w:contextualSpacing/>
              <w:jc w:val="center"/>
              <w:rPr>
                <w:sz w:val="20"/>
              </w:rPr>
            </w:pPr>
          </w:p>
        </w:tc>
        <w:tc>
          <w:tcPr>
            <w:tcW w:w="1890" w:type="dxa"/>
          </w:tcPr>
          <w:p w14:paraId="7D14CC8D" w14:textId="77777777" w:rsidR="00C77E6C" w:rsidRPr="00DC552F" w:rsidRDefault="00C77E6C" w:rsidP="00020B58">
            <w:pPr>
              <w:contextualSpacing/>
              <w:jc w:val="center"/>
              <w:rPr>
                <w:sz w:val="20"/>
              </w:rPr>
            </w:pPr>
          </w:p>
        </w:tc>
        <w:tc>
          <w:tcPr>
            <w:tcW w:w="1530" w:type="dxa"/>
          </w:tcPr>
          <w:p w14:paraId="02E4C031" w14:textId="43A070D1" w:rsidR="00C77E6C" w:rsidRPr="00DC552F" w:rsidRDefault="00C77E6C" w:rsidP="00020B58">
            <w:pPr>
              <w:contextualSpacing/>
              <w:jc w:val="center"/>
              <w:rPr>
                <w:sz w:val="20"/>
              </w:rPr>
            </w:pPr>
          </w:p>
        </w:tc>
        <w:tc>
          <w:tcPr>
            <w:tcW w:w="1526" w:type="dxa"/>
          </w:tcPr>
          <w:p w14:paraId="1CADD8FE" w14:textId="77777777" w:rsidR="00C77E6C" w:rsidRPr="00DC552F" w:rsidRDefault="00C77E6C" w:rsidP="00020B58">
            <w:pPr>
              <w:contextualSpacing/>
              <w:jc w:val="center"/>
              <w:rPr>
                <w:sz w:val="20"/>
              </w:rPr>
            </w:pPr>
          </w:p>
        </w:tc>
        <w:tc>
          <w:tcPr>
            <w:tcW w:w="1980" w:type="dxa"/>
          </w:tcPr>
          <w:p w14:paraId="546A3CCD" w14:textId="77777777" w:rsidR="00C77E6C" w:rsidRPr="00DC552F" w:rsidRDefault="00C77E6C" w:rsidP="00020B58">
            <w:pPr>
              <w:contextualSpacing/>
              <w:jc w:val="center"/>
              <w:rPr>
                <w:sz w:val="20"/>
              </w:rPr>
            </w:pPr>
          </w:p>
        </w:tc>
        <w:tc>
          <w:tcPr>
            <w:tcW w:w="1983" w:type="dxa"/>
          </w:tcPr>
          <w:p w14:paraId="0AAB5B9E" w14:textId="77777777" w:rsidR="00C77E6C" w:rsidRPr="00DC552F" w:rsidRDefault="00C77E6C" w:rsidP="00020B58">
            <w:pPr>
              <w:contextualSpacing/>
              <w:jc w:val="center"/>
              <w:rPr>
                <w:sz w:val="20"/>
              </w:rPr>
            </w:pPr>
          </w:p>
        </w:tc>
      </w:tr>
      <w:tr w:rsidR="00732114" w:rsidRPr="00DC552F" w14:paraId="5995D9B7" w14:textId="77777777" w:rsidTr="00CE542E">
        <w:trPr>
          <w:trHeight w:val="54"/>
          <w:jc w:val="center"/>
        </w:trPr>
        <w:tc>
          <w:tcPr>
            <w:tcW w:w="714" w:type="dxa"/>
            <w:vMerge/>
          </w:tcPr>
          <w:p w14:paraId="418A0653" w14:textId="77777777" w:rsidR="00C77E6C" w:rsidRPr="00DC552F" w:rsidRDefault="00C77E6C" w:rsidP="00020B58">
            <w:pPr>
              <w:contextualSpacing/>
              <w:jc w:val="center"/>
              <w:rPr>
                <w:b/>
                <w:sz w:val="20"/>
              </w:rPr>
            </w:pPr>
          </w:p>
        </w:tc>
        <w:tc>
          <w:tcPr>
            <w:tcW w:w="721" w:type="dxa"/>
            <w:vMerge/>
          </w:tcPr>
          <w:p w14:paraId="672188B3" w14:textId="77777777" w:rsidR="00C77E6C" w:rsidRPr="00DC552F" w:rsidRDefault="00C77E6C" w:rsidP="00020B58">
            <w:pPr>
              <w:contextualSpacing/>
              <w:jc w:val="center"/>
              <w:rPr>
                <w:sz w:val="20"/>
              </w:rPr>
            </w:pPr>
          </w:p>
        </w:tc>
        <w:tc>
          <w:tcPr>
            <w:tcW w:w="1984" w:type="dxa"/>
          </w:tcPr>
          <w:p w14:paraId="0C86201C" w14:textId="77777777" w:rsidR="00C77E6C" w:rsidRPr="00DC552F" w:rsidRDefault="00C77E6C" w:rsidP="00020B58">
            <w:pPr>
              <w:contextualSpacing/>
              <w:jc w:val="center"/>
              <w:rPr>
                <w:sz w:val="20"/>
              </w:rPr>
            </w:pPr>
          </w:p>
        </w:tc>
        <w:tc>
          <w:tcPr>
            <w:tcW w:w="1714" w:type="dxa"/>
          </w:tcPr>
          <w:p w14:paraId="239AF53F" w14:textId="31BFD8BB" w:rsidR="00C77E6C" w:rsidRPr="00DC552F" w:rsidRDefault="00C77E6C" w:rsidP="00020B58">
            <w:pPr>
              <w:contextualSpacing/>
              <w:jc w:val="center"/>
              <w:rPr>
                <w:sz w:val="20"/>
              </w:rPr>
            </w:pPr>
          </w:p>
        </w:tc>
        <w:tc>
          <w:tcPr>
            <w:tcW w:w="1890" w:type="dxa"/>
          </w:tcPr>
          <w:p w14:paraId="4ADAD609" w14:textId="77777777" w:rsidR="00C77E6C" w:rsidRPr="00DC552F" w:rsidRDefault="00C77E6C" w:rsidP="00020B58">
            <w:pPr>
              <w:contextualSpacing/>
              <w:jc w:val="center"/>
              <w:rPr>
                <w:sz w:val="20"/>
              </w:rPr>
            </w:pPr>
          </w:p>
        </w:tc>
        <w:tc>
          <w:tcPr>
            <w:tcW w:w="1530" w:type="dxa"/>
          </w:tcPr>
          <w:p w14:paraId="108A86ED" w14:textId="21F83A21" w:rsidR="00C77E6C" w:rsidRPr="00DC552F" w:rsidRDefault="00C77E6C" w:rsidP="00020B58">
            <w:pPr>
              <w:contextualSpacing/>
              <w:jc w:val="center"/>
              <w:rPr>
                <w:sz w:val="20"/>
              </w:rPr>
            </w:pPr>
          </w:p>
        </w:tc>
        <w:tc>
          <w:tcPr>
            <w:tcW w:w="1526" w:type="dxa"/>
          </w:tcPr>
          <w:p w14:paraId="2D66E0C8" w14:textId="77777777" w:rsidR="00C77E6C" w:rsidRPr="00DC552F" w:rsidRDefault="00C77E6C" w:rsidP="00020B58">
            <w:pPr>
              <w:contextualSpacing/>
              <w:jc w:val="center"/>
              <w:rPr>
                <w:sz w:val="20"/>
              </w:rPr>
            </w:pPr>
          </w:p>
        </w:tc>
        <w:tc>
          <w:tcPr>
            <w:tcW w:w="1980" w:type="dxa"/>
          </w:tcPr>
          <w:p w14:paraId="5ECA1259" w14:textId="77777777" w:rsidR="00C77E6C" w:rsidRPr="00DC552F" w:rsidRDefault="00C77E6C" w:rsidP="00020B58">
            <w:pPr>
              <w:contextualSpacing/>
              <w:jc w:val="center"/>
              <w:rPr>
                <w:sz w:val="20"/>
              </w:rPr>
            </w:pPr>
          </w:p>
        </w:tc>
        <w:tc>
          <w:tcPr>
            <w:tcW w:w="1983" w:type="dxa"/>
          </w:tcPr>
          <w:p w14:paraId="092EDB4B" w14:textId="77777777" w:rsidR="00C77E6C" w:rsidRPr="00DC552F" w:rsidRDefault="00C77E6C" w:rsidP="00020B58">
            <w:pPr>
              <w:contextualSpacing/>
              <w:jc w:val="center"/>
              <w:rPr>
                <w:sz w:val="20"/>
              </w:rPr>
            </w:pPr>
          </w:p>
        </w:tc>
      </w:tr>
      <w:tr w:rsidR="00732114" w:rsidRPr="00DC552F" w14:paraId="37106737" w14:textId="77777777" w:rsidTr="00CE542E">
        <w:trPr>
          <w:trHeight w:val="54"/>
          <w:jc w:val="center"/>
        </w:trPr>
        <w:tc>
          <w:tcPr>
            <w:tcW w:w="714" w:type="dxa"/>
            <w:vMerge w:val="restart"/>
          </w:tcPr>
          <w:p w14:paraId="64CE2462" w14:textId="288D3A1C" w:rsidR="00C77E6C" w:rsidRPr="00DC552F" w:rsidRDefault="00C77E6C" w:rsidP="00020B58">
            <w:pPr>
              <w:contextualSpacing/>
              <w:jc w:val="center"/>
              <w:rPr>
                <w:b/>
                <w:sz w:val="20"/>
              </w:rPr>
            </w:pPr>
            <w:r w:rsidRPr="00DC552F">
              <w:rPr>
                <w:b/>
                <w:sz w:val="20"/>
              </w:rPr>
              <w:lastRenderedPageBreak/>
              <w:t>3</w:t>
            </w:r>
          </w:p>
        </w:tc>
        <w:tc>
          <w:tcPr>
            <w:tcW w:w="721" w:type="dxa"/>
            <w:vMerge w:val="restart"/>
          </w:tcPr>
          <w:p w14:paraId="5356BAD0" w14:textId="77777777" w:rsidR="00C77E6C" w:rsidRPr="00DC552F" w:rsidRDefault="00C77E6C" w:rsidP="00020B58">
            <w:pPr>
              <w:contextualSpacing/>
              <w:jc w:val="center"/>
              <w:rPr>
                <w:sz w:val="20"/>
              </w:rPr>
            </w:pPr>
          </w:p>
        </w:tc>
        <w:tc>
          <w:tcPr>
            <w:tcW w:w="1984" w:type="dxa"/>
          </w:tcPr>
          <w:p w14:paraId="41499707" w14:textId="77777777" w:rsidR="00C77E6C" w:rsidRPr="00DC552F" w:rsidRDefault="00C77E6C" w:rsidP="00020B58">
            <w:pPr>
              <w:contextualSpacing/>
              <w:jc w:val="center"/>
              <w:rPr>
                <w:sz w:val="20"/>
              </w:rPr>
            </w:pPr>
          </w:p>
        </w:tc>
        <w:tc>
          <w:tcPr>
            <w:tcW w:w="1714" w:type="dxa"/>
          </w:tcPr>
          <w:p w14:paraId="638A6120" w14:textId="6258EE11" w:rsidR="00C77E6C" w:rsidRPr="00DC552F" w:rsidRDefault="00C77E6C" w:rsidP="00020B58">
            <w:pPr>
              <w:contextualSpacing/>
              <w:jc w:val="center"/>
              <w:rPr>
                <w:sz w:val="20"/>
              </w:rPr>
            </w:pPr>
          </w:p>
        </w:tc>
        <w:tc>
          <w:tcPr>
            <w:tcW w:w="1890" w:type="dxa"/>
          </w:tcPr>
          <w:p w14:paraId="0A0337B4" w14:textId="77777777" w:rsidR="00C77E6C" w:rsidRPr="00DC552F" w:rsidRDefault="00C77E6C" w:rsidP="00020B58">
            <w:pPr>
              <w:contextualSpacing/>
              <w:jc w:val="center"/>
              <w:rPr>
                <w:sz w:val="20"/>
              </w:rPr>
            </w:pPr>
          </w:p>
        </w:tc>
        <w:tc>
          <w:tcPr>
            <w:tcW w:w="1530" w:type="dxa"/>
          </w:tcPr>
          <w:p w14:paraId="3F33BCBD" w14:textId="4851ED23" w:rsidR="00C77E6C" w:rsidRPr="00DC552F" w:rsidRDefault="00C77E6C" w:rsidP="00020B58">
            <w:pPr>
              <w:contextualSpacing/>
              <w:jc w:val="center"/>
              <w:rPr>
                <w:sz w:val="20"/>
              </w:rPr>
            </w:pPr>
          </w:p>
        </w:tc>
        <w:tc>
          <w:tcPr>
            <w:tcW w:w="1526" w:type="dxa"/>
          </w:tcPr>
          <w:p w14:paraId="3EDC664B" w14:textId="77777777" w:rsidR="00C77E6C" w:rsidRPr="00DC552F" w:rsidRDefault="00C77E6C" w:rsidP="00020B58">
            <w:pPr>
              <w:contextualSpacing/>
              <w:jc w:val="center"/>
              <w:rPr>
                <w:sz w:val="20"/>
              </w:rPr>
            </w:pPr>
          </w:p>
        </w:tc>
        <w:tc>
          <w:tcPr>
            <w:tcW w:w="1980" w:type="dxa"/>
          </w:tcPr>
          <w:p w14:paraId="284D179A" w14:textId="77777777" w:rsidR="00C77E6C" w:rsidRPr="00DC552F" w:rsidRDefault="00C77E6C" w:rsidP="00020B58">
            <w:pPr>
              <w:contextualSpacing/>
              <w:jc w:val="center"/>
              <w:rPr>
                <w:sz w:val="20"/>
              </w:rPr>
            </w:pPr>
          </w:p>
        </w:tc>
        <w:tc>
          <w:tcPr>
            <w:tcW w:w="1983" w:type="dxa"/>
          </w:tcPr>
          <w:p w14:paraId="308F25F2" w14:textId="77777777" w:rsidR="00C77E6C" w:rsidRPr="00DC552F" w:rsidRDefault="00C77E6C" w:rsidP="00020B58">
            <w:pPr>
              <w:contextualSpacing/>
              <w:jc w:val="center"/>
              <w:rPr>
                <w:sz w:val="20"/>
              </w:rPr>
            </w:pPr>
          </w:p>
        </w:tc>
      </w:tr>
      <w:tr w:rsidR="00732114" w:rsidRPr="00DC552F" w14:paraId="1048E846" w14:textId="77777777" w:rsidTr="00CE542E">
        <w:trPr>
          <w:trHeight w:val="54"/>
          <w:jc w:val="center"/>
        </w:trPr>
        <w:tc>
          <w:tcPr>
            <w:tcW w:w="714" w:type="dxa"/>
            <w:vMerge/>
          </w:tcPr>
          <w:p w14:paraId="0B546B98" w14:textId="77777777" w:rsidR="00C77E6C" w:rsidRPr="00DC552F" w:rsidRDefault="00C77E6C" w:rsidP="00020B58">
            <w:pPr>
              <w:contextualSpacing/>
              <w:jc w:val="center"/>
              <w:rPr>
                <w:b/>
                <w:sz w:val="20"/>
              </w:rPr>
            </w:pPr>
          </w:p>
        </w:tc>
        <w:tc>
          <w:tcPr>
            <w:tcW w:w="721" w:type="dxa"/>
            <w:vMerge/>
          </w:tcPr>
          <w:p w14:paraId="40B06C0D" w14:textId="77777777" w:rsidR="00C77E6C" w:rsidRPr="00DC552F" w:rsidRDefault="00C77E6C" w:rsidP="00020B58">
            <w:pPr>
              <w:contextualSpacing/>
              <w:jc w:val="center"/>
              <w:rPr>
                <w:sz w:val="20"/>
              </w:rPr>
            </w:pPr>
          </w:p>
        </w:tc>
        <w:tc>
          <w:tcPr>
            <w:tcW w:w="1984" w:type="dxa"/>
          </w:tcPr>
          <w:p w14:paraId="4B2E13A7" w14:textId="77777777" w:rsidR="00C77E6C" w:rsidRPr="00DC552F" w:rsidRDefault="00C77E6C" w:rsidP="00020B58">
            <w:pPr>
              <w:contextualSpacing/>
              <w:jc w:val="center"/>
              <w:rPr>
                <w:sz w:val="20"/>
              </w:rPr>
            </w:pPr>
          </w:p>
        </w:tc>
        <w:tc>
          <w:tcPr>
            <w:tcW w:w="1714" w:type="dxa"/>
          </w:tcPr>
          <w:p w14:paraId="42B29996" w14:textId="2F09A0CF" w:rsidR="00C77E6C" w:rsidRPr="00DC552F" w:rsidRDefault="00C77E6C" w:rsidP="00020B58">
            <w:pPr>
              <w:contextualSpacing/>
              <w:jc w:val="center"/>
              <w:rPr>
                <w:sz w:val="20"/>
              </w:rPr>
            </w:pPr>
          </w:p>
        </w:tc>
        <w:tc>
          <w:tcPr>
            <w:tcW w:w="1890" w:type="dxa"/>
          </w:tcPr>
          <w:p w14:paraId="1F6C3667" w14:textId="77777777" w:rsidR="00C77E6C" w:rsidRPr="00DC552F" w:rsidRDefault="00C77E6C" w:rsidP="00020B58">
            <w:pPr>
              <w:contextualSpacing/>
              <w:jc w:val="center"/>
              <w:rPr>
                <w:sz w:val="20"/>
              </w:rPr>
            </w:pPr>
          </w:p>
        </w:tc>
        <w:tc>
          <w:tcPr>
            <w:tcW w:w="1530" w:type="dxa"/>
          </w:tcPr>
          <w:p w14:paraId="41B4BAD8" w14:textId="387C9BA7" w:rsidR="00C77E6C" w:rsidRPr="00DC552F" w:rsidRDefault="00C77E6C" w:rsidP="00020B58">
            <w:pPr>
              <w:contextualSpacing/>
              <w:jc w:val="center"/>
              <w:rPr>
                <w:sz w:val="20"/>
              </w:rPr>
            </w:pPr>
          </w:p>
        </w:tc>
        <w:tc>
          <w:tcPr>
            <w:tcW w:w="1526" w:type="dxa"/>
          </w:tcPr>
          <w:p w14:paraId="4D70CDC1" w14:textId="77777777" w:rsidR="00C77E6C" w:rsidRPr="00DC552F" w:rsidRDefault="00C77E6C" w:rsidP="00020B58">
            <w:pPr>
              <w:contextualSpacing/>
              <w:jc w:val="center"/>
              <w:rPr>
                <w:sz w:val="20"/>
              </w:rPr>
            </w:pPr>
          </w:p>
        </w:tc>
        <w:tc>
          <w:tcPr>
            <w:tcW w:w="1980" w:type="dxa"/>
          </w:tcPr>
          <w:p w14:paraId="7B92446B" w14:textId="77777777" w:rsidR="00C77E6C" w:rsidRPr="00DC552F" w:rsidRDefault="00C77E6C" w:rsidP="00020B58">
            <w:pPr>
              <w:contextualSpacing/>
              <w:jc w:val="center"/>
              <w:rPr>
                <w:sz w:val="20"/>
              </w:rPr>
            </w:pPr>
          </w:p>
        </w:tc>
        <w:tc>
          <w:tcPr>
            <w:tcW w:w="1983" w:type="dxa"/>
          </w:tcPr>
          <w:p w14:paraId="3557BEDF" w14:textId="77777777" w:rsidR="00C77E6C" w:rsidRPr="00DC552F" w:rsidRDefault="00C77E6C" w:rsidP="00020B58">
            <w:pPr>
              <w:contextualSpacing/>
              <w:jc w:val="center"/>
              <w:rPr>
                <w:sz w:val="20"/>
              </w:rPr>
            </w:pPr>
          </w:p>
        </w:tc>
      </w:tr>
      <w:tr w:rsidR="00732114" w:rsidRPr="00DC552F" w14:paraId="4FB3DA50" w14:textId="77777777" w:rsidTr="00CE542E">
        <w:trPr>
          <w:trHeight w:val="54"/>
          <w:jc w:val="center"/>
        </w:trPr>
        <w:tc>
          <w:tcPr>
            <w:tcW w:w="714" w:type="dxa"/>
            <w:vMerge/>
          </w:tcPr>
          <w:p w14:paraId="58038904" w14:textId="77777777" w:rsidR="00C77E6C" w:rsidRPr="00DC552F" w:rsidRDefault="00C77E6C" w:rsidP="00020B58">
            <w:pPr>
              <w:contextualSpacing/>
              <w:jc w:val="center"/>
              <w:rPr>
                <w:b/>
                <w:sz w:val="20"/>
              </w:rPr>
            </w:pPr>
          </w:p>
        </w:tc>
        <w:tc>
          <w:tcPr>
            <w:tcW w:w="721" w:type="dxa"/>
            <w:vMerge/>
          </w:tcPr>
          <w:p w14:paraId="1AAC3227" w14:textId="77777777" w:rsidR="00C77E6C" w:rsidRPr="00DC552F" w:rsidRDefault="00C77E6C" w:rsidP="00020B58">
            <w:pPr>
              <w:contextualSpacing/>
              <w:jc w:val="center"/>
              <w:rPr>
                <w:sz w:val="20"/>
              </w:rPr>
            </w:pPr>
          </w:p>
        </w:tc>
        <w:tc>
          <w:tcPr>
            <w:tcW w:w="1984" w:type="dxa"/>
          </w:tcPr>
          <w:p w14:paraId="5B0CB185" w14:textId="77777777" w:rsidR="00C77E6C" w:rsidRPr="00DC552F" w:rsidRDefault="00C77E6C" w:rsidP="00020B58">
            <w:pPr>
              <w:contextualSpacing/>
              <w:jc w:val="center"/>
              <w:rPr>
                <w:sz w:val="20"/>
              </w:rPr>
            </w:pPr>
          </w:p>
        </w:tc>
        <w:tc>
          <w:tcPr>
            <w:tcW w:w="1714" w:type="dxa"/>
          </w:tcPr>
          <w:p w14:paraId="177EDD91" w14:textId="66093CD7" w:rsidR="00C77E6C" w:rsidRPr="00DC552F" w:rsidRDefault="00C77E6C" w:rsidP="00020B58">
            <w:pPr>
              <w:contextualSpacing/>
              <w:jc w:val="center"/>
              <w:rPr>
                <w:sz w:val="20"/>
              </w:rPr>
            </w:pPr>
          </w:p>
        </w:tc>
        <w:tc>
          <w:tcPr>
            <w:tcW w:w="1890" w:type="dxa"/>
          </w:tcPr>
          <w:p w14:paraId="7E24E1E2" w14:textId="77777777" w:rsidR="00C77E6C" w:rsidRPr="00DC552F" w:rsidRDefault="00C77E6C" w:rsidP="00020B58">
            <w:pPr>
              <w:contextualSpacing/>
              <w:jc w:val="center"/>
              <w:rPr>
                <w:sz w:val="20"/>
              </w:rPr>
            </w:pPr>
          </w:p>
        </w:tc>
        <w:tc>
          <w:tcPr>
            <w:tcW w:w="1530" w:type="dxa"/>
          </w:tcPr>
          <w:p w14:paraId="110333BB" w14:textId="156FD401" w:rsidR="00C77E6C" w:rsidRPr="00DC552F" w:rsidRDefault="00C77E6C" w:rsidP="00020B58">
            <w:pPr>
              <w:contextualSpacing/>
              <w:jc w:val="center"/>
              <w:rPr>
                <w:sz w:val="20"/>
              </w:rPr>
            </w:pPr>
          </w:p>
        </w:tc>
        <w:tc>
          <w:tcPr>
            <w:tcW w:w="1526" w:type="dxa"/>
          </w:tcPr>
          <w:p w14:paraId="42E43C70" w14:textId="77777777" w:rsidR="00C77E6C" w:rsidRPr="00DC552F" w:rsidRDefault="00C77E6C" w:rsidP="00020B58">
            <w:pPr>
              <w:contextualSpacing/>
              <w:jc w:val="center"/>
              <w:rPr>
                <w:sz w:val="20"/>
              </w:rPr>
            </w:pPr>
          </w:p>
        </w:tc>
        <w:tc>
          <w:tcPr>
            <w:tcW w:w="1980" w:type="dxa"/>
          </w:tcPr>
          <w:p w14:paraId="48EF74AC" w14:textId="77777777" w:rsidR="00C77E6C" w:rsidRPr="00DC552F" w:rsidRDefault="00C77E6C" w:rsidP="00020B58">
            <w:pPr>
              <w:contextualSpacing/>
              <w:jc w:val="center"/>
              <w:rPr>
                <w:sz w:val="20"/>
              </w:rPr>
            </w:pPr>
          </w:p>
        </w:tc>
        <w:tc>
          <w:tcPr>
            <w:tcW w:w="1983" w:type="dxa"/>
          </w:tcPr>
          <w:p w14:paraId="255BB81D" w14:textId="77777777" w:rsidR="00C77E6C" w:rsidRPr="00DC552F" w:rsidRDefault="00C77E6C" w:rsidP="00020B58">
            <w:pPr>
              <w:contextualSpacing/>
              <w:jc w:val="center"/>
              <w:rPr>
                <w:sz w:val="20"/>
              </w:rPr>
            </w:pPr>
          </w:p>
        </w:tc>
      </w:tr>
      <w:tr w:rsidR="00732114" w:rsidRPr="00DC552F" w14:paraId="2FC9770B" w14:textId="77777777" w:rsidTr="00CE542E">
        <w:trPr>
          <w:trHeight w:val="54"/>
          <w:jc w:val="center"/>
        </w:trPr>
        <w:tc>
          <w:tcPr>
            <w:tcW w:w="714" w:type="dxa"/>
            <w:vMerge/>
          </w:tcPr>
          <w:p w14:paraId="41CB1018" w14:textId="77777777" w:rsidR="00C77E6C" w:rsidRPr="00DC552F" w:rsidRDefault="00C77E6C" w:rsidP="00020B58">
            <w:pPr>
              <w:contextualSpacing/>
              <w:jc w:val="center"/>
              <w:rPr>
                <w:b/>
                <w:sz w:val="20"/>
              </w:rPr>
            </w:pPr>
          </w:p>
        </w:tc>
        <w:tc>
          <w:tcPr>
            <w:tcW w:w="721" w:type="dxa"/>
            <w:vMerge/>
          </w:tcPr>
          <w:p w14:paraId="26354B2D" w14:textId="77777777" w:rsidR="00C77E6C" w:rsidRPr="00DC552F" w:rsidRDefault="00C77E6C" w:rsidP="00020B58">
            <w:pPr>
              <w:contextualSpacing/>
              <w:jc w:val="center"/>
              <w:rPr>
                <w:sz w:val="20"/>
              </w:rPr>
            </w:pPr>
          </w:p>
        </w:tc>
        <w:tc>
          <w:tcPr>
            <w:tcW w:w="1984" w:type="dxa"/>
          </w:tcPr>
          <w:p w14:paraId="6591CABF" w14:textId="77777777" w:rsidR="00C77E6C" w:rsidRPr="00DC552F" w:rsidRDefault="00C77E6C" w:rsidP="00020B58">
            <w:pPr>
              <w:contextualSpacing/>
              <w:jc w:val="center"/>
              <w:rPr>
                <w:sz w:val="20"/>
              </w:rPr>
            </w:pPr>
          </w:p>
        </w:tc>
        <w:tc>
          <w:tcPr>
            <w:tcW w:w="1714" w:type="dxa"/>
          </w:tcPr>
          <w:p w14:paraId="15DA74BC" w14:textId="5E155969" w:rsidR="00C77E6C" w:rsidRPr="00DC552F" w:rsidRDefault="00C77E6C" w:rsidP="00020B58">
            <w:pPr>
              <w:contextualSpacing/>
              <w:jc w:val="center"/>
              <w:rPr>
                <w:sz w:val="20"/>
              </w:rPr>
            </w:pPr>
          </w:p>
        </w:tc>
        <w:tc>
          <w:tcPr>
            <w:tcW w:w="1890" w:type="dxa"/>
          </w:tcPr>
          <w:p w14:paraId="11D1CBC8" w14:textId="77777777" w:rsidR="00C77E6C" w:rsidRPr="00DC552F" w:rsidRDefault="00C77E6C" w:rsidP="00020B58">
            <w:pPr>
              <w:contextualSpacing/>
              <w:jc w:val="center"/>
              <w:rPr>
                <w:sz w:val="20"/>
              </w:rPr>
            </w:pPr>
          </w:p>
        </w:tc>
        <w:tc>
          <w:tcPr>
            <w:tcW w:w="1530" w:type="dxa"/>
          </w:tcPr>
          <w:p w14:paraId="251BF394" w14:textId="67FA8BCB" w:rsidR="00C77E6C" w:rsidRPr="00DC552F" w:rsidRDefault="00C77E6C" w:rsidP="00020B58">
            <w:pPr>
              <w:contextualSpacing/>
              <w:jc w:val="center"/>
              <w:rPr>
                <w:sz w:val="20"/>
              </w:rPr>
            </w:pPr>
          </w:p>
        </w:tc>
        <w:tc>
          <w:tcPr>
            <w:tcW w:w="1526" w:type="dxa"/>
          </w:tcPr>
          <w:p w14:paraId="3C5C47B6" w14:textId="77777777" w:rsidR="00C77E6C" w:rsidRPr="00DC552F" w:rsidRDefault="00C77E6C" w:rsidP="00020B58">
            <w:pPr>
              <w:contextualSpacing/>
              <w:jc w:val="center"/>
              <w:rPr>
                <w:sz w:val="20"/>
              </w:rPr>
            </w:pPr>
          </w:p>
        </w:tc>
        <w:tc>
          <w:tcPr>
            <w:tcW w:w="1980" w:type="dxa"/>
          </w:tcPr>
          <w:p w14:paraId="3B37EDE1" w14:textId="77777777" w:rsidR="00C77E6C" w:rsidRPr="00DC552F" w:rsidRDefault="00C77E6C" w:rsidP="00020B58">
            <w:pPr>
              <w:contextualSpacing/>
              <w:jc w:val="center"/>
              <w:rPr>
                <w:sz w:val="20"/>
              </w:rPr>
            </w:pPr>
          </w:p>
        </w:tc>
        <w:tc>
          <w:tcPr>
            <w:tcW w:w="1983" w:type="dxa"/>
          </w:tcPr>
          <w:p w14:paraId="6BADA5A1" w14:textId="77777777" w:rsidR="00C77E6C" w:rsidRPr="00DC552F" w:rsidRDefault="00C77E6C" w:rsidP="00020B58">
            <w:pPr>
              <w:contextualSpacing/>
              <w:jc w:val="center"/>
              <w:rPr>
                <w:sz w:val="20"/>
              </w:rPr>
            </w:pPr>
          </w:p>
        </w:tc>
      </w:tr>
      <w:tr w:rsidR="00732114" w:rsidRPr="00DC552F" w14:paraId="0AA91503" w14:textId="77777777" w:rsidTr="00CE542E">
        <w:trPr>
          <w:trHeight w:val="54"/>
          <w:jc w:val="center"/>
        </w:trPr>
        <w:tc>
          <w:tcPr>
            <w:tcW w:w="714" w:type="dxa"/>
            <w:vMerge/>
          </w:tcPr>
          <w:p w14:paraId="5EE8BA16" w14:textId="77777777" w:rsidR="00C77E6C" w:rsidRPr="00DC552F" w:rsidRDefault="00C77E6C" w:rsidP="00020B58">
            <w:pPr>
              <w:contextualSpacing/>
              <w:jc w:val="center"/>
              <w:rPr>
                <w:b/>
                <w:sz w:val="20"/>
              </w:rPr>
            </w:pPr>
          </w:p>
        </w:tc>
        <w:tc>
          <w:tcPr>
            <w:tcW w:w="721" w:type="dxa"/>
            <w:vMerge/>
          </w:tcPr>
          <w:p w14:paraId="2137B6B6" w14:textId="77777777" w:rsidR="00C77E6C" w:rsidRPr="00DC552F" w:rsidRDefault="00C77E6C" w:rsidP="00020B58">
            <w:pPr>
              <w:contextualSpacing/>
              <w:jc w:val="center"/>
              <w:rPr>
                <w:sz w:val="20"/>
              </w:rPr>
            </w:pPr>
          </w:p>
        </w:tc>
        <w:tc>
          <w:tcPr>
            <w:tcW w:w="1984" w:type="dxa"/>
          </w:tcPr>
          <w:p w14:paraId="716919FD" w14:textId="77777777" w:rsidR="00C77E6C" w:rsidRPr="00DC552F" w:rsidRDefault="00C77E6C" w:rsidP="00020B58">
            <w:pPr>
              <w:contextualSpacing/>
              <w:jc w:val="center"/>
              <w:rPr>
                <w:sz w:val="20"/>
              </w:rPr>
            </w:pPr>
          </w:p>
        </w:tc>
        <w:tc>
          <w:tcPr>
            <w:tcW w:w="1714" w:type="dxa"/>
          </w:tcPr>
          <w:p w14:paraId="06749289" w14:textId="3F242970" w:rsidR="00C77E6C" w:rsidRPr="00DC552F" w:rsidRDefault="00C77E6C" w:rsidP="00020B58">
            <w:pPr>
              <w:contextualSpacing/>
              <w:jc w:val="center"/>
              <w:rPr>
                <w:sz w:val="20"/>
              </w:rPr>
            </w:pPr>
          </w:p>
        </w:tc>
        <w:tc>
          <w:tcPr>
            <w:tcW w:w="1890" w:type="dxa"/>
          </w:tcPr>
          <w:p w14:paraId="25FC5A27" w14:textId="77777777" w:rsidR="00C77E6C" w:rsidRPr="00DC552F" w:rsidRDefault="00C77E6C" w:rsidP="00020B58">
            <w:pPr>
              <w:contextualSpacing/>
              <w:jc w:val="center"/>
              <w:rPr>
                <w:sz w:val="20"/>
              </w:rPr>
            </w:pPr>
          </w:p>
        </w:tc>
        <w:tc>
          <w:tcPr>
            <w:tcW w:w="1530" w:type="dxa"/>
          </w:tcPr>
          <w:p w14:paraId="6816EFC0" w14:textId="388373C0" w:rsidR="00C77E6C" w:rsidRPr="00DC552F" w:rsidRDefault="00C77E6C" w:rsidP="00020B58">
            <w:pPr>
              <w:contextualSpacing/>
              <w:jc w:val="center"/>
              <w:rPr>
                <w:sz w:val="20"/>
              </w:rPr>
            </w:pPr>
          </w:p>
        </w:tc>
        <w:tc>
          <w:tcPr>
            <w:tcW w:w="1526" w:type="dxa"/>
          </w:tcPr>
          <w:p w14:paraId="52F887DE" w14:textId="77777777" w:rsidR="00C77E6C" w:rsidRPr="00DC552F" w:rsidRDefault="00C77E6C" w:rsidP="00020B58">
            <w:pPr>
              <w:contextualSpacing/>
              <w:jc w:val="center"/>
              <w:rPr>
                <w:sz w:val="20"/>
              </w:rPr>
            </w:pPr>
          </w:p>
        </w:tc>
        <w:tc>
          <w:tcPr>
            <w:tcW w:w="1980" w:type="dxa"/>
          </w:tcPr>
          <w:p w14:paraId="238137CD" w14:textId="77777777" w:rsidR="00C77E6C" w:rsidRPr="00DC552F" w:rsidRDefault="00C77E6C" w:rsidP="00020B58">
            <w:pPr>
              <w:contextualSpacing/>
              <w:jc w:val="center"/>
              <w:rPr>
                <w:sz w:val="20"/>
              </w:rPr>
            </w:pPr>
          </w:p>
        </w:tc>
        <w:tc>
          <w:tcPr>
            <w:tcW w:w="1983" w:type="dxa"/>
          </w:tcPr>
          <w:p w14:paraId="2F467962" w14:textId="77777777" w:rsidR="00C77E6C" w:rsidRPr="00DC552F" w:rsidRDefault="00C77E6C" w:rsidP="00020B58">
            <w:pPr>
              <w:contextualSpacing/>
              <w:jc w:val="center"/>
              <w:rPr>
                <w:sz w:val="20"/>
              </w:rPr>
            </w:pPr>
          </w:p>
        </w:tc>
      </w:tr>
      <w:tr w:rsidR="00732114" w:rsidRPr="00DC552F" w14:paraId="6E7F2B98" w14:textId="77777777" w:rsidTr="00CE542E">
        <w:trPr>
          <w:trHeight w:val="54"/>
          <w:jc w:val="center"/>
        </w:trPr>
        <w:tc>
          <w:tcPr>
            <w:tcW w:w="714" w:type="dxa"/>
            <w:vMerge w:val="restart"/>
          </w:tcPr>
          <w:p w14:paraId="1397C2B3" w14:textId="4CFB1A6A" w:rsidR="00C77E6C" w:rsidRPr="00DC552F" w:rsidRDefault="00C77E6C" w:rsidP="00020B58">
            <w:pPr>
              <w:contextualSpacing/>
              <w:jc w:val="center"/>
              <w:rPr>
                <w:b/>
                <w:sz w:val="20"/>
              </w:rPr>
            </w:pPr>
            <w:r w:rsidRPr="00DC552F">
              <w:rPr>
                <w:b/>
                <w:sz w:val="20"/>
              </w:rPr>
              <w:t>4</w:t>
            </w:r>
          </w:p>
        </w:tc>
        <w:tc>
          <w:tcPr>
            <w:tcW w:w="721" w:type="dxa"/>
            <w:vMerge w:val="restart"/>
          </w:tcPr>
          <w:p w14:paraId="4014FFC1" w14:textId="77777777" w:rsidR="00C77E6C" w:rsidRPr="00DC552F" w:rsidRDefault="00C77E6C" w:rsidP="00020B58">
            <w:pPr>
              <w:contextualSpacing/>
              <w:jc w:val="center"/>
              <w:rPr>
                <w:sz w:val="20"/>
              </w:rPr>
            </w:pPr>
          </w:p>
        </w:tc>
        <w:tc>
          <w:tcPr>
            <w:tcW w:w="1984" w:type="dxa"/>
          </w:tcPr>
          <w:p w14:paraId="00A467D5" w14:textId="77777777" w:rsidR="00C77E6C" w:rsidRPr="00DC552F" w:rsidRDefault="00C77E6C" w:rsidP="00020B58">
            <w:pPr>
              <w:contextualSpacing/>
              <w:jc w:val="center"/>
              <w:rPr>
                <w:sz w:val="20"/>
              </w:rPr>
            </w:pPr>
          </w:p>
        </w:tc>
        <w:tc>
          <w:tcPr>
            <w:tcW w:w="1714" w:type="dxa"/>
          </w:tcPr>
          <w:p w14:paraId="75CDC173" w14:textId="37609A4D" w:rsidR="00C77E6C" w:rsidRPr="00DC552F" w:rsidRDefault="00C77E6C" w:rsidP="00020B58">
            <w:pPr>
              <w:contextualSpacing/>
              <w:jc w:val="center"/>
              <w:rPr>
                <w:sz w:val="20"/>
              </w:rPr>
            </w:pPr>
          </w:p>
        </w:tc>
        <w:tc>
          <w:tcPr>
            <w:tcW w:w="1890" w:type="dxa"/>
          </w:tcPr>
          <w:p w14:paraId="7CBEEA94" w14:textId="77777777" w:rsidR="00C77E6C" w:rsidRPr="00DC552F" w:rsidRDefault="00C77E6C" w:rsidP="00020B58">
            <w:pPr>
              <w:contextualSpacing/>
              <w:jc w:val="center"/>
              <w:rPr>
                <w:sz w:val="20"/>
              </w:rPr>
            </w:pPr>
          </w:p>
        </w:tc>
        <w:tc>
          <w:tcPr>
            <w:tcW w:w="1530" w:type="dxa"/>
          </w:tcPr>
          <w:p w14:paraId="3E300C41" w14:textId="5D1B55FE" w:rsidR="00C77E6C" w:rsidRPr="00DC552F" w:rsidRDefault="00C77E6C" w:rsidP="00020B58">
            <w:pPr>
              <w:contextualSpacing/>
              <w:jc w:val="center"/>
              <w:rPr>
                <w:sz w:val="20"/>
              </w:rPr>
            </w:pPr>
          </w:p>
        </w:tc>
        <w:tc>
          <w:tcPr>
            <w:tcW w:w="1526" w:type="dxa"/>
          </w:tcPr>
          <w:p w14:paraId="5452E418" w14:textId="77777777" w:rsidR="00C77E6C" w:rsidRPr="00DC552F" w:rsidRDefault="00C77E6C" w:rsidP="00020B58">
            <w:pPr>
              <w:contextualSpacing/>
              <w:jc w:val="center"/>
              <w:rPr>
                <w:sz w:val="20"/>
              </w:rPr>
            </w:pPr>
          </w:p>
        </w:tc>
        <w:tc>
          <w:tcPr>
            <w:tcW w:w="1980" w:type="dxa"/>
          </w:tcPr>
          <w:p w14:paraId="0B0540CB" w14:textId="77777777" w:rsidR="00C77E6C" w:rsidRPr="00DC552F" w:rsidRDefault="00C77E6C" w:rsidP="00020B58">
            <w:pPr>
              <w:contextualSpacing/>
              <w:jc w:val="center"/>
              <w:rPr>
                <w:sz w:val="20"/>
              </w:rPr>
            </w:pPr>
          </w:p>
        </w:tc>
        <w:tc>
          <w:tcPr>
            <w:tcW w:w="1983" w:type="dxa"/>
          </w:tcPr>
          <w:p w14:paraId="63935794" w14:textId="77777777" w:rsidR="00C77E6C" w:rsidRPr="00DC552F" w:rsidRDefault="00C77E6C" w:rsidP="00020B58">
            <w:pPr>
              <w:contextualSpacing/>
              <w:jc w:val="center"/>
              <w:rPr>
                <w:sz w:val="20"/>
              </w:rPr>
            </w:pPr>
          </w:p>
        </w:tc>
      </w:tr>
      <w:tr w:rsidR="00732114" w:rsidRPr="00DC552F" w14:paraId="569759E8" w14:textId="77777777" w:rsidTr="00CE542E">
        <w:trPr>
          <w:trHeight w:val="54"/>
          <w:jc w:val="center"/>
        </w:trPr>
        <w:tc>
          <w:tcPr>
            <w:tcW w:w="714" w:type="dxa"/>
            <w:vMerge/>
          </w:tcPr>
          <w:p w14:paraId="1FB85052" w14:textId="77777777" w:rsidR="00C77E6C" w:rsidRPr="00DC552F" w:rsidRDefault="00C77E6C" w:rsidP="00020B58">
            <w:pPr>
              <w:contextualSpacing/>
              <w:jc w:val="center"/>
              <w:rPr>
                <w:b/>
                <w:sz w:val="20"/>
              </w:rPr>
            </w:pPr>
          </w:p>
        </w:tc>
        <w:tc>
          <w:tcPr>
            <w:tcW w:w="721" w:type="dxa"/>
            <w:vMerge/>
          </w:tcPr>
          <w:p w14:paraId="7CEE150E" w14:textId="77777777" w:rsidR="00C77E6C" w:rsidRPr="00DC552F" w:rsidRDefault="00C77E6C" w:rsidP="00020B58">
            <w:pPr>
              <w:contextualSpacing/>
              <w:jc w:val="center"/>
              <w:rPr>
                <w:sz w:val="20"/>
              </w:rPr>
            </w:pPr>
          </w:p>
        </w:tc>
        <w:tc>
          <w:tcPr>
            <w:tcW w:w="1984" w:type="dxa"/>
          </w:tcPr>
          <w:p w14:paraId="54AAADED" w14:textId="77777777" w:rsidR="00C77E6C" w:rsidRPr="00DC552F" w:rsidRDefault="00C77E6C" w:rsidP="00020B58">
            <w:pPr>
              <w:contextualSpacing/>
              <w:jc w:val="center"/>
              <w:rPr>
                <w:sz w:val="20"/>
              </w:rPr>
            </w:pPr>
          </w:p>
        </w:tc>
        <w:tc>
          <w:tcPr>
            <w:tcW w:w="1714" w:type="dxa"/>
          </w:tcPr>
          <w:p w14:paraId="56AEAA4B" w14:textId="450E152E" w:rsidR="00C77E6C" w:rsidRPr="00DC552F" w:rsidRDefault="00C77E6C" w:rsidP="00020B58">
            <w:pPr>
              <w:contextualSpacing/>
              <w:jc w:val="center"/>
              <w:rPr>
                <w:sz w:val="20"/>
              </w:rPr>
            </w:pPr>
          </w:p>
        </w:tc>
        <w:tc>
          <w:tcPr>
            <w:tcW w:w="1890" w:type="dxa"/>
          </w:tcPr>
          <w:p w14:paraId="2ABF29E0" w14:textId="77777777" w:rsidR="00C77E6C" w:rsidRPr="00DC552F" w:rsidRDefault="00C77E6C" w:rsidP="00020B58">
            <w:pPr>
              <w:contextualSpacing/>
              <w:jc w:val="center"/>
              <w:rPr>
                <w:sz w:val="20"/>
              </w:rPr>
            </w:pPr>
          </w:p>
        </w:tc>
        <w:tc>
          <w:tcPr>
            <w:tcW w:w="1530" w:type="dxa"/>
          </w:tcPr>
          <w:p w14:paraId="32DF300B" w14:textId="433A32E4" w:rsidR="00C77E6C" w:rsidRPr="00DC552F" w:rsidRDefault="00C77E6C" w:rsidP="00020B58">
            <w:pPr>
              <w:contextualSpacing/>
              <w:jc w:val="center"/>
              <w:rPr>
                <w:sz w:val="20"/>
              </w:rPr>
            </w:pPr>
          </w:p>
        </w:tc>
        <w:tc>
          <w:tcPr>
            <w:tcW w:w="1526" w:type="dxa"/>
          </w:tcPr>
          <w:p w14:paraId="3742F2C2" w14:textId="77777777" w:rsidR="00C77E6C" w:rsidRPr="00DC552F" w:rsidRDefault="00C77E6C" w:rsidP="00020B58">
            <w:pPr>
              <w:contextualSpacing/>
              <w:jc w:val="center"/>
              <w:rPr>
                <w:sz w:val="20"/>
              </w:rPr>
            </w:pPr>
          </w:p>
        </w:tc>
        <w:tc>
          <w:tcPr>
            <w:tcW w:w="1980" w:type="dxa"/>
          </w:tcPr>
          <w:p w14:paraId="1E67D15F" w14:textId="77777777" w:rsidR="00C77E6C" w:rsidRPr="00DC552F" w:rsidRDefault="00C77E6C" w:rsidP="00020B58">
            <w:pPr>
              <w:contextualSpacing/>
              <w:jc w:val="center"/>
              <w:rPr>
                <w:sz w:val="20"/>
              </w:rPr>
            </w:pPr>
          </w:p>
        </w:tc>
        <w:tc>
          <w:tcPr>
            <w:tcW w:w="1983" w:type="dxa"/>
          </w:tcPr>
          <w:p w14:paraId="0FD7FBA3" w14:textId="77777777" w:rsidR="00C77E6C" w:rsidRPr="00DC552F" w:rsidRDefault="00C77E6C" w:rsidP="00020B58">
            <w:pPr>
              <w:contextualSpacing/>
              <w:jc w:val="center"/>
              <w:rPr>
                <w:sz w:val="20"/>
              </w:rPr>
            </w:pPr>
          </w:p>
        </w:tc>
      </w:tr>
      <w:tr w:rsidR="00732114" w:rsidRPr="00DC552F" w14:paraId="349A82CE" w14:textId="77777777" w:rsidTr="00CE542E">
        <w:trPr>
          <w:trHeight w:val="54"/>
          <w:jc w:val="center"/>
        </w:trPr>
        <w:tc>
          <w:tcPr>
            <w:tcW w:w="714" w:type="dxa"/>
            <w:vMerge/>
          </w:tcPr>
          <w:p w14:paraId="07610FBF" w14:textId="77777777" w:rsidR="00C77E6C" w:rsidRPr="00DC552F" w:rsidRDefault="00C77E6C" w:rsidP="00020B58">
            <w:pPr>
              <w:contextualSpacing/>
              <w:jc w:val="center"/>
              <w:rPr>
                <w:b/>
                <w:sz w:val="20"/>
              </w:rPr>
            </w:pPr>
          </w:p>
        </w:tc>
        <w:tc>
          <w:tcPr>
            <w:tcW w:w="721" w:type="dxa"/>
            <w:vMerge/>
          </w:tcPr>
          <w:p w14:paraId="31A5CC88" w14:textId="77777777" w:rsidR="00C77E6C" w:rsidRPr="00DC552F" w:rsidRDefault="00C77E6C" w:rsidP="00020B58">
            <w:pPr>
              <w:contextualSpacing/>
              <w:jc w:val="center"/>
              <w:rPr>
                <w:sz w:val="20"/>
              </w:rPr>
            </w:pPr>
          </w:p>
        </w:tc>
        <w:tc>
          <w:tcPr>
            <w:tcW w:w="1984" w:type="dxa"/>
          </w:tcPr>
          <w:p w14:paraId="40A45573" w14:textId="77777777" w:rsidR="00C77E6C" w:rsidRPr="00DC552F" w:rsidRDefault="00C77E6C" w:rsidP="00020B58">
            <w:pPr>
              <w:contextualSpacing/>
              <w:jc w:val="center"/>
              <w:rPr>
                <w:sz w:val="20"/>
              </w:rPr>
            </w:pPr>
          </w:p>
        </w:tc>
        <w:tc>
          <w:tcPr>
            <w:tcW w:w="1714" w:type="dxa"/>
          </w:tcPr>
          <w:p w14:paraId="5EAC34FE" w14:textId="2AC356DC" w:rsidR="00C77E6C" w:rsidRPr="00DC552F" w:rsidRDefault="00C77E6C" w:rsidP="00020B58">
            <w:pPr>
              <w:contextualSpacing/>
              <w:jc w:val="center"/>
              <w:rPr>
                <w:sz w:val="20"/>
              </w:rPr>
            </w:pPr>
          </w:p>
        </w:tc>
        <w:tc>
          <w:tcPr>
            <w:tcW w:w="1890" w:type="dxa"/>
          </w:tcPr>
          <w:p w14:paraId="225EF723" w14:textId="77777777" w:rsidR="00C77E6C" w:rsidRPr="00DC552F" w:rsidRDefault="00C77E6C" w:rsidP="00020B58">
            <w:pPr>
              <w:contextualSpacing/>
              <w:jc w:val="center"/>
              <w:rPr>
                <w:sz w:val="20"/>
              </w:rPr>
            </w:pPr>
          </w:p>
        </w:tc>
        <w:tc>
          <w:tcPr>
            <w:tcW w:w="1530" w:type="dxa"/>
          </w:tcPr>
          <w:p w14:paraId="7B6EE0A9" w14:textId="02B63013" w:rsidR="00C77E6C" w:rsidRPr="00DC552F" w:rsidRDefault="00C77E6C" w:rsidP="00020B58">
            <w:pPr>
              <w:contextualSpacing/>
              <w:jc w:val="center"/>
              <w:rPr>
                <w:sz w:val="20"/>
              </w:rPr>
            </w:pPr>
          </w:p>
        </w:tc>
        <w:tc>
          <w:tcPr>
            <w:tcW w:w="1526" w:type="dxa"/>
          </w:tcPr>
          <w:p w14:paraId="67ADA2F6" w14:textId="77777777" w:rsidR="00C77E6C" w:rsidRPr="00DC552F" w:rsidRDefault="00C77E6C" w:rsidP="00020B58">
            <w:pPr>
              <w:contextualSpacing/>
              <w:jc w:val="center"/>
              <w:rPr>
                <w:sz w:val="20"/>
              </w:rPr>
            </w:pPr>
          </w:p>
        </w:tc>
        <w:tc>
          <w:tcPr>
            <w:tcW w:w="1980" w:type="dxa"/>
          </w:tcPr>
          <w:p w14:paraId="0B51A30B" w14:textId="77777777" w:rsidR="00C77E6C" w:rsidRPr="00DC552F" w:rsidRDefault="00C77E6C" w:rsidP="00020B58">
            <w:pPr>
              <w:contextualSpacing/>
              <w:jc w:val="center"/>
              <w:rPr>
                <w:sz w:val="20"/>
              </w:rPr>
            </w:pPr>
          </w:p>
        </w:tc>
        <w:tc>
          <w:tcPr>
            <w:tcW w:w="1983" w:type="dxa"/>
          </w:tcPr>
          <w:p w14:paraId="55E89125" w14:textId="77777777" w:rsidR="00C77E6C" w:rsidRPr="00DC552F" w:rsidRDefault="00C77E6C" w:rsidP="00020B58">
            <w:pPr>
              <w:contextualSpacing/>
              <w:jc w:val="center"/>
              <w:rPr>
                <w:sz w:val="20"/>
              </w:rPr>
            </w:pPr>
          </w:p>
        </w:tc>
      </w:tr>
      <w:tr w:rsidR="00732114" w:rsidRPr="00DC552F" w14:paraId="5EDA5CF6" w14:textId="77777777" w:rsidTr="00CE542E">
        <w:trPr>
          <w:trHeight w:val="54"/>
          <w:jc w:val="center"/>
        </w:trPr>
        <w:tc>
          <w:tcPr>
            <w:tcW w:w="714" w:type="dxa"/>
            <w:vMerge/>
          </w:tcPr>
          <w:p w14:paraId="2698EB2F" w14:textId="77777777" w:rsidR="00C77E6C" w:rsidRPr="00DC552F" w:rsidRDefault="00C77E6C" w:rsidP="00020B58">
            <w:pPr>
              <w:contextualSpacing/>
              <w:jc w:val="center"/>
              <w:rPr>
                <w:b/>
                <w:sz w:val="20"/>
              </w:rPr>
            </w:pPr>
          </w:p>
        </w:tc>
        <w:tc>
          <w:tcPr>
            <w:tcW w:w="721" w:type="dxa"/>
            <w:vMerge/>
          </w:tcPr>
          <w:p w14:paraId="53833574" w14:textId="77777777" w:rsidR="00C77E6C" w:rsidRPr="00DC552F" w:rsidRDefault="00C77E6C" w:rsidP="00020B58">
            <w:pPr>
              <w:contextualSpacing/>
              <w:jc w:val="center"/>
              <w:rPr>
                <w:sz w:val="20"/>
              </w:rPr>
            </w:pPr>
          </w:p>
        </w:tc>
        <w:tc>
          <w:tcPr>
            <w:tcW w:w="1984" w:type="dxa"/>
          </w:tcPr>
          <w:p w14:paraId="6BA672A3" w14:textId="77777777" w:rsidR="00C77E6C" w:rsidRPr="00DC552F" w:rsidRDefault="00C77E6C" w:rsidP="00020B58">
            <w:pPr>
              <w:contextualSpacing/>
              <w:jc w:val="center"/>
              <w:rPr>
                <w:sz w:val="20"/>
              </w:rPr>
            </w:pPr>
          </w:p>
        </w:tc>
        <w:tc>
          <w:tcPr>
            <w:tcW w:w="1714" w:type="dxa"/>
          </w:tcPr>
          <w:p w14:paraId="4E720561" w14:textId="37227205" w:rsidR="00C77E6C" w:rsidRPr="00DC552F" w:rsidRDefault="00C77E6C" w:rsidP="00020B58">
            <w:pPr>
              <w:contextualSpacing/>
              <w:jc w:val="center"/>
              <w:rPr>
                <w:sz w:val="20"/>
              </w:rPr>
            </w:pPr>
          </w:p>
        </w:tc>
        <w:tc>
          <w:tcPr>
            <w:tcW w:w="1890" w:type="dxa"/>
          </w:tcPr>
          <w:p w14:paraId="7CDA74B0" w14:textId="77777777" w:rsidR="00C77E6C" w:rsidRPr="00DC552F" w:rsidRDefault="00C77E6C" w:rsidP="00020B58">
            <w:pPr>
              <w:contextualSpacing/>
              <w:jc w:val="center"/>
              <w:rPr>
                <w:sz w:val="20"/>
              </w:rPr>
            </w:pPr>
          </w:p>
        </w:tc>
        <w:tc>
          <w:tcPr>
            <w:tcW w:w="1530" w:type="dxa"/>
          </w:tcPr>
          <w:p w14:paraId="6B88CCB3" w14:textId="303BAFF7" w:rsidR="00C77E6C" w:rsidRPr="00DC552F" w:rsidRDefault="00C77E6C" w:rsidP="00020B58">
            <w:pPr>
              <w:contextualSpacing/>
              <w:jc w:val="center"/>
              <w:rPr>
                <w:sz w:val="20"/>
              </w:rPr>
            </w:pPr>
          </w:p>
        </w:tc>
        <w:tc>
          <w:tcPr>
            <w:tcW w:w="1526" w:type="dxa"/>
          </w:tcPr>
          <w:p w14:paraId="7A21E809" w14:textId="77777777" w:rsidR="00C77E6C" w:rsidRPr="00DC552F" w:rsidRDefault="00C77E6C" w:rsidP="00020B58">
            <w:pPr>
              <w:contextualSpacing/>
              <w:jc w:val="center"/>
              <w:rPr>
                <w:sz w:val="20"/>
              </w:rPr>
            </w:pPr>
          </w:p>
        </w:tc>
        <w:tc>
          <w:tcPr>
            <w:tcW w:w="1980" w:type="dxa"/>
          </w:tcPr>
          <w:p w14:paraId="01CF889A" w14:textId="77777777" w:rsidR="00C77E6C" w:rsidRPr="00DC552F" w:rsidRDefault="00C77E6C" w:rsidP="00020B58">
            <w:pPr>
              <w:contextualSpacing/>
              <w:jc w:val="center"/>
              <w:rPr>
                <w:sz w:val="20"/>
              </w:rPr>
            </w:pPr>
          </w:p>
        </w:tc>
        <w:tc>
          <w:tcPr>
            <w:tcW w:w="1983" w:type="dxa"/>
          </w:tcPr>
          <w:p w14:paraId="11B81BA5" w14:textId="77777777" w:rsidR="00C77E6C" w:rsidRPr="00DC552F" w:rsidRDefault="00C77E6C" w:rsidP="00020B58">
            <w:pPr>
              <w:contextualSpacing/>
              <w:jc w:val="center"/>
              <w:rPr>
                <w:sz w:val="20"/>
              </w:rPr>
            </w:pPr>
          </w:p>
        </w:tc>
      </w:tr>
      <w:tr w:rsidR="00732114" w:rsidRPr="00DC552F" w14:paraId="70957574" w14:textId="77777777" w:rsidTr="00CE542E">
        <w:trPr>
          <w:trHeight w:val="54"/>
          <w:jc w:val="center"/>
        </w:trPr>
        <w:tc>
          <w:tcPr>
            <w:tcW w:w="714" w:type="dxa"/>
            <w:vMerge/>
          </w:tcPr>
          <w:p w14:paraId="7A2D3ACE" w14:textId="77777777" w:rsidR="00C77E6C" w:rsidRPr="00DC552F" w:rsidRDefault="00C77E6C" w:rsidP="00020B58">
            <w:pPr>
              <w:contextualSpacing/>
              <w:jc w:val="center"/>
              <w:rPr>
                <w:b/>
                <w:sz w:val="20"/>
              </w:rPr>
            </w:pPr>
          </w:p>
        </w:tc>
        <w:tc>
          <w:tcPr>
            <w:tcW w:w="721" w:type="dxa"/>
            <w:vMerge/>
          </w:tcPr>
          <w:p w14:paraId="3435F130" w14:textId="77777777" w:rsidR="00C77E6C" w:rsidRPr="00DC552F" w:rsidRDefault="00C77E6C" w:rsidP="00020B58">
            <w:pPr>
              <w:contextualSpacing/>
              <w:jc w:val="center"/>
              <w:rPr>
                <w:sz w:val="20"/>
              </w:rPr>
            </w:pPr>
          </w:p>
        </w:tc>
        <w:tc>
          <w:tcPr>
            <w:tcW w:w="1984" w:type="dxa"/>
          </w:tcPr>
          <w:p w14:paraId="14729E20" w14:textId="77777777" w:rsidR="00C77E6C" w:rsidRPr="00DC552F" w:rsidRDefault="00C77E6C" w:rsidP="00020B58">
            <w:pPr>
              <w:contextualSpacing/>
              <w:jc w:val="center"/>
              <w:rPr>
                <w:sz w:val="20"/>
              </w:rPr>
            </w:pPr>
          </w:p>
        </w:tc>
        <w:tc>
          <w:tcPr>
            <w:tcW w:w="1714" w:type="dxa"/>
          </w:tcPr>
          <w:p w14:paraId="068F620F" w14:textId="37B7B016" w:rsidR="00C77E6C" w:rsidRPr="00DC552F" w:rsidRDefault="00C77E6C" w:rsidP="00020B58">
            <w:pPr>
              <w:contextualSpacing/>
              <w:jc w:val="center"/>
              <w:rPr>
                <w:sz w:val="20"/>
              </w:rPr>
            </w:pPr>
          </w:p>
        </w:tc>
        <w:tc>
          <w:tcPr>
            <w:tcW w:w="1890" w:type="dxa"/>
          </w:tcPr>
          <w:p w14:paraId="2A817992" w14:textId="77777777" w:rsidR="00C77E6C" w:rsidRPr="00DC552F" w:rsidRDefault="00C77E6C" w:rsidP="00020B58">
            <w:pPr>
              <w:contextualSpacing/>
              <w:jc w:val="center"/>
              <w:rPr>
                <w:sz w:val="20"/>
              </w:rPr>
            </w:pPr>
          </w:p>
        </w:tc>
        <w:tc>
          <w:tcPr>
            <w:tcW w:w="1530" w:type="dxa"/>
          </w:tcPr>
          <w:p w14:paraId="0C28E362" w14:textId="63BB7B99" w:rsidR="00C77E6C" w:rsidRPr="00DC552F" w:rsidRDefault="00C77E6C" w:rsidP="00020B58">
            <w:pPr>
              <w:contextualSpacing/>
              <w:jc w:val="center"/>
              <w:rPr>
                <w:sz w:val="20"/>
              </w:rPr>
            </w:pPr>
          </w:p>
        </w:tc>
        <w:tc>
          <w:tcPr>
            <w:tcW w:w="1526" w:type="dxa"/>
          </w:tcPr>
          <w:p w14:paraId="17A7CB18" w14:textId="77777777" w:rsidR="00C77E6C" w:rsidRPr="00DC552F" w:rsidRDefault="00C77E6C" w:rsidP="00020B58">
            <w:pPr>
              <w:contextualSpacing/>
              <w:jc w:val="center"/>
              <w:rPr>
                <w:sz w:val="20"/>
              </w:rPr>
            </w:pPr>
          </w:p>
        </w:tc>
        <w:tc>
          <w:tcPr>
            <w:tcW w:w="1980" w:type="dxa"/>
          </w:tcPr>
          <w:p w14:paraId="1B271CCE" w14:textId="77777777" w:rsidR="00C77E6C" w:rsidRPr="00DC552F" w:rsidRDefault="00C77E6C" w:rsidP="00020B58">
            <w:pPr>
              <w:contextualSpacing/>
              <w:jc w:val="center"/>
              <w:rPr>
                <w:sz w:val="20"/>
              </w:rPr>
            </w:pPr>
          </w:p>
        </w:tc>
        <w:tc>
          <w:tcPr>
            <w:tcW w:w="1983" w:type="dxa"/>
          </w:tcPr>
          <w:p w14:paraId="4688D072" w14:textId="77777777" w:rsidR="00C77E6C" w:rsidRPr="00DC552F" w:rsidRDefault="00C77E6C" w:rsidP="00020B58">
            <w:pPr>
              <w:contextualSpacing/>
              <w:jc w:val="center"/>
              <w:rPr>
                <w:sz w:val="20"/>
              </w:rPr>
            </w:pPr>
          </w:p>
        </w:tc>
      </w:tr>
      <w:tr w:rsidR="00732114" w:rsidRPr="00DC552F" w14:paraId="0BCAC780" w14:textId="77777777" w:rsidTr="00CE542E">
        <w:trPr>
          <w:trHeight w:val="54"/>
          <w:jc w:val="center"/>
        </w:trPr>
        <w:tc>
          <w:tcPr>
            <w:tcW w:w="714" w:type="dxa"/>
            <w:vMerge w:val="restart"/>
          </w:tcPr>
          <w:p w14:paraId="30C7E42B" w14:textId="583130F8" w:rsidR="00C77E6C" w:rsidRPr="00DC552F" w:rsidRDefault="00C77E6C" w:rsidP="00020B58">
            <w:pPr>
              <w:contextualSpacing/>
              <w:jc w:val="center"/>
              <w:rPr>
                <w:b/>
                <w:sz w:val="20"/>
              </w:rPr>
            </w:pPr>
            <w:r w:rsidRPr="00DC552F">
              <w:rPr>
                <w:b/>
                <w:sz w:val="20"/>
              </w:rPr>
              <w:t>5</w:t>
            </w:r>
          </w:p>
        </w:tc>
        <w:tc>
          <w:tcPr>
            <w:tcW w:w="721" w:type="dxa"/>
            <w:vMerge w:val="restart"/>
          </w:tcPr>
          <w:p w14:paraId="7F89175D" w14:textId="77777777" w:rsidR="00C77E6C" w:rsidRPr="00DC552F" w:rsidRDefault="00C77E6C" w:rsidP="00020B58">
            <w:pPr>
              <w:contextualSpacing/>
              <w:jc w:val="center"/>
              <w:rPr>
                <w:sz w:val="20"/>
              </w:rPr>
            </w:pPr>
          </w:p>
        </w:tc>
        <w:tc>
          <w:tcPr>
            <w:tcW w:w="1984" w:type="dxa"/>
          </w:tcPr>
          <w:p w14:paraId="49525182" w14:textId="77777777" w:rsidR="00C77E6C" w:rsidRPr="00DC552F" w:rsidRDefault="00C77E6C" w:rsidP="00020B58">
            <w:pPr>
              <w:contextualSpacing/>
              <w:jc w:val="center"/>
              <w:rPr>
                <w:sz w:val="20"/>
              </w:rPr>
            </w:pPr>
          </w:p>
        </w:tc>
        <w:tc>
          <w:tcPr>
            <w:tcW w:w="1714" w:type="dxa"/>
          </w:tcPr>
          <w:p w14:paraId="49389D98" w14:textId="0121A485" w:rsidR="00C77E6C" w:rsidRPr="00DC552F" w:rsidRDefault="00C77E6C" w:rsidP="00020B58">
            <w:pPr>
              <w:contextualSpacing/>
              <w:jc w:val="center"/>
              <w:rPr>
                <w:sz w:val="20"/>
              </w:rPr>
            </w:pPr>
          </w:p>
        </w:tc>
        <w:tc>
          <w:tcPr>
            <w:tcW w:w="1890" w:type="dxa"/>
          </w:tcPr>
          <w:p w14:paraId="5809A314" w14:textId="77777777" w:rsidR="00C77E6C" w:rsidRPr="00DC552F" w:rsidRDefault="00C77E6C" w:rsidP="00020B58">
            <w:pPr>
              <w:contextualSpacing/>
              <w:jc w:val="center"/>
              <w:rPr>
                <w:sz w:val="20"/>
              </w:rPr>
            </w:pPr>
          </w:p>
        </w:tc>
        <w:tc>
          <w:tcPr>
            <w:tcW w:w="1530" w:type="dxa"/>
          </w:tcPr>
          <w:p w14:paraId="760DB27A" w14:textId="44219979" w:rsidR="00C77E6C" w:rsidRPr="00DC552F" w:rsidRDefault="00C77E6C" w:rsidP="00020B58">
            <w:pPr>
              <w:contextualSpacing/>
              <w:jc w:val="center"/>
              <w:rPr>
                <w:sz w:val="20"/>
              </w:rPr>
            </w:pPr>
          </w:p>
        </w:tc>
        <w:tc>
          <w:tcPr>
            <w:tcW w:w="1526" w:type="dxa"/>
          </w:tcPr>
          <w:p w14:paraId="0684F2C0" w14:textId="77777777" w:rsidR="00C77E6C" w:rsidRPr="00DC552F" w:rsidRDefault="00C77E6C" w:rsidP="00020B58">
            <w:pPr>
              <w:contextualSpacing/>
              <w:jc w:val="center"/>
              <w:rPr>
                <w:sz w:val="20"/>
              </w:rPr>
            </w:pPr>
          </w:p>
        </w:tc>
        <w:tc>
          <w:tcPr>
            <w:tcW w:w="1980" w:type="dxa"/>
          </w:tcPr>
          <w:p w14:paraId="3561701D" w14:textId="77777777" w:rsidR="00C77E6C" w:rsidRPr="00DC552F" w:rsidRDefault="00C77E6C" w:rsidP="00020B58">
            <w:pPr>
              <w:contextualSpacing/>
              <w:jc w:val="center"/>
              <w:rPr>
                <w:sz w:val="20"/>
              </w:rPr>
            </w:pPr>
          </w:p>
        </w:tc>
        <w:tc>
          <w:tcPr>
            <w:tcW w:w="1983" w:type="dxa"/>
          </w:tcPr>
          <w:p w14:paraId="7616E37F" w14:textId="77777777" w:rsidR="00C77E6C" w:rsidRPr="00DC552F" w:rsidRDefault="00C77E6C" w:rsidP="00020B58">
            <w:pPr>
              <w:contextualSpacing/>
              <w:jc w:val="center"/>
              <w:rPr>
                <w:sz w:val="20"/>
              </w:rPr>
            </w:pPr>
          </w:p>
        </w:tc>
      </w:tr>
      <w:tr w:rsidR="00732114" w:rsidRPr="00DC552F" w14:paraId="16BA9A51" w14:textId="77777777" w:rsidTr="00CE542E">
        <w:trPr>
          <w:trHeight w:val="54"/>
          <w:jc w:val="center"/>
        </w:trPr>
        <w:tc>
          <w:tcPr>
            <w:tcW w:w="714" w:type="dxa"/>
            <w:vMerge/>
          </w:tcPr>
          <w:p w14:paraId="7D5443AD" w14:textId="77777777" w:rsidR="00C77E6C" w:rsidRPr="00DC552F" w:rsidRDefault="00C77E6C" w:rsidP="008145A6">
            <w:pPr>
              <w:contextualSpacing/>
              <w:jc w:val="center"/>
              <w:rPr>
                <w:b/>
                <w:sz w:val="20"/>
              </w:rPr>
            </w:pPr>
          </w:p>
        </w:tc>
        <w:tc>
          <w:tcPr>
            <w:tcW w:w="721" w:type="dxa"/>
            <w:vMerge/>
          </w:tcPr>
          <w:p w14:paraId="24B53D4F" w14:textId="77777777" w:rsidR="00C77E6C" w:rsidRPr="00DC552F" w:rsidRDefault="00C77E6C" w:rsidP="008145A6">
            <w:pPr>
              <w:contextualSpacing/>
              <w:jc w:val="center"/>
              <w:rPr>
                <w:sz w:val="20"/>
              </w:rPr>
            </w:pPr>
          </w:p>
        </w:tc>
        <w:tc>
          <w:tcPr>
            <w:tcW w:w="1984" w:type="dxa"/>
          </w:tcPr>
          <w:p w14:paraId="57FDC41C" w14:textId="77777777" w:rsidR="00C77E6C" w:rsidRPr="00DC552F" w:rsidRDefault="00C77E6C" w:rsidP="008145A6">
            <w:pPr>
              <w:contextualSpacing/>
              <w:jc w:val="center"/>
              <w:rPr>
                <w:sz w:val="20"/>
              </w:rPr>
            </w:pPr>
          </w:p>
        </w:tc>
        <w:tc>
          <w:tcPr>
            <w:tcW w:w="1714" w:type="dxa"/>
          </w:tcPr>
          <w:p w14:paraId="2E9603DD" w14:textId="657A669F" w:rsidR="00C77E6C" w:rsidRPr="00DC552F" w:rsidRDefault="00C77E6C" w:rsidP="008145A6">
            <w:pPr>
              <w:contextualSpacing/>
              <w:jc w:val="center"/>
              <w:rPr>
                <w:sz w:val="20"/>
              </w:rPr>
            </w:pPr>
          </w:p>
        </w:tc>
        <w:tc>
          <w:tcPr>
            <w:tcW w:w="1890" w:type="dxa"/>
          </w:tcPr>
          <w:p w14:paraId="248EC65F" w14:textId="77777777" w:rsidR="00C77E6C" w:rsidRPr="00DC552F" w:rsidRDefault="00C77E6C" w:rsidP="008145A6">
            <w:pPr>
              <w:contextualSpacing/>
              <w:jc w:val="center"/>
              <w:rPr>
                <w:sz w:val="20"/>
              </w:rPr>
            </w:pPr>
          </w:p>
        </w:tc>
        <w:tc>
          <w:tcPr>
            <w:tcW w:w="1530" w:type="dxa"/>
          </w:tcPr>
          <w:p w14:paraId="3D5939CB" w14:textId="04C2143B" w:rsidR="00C77E6C" w:rsidRPr="00DC552F" w:rsidRDefault="00C77E6C" w:rsidP="008145A6">
            <w:pPr>
              <w:contextualSpacing/>
              <w:jc w:val="center"/>
              <w:rPr>
                <w:sz w:val="20"/>
              </w:rPr>
            </w:pPr>
          </w:p>
        </w:tc>
        <w:tc>
          <w:tcPr>
            <w:tcW w:w="1526" w:type="dxa"/>
          </w:tcPr>
          <w:p w14:paraId="230AEF7F" w14:textId="77777777" w:rsidR="00C77E6C" w:rsidRPr="00DC552F" w:rsidRDefault="00C77E6C" w:rsidP="008145A6">
            <w:pPr>
              <w:contextualSpacing/>
              <w:jc w:val="center"/>
              <w:rPr>
                <w:sz w:val="20"/>
              </w:rPr>
            </w:pPr>
          </w:p>
        </w:tc>
        <w:tc>
          <w:tcPr>
            <w:tcW w:w="1980" w:type="dxa"/>
          </w:tcPr>
          <w:p w14:paraId="7592B14D" w14:textId="77777777" w:rsidR="00C77E6C" w:rsidRPr="00DC552F" w:rsidRDefault="00C77E6C" w:rsidP="008145A6">
            <w:pPr>
              <w:contextualSpacing/>
              <w:jc w:val="center"/>
              <w:rPr>
                <w:sz w:val="20"/>
              </w:rPr>
            </w:pPr>
          </w:p>
        </w:tc>
        <w:tc>
          <w:tcPr>
            <w:tcW w:w="1983" w:type="dxa"/>
          </w:tcPr>
          <w:p w14:paraId="17A8D2D5" w14:textId="77777777" w:rsidR="00C77E6C" w:rsidRPr="00DC552F" w:rsidRDefault="00C77E6C" w:rsidP="008145A6">
            <w:pPr>
              <w:contextualSpacing/>
              <w:jc w:val="center"/>
              <w:rPr>
                <w:sz w:val="20"/>
              </w:rPr>
            </w:pPr>
          </w:p>
        </w:tc>
      </w:tr>
      <w:tr w:rsidR="00732114" w:rsidRPr="00DC552F" w14:paraId="32522C37" w14:textId="77777777" w:rsidTr="00CE542E">
        <w:trPr>
          <w:trHeight w:val="54"/>
          <w:jc w:val="center"/>
        </w:trPr>
        <w:tc>
          <w:tcPr>
            <w:tcW w:w="714" w:type="dxa"/>
            <w:vMerge/>
          </w:tcPr>
          <w:p w14:paraId="0FBEC456" w14:textId="77777777" w:rsidR="00C77E6C" w:rsidRPr="00DC552F" w:rsidRDefault="00C77E6C" w:rsidP="008145A6">
            <w:pPr>
              <w:contextualSpacing/>
              <w:jc w:val="center"/>
              <w:rPr>
                <w:b/>
                <w:sz w:val="20"/>
              </w:rPr>
            </w:pPr>
          </w:p>
        </w:tc>
        <w:tc>
          <w:tcPr>
            <w:tcW w:w="721" w:type="dxa"/>
            <w:vMerge/>
          </w:tcPr>
          <w:p w14:paraId="247EBF7B" w14:textId="77777777" w:rsidR="00C77E6C" w:rsidRPr="00DC552F" w:rsidRDefault="00C77E6C" w:rsidP="008145A6">
            <w:pPr>
              <w:contextualSpacing/>
              <w:jc w:val="center"/>
              <w:rPr>
                <w:sz w:val="20"/>
              </w:rPr>
            </w:pPr>
          </w:p>
        </w:tc>
        <w:tc>
          <w:tcPr>
            <w:tcW w:w="1984" w:type="dxa"/>
          </w:tcPr>
          <w:p w14:paraId="2D8499EA" w14:textId="77777777" w:rsidR="00C77E6C" w:rsidRPr="00DC552F" w:rsidRDefault="00C77E6C" w:rsidP="008145A6">
            <w:pPr>
              <w:contextualSpacing/>
              <w:jc w:val="center"/>
              <w:rPr>
                <w:sz w:val="20"/>
              </w:rPr>
            </w:pPr>
          </w:p>
        </w:tc>
        <w:tc>
          <w:tcPr>
            <w:tcW w:w="1714" w:type="dxa"/>
          </w:tcPr>
          <w:p w14:paraId="5AA03DD1" w14:textId="108DAB0F" w:rsidR="00C77E6C" w:rsidRPr="00DC552F" w:rsidRDefault="00C77E6C" w:rsidP="008145A6">
            <w:pPr>
              <w:contextualSpacing/>
              <w:jc w:val="center"/>
              <w:rPr>
                <w:sz w:val="20"/>
              </w:rPr>
            </w:pPr>
          </w:p>
        </w:tc>
        <w:tc>
          <w:tcPr>
            <w:tcW w:w="1890" w:type="dxa"/>
          </w:tcPr>
          <w:p w14:paraId="4A32DF48" w14:textId="77777777" w:rsidR="00C77E6C" w:rsidRPr="00DC552F" w:rsidRDefault="00C77E6C" w:rsidP="008145A6">
            <w:pPr>
              <w:contextualSpacing/>
              <w:jc w:val="center"/>
              <w:rPr>
                <w:sz w:val="20"/>
              </w:rPr>
            </w:pPr>
          </w:p>
        </w:tc>
        <w:tc>
          <w:tcPr>
            <w:tcW w:w="1530" w:type="dxa"/>
          </w:tcPr>
          <w:p w14:paraId="531183BE" w14:textId="145CE110" w:rsidR="00C77E6C" w:rsidRPr="00DC552F" w:rsidRDefault="00C77E6C" w:rsidP="008145A6">
            <w:pPr>
              <w:contextualSpacing/>
              <w:jc w:val="center"/>
              <w:rPr>
                <w:sz w:val="20"/>
              </w:rPr>
            </w:pPr>
          </w:p>
        </w:tc>
        <w:tc>
          <w:tcPr>
            <w:tcW w:w="1526" w:type="dxa"/>
          </w:tcPr>
          <w:p w14:paraId="61F7F2C7" w14:textId="77777777" w:rsidR="00C77E6C" w:rsidRPr="00DC552F" w:rsidRDefault="00C77E6C" w:rsidP="008145A6">
            <w:pPr>
              <w:contextualSpacing/>
              <w:jc w:val="center"/>
              <w:rPr>
                <w:sz w:val="20"/>
              </w:rPr>
            </w:pPr>
          </w:p>
        </w:tc>
        <w:tc>
          <w:tcPr>
            <w:tcW w:w="1980" w:type="dxa"/>
          </w:tcPr>
          <w:p w14:paraId="0029A592" w14:textId="77777777" w:rsidR="00C77E6C" w:rsidRPr="00DC552F" w:rsidRDefault="00C77E6C" w:rsidP="008145A6">
            <w:pPr>
              <w:contextualSpacing/>
              <w:jc w:val="center"/>
              <w:rPr>
                <w:sz w:val="20"/>
              </w:rPr>
            </w:pPr>
          </w:p>
        </w:tc>
        <w:tc>
          <w:tcPr>
            <w:tcW w:w="1983" w:type="dxa"/>
          </w:tcPr>
          <w:p w14:paraId="58C18D62" w14:textId="77777777" w:rsidR="00C77E6C" w:rsidRPr="00DC552F" w:rsidRDefault="00C77E6C" w:rsidP="008145A6">
            <w:pPr>
              <w:contextualSpacing/>
              <w:jc w:val="center"/>
              <w:rPr>
                <w:sz w:val="20"/>
              </w:rPr>
            </w:pPr>
          </w:p>
        </w:tc>
      </w:tr>
      <w:tr w:rsidR="00732114" w:rsidRPr="00DC552F" w14:paraId="4A0A9AB3" w14:textId="77777777" w:rsidTr="00CE542E">
        <w:trPr>
          <w:trHeight w:val="54"/>
          <w:jc w:val="center"/>
        </w:trPr>
        <w:tc>
          <w:tcPr>
            <w:tcW w:w="714" w:type="dxa"/>
            <w:vMerge/>
          </w:tcPr>
          <w:p w14:paraId="15771851" w14:textId="77777777" w:rsidR="00C77E6C" w:rsidRPr="00DC552F" w:rsidRDefault="00C77E6C" w:rsidP="008145A6">
            <w:pPr>
              <w:contextualSpacing/>
              <w:jc w:val="center"/>
              <w:rPr>
                <w:b/>
                <w:sz w:val="20"/>
              </w:rPr>
            </w:pPr>
          </w:p>
        </w:tc>
        <w:tc>
          <w:tcPr>
            <w:tcW w:w="721" w:type="dxa"/>
            <w:vMerge/>
          </w:tcPr>
          <w:p w14:paraId="14ECA934" w14:textId="77777777" w:rsidR="00C77E6C" w:rsidRPr="00DC552F" w:rsidRDefault="00C77E6C" w:rsidP="008145A6">
            <w:pPr>
              <w:contextualSpacing/>
              <w:jc w:val="center"/>
              <w:rPr>
                <w:sz w:val="20"/>
              </w:rPr>
            </w:pPr>
          </w:p>
        </w:tc>
        <w:tc>
          <w:tcPr>
            <w:tcW w:w="1984" w:type="dxa"/>
          </w:tcPr>
          <w:p w14:paraId="5623F832" w14:textId="77777777" w:rsidR="00C77E6C" w:rsidRPr="00DC552F" w:rsidRDefault="00C77E6C" w:rsidP="008145A6">
            <w:pPr>
              <w:contextualSpacing/>
              <w:jc w:val="center"/>
              <w:rPr>
                <w:sz w:val="20"/>
              </w:rPr>
            </w:pPr>
          </w:p>
        </w:tc>
        <w:tc>
          <w:tcPr>
            <w:tcW w:w="1714" w:type="dxa"/>
          </w:tcPr>
          <w:p w14:paraId="050B3FDB" w14:textId="565A3C5C" w:rsidR="00C77E6C" w:rsidRPr="00DC552F" w:rsidRDefault="00C77E6C" w:rsidP="008145A6">
            <w:pPr>
              <w:contextualSpacing/>
              <w:jc w:val="center"/>
              <w:rPr>
                <w:sz w:val="20"/>
              </w:rPr>
            </w:pPr>
          </w:p>
        </w:tc>
        <w:tc>
          <w:tcPr>
            <w:tcW w:w="1890" w:type="dxa"/>
          </w:tcPr>
          <w:p w14:paraId="242B11DB" w14:textId="77777777" w:rsidR="00C77E6C" w:rsidRPr="00DC552F" w:rsidRDefault="00C77E6C" w:rsidP="008145A6">
            <w:pPr>
              <w:contextualSpacing/>
              <w:jc w:val="center"/>
              <w:rPr>
                <w:sz w:val="20"/>
              </w:rPr>
            </w:pPr>
          </w:p>
        </w:tc>
        <w:tc>
          <w:tcPr>
            <w:tcW w:w="1530" w:type="dxa"/>
          </w:tcPr>
          <w:p w14:paraId="3CF57ADE" w14:textId="1CAC970A" w:rsidR="00C77E6C" w:rsidRPr="00DC552F" w:rsidRDefault="00C77E6C" w:rsidP="008145A6">
            <w:pPr>
              <w:contextualSpacing/>
              <w:jc w:val="center"/>
              <w:rPr>
                <w:sz w:val="20"/>
              </w:rPr>
            </w:pPr>
          </w:p>
        </w:tc>
        <w:tc>
          <w:tcPr>
            <w:tcW w:w="1526" w:type="dxa"/>
          </w:tcPr>
          <w:p w14:paraId="30777549" w14:textId="77777777" w:rsidR="00C77E6C" w:rsidRPr="00DC552F" w:rsidRDefault="00C77E6C" w:rsidP="008145A6">
            <w:pPr>
              <w:contextualSpacing/>
              <w:jc w:val="center"/>
              <w:rPr>
                <w:sz w:val="20"/>
              </w:rPr>
            </w:pPr>
          </w:p>
        </w:tc>
        <w:tc>
          <w:tcPr>
            <w:tcW w:w="1980" w:type="dxa"/>
          </w:tcPr>
          <w:p w14:paraId="71DB34CD" w14:textId="77777777" w:rsidR="00C77E6C" w:rsidRPr="00DC552F" w:rsidRDefault="00C77E6C" w:rsidP="008145A6">
            <w:pPr>
              <w:contextualSpacing/>
              <w:jc w:val="center"/>
              <w:rPr>
                <w:sz w:val="20"/>
              </w:rPr>
            </w:pPr>
          </w:p>
        </w:tc>
        <w:tc>
          <w:tcPr>
            <w:tcW w:w="1983" w:type="dxa"/>
          </w:tcPr>
          <w:p w14:paraId="0185A106" w14:textId="77777777" w:rsidR="00C77E6C" w:rsidRPr="00DC552F" w:rsidRDefault="00C77E6C" w:rsidP="008145A6">
            <w:pPr>
              <w:contextualSpacing/>
              <w:jc w:val="center"/>
              <w:rPr>
                <w:sz w:val="20"/>
              </w:rPr>
            </w:pPr>
          </w:p>
        </w:tc>
      </w:tr>
      <w:tr w:rsidR="00732114" w:rsidRPr="00DC552F" w14:paraId="008F1700" w14:textId="77777777" w:rsidTr="00CE542E">
        <w:trPr>
          <w:trHeight w:val="54"/>
          <w:jc w:val="center"/>
        </w:trPr>
        <w:tc>
          <w:tcPr>
            <w:tcW w:w="714" w:type="dxa"/>
            <w:vMerge/>
          </w:tcPr>
          <w:p w14:paraId="13DDA025" w14:textId="77777777" w:rsidR="00C77E6C" w:rsidRPr="00DC552F" w:rsidRDefault="00C77E6C" w:rsidP="008145A6">
            <w:pPr>
              <w:contextualSpacing/>
              <w:jc w:val="center"/>
              <w:rPr>
                <w:b/>
                <w:sz w:val="20"/>
              </w:rPr>
            </w:pPr>
          </w:p>
        </w:tc>
        <w:tc>
          <w:tcPr>
            <w:tcW w:w="721" w:type="dxa"/>
            <w:vMerge/>
          </w:tcPr>
          <w:p w14:paraId="38555A1F" w14:textId="77777777" w:rsidR="00C77E6C" w:rsidRPr="00DC552F" w:rsidRDefault="00C77E6C" w:rsidP="008145A6">
            <w:pPr>
              <w:contextualSpacing/>
              <w:jc w:val="center"/>
              <w:rPr>
                <w:sz w:val="20"/>
              </w:rPr>
            </w:pPr>
          </w:p>
        </w:tc>
        <w:tc>
          <w:tcPr>
            <w:tcW w:w="1984" w:type="dxa"/>
          </w:tcPr>
          <w:p w14:paraId="3D6F3752" w14:textId="77777777" w:rsidR="00C77E6C" w:rsidRPr="00DC552F" w:rsidRDefault="00C77E6C" w:rsidP="008145A6">
            <w:pPr>
              <w:contextualSpacing/>
              <w:jc w:val="center"/>
              <w:rPr>
                <w:sz w:val="20"/>
              </w:rPr>
            </w:pPr>
          </w:p>
        </w:tc>
        <w:tc>
          <w:tcPr>
            <w:tcW w:w="1714" w:type="dxa"/>
          </w:tcPr>
          <w:p w14:paraId="005C7691" w14:textId="1796C974" w:rsidR="00C77E6C" w:rsidRPr="00DC552F" w:rsidRDefault="00C77E6C" w:rsidP="008145A6">
            <w:pPr>
              <w:contextualSpacing/>
              <w:jc w:val="center"/>
              <w:rPr>
                <w:sz w:val="20"/>
              </w:rPr>
            </w:pPr>
          </w:p>
        </w:tc>
        <w:tc>
          <w:tcPr>
            <w:tcW w:w="1890" w:type="dxa"/>
          </w:tcPr>
          <w:p w14:paraId="21B1FB65" w14:textId="77777777" w:rsidR="00C77E6C" w:rsidRPr="00DC552F" w:rsidRDefault="00C77E6C" w:rsidP="008145A6">
            <w:pPr>
              <w:contextualSpacing/>
              <w:jc w:val="center"/>
              <w:rPr>
                <w:sz w:val="20"/>
              </w:rPr>
            </w:pPr>
          </w:p>
        </w:tc>
        <w:tc>
          <w:tcPr>
            <w:tcW w:w="1530" w:type="dxa"/>
          </w:tcPr>
          <w:p w14:paraId="6EAA1961" w14:textId="2358D361" w:rsidR="00C77E6C" w:rsidRPr="00DC552F" w:rsidRDefault="00C77E6C" w:rsidP="008145A6">
            <w:pPr>
              <w:contextualSpacing/>
              <w:jc w:val="center"/>
              <w:rPr>
                <w:sz w:val="20"/>
              </w:rPr>
            </w:pPr>
          </w:p>
        </w:tc>
        <w:tc>
          <w:tcPr>
            <w:tcW w:w="1526" w:type="dxa"/>
          </w:tcPr>
          <w:p w14:paraId="0E9CA137" w14:textId="77777777" w:rsidR="00C77E6C" w:rsidRPr="00DC552F" w:rsidRDefault="00C77E6C" w:rsidP="008145A6">
            <w:pPr>
              <w:contextualSpacing/>
              <w:jc w:val="center"/>
              <w:rPr>
                <w:sz w:val="20"/>
              </w:rPr>
            </w:pPr>
          </w:p>
        </w:tc>
        <w:tc>
          <w:tcPr>
            <w:tcW w:w="1980" w:type="dxa"/>
          </w:tcPr>
          <w:p w14:paraId="29E181F0" w14:textId="77777777" w:rsidR="00C77E6C" w:rsidRPr="00DC552F" w:rsidRDefault="00C77E6C" w:rsidP="008145A6">
            <w:pPr>
              <w:contextualSpacing/>
              <w:jc w:val="center"/>
              <w:rPr>
                <w:sz w:val="20"/>
              </w:rPr>
            </w:pPr>
          </w:p>
        </w:tc>
        <w:tc>
          <w:tcPr>
            <w:tcW w:w="1983" w:type="dxa"/>
          </w:tcPr>
          <w:p w14:paraId="4B42AE8D" w14:textId="77777777" w:rsidR="00C77E6C" w:rsidRPr="00DC552F" w:rsidRDefault="00C77E6C" w:rsidP="008145A6">
            <w:pPr>
              <w:contextualSpacing/>
              <w:jc w:val="center"/>
              <w:rPr>
                <w:sz w:val="20"/>
              </w:rPr>
            </w:pPr>
          </w:p>
        </w:tc>
      </w:tr>
    </w:tbl>
    <w:p w14:paraId="3B1F6DBE" w14:textId="77777777" w:rsidR="00020B58" w:rsidRDefault="00020B58" w:rsidP="001512DD">
      <w:pPr>
        <w:spacing w:after="0" w:line="240" w:lineRule="auto"/>
        <w:contextualSpacing/>
        <w:rPr>
          <w:ins w:id="439" w:author="Aleta Haflett" w:date="2014-11-03T10:27:00Z"/>
        </w:rPr>
      </w:pPr>
    </w:p>
    <w:p w14:paraId="151959BC" w14:textId="77777777" w:rsidR="00732114" w:rsidRDefault="00732114" w:rsidP="001512DD">
      <w:pPr>
        <w:spacing w:after="0" w:line="240" w:lineRule="auto"/>
        <w:contextualSpacing/>
        <w:rPr>
          <w:ins w:id="440" w:author="Aleta Haflett" w:date="2014-11-03T10:27:00Z"/>
        </w:rPr>
      </w:pPr>
    </w:p>
    <w:p w14:paraId="08945140" w14:textId="77777777" w:rsidR="00732114" w:rsidRDefault="00732114" w:rsidP="001512DD">
      <w:pPr>
        <w:spacing w:after="0" w:line="240" w:lineRule="auto"/>
        <w:contextualSpacing/>
      </w:pPr>
    </w:p>
    <w:tbl>
      <w:tblPr>
        <w:tblStyle w:val="TableGrid"/>
        <w:tblW w:w="13073" w:type="dxa"/>
        <w:jc w:val="center"/>
        <w:tblCellMar>
          <w:left w:w="29" w:type="dxa"/>
          <w:right w:w="29" w:type="dxa"/>
        </w:tblCellMar>
        <w:tblLook w:val="04A0" w:firstRow="1" w:lastRow="0" w:firstColumn="1" w:lastColumn="0" w:noHBand="0" w:noVBand="1"/>
      </w:tblPr>
      <w:tblGrid>
        <w:gridCol w:w="4017"/>
        <w:gridCol w:w="2250"/>
        <w:gridCol w:w="6806"/>
      </w:tblGrid>
      <w:tr w:rsidR="00732114" w:rsidRPr="006E365E" w14:paraId="4AE4DE83" w14:textId="77777777" w:rsidTr="00CE542E">
        <w:trPr>
          <w:jc w:val="center"/>
        </w:trPr>
        <w:tc>
          <w:tcPr>
            <w:tcW w:w="6267" w:type="dxa"/>
            <w:gridSpan w:val="2"/>
            <w:tcBorders>
              <w:bottom w:val="single" w:sz="4" w:space="0" w:color="auto"/>
            </w:tcBorders>
          </w:tcPr>
          <w:p w14:paraId="47F85213" w14:textId="14528461" w:rsidR="00DC552F" w:rsidRPr="006C2023" w:rsidRDefault="00CE542E" w:rsidP="001512DD">
            <w:pPr>
              <w:contextualSpacing/>
              <w:rPr>
                <w:b/>
              </w:rPr>
            </w:pPr>
            <w:r>
              <w:rPr>
                <w:b/>
              </w:rPr>
              <w:t xml:space="preserve">107- </w:t>
            </w:r>
            <w:r w:rsidR="006C2023">
              <w:rPr>
                <w:b/>
              </w:rPr>
              <w:t>Wild products</w:t>
            </w:r>
          </w:p>
        </w:tc>
        <w:tc>
          <w:tcPr>
            <w:tcW w:w="6806" w:type="dxa"/>
          </w:tcPr>
          <w:p w14:paraId="1C718AC1" w14:textId="3CAD33F0" w:rsidR="00DC552F" w:rsidRPr="006C2023" w:rsidRDefault="00CE542E" w:rsidP="001512DD">
            <w:pPr>
              <w:contextualSpacing/>
              <w:rPr>
                <w:b/>
              </w:rPr>
            </w:pPr>
            <w:r>
              <w:rPr>
                <w:b/>
              </w:rPr>
              <w:t xml:space="preserve">108- </w:t>
            </w:r>
            <w:r w:rsidR="006C2023">
              <w:rPr>
                <w:b/>
              </w:rPr>
              <w:t>Typical Harvest</w:t>
            </w:r>
          </w:p>
        </w:tc>
      </w:tr>
      <w:tr w:rsidR="00732114" w:rsidRPr="006E365E" w14:paraId="4720F3AF" w14:textId="77777777" w:rsidTr="00CE542E">
        <w:trPr>
          <w:jc w:val="center"/>
        </w:trPr>
        <w:tc>
          <w:tcPr>
            <w:tcW w:w="4017" w:type="dxa"/>
            <w:tcBorders>
              <w:right w:val="nil"/>
            </w:tcBorders>
          </w:tcPr>
          <w:p w14:paraId="31C7D7A4" w14:textId="736FE1C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1=Fish from lakes/rivers/streams (excluding fish ponds) </w:t>
            </w:r>
          </w:p>
          <w:p w14:paraId="5AA872E9" w14:textId="2634B9E0"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2=Edible ants and caterpillars </w:t>
            </w:r>
          </w:p>
          <w:p w14:paraId="0B4D47AA" w14:textId="4FCB9D84"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3=Wild fruits </w:t>
            </w:r>
          </w:p>
          <w:p w14:paraId="2EC2F144" w14:textId="5166B44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4=Wild honey </w:t>
            </w:r>
          </w:p>
          <w:p w14:paraId="07AE9380" w14:textId="6C200EFE"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5=Wild mushrooms </w:t>
            </w:r>
          </w:p>
          <w:p w14:paraId="40781751" w14:textId="77777777"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6=Wild animals and birds (e.g. rodents, small game, other) </w:t>
            </w:r>
          </w:p>
        </w:tc>
        <w:tc>
          <w:tcPr>
            <w:tcW w:w="2250" w:type="dxa"/>
            <w:tcBorders>
              <w:left w:val="nil"/>
            </w:tcBorders>
          </w:tcPr>
          <w:p w14:paraId="48A5D1EA" w14:textId="3C0254B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7=Poles and timber </w:t>
            </w:r>
          </w:p>
          <w:p w14:paraId="1C72DE5E" w14:textId="7488434A"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8=Firewood (excluding charcoal) </w:t>
            </w:r>
          </w:p>
          <w:p w14:paraId="7DC98640" w14:textId="2A8A580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9=Charcoal </w:t>
            </w:r>
          </w:p>
          <w:p w14:paraId="373037BE" w14:textId="1860F9C3"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10=Thatching grass </w:t>
            </w:r>
          </w:p>
          <w:p w14:paraId="4FD73C7A" w14:textId="5B5A7E29"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11=Fencing grass</w:t>
            </w:r>
          </w:p>
          <w:p w14:paraId="2068E9D2" w14:textId="39A6E04F" w:rsidR="00DC552F" w:rsidRPr="006E365E" w:rsidRDefault="00DC552F" w:rsidP="00DC552F">
            <w:pPr>
              <w:contextualSpacing/>
            </w:pPr>
            <w:r w:rsidRPr="006E365E">
              <w:rPr>
                <w:rFonts w:eastAsia="Calibri" w:cs="TimesNewRomanPSMT"/>
              </w:rPr>
              <w:t>97=Other</w:t>
            </w:r>
          </w:p>
        </w:tc>
        <w:tc>
          <w:tcPr>
            <w:tcW w:w="6806" w:type="dxa"/>
          </w:tcPr>
          <w:p w14:paraId="4EAA033A" w14:textId="2183BFF0" w:rsidR="006E365E" w:rsidRPr="006E365E" w:rsidRDefault="00296E2F" w:rsidP="006E365E">
            <w:pPr>
              <w:contextualSpacing/>
              <w:rPr>
                <w:b/>
                <w:bCs/>
              </w:rPr>
            </w:pPr>
            <w:r>
              <w:rPr>
                <w:bCs/>
              </w:rPr>
              <w:t>1=</w:t>
            </w:r>
            <w:r w:rsidR="006E365E" w:rsidRPr="006E365E">
              <w:rPr>
                <w:bCs/>
              </w:rPr>
              <w:t xml:space="preserve">My household’s typical harvest of this product is more or less similar from month to month over the past year; </w:t>
            </w:r>
          </w:p>
          <w:p w14:paraId="6B4AB11E" w14:textId="4DEDDD1D" w:rsidR="006E365E" w:rsidRPr="006E365E" w:rsidRDefault="006E365E" w:rsidP="006E365E">
            <w:pPr>
              <w:contextualSpacing/>
              <w:rPr>
                <w:b/>
                <w:bCs/>
              </w:rPr>
            </w:pPr>
            <w:r w:rsidRPr="006E365E">
              <w:rPr>
                <w:bCs/>
              </w:rPr>
              <w:t>2=My household typically harvests much less than this amount each month.</w:t>
            </w:r>
          </w:p>
          <w:p w14:paraId="2B79BF11" w14:textId="7A359CA9" w:rsidR="006E365E" w:rsidRPr="006E365E" w:rsidRDefault="00296E2F" w:rsidP="006E365E">
            <w:pPr>
              <w:contextualSpacing/>
              <w:rPr>
                <w:b/>
                <w:bCs/>
              </w:rPr>
            </w:pPr>
            <w:r>
              <w:rPr>
                <w:bCs/>
              </w:rPr>
              <w:t>3</w:t>
            </w:r>
            <w:r w:rsidR="006E365E" w:rsidRPr="006E365E">
              <w:rPr>
                <w:bCs/>
              </w:rPr>
              <w:t>=My household typically harvests much more than this amount each month.</w:t>
            </w:r>
          </w:p>
          <w:p w14:paraId="73DED868" w14:textId="595C6287" w:rsidR="00DC552F" w:rsidRPr="006E365E" w:rsidRDefault="00296E2F" w:rsidP="00296E2F">
            <w:pPr>
              <w:contextualSpacing/>
            </w:pPr>
            <w:r>
              <w:rPr>
                <w:bCs/>
              </w:rPr>
              <w:t>97</w:t>
            </w:r>
            <w:r w:rsidR="006E365E" w:rsidRPr="006E365E">
              <w:rPr>
                <w:bCs/>
              </w:rPr>
              <w:t>=Other explanation (describe)</w:t>
            </w:r>
          </w:p>
        </w:tc>
      </w:tr>
    </w:tbl>
    <w:p w14:paraId="16DF71B1" w14:textId="77777777" w:rsidR="00732114" w:rsidRDefault="00732114">
      <w:pPr>
        <w:rPr>
          <w:ins w:id="441" w:author="Aleta Haflett" w:date="2014-11-03T10:28:00Z"/>
        </w:rPr>
      </w:pPr>
    </w:p>
    <w:p w14:paraId="76C60084" w14:textId="77777777" w:rsidR="00732114" w:rsidRDefault="00732114">
      <w:pPr>
        <w:rPr>
          <w:ins w:id="442" w:author="Aleta Haflett" w:date="2014-11-03T10:28:00Z"/>
        </w:rPr>
      </w:pPr>
    </w:p>
    <w:tbl>
      <w:tblPr>
        <w:tblStyle w:val="TableGrid"/>
        <w:tblW w:w="0" w:type="auto"/>
        <w:tblInd w:w="738" w:type="dxa"/>
        <w:tblLook w:val="04A0" w:firstRow="1" w:lastRow="0" w:firstColumn="1" w:lastColumn="0" w:noHBand="0" w:noVBand="1"/>
      </w:tblPr>
      <w:tblGrid>
        <w:gridCol w:w="5958"/>
        <w:gridCol w:w="1980"/>
      </w:tblGrid>
      <w:tr w:rsidR="00732114" w14:paraId="5FCE7053" w14:textId="77777777" w:rsidTr="00CE542E">
        <w:trPr>
          <w:ins w:id="443" w:author="Aleta Haflett" w:date="2014-11-03T10:28:00Z"/>
        </w:trPr>
        <w:tc>
          <w:tcPr>
            <w:tcW w:w="5958" w:type="dxa"/>
          </w:tcPr>
          <w:p w14:paraId="52DB2A25" w14:textId="038DCB2C" w:rsidR="00732114" w:rsidRPr="00732114" w:rsidRDefault="00732114">
            <w:pPr>
              <w:rPr>
                <w:ins w:id="444" w:author="Aleta Haflett" w:date="2014-11-03T10:28:00Z"/>
                <w:b/>
              </w:rPr>
            </w:pPr>
          </w:p>
        </w:tc>
        <w:tc>
          <w:tcPr>
            <w:tcW w:w="1980" w:type="dxa"/>
          </w:tcPr>
          <w:p w14:paraId="3CECB452" w14:textId="4823B0DB" w:rsidR="00732114" w:rsidRPr="00732114" w:rsidRDefault="00CE542E">
            <w:pPr>
              <w:rPr>
                <w:ins w:id="445" w:author="Aleta Haflett" w:date="2014-11-03T10:28:00Z"/>
                <w:b/>
              </w:rPr>
            </w:pPr>
            <w:r>
              <w:rPr>
                <w:b/>
              </w:rPr>
              <w:t xml:space="preserve">110- </w:t>
            </w:r>
            <w:ins w:id="446" w:author="Aleta Haflett" w:date="2014-11-03T10:29:00Z">
              <w:r w:rsidR="00732114">
                <w:rPr>
                  <w:b/>
                </w:rPr>
                <w:t>Distance</w:t>
              </w:r>
            </w:ins>
          </w:p>
        </w:tc>
      </w:tr>
      <w:tr w:rsidR="00732114" w14:paraId="63293AAF" w14:textId="77777777" w:rsidTr="00CE542E">
        <w:trPr>
          <w:ins w:id="447" w:author="Aleta Haflett" w:date="2014-11-03T10:28:00Z"/>
        </w:trPr>
        <w:tc>
          <w:tcPr>
            <w:tcW w:w="5958" w:type="dxa"/>
          </w:tcPr>
          <w:p w14:paraId="0DB80562" w14:textId="73B1B586" w:rsidR="00732114" w:rsidRDefault="00732114">
            <w:pPr>
              <w:rPr>
                <w:ins w:id="448" w:author="Aleta Haflett" w:date="2014-11-03T10:28:00Z"/>
              </w:rPr>
            </w:pPr>
          </w:p>
        </w:tc>
        <w:tc>
          <w:tcPr>
            <w:tcW w:w="1980" w:type="dxa"/>
          </w:tcPr>
          <w:p w14:paraId="03968453" w14:textId="77777777" w:rsidR="00732114" w:rsidRDefault="00732114">
            <w:pPr>
              <w:rPr>
                <w:ins w:id="449" w:author="Aleta Haflett" w:date="2014-11-03T10:30:00Z"/>
              </w:rPr>
            </w:pPr>
            <w:ins w:id="450" w:author="Aleta Haflett" w:date="2014-11-03T10:30:00Z">
              <w:r>
                <w:t>1=Increase</w:t>
              </w:r>
            </w:ins>
          </w:p>
          <w:p w14:paraId="1D143667" w14:textId="77777777" w:rsidR="00732114" w:rsidRDefault="00732114">
            <w:pPr>
              <w:rPr>
                <w:ins w:id="451" w:author="Aleta Haflett" w:date="2014-11-03T10:30:00Z"/>
              </w:rPr>
            </w:pPr>
            <w:ins w:id="452" w:author="Aleta Haflett" w:date="2014-11-03T10:30:00Z">
              <w:r>
                <w:t>2=No change</w:t>
              </w:r>
            </w:ins>
          </w:p>
          <w:p w14:paraId="2CA89D6F" w14:textId="77777777" w:rsidR="00732114" w:rsidRDefault="00732114">
            <w:pPr>
              <w:rPr>
                <w:ins w:id="453" w:author="Aleta Haflett" w:date="2014-11-03T10:30:00Z"/>
              </w:rPr>
            </w:pPr>
            <w:ins w:id="454" w:author="Aleta Haflett" w:date="2014-11-03T10:30:00Z">
              <w:r>
                <w:t>3=Decrease</w:t>
              </w:r>
            </w:ins>
          </w:p>
          <w:p w14:paraId="67B34349" w14:textId="017B1098" w:rsidR="00732114" w:rsidRDefault="00732114">
            <w:pPr>
              <w:rPr>
                <w:ins w:id="455" w:author="Aleta Haflett" w:date="2014-11-03T10:28:00Z"/>
              </w:rPr>
            </w:pPr>
            <w:ins w:id="456" w:author="Aleta Haflett" w:date="2014-11-03T10:30:00Z">
              <w:r>
                <w:t>888=Do not know</w:t>
              </w:r>
            </w:ins>
          </w:p>
        </w:tc>
      </w:tr>
    </w:tbl>
    <w:p w14:paraId="3CFDB075" w14:textId="5BAC7115" w:rsidR="00732114" w:rsidRDefault="00732114">
      <w:pPr>
        <w:rPr>
          <w:ins w:id="457" w:author="Aleta Haflett" w:date="2014-11-03T10:27:00Z"/>
        </w:rPr>
      </w:pPr>
    </w:p>
    <w:p w14:paraId="3A922D5D" w14:textId="0E7E9CDE" w:rsidR="00DC552F" w:rsidRDefault="00DC552F">
      <w:r>
        <w:br w:type="page"/>
      </w:r>
    </w:p>
    <w:tbl>
      <w:tblPr>
        <w:tblStyle w:val="TableGrid"/>
        <w:tblW w:w="14035" w:type="dxa"/>
        <w:jc w:val="center"/>
        <w:tblLayout w:type="fixed"/>
        <w:tblCellMar>
          <w:left w:w="29" w:type="dxa"/>
          <w:right w:w="29" w:type="dxa"/>
        </w:tblCellMar>
        <w:tblLook w:val="04A0" w:firstRow="1" w:lastRow="0" w:firstColumn="1" w:lastColumn="0" w:noHBand="0" w:noVBand="1"/>
      </w:tblPr>
      <w:tblGrid>
        <w:gridCol w:w="628"/>
        <w:gridCol w:w="810"/>
        <w:gridCol w:w="1530"/>
        <w:gridCol w:w="1710"/>
        <w:gridCol w:w="1170"/>
        <w:gridCol w:w="720"/>
        <w:gridCol w:w="1800"/>
        <w:gridCol w:w="1620"/>
        <w:gridCol w:w="1890"/>
        <w:gridCol w:w="900"/>
        <w:gridCol w:w="1257"/>
      </w:tblGrid>
      <w:tr w:rsidR="00CE542E" w:rsidRPr="00DC552F" w14:paraId="77D244A5" w14:textId="77777777" w:rsidTr="00CE542E">
        <w:trPr>
          <w:trHeight w:val="20"/>
          <w:jc w:val="center"/>
        </w:trPr>
        <w:tc>
          <w:tcPr>
            <w:tcW w:w="628" w:type="dxa"/>
          </w:tcPr>
          <w:p w14:paraId="129FD88F" w14:textId="77777777" w:rsidR="00CE542E" w:rsidRPr="00DC552F" w:rsidRDefault="00CE542E" w:rsidP="006E365E">
            <w:pPr>
              <w:contextualSpacing/>
              <w:jc w:val="center"/>
              <w:rPr>
                <w:b/>
                <w:sz w:val="20"/>
              </w:rPr>
            </w:pPr>
          </w:p>
        </w:tc>
        <w:tc>
          <w:tcPr>
            <w:tcW w:w="810" w:type="dxa"/>
          </w:tcPr>
          <w:p w14:paraId="1943A6EA" w14:textId="77777777" w:rsidR="00CE542E" w:rsidRPr="00DC552F" w:rsidRDefault="00CE542E" w:rsidP="006E365E">
            <w:pPr>
              <w:contextualSpacing/>
              <w:jc w:val="center"/>
              <w:rPr>
                <w:sz w:val="20"/>
              </w:rPr>
            </w:pPr>
          </w:p>
        </w:tc>
        <w:tc>
          <w:tcPr>
            <w:tcW w:w="1530" w:type="dxa"/>
          </w:tcPr>
          <w:p w14:paraId="536724FD" w14:textId="58A07436" w:rsidR="00CE542E" w:rsidRDefault="00CE542E" w:rsidP="00623BDD">
            <w:pPr>
              <w:contextualSpacing/>
              <w:jc w:val="center"/>
              <w:rPr>
                <w:sz w:val="20"/>
              </w:rPr>
            </w:pPr>
            <w:r>
              <w:rPr>
                <w:sz w:val="20"/>
              </w:rPr>
              <w:t>D.39</w:t>
            </w:r>
          </w:p>
        </w:tc>
        <w:tc>
          <w:tcPr>
            <w:tcW w:w="1710" w:type="dxa"/>
          </w:tcPr>
          <w:p w14:paraId="3702F0C7" w14:textId="7DF8487B" w:rsidR="00CE542E" w:rsidRPr="00623BDD" w:rsidRDefault="00CE542E" w:rsidP="0086308D">
            <w:pPr>
              <w:contextualSpacing/>
              <w:jc w:val="center"/>
              <w:rPr>
                <w:sz w:val="20"/>
                <w:szCs w:val="20"/>
              </w:rPr>
            </w:pPr>
            <w:r>
              <w:rPr>
                <w:sz w:val="20"/>
                <w:szCs w:val="20"/>
              </w:rPr>
              <w:t>D.40</w:t>
            </w:r>
          </w:p>
        </w:tc>
        <w:tc>
          <w:tcPr>
            <w:tcW w:w="1170" w:type="dxa"/>
          </w:tcPr>
          <w:p w14:paraId="06DBC73B" w14:textId="39018953" w:rsidR="00CE542E" w:rsidRPr="00DC552F" w:rsidRDefault="00CE542E" w:rsidP="006E365E">
            <w:pPr>
              <w:contextualSpacing/>
              <w:jc w:val="center"/>
              <w:rPr>
                <w:sz w:val="20"/>
              </w:rPr>
            </w:pPr>
            <w:r>
              <w:rPr>
                <w:sz w:val="20"/>
              </w:rPr>
              <w:t>D.41</w:t>
            </w:r>
          </w:p>
        </w:tc>
        <w:tc>
          <w:tcPr>
            <w:tcW w:w="720" w:type="dxa"/>
          </w:tcPr>
          <w:p w14:paraId="3876DA1B" w14:textId="0AFE0BB3" w:rsidR="00CE542E" w:rsidRPr="00DC552F" w:rsidRDefault="00CE542E" w:rsidP="006E365E">
            <w:pPr>
              <w:contextualSpacing/>
              <w:jc w:val="center"/>
              <w:rPr>
                <w:sz w:val="20"/>
              </w:rPr>
            </w:pPr>
            <w:r>
              <w:rPr>
                <w:sz w:val="20"/>
              </w:rPr>
              <w:t>D.42</w:t>
            </w:r>
          </w:p>
        </w:tc>
        <w:tc>
          <w:tcPr>
            <w:tcW w:w="1800" w:type="dxa"/>
          </w:tcPr>
          <w:p w14:paraId="429A1613" w14:textId="4F137DA3" w:rsidR="00CE542E" w:rsidRPr="00DC552F" w:rsidRDefault="00CE542E" w:rsidP="006E365E">
            <w:pPr>
              <w:contextualSpacing/>
              <w:jc w:val="center"/>
              <w:rPr>
                <w:sz w:val="20"/>
              </w:rPr>
            </w:pPr>
            <w:r>
              <w:rPr>
                <w:sz w:val="20"/>
              </w:rPr>
              <w:t>D.43</w:t>
            </w:r>
          </w:p>
        </w:tc>
        <w:tc>
          <w:tcPr>
            <w:tcW w:w="1620" w:type="dxa"/>
          </w:tcPr>
          <w:p w14:paraId="2C4DAFB2" w14:textId="39C7A51D" w:rsidR="00CE542E" w:rsidRPr="00DC552F" w:rsidRDefault="00CE542E" w:rsidP="006E365E">
            <w:pPr>
              <w:contextualSpacing/>
              <w:jc w:val="center"/>
              <w:rPr>
                <w:rFonts w:ascii="Calibri" w:eastAsia="Calibri" w:hAnsi="Calibri" w:cs="Arial"/>
                <w:sz w:val="20"/>
              </w:rPr>
            </w:pPr>
            <w:r>
              <w:rPr>
                <w:rFonts w:ascii="Calibri" w:eastAsia="Calibri" w:hAnsi="Calibri" w:cs="Arial"/>
                <w:sz w:val="20"/>
              </w:rPr>
              <w:t>D.44</w:t>
            </w:r>
          </w:p>
        </w:tc>
        <w:tc>
          <w:tcPr>
            <w:tcW w:w="1890" w:type="dxa"/>
          </w:tcPr>
          <w:p w14:paraId="3B59FC82" w14:textId="3B162DA4" w:rsidR="00CE542E" w:rsidRPr="00DC552F" w:rsidRDefault="00CE542E" w:rsidP="006E365E">
            <w:pPr>
              <w:contextualSpacing/>
              <w:jc w:val="center"/>
              <w:rPr>
                <w:sz w:val="20"/>
              </w:rPr>
            </w:pPr>
            <w:r>
              <w:rPr>
                <w:sz w:val="20"/>
              </w:rPr>
              <w:t>D.45</w:t>
            </w:r>
          </w:p>
        </w:tc>
        <w:tc>
          <w:tcPr>
            <w:tcW w:w="900" w:type="dxa"/>
          </w:tcPr>
          <w:p w14:paraId="0638CD97" w14:textId="5CE1B9D4" w:rsidR="00CE542E" w:rsidRPr="00DC552F" w:rsidRDefault="00CE542E" w:rsidP="006E365E">
            <w:pPr>
              <w:contextualSpacing/>
              <w:jc w:val="center"/>
              <w:rPr>
                <w:sz w:val="20"/>
              </w:rPr>
            </w:pPr>
            <w:r>
              <w:rPr>
                <w:sz w:val="20"/>
              </w:rPr>
              <w:t>D.46</w:t>
            </w:r>
          </w:p>
        </w:tc>
        <w:tc>
          <w:tcPr>
            <w:tcW w:w="1257" w:type="dxa"/>
          </w:tcPr>
          <w:p w14:paraId="4C33BC79" w14:textId="5AA2DE45" w:rsidR="00CE542E" w:rsidRPr="00DC552F" w:rsidRDefault="00CE542E" w:rsidP="006E365E">
            <w:pPr>
              <w:contextualSpacing/>
              <w:jc w:val="center"/>
              <w:rPr>
                <w:rFonts w:ascii="Calibri" w:eastAsia="Calibri" w:hAnsi="Calibri" w:cs="Arial"/>
                <w:sz w:val="20"/>
              </w:rPr>
            </w:pPr>
            <w:r>
              <w:rPr>
                <w:rFonts w:ascii="Calibri" w:eastAsia="Calibri" w:hAnsi="Calibri" w:cs="Arial"/>
                <w:sz w:val="20"/>
              </w:rPr>
              <w:t>D.47</w:t>
            </w:r>
          </w:p>
        </w:tc>
      </w:tr>
      <w:tr w:rsidR="00623BDD" w:rsidRPr="00DC552F" w14:paraId="6F2C7DAD" w14:textId="77777777" w:rsidTr="00CE542E">
        <w:trPr>
          <w:trHeight w:val="20"/>
          <w:jc w:val="center"/>
        </w:trPr>
        <w:tc>
          <w:tcPr>
            <w:tcW w:w="628" w:type="dxa"/>
          </w:tcPr>
          <w:p w14:paraId="12E21BED" w14:textId="77777777" w:rsidR="00623BDD" w:rsidRPr="00DC552F" w:rsidRDefault="00623BDD" w:rsidP="006E365E">
            <w:pPr>
              <w:contextualSpacing/>
              <w:jc w:val="center"/>
              <w:rPr>
                <w:b/>
                <w:sz w:val="20"/>
              </w:rPr>
            </w:pPr>
            <w:r w:rsidRPr="00DC552F">
              <w:rPr>
                <w:b/>
                <w:sz w:val="20"/>
              </w:rPr>
              <w:t>Forest</w:t>
            </w:r>
          </w:p>
          <w:p w14:paraId="0756218D" w14:textId="77777777" w:rsidR="00623BDD" w:rsidRPr="00DC552F" w:rsidRDefault="00623BDD" w:rsidP="006E365E">
            <w:pPr>
              <w:contextualSpacing/>
              <w:jc w:val="center"/>
              <w:rPr>
                <w:b/>
                <w:sz w:val="20"/>
              </w:rPr>
            </w:pPr>
            <w:r w:rsidRPr="00DC552F">
              <w:rPr>
                <w:b/>
                <w:sz w:val="20"/>
              </w:rPr>
              <w:t>code</w:t>
            </w:r>
          </w:p>
        </w:tc>
        <w:tc>
          <w:tcPr>
            <w:tcW w:w="810" w:type="dxa"/>
          </w:tcPr>
          <w:p w14:paraId="0E51D885" w14:textId="77777777" w:rsidR="00623BDD" w:rsidRPr="00DC552F" w:rsidRDefault="00623BDD" w:rsidP="006E365E">
            <w:pPr>
              <w:contextualSpacing/>
              <w:jc w:val="center"/>
              <w:rPr>
                <w:sz w:val="20"/>
              </w:rPr>
            </w:pPr>
            <w:r w:rsidRPr="00DC552F">
              <w:rPr>
                <w:sz w:val="20"/>
              </w:rPr>
              <w:t>Name of the forest</w:t>
            </w:r>
          </w:p>
        </w:tc>
        <w:tc>
          <w:tcPr>
            <w:tcW w:w="1530" w:type="dxa"/>
          </w:tcPr>
          <w:p w14:paraId="02E8A4EF" w14:textId="71737491" w:rsidR="00623BDD" w:rsidRPr="00DC552F" w:rsidRDefault="0086308D" w:rsidP="006D17A1">
            <w:pPr>
              <w:contextualSpacing/>
              <w:jc w:val="center"/>
              <w:rPr>
                <w:sz w:val="20"/>
              </w:rPr>
            </w:pPr>
            <w:r>
              <w:rPr>
                <w:sz w:val="20"/>
              </w:rPr>
              <w:t xml:space="preserve">Has your HH been required to limit access to this forest? </w:t>
            </w:r>
          </w:p>
        </w:tc>
        <w:tc>
          <w:tcPr>
            <w:tcW w:w="1710" w:type="dxa"/>
          </w:tcPr>
          <w:p w14:paraId="20754522" w14:textId="5A527DC2" w:rsidR="00623BDD" w:rsidRPr="00623BDD" w:rsidRDefault="00623BDD" w:rsidP="00D25595">
            <w:pPr>
              <w:contextualSpacing/>
              <w:jc w:val="center"/>
              <w:rPr>
                <w:sz w:val="20"/>
                <w:szCs w:val="20"/>
              </w:rPr>
            </w:pPr>
            <w:r w:rsidRPr="00623BDD">
              <w:rPr>
                <w:sz w:val="20"/>
                <w:szCs w:val="20"/>
              </w:rPr>
              <w:t xml:space="preserve">Has your HH </w:t>
            </w:r>
            <w:commentRangeStart w:id="458"/>
            <w:r w:rsidR="0086308D">
              <w:rPr>
                <w:sz w:val="20"/>
                <w:szCs w:val="20"/>
              </w:rPr>
              <w:t xml:space="preserve">compensated </w:t>
            </w:r>
            <w:commentRangeEnd w:id="458"/>
            <w:r w:rsidR="00D25595">
              <w:rPr>
                <w:rStyle w:val="CommentReference"/>
              </w:rPr>
              <w:commentReference w:id="458"/>
            </w:r>
            <w:del w:id="459" w:author="Stephanie Fenner" w:date="2014-11-04T15:00:00Z">
              <w:r w:rsidR="0086308D" w:rsidDel="00D25595">
                <w:rPr>
                  <w:sz w:val="20"/>
                  <w:szCs w:val="20"/>
                </w:rPr>
                <w:delText xml:space="preserve">by </w:delText>
              </w:r>
            </w:del>
            <w:ins w:id="460" w:author="Stephanie Fenner" w:date="2014-11-04T15:00:00Z">
              <w:r w:rsidR="00D25595">
                <w:rPr>
                  <w:sz w:val="20"/>
                  <w:szCs w:val="20"/>
                </w:rPr>
                <w:t xml:space="preserve">for </w:t>
              </w:r>
            </w:ins>
            <w:r w:rsidR="0086308D">
              <w:rPr>
                <w:sz w:val="20"/>
                <w:szCs w:val="20"/>
              </w:rPr>
              <w:t>harvesting</w:t>
            </w:r>
            <w:r w:rsidRPr="00623BDD">
              <w:rPr>
                <w:sz w:val="20"/>
                <w:szCs w:val="20"/>
              </w:rPr>
              <w:t xml:space="preserve"> forest </w:t>
            </w:r>
            <w:r w:rsidRPr="00623BDD">
              <w:rPr>
                <w:rFonts w:cs="TimesNewRomanPSMT"/>
                <w:sz w:val="20"/>
                <w:szCs w:val="20"/>
              </w:rPr>
              <w:t>products</w:t>
            </w:r>
            <w:r w:rsidR="0086308D">
              <w:rPr>
                <w:rFonts w:cs="TimesNewRomanPSMT"/>
                <w:sz w:val="20"/>
                <w:szCs w:val="20"/>
              </w:rPr>
              <w:t xml:space="preserve"> </w:t>
            </w:r>
            <w:r w:rsidRPr="00623BDD">
              <w:rPr>
                <w:rFonts w:cs="TimesNewRomanPSMT"/>
                <w:sz w:val="20"/>
                <w:szCs w:val="20"/>
              </w:rPr>
              <w:t>from other communal or government forests?</w:t>
            </w:r>
          </w:p>
        </w:tc>
        <w:tc>
          <w:tcPr>
            <w:tcW w:w="1170" w:type="dxa"/>
          </w:tcPr>
          <w:p w14:paraId="1A41C770" w14:textId="785643D5" w:rsidR="00623BDD" w:rsidRPr="00DC552F" w:rsidRDefault="00623BDD" w:rsidP="006E365E">
            <w:pPr>
              <w:contextualSpacing/>
              <w:jc w:val="center"/>
              <w:rPr>
                <w:rFonts w:ascii="Calibri" w:eastAsia="Calibri" w:hAnsi="Calibri" w:cs="Arial"/>
                <w:sz w:val="20"/>
              </w:rPr>
            </w:pPr>
            <w:ins w:id="461" w:author="Stickler, Mercedes M. (E3/LTRM)" w:date="2014-09-22T17:40:00Z">
              <w:r w:rsidRPr="00DC552F">
                <w:rPr>
                  <w:sz w:val="20"/>
                </w:rPr>
                <w:t>Do you also obtain this product from somewhere other than forests?</w:t>
              </w:r>
            </w:ins>
          </w:p>
        </w:tc>
        <w:tc>
          <w:tcPr>
            <w:tcW w:w="720" w:type="dxa"/>
          </w:tcPr>
          <w:p w14:paraId="688CD938" w14:textId="3E6BCF30" w:rsidR="00623BDD" w:rsidRPr="00DC552F" w:rsidRDefault="00623BDD" w:rsidP="006E365E">
            <w:pPr>
              <w:contextualSpacing/>
              <w:jc w:val="center"/>
              <w:rPr>
                <w:rFonts w:ascii="Calibri" w:eastAsia="Calibri" w:hAnsi="Calibri" w:cs="Arial"/>
                <w:sz w:val="20"/>
              </w:rPr>
            </w:pPr>
            <w:ins w:id="462" w:author="Stickler, Mercedes M. (E3/LTRM)" w:date="2014-09-22T17:40:00Z">
              <w:r w:rsidRPr="00DC552F">
                <w:rPr>
                  <w:sz w:val="20"/>
                </w:rPr>
                <w:t>Where?</w:t>
              </w:r>
            </w:ins>
          </w:p>
        </w:tc>
        <w:tc>
          <w:tcPr>
            <w:tcW w:w="1800" w:type="dxa"/>
          </w:tcPr>
          <w:p w14:paraId="0AE12661" w14:textId="77777777" w:rsidR="00623BDD" w:rsidRDefault="00623BDD" w:rsidP="006E365E">
            <w:pPr>
              <w:contextualSpacing/>
              <w:jc w:val="center"/>
              <w:rPr>
                <w:sz w:val="20"/>
              </w:rPr>
            </w:pPr>
            <w:ins w:id="463" w:author="Stickler, Mercedes M. (E3/LTRM)" w:date="2014-09-22T17:40:00Z">
              <w:r w:rsidRPr="00DC552F">
                <w:rPr>
                  <w:sz w:val="20"/>
                </w:rPr>
                <w:t>How much of the need for this product is obtained from forests?</w:t>
              </w:r>
            </w:ins>
          </w:p>
          <w:p w14:paraId="6D4701EE" w14:textId="7A8A0F22" w:rsidR="00BF7C36" w:rsidRPr="00BF7C36" w:rsidRDefault="00BF7C36" w:rsidP="006E365E">
            <w:pPr>
              <w:contextualSpacing/>
              <w:jc w:val="center"/>
              <w:rPr>
                <w:i/>
                <w:sz w:val="20"/>
              </w:rPr>
            </w:pPr>
            <w:r>
              <w:rPr>
                <w:i/>
                <w:sz w:val="20"/>
              </w:rPr>
              <w:t>See codes 112 below</w:t>
            </w:r>
          </w:p>
        </w:tc>
        <w:tc>
          <w:tcPr>
            <w:tcW w:w="1620" w:type="dxa"/>
          </w:tcPr>
          <w:p w14:paraId="38DA52FF" w14:textId="77777777" w:rsidR="00623BDD" w:rsidRDefault="00623BDD" w:rsidP="006E365E">
            <w:pPr>
              <w:contextualSpacing/>
              <w:jc w:val="center"/>
              <w:rPr>
                <w:rFonts w:ascii="Calibri" w:eastAsia="Calibri" w:hAnsi="Calibri" w:cs="Arial"/>
                <w:sz w:val="20"/>
              </w:rPr>
            </w:pPr>
            <w:ins w:id="464" w:author="Stickler, Mercedes M. (E3/LTRM)" w:date="2014-09-22T17:41:00Z">
              <w:r w:rsidRPr="00DC552F">
                <w:rPr>
                  <w:rFonts w:ascii="Calibri" w:eastAsia="Calibri" w:hAnsi="Calibri" w:cs="Arial"/>
                  <w:sz w:val="20"/>
                </w:rPr>
                <w:t>The household’s use of this product is primarily for income or subsistence?</w:t>
              </w:r>
            </w:ins>
          </w:p>
          <w:p w14:paraId="029E45A9" w14:textId="0F2EA0F2" w:rsidR="00BF7C36" w:rsidRPr="00BF7C36" w:rsidRDefault="00BF7C36" w:rsidP="006E365E">
            <w:pPr>
              <w:contextualSpacing/>
              <w:jc w:val="center"/>
              <w:rPr>
                <w:i/>
                <w:sz w:val="20"/>
              </w:rPr>
            </w:pPr>
            <w:r>
              <w:rPr>
                <w:rFonts w:ascii="Calibri" w:eastAsia="Calibri" w:hAnsi="Calibri" w:cs="Arial"/>
                <w:i/>
                <w:sz w:val="20"/>
              </w:rPr>
              <w:t>See codes 111 below</w:t>
            </w:r>
          </w:p>
        </w:tc>
        <w:tc>
          <w:tcPr>
            <w:tcW w:w="1890" w:type="dxa"/>
          </w:tcPr>
          <w:p w14:paraId="1D737886" w14:textId="77777777" w:rsidR="00623BDD" w:rsidRDefault="00623BDD" w:rsidP="006E365E">
            <w:pPr>
              <w:contextualSpacing/>
              <w:jc w:val="center"/>
              <w:rPr>
                <w:sz w:val="20"/>
              </w:rPr>
            </w:pPr>
            <w:commentRangeStart w:id="465"/>
            <w:r w:rsidRPr="00DC552F">
              <w:rPr>
                <w:sz w:val="20"/>
              </w:rPr>
              <w:t>How much of the month’s harvest was sold for cash income</w:t>
            </w:r>
            <w:commentRangeEnd w:id="465"/>
            <w:r w:rsidR="00BA5C76">
              <w:rPr>
                <w:rStyle w:val="CommentReference"/>
              </w:rPr>
              <w:commentReference w:id="465"/>
            </w:r>
            <w:r w:rsidRPr="00DC552F">
              <w:rPr>
                <w:sz w:val="20"/>
              </w:rPr>
              <w:t>?</w:t>
            </w:r>
          </w:p>
          <w:p w14:paraId="3EACC502" w14:textId="77777777" w:rsidR="00BF7C36" w:rsidRDefault="00BF7C36" w:rsidP="006E365E">
            <w:pPr>
              <w:contextualSpacing/>
              <w:jc w:val="center"/>
              <w:rPr>
                <w:i/>
                <w:sz w:val="20"/>
              </w:rPr>
            </w:pPr>
          </w:p>
          <w:p w14:paraId="384D1BFB" w14:textId="71E3792E" w:rsidR="00BF7C36" w:rsidRPr="00BF7C36" w:rsidRDefault="00BF7C36" w:rsidP="006E365E">
            <w:pPr>
              <w:contextualSpacing/>
              <w:jc w:val="center"/>
              <w:rPr>
                <w:i/>
                <w:sz w:val="20"/>
              </w:rPr>
            </w:pPr>
            <w:r>
              <w:rPr>
                <w:i/>
                <w:sz w:val="20"/>
              </w:rPr>
              <w:t>See codes 112 below</w:t>
            </w:r>
          </w:p>
        </w:tc>
        <w:tc>
          <w:tcPr>
            <w:tcW w:w="900" w:type="dxa"/>
          </w:tcPr>
          <w:p w14:paraId="2277FD78" w14:textId="4C1AB98C" w:rsidR="00623BDD" w:rsidRPr="00DC552F" w:rsidRDefault="00623BDD" w:rsidP="006E365E">
            <w:pPr>
              <w:contextualSpacing/>
              <w:jc w:val="center"/>
              <w:rPr>
                <w:sz w:val="20"/>
              </w:rPr>
            </w:pPr>
            <w:r w:rsidRPr="00DC552F">
              <w:rPr>
                <w:sz w:val="20"/>
              </w:rPr>
              <w:t>Wild product’s name</w:t>
            </w:r>
          </w:p>
        </w:tc>
        <w:tc>
          <w:tcPr>
            <w:tcW w:w="1257" w:type="dxa"/>
          </w:tcPr>
          <w:p w14:paraId="3104FD54" w14:textId="77777777" w:rsidR="00623BDD" w:rsidRPr="00DC552F" w:rsidRDefault="00623BDD" w:rsidP="006E365E">
            <w:pPr>
              <w:contextualSpacing/>
              <w:jc w:val="center"/>
              <w:rPr>
                <w:rFonts w:ascii="Calibri" w:eastAsia="Calibri" w:hAnsi="Calibri" w:cs="Arial"/>
                <w:sz w:val="20"/>
              </w:rPr>
            </w:pPr>
            <w:r w:rsidRPr="00DC552F">
              <w:rPr>
                <w:rFonts w:ascii="Calibri" w:eastAsia="Calibri" w:hAnsi="Calibri" w:cs="Arial"/>
                <w:sz w:val="20"/>
              </w:rPr>
              <w:t>How much cash income was earned?</w:t>
            </w:r>
          </w:p>
          <w:p w14:paraId="2B0D03A6" w14:textId="277742CE" w:rsidR="00623BDD" w:rsidRPr="00DC552F" w:rsidRDefault="00623BDD" w:rsidP="006E365E">
            <w:pPr>
              <w:contextualSpacing/>
              <w:jc w:val="center"/>
              <w:rPr>
                <w:sz w:val="20"/>
              </w:rPr>
            </w:pPr>
            <w:r w:rsidRPr="00DC552F">
              <w:rPr>
                <w:rFonts w:ascii="Calibri" w:eastAsia="Calibri" w:hAnsi="Calibri" w:cs="Arial"/>
                <w:sz w:val="20"/>
              </w:rPr>
              <w:t>(in ZMK)</w:t>
            </w:r>
          </w:p>
        </w:tc>
      </w:tr>
      <w:tr w:rsidR="00623BDD" w:rsidRPr="00DC552F" w14:paraId="39AA938C" w14:textId="77777777" w:rsidTr="00CE542E">
        <w:trPr>
          <w:trHeight w:val="98"/>
          <w:jc w:val="center"/>
        </w:trPr>
        <w:tc>
          <w:tcPr>
            <w:tcW w:w="628" w:type="dxa"/>
          </w:tcPr>
          <w:p w14:paraId="18DE40FF" w14:textId="77777777" w:rsidR="00623BDD" w:rsidRPr="00DC552F" w:rsidRDefault="00623BDD" w:rsidP="006E365E">
            <w:pPr>
              <w:contextualSpacing/>
              <w:jc w:val="center"/>
              <w:rPr>
                <w:b/>
                <w:sz w:val="20"/>
              </w:rPr>
            </w:pPr>
          </w:p>
        </w:tc>
        <w:tc>
          <w:tcPr>
            <w:tcW w:w="810" w:type="dxa"/>
          </w:tcPr>
          <w:p w14:paraId="217046E3" w14:textId="77777777" w:rsidR="00623BDD" w:rsidRPr="00DC552F" w:rsidRDefault="00623BDD" w:rsidP="006E365E">
            <w:pPr>
              <w:contextualSpacing/>
              <w:jc w:val="center"/>
              <w:rPr>
                <w:sz w:val="20"/>
              </w:rPr>
            </w:pPr>
          </w:p>
        </w:tc>
        <w:tc>
          <w:tcPr>
            <w:tcW w:w="1530" w:type="dxa"/>
          </w:tcPr>
          <w:p w14:paraId="556DD40C" w14:textId="77777777" w:rsidR="00623BDD" w:rsidRPr="00DC552F" w:rsidRDefault="00623BDD" w:rsidP="006E365E">
            <w:pPr>
              <w:contextualSpacing/>
              <w:jc w:val="center"/>
              <w:rPr>
                <w:sz w:val="20"/>
              </w:rPr>
            </w:pPr>
          </w:p>
        </w:tc>
        <w:tc>
          <w:tcPr>
            <w:tcW w:w="1710" w:type="dxa"/>
          </w:tcPr>
          <w:p w14:paraId="11F060F5" w14:textId="43455229" w:rsidR="00623BDD" w:rsidRPr="00DC552F" w:rsidRDefault="00623BDD" w:rsidP="006E365E">
            <w:pPr>
              <w:contextualSpacing/>
              <w:jc w:val="center"/>
              <w:rPr>
                <w:sz w:val="20"/>
              </w:rPr>
            </w:pPr>
          </w:p>
        </w:tc>
        <w:tc>
          <w:tcPr>
            <w:tcW w:w="1170" w:type="dxa"/>
          </w:tcPr>
          <w:p w14:paraId="16FB704A" w14:textId="414BBF22" w:rsidR="00623BDD" w:rsidRPr="00DC552F" w:rsidRDefault="00623BDD" w:rsidP="006E365E">
            <w:pPr>
              <w:contextualSpacing/>
              <w:jc w:val="center"/>
              <w:rPr>
                <w:sz w:val="20"/>
              </w:rPr>
            </w:pPr>
          </w:p>
        </w:tc>
        <w:tc>
          <w:tcPr>
            <w:tcW w:w="720" w:type="dxa"/>
          </w:tcPr>
          <w:p w14:paraId="470F8DEA" w14:textId="77777777" w:rsidR="00623BDD" w:rsidRPr="00DC552F" w:rsidRDefault="00623BDD" w:rsidP="006E365E">
            <w:pPr>
              <w:contextualSpacing/>
              <w:jc w:val="center"/>
              <w:rPr>
                <w:sz w:val="20"/>
              </w:rPr>
            </w:pPr>
          </w:p>
        </w:tc>
        <w:tc>
          <w:tcPr>
            <w:tcW w:w="1800" w:type="dxa"/>
          </w:tcPr>
          <w:p w14:paraId="2C33BA71" w14:textId="7E7628C2" w:rsidR="00623BDD" w:rsidRPr="00DC552F" w:rsidRDefault="00623BDD" w:rsidP="006E365E">
            <w:pPr>
              <w:contextualSpacing/>
              <w:jc w:val="center"/>
              <w:rPr>
                <w:sz w:val="20"/>
              </w:rPr>
            </w:pPr>
          </w:p>
        </w:tc>
        <w:tc>
          <w:tcPr>
            <w:tcW w:w="1620" w:type="dxa"/>
          </w:tcPr>
          <w:p w14:paraId="7ECCDB0B" w14:textId="77777777" w:rsidR="00623BDD" w:rsidRPr="00DC552F" w:rsidRDefault="00623BDD" w:rsidP="006E365E">
            <w:pPr>
              <w:contextualSpacing/>
              <w:jc w:val="center"/>
              <w:rPr>
                <w:sz w:val="20"/>
              </w:rPr>
            </w:pPr>
          </w:p>
        </w:tc>
        <w:tc>
          <w:tcPr>
            <w:tcW w:w="1890" w:type="dxa"/>
          </w:tcPr>
          <w:p w14:paraId="41243EBD" w14:textId="0CE315ED" w:rsidR="00623BDD" w:rsidRPr="00DC552F" w:rsidRDefault="00623BDD" w:rsidP="006E365E">
            <w:pPr>
              <w:contextualSpacing/>
              <w:jc w:val="center"/>
              <w:rPr>
                <w:sz w:val="20"/>
              </w:rPr>
            </w:pPr>
          </w:p>
        </w:tc>
        <w:tc>
          <w:tcPr>
            <w:tcW w:w="900" w:type="dxa"/>
          </w:tcPr>
          <w:p w14:paraId="6B5C3A8B" w14:textId="01374A26" w:rsidR="00623BDD" w:rsidRPr="00DC552F" w:rsidRDefault="00623BDD" w:rsidP="006E365E">
            <w:pPr>
              <w:contextualSpacing/>
              <w:jc w:val="center"/>
              <w:rPr>
                <w:sz w:val="20"/>
              </w:rPr>
            </w:pPr>
          </w:p>
        </w:tc>
        <w:tc>
          <w:tcPr>
            <w:tcW w:w="1257" w:type="dxa"/>
          </w:tcPr>
          <w:p w14:paraId="2277552A" w14:textId="77777777" w:rsidR="00623BDD" w:rsidRPr="00DC552F" w:rsidRDefault="00623BDD" w:rsidP="006E365E">
            <w:pPr>
              <w:contextualSpacing/>
              <w:jc w:val="center"/>
              <w:rPr>
                <w:sz w:val="20"/>
              </w:rPr>
            </w:pPr>
          </w:p>
        </w:tc>
      </w:tr>
      <w:tr w:rsidR="00623BDD" w:rsidRPr="00DC552F" w14:paraId="72A19A12" w14:textId="77777777" w:rsidTr="00CE542E">
        <w:trPr>
          <w:trHeight w:val="54"/>
          <w:jc w:val="center"/>
        </w:trPr>
        <w:tc>
          <w:tcPr>
            <w:tcW w:w="628" w:type="dxa"/>
            <w:vMerge w:val="restart"/>
          </w:tcPr>
          <w:p w14:paraId="5FEB4703" w14:textId="77777777" w:rsidR="00623BDD" w:rsidRPr="00DC552F" w:rsidRDefault="00623BDD" w:rsidP="006E365E">
            <w:pPr>
              <w:contextualSpacing/>
              <w:jc w:val="center"/>
              <w:rPr>
                <w:b/>
                <w:sz w:val="20"/>
              </w:rPr>
            </w:pPr>
            <w:r w:rsidRPr="00DC552F">
              <w:rPr>
                <w:b/>
                <w:sz w:val="20"/>
              </w:rPr>
              <w:t>1</w:t>
            </w:r>
          </w:p>
        </w:tc>
        <w:tc>
          <w:tcPr>
            <w:tcW w:w="810" w:type="dxa"/>
            <w:vMerge w:val="restart"/>
          </w:tcPr>
          <w:p w14:paraId="6010202B" w14:textId="77777777" w:rsidR="00623BDD" w:rsidRPr="00DC552F" w:rsidRDefault="00623BDD" w:rsidP="006E365E">
            <w:pPr>
              <w:contextualSpacing/>
              <w:jc w:val="center"/>
              <w:rPr>
                <w:sz w:val="20"/>
              </w:rPr>
            </w:pPr>
          </w:p>
        </w:tc>
        <w:tc>
          <w:tcPr>
            <w:tcW w:w="1530" w:type="dxa"/>
            <w:vMerge w:val="restart"/>
          </w:tcPr>
          <w:p w14:paraId="6F15C6CC" w14:textId="77777777" w:rsidR="00623BDD" w:rsidRPr="00DC552F" w:rsidRDefault="00623BDD" w:rsidP="006E365E">
            <w:pPr>
              <w:contextualSpacing/>
              <w:jc w:val="center"/>
              <w:rPr>
                <w:sz w:val="20"/>
              </w:rPr>
            </w:pPr>
          </w:p>
        </w:tc>
        <w:tc>
          <w:tcPr>
            <w:tcW w:w="1710" w:type="dxa"/>
            <w:vMerge w:val="restart"/>
          </w:tcPr>
          <w:p w14:paraId="5B51A978" w14:textId="397C42A7" w:rsidR="00623BDD" w:rsidRPr="00DC552F" w:rsidRDefault="00623BDD" w:rsidP="006E365E">
            <w:pPr>
              <w:contextualSpacing/>
              <w:jc w:val="center"/>
              <w:rPr>
                <w:sz w:val="20"/>
              </w:rPr>
            </w:pPr>
          </w:p>
        </w:tc>
        <w:tc>
          <w:tcPr>
            <w:tcW w:w="1170" w:type="dxa"/>
          </w:tcPr>
          <w:p w14:paraId="57B44451" w14:textId="05E27290" w:rsidR="00623BDD" w:rsidRPr="00DC552F" w:rsidRDefault="00623BDD" w:rsidP="006E365E">
            <w:pPr>
              <w:contextualSpacing/>
              <w:jc w:val="center"/>
              <w:rPr>
                <w:sz w:val="20"/>
              </w:rPr>
            </w:pPr>
          </w:p>
        </w:tc>
        <w:tc>
          <w:tcPr>
            <w:tcW w:w="720" w:type="dxa"/>
          </w:tcPr>
          <w:p w14:paraId="39ADCB1E" w14:textId="77777777" w:rsidR="00623BDD" w:rsidRPr="00DC552F" w:rsidRDefault="00623BDD" w:rsidP="006E365E">
            <w:pPr>
              <w:contextualSpacing/>
              <w:jc w:val="center"/>
              <w:rPr>
                <w:sz w:val="20"/>
              </w:rPr>
            </w:pPr>
          </w:p>
        </w:tc>
        <w:tc>
          <w:tcPr>
            <w:tcW w:w="1800" w:type="dxa"/>
          </w:tcPr>
          <w:p w14:paraId="07B47BA3" w14:textId="3AC42B57" w:rsidR="00623BDD" w:rsidRPr="00DC552F" w:rsidRDefault="00623BDD" w:rsidP="006E365E">
            <w:pPr>
              <w:contextualSpacing/>
              <w:jc w:val="center"/>
              <w:rPr>
                <w:sz w:val="20"/>
              </w:rPr>
            </w:pPr>
          </w:p>
        </w:tc>
        <w:tc>
          <w:tcPr>
            <w:tcW w:w="1620" w:type="dxa"/>
          </w:tcPr>
          <w:p w14:paraId="4FC1E1F8" w14:textId="77777777" w:rsidR="00623BDD" w:rsidRPr="00DC552F" w:rsidRDefault="00623BDD" w:rsidP="006E365E">
            <w:pPr>
              <w:contextualSpacing/>
              <w:jc w:val="center"/>
              <w:rPr>
                <w:sz w:val="20"/>
              </w:rPr>
            </w:pPr>
          </w:p>
        </w:tc>
        <w:tc>
          <w:tcPr>
            <w:tcW w:w="1890" w:type="dxa"/>
          </w:tcPr>
          <w:p w14:paraId="3F4D9055" w14:textId="13FC43CE" w:rsidR="00623BDD" w:rsidRPr="00DC552F" w:rsidRDefault="00623BDD" w:rsidP="006E365E">
            <w:pPr>
              <w:contextualSpacing/>
              <w:jc w:val="center"/>
              <w:rPr>
                <w:sz w:val="20"/>
              </w:rPr>
            </w:pPr>
          </w:p>
        </w:tc>
        <w:tc>
          <w:tcPr>
            <w:tcW w:w="900" w:type="dxa"/>
          </w:tcPr>
          <w:p w14:paraId="65AF08E8" w14:textId="2687B593" w:rsidR="00623BDD" w:rsidRPr="00DC552F" w:rsidRDefault="00623BDD" w:rsidP="006E365E">
            <w:pPr>
              <w:contextualSpacing/>
              <w:jc w:val="center"/>
              <w:rPr>
                <w:sz w:val="20"/>
              </w:rPr>
            </w:pPr>
          </w:p>
        </w:tc>
        <w:tc>
          <w:tcPr>
            <w:tcW w:w="1257" w:type="dxa"/>
          </w:tcPr>
          <w:p w14:paraId="7A684CB3" w14:textId="77777777" w:rsidR="00623BDD" w:rsidRPr="00DC552F" w:rsidRDefault="00623BDD" w:rsidP="006E365E">
            <w:pPr>
              <w:contextualSpacing/>
              <w:jc w:val="center"/>
              <w:rPr>
                <w:sz w:val="20"/>
              </w:rPr>
            </w:pPr>
          </w:p>
        </w:tc>
      </w:tr>
      <w:tr w:rsidR="00623BDD" w:rsidRPr="00DC552F" w14:paraId="66E96C44" w14:textId="77777777" w:rsidTr="00CE542E">
        <w:trPr>
          <w:trHeight w:val="54"/>
          <w:jc w:val="center"/>
        </w:trPr>
        <w:tc>
          <w:tcPr>
            <w:tcW w:w="628" w:type="dxa"/>
            <w:vMerge/>
          </w:tcPr>
          <w:p w14:paraId="3CA09455" w14:textId="77777777" w:rsidR="00623BDD" w:rsidRPr="00DC552F" w:rsidRDefault="00623BDD" w:rsidP="006E365E">
            <w:pPr>
              <w:contextualSpacing/>
              <w:jc w:val="center"/>
              <w:rPr>
                <w:b/>
                <w:sz w:val="20"/>
              </w:rPr>
            </w:pPr>
          </w:p>
        </w:tc>
        <w:tc>
          <w:tcPr>
            <w:tcW w:w="810" w:type="dxa"/>
            <w:vMerge/>
          </w:tcPr>
          <w:p w14:paraId="77675B04" w14:textId="77777777" w:rsidR="00623BDD" w:rsidRPr="00DC552F" w:rsidRDefault="00623BDD" w:rsidP="006E365E">
            <w:pPr>
              <w:contextualSpacing/>
              <w:jc w:val="center"/>
              <w:rPr>
                <w:sz w:val="20"/>
              </w:rPr>
            </w:pPr>
          </w:p>
        </w:tc>
        <w:tc>
          <w:tcPr>
            <w:tcW w:w="1530" w:type="dxa"/>
            <w:vMerge/>
          </w:tcPr>
          <w:p w14:paraId="35AFEF4E" w14:textId="77777777" w:rsidR="00623BDD" w:rsidRPr="00DC552F" w:rsidRDefault="00623BDD" w:rsidP="006E365E">
            <w:pPr>
              <w:contextualSpacing/>
              <w:jc w:val="center"/>
              <w:rPr>
                <w:sz w:val="20"/>
              </w:rPr>
            </w:pPr>
          </w:p>
        </w:tc>
        <w:tc>
          <w:tcPr>
            <w:tcW w:w="1710" w:type="dxa"/>
            <w:vMerge/>
          </w:tcPr>
          <w:p w14:paraId="3EA61E3A" w14:textId="130EB12E" w:rsidR="00623BDD" w:rsidRPr="00DC552F" w:rsidRDefault="00623BDD" w:rsidP="006E365E">
            <w:pPr>
              <w:contextualSpacing/>
              <w:jc w:val="center"/>
              <w:rPr>
                <w:sz w:val="20"/>
              </w:rPr>
            </w:pPr>
          </w:p>
        </w:tc>
        <w:tc>
          <w:tcPr>
            <w:tcW w:w="1170" w:type="dxa"/>
          </w:tcPr>
          <w:p w14:paraId="65F2E7E1" w14:textId="7107431A" w:rsidR="00623BDD" w:rsidRPr="00DC552F" w:rsidRDefault="00623BDD" w:rsidP="006E365E">
            <w:pPr>
              <w:contextualSpacing/>
              <w:jc w:val="center"/>
              <w:rPr>
                <w:sz w:val="20"/>
              </w:rPr>
            </w:pPr>
          </w:p>
        </w:tc>
        <w:tc>
          <w:tcPr>
            <w:tcW w:w="720" w:type="dxa"/>
          </w:tcPr>
          <w:p w14:paraId="32B6A185" w14:textId="77777777" w:rsidR="00623BDD" w:rsidRPr="00DC552F" w:rsidRDefault="00623BDD" w:rsidP="006E365E">
            <w:pPr>
              <w:contextualSpacing/>
              <w:jc w:val="center"/>
              <w:rPr>
                <w:sz w:val="20"/>
              </w:rPr>
            </w:pPr>
          </w:p>
        </w:tc>
        <w:tc>
          <w:tcPr>
            <w:tcW w:w="1800" w:type="dxa"/>
          </w:tcPr>
          <w:p w14:paraId="0DA7CB4B" w14:textId="5B5602C2" w:rsidR="00623BDD" w:rsidRPr="00DC552F" w:rsidRDefault="00623BDD" w:rsidP="006E365E">
            <w:pPr>
              <w:contextualSpacing/>
              <w:jc w:val="center"/>
              <w:rPr>
                <w:sz w:val="20"/>
              </w:rPr>
            </w:pPr>
          </w:p>
        </w:tc>
        <w:tc>
          <w:tcPr>
            <w:tcW w:w="1620" w:type="dxa"/>
          </w:tcPr>
          <w:p w14:paraId="0A104368" w14:textId="77777777" w:rsidR="00623BDD" w:rsidRPr="00DC552F" w:rsidRDefault="00623BDD" w:rsidP="006E365E">
            <w:pPr>
              <w:contextualSpacing/>
              <w:jc w:val="center"/>
              <w:rPr>
                <w:sz w:val="20"/>
              </w:rPr>
            </w:pPr>
          </w:p>
        </w:tc>
        <w:tc>
          <w:tcPr>
            <w:tcW w:w="1890" w:type="dxa"/>
          </w:tcPr>
          <w:p w14:paraId="2915D9B0" w14:textId="5C06C068" w:rsidR="00623BDD" w:rsidRPr="00DC552F" w:rsidRDefault="00623BDD" w:rsidP="006E365E">
            <w:pPr>
              <w:contextualSpacing/>
              <w:jc w:val="center"/>
              <w:rPr>
                <w:sz w:val="20"/>
              </w:rPr>
            </w:pPr>
          </w:p>
        </w:tc>
        <w:tc>
          <w:tcPr>
            <w:tcW w:w="900" w:type="dxa"/>
          </w:tcPr>
          <w:p w14:paraId="531B95FF" w14:textId="1DA6F51B" w:rsidR="00623BDD" w:rsidRPr="00DC552F" w:rsidRDefault="00623BDD" w:rsidP="006E365E">
            <w:pPr>
              <w:contextualSpacing/>
              <w:jc w:val="center"/>
              <w:rPr>
                <w:sz w:val="20"/>
              </w:rPr>
            </w:pPr>
          </w:p>
        </w:tc>
        <w:tc>
          <w:tcPr>
            <w:tcW w:w="1257" w:type="dxa"/>
          </w:tcPr>
          <w:p w14:paraId="39858206" w14:textId="77777777" w:rsidR="00623BDD" w:rsidRPr="00DC552F" w:rsidRDefault="00623BDD" w:rsidP="006E365E">
            <w:pPr>
              <w:contextualSpacing/>
              <w:jc w:val="center"/>
              <w:rPr>
                <w:sz w:val="20"/>
              </w:rPr>
            </w:pPr>
          </w:p>
        </w:tc>
      </w:tr>
      <w:tr w:rsidR="00623BDD" w:rsidRPr="00DC552F" w14:paraId="7A901740" w14:textId="77777777" w:rsidTr="00CE542E">
        <w:trPr>
          <w:trHeight w:val="54"/>
          <w:jc w:val="center"/>
        </w:trPr>
        <w:tc>
          <w:tcPr>
            <w:tcW w:w="628" w:type="dxa"/>
            <w:vMerge/>
          </w:tcPr>
          <w:p w14:paraId="23EB57ED" w14:textId="77777777" w:rsidR="00623BDD" w:rsidRPr="00DC552F" w:rsidRDefault="00623BDD" w:rsidP="006E365E">
            <w:pPr>
              <w:contextualSpacing/>
              <w:jc w:val="center"/>
              <w:rPr>
                <w:b/>
                <w:sz w:val="20"/>
              </w:rPr>
            </w:pPr>
          </w:p>
        </w:tc>
        <w:tc>
          <w:tcPr>
            <w:tcW w:w="810" w:type="dxa"/>
            <w:vMerge/>
          </w:tcPr>
          <w:p w14:paraId="1698F62B" w14:textId="77777777" w:rsidR="00623BDD" w:rsidRPr="00DC552F" w:rsidRDefault="00623BDD" w:rsidP="006E365E">
            <w:pPr>
              <w:contextualSpacing/>
              <w:jc w:val="center"/>
              <w:rPr>
                <w:sz w:val="20"/>
              </w:rPr>
            </w:pPr>
          </w:p>
        </w:tc>
        <w:tc>
          <w:tcPr>
            <w:tcW w:w="1530" w:type="dxa"/>
            <w:vMerge/>
          </w:tcPr>
          <w:p w14:paraId="1937F715" w14:textId="77777777" w:rsidR="00623BDD" w:rsidRPr="00DC552F" w:rsidRDefault="00623BDD" w:rsidP="006E365E">
            <w:pPr>
              <w:contextualSpacing/>
              <w:jc w:val="center"/>
              <w:rPr>
                <w:sz w:val="20"/>
              </w:rPr>
            </w:pPr>
          </w:p>
        </w:tc>
        <w:tc>
          <w:tcPr>
            <w:tcW w:w="1710" w:type="dxa"/>
            <w:vMerge/>
          </w:tcPr>
          <w:p w14:paraId="3AA1ECD4" w14:textId="6F368277" w:rsidR="00623BDD" w:rsidRPr="00DC552F" w:rsidRDefault="00623BDD" w:rsidP="006E365E">
            <w:pPr>
              <w:contextualSpacing/>
              <w:jc w:val="center"/>
              <w:rPr>
                <w:sz w:val="20"/>
              </w:rPr>
            </w:pPr>
          </w:p>
        </w:tc>
        <w:tc>
          <w:tcPr>
            <w:tcW w:w="1170" w:type="dxa"/>
          </w:tcPr>
          <w:p w14:paraId="5D03BE74" w14:textId="1058D2F6" w:rsidR="00623BDD" w:rsidRPr="00DC552F" w:rsidRDefault="00623BDD" w:rsidP="006E365E">
            <w:pPr>
              <w:contextualSpacing/>
              <w:jc w:val="center"/>
              <w:rPr>
                <w:sz w:val="20"/>
              </w:rPr>
            </w:pPr>
          </w:p>
        </w:tc>
        <w:tc>
          <w:tcPr>
            <w:tcW w:w="720" w:type="dxa"/>
          </w:tcPr>
          <w:p w14:paraId="73AE5070" w14:textId="77777777" w:rsidR="00623BDD" w:rsidRPr="00DC552F" w:rsidRDefault="00623BDD" w:rsidP="006E365E">
            <w:pPr>
              <w:contextualSpacing/>
              <w:jc w:val="center"/>
              <w:rPr>
                <w:sz w:val="20"/>
              </w:rPr>
            </w:pPr>
          </w:p>
        </w:tc>
        <w:tc>
          <w:tcPr>
            <w:tcW w:w="1800" w:type="dxa"/>
          </w:tcPr>
          <w:p w14:paraId="0D3253BD" w14:textId="235F2BAF" w:rsidR="00623BDD" w:rsidRPr="00DC552F" w:rsidRDefault="00623BDD" w:rsidP="006E365E">
            <w:pPr>
              <w:contextualSpacing/>
              <w:jc w:val="center"/>
              <w:rPr>
                <w:sz w:val="20"/>
              </w:rPr>
            </w:pPr>
          </w:p>
        </w:tc>
        <w:tc>
          <w:tcPr>
            <w:tcW w:w="1620" w:type="dxa"/>
          </w:tcPr>
          <w:p w14:paraId="0AF086DA" w14:textId="77777777" w:rsidR="00623BDD" w:rsidRPr="00DC552F" w:rsidRDefault="00623BDD" w:rsidP="006E365E">
            <w:pPr>
              <w:contextualSpacing/>
              <w:jc w:val="center"/>
              <w:rPr>
                <w:sz w:val="20"/>
              </w:rPr>
            </w:pPr>
          </w:p>
        </w:tc>
        <w:tc>
          <w:tcPr>
            <w:tcW w:w="1890" w:type="dxa"/>
          </w:tcPr>
          <w:p w14:paraId="1193A421" w14:textId="2CF6964B" w:rsidR="00623BDD" w:rsidRPr="00DC552F" w:rsidRDefault="00623BDD" w:rsidP="006E365E">
            <w:pPr>
              <w:contextualSpacing/>
              <w:jc w:val="center"/>
              <w:rPr>
                <w:sz w:val="20"/>
              </w:rPr>
            </w:pPr>
          </w:p>
        </w:tc>
        <w:tc>
          <w:tcPr>
            <w:tcW w:w="900" w:type="dxa"/>
          </w:tcPr>
          <w:p w14:paraId="052885A6" w14:textId="464CF65A" w:rsidR="00623BDD" w:rsidRPr="00DC552F" w:rsidRDefault="00623BDD" w:rsidP="006E365E">
            <w:pPr>
              <w:contextualSpacing/>
              <w:jc w:val="center"/>
              <w:rPr>
                <w:sz w:val="20"/>
              </w:rPr>
            </w:pPr>
          </w:p>
        </w:tc>
        <w:tc>
          <w:tcPr>
            <w:tcW w:w="1257" w:type="dxa"/>
          </w:tcPr>
          <w:p w14:paraId="6AFFC39E" w14:textId="77777777" w:rsidR="00623BDD" w:rsidRPr="00DC552F" w:rsidRDefault="00623BDD" w:rsidP="006E365E">
            <w:pPr>
              <w:contextualSpacing/>
              <w:jc w:val="center"/>
              <w:rPr>
                <w:sz w:val="20"/>
              </w:rPr>
            </w:pPr>
          </w:p>
        </w:tc>
      </w:tr>
      <w:tr w:rsidR="00623BDD" w:rsidRPr="00DC552F" w14:paraId="5AAECE96" w14:textId="77777777" w:rsidTr="00CE542E">
        <w:trPr>
          <w:trHeight w:val="54"/>
          <w:jc w:val="center"/>
        </w:trPr>
        <w:tc>
          <w:tcPr>
            <w:tcW w:w="628" w:type="dxa"/>
            <w:vMerge/>
          </w:tcPr>
          <w:p w14:paraId="04D8F813" w14:textId="77777777" w:rsidR="00623BDD" w:rsidRPr="00DC552F" w:rsidRDefault="00623BDD" w:rsidP="006E365E">
            <w:pPr>
              <w:contextualSpacing/>
              <w:jc w:val="center"/>
              <w:rPr>
                <w:b/>
                <w:sz w:val="20"/>
              </w:rPr>
            </w:pPr>
          </w:p>
        </w:tc>
        <w:tc>
          <w:tcPr>
            <w:tcW w:w="810" w:type="dxa"/>
            <w:vMerge/>
          </w:tcPr>
          <w:p w14:paraId="12B1B444" w14:textId="77777777" w:rsidR="00623BDD" w:rsidRPr="00DC552F" w:rsidRDefault="00623BDD" w:rsidP="006E365E">
            <w:pPr>
              <w:contextualSpacing/>
              <w:jc w:val="center"/>
              <w:rPr>
                <w:sz w:val="20"/>
              </w:rPr>
            </w:pPr>
          </w:p>
        </w:tc>
        <w:tc>
          <w:tcPr>
            <w:tcW w:w="1530" w:type="dxa"/>
            <w:vMerge/>
          </w:tcPr>
          <w:p w14:paraId="3F8F1572" w14:textId="77777777" w:rsidR="00623BDD" w:rsidRPr="00DC552F" w:rsidRDefault="00623BDD" w:rsidP="006E365E">
            <w:pPr>
              <w:contextualSpacing/>
              <w:jc w:val="center"/>
              <w:rPr>
                <w:sz w:val="20"/>
              </w:rPr>
            </w:pPr>
          </w:p>
        </w:tc>
        <w:tc>
          <w:tcPr>
            <w:tcW w:w="1710" w:type="dxa"/>
            <w:vMerge/>
          </w:tcPr>
          <w:p w14:paraId="754FC581" w14:textId="6EB56275" w:rsidR="00623BDD" w:rsidRPr="00DC552F" w:rsidRDefault="00623BDD" w:rsidP="006E365E">
            <w:pPr>
              <w:contextualSpacing/>
              <w:jc w:val="center"/>
              <w:rPr>
                <w:sz w:val="20"/>
              </w:rPr>
            </w:pPr>
          </w:p>
        </w:tc>
        <w:tc>
          <w:tcPr>
            <w:tcW w:w="1170" w:type="dxa"/>
          </w:tcPr>
          <w:p w14:paraId="5E8CF482" w14:textId="2BDDC15D" w:rsidR="00623BDD" w:rsidRPr="00DC552F" w:rsidRDefault="00623BDD" w:rsidP="006E365E">
            <w:pPr>
              <w:contextualSpacing/>
              <w:jc w:val="center"/>
              <w:rPr>
                <w:sz w:val="20"/>
              </w:rPr>
            </w:pPr>
          </w:p>
        </w:tc>
        <w:tc>
          <w:tcPr>
            <w:tcW w:w="720" w:type="dxa"/>
          </w:tcPr>
          <w:p w14:paraId="608CFD39" w14:textId="77777777" w:rsidR="00623BDD" w:rsidRPr="00DC552F" w:rsidRDefault="00623BDD" w:rsidP="006E365E">
            <w:pPr>
              <w:contextualSpacing/>
              <w:jc w:val="center"/>
              <w:rPr>
                <w:sz w:val="20"/>
              </w:rPr>
            </w:pPr>
          </w:p>
        </w:tc>
        <w:tc>
          <w:tcPr>
            <w:tcW w:w="1800" w:type="dxa"/>
          </w:tcPr>
          <w:p w14:paraId="017C1FD2" w14:textId="0150D2E6" w:rsidR="00623BDD" w:rsidRPr="00DC552F" w:rsidRDefault="00623BDD" w:rsidP="006E365E">
            <w:pPr>
              <w:contextualSpacing/>
              <w:jc w:val="center"/>
              <w:rPr>
                <w:sz w:val="20"/>
              </w:rPr>
            </w:pPr>
          </w:p>
        </w:tc>
        <w:tc>
          <w:tcPr>
            <w:tcW w:w="1620" w:type="dxa"/>
          </w:tcPr>
          <w:p w14:paraId="5BF241EB" w14:textId="77777777" w:rsidR="00623BDD" w:rsidRPr="00DC552F" w:rsidRDefault="00623BDD" w:rsidP="006E365E">
            <w:pPr>
              <w:contextualSpacing/>
              <w:jc w:val="center"/>
              <w:rPr>
                <w:sz w:val="20"/>
              </w:rPr>
            </w:pPr>
          </w:p>
        </w:tc>
        <w:tc>
          <w:tcPr>
            <w:tcW w:w="1890" w:type="dxa"/>
          </w:tcPr>
          <w:p w14:paraId="3810DB63" w14:textId="4872173C" w:rsidR="00623BDD" w:rsidRPr="00DC552F" w:rsidRDefault="00623BDD" w:rsidP="006E365E">
            <w:pPr>
              <w:contextualSpacing/>
              <w:jc w:val="center"/>
              <w:rPr>
                <w:sz w:val="20"/>
              </w:rPr>
            </w:pPr>
          </w:p>
        </w:tc>
        <w:tc>
          <w:tcPr>
            <w:tcW w:w="900" w:type="dxa"/>
          </w:tcPr>
          <w:p w14:paraId="465D537E" w14:textId="680C39C3" w:rsidR="00623BDD" w:rsidRPr="00DC552F" w:rsidRDefault="00623BDD" w:rsidP="006E365E">
            <w:pPr>
              <w:contextualSpacing/>
              <w:jc w:val="center"/>
              <w:rPr>
                <w:sz w:val="20"/>
              </w:rPr>
            </w:pPr>
          </w:p>
        </w:tc>
        <w:tc>
          <w:tcPr>
            <w:tcW w:w="1257" w:type="dxa"/>
          </w:tcPr>
          <w:p w14:paraId="4748C5DD" w14:textId="77777777" w:rsidR="00623BDD" w:rsidRPr="00DC552F" w:rsidRDefault="00623BDD" w:rsidP="006E365E">
            <w:pPr>
              <w:contextualSpacing/>
              <w:jc w:val="center"/>
              <w:rPr>
                <w:sz w:val="20"/>
              </w:rPr>
            </w:pPr>
          </w:p>
        </w:tc>
      </w:tr>
      <w:tr w:rsidR="00623BDD" w:rsidRPr="00DC552F" w14:paraId="74602771" w14:textId="77777777" w:rsidTr="00CE542E">
        <w:trPr>
          <w:trHeight w:val="54"/>
          <w:jc w:val="center"/>
        </w:trPr>
        <w:tc>
          <w:tcPr>
            <w:tcW w:w="628" w:type="dxa"/>
            <w:vMerge/>
          </w:tcPr>
          <w:p w14:paraId="7F383903" w14:textId="77777777" w:rsidR="00623BDD" w:rsidRPr="00DC552F" w:rsidRDefault="00623BDD" w:rsidP="006E365E">
            <w:pPr>
              <w:contextualSpacing/>
              <w:jc w:val="center"/>
              <w:rPr>
                <w:b/>
                <w:sz w:val="20"/>
              </w:rPr>
            </w:pPr>
          </w:p>
        </w:tc>
        <w:tc>
          <w:tcPr>
            <w:tcW w:w="810" w:type="dxa"/>
            <w:vMerge/>
          </w:tcPr>
          <w:p w14:paraId="2AF03734" w14:textId="77777777" w:rsidR="00623BDD" w:rsidRPr="00DC552F" w:rsidRDefault="00623BDD" w:rsidP="006E365E">
            <w:pPr>
              <w:contextualSpacing/>
              <w:jc w:val="center"/>
              <w:rPr>
                <w:sz w:val="20"/>
              </w:rPr>
            </w:pPr>
          </w:p>
        </w:tc>
        <w:tc>
          <w:tcPr>
            <w:tcW w:w="1530" w:type="dxa"/>
            <w:vMerge/>
          </w:tcPr>
          <w:p w14:paraId="57D703B0" w14:textId="77777777" w:rsidR="00623BDD" w:rsidRPr="00DC552F" w:rsidRDefault="00623BDD" w:rsidP="006E365E">
            <w:pPr>
              <w:contextualSpacing/>
              <w:jc w:val="center"/>
              <w:rPr>
                <w:sz w:val="20"/>
              </w:rPr>
            </w:pPr>
          </w:p>
        </w:tc>
        <w:tc>
          <w:tcPr>
            <w:tcW w:w="1710" w:type="dxa"/>
            <w:vMerge/>
          </w:tcPr>
          <w:p w14:paraId="7DD9E972" w14:textId="738531DE" w:rsidR="00623BDD" w:rsidRPr="00DC552F" w:rsidRDefault="00623BDD" w:rsidP="006E365E">
            <w:pPr>
              <w:contextualSpacing/>
              <w:jc w:val="center"/>
              <w:rPr>
                <w:sz w:val="20"/>
              </w:rPr>
            </w:pPr>
          </w:p>
        </w:tc>
        <w:tc>
          <w:tcPr>
            <w:tcW w:w="1170" w:type="dxa"/>
          </w:tcPr>
          <w:p w14:paraId="1EB4F922" w14:textId="366FE611" w:rsidR="00623BDD" w:rsidRPr="00DC552F" w:rsidRDefault="00623BDD" w:rsidP="006E365E">
            <w:pPr>
              <w:contextualSpacing/>
              <w:jc w:val="center"/>
              <w:rPr>
                <w:sz w:val="20"/>
              </w:rPr>
            </w:pPr>
          </w:p>
        </w:tc>
        <w:tc>
          <w:tcPr>
            <w:tcW w:w="720" w:type="dxa"/>
          </w:tcPr>
          <w:p w14:paraId="1FC655A9" w14:textId="77777777" w:rsidR="00623BDD" w:rsidRPr="00DC552F" w:rsidRDefault="00623BDD" w:rsidP="006E365E">
            <w:pPr>
              <w:contextualSpacing/>
              <w:jc w:val="center"/>
              <w:rPr>
                <w:sz w:val="20"/>
              </w:rPr>
            </w:pPr>
          </w:p>
        </w:tc>
        <w:tc>
          <w:tcPr>
            <w:tcW w:w="1800" w:type="dxa"/>
          </w:tcPr>
          <w:p w14:paraId="7728A449" w14:textId="1BDB5BB6" w:rsidR="00623BDD" w:rsidRPr="00DC552F" w:rsidRDefault="00623BDD" w:rsidP="006E365E">
            <w:pPr>
              <w:contextualSpacing/>
              <w:jc w:val="center"/>
              <w:rPr>
                <w:sz w:val="20"/>
              </w:rPr>
            </w:pPr>
          </w:p>
        </w:tc>
        <w:tc>
          <w:tcPr>
            <w:tcW w:w="1620" w:type="dxa"/>
          </w:tcPr>
          <w:p w14:paraId="2D1A078D" w14:textId="77777777" w:rsidR="00623BDD" w:rsidRPr="00DC552F" w:rsidRDefault="00623BDD" w:rsidP="006E365E">
            <w:pPr>
              <w:contextualSpacing/>
              <w:jc w:val="center"/>
              <w:rPr>
                <w:sz w:val="20"/>
              </w:rPr>
            </w:pPr>
          </w:p>
        </w:tc>
        <w:tc>
          <w:tcPr>
            <w:tcW w:w="1890" w:type="dxa"/>
          </w:tcPr>
          <w:p w14:paraId="699593BC" w14:textId="77D7CE80" w:rsidR="00623BDD" w:rsidRPr="00DC552F" w:rsidRDefault="00623BDD" w:rsidP="006E365E">
            <w:pPr>
              <w:contextualSpacing/>
              <w:jc w:val="center"/>
              <w:rPr>
                <w:sz w:val="20"/>
              </w:rPr>
            </w:pPr>
          </w:p>
        </w:tc>
        <w:tc>
          <w:tcPr>
            <w:tcW w:w="900" w:type="dxa"/>
          </w:tcPr>
          <w:p w14:paraId="5C829D55" w14:textId="79BD2DDE" w:rsidR="00623BDD" w:rsidRPr="00DC552F" w:rsidRDefault="00623BDD" w:rsidP="006E365E">
            <w:pPr>
              <w:contextualSpacing/>
              <w:jc w:val="center"/>
              <w:rPr>
                <w:sz w:val="20"/>
              </w:rPr>
            </w:pPr>
          </w:p>
        </w:tc>
        <w:tc>
          <w:tcPr>
            <w:tcW w:w="1257" w:type="dxa"/>
          </w:tcPr>
          <w:p w14:paraId="72D363D9" w14:textId="77777777" w:rsidR="00623BDD" w:rsidRPr="00DC552F" w:rsidRDefault="00623BDD" w:rsidP="006E365E">
            <w:pPr>
              <w:contextualSpacing/>
              <w:jc w:val="center"/>
              <w:rPr>
                <w:sz w:val="20"/>
              </w:rPr>
            </w:pPr>
          </w:p>
        </w:tc>
      </w:tr>
      <w:tr w:rsidR="00623BDD" w:rsidRPr="00DC552F" w14:paraId="14C5D78C" w14:textId="77777777" w:rsidTr="00CE542E">
        <w:trPr>
          <w:trHeight w:val="54"/>
          <w:jc w:val="center"/>
        </w:trPr>
        <w:tc>
          <w:tcPr>
            <w:tcW w:w="628" w:type="dxa"/>
            <w:vMerge w:val="restart"/>
          </w:tcPr>
          <w:p w14:paraId="27D61589" w14:textId="77777777" w:rsidR="00623BDD" w:rsidRPr="00DC552F" w:rsidRDefault="00623BDD" w:rsidP="006E365E">
            <w:pPr>
              <w:contextualSpacing/>
              <w:jc w:val="center"/>
              <w:rPr>
                <w:b/>
                <w:sz w:val="20"/>
              </w:rPr>
            </w:pPr>
            <w:r w:rsidRPr="00DC552F">
              <w:rPr>
                <w:b/>
                <w:sz w:val="20"/>
              </w:rPr>
              <w:t>2</w:t>
            </w:r>
          </w:p>
        </w:tc>
        <w:tc>
          <w:tcPr>
            <w:tcW w:w="810" w:type="dxa"/>
            <w:vMerge w:val="restart"/>
          </w:tcPr>
          <w:p w14:paraId="5B04E96E" w14:textId="77777777" w:rsidR="00623BDD" w:rsidRPr="00DC552F" w:rsidRDefault="00623BDD" w:rsidP="006E365E">
            <w:pPr>
              <w:contextualSpacing/>
              <w:jc w:val="center"/>
              <w:rPr>
                <w:sz w:val="20"/>
              </w:rPr>
            </w:pPr>
          </w:p>
        </w:tc>
        <w:tc>
          <w:tcPr>
            <w:tcW w:w="1530" w:type="dxa"/>
            <w:vMerge w:val="restart"/>
          </w:tcPr>
          <w:p w14:paraId="7BC176C8" w14:textId="77777777" w:rsidR="00623BDD" w:rsidRPr="00DC552F" w:rsidRDefault="00623BDD" w:rsidP="006E365E">
            <w:pPr>
              <w:contextualSpacing/>
              <w:jc w:val="center"/>
              <w:rPr>
                <w:sz w:val="20"/>
              </w:rPr>
            </w:pPr>
          </w:p>
        </w:tc>
        <w:tc>
          <w:tcPr>
            <w:tcW w:w="1710" w:type="dxa"/>
            <w:vMerge w:val="restart"/>
          </w:tcPr>
          <w:p w14:paraId="4F0F7699" w14:textId="79E25AC7" w:rsidR="00623BDD" w:rsidRPr="00DC552F" w:rsidRDefault="00623BDD" w:rsidP="006E365E">
            <w:pPr>
              <w:contextualSpacing/>
              <w:jc w:val="center"/>
              <w:rPr>
                <w:sz w:val="20"/>
              </w:rPr>
            </w:pPr>
          </w:p>
        </w:tc>
        <w:tc>
          <w:tcPr>
            <w:tcW w:w="1170" w:type="dxa"/>
          </w:tcPr>
          <w:p w14:paraId="4B4D381C" w14:textId="05815E68" w:rsidR="00623BDD" w:rsidRPr="00DC552F" w:rsidRDefault="00623BDD" w:rsidP="006E365E">
            <w:pPr>
              <w:contextualSpacing/>
              <w:jc w:val="center"/>
              <w:rPr>
                <w:sz w:val="20"/>
              </w:rPr>
            </w:pPr>
          </w:p>
        </w:tc>
        <w:tc>
          <w:tcPr>
            <w:tcW w:w="720" w:type="dxa"/>
          </w:tcPr>
          <w:p w14:paraId="6C6E685B" w14:textId="77777777" w:rsidR="00623BDD" w:rsidRPr="00DC552F" w:rsidRDefault="00623BDD" w:rsidP="006E365E">
            <w:pPr>
              <w:contextualSpacing/>
              <w:jc w:val="center"/>
              <w:rPr>
                <w:sz w:val="20"/>
              </w:rPr>
            </w:pPr>
          </w:p>
        </w:tc>
        <w:tc>
          <w:tcPr>
            <w:tcW w:w="1800" w:type="dxa"/>
          </w:tcPr>
          <w:p w14:paraId="6D450598" w14:textId="16D0F2BD" w:rsidR="00623BDD" w:rsidRPr="00DC552F" w:rsidRDefault="00623BDD" w:rsidP="006E365E">
            <w:pPr>
              <w:contextualSpacing/>
              <w:jc w:val="center"/>
              <w:rPr>
                <w:sz w:val="20"/>
              </w:rPr>
            </w:pPr>
          </w:p>
        </w:tc>
        <w:tc>
          <w:tcPr>
            <w:tcW w:w="1620" w:type="dxa"/>
          </w:tcPr>
          <w:p w14:paraId="597DB9EB" w14:textId="77777777" w:rsidR="00623BDD" w:rsidRPr="00DC552F" w:rsidRDefault="00623BDD" w:rsidP="006E365E">
            <w:pPr>
              <w:contextualSpacing/>
              <w:jc w:val="center"/>
              <w:rPr>
                <w:sz w:val="20"/>
              </w:rPr>
            </w:pPr>
          </w:p>
        </w:tc>
        <w:tc>
          <w:tcPr>
            <w:tcW w:w="1890" w:type="dxa"/>
          </w:tcPr>
          <w:p w14:paraId="125B97CD" w14:textId="5AA07A39" w:rsidR="00623BDD" w:rsidRPr="00DC552F" w:rsidRDefault="00623BDD" w:rsidP="006E365E">
            <w:pPr>
              <w:contextualSpacing/>
              <w:jc w:val="center"/>
              <w:rPr>
                <w:sz w:val="20"/>
              </w:rPr>
            </w:pPr>
          </w:p>
        </w:tc>
        <w:tc>
          <w:tcPr>
            <w:tcW w:w="900" w:type="dxa"/>
          </w:tcPr>
          <w:p w14:paraId="667C17CC" w14:textId="2A517754" w:rsidR="00623BDD" w:rsidRPr="00DC552F" w:rsidRDefault="00623BDD" w:rsidP="006E365E">
            <w:pPr>
              <w:contextualSpacing/>
              <w:jc w:val="center"/>
              <w:rPr>
                <w:sz w:val="20"/>
              </w:rPr>
            </w:pPr>
          </w:p>
        </w:tc>
        <w:tc>
          <w:tcPr>
            <w:tcW w:w="1257" w:type="dxa"/>
          </w:tcPr>
          <w:p w14:paraId="6293A80D" w14:textId="77777777" w:rsidR="00623BDD" w:rsidRPr="00DC552F" w:rsidRDefault="00623BDD" w:rsidP="006E365E">
            <w:pPr>
              <w:contextualSpacing/>
              <w:jc w:val="center"/>
              <w:rPr>
                <w:sz w:val="20"/>
              </w:rPr>
            </w:pPr>
          </w:p>
        </w:tc>
      </w:tr>
      <w:tr w:rsidR="00623BDD" w:rsidRPr="00DC552F" w14:paraId="43F08A69" w14:textId="77777777" w:rsidTr="00CE542E">
        <w:trPr>
          <w:trHeight w:val="54"/>
          <w:jc w:val="center"/>
        </w:trPr>
        <w:tc>
          <w:tcPr>
            <w:tcW w:w="628" w:type="dxa"/>
            <w:vMerge/>
          </w:tcPr>
          <w:p w14:paraId="04EACD03" w14:textId="77777777" w:rsidR="00623BDD" w:rsidRPr="00DC552F" w:rsidRDefault="00623BDD" w:rsidP="006E365E">
            <w:pPr>
              <w:contextualSpacing/>
              <w:jc w:val="center"/>
              <w:rPr>
                <w:b/>
                <w:sz w:val="20"/>
              </w:rPr>
            </w:pPr>
          </w:p>
        </w:tc>
        <w:tc>
          <w:tcPr>
            <w:tcW w:w="810" w:type="dxa"/>
            <w:vMerge/>
          </w:tcPr>
          <w:p w14:paraId="3EC79394" w14:textId="77777777" w:rsidR="00623BDD" w:rsidRPr="00DC552F" w:rsidRDefault="00623BDD" w:rsidP="006E365E">
            <w:pPr>
              <w:contextualSpacing/>
              <w:jc w:val="center"/>
              <w:rPr>
                <w:sz w:val="20"/>
              </w:rPr>
            </w:pPr>
          </w:p>
        </w:tc>
        <w:tc>
          <w:tcPr>
            <w:tcW w:w="1530" w:type="dxa"/>
            <w:vMerge/>
          </w:tcPr>
          <w:p w14:paraId="5F55CE90" w14:textId="77777777" w:rsidR="00623BDD" w:rsidRPr="00DC552F" w:rsidRDefault="00623BDD" w:rsidP="006E365E">
            <w:pPr>
              <w:contextualSpacing/>
              <w:jc w:val="center"/>
              <w:rPr>
                <w:sz w:val="20"/>
              </w:rPr>
            </w:pPr>
          </w:p>
        </w:tc>
        <w:tc>
          <w:tcPr>
            <w:tcW w:w="1710" w:type="dxa"/>
            <w:vMerge/>
          </w:tcPr>
          <w:p w14:paraId="72320F49" w14:textId="5B04B9B9" w:rsidR="00623BDD" w:rsidRPr="00DC552F" w:rsidRDefault="00623BDD" w:rsidP="006E365E">
            <w:pPr>
              <w:contextualSpacing/>
              <w:jc w:val="center"/>
              <w:rPr>
                <w:sz w:val="20"/>
              </w:rPr>
            </w:pPr>
          </w:p>
        </w:tc>
        <w:tc>
          <w:tcPr>
            <w:tcW w:w="1170" w:type="dxa"/>
          </w:tcPr>
          <w:p w14:paraId="043AB36C" w14:textId="010D3189" w:rsidR="00623BDD" w:rsidRPr="00DC552F" w:rsidRDefault="00623BDD" w:rsidP="006E365E">
            <w:pPr>
              <w:contextualSpacing/>
              <w:jc w:val="center"/>
              <w:rPr>
                <w:sz w:val="20"/>
              </w:rPr>
            </w:pPr>
          </w:p>
        </w:tc>
        <w:tc>
          <w:tcPr>
            <w:tcW w:w="720" w:type="dxa"/>
          </w:tcPr>
          <w:p w14:paraId="5B01F58C" w14:textId="77777777" w:rsidR="00623BDD" w:rsidRPr="00DC552F" w:rsidRDefault="00623BDD" w:rsidP="006E365E">
            <w:pPr>
              <w:contextualSpacing/>
              <w:jc w:val="center"/>
              <w:rPr>
                <w:sz w:val="20"/>
              </w:rPr>
            </w:pPr>
          </w:p>
        </w:tc>
        <w:tc>
          <w:tcPr>
            <w:tcW w:w="1800" w:type="dxa"/>
          </w:tcPr>
          <w:p w14:paraId="3D0A6CB6" w14:textId="62A65142" w:rsidR="00623BDD" w:rsidRPr="00DC552F" w:rsidRDefault="00623BDD" w:rsidP="006E365E">
            <w:pPr>
              <w:contextualSpacing/>
              <w:jc w:val="center"/>
              <w:rPr>
                <w:sz w:val="20"/>
              </w:rPr>
            </w:pPr>
          </w:p>
        </w:tc>
        <w:tc>
          <w:tcPr>
            <w:tcW w:w="1620" w:type="dxa"/>
          </w:tcPr>
          <w:p w14:paraId="3A22D9E0" w14:textId="77777777" w:rsidR="00623BDD" w:rsidRPr="00DC552F" w:rsidRDefault="00623BDD" w:rsidP="006E365E">
            <w:pPr>
              <w:contextualSpacing/>
              <w:jc w:val="center"/>
              <w:rPr>
                <w:sz w:val="20"/>
              </w:rPr>
            </w:pPr>
          </w:p>
        </w:tc>
        <w:tc>
          <w:tcPr>
            <w:tcW w:w="1890" w:type="dxa"/>
          </w:tcPr>
          <w:p w14:paraId="1F6B50DD" w14:textId="475244B6" w:rsidR="00623BDD" w:rsidRPr="00DC552F" w:rsidRDefault="00623BDD" w:rsidP="006E365E">
            <w:pPr>
              <w:contextualSpacing/>
              <w:jc w:val="center"/>
              <w:rPr>
                <w:sz w:val="20"/>
              </w:rPr>
            </w:pPr>
          </w:p>
        </w:tc>
        <w:tc>
          <w:tcPr>
            <w:tcW w:w="900" w:type="dxa"/>
          </w:tcPr>
          <w:p w14:paraId="0975640B" w14:textId="5EDB557C" w:rsidR="00623BDD" w:rsidRPr="00DC552F" w:rsidRDefault="00623BDD" w:rsidP="006E365E">
            <w:pPr>
              <w:contextualSpacing/>
              <w:jc w:val="center"/>
              <w:rPr>
                <w:sz w:val="20"/>
              </w:rPr>
            </w:pPr>
          </w:p>
        </w:tc>
        <w:tc>
          <w:tcPr>
            <w:tcW w:w="1257" w:type="dxa"/>
          </w:tcPr>
          <w:p w14:paraId="4FB83D2C" w14:textId="77777777" w:rsidR="00623BDD" w:rsidRPr="00DC552F" w:rsidRDefault="00623BDD" w:rsidP="006E365E">
            <w:pPr>
              <w:contextualSpacing/>
              <w:jc w:val="center"/>
              <w:rPr>
                <w:sz w:val="20"/>
              </w:rPr>
            </w:pPr>
          </w:p>
        </w:tc>
      </w:tr>
      <w:tr w:rsidR="00623BDD" w:rsidRPr="00DC552F" w14:paraId="6100F6D2" w14:textId="77777777" w:rsidTr="00CE542E">
        <w:trPr>
          <w:trHeight w:val="54"/>
          <w:jc w:val="center"/>
        </w:trPr>
        <w:tc>
          <w:tcPr>
            <w:tcW w:w="628" w:type="dxa"/>
            <w:vMerge/>
          </w:tcPr>
          <w:p w14:paraId="7DFABF53" w14:textId="77777777" w:rsidR="00623BDD" w:rsidRPr="00DC552F" w:rsidRDefault="00623BDD" w:rsidP="006E365E">
            <w:pPr>
              <w:contextualSpacing/>
              <w:jc w:val="center"/>
              <w:rPr>
                <w:b/>
                <w:sz w:val="20"/>
              </w:rPr>
            </w:pPr>
          </w:p>
        </w:tc>
        <w:tc>
          <w:tcPr>
            <w:tcW w:w="810" w:type="dxa"/>
            <w:vMerge/>
          </w:tcPr>
          <w:p w14:paraId="178AC38C" w14:textId="77777777" w:rsidR="00623BDD" w:rsidRPr="00DC552F" w:rsidRDefault="00623BDD" w:rsidP="006E365E">
            <w:pPr>
              <w:contextualSpacing/>
              <w:jc w:val="center"/>
              <w:rPr>
                <w:sz w:val="20"/>
              </w:rPr>
            </w:pPr>
          </w:p>
        </w:tc>
        <w:tc>
          <w:tcPr>
            <w:tcW w:w="1530" w:type="dxa"/>
            <w:vMerge/>
          </w:tcPr>
          <w:p w14:paraId="2C3DD442" w14:textId="77777777" w:rsidR="00623BDD" w:rsidRPr="00DC552F" w:rsidRDefault="00623BDD" w:rsidP="006E365E">
            <w:pPr>
              <w:contextualSpacing/>
              <w:jc w:val="center"/>
              <w:rPr>
                <w:sz w:val="20"/>
              </w:rPr>
            </w:pPr>
          </w:p>
        </w:tc>
        <w:tc>
          <w:tcPr>
            <w:tcW w:w="1710" w:type="dxa"/>
            <w:vMerge/>
          </w:tcPr>
          <w:p w14:paraId="41DAC6E6" w14:textId="2842F856" w:rsidR="00623BDD" w:rsidRPr="00DC552F" w:rsidRDefault="00623BDD" w:rsidP="006E365E">
            <w:pPr>
              <w:contextualSpacing/>
              <w:jc w:val="center"/>
              <w:rPr>
                <w:sz w:val="20"/>
              </w:rPr>
            </w:pPr>
          </w:p>
        </w:tc>
        <w:tc>
          <w:tcPr>
            <w:tcW w:w="1170" w:type="dxa"/>
          </w:tcPr>
          <w:p w14:paraId="4DE87C44" w14:textId="2F754B69" w:rsidR="00623BDD" w:rsidRPr="00DC552F" w:rsidRDefault="00623BDD" w:rsidP="006E365E">
            <w:pPr>
              <w:contextualSpacing/>
              <w:jc w:val="center"/>
              <w:rPr>
                <w:sz w:val="20"/>
              </w:rPr>
            </w:pPr>
          </w:p>
        </w:tc>
        <w:tc>
          <w:tcPr>
            <w:tcW w:w="720" w:type="dxa"/>
          </w:tcPr>
          <w:p w14:paraId="6AF42274" w14:textId="77777777" w:rsidR="00623BDD" w:rsidRPr="00DC552F" w:rsidRDefault="00623BDD" w:rsidP="006E365E">
            <w:pPr>
              <w:contextualSpacing/>
              <w:jc w:val="center"/>
              <w:rPr>
                <w:sz w:val="20"/>
              </w:rPr>
            </w:pPr>
          </w:p>
        </w:tc>
        <w:tc>
          <w:tcPr>
            <w:tcW w:w="1800" w:type="dxa"/>
          </w:tcPr>
          <w:p w14:paraId="2115AE7F" w14:textId="7535E85A" w:rsidR="00623BDD" w:rsidRPr="00DC552F" w:rsidRDefault="00623BDD" w:rsidP="006E365E">
            <w:pPr>
              <w:contextualSpacing/>
              <w:jc w:val="center"/>
              <w:rPr>
                <w:sz w:val="20"/>
              </w:rPr>
            </w:pPr>
          </w:p>
        </w:tc>
        <w:tc>
          <w:tcPr>
            <w:tcW w:w="1620" w:type="dxa"/>
          </w:tcPr>
          <w:p w14:paraId="262E869A" w14:textId="77777777" w:rsidR="00623BDD" w:rsidRPr="00DC552F" w:rsidRDefault="00623BDD" w:rsidP="006E365E">
            <w:pPr>
              <w:contextualSpacing/>
              <w:jc w:val="center"/>
              <w:rPr>
                <w:sz w:val="20"/>
              </w:rPr>
            </w:pPr>
          </w:p>
        </w:tc>
        <w:tc>
          <w:tcPr>
            <w:tcW w:w="1890" w:type="dxa"/>
          </w:tcPr>
          <w:p w14:paraId="5E013DAE" w14:textId="660D4575" w:rsidR="00623BDD" w:rsidRPr="00DC552F" w:rsidRDefault="00623BDD" w:rsidP="006E365E">
            <w:pPr>
              <w:contextualSpacing/>
              <w:jc w:val="center"/>
              <w:rPr>
                <w:sz w:val="20"/>
              </w:rPr>
            </w:pPr>
          </w:p>
        </w:tc>
        <w:tc>
          <w:tcPr>
            <w:tcW w:w="900" w:type="dxa"/>
          </w:tcPr>
          <w:p w14:paraId="417C9705" w14:textId="7309E774" w:rsidR="00623BDD" w:rsidRPr="00DC552F" w:rsidRDefault="00623BDD" w:rsidP="006E365E">
            <w:pPr>
              <w:contextualSpacing/>
              <w:jc w:val="center"/>
              <w:rPr>
                <w:sz w:val="20"/>
              </w:rPr>
            </w:pPr>
          </w:p>
        </w:tc>
        <w:tc>
          <w:tcPr>
            <w:tcW w:w="1257" w:type="dxa"/>
          </w:tcPr>
          <w:p w14:paraId="653D0E96" w14:textId="77777777" w:rsidR="00623BDD" w:rsidRPr="00DC552F" w:rsidRDefault="00623BDD" w:rsidP="006E365E">
            <w:pPr>
              <w:contextualSpacing/>
              <w:jc w:val="center"/>
              <w:rPr>
                <w:sz w:val="20"/>
              </w:rPr>
            </w:pPr>
          </w:p>
        </w:tc>
      </w:tr>
      <w:tr w:rsidR="00623BDD" w:rsidRPr="00DC552F" w14:paraId="316EB47B" w14:textId="77777777" w:rsidTr="00CE542E">
        <w:trPr>
          <w:trHeight w:val="54"/>
          <w:jc w:val="center"/>
        </w:trPr>
        <w:tc>
          <w:tcPr>
            <w:tcW w:w="628" w:type="dxa"/>
            <w:vMerge/>
          </w:tcPr>
          <w:p w14:paraId="7D09B751" w14:textId="77777777" w:rsidR="00623BDD" w:rsidRPr="00DC552F" w:rsidRDefault="00623BDD" w:rsidP="006E365E">
            <w:pPr>
              <w:contextualSpacing/>
              <w:jc w:val="center"/>
              <w:rPr>
                <w:b/>
                <w:sz w:val="20"/>
              </w:rPr>
            </w:pPr>
          </w:p>
        </w:tc>
        <w:tc>
          <w:tcPr>
            <w:tcW w:w="810" w:type="dxa"/>
            <w:vMerge/>
          </w:tcPr>
          <w:p w14:paraId="78CAA73E" w14:textId="77777777" w:rsidR="00623BDD" w:rsidRPr="00DC552F" w:rsidRDefault="00623BDD" w:rsidP="006E365E">
            <w:pPr>
              <w:contextualSpacing/>
              <w:jc w:val="center"/>
              <w:rPr>
                <w:sz w:val="20"/>
              </w:rPr>
            </w:pPr>
          </w:p>
        </w:tc>
        <w:tc>
          <w:tcPr>
            <w:tcW w:w="1530" w:type="dxa"/>
            <w:vMerge/>
          </w:tcPr>
          <w:p w14:paraId="4DCC0E07" w14:textId="77777777" w:rsidR="00623BDD" w:rsidRPr="00DC552F" w:rsidRDefault="00623BDD" w:rsidP="006E365E">
            <w:pPr>
              <w:contextualSpacing/>
              <w:jc w:val="center"/>
              <w:rPr>
                <w:sz w:val="20"/>
              </w:rPr>
            </w:pPr>
          </w:p>
        </w:tc>
        <w:tc>
          <w:tcPr>
            <w:tcW w:w="1710" w:type="dxa"/>
            <w:vMerge/>
          </w:tcPr>
          <w:p w14:paraId="7F6060FA" w14:textId="7A133458" w:rsidR="00623BDD" w:rsidRPr="00DC552F" w:rsidRDefault="00623BDD" w:rsidP="006E365E">
            <w:pPr>
              <w:contextualSpacing/>
              <w:jc w:val="center"/>
              <w:rPr>
                <w:sz w:val="20"/>
              </w:rPr>
            </w:pPr>
          </w:p>
        </w:tc>
        <w:tc>
          <w:tcPr>
            <w:tcW w:w="1170" w:type="dxa"/>
          </w:tcPr>
          <w:p w14:paraId="4387F46D" w14:textId="40B51E83" w:rsidR="00623BDD" w:rsidRPr="00DC552F" w:rsidRDefault="00623BDD" w:rsidP="006E365E">
            <w:pPr>
              <w:contextualSpacing/>
              <w:jc w:val="center"/>
              <w:rPr>
                <w:sz w:val="20"/>
              </w:rPr>
            </w:pPr>
          </w:p>
        </w:tc>
        <w:tc>
          <w:tcPr>
            <w:tcW w:w="720" w:type="dxa"/>
          </w:tcPr>
          <w:p w14:paraId="51B8D0BD" w14:textId="77777777" w:rsidR="00623BDD" w:rsidRPr="00DC552F" w:rsidRDefault="00623BDD" w:rsidP="006E365E">
            <w:pPr>
              <w:contextualSpacing/>
              <w:jc w:val="center"/>
              <w:rPr>
                <w:sz w:val="20"/>
              </w:rPr>
            </w:pPr>
          </w:p>
        </w:tc>
        <w:tc>
          <w:tcPr>
            <w:tcW w:w="1800" w:type="dxa"/>
          </w:tcPr>
          <w:p w14:paraId="7AFCADC7" w14:textId="32DAAF9B" w:rsidR="00623BDD" w:rsidRPr="00DC552F" w:rsidRDefault="00623BDD" w:rsidP="006E365E">
            <w:pPr>
              <w:contextualSpacing/>
              <w:jc w:val="center"/>
              <w:rPr>
                <w:sz w:val="20"/>
              </w:rPr>
            </w:pPr>
          </w:p>
        </w:tc>
        <w:tc>
          <w:tcPr>
            <w:tcW w:w="1620" w:type="dxa"/>
          </w:tcPr>
          <w:p w14:paraId="16CD62DF" w14:textId="77777777" w:rsidR="00623BDD" w:rsidRPr="00DC552F" w:rsidRDefault="00623BDD" w:rsidP="006E365E">
            <w:pPr>
              <w:contextualSpacing/>
              <w:jc w:val="center"/>
              <w:rPr>
                <w:sz w:val="20"/>
              </w:rPr>
            </w:pPr>
          </w:p>
        </w:tc>
        <w:tc>
          <w:tcPr>
            <w:tcW w:w="1890" w:type="dxa"/>
          </w:tcPr>
          <w:p w14:paraId="00258B91" w14:textId="61EE8767" w:rsidR="00623BDD" w:rsidRPr="00DC552F" w:rsidRDefault="00623BDD" w:rsidP="006E365E">
            <w:pPr>
              <w:contextualSpacing/>
              <w:jc w:val="center"/>
              <w:rPr>
                <w:sz w:val="20"/>
              </w:rPr>
            </w:pPr>
          </w:p>
        </w:tc>
        <w:tc>
          <w:tcPr>
            <w:tcW w:w="900" w:type="dxa"/>
          </w:tcPr>
          <w:p w14:paraId="117EE971" w14:textId="70A835D1" w:rsidR="00623BDD" w:rsidRPr="00DC552F" w:rsidRDefault="00623BDD" w:rsidP="006E365E">
            <w:pPr>
              <w:contextualSpacing/>
              <w:jc w:val="center"/>
              <w:rPr>
                <w:sz w:val="20"/>
              </w:rPr>
            </w:pPr>
          </w:p>
        </w:tc>
        <w:tc>
          <w:tcPr>
            <w:tcW w:w="1257" w:type="dxa"/>
          </w:tcPr>
          <w:p w14:paraId="74B44CF7" w14:textId="77777777" w:rsidR="00623BDD" w:rsidRPr="00DC552F" w:rsidRDefault="00623BDD" w:rsidP="006E365E">
            <w:pPr>
              <w:contextualSpacing/>
              <w:jc w:val="center"/>
              <w:rPr>
                <w:sz w:val="20"/>
              </w:rPr>
            </w:pPr>
          </w:p>
        </w:tc>
      </w:tr>
      <w:tr w:rsidR="00623BDD" w:rsidRPr="00DC552F" w14:paraId="71C2901F" w14:textId="77777777" w:rsidTr="00CE542E">
        <w:trPr>
          <w:trHeight w:val="54"/>
          <w:jc w:val="center"/>
        </w:trPr>
        <w:tc>
          <w:tcPr>
            <w:tcW w:w="628" w:type="dxa"/>
            <w:vMerge/>
          </w:tcPr>
          <w:p w14:paraId="7F0EA853" w14:textId="77777777" w:rsidR="00623BDD" w:rsidRPr="00DC552F" w:rsidRDefault="00623BDD" w:rsidP="006E365E">
            <w:pPr>
              <w:contextualSpacing/>
              <w:jc w:val="center"/>
              <w:rPr>
                <w:b/>
                <w:sz w:val="20"/>
              </w:rPr>
            </w:pPr>
          </w:p>
        </w:tc>
        <w:tc>
          <w:tcPr>
            <w:tcW w:w="810" w:type="dxa"/>
            <w:vMerge/>
          </w:tcPr>
          <w:p w14:paraId="705C8098" w14:textId="77777777" w:rsidR="00623BDD" w:rsidRPr="00DC552F" w:rsidRDefault="00623BDD" w:rsidP="006E365E">
            <w:pPr>
              <w:contextualSpacing/>
              <w:jc w:val="center"/>
              <w:rPr>
                <w:sz w:val="20"/>
              </w:rPr>
            </w:pPr>
          </w:p>
        </w:tc>
        <w:tc>
          <w:tcPr>
            <w:tcW w:w="1530" w:type="dxa"/>
            <w:vMerge/>
          </w:tcPr>
          <w:p w14:paraId="54E5419E" w14:textId="77777777" w:rsidR="00623BDD" w:rsidRPr="00DC552F" w:rsidRDefault="00623BDD" w:rsidP="006E365E">
            <w:pPr>
              <w:contextualSpacing/>
              <w:jc w:val="center"/>
              <w:rPr>
                <w:sz w:val="20"/>
              </w:rPr>
            </w:pPr>
          </w:p>
        </w:tc>
        <w:tc>
          <w:tcPr>
            <w:tcW w:w="1710" w:type="dxa"/>
            <w:vMerge/>
          </w:tcPr>
          <w:p w14:paraId="6F3433D3" w14:textId="69AE0AE7" w:rsidR="00623BDD" w:rsidRPr="00DC552F" w:rsidRDefault="00623BDD" w:rsidP="006E365E">
            <w:pPr>
              <w:contextualSpacing/>
              <w:jc w:val="center"/>
              <w:rPr>
                <w:sz w:val="20"/>
              </w:rPr>
            </w:pPr>
          </w:p>
        </w:tc>
        <w:tc>
          <w:tcPr>
            <w:tcW w:w="1170" w:type="dxa"/>
          </w:tcPr>
          <w:p w14:paraId="628D957C" w14:textId="2382E266" w:rsidR="00623BDD" w:rsidRPr="00DC552F" w:rsidRDefault="00623BDD" w:rsidP="006E365E">
            <w:pPr>
              <w:contextualSpacing/>
              <w:jc w:val="center"/>
              <w:rPr>
                <w:sz w:val="20"/>
              </w:rPr>
            </w:pPr>
          </w:p>
        </w:tc>
        <w:tc>
          <w:tcPr>
            <w:tcW w:w="720" w:type="dxa"/>
          </w:tcPr>
          <w:p w14:paraId="6CACB3D9" w14:textId="77777777" w:rsidR="00623BDD" w:rsidRPr="00DC552F" w:rsidRDefault="00623BDD" w:rsidP="006E365E">
            <w:pPr>
              <w:contextualSpacing/>
              <w:jc w:val="center"/>
              <w:rPr>
                <w:sz w:val="20"/>
              </w:rPr>
            </w:pPr>
          </w:p>
        </w:tc>
        <w:tc>
          <w:tcPr>
            <w:tcW w:w="1800" w:type="dxa"/>
          </w:tcPr>
          <w:p w14:paraId="04A0912F" w14:textId="3A2CC604" w:rsidR="00623BDD" w:rsidRPr="00DC552F" w:rsidRDefault="00623BDD" w:rsidP="006E365E">
            <w:pPr>
              <w:contextualSpacing/>
              <w:jc w:val="center"/>
              <w:rPr>
                <w:sz w:val="20"/>
              </w:rPr>
            </w:pPr>
          </w:p>
        </w:tc>
        <w:tc>
          <w:tcPr>
            <w:tcW w:w="1620" w:type="dxa"/>
          </w:tcPr>
          <w:p w14:paraId="7B21175F" w14:textId="77777777" w:rsidR="00623BDD" w:rsidRPr="00DC552F" w:rsidRDefault="00623BDD" w:rsidP="006E365E">
            <w:pPr>
              <w:contextualSpacing/>
              <w:jc w:val="center"/>
              <w:rPr>
                <w:sz w:val="20"/>
              </w:rPr>
            </w:pPr>
          </w:p>
        </w:tc>
        <w:tc>
          <w:tcPr>
            <w:tcW w:w="1890" w:type="dxa"/>
          </w:tcPr>
          <w:p w14:paraId="19D16793" w14:textId="6056C06E" w:rsidR="00623BDD" w:rsidRPr="00DC552F" w:rsidRDefault="00623BDD" w:rsidP="006E365E">
            <w:pPr>
              <w:contextualSpacing/>
              <w:jc w:val="center"/>
              <w:rPr>
                <w:sz w:val="20"/>
              </w:rPr>
            </w:pPr>
          </w:p>
        </w:tc>
        <w:tc>
          <w:tcPr>
            <w:tcW w:w="900" w:type="dxa"/>
          </w:tcPr>
          <w:p w14:paraId="27BE3E95" w14:textId="3B67D7DF" w:rsidR="00623BDD" w:rsidRPr="00DC552F" w:rsidRDefault="00623BDD" w:rsidP="006E365E">
            <w:pPr>
              <w:contextualSpacing/>
              <w:jc w:val="center"/>
              <w:rPr>
                <w:sz w:val="20"/>
              </w:rPr>
            </w:pPr>
          </w:p>
        </w:tc>
        <w:tc>
          <w:tcPr>
            <w:tcW w:w="1257" w:type="dxa"/>
          </w:tcPr>
          <w:p w14:paraId="4542C7D0" w14:textId="77777777" w:rsidR="00623BDD" w:rsidRPr="00DC552F" w:rsidRDefault="00623BDD" w:rsidP="006E365E">
            <w:pPr>
              <w:contextualSpacing/>
              <w:jc w:val="center"/>
              <w:rPr>
                <w:sz w:val="20"/>
              </w:rPr>
            </w:pPr>
          </w:p>
        </w:tc>
      </w:tr>
      <w:tr w:rsidR="00623BDD" w:rsidRPr="00DC552F" w14:paraId="0B013194" w14:textId="77777777" w:rsidTr="00CE542E">
        <w:trPr>
          <w:trHeight w:val="54"/>
          <w:jc w:val="center"/>
        </w:trPr>
        <w:tc>
          <w:tcPr>
            <w:tcW w:w="628" w:type="dxa"/>
            <w:vMerge w:val="restart"/>
          </w:tcPr>
          <w:p w14:paraId="501FFA1C" w14:textId="77777777" w:rsidR="00623BDD" w:rsidRPr="00DC552F" w:rsidRDefault="00623BDD" w:rsidP="006E365E">
            <w:pPr>
              <w:contextualSpacing/>
              <w:jc w:val="center"/>
              <w:rPr>
                <w:b/>
                <w:sz w:val="20"/>
              </w:rPr>
            </w:pPr>
            <w:r w:rsidRPr="00DC552F">
              <w:rPr>
                <w:b/>
                <w:sz w:val="20"/>
              </w:rPr>
              <w:t>3</w:t>
            </w:r>
          </w:p>
        </w:tc>
        <w:tc>
          <w:tcPr>
            <w:tcW w:w="810" w:type="dxa"/>
            <w:vMerge w:val="restart"/>
          </w:tcPr>
          <w:p w14:paraId="75CADFF5" w14:textId="77777777" w:rsidR="00623BDD" w:rsidRPr="00DC552F" w:rsidRDefault="00623BDD" w:rsidP="006E365E">
            <w:pPr>
              <w:contextualSpacing/>
              <w:jc w:val="center"/>
              <w:rPr>
                <w:sz w:val="20"/>
              </w:rPr>
            </w:pPr>
          </w:p>
        </w:tc>
        <w:tc>
          <w:tcPr>
            <w:tcW w:w="1530" w:type="dxa"/>
            <w:vMerge w:val="restart"/>
          </w:tcPr>
          <w:p w14:paraId="67C0BA99" w14:textId="77777777" w:rsidR="00623BDD" w:rsidRPr="00DC552F" w:rsidRDefault="00623BDD" w:rsidP="006E365E">
            <w:pPr>
              <w:contextualSpacing/>
              <w:jc w:val="center"/>
              <w:rPr>
                <w:sz w:val="20"/>
              </w:rPr>
            </w:pPr>
          </w:p>
        </w:tc>
        <w:tc>
          <w:tcPr>
            <w:tcW w:w="1710" w:type="dxa"/>
            <w:vMerge w:val="restart"/>
          </w:tcPr>
          <w:p w14:paraId="1F5BF99A" w14:textId="33C355D6" w:rsidR="00623BDD" w:rsidRPr="00DC552F" w:rsidRDefault="00623BDD" w:rsidP="006E365E">
            <w:pPr>
              <w:contextualSpacing/>
              <w:jc w:val="center"/>
              <w:rPr>
                <w:sz w:val="20"/>
              </w:rPr>
            </w:pPr>
          </w:p>
        </w:tc>
        <w:tc>
          <w:tcPr>
            <w:tcW w:w="1170" w:type="dxa"/>
          </w:tcPr>
          <w:p w14:paraId="3124C45D" w14:textId="7CD55648" w:rsidR="00623BDD" w:rsidRPr="00DC552F" w:rsidRDefault="00623BDD" w:rsidP="006E365E">
            <w:pPr>
              <w:contextualSpacing/>
              <w:jc w:val="center"/>
              <w:rPr>
                <w:sz w:val="20"/>
              </w:rPr>
            </w:pPr>
          </w:p>
        </w:tc>
        <w:tc>
          <w:tcPr>
            <w:tcW w:w="720" w:type="dxa"/>
          </w:tcPr>
          <w:p w14:paraId="6A8DED23" w14:textId="77777777" w:rsidR="00623BDD" w:rsidRPr="00DC552F" w:rsidRDefault="00623BDD" w:rsidP="006E365E">
            <w:pPr>
              <w:contextualSpacing/>
              <w:jc w:val="center"/>
              <w:rPr>
                <w:sz w:val="20"/>
              </w:rPr>
            </w:pPr>
          </w:p>
        </w:tc>
        <w:tc>
          <w:tcPr>
            <w:tcW w:w="1800" w:type="dxa"/>
          </w:tcPr>
          <w:p w14:paraId="399E490B" w14:textId="387C8B10" w:rsidR="00623BDD" w:rsidRPr="00DC552F" w:rsidRDefault="00623BDD" w:rsidP="006E365E">
            <w:pPr>
              <w:contextualSpacing/>
              <w:jc w:val="center"/>
              <w:rPr>
                <w:sz w:val="20"/>
              </w:rPr>
            </w:pPr>
          </w:p>
        </w:tc>
        <w:tc>
          <w:tcPr>
            <w:tcW w:w="1620" w:type="dxa"/>
          </w:tcPr>
          <w:p w14:paraId="40A0B39C" w14:textId="77777777" w:rsidR="00623BDD" w:rsidRPr="00DC552F" w:rsidRDefault="00623BDD" w:rsidP="006E365E">
            <w:pPr>
              <w:contextualSpacing/>
              <w:jc w:val="center"/>
              <w:rPr>
                <w:sz w:val="20"/>
              </w:rPr>
            </w:pPr>
          </w:p>
        </w:tc>
        <w:tc>
          <w:tcPr>
            <w:tcW w:w="1890" w:type="dxa"/>
          </w:tcPr>
          <w:p w14:paraId="551F42F2" w14:textId="3F8A886E" w:rsidR="00623BDD" w:rsidRPr="00DC552F" w:rsidRDefault="00623BDD" w:rsidP="006E365E">
            <w:pPr>
              <w:contextualSpacing/>
              <w:jc w:val="center"/>
              <w:rPr>
                <w:sz w:val="20"/>
              </w:rPr>
            </w:pPr>
          </w:p>
        </w:tc>
        <w:tc>
          <w:tcPr>
            <w:tcW w:w="900" w:type="dxa"/>
          </w:tcPr>
          <w:p w14:paraId="02FEA767" w14:textId="117F20F0" w:rsidR="00623BDD" w:rsidRPr="00DC552F" w:rsidRDefault="00623BDD" w:rsidP="006E365E">
            <w:pPr>
              <w:contextualSpacing/>
              <w:jc w:val="center"/>
              <w:rPr>
                <w:sz w:val="20"/>
              </w:rPr>
            </w:pPr>
          </w:p>
        </w:tc>
        <w:tc>
          <w:tcPr>
            <w:tcW w:w="1257" w:type="dxa"/>
          </w:tcPr>
          <w:p w14:paraId="0A0C2F77" w14:textId="77777777" w:rsidR="00623BDD" w:rsidRPr="00DC552F" w:rsidRDefault="00623BDD" w:rsidP="006E365E">
            <w:pPr>
              <w:contextualSpacing/>
              <w:jc w:val="center"/>
              <w:rPr>
                <w:sz w:val="20"/>
              </w:rPr>
            </w:pPr>
          </w:p>
        </w:tc>
      </w:tr>
      <w:tr w:rsidR="00623BDD" w:rsidRPr="00DC552F" w14:paraId="7FD21A8C" w14:textId="77777777" w:rsidTr="00CE542E">
        <w:trPr>
          <w:trHeight w:val="54"/>
          <w:jc w:val="center"/>
        </w:trPr>
        <w:tc>
          <w:tcPr>
            <w:tcW w:w="628" w:type="dxa"/>
            <w:vMerge/>
          </w:tcPr>
          <w:p w14:paraId="47D7BD01" w14:textId="77777777" w:rsidR="00623BDD" w:rsidRPr="00DC552F" w:rsidRDefault="00623BDD" w:rsidP="006E365E">
            <w:pPr>
              <w:contextualSpacing/>
              <w:jc w:val="center"/>
              <w:rPr>
                <w:b/>
                <w:sz w:val="20"/>
              </w:rPr>
            </w:pPr>
          </w:p>
        </w:tc>
        <w:tc>
          <w:tcPr>
            <w:tcW w:w="810" w:type="dxa"/>
            <w:vMerge/>
          </w:tcPr>
          <w:p w14:paraId="3A7A98B8" w14:textId="77777777" w:rsidR="00623BDD" w:rsidRPr="00DC552F" w:rsidRDefault="00623BDD" w:rsidP="006E365E">
            <w:pPr>
              <w:contextualSpacing/>
              <w:jc w:val="center"/>
              <w:rPr>
                <w:sz w:val="20"/>
              </w:rPr>
            </w:pPr>
          </w:p>
        </w:tc>
        <w:tc>
          <w:tcPr>
            <w:tcW w:w="1530" w:type="dxa"/>
            <w:vMerge/>
          </w:tcPr>
          <w:p w14:paraId="595883C1" w14:textId="77777777" w:rsidR="00623BDD" w:rsidRPr="00DC552F" w:rsidRDefault="00623BDD" w:rsidP="006E365E">
            <w:pPr>
              <w:contextualSpacing/>
              <w:jc w:val="center"/>
              <w:rPr>
                <w:sz w:val="20"/>
              </w:rPr>
            </w:pPr>
          </w:p>
        </w:tc>
        <w:tc>
          <w:tcPr>
            <w:tcW w:w="1710" w:type="dxa"/>
            <w:vMerge/>
          </w:tcPr>
          <w:p w14:paraId="6814B0F3" w14:textId="110DCC05" w:rsidR="00623BDD" w:rsidRPr="00DC552F" w:rsidRDefault="00623BDD" w:rsidP="006E365E">
            <w:pPr>
              <w:contextualSpacing/>
              <w:jc w:val="center"/>
              <w:rPr>
                <w:sz w:val="20"/>
              </w:rPr>
            </w:pPr>
          </w:p>
        </w:tc>
        <w:tc>
          <w:tcPr>
            <w:tcW w:w="1170" w:type="dxa"/>
          </w:tcPr>
          <w:p w14:paraId="0E63431F" w14:textId="3C60C93B" w:rsidR="00623BDD" w:rsidRPr="00DC552F" w:rsidRDefault="00623BDD" w:rsidP="006E365E">
            <w:pPr>
              <w:contextualSpacing/>
              <w:jc w:val="center"/>
              <w:rPr>
                <w:sz w:val="20"/>
              </w:rPr>
            </w:pPr>
          </w:p>
        </w:tc>
        <w:tc>
          <w:tcPr>
            <w:tcW w:w="720" w:type="dxa"/>
          </w:tcPr>
          <w:p w14:paraId="1112A926" w14:textId="77777777" w:rsidR="00623BDD" w:rsidRPr="00DC552F" w:rsidRDefault="00623BDD" w:rsidP="006E365E">
            <w:pPr>
              <w:contextualSpacing/>
              <w:jc w:val="center"/>
              <w:rPr>
                <w:sz w:val="20"/>
              </w:rPr>
            </w:pPr>
          </w:p>
        </w:tc>
        <w:tc>
          <w:tcPr>
            <w:tcW w:w="1800" w:type="dxa"/>
          </w:tcPr>
          <w:p w14:paraId="27B66910" w14:textId="61CF513F" w:rsidR="00623BDD" w:rsidRPr="00DC552F" w:rsidRDefault="00623BDD" w:rsidP="006E365E">
            <w:pPr>
              <w:contextualSpacing/>
              <w:jc w:val="center"/>
              <w:rPr>
                <w:sz w:val="20"/>
              </w:rPr>
            </w:pPr>
          </w:p>
        </w:tc>
        <w:tc>
          <w:tcPr>
            <w:tcW w:w="1620" w:type="dxa"/>
          </w:tcPr>
          <w:p w14:paraId="47B4AAB3" w14:textId="77777777" w:rsidR="00623BDD" w:rsidRPr="00DC552F" w:rsidRDefault="00623BDD" w:rsidP="006E365E">
            <w:pPr>
              <w:contextualSpacing/>
              <w:jc w:val="center"/>
              <w:rPr>
                <w:sz w:val="20"/>
              </w:rPr>
            </w:pPr>
          </w:p>
        </w:tc>
        <w:tc>
          <w:tcPr>
            <w:tcW w:w="1890" w:type="dxa"/>
          </w:tcPr>
          <w:p w14:paraId="6E07139C" w14:textId="701744BB" w:rsidR="00623BDD" w:rsidRPr="00DC552F" w:rsidRDefault="00623BDD" w:rsidP="006E365E">
            <w:pPr>
              <w:contextualSpacing/>
              <w:jc w:val="center"/>
              <w:rPr>
                <w:sz w:val="20"/>
              </w:rPr>
            </w:pPr>
          </w:p>
        </w:tc>
        <w:tc>
          <w:tcPr>
            <w:tcW w:w="900" w:type="dxa"/>
          </w:tcPr>
          <w:p w14:paraId="0C419E05" w14:textId="2B581AC0" w:rsidR="00623BDD" w:rsidRPr="00DC552F" w:rsidRDefault="00623BDD" w:rsidP="006E365E">
            <w:pPr>
              <w:contextualSpacing/>
              <w:jc w:val="center"/>
              <w:rPr>
                <w:sz w:val="20"/>
              </w:rPr>
            </w:pPr>
          </w:p>
        </w:tc>
        <w:tc>
          <w:tcPr>
            <w:tcW w:w="1257" w:type="dxa"/>
          </w:tcPr>
          <w:p w14:paraId="5D266B87" w14:textId="77777777" w:rsidR="00623BDD" w:rsidRPr="00DC552F" w:rsidRDefault="00623BDD" w:rsidP="006E365E">
            <w:pPr>
              <w:contextualSpacing/>
              <w:jc w:val="center"/>
              <w:rPr>
                <w:sz w:val="20"/>
              </w:rPr>
            </w:pPr>
          </w:p>
        </w:tc>
      </w:tr>
      <w:tr w:rsidR="00623BDD" w:rsidRPr="00DC552F" w14:paraId="62E0BAB8" w14:textId="77777777" w:rsidTr="00CE542E">
        <w:trPr>
          <w:trHeight w:val="54"/>
          <w:jc w:val="center"/>
        </w:trPr>
        <w:tc>
          <w:tcPr>
            <w:tcW w:w="628" w:type="dxa"/>
            <w:vMerge/>
          </w:tcPr>
          <w:p w14:paraId="3A516FAF" w14:textId="77777777" w:rsidR="00623BDD" w:rsidRPr="00DC552F" w:rsidRDefault="00623BDD" w:rsidP="006E365E">
            <w:pPr>
              <w:contextualSpacing/>
              <w:jc w:val="center"/>
              <w:rPr>
                <w:b/>
                <w:sz w:val="20"/>
              </w:rPr>
            </w:pPr>
          </w:p>
        </w:tc>
        <w:tc>
          <w:tcPr>
            <w:tcW w:w="810" w:type="dxa"/>
            <w:vMerge/>
          </w:tcPr>
          <w:p w14:paraId="61366C1B" w14:textId="77777777" w:rsidR="00623BDD" w:rsidRPr="00DC552F" w:rsidRDefault="00623BDD" w:rsidP="006E365E">
            <w:pPr>
              <w:contextualSpacing/>
              <w:jc w:val="center"/>
              <w:rPr>
                <w:sz w:val="20"/>
              </w:rPr>
            </w:pPr>
          </w:p>
        </w:tc>
        <w:tc>
          <w:tcPr>
            <w:tcW w:w="1530" w:type="dxa"/>
            <w:vMerge/>
          </w:tcPr>
          <w:p w14:paraId="56DA5578" w14:textId="77777777" w:rsidR="00623BDD" w:rsidRPr="00DC552F" w:rsidRDefault="00623BDD" w:rsidP="006E365E">
            <w:pPr>
              <w:contextualSpacing/>
              <w:jc w:val="center"/>
              <w:rPr>
                <w:sz w:val="20"/>
              </w:rPr>
            </w:pPr>
          </w:p>
        </w:tc>
        <w:tc>
          <w:tcPr>
            <w:tcW w:w="1710" w:type="dxa"/>
            <w:vMerge/>
          </w:tcPr>
          <w:p w14:paraId="661B322D" w14:textId="02ECF0B1" w:rsidR="00623BDD" w:rsidRPr="00DC552F" w:rsidRDefault="00623BDD" w:rsidP="006E365E">
            <w:pPr>
              <w:contextualSpacing/>
              <w:jc w:val="center"/>
              <w:rPr>
                <w:sz w:val="20"/>
              </w:rPr>
            </w:pPr>
          </w:p>
        </w:tc>
        <w:tc>
          <w:tcPr>
            <w:tcW w:w="1170" w:type="dxa"/>
          </w:tcPr>
          <w:p w14:paraId="5761C072" w14:textId="1ED4D5CF" w:rsidR="00623BDD" w:rsidRPr="00DC552F" w:rsidRDefault="00623BDD" w:rsidP="006E365E">
            <w:pPr>
              <w:contextualSpacing/>
              <w:jc w:val="center"/>
              <w:rPr>
                <w:sz w:val="20"/>
              </w:rPr>
            </w:pPr>
          </w:p>
        </w:tc>
        <w:tc>
          <w:tcPr>
            <w:tcW w:w="720" w:type="dxa"/>
          </w:tcPr>
          <w:p w14:paraId="5C20CA87" w14:textId="77777777" w:rsidR="00623BDD" w:rsidRPr="00DC552F" w:rsidRDefault="00623BDD" w:rsidP="006E365E">
            <w:pPr>
              <w:contextualSpacing/>
              <w:jc w:val="center"/>
              <w:rPr>
                <w:sz w:val="20"/>
              </w:rPr>
            </w:pPr>
          </w:p>
        </w:tc>
        <w:tc>
          <w:tcPr>
            <w:tcW w:w="1800" w:type="dxa"/>
          </w:tcPr>
          <w:p w14:paraId="5E664A49" w14:textId="13EFC2B7" w:rsidR="00623BDD" w:rsidRPr="00DC552F" w:rsidRDefault="00623BDD" w:rsidP="006E365E">
            <w:pPr>
              <w:contextualSpacing/>
              <w:jc w:val="center"/>
              <w:rPr>
                <w:sz w:val="20"/>
              </w:rPr>
            </w:pPr>
          </w:p>
        </w:tc>
        <w:tc>
          <w:tcPr>
            <w:tcW w:w="1620" w:type="dxa"/>
          </w:tcPr>
          <w:p w14:paraId="629D33BF" w14:textId="77777777" w:rsidR="00623BDD" w:rsidRPr="00DC552F" w:rsidRDefault="00623BDD" w:rsidP="006E365E">
            <w:pPr>
              <w:contextualSpacing/>
              <w:jc w:val="center"/>
              <w:rPr>
                <w:sz w:val="20"/>
              </w:rPr>
            </w:pPr>
          </w:p>
        </w:tc>
        <w:tc>
          <w:tcPr>
            <w:tcW w:w="1890" w:type="dxa"/>
          </w:tcPr>
          <w:p w14:paraId="2574028F" w14:textId="79057D19" w:rsidR="00623BDD" w:rsidRPr="00DC552F" w:rsidRDefault="00623BDD" w:rsidP="006E365E">
            <w:pPr>
              <w:contextualSpacing/>
              <w:jc w:val="center"/>
              <w:rPr>
                <w:sz w:val="20"/>
              </w:rPr>
            </w:pPr>
          </w:p>
        </w:tc>
        <w:tc>
          <w:tcPr>
            <w:tcW w:w="900" w:type="dxa"/>
          </w:tcPr>
          <w:p w14:paraId="7FDE3859" w14:textId="20883C0A" w:rsidR="00623BDD" w:rsidRPr="00DC552F" w:rsidRDefault="00623BDD" w:rsidP="006E365E">
            <w:pPr>
              <w:contextualSpacing/>
              <w:jc w:val="center"/>
              <w:rPr>
                <w:sz w:val="20"/>
              </w:rPr>
            </w:pPr>
          </w:p>
        </w:tc>
        <w:tc>
          <w:tcPr>
            <w:tcW w:w="1257" w:type="dxa"/>
          </w:tcPr>
          <w:p w14:paraId="744B4503" w14:textId="77777777" w:rsidR="00623BDD" w:rsidRPr="00DC552F" w:rsidRDefault="00623BDD" w:rsidP="006E365E">
            <w:pPr>
              <w:contextualSpacing/>
              <w:jc w:val="center"/>
              <w:rPr>
                <w:sz w:val="20"/>
              </w:rPr>
            </w:pPr>
          </w:p>
        </w:tc>
      </w:tr>
      <w:tr w:rsidR="00623BDD" w:rsidRPr="00DC552F" w14:paraId="72FCC4EF" w14:textId="77777777" w:rsidTr="00CE542E">
        <w:trPr>
          <w:trHeight w:val="54"/>
          <w:jc w:val="center"/>
        </w:trPr>
        <w:tc>
          <w:tcPr>
            <w:tcW w:w="628" w:type="dxa"/>
            <w:vMerge/>
          </w:tcPr>
          <w:p w14:paraId="626803C7" w14:textId="77777777" w:rsidR="00623BDD" w:rsidRPr="00DC552F" w:rsidRDefault="00623BDD" w:rsidP="006E365E">
            <w:pPr>
              <w:contextualSpacing/>
              <w:jc w:val="center"/>
              <w:rPr>
                <w:b/>
                <w:sz w:val="20"/>
              </w:rPr>
            </w:pPr>
          </w:p>
        </w:tc>
        <w:tc>
          <w:tcPr>
            <w:tcW w:w="810" w:type="dxa"/>
            <w:vMerge/>
          </w:tcPr>
          <w:p w14:paraId="4B65C874" w14:textId="77777777" w:rsidR="00623BDD" w:rsidRPr="00DC552F" w:rsidRDefault="00623BDD" w:rsidP="006E365E">
            <w:pPr>
              <w:contextualSpacing/>
              <w:jc w:val="center"/>
              <w:rPr>
                <w:sz w:val="20"/>
              </w:rPr>
            </w:pPr>
          </w:p>
        </w:tc>
        <w:tc>
          <w:tcPr>
            <w:tcW w:w="1530" w:type="dxa"/>
            <w:vMerge/>
          </w:tcPr>
          <w:p w14:paraId="0C5DBB73" w14:textId="77777777" w:rsidR="00623BDD" w:rsidRPr="00DC552F" w:rsidRDefault="00623BDD" w:rsidP="006E365E">
            <w:pPr>
              <w:contextualSpacing/>
              <w:jc w:val="center"/>
              <w:rPr>
                <w:sz w:val="20"/>
              </w:rPr>
            </w:pPr>
          </w:p>
        </w:tc>
        <w:tc>
          <w:tcPr>
            <w:tcW w:w="1710" w:type="dxa"/>
            <w:vMerge/>
          </w:tcPr>
          <w:p w14:paraId="2F6DB566" w14:textId="6F64E2CD" w:rsidR="00623BDD" w:rsidRPr="00DC552F" w:rsidRDefault="00623BDD" w:rsidP="006E365E">
            <w:pPr>
              <w:contextualSpacing/>
              <w:jc w:val="center"/>
              <w:rPr>
                <w:sz w:val="20"/>
              </w:rPr>
            </w:pPr>
          </w:p>
        </w:tc>
        <w:tc>
          <w:tcPr>
            <w:tcW w:w="1170" w:type="dxa"/>
          </w:tcPr>
          <w:p w14:paraId="5AD079C0" w14:textId="76D0482C" w:rsidR="00623BDD" w:rsidRPr="00DC552F" w:rsidRDefault="00623BDD" w:rsidP="006E365E">
            <w:pPr>
              <w:contextualSpacing/>
              <w:jc w:val="center"/>
              <w:rPr>
                <w:sz w:val="20"/>
              </w:rPr>
            </w:pPr>
          </w:p>
        </w:tc>
        <w:tc>
          <w:tcPr>
            <w:tcW w:w="720" w:type="dxa"/>
          </w:tcPr>
          <w:p w14:paraId="0ADBA3F4" w14:textId="77777777" w:rsidR="00623BDD" w:rsidRPr="00DC552F" w:rsidRDefault="00623BDD" w:rsidP="006E365E">
            <w:pPr>
              <w:contextualSpacing/>
              <w:jc w:val="center"/>
              <w:rPr>
                <w:sz w:val="20"/>
              </w:rPr>
            </w:pPr>
          </w:p>
        </w:tc>
        <w:tc>
          <w:tcPr>
            <w:tcW w:w="1800" w:type="dxa"/>
          </w:tcPr>
          <w:p w14:paraId="563999BC" w14:textId="71067335" w:rsidR="00623BDD" w:rsidRPr="00DC552F" w:rsidRDefault="00623BDD" w:rsidP="006E365E">
            <w:pPr>
              <w:contextualSpacing/>
              <w:jc w:val="center"/>
              <w:rPr>
                <w:sz w:val="20"/>
              </w:rPr>
            </w:pPr>
          </w:p>
        </w:tc>
        <w:tc>
          <w:tcPr>
            <w:tcW w:w="1620" w:type="dxa"/>
          </w:tcPr>
          <w:p w14:paraId="2D835C77" w14:textId="77777777" w:rsidR="00623BDD" w:rsidRPr="00DC552F" w:rsidRDefault="00623BDD" w:rsidP="006E365E">
            <w:pPr>
              <w:contextualSpacing/>
              <w:jc w:val="center"/>
              <w:rPr>
                <w:sz w:val="20"/>
              </w:rPr>
            </w:pPr>
          </w:p>
        </w:tc>
        <w:tc>
          <w:tcPr>
            <w:tcW w:w="1890" w:type="dxa"/>
          </w:tcPr>
          <w:p w14:paraId="13CA8CD5" w14:textId="43D71668" w:rsidR="00623BDD" w:rsidRPr="00DC552F" w:rsidRDefault="00623BDD" w:rsidP="006E365E">
            <w:pPr>
              <w:contextualSpacing/>
              <w:jc w:val="center"/>
              <w:rPr>
                <w:sz w:val="20"/>
              </w:rPr>
            </w:pPr>
          </w:p>
        </w:tc>
        <w:tc>
          <w:tcPr>
            <w:tcW w:w="900" w:type="dxa"/>
          </w:tcPr>
          <w:p w14:paraId="1AC7D7D8" w14:textId="6E92E0E4" w:rsidR="00623BDD" w:rsidRPr="00DC552F" w:rsidRDefault="00623BDD" w:rsidP="006E365E">
            <w:pPr>
              <w:contextualSpacing/>
              <w:jc w:val="center"/>
              <w:rPr>
                <w:sz w:val="20"/>
              </w:rPr>
            </w:pPr>
          </w:p>
        </w:tc>
        <w:tc>
          <w:tcPr>
            <w:tcW w:w="1257" w:type="dxa"/>
          </w:tcPr>
          <w:p w14:paraId="721C0624" w14:textId="77777777" w:rsidR="00623BDD" w:rsidRPr="00DC552F" w:rsidRDefault="00623BDD" w:rsidP="006E365E">
            <w:pPr>
              <w:contextualSpacing/>
              <w:jc w:val="center"/>
              <w:rPr>
                <w:sz w:val="20"/>
              </w:rPr>
            </w:pPr>
          </w:p>
        </w:tc>
      </w:tr>
      <w:tr w:rsidR="00623BDD" w:rsidRPr="00DC552F" w14:paraId="230868B5" w14:textId="77777777" w:rsidTr="00CE542E">
        <w:trPr>
          <w:trHeight w:val="54"/>
          <w:jc w:val="center"/>
        </w:trPr>
        <w:tc>
          <w:tcPr>
            <w:tcW w:w="628" w:type="dxa"/>
            <w:vMerge/>
          </w:tcPr>
          <w:p w14:paraId="661C0985" w14:textId="77777777" w:rsidR="00623BDD" w:rsidRPr="00DC552F" w:rsidRDefault="00623BDD" w:rsidP="006E365E">
            <w:pPr>
              <w:contextualSpacing/>
              <w:jc w:val="center"/>
              <w:rPr>
                <w:b/>
                <w:sz w:val="20"/>
              </w:rPr>
            </w:pPr>
          </w:p>
        </w:tc>
        <w:tc>
          <w:tcPr>
            <w:tcW w:w="810" w:type="dxa"/>
            <w:vMerge/>
          </w:tcPr>
          <w:p w14:paraId="5CA62787" w14:textId="77777777" w:rsidR="00623BDD" w:rsidRPr="00DC552F" w:rsidRDefault="00623BDD" w:rsidP="006E365E">
            <w:pPr>
              <w:contextualSpacing/>
              <w:jc w:val="center"/>
              <w:rPr>
                <w:sz w:val="20"/>
              </w:rPr>
            </w:pPr>
          </w:p>
        </w:tc>
        <w:tc>
          <w:tcPr>
            <w:tcW w:w="1530" w:type="dxa"/>
            <w:vMerge/>
          </w:tcPr>
          <w:p w14:paraId="1226A3C1" w14:textId="77777777" w:rsidR="00623BDD" w:rsidRPr="00DC552F" w:rsidRDefault="00623BDD" w:rsidP="006E365E">
            <w:pPr>
              <w:contextualSpacing/>
              <w:jc w:val="center"/>
              <w:rPr>
                <w:sz w:val="20"/>
              </w:rPr>
            </w:pPr>
          </w:p>
        </w:tc>
        <w:tc>
          <w:tcPr>
            <w:tcW w:w="1710" w:type="dxa"/>
            <w:vMerge/>
          </w:tcPr>
          <w:p w14:paraId="71F8F4B2" w14:textId="1C555EE8" w:rsidR="00623BDD" w:rsidRPr="00DC552F" w:rsidRDefault="00623BDD" w:rsidP="006E365E">
            <w:pPr>
              <w:contextualSpacing/>
              <w:jc w:val="center"/>
              <w:rPr>
                <w:sz w:val="20"/>
              </w:rPr>
            </w:pPr>
          </w:p>
        </w:tc>
        <w:tc>
          <w:tcPr>
            <w:tcW w:w="1170" w:type="dxa"/>
          </w:tcPr>
          <w:p w14:paraId="491E541E" w14:textId="7C5C0A02" w:rsidR="00623BDD" w:rsidRPr="00DC552F" w:rsidRDefault="00623BDD" w:rsidP="006E365E">
            <w:pPr>
              <w:contextualSpacing/>
              <w:jc w:val="center"/>
              <w:rPr>
                <w:sz w:val="20"/>
              </w:rPr>
            </w:pPr>
          </w:p>
        </w:tc>
        <w:tc>
          <w:tcPr>
            <w:tcW w:w="720" w:type="dxa"/>
          </w:tcPr>
          <w:p w14:paraId="2B8DD59F" w14:textId="77777777" w:rsidR="00623BDD" w:rsidRPr="00DC552F" w:rsidRDefault="00623BDD" w:rsidP="006E365E">
            <w:pPr>
              <w:contextualSpacing/>
              <w:jc w:val="center"/>
              <w:rPr>
                <w:sz w:val="20"/>
              </w:rPr>
            </w:pPr>
          </w:p>
        </w:tc>
        <w:tc>
          <w:tcPr>
            <w:tcW w:w="1800" w:type="dxa"/>
          </w:tcPr>
          <w:p w14:paraId="7383976C" w14:textId="272D7C04" w:rsidR="00623BDD" w:rsidRPr="00DC552F" w:rsidRDefault="00623BDD" w:rsidP="006E365E">
            <w:pPr>
              <w:contextualSpacing/>
              <w:jc w:val="center"/>
              <w:rPr>
                <w:sz w:val="20"/>
              </w:rPr>
            </w:pPr>
          </w:p>
        </w:tc>
        <w:tc>
          <w:tcPr>
            <w:tcW w:w="1620" w:type="dxa"/>
          </w:tcPr>
          <w:p w14:paraId="599848C0" w14:textId="77777777" w:rsidR="00623BDD" w:rsidRPr="00DC552F" w:rsidRDefault="00623BDD" w:rsidP="006E365E">
            <w:pPr>
              <w:contextualSpacing/>
              <w:jc w:val="center"/>
              <w:rPr>
                <w:sz w:val="20"/>
              </w:rPr>
            </w:pPr>
          </w:p>
        </w:tc>
        <w:tc>
          <w:tcPr>
            <w:tcW w:w="1890" w:type="dxa"/>
          </w:tcPr>
          <w:p w14:paraId="22156B67" w14:textId="237EFC0D" w:rsidR="00623BDD" w:rsidRPr="00DC552F" w:rsidRDefault="00623BDD" w:rsidP="006E365E">
            <w:pPr>
              <w:contextualSpacing/>
              <w:jc w:val="center"/>
              <w:rPr>
                <w:sz w:val="20"/>
              </w:rPr>
            </w:pPr>
          </w:p>
        </w:tc>
        <w:tc>
          <w:tcPr>
            <w:tcW w:w="900" w:type="dxa"/>
          </w:tcPr>
          <w:p w14:paraId="6D475BAE" w14:textId="5C89808C" w:rsidR="00623BDD" w:rsidRPr="00DC552F" w:rsidRDefault="00623BDD" w:rsidP="006E365E">
            <w:pPr>
              <w:contextualSpacing/>
              <w:jc w:val="center"/>
              <w:rPr>
                <w:sz w:val="20"/>
              </w:rPr>
            </w:pPr>
          </w:p>
        </w:tc>
        <w:tc>
          <w:tcPr>
            <w:tcW w:w="1257" w:type="dxa"/>
          </w:tcPr>
          <w:p w14:paraId="165DD430" w14:textId="77777777" w:rsidR="00623BDD" w:rsidRPr="00DC552F" w:rsidRDefault="00623BDD" w:rsidP="006E365E">
            <w:pPr>
              <w:contextualSpacing/>
              <w:jc w:val="center"/>
              <w:rPr>
                <w:sz w:val="20"/>
              </w:rPr>
            </w:pPr>
          </w:p>
        </w:tc>
      </w:tr>
      <w:tr w:rsidR="00623BDD" w:rsidRPr="00DC552F" w14:paraId="48FDD364" w14:textId="77777777" w:rsidTr="00CE542E">
        <w:trPr>
          <w:trHeight w:val="54"/>
          <w:jc w:val="center"/>
        </w:trPr>
        <w:tc>
          <w:tcPr>
            <w:tcW w:w="628" w:type="dxa"/>
            <w:vMerge w:val="restart"/>
          </w:tcPr>
          <w:p w14:paraId="14A5B755" w14:textId="77777777" w:rsidR="00623BDD" w:rsidRPr="00DC552F" w:rsidRDefault="00623BDD" w:rsidP="006E365E">
            <w:pPr>
              <w:contextualSpacing/>
              <w:jc w:val="center"/>
              <w:rPr>
                <w:b/>
                <w:sz w:val="20"/>
              </w:rPr>
            </w:pPr>
            <w:r w:rsidRPr="00DC552F">
              <w:rPr>
                <w:b/>
                <w:sz w:val="20"/>
              </w:rPr>
              <w:t>4</w:t>
            </w:r>
          </w:p>
        </w:tc>
        <w:tc>
          <w:tcPr>
            <w:tcW w:w="810" w:type="dxa"/>
            <w:vMerge w:val="restart"/>
          </w:tcPr>
          <w:p w14:paraId="3476F31C" w14:textId="77777777" w:rsidR="00623BDD" w:rsidRPr="00DC552F" w:rsidRDefault="00623BDD" w:rsidP="006E365E">
            <w:pPr>
              <w:contextualSpacing/>
              <w:jc w:val="center"/>
              <w:rPr>
                <w:sz w:val="20"/>
              </w:rPr>
            </w:pPr>
          </w:p>
        </w:tc>
        <w:tc>
          <w:tcPr>
            <w:tcW w:w="1530" w:type="dxa"/>
            <w:vMerge w:val="restart"/>
          </w:tcPr>
          <w:p w14:paraId="5C7BB2FF" w14:textId="77777777" w:rsidR="00623BDD" w:rsidRPr="00DC552F" w:rsidRDefault="00623BDD" w:rsidP="006E365E">
            <w:pPr>
              <w:contextualSpacing/>
              <w:jc w:val="center"/>
              <w:rPr>
                <w:sz w:val="20"/>
              </w:rPr>
            </w:pPr>
          </w:p>
        </w:tc>
        <w:tc>
          <w:tcPr>
            <w:tcW w:w="1710" w:type="dxa"/>
            <w:vMerge w:val="restart"/>
          </w:tcPr>
          <w:p w14:paraId="553ED4A0" w14:textId="4A954B6F" w:rsidR="00623BDD" w:rsidRPr="00DC552F" w:rsidRDefault="00623BDD" w:rsidP="006E365E">
            <w:pPr>
              <w:contextualSpacing/>
              <w:jc w:val="center"/>
              <w:rPr>
                <w:sz w:val="20"/>
              </w:rPr>
            </w:pPr>
          </w:p>
        </w:tc>
        <w:tc>
          <w:tcPr>
            <w:tcW w:w="1170" w:type="dxa"/>
          </w:tcPr>
          <w:p w14:paraId="16DB7008" w14:textId="1CCF3C09" w:rsidR="00623BDD" w:rsidRPr="00DC552F" w:rsidRDefault="00623BDD" w:rsidP="006E365E">
            <w:pPr>
              <w:contextualSpacing/>
              <w:jc w:val="center"/>
              <w:rPr>
                <w:sz w:val="20"/>
              </w:rPr>
            </w:pPr>
          </w:p>
        </w:tc>
        <w:tc>
          <w:tcPr>
            <w:tcW w:w="720" w:type="dxa"/>
          </w:tcPr>
          <w:p w14:paraId="7B65A3F1" w14:textId="77777777" w:rsidR="00623BDD" w:rsidRPr="00DC552F" w:rsidRDefault="00623BDD" w:rsidP="006E365E">
            <w:pPr>
              <w:contextualSpacing/>
              <w:jc w:val="center"/>
              <w:rPr>
                <w:sz w:val="20"/>
              </w:rPr>
            </w:pPr>
          </w:p>
        </w:tc>
        <w:tc>
          <w:tcPr>
            <w:tcW w:w="1800" w:type="dxa"/>
          </w:tcPr>
          <w:p w14:paraId="4A5349E2" w14:textId="7B48FC9D" w:rsidR="00623BDD" w:rsidRPr="00DC552F" w:rsidRDefault="00623BDD" w:rsidP="006E365E">
            <w:pPr>
              <w:contextualSpacing/>
              <w:jc w:val="center"/>
              <w:rPr>
                <w:sz w:val="20"/>
              </w:rPr>
            </w:pPr>
          </w:p>
        </w:tc>
        <w:tc>
          <w:tcPr>
            <w:tcW w:w="1620" w:type="dxa"/>
          </w:tcPr>
          <w:p w14:paraId="273B1F02" w14:textId="77777777" w:rsidR="00623BDD" w:rsidRPr="00DC552F" w:rsidRDefault="00623BDD" w:rsidP="006E365E">
            <w:pPr>
              <w:contextualSpacing/>
              <w:jc w:val="center"/>
              <w:rPr>
                <w:sz w:val="20"/>
              </w:rPr>
            </w:pPr>
          </w:p>
        </w:tc>
        <w:tc>
          <w:tcPr>
            <w:tcW w:w="1890" w:type="dxa"/>
          </w:tcPr>
          <w:p w14:paraId="0E00894B" w14:textId="422BD946" w:rsidR="00623BDD" w:rsidRPr="00DC552F" w:rsidRDefault="00623BDD" w:rsidP="006E365E">
            <w:pPr>
              <w:contextualSpacing/>
              <w:jc w:val="center"/>
              <w:rPr>
                <w:sz w:val="20"/>
              </w:rPr>
            </w:pPr>
          </w:p>
        </w:tc>
        <w:tc>
          <w:tcPr>
            <w:tcW w:w="900" w:type="dxa"/>
          </w:tcPr>
          <w:p w14:paraId="52595658" w14:textId="2AC62184" w:rsidR="00623BDD" w:rsidRPr="00DC552F" w:rsidRDefault="00623BDD" w:rsidP="006E365E">
            <w:pPr>
              <w:contextualSpacing/>
              <w:jc w:val="center"/>
              <w:rPr>
                <w:sz w:val="20"/>
              </w:rPr>
            </w:pPr>
          </w:p>
        </w:tc>
        <w:tc>
          <w:tcPr>
            <w:tcW w:w="1257" w:type="dxa"/>
          </w:tcPr>
          <w:p w14:paraId="0A815D1C" w14:textId="77777777" w:rsidR="00623BDD" w:rsidRPr="00DC552F" w:rsidRDefault="00623BDD" w:rsidP="006E365E">
            <w:pPr>
              <w:contextualSpacing/>
              <w:jc w:val="center"/>
              <w:rPr>
                <w:sz w:val="20"/>
              </w:rPr>
            </w:pPr>
          </w:p>
        </w:tc>
      </w:tr>
      <w:tr w:rsidR="00623BDD" w:rsidRPr="00DC552F" w14:paraId="23B5F369" w14:textId="77777777" w:rsidTr="00CE542E">
        <w:trPr>
          <w:trHeight w:val="54"/>
          <w:jc w:val="center"/>
        </w:trPr>
        <w:tc>
          <w:tcPr>
            <w:tcW w:w="628" w:type="dxa"/>
            <w:vMerge/>
          </w:tcPr>
          <w:p w14:paraId="4CA386C2" w14:textId="77777777" w:rsidR="00623BDD" w:rsidRPr="00DC552F" w:rsidRDefault="00623BDD" w:rsidP="006E365E">
            <w:pPr>
              <w:contextualSpacing/>
              <w:jc w:val="center"/>
              <w:rPr>
                <w:b/>
                <w:sz w:val="20"/>
              </w:rPr>
            </w:pPr>
          </w:p>
        </w:tc>
        <w:tc>
          <w:tcPr>
            <w:tcW w:w="810" w:type="dxa"/>
            <w:vMerge/>
          </w:tcPr>
          <w:p w14:paraId="38759BBD" w14:textId="77777777" w:rsidR="00623BDD" w:rsidRPr="00DC552F" w:rsidRDefault="00623BDD" w:rsidP="006E365E">
            <w:pPr>
              <w:contextualSpacing/>
              <w:jc w:val="center"/>
              <w:rPr>
                <w:sz w:val="20"/>
              </w:rPr>
            </w:pPr>
          </w:p>
        </w:tc>
        <w:tc>
          <w:tcPr>
            <w:tcW w:w="1530" w:type="dxa"/>
            <w:vMerge/>
          </w:tcPr>
          <w:p w14:paraId="663CEE77" w14:textId="77777777" w:rsidR="00623BDD" w:rsidRPr="00DC552F" w:rsidRDefault="00623BDD" w:rsidP="006E365E">
            <w:pPr>
              <w:contextualSpacing/>
              <w:jc w:val="center"/>
              <w:rPr>
                <w:sz w:val="20"/>
              </w:rPr>
            </w:pPr>
          </w:p>
        </w:tc>
        <w:tc>
          <w:tcPr>
            <w:tcW w:w="1710" w:type="dxa"/>
            <w:vMerge/>
          </w:tcPr>
          <w:p w14:paraId="18B6184F" w14:textId="7DDB6EF7" w:rsidR="00623BDD" w:rsidRPr="00DC552F" w:rsidRDefault="00623BDD" w:rsidP="006E365E">
            <w:pPr>
              <w:contextualSpacing/>
              <w:jc w:val="center"/>
              <w:rPr>
                <w:sz w:val="20"/>
              </w:rPr>
            </w:pPr>
          </w:p>
        </w:tc>
        <w:tc>
          <w:tcPr>
            <w:tcW w:w="1170" w:type="dxa"/>
          </w:tcPr>
          <w:p w14:paraId="7C635015" w14:textId="6BBEFB28" w:rsidR="00623BDD" w:rsidRPr="00DC552F" w:rsidRDefault="00623BDD" w:rsidP="006E365E">
            <w:pPr>
              <w:contextualSpacing/>
              <w:jc w:val="center"/>
              <w:rPr>
                <w:sz w:val="20"/>
              </w:rPr>
            </w:pPr>
          </w:p>
        </w:tc>
        <w:tc>
          <w:tcPr>
            <w:tcW w:w="720" w:type="dxa"/>
          </w:tcPr>
          <w:p w14:paraId="09043263" w14:textId="77777777" w:rsidR="00623BDD" w:rsidRPr="00DC552F" w:rsidRDefault="00623BDD" w:rsidP="006E365E">
            <w:pPr>
              <w:contextualSpacing/>
              <w:jc w:val="center"/>
              <w:rPr>
                <w:sz w:val="20"/>
              </w:rPr>
            </w:pPr>
          </w:p>
        </w:tc>
        <w:tc>
          <w:tcPr>
            <w:tcW w:w="1800" w:type="dxa"/>
          </w:tcPr>
          <w:p w14:paraId="3B93C497" w14:textId="054F47DF" w:rsidR="00623BDD" w:rsidRPr="00DC552F" w:rsidRDefault="00623BDD" w:rsidP="006E365E">
            <w:pPr>
              <w:contextualSpacing/>
              <w:jc w:val="center"/>
              <w:rPr>
                <w:sz w:val="20"/>
              </w:rPr>
            </w:pPr>
          </w:p>
        </w:tc>
        <w:tc>
          <w:tcPr>
            <w:tcW w:w="1620" w:type="dxa"/>
          </w:tcPr>
          <w:p w14:paraId="74C50966" w14:textId="77777777" w:rsidR="00623BDD" w:rsidRPr="00DC552F" w:rsidRDefault="00623BDD" w:rsidP="006E365E">
            <w:pPr>
              <w:contextualSpacing/>
              <w:jc w:val="center"/>
              <w:rPr>
                <w:sz w:val="20"/>
              </w:rPr>
            </w:pPr>
          </w:p>
        </w:tc>
        <w:tc>
          <w:tcPr>
            <w:tcW w:w="1890" w:type="dxa"/>
          </w:tcPr>
          <w:p w14:paraId="191162A5" w14:textId="22215BA2" w:rsidR="00623BDD" w:rsidRPr="00DC552F" w:rsidRDefault="00623BDD" w:rsidP="006E365E">
            <w:pPr>
              <w:contextualSpacing/>
              <w:jc w:val="center"/>
              <w:rPr>
                <w:sz w:val="20"/>
              </w:rPr>
            </w:pPr>
          </w:p>
        </w:tc>
        <w:tc>
          <w:tcPr>
            <w:tcW w:w="900" w:type="dxa"/>
          </w:tcPr>
          <w:p w14:paraId="12E484A5" w14:textId="459FA889" w:rsidR="00623BDD" w:rsidRPr="00DC552F" w:rsidRDefault="00623BDD" w:rsidP="006E365E">
            <w:pPr>
              <w:contextualSpacing/>
              <w:jc w:val="center"/>
              <w:rPr>
                <w:sz w:val="20"/>
              </w:rPr>
            </w:pPr>
          </w:p>
        </w:tc>
        <w:tc>
          <w:tcPr>
            <w:tcW w:w="1257" w:type="dxa"/>
          </w:tcPr>
          <w:p w14:paraId="5B423EAB" w14:textId="77777777" w:rsidR="00623BDD" w:rsidRPr="00DC552F" w:rsidRDefault="00623BDD" w:rsidP="006E365E">
            <w:pPr>
              <w:contextualSpacing/>
              <w:jc w:val="center"/>
              <w:rPr>
                <w:sz w:val="20"/>
              </w:rPr>
            </w:pPr>
          </w:p>
        </w:tc>
      </w:tr>
      <w:tr w:rsidR="00623BDD" w:rsidRPr="00DC552F" w14:paraId="306E699C" w14:textId="77777777" w:rsidTr="00CE542E">
        <w:trPr>
          <w:trHeight w:val="54"/>
          <w:jc w:val="center"/>
        </w:trPr>
        <w:tc>
          <w:tcPr>
            <w:tcW w:w="628" w:type="dxa"/>
            <w:vMerge/>
          </w:tcPr>
          <w:p w14:paraId="1647D3FF" w14:textId="77777777" w:rsidR="00623BDD" w:rsidRPr="00DC552F" w:rsidRDefault="00623BDD" w:rsidP="006E365E">
            <w:pPr>
              <w:contextualSpacing/>
              <w:jc w:val="center"/>
              <w:rPr>
                <w:b/>
                <w:sz w:val="20"/>
              </w:rPr>
            </w:pPr>
          </w:p>
        </w:tc>
        <w:tc>
          <w:tcPr>
            <w:tcW w:w="810" w:type="dxa"/>
            <w:vMerge/>
          </w:tcPr>
          <w:p w14:paraId="5C9C90BD" w14:textId="77777777" w:rsidR="00623BDD" w:rsidRPr="00DC552F" w:rsidRDefault="00623BDD" w:rsidP="006E365E">
            <w:pPr>
              <w:contextualSpacing/>
              <w:jc w:val="center"/>
              <w:rPr>
                <w:sz w:val="20"/>
              </w:rPr>
            </w:pPr>
          </w:p>
        </w:tc>
        <w:tc>
          <w:tcPr>
            <w:tcW w:w="1530" w:type="dxa"/>
            <w:vMerge/>
          </w:tcPr>
          <w:p w14:paraId="203DCC83" w14:textId="77777777" w:rsidR="00623BDD" w:rsidRPr="00DC552F" w:rsidRDefault="00623BDD" w:rsidP="006E365E">
            <w:pPr>
              <w:contextualSpacing/>
              <w:jc w:val="center"/>
              <w:rPr>
                <w:sz w:val="20"/>
              </w:rPr>
            </w:pPr>
          </w:p>
        </w:tc>
        <w:tc>
          <w:tcPr>
            <w:tcW w:w="1710" w:type="dxa"/>
            <w:vMerge/>
          </w:tcPr>
          <w:p w14:paraId="6D26274F" w14:textId="12E61845" w:rsidR="00623BDD" w:rsidRPr="00DC552F" w:rsidRDefault="00623BDD" w:rsidP="006E365E">
            <w:pPr>
              <w:contextualSpacing/>
              <w:jc w:val="center"/>
              <w:rPr>
                <w:sz w:val="20"/>
              </w:rPr>
            </w:pPr>
          </w:p>
        </w:tc>
        <w:tc>
          <w:tcPr>
            <w:tcW w:w="1170" w:type="dxa"/>
          </w:tcPr>
          <w:p w14:paraId="7E6FB152" w14:textId="588E7B89" w:rsidR="00623BDD" w:rsidRPr="00DC552F" w:rsidRDefault="00623BDD" w:rsidP="006E365E">
            <w:pPr>
              <w:contextualSpacing/>
              <w:jc w:val="center"/>
              <w:rPr>
                <w:sz w:val="20"/>
              </w:rPr>
            </w:pPr>
          </w:p>
        </w:tc>
        <w:tc>
          <w:tcPr>
            <w:tcW w:w="720" w:type="dxa"/>
          </w:tcPr>
          <w:p w14:paraId="1DF29D53" w14:textId="77777777" w:rsidR="00623BDD" w:rsidRPr="00DC552F" w:rsidRDefault="00623BDD" w:rsidP="006E365E">
            <w:pPr>
              <w:contextualSpacing/>
              <w:jc w:val="center"/>
              <w:rPr>
                <w:sz w:val="20"/>
              </w:rPr>
            </w:pPr>
          </w:p>
        </w:tc>
        <w:tc>
          <w:tcPr>
            <w:tcW w:w="1800" w:type="dxa"/>
          </w:tcPr>
          <w:p w14:paraId="56F967A9" w14:textId="010DC414" w:rsidR="00623BDD" w:rsidRPr="00DC552F" w:rsidRDefault="00623BDD" w:rsidP="006E365E">
            <w:pPr>
              <w:contextualSpacing/>
              <w:jc w:val="center"/>
              <w:rPr>
                <w:sz w:val="20"/>
              </w:rPr>
            </w:pPr>
          </w:p>
        </w:tc>
        <w:tc>
          <w:tcPr>
            <w:tcW w:w="1620" w:type="dxa"/>
          </w:tcPr>
          <w:p w14:paraId="045E4DCC" w14:textId="77777777" w:rsidR="00623BDD" w:rsidRPr="00DC552F" w:rsidRDefault="00623BDD" w:rsidP="006E365E">
            <w:pPr>
              <w:contextualSpacing/>
              <w:jc w:val="center"/>
              <w:rPr>
                <w:sz w:val="20"/>
              </w:rPr>
            </w:pPr>
          </w:p>
        </w:tc>
        <w:tc>
          <w:tcPr>
            <w:tcW w:w="1890" w:type="dxa"/>
          </w:tcPr>
          <w:p w14:paraId="27482C87" w14:textId="46068D0F" w:rsidR="00623BDD" w:rsidRPr="00DC552F" w:rsidRDefault="00623BDD" w:rsidP="006E365E">
            <w:pPr>
              <w:contextualSpacing/>
              <w:jc w:val="center"/>
              <w:rPr>
                <w:sz w:val="20"/>
              </w:rPr>
            </w:pPr>
          </w:p>
        </w:tc>
        <w:tc>
          <w:tcPr>
            <w:tcW w:w="900" w:type="dxa"/>
          </w:tcPr>
          <w:p w14:paraId="7D6977DA" w14:textId="4B02035F" w:rsidR="00623BDD" w:rsidRPr="00DC552F" w:rsidRDefault="00623BDD" w:rsidP="006E365E">
            <w:pPr>
              <w:contextualSpacing/>
              <w:jc w:val="center"/>
              <w:rPr>
                <w:sz w:val="20"/>
              </w:rPr>
            </w:pPr>
          </w:p>
        </w:tc>
        <w:tc>
          <w:tcPr>
            <w:tcW w:w="1257" w:type="dxa"/>
          </w:tcPr>
          <w:p w14:paraId="21CD4F3E" w14:textId="77777777" w:rsidR="00623BDD" w:rsidRPr="00DC552F" w:rsidRDefault="00623BDD" w:rsidP="006E365E">
            <w:pPr>
              <w:contextualSpacing/>
              <w:jc w:val="center"/>
              <w:rPr>
                <w:sz w:val="20"/>
              </w:rPr>
            </w:pPr>
          </w:p>
        </w:tc>
      </w:tr>
      <w:tr w:rsidR="00623BDD" w:rsidRPr="00DC552F" w14:paraId="25D7673A" w14:textId="77777777" w:rsidTr="00CE542E">
        <w:trPr>
          <w:trHeight w:val="54"/>
          <w:jc w:val="center"/>
        </w:trPr>
        <w:tc>
          <w:tcPr>
            <w:tcW w:w="628" w:type="dxa"/>
            <w:vMerge/>
          </w:tcPr>
          <w:p w14:paraId="16D65972" w14:textId="77777777" w:rsidR="00623BDD" w:rsidRPr="00DC552F" w:rsidRDefault="00623BDD" w:rsidP="006E365E">
            <w:pPr>
              <w:contextualSpacing/>
              <w:jc w:val="center"/>
              <w:rPr>
                <w:b/>
                <w:sz w:val="20"/>
              </w:rPr>
            </w:pPr>
          </w:p>
        </w:tc>
        <w:tc>
          <w:tcPr>
            <w:tcW w:w="810" w:type="dxa"/>
            <w:vMerge/>
          </w:tcPr>
          <w:p w14:paraId="383220BD" w14:textId="77777777" w:rsidR="00623BDD" w:rsidRPr="00DC552F" w:rsidRDefault="00623BDD" w:rsidP="006E365E">
            <w:pPr>
              <w:contextualSpacing/>
              <w:jc w:val="center"/>
              <w:rPr>
                <w:sz w:val="20"/>
              </w:rPr>
            </w:pPr>
          </w:p>
        </w:tc>
        <w:tc>
          <w:tcPr>
            <w:tcW w:w="1530" w:type="dxa"/>
            <w:vMerge/>
          </w:tcPr>
          <w:p w14:paraId="303F993A" w14:textId="77777777" w:rsidR="00623BDD" w:rsidRPr="00DC552F" w:rsidRDefault="00623BDD" w:rsidP="006E365E">
            <w:pPr>
              <w:contextualSpacing/>
              <w:jc w:val="center"/>
              <w:rPr>
                <w:sz w:val="20"/>
              </w:rPr>
            </w:pPr>
          </w:p>
        </w:tc>
        <w:tc>
          <w:tcPr>
            <w:tcW w:w="1710" w:type="dxa"/>
            <w:vMerge/>
          </w:tcPr>
          <w:p w14:paraId="309829F5" w14:textId="26BCB384" w:rsidR="00623BDD" w:rsidRPr="00DC552F" w:rsidRDefault="00623BDD" w:rsidP="006E365E">
            <w:pPr>
              <w:contextualSpacing/>
              <w:jc w:val="center"/>
              <w:rPr>
                <w:sz w:val="20"/>
              </w:rPr>
            </w:pPr>
          </w:p>
        </w:tc>
        <w:tc>
          <w:tcPr>
            <w:tcW w:w="1170" w:type="dxa"/>
          </w:tcPr>
          <w:p w14:paraId="5B0E4CA4" w14:textId="702AAF68" w:rsidR="00623BDD" w:rsidRPr="00DC552F" w:rsidRDefault="00623BDD" w:rsidP="006E365E">
            <w:pPr>
              <w:contextualSpacing/>
              <w:jc w:val="center"/>
              <w:rPr>
                <w:sz w:val="20"/>
              </w:rPr>
            </w:pPr>
          </w:p>
        </w:tc>
        <w:tc>
          <w:tcPr>
            <w:tcW w:w="720" w:type="dxa"/>
          </w:tcPr>
          <w:p w14:paraId="4E9F04EC" w14:textId="77777777" w:rsidR="00623BDD" w:rsidRPr="00DC552F" w:rsidRDefault="00623BDD" w:rsidP="006E365E">
            <w:pPr>
              <w:contextualSpacing/>
              <w:jc w:val="center"/>
              <w:rPr>
                <w:sz w:val="20"/>
              </w:rPr>
            </w:pPr>
          </w:p>
        </w:tc>
        <w:tc>
          <w:tcPr>
            <w:tcW w:w="1800" w:type="dxa"/>
          </w:tcPr>
          <w:p w14:paraId="692568F2" w14:textId="7F8A450D" w:rsidR="00623BDD" w:rsidRPr="00DC552F" w:rsidRDefault="00623BDD" w:rsidP="006E365E">
            <w:pPr>
              <w:contextualSpacing/>
              <w:jc w:val="center"/>
              <w:rPr>
                <w:sz w:val="20"/>
              </w:rPr>
            </w:pPr>
          </w:p>
        </w:tc>
        <w:tc>
          <w:tcPr>
            <w:tcW w:w="1620" w:type="dxa"/>
          </w:tcPr>
          <w:p w14:paraId="6558F989" w14:textId="77777777" w:rsidR="00623BDD" w:rsidRPr="00DC552F" w:rsidRDefault="00623BDD" w:rsidP="006E365E">
            <w:pPr>
              <w:contextualSpacing/>
              <w:jc w:val="center"/>
              <w:rPr>
                <w:sz w:val="20"/>
              </w:rPr>
            </w:pPr>
          </w:p>
        </w:tc>
        <w:tc>
          <w:tcPr>
            <w:tcW w:w="1890" w:type="dxa"/>
          </w:tcPr>
          <w:p w14:paraId="521B0DBD" w14:textId="30DB3A51" w:rsidR="00623BDD" w:rsidRPr="00DC552F" w:rsidRDefault="00623BDD" w:rsidP="006E365E">
            <w:pPr>
              <w:contextualSpacing/>
              <w:jc w:val="center"/>
              <w:rPr>
                <w:sz w:val="20"/>
              </w:rPr>
            </w:pPr>
          </w:p>
        </w:tc>
        <w:tc>
          <w:tcPr>
            <w:tcW w:w="900" w:type="dxa"/>
          </w:tcPr>
          <w:p w14:paraId="761EC095" w14:textId="16E108CB" w:rsidR="00623BDD" w:rsidRPr="00DC552F" w:rsidRDefault="00623BDD" w:rsidP="006E365E">
            <w:pPr>
              <w:contextualSpacing/>
              <w:jc w:val="center"/>
              <w:rPr>
                <w:sz w:val="20"/>
              </w:rPr>
            </w:pPr>
          </w:p>
        </w:tc>
        <w:tc>
          <w:tcPr>
            <w:tcW w:w="1257" w:type="dxa"/>
          </w:tcPr>
          <w:p w14:paraId="6C1177D2" w14:textId="77777777" w:rsidR="00623BDD" w:rsidRPr="00DC552F" w:rsidRDefault="00623BDD" w:rsidP="006E365E">
            <w:pPr>
              <w:contextualSpacing/>
              <w:jc w:val="center"/>
              <w:rPr>
                <w:sz w:val="20"/>
              </w:rPr>
            </w:pPr>
          </w:p>
        </w:tc>
      </w:tr>
      <w:tr w:rsidR="00623BDD" w:rsidRPr="00DC552F" w14:paraId="52841E87" w14:textId="77777777" w:rsidTr="00CE542E">
        <w:trPr>
          <w:trHeight w:val="54"/>
          <w:jc w:val="center"/>
        </w:trPr>
        <w:tc>
          <w:tcPr>
            <w:tcW w:w="628" w:type="dxa"/>
            <w:vMerge/>
          </w:tcPr>
          <w:p w14:paraId="539FDC95" w14:textId="77777777" w:rsidR="00623BDD" w:rsidRPr="00DC552F" w:rsidRDefault="00623BDD" w:rsidP="006E365E">
            <w:pPr>
              <w:contextualSpacing/>
              <w:jc w:val="center"/>
              <w:rPr>
                <w:b/>
                <w:sz w:val="20"/>
              </w:rPr>
            </w:pPr>
          </w:p>
        </w:tc>
        <w:tc>
          <w:tcPr>
            <w:tcW w:w="810" w:type="dxa"/>
            <w:vMerge/>
          </w:tcPr>
          <w:p w14:paraId="36DE2908" w14:textId="77777777" w:rsidR="00623BDD" w:rsidRPr="00DC552F" w:rsidRDefault="00623BDD" w:rsidP="006E365E">
            <w:pPr>
              <w:contextualSpacing/>
              <w:jc w:val="center"/>
              <w:rPr>
                <w:sz w:val="20"/>
              </w:rPr>
            </w:pPr>
          </w:p>
        </w:tc>
        <w:tc>
          <w:tcPr>
            <w:tcW w:w="1530" w:type="dxa"/>
            <w:vMerge/>
          </w:tcPr>
          <w:p w14:paraId="15D4FB63" w14:textId="77777777" w:rsidR="00623BDD" w:rsidRPr="00DC552F" w:rsidRDefault="00623BDD" w:rsidP="006E365E">
            <w:pPr>
              <w:contextualSpacing/>
              <w:jc w:val="center"/>
              <w:rPr>
                <w:sz w:val="20"/>
              </w:rPr>
            </w:pPr>
          </w:p>
        </w:tc>
        <w:tc>
          <w:tcPr>
            <w:tcW w:w="1710" w:type="dxa"/>
            <w:vMerge/>
          </w:tcPr>
          <w:p w14:paraId="043B409E" w14:textId="037E0D68" w:rsidR="00623BDD" w:rsidRPr="00DC552F" w:rsidRDefault="00623BDD" w:rsidP="006E365E">
            <w:pPr>
              <w:contextualSpacing/>
              <w:jc w:val="center"/>
              <w:rPr>
                <w:sz w:val="20"/>
              </w:rPr>
            </w:pPr>
          </w:p>
        </w:tc>
        <w:tc>
          <w:tcPr>
            <w:tcW w:w="1170" w:type="dxa"/>
          </w:tcPr>
          <w:p w14:paraId="1FF23687" w14:textId="5CCB7458" w:rsidR="00623BDD" w:rsidRPr="00DC552F" w:rsidRDefault="00623BDD" w:rsidP="006E365E">
            <w:pPr>
              <w:contextualSpacing/>
              <w:jc w:val="center"/>
              <w:rPr>
                <w:sz w:val="20"/>
              </w:rPr>
            </w:pPr>
          </w:p>
        </w:tc>
        <w:tc>
          <w:tcPr>
            <w:tcW w:w="720" w:type="dxa"/>
          </w:tcPr>
          <w:p w14:paraId="2A2291EA" w14:textId="77777777" w:rsidR="00623BDD" w:rsidRPr="00DC552F" w:rsidRDefault="00623BDD" w:rsidP="006E365E">
            <w:pPr>
              <w:contextualSpacing/>
              <w:jc w:val="center"/>
              <w:rPr>
                <w:sz w:val="20"/>
              </w:rPr>
            </w:pPr>
          </w:p>
        </w:tc>
        <w:tc>
          <w:tcPr>
            <w:tcW w:w="1800" w:type="dxa"/>
          </w:tcPr>
          <w:p w14:paraId="0E1F04A1" w14:textId="458CA74D" w:rsidR="00623BDD" w:rsidRPr="00DC552F" w:rsidRDefault="00623BDD" w:rsidP="006E365E">
            <w:pPr>
              <w:contextualSpacing/>
              <w:jc w:val="center"/>
              <w:rPr>
                <w:sz w:val="20"/>
              </w:rPr>
            </w:pPr>
          </w:p>
        </w:tc>
        <w:tc>
          <w:tcPr>
            <w:tcW w:w="1620" w:type="dxa"/>
          </w:tcPr>
          <w:p w14:paraId="74FEC8F8" w14:textId="77777777" w:rsidR="00623BDD" w:rsidRPr="00DC552F" w:rsidRDefault="00623BDD" w:rsidP="006E365E">
            <w:pPr>
              <w:contextualSpacing/>
              <w:jc w:val="center"/>
              <w:rPr>
                <w:sz w:val="20"/>
              </w:rPr>
            </w:pPr>
          </w:p>
        </w:tc>
        <w:tc>
          <w:tcPr>
            <w:tcW w:w="1890" w:type="dxa"/>
          </w:tcPr>
          <w:p w14:paraId="3BD74A1E" w14:textId="2169DAE2" w:rsidR="00623BDD" w:rsidRPr="00DC552F" w:rsidRDefault="00623BDD" w:rsidP="006E365E">
            <w:pPr>
              <w:contextualSpacing/>
              <w:jc w:val="center"/>
              <w:rPr>
                <w:sz w:val="20"/>
              </w:rPr>
            </w:pPr>
          </w:p>
        </w:tc>
        <w:tc>
          <w:tcPr>
            <w:tcW w:w="900" w:type="dxa"/>
          </w:tcPr>
          <w:p w14:paraId="03D8D6C6" w14:textId="72EAFC20" w:rsidR="00623BDD" w:rsidRPr="00DC552F" w:rsidRDefault="00623BDD" w:rsidP="006E365E">
            <w:pPr>
              <w:contextualSpacing/>
              <w:jc w:val="center"/>
              <w:rPr>
                <w:sz w:val="20"/>
              </w:rPr>
            </w:pPr>
          </w:p>
        </w:tc>
        <w:tc>
          <w:tcPr>
            <w:tcW w:w="1257" w:type="dxa"/>
          </w:tcPr>
          <w:p w14:paraId="4E7FC585" w14:textId="77777777" w:rsidR="00623BDD" w:rsidRPr="00DC552F" w:rsidRDefault="00623BDD" w:rsidP="006E365E">
            <w:pPr>
              <w:contextualSpacing/>
              <w:jc w:val="center"/>
              <w:rPr>
                <w:sz w:val="20"/>
              </w:rPr>
            </w:pPr>
          </w:p>
        </w:tc>
      </w:tr>
      <w:tr w:rsidR="00623BDD" w:rsidRPr="00DC552F" w14:paraId="07EBAABA" w14:textId="77777777" w:rsidTr="00CE542E">
        <w:trPr>
          <w:trHeight w:val="54"/>
          <w:jc w:val="center"/>
        </w:trPr>
        <w:tc>
          <w:tcPr>
            <w:tcW w:w="628" w:type="dxa"/>
            <w:vMerge w:val="restart"/>
          </w:tcPr>
          <w:p w14:paraId="31941329" w14:textId="77777777" w:rsidR="00623BDD" w:rsidRPr="00DC552F" w:rsidRDefault="00623BDD" w:rsidP="006E365E">
            <w:pPr>
              <w:contextualSpacing/>
              <w:jc w:val="center"/>
              <w:rPr>
                <w:b/>
                <w:sz w:val="20"/>
              </w:rPr>
            </w:pPr>
            <w:r w:rsidRPr="00DC552F">
              <w:rPr>
                <w:b/>
                <w:sz w:val="20"/>
              </w:rPr>
              <w:t>5</w:t>
            </w:r>
          </w:p>
        </w:tc>
        <w:tc>
          <w:tcPr>
            <w:tcW w:w="810" w:type="dxa"/>
            <w:vMerge w:val="restart"/>
          </w:tcPr>
          <w:p w14:paraId="18AFD7E0" w14:textId="77777777" w:rsidR="00623BDD" w:rsidRPr="00DC552F" w:rsidRDefault="00623BDD" w:rsidP="006E365E">
            <w:pPr>
              <w:contextualSpacing/>
              <w:jc w:val="center"/>
              <w:rPr>
                <w:sz w:val="20"/>
              </w:rPr>
            </w:pPr>
          </w:p>
        </w:tc>
        <w:tc>
          <w:tcPr>
            <w:tcW w:w="1530" w:type="dxa"/>
            <w:vMerge w:val="restart"/>
          </w:tcPr>
          <w:p w14:paraId="4E7165F3" w14:textId="77777777" w:rsidR="00623BDD" w:rsidRPr="00DC552F" w:rsidRDefault="00623BDD" w:rsidP="006E365E">
            <w:pPr>
              <w:contextualSpacing/>
              <w:jc w:val="center"/>
              <w:rPr>
                <w:sz w:val="20"/>
              </w:rPr>
            </w:pPr>
          </w:p>
        </w:tc>
        <w:tc>
          <w:tcPr>
            <w:tcW w:w="1710" w:type="dxa"/>
            <w:vMerge w:val="restart"/>
          </w:tcPr>
          <w:p w14:paraId="5FE9C7EC" w14:textId="7EE91256" w:rsidR="00623BDD" w:rsidRPr="00DC552F" w:rsidRDefault="00623BDD" w:rsidP="006E365E">
            <w:pPr>
              <w:contextualSpacing/>
              <w:jc w:val="center"/>
              <w:rPr>
                <w:sz w:val="20"/>
              </w:rPr>
            </w:pPr>
          </w:p>
        </w:tc>
        <w:tc>
          <w:tcPr>
            <w:tcW w:w="1170" w:type="dxa"/>
          </w:tcPr>
          <w:p w14:paraId="21B770CD" w14:textId="154DACC5" w:rsidR="00623BDD" w:rsidRPr="00DC552F" w:rsidRDefault="00623BDD" w:rsidP="006E365E">
            <w:pPr>
              <w:contextualSpacing/>
              <w:jc w:val="center"/>
              <w:rPr>
                <w:sz w:val="20"/>
              </w:rPr>
            </w:pPr>
          </w:p>
        </w:tc>
        <w:tc>
          <w:tcPr>
            <w:tcW w:w="720" w:type="dxa"/>
          </w:tcPr>
          <w:p w14:paraId="156F1CDA" w14:textId="77777777" w:rsidR="00623BDD" w:rsidRPr="00DC552F" w:rsidRDefault="00623BDD" w:rsidP="006E365E">
            <w:pPr>
              <w:contextualSpacing/>
              <w:jc w:val="center"/>
              <w:rPr>
                <w:sz w:val="20"/>
              </w:rPr>
            </w:pPr>
          </w:p>
        </w:tc>
        <w:tc>
          <w:tcPr>
            <w:tcW w:w="1800" w:type="dxa"/>
          </w:tcPr>
          <w:p w14:paraId="6704A278" w14:textId="0B4492AE" w:rsidR="00623BDD" w:rsidRPr="00DC552F" w:rsidRDefault="00623BDD" w:rsidP="006E365E">
            <w:pPr>
              <w:contextualSpacing/>
              <w:jc w:val="center"/>
              <w:rPr>
                <w:sz w:val="20"/>
              </w:rPr>
            </w:pPr>
          </w:p>
        </w:tc>
        <w:tc>
          <w:tcPr>
            <w:tcW w:w="1620" w:type="dxa"/>
          </w:tcPr>
          <w:p w14:paraId="1B7A2835" w14:textId="77777777" w:rsidR="00623BDD" w:rsidRPr="00DC552F" w:rsidRDefault="00623BDD" w:rsidP="006E365E">
            <w:pPr>
              <w:contextualSpacing/>
              <w:jc w:val="center"/>
              <w:rPr>
                <w:sz w:val="20"/>
              </w:rPr>
            </w:pPr>
          </w:p>
        </w:tc>
        <w:tc>
          <w:tcPr>
            <w:tcW w:w="1890" w:type="dxa"/>
          </w:tcPr>
          <w:p w14:paraId="24965456" w14:textId="6D70CD20" w:rsidR="00623BDD" w:rsidRPr="00DC552F" w:rsidRDefault="00623BDD" w:rsidP="006E365E">
            <w:pPr>
              <w:contextualSpacing/>
              <w:jc w:val="center"/>
              <w:rPr>
                <w:sz w:val="20"/>
              </w:rPr>
            </w:pPr>
          </w:p>
        </w:tc>
        <w:tc>
          <w:tcPr>
            <w:tcW w:w="900" w:type="dxa"/>
          </w:tcPr>
          <w:p w14:paraId="2CF966E5" w14:textId="4D43295B" w:rsidR="00623BDD" w:rsidRPr="00DC552F" w:rsidRDefault="00623BDD" w:rsidP="006E365E">
            <w:pPr>
              <w:contextualSpacing/>
              <w:jc w:val="center"/>
              <w:rPr>
                <w:sz w:val="20"/>
              </w:rPr>
            </w:pPr>
          </w:p>
        </w:tc>
        <w:tc>
          <w:tcPr>
            <w:tcW w:w="1257" w:type="dxa"/>
          </w:tcPr>
          <w:p w14:paraId="01EBC747" w14:textId="77777777" w:rsidR="00623BDD" w:rsidRPr="00DC552F" w:rsidRDefault="00623BDD" w:rsidP="006E365E">
            <w:pPr>
              <w:contextualSpacing/>
              <w:jc w:val="center"/>
              <w:rPr>
                <w:sz w:val="20"/>
              </w:rPr>
            </w:pPr>
          </w:p>
        </w:tc>
      </w:tr>
      <w:tr w:rsidR="00623BDD" w:rsidRPr="00DC552F" w14:paraId="0F87B0F1" w14:textId="77777777" w:rsidTr="00CE542E">
        <w:trPr>
          <w:trHeight w:val="54"/>
          <w:jc w:val="center"/>
        </w:trPr>
        <w:tc>
          <w:tcPr>
            <w:tcW w:w="628" w:type="dxa"/>
            <w:vMerge/>
          </w:tcPr>
          <w:p w14:paraId="770165E7" w14:textId="77777777" w:rsidR="00623BDD" w:rsidRPr="00DC552F" w:rsidRDefault="00623BDD" w:rsidP="006E365E">
            <w:pPr>
              <w:contextualSpacing/>
              <w:jc w:val="center"/>
              <w:rPr>
                <w:b/>
                <w:sz w:val="20"/>
              </w:rPr>
            </w:pPr>
          </w:p>
        </w:tc>
        <w:tc>
          <w:tcPr>
            <w:tcW w:w="810" w:type="dxa"/>
            <w:vMerge/>
          </w:tcPr>
          <w:p w14:paraId="0BAF41F0" w14:textId="77777777" w:rsidR="00623BDD" w:rsidRPr="00DC552F" w:rsidRDefault="00623BDD" w:rsidP="006E365E">
            <w:pPr>
              <w:contextualSpacing/>
              <w:jc w:val="center"/>
              <w:rPr>
                <w:sz w:val="20"/>
              </w:rPr>
            </w:pPr>
          </w:p>
        </w:tc>
        <w:tc>
          <w:tcPr>
            <w:tcW w:w="1530" w:type="dxa"/>
            <w:vMerge/>
          </w:tcPr>
          <w:p w14:paraId="705819F7" w14:textId="77777777" w:rsidR="00623BDD" w:rsidRPr="00DC552F" w:rsidRDefault="00623BDD" w:rsidP="006E365E">
            <w:pPr>
              <w:contextualSpacing/>
              <w:jc w:val="center"/>
              <w:rPr>
                <w:sz w:val="20"/>
              </w:rPr>
            </w:pPr>
          </w:p>
        </w:tc>
        <w:tc>
          <w:tcPr>
            <w:tcW w:w="1710" w:type="dxa"/>
            <w:vMerge/>
          </w:tcPr>
          <w:p w14:paraId="7F3E54F1" w14:textId="09D2A030" w:rsidR="00623BDD" w:rsidRPr="00DC552F" w:rsidRDefault="00623BDD" w:rsidP="006E365E">
            <w:pPr>
              <w:contextualSpacing/>
              <w:jc w:val="center"/>
              <w:rPr>
                <w:sz w:val="20"/>
              </w:rPr>
            </w:pPr>
          </w:p>
        </w:tc>
        <w:tc>
          <w:tcPr>
            <w:tcW w:w="1170" w:type="dxa"/>
          </w:tcPr>
          <w:p w14:paraId="240B61C8" w14:textId="384D0ED2" w:rsidR="00623BDD" w:rsidRPr="00DC552F" w:rsidRDefault="00623BDD" w:rsidP="006E365E">
            <w:pPr>
              <w:contextualSpacing/>
              <w:jc w:val="center"/>
              <w:rPr>
                <w:sz w:val="20"/>
              </w:rPr>
            </w:pPr>
          </w:p>
        </w:tc>
        <w:tc>
          <w:tcPr>
            <w:tcW w:w="720" w:type="dxa"/>
          </w:tcPr>
          <w:p w14:paraId="63B2FD83" w14:textId="77777777" w:rsidR="00623BDD" w:rsidRPr="00DC552F" w:rsidRDefault="00623BDD" w:rsidP="006E365E">
            <w:pPr>
              <w:contextualSpacing/>
              <w:jc w:val="center"/>
              <w:rPr>
                <w:sz w:val="20"/>
              </w:rPr>
            </w:pPr>
          </w:p>
        </w:tc>
        <w:tc>
          <w:tcPr>
            <w:tcW w:w="1800" w:type="dxa"/>
          </w:tcPr>
          <w:p w14:paraId="393C982E" w14:textId="62B28965" w:rsidR="00623BDD" w:rsidRPr="00DC552F" w:rsidRDefault="00623BDD" w:rsidP="006E365E">
            <w:pPr>
              <w:contextualSpacing/>
              <w:jc w:val="center"/>
              <w:rPr>
                <w:sz w:val="20"/>
              </w:rPr>
            </w:pPr>
          </w:p>
        </w:tc>
        <w:tc>
          <w:tcPr>
            <w:tcW w:w="1620" w:type="dxa"/>
          </w:tcPr>
          <w:p w14:paraId="1EC1F8F7" w14:textId="77777777" w:rsidR="00623BDD" w:rsidRPr="00DC552F" w:rsidRDefault="00623BDD" w:rsidP="006E365E">
            <w:pPr>
              <w:contextualSpacing/>
              <w:jc w:val="center"/>
              <w:rPr>
                <w:sz w:val="20"/>
              </w:rPr>
            </w:pPr>
          </w:p>
        </w:tc>
        <w:tc>
          <w:tcPr>
            <w:tcW w:w="1890" w:type="dxa"/>
          </w:tcPr>
          <w:p w14:paraId="26FF5A40" w14:textId="38653C2A" w:rsidR="00623BDD" w:rsidRPr="00DC552F" w:rsidRDefault="00623BDD" w:rsidP="006E365E">
            <w:pPr>
              <w:contextualSpacing/>
              <w:jc w:val="center"/>
              <w:rPr>
                <w:sz w:val="20"/>
              </w:rPr>
            </w:pPr>
          </w:p>
        </w:tc>
        <w:tc>
          <w:tcPr>
            <w:tcW w:w="900" w:type="dxa"/>
          </w:tcPr>
          <w:p w14:paraId="5D8140C5" w14:textId="362E3DA3" w:rsidR="00623BDD" w:rsidRPr="00DC552F" w:rsidRDefault="00623BDD" w:rsidP="006E365E">
            <w:pPr>
              <w:contextualSpacing/>
              <w:jc w:val="center"/>
              <w:rPr>
                <w:sz w:val="20"/>
              </w:rPr>
            </w:pPr>
          </w:p>
        </w:tc>
        <w:tc>
          <w:tcPr>
            <w:tcW w:w="1257" w:type="dxa"/>
          </w:tcPr>
          <w:p w14:paraId="5586C9EB" w14:textId="77777777" w:rsidR="00623BDD" w:rsidRPr="00DC552F" w:rsidRDefault="00623BDD" w:rsidP="006E365E">
            <w:pPr>
              <w:contextualSpacing/>
              <w:jc w:val="center"/>
              <w:rPr>
                <w:sz w:val="20"/>
              </w:rPr>
            </w:pPr>
          </w:p>
        </w:tc>
      </w:tr>
      <w:tr w:rsidR="00623BDD" w:rsidRPr="00DC552F" w14:paraId="66E2AB63" w14:textId="77777777" w:rsidTr="00CE542E">
        <w:trPr>
          <w:trHeight w:val="54"/>
          <w:jc w:val="center"/>
        </w:trPr>
        <w:tc>
          <w:tcPr>
            <w:tcW w:w="628" w:type="dxa"/>
            <w:vMerge/>
          </w:tcPr>
          <w:p w14:paraId="639BC6F2" w14:textId="77777777" w:rsidR="00623BDD" w:rsidRPr="00DC552F" w:rsidRDefault="00623BDD" w:rsidP="006E365E">
            <w:pPr>
              <w:contextualSpacing/>
              <w:jc w:val="center"/>
              <w:rPr>
                <w:b/>
                <w:sz w:val="20"/>
              </w:rPr>
            </w:pPr>
          </w:p>
        </w:tc>
        <w:tc>
          <w:tcPr>
            <w:tcW w:w="810" w:type="dxa"/>
            <w:vMerge/>
          </w:tcPr>
          <w:p w14:paraId="6A2C1EA7" w14:textId="77777777" w:rsidR="00623BDD" w:rsidRPr="00DC552F" w:rsidRDefault="00623BDD" w:rsidP="006E365E">
            <w:pPr>
              <w:contextualSpacing/>
              <w:jc w:val="center"/>
              <w:rPr>
                <w:sz w:val="20"/>
              </w:rPr>
            </w:pPr>
          </w:p>
        </w:tc>
        <w:tc>
          <w:tcPr>
            <w:tcW w:w="1530" w:type="dxa"/>
            <w:vMerge/>
          </w:tcPr>
          <w:p w14:paraId="2CBDD64A" w14:textId="77777777" w:rsidR="00623BDD" w:rsidRPr="00DC552F" w:rsidRDefault="00623BDD" w:rsidP="006E365E">
            <w:pPr>
              <w:contextualSpacing/>
              <w:jc w:val="center"/>
              <w:rPr>
                <w:sz w:val="20"/>
              </w:rPr>
            </w:pPr>
          </w:p>
        </w:tc>
        <w:tc>
          <w:tcPr>
            <w:tcW w:w="1710" w:type="dxa"/>
            <w:vMerge/>
          </w:tcPr>
          <w:p w14:paraId="2CB509FE" w14:textId="3576E1B6" w:rsidR="00623BDD" w:rsidRPr="00DC552F" w:rsidRDefault="00623BDD" w:rsidP="006E365E">
            <w:pPr>
              <w:contextualSpacing/>
              <w:jc w:val="center"/>
              <w:rPr>
                <w:sz w:val="20"/>
              </w:rPr>
            </w:pPr>
          </w:p>
        </w:tc>
        <w:tc>
          <w:tcPr>
            <w:tcW w:w="1170" w:type="dxa"/>
          </w:tcPr>
          <w:p w14:paraId="4EE9906B" w14:textId="540DB3BC" w:rsidR="00623BDD" w:rsidRPr="00DC552F" w:rsidRDefault="00623BDD" w:rsidP="006E365E">
            <w:pPr>
              <w:contextualSpacing/>
              <w:jc w:val="center"/>
              <w:rPr>
                <w:sz w:val="20"/>
              </w:rPr>
            </w:pPr>
          </w:p>
        </w:tc>
        <w:tc>
          <w:tcPr>
            <w:tcW w:w="720" w:type="dxa"/>
          </w:tcPr>
          <w:p w14:paraId="715625D2" w14:textId="77777777" w:rsidR="00623BDD" w:rsidRPr="00DC552F" w:rsidRDefault="00623BDD" w:rsidP="006E365E">
            <w:pPr>
              <w:contextualSpacing/>
              <w:jc w:val="center"/>
              <w:rPr>
                <w:sz w:val="20"/>
              </w:rPr>
            </w:pPr>
          </w:p>
        </w:tc>
        <w:tc>
          <w:tcPr>
            <w:tcW w:w="1800" w:type="dxa"/>
          </w:tcPr>
          <w:p w14:paraId="74E2CA2B" w14:textId="64B46BD8" w:rsidR="00623BDD" w:rsidRPr="00DC552F" w:rsidRDefault="00623BDD" w:rsidP="006E365E">
            <w:pPr>
              <w:contextualSpacing/>
              <w:jc w:val="center"/>
              <w:rPr>
                <w:sz w:val="20"/>
              </w:rPr>
            </w:pPr>
          </w:p>
        </w:tc>
        <w:tc>
          <w:tcPr>
            <w:tcW w:w="1620" w:type="dxa"/>
          </w:tcPr>
          <w:p w14:paraId="44A2BD06" w14:textId="77777777" w:rsidR="00623BDD" w:rsidRPr="00DC552F" w:rsidRDefault="00623BDD" w:rsidP="006E365E">
            <w:pPr>
              <w:contextualSpacing/>
              <w:jc w:val="center"/>
              <w:rPr>
                <w:sz w:val="20"/>
              </w:rPr>
            </w:pPr>
          </w:p>
        </w:tc>
        <w:tc>
          <w:tcPr>
            <w:tcW w:w="1890" w:type="dxa"/>
          </w:tcPr>
          <w:p w14:paraId="10857FB0" w14:textId="1278F02E" w:rsidR="00623BDD" w:rsidRPr="00DC552F" w:rsidRDefault="00623BDD" w:rsidP="006E365E">
            <w:pPr>
              <w:contextualSpacing/>
              <w:jc w:val="center"/>
              <w:rPr>
                <w:sz w:val="20"/>
              </w:rPr>
            </w:pPr>
          </w:p>
        </w:tc>
        <w:tc>
          <w:tcPr>
            <w:tcW w:w="900" w:type="dxa"/>
          </w:tcPr>
          <w:p w14:paraId="39A0D425" w14:textId="2D362065" w:rsidR="00623BDD" w:rsidRPr="00DC552F" w:rsidRDefault="00623BDD" w:rsidP="006E365E">
            <w:pPr>
              <w:contextualSpacing/>
              <w:jc w:val="center"/>
              <w:rPr>
                <w:sz w:val="20"/>
              </w:rPr>
            </w:pPr>
          </w:p>
        </w:tc>
        <w:tc>
          <w:tcPr>
            <w:tcW w:w="1257" w:type="dxa"/>
          </w:tcPr>
          <w:p w14:paraId="5BBA09D5" w14:textId="77777777" w:rsidR="00623BDD" w:rsidRPr="00DC552F" w:rsidRDefault="00623BDD" w:rsidP="006E365E">
            <w:pPr>
              <w:contextualSpacing/>
              <w:jc w:val="center"/>
              <w:rPr>
                <w:sz w:val="20"/>
              </w:rPr>
            </w:pPr>
          </w:p>
        </w:tc>
      </w:tr>
      <w:tr w:rsidR="00623BDD" w:rsidRPr="00DC552F" w14:paraId="27F6587C" w14:textId="77777777" w:rsidTr="00CE542E">
        <w:trPr>
          <w:trHeight w:val="54"/>
          <w:jc w:val="center"/>
        </w:trPr>
        <w:tc>
          <w:tcPr>
            <w:tcW w:w="628" w:type="dxa"/>
            <w:vMerge/>
          </w:tcPr>
          <w:p w14:paraId="20D5D0AE" w14:textId="77777777" w:rsidR="00623BDD" w:rsidRPr="00DC552F" w:rsidRDefault="00623BDD" w:rsidP="006E365E">
            <w:pPr>
              <w:contextualSpacing/>
              <w:jc w:val="center"/>
              <w:rPr>
                <w:b/>
                <w:sz w:val="20"/>
              </w:rPr>
            </w:pPr>
          </w:p>
        </w:tc>
        <w:tc>
          <w:tcPr>
            <w:tcW w:w="810" w:type="dxa"/>
            <w:vMerge/>
          </w:tcPr>
          <w:p w14:paraId="45B36346" w14:textId="77777777" w:rsidR="00623BDD" w:rsidRPr="00DC552F" w:rsidRDefault="00623BDD" w:rsidP="006E365E">
            <w:pPr>
              <w:contextualSpacing/>
              <w:jc w:val="center"/>
              <w:rPr>
                <w:sz w:val="20"/>
              </w:rPr>
            </w:pPr>
          </w:p>
        </w:tc>
        <w:tc>
          <w:tcPr>
            <w:tcW w:w="1530" w:type="dxa"/>
            <w:vMerge/>
          </w:tcPr>
          <w:p w14:paraId="478ADE17" w14:textId="77777777" w:rsidR="00623BDD" w:rsidRPr="00DC552F" w:rsidRDefault="00623BDD" w:rsidP="006E365E">
            <w:pPr>
              <w:contextualSpacing/>
              <w:jc w:val="center"/>
              <w:rPr>
                <w:sz w:val="20"/>
              </w:rPr>
            </w:pPr>
          </w:p>
        </w:tc>
        <w:tc>
          <w:tcPr>
            <w:tcW w:w="1710" w:type="dxa"/>
            <w:vMerge/>
          </w:tcPr>
          <w:p w14:paraId="3F2A47B5" w14:textId="782BE8B2" w:rsidR="00623BDD" w:rsidRPr="00DC552F" w:rsidRDefault="00623BDD" w:rsidP="006E365E">
            <w:pPr>
              <w:contextualSpacing/>
              <w:jc w:val="center"/>
              <w:rPr>
                <w:sz w:val="20"/>
              </w:rPr>
            </w:pPr>
          </w:p>
        </w:tc>
        <w:tc>
          <w:tcPr>
            <w:tcW w:w="1170" w:type="dxa"/>
          </w:tcPr>
          <w:p w14:paraId="01368648" w14:textId="131F9F2D" w:rsidR="00623BDD" w:rsidRPr="00DC552F" w:rsidRDefault="00623BDD" w:rsidP="006E365E">
            <w:pPr>
              <w:contextualSpacing/>
              <w:jc w:val="center"/>
              <w:rPr>
                <w:sz w:val="20"/>
              </w:rPr>
            </w:pPr>
          </w:p>
        </w:tc>
        <w:tc>
          <w:tcPr>
            <w:tcW w:w="720" w:type="dxa"/>
          </w:tcPr>
          <w:p w14:paraId="23CA3BD2" w14:textId="77777777" w:rsidR="00623BDD" w:rsidRPr="00DC552F" w:rsidRDefault="00623BDD" w:rsidP="006E365E">
            <w:pPr>
              <w:contextualSpacing/>
              <w:jc w:val="center"/>
              <w:rPr>
                <w:sz w:val="20"/>
              </w:rPr>
            </w:pPr>
          </w:p>
        </w:tc>
        <w:tc>
          <w:tcPr>
            <w:tcW w:w="1800" w:type="dxa"/>
          </w:tcPr>
          <w:p w14:paraId="3BC57EF9" w14:textId="10F5D809" w:rsidR="00623BDD" w:rsidRPr="00DC552F" w:rsidRDefault="00623BDD" w:rsidP="006E365E">
            <w:pPr>
              <w:contextualSpacing/>
              <w:jc w:val="center"/>
              <w:rPr>
                <w:sz w:val="20"/>
              </w:rPr>
            </w:pPr>
          </w:p>
        </w:tc>
        <w:tc>
          <w:tcPr>
            <w:tcW w:w="1620" w:type="dxa"/>
          </w:tcPr>
          <w:p w14:paraId="044388DB" w14:textId="77777777" w:rsidR="00623BDD" w:rsidRPr="00DC552F" w:rsidRDefault="00623BDD" w:rsidP="006E365E">
            <w:pPr>
              <w:contextualSpacing/>
              <w:jc w:val="center"/>
              <w:rPr>
                <w:sz w:val="20"/>
              </w:rPr>
            </w:pPr>
          </w:p>
        </w:tc>
        <w:tc>
          <w:tcPr>
            <w:tcW w:w="1890" w:type="dxa"/>
          </w:tcPr>
          <w:p w14:paraId="0CDF9BC1" w14:textId="323A5E61" w:rsidR="00623BDD" w:rsidRPr="00DC552F" w:rsidRDefault="00623BDD" w:rsidP="006E365E">
            <w:pPr>
              <w:contextualSpacing/>
              <w:jc w:val="center"/>
              <w:rPr>
                <w:sz w:val="20"/>
              </w:rPr>
            </w:pPr>
          </w:p>
        </w:tc>
        <w:tc>
          <w:tcPr>
            <w:tcW w:w="900" w:type="dxa"/>
          </w:tcPr>
          <w:p w14:paraId="0DF459E3" w14:textId="6C8030DE" w:rsidR="00623BDD" w:rsidRPr="00DC552F" w:rsidRDefault="00623BDD" w:rsidP="006E365E">
            <w:pPr>
              <w:contextualSpacing/>
              <w:jc w:val="center"/>
              <w:rPr>
                <w:sz w:val="20"/>
              </w:rPr>
            </w:pPr>
          </w:p>
        </w:tc>
        <w:tc>
          <w:tcPr>
            <w:tcW w:w="1257" w:type="dxa"/>
          </w:tcPr>
          <w:p w14:paraId="10B57E9D" w14:textId="77777777" w:rsidR="00623BDD" w:rsidRPr="00DC552F" w:rsidRDefault="00623BDD" w:rsidP="006E365E">
            <w:pPr>
              <w:contextualSpacing/>
              <w:jc w:val="center"/>
              <w:rPr>
                <w:sz w:val="20"/>
              </w:rPr>
            </w:pPr>
          </w:p>
        </w:tc>
      </w:tr>
      <w:tr w:rsidR="00623BDD" w:rsidRPr="00DC552F" w14:paraId="12FE2305" w14:textId="77777777" w:rsidTr="00CE542E">
        <w:trPr>
          <w:trHeight w:val="54"/>
          <w:jc w:val="center"/>
        </w:trPr>
        <w:tc>
          <w:tcPr>
            <w:tcW w:w="628" w:type="dxa"/>
            <w:vMerge/>
          </w:tcPr>
          <w:p w14:paraId="30AD520F" w14:textId="77777777" w:rsidR="00623BDD" w:rsidRPr="00DC552F" w:rsidRDefault="00623BDD" w:rsidP="006E365E">
            <w:pPr>
              <w:contextualSpacing/>
              <w:jc w:val="center"/>
              <w:rPr>
                <w:b/>
                <w:sz w:val="20"/>
              </w:rPr>
            </w:pPr>
          </w:p>
        </w:tc>
        <w:tc>
          <w:tcPr>
            <w:tcW w:w="810" w:type="dxa"/>
            <w:vMerge/>
          </w:tcPr>
          <w:p w14:paraId="0431C818" w14:textId="77777777" w:rsidR="00623BDD" w:rsidRPr="00DC552F" w:rsidRDefault="00623BDD" w:rsidP="006E365E">
            <w:pPr>
              <w:contextualSpacing/>
              <w:jc w:val="center"/>
              <w:rPr>
                <w:sz w:val="20"/>
              </w:rPr>
            </w:pPr>
          </w:p>
        </w:tc>
        <w:tc>
          <w:tcPr>
            <w:tcW w:w="1530" w:type="dxa"/>
            <w:vMerge/>
          </w:tcPr>
          <w:p w14:paraId="08F69E84" w14:textId="77777777" w:rsidR="00623BDD" w:rsidRPr="00DC552F" w:rsidRDefault="00623BDD" w:rsidP="006E365E">
            <w:pPr>
              <w:contextualSpacing/>
              <w:jc w:val="center"/>
              <w:rPr>
                <w:sz w:val="20"/>
              </w:rPr>
            </w:pPr>
          </w:p>
        </w:tc>
        <w:tc>
          <w:tcPr>
            <w:tcW w:w="1710" w:type="dxa"/>
            <w:vMerge/>
          </w:tcPr>
          <w:p w14:paraId="6CD71A7A" w14:textId="665C9615" w:rsidR="00623BDD" w:rsidRPr="00DC552F" w:rsidRDefault="00623BDD" w:rsidP="006E365E">
            <w:pPr>
              <w:contextualSpacing/>
              <w:jc w:val="center"/>
              <w:rPr>
                <w:sz w:val="20"/>
              </w:rPr>
            </w:pPr>
          </w:p>
        </w:tc>
        <w:tc>
          <w:tcPr>
            <w:tcW w:w="1170" w:type="dxa"/>
          </w:tcPr>
          <w:p w14:paraId="53D98DB6" w14:textId="329081FA" w:rsidR="00623BDD" w:rsidRPr="00DC552F" w:rsidRDefault="00623BDD" w:rsidP="006E365E">
            <w:pPr>
              <w:contextualSpacing/>
              <w:jc w:val="center"/>
              <w:rPr>
                <w:sz w:val="20"/>
              </w:rPr>
            </w:pPr>
          </w:p>
        </w:tc>
        <w:tc>
          <w:tcPr>
            <w:tcW w:w="720" w:type="dxa"/>
          </w:tcPr>
          <w:p w14:paraId="5C1E51E9" w14:textId="77777777" w:rsidR="00623BDD" w:rsidRPr="00DC552F" w:rsidRDefault="00623BDD" w:rsidP="006E365E">
            <w:pPr>
              <w:contextualSpacing/>
              <w:jc w:val="center"/>
              <w:rPr>
                <w:sz w:val="20"/>
              </w:rPr>
            </w:pPr>
          </w:p>
        </w:tc>
        <w:tc>
          <w:tcPr>
            <w:tcW w:w="1800" w:type="dxa"/>
          </w:tcPr>
          <w:p w14:paraId="2CDFC291" w14:textId="20659B98" w:rsidR="00623BDD" w:rsidRPr="00DC552F" w:rsidRDefault="00623BDD" w:rsidP="006E365E">
            <w:pPr>
              <w:contextualSpacing/>
              <w:jc w:val="center"/>
              <w:rPr>
                <w:sz w:val="20"/>
              </w:rPr>
            </w:pPr>
          </w:p>
        </w:tc>
        <w:tc>
          <w:tcPr>
            <w:tcW w:w="1620" w:type="dxa"/>
          </w:tcPr>
          <w:p w14:paraId="6A27B3E7" w14:textId="77777777" w:rsidR="00623BDD" w:rsidRPr="00DC552F" w:rsidRDefault="00623BDD" w:rsidP="006E365E">
            <w:pPr>
              <w:contextualSpacing/>
              <w:jc w:val="center"/>
              <w:rPr>
                <w:sz w:val="20"/>
              </w:rPr>
            </w:pPr>
          </w:p>
        </w:tc>
        <w:tc>
          <w:tcPr>
            <w:tcW w:w="1890" w:type="dxa"/>
          </w:tcPr>
          <w:p w14:paraId="7C7FECAA" w14:textId="2DE5F654" w:rsidR="00623BDD" w:rsidRPr="00DC552F" w:rsidRDefault="00623BDD" w:rsidP="006E365E">
            <w:pPr>
              <w:contextualSpacing/>
              <w:jc w:val="center"/>
              <w:rPr>
                <w:sz w:val="20"/>
              </w:rPr>
            </w:pPr>
          </w:p>
        </w:tc>
        <w:tc>
          <w:tcPr>
            <w:tcW w:w="900" w:type="dxa"/>
          </w:tcPr>
          <w:p w14:paraId="04D5EE81" w14:textId="7966EC30" w:rsidR="00623BDD" w:rsidRPr="00DC552F" w:rsidRDefault="00623BDD" w:rsidP="006E365E">
            <w:pPr>
              <w:contextualSpacing/>
              <w:jc w:val="center"/>
              <w:rPr>
                <w:sz w:val="20"/>
              </w:rPr>
            </w:pPr>
          </w:p>
        </w:tc>
        <w:tc>
          <w:tcPr>
            <w:tcW w:w="1257" w:type="dxa"/>
          </w:tcPr>
          <w:p w14:paraId="12F37085" w14:textId="77777777" w:rsidR="00623BDD" w:rsidRPr="00DC552F" w:rsidRDefault="00623BDD" w:rsidP="006E365E">
            <w:pPr>
              <w:contextualSpacing/>
              <w:jc w:val="center"/>
              <w:rPr>
                <w:sz w:val="20"/>
              </w:rPr>
            </w:pPr>
          </w:p>
        </w:tc>
      </w:tr>
    </w:tbl>
    <w:p w14:paraId="3747E77B" w14:textId="77777777" w:rsidR="00020B58" w:rsidRDefault="00020B58" w:rsidP="001512DD">
      <w:pPr>
        <w:spacing w:after="0" w:line="240" w:lineRule="auto"/>
        <w:contextualSpacing/>
      </w:pPr>
    </w:p>
    <w:tbl>
      <w:tblPr>
        <w:tblStyle w:val="TableGrid"/>
        <w:tblW w:w="8640" w:type="dxa"/>
        <w:jc w:val="center"/>
        <w:tblCellMar>
          <w:left w:w="29" w:type="dxa"/>
          <w:right w:w="29" w:type="dxa"/>
        </w:tblCellMar>
        <w:tblLook w:val="04A0" w:firstRow="1" w:lastRow="0" w:firstColumn="1" w:lastColumn="0" w:noHBand="0" w:noVBand="1"/>
      </w:tblPr>
      <w:tblGrid>
        <w:gridCol w:w="6485"/>
        <w:gridCol w:w="2155"/>
      </w:tblGrid>
      <w:tr w:rsidR="006E365E" w:rsidRPr="00CE542E" w14:paraId="185AF072" w14:textId="77777777" w:rsidTr="00CD018F">
        <w:trPr>
          <w:jc w:val="center"/>
        </w:trPr>
        <w:tc>
          <w:tcPr>
            <w:tcW w:w="6485" w:type="dxa"/>
          </w:tcPr>
          <w:p w14:paraId="13CEA95C" w14:textId="2DB9ECAD" w:rsidR="006E365E" w:rsidRPr="00CE542E" w:rsidRDefault="00B12D76" w:rsidP="006D5C10">
            <w:pPr>
              <w:contextualSpacing/>
              <w:rPr>
                <w:b/>
                <w:sz w:val="16"/>
              </w:rPr>
            </w:pPr>
            <w:r>
              <w:rPr>
                <w:b/>
                <w:sz w:val="16"/>
              </w:rPr>
              <w:t xml:space="preserve">111- </w:t>
            </w:r>
            <w:r w:rsidR="006C2023" w:rsidRPr="00CE542E">
              <w:rPr>
                <w:b/>
                <w:sz w:val="16"/>
              </w:rPr>
              <w:t>Primary Use for Product</w:t>
            </w:r>
          </w:p>
        </w:tc>
        <w:tc>
          <w:tcPr>
            <w:tcW w:w="2155" w:type="dxa"/>
          </w:tcPr>
          <w:p w14:paraId="7A43DBFA" w14:textId="50B974E6" w:rsidR="006E365E" w:rsidRPr="00CE542E" w:rsidRDefault="00B12D76" w:rsidP="006D5C10">
            <w:pPr>
              <w:contextualSpacing/>
              <w:rPr>
                <w:b/>
                <w:sz w:val="16"/>
              </w:rPr>
            </w:pPr>
            <w:r>
              <w:rPr>
                <w:b/>
                <w:sz w:val="16"/>
              </w:rPr>
              <w:t xml:space="preserve">112- </w:t>
            </w:r>
            <w:r w:rsidR="006C2023" w:rsidRPr="00CE542E">
              <w:rPr>
                <w:b/>
                <w:sz w:val="16"/>
              </w:rPr>
              <w:t>Use Percentage</w:t>
            </w:r>
          </w:p>
        </w:tc>
      </w:tr>
      <w:tr w:rsidR="006E365E" w:rsidRPr="00CE542E" w14:paraId="78727514" w14:textId="77777777" w:rsidTr="00CD018F">
        <w:trPr>
          <w:jc w:val="center"/>
        </w:trPr>
        <w:tc>
          <w:tcPr>
            <w:tcW w:w="6485" w:type="dxa"/>
          </w:tcPr>
          <w:p w14:paraId="0871DE4C" w14:textId="77777777"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1=Subsistence</w:t>
            </w:r>
          </w:p>
          <w:p w14:paraId="6D674701" w14:textId="77777777"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2=Cash income</w:t>
            </w:r>
          </w:p>
          <w:p w14:paraId="2E1BE9ED" w14:textId="77777777" w:rsidR="006E365E" w:rsidRPr="00CE542E" w:rsidRDefault="006E365E" w:rsidP="006E365E">
            <w:pPr>
              <w:contextualSpacing/>
              <w:rPr>
                <w:sz w:val="16"/>
              </w:rPr>
            </w:pPr>
            <w:r w:rsidRPr="00CE542E">
              <w:rPr>
                <w:sz w:val="16"/>
              </w:rPr>
              <w:t>3=My household purchases this product rather than starving.</w:t>
            </w:r>
          </w:p>
          <w:p w14:paraId="426035A9" w14:textId="15D3B0A5"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4=My household does not harvest nor use this product</w:t>
            </w:r>
          </w:p>
        </w:tc>
        <w:tc>
          <w:tcPr>
            <w:tcW w:w="2155" w:type="dxa"/>
          </w:tcPr>
          <w:p w14:paraId="6C139780"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1 = 0-24%</w:t>
            </w:r>
          </w:p>
          <w:p w14:paraId="46A8020F"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2 = 25-49%</w:t>
            </w:r>
          </w:p>
          <w:p w14:paraId="3663DD54"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3 = 50-74%</w:t>
            </w:r>
          </w:p>
          <w:p w14:paraId="561B82B6" w14:textId="3B222737" w:rsidR="006E365E" w:rsidRPr="00CE542E" w:rsidRDefault="006E365E" w:rsidP="006E365E">
            <w:pPr>
              <w:autoSpaceDE w:val="0"/>
              <w:autoSpaceDN w:val="0"/>
              <w:adjustRightInd w:val="0"/>
              <w:ind w:left="39"/>
              <w:contextualSpacing/>
              <w:rPr>
                <w:rFonts w:ascii="Calibri" w:eastAsia="SimSun" w:hAnsi="Calibri" w:cs="Times New Roman"/>
                <w:bCs/>
                <w:sz w:val="16"/>
              </w:rPr>
            </w:pPr>
            <w:r w:rsidRPr="00CE542E">
              <w:rPr>
                <w:rFonts w:ascii="Calibri" w:eastAsia="SimSun" w:hAnsi="Calibri" w:cs="Times New Roman"/>
                <w:bCs/>
                <w:sz w:val="16"/>
              </w:rPr>
              <w:t>4 = 75-100%</w:t>
            </w:r>
          </w:p>
        </w:tc>
      </w:tr>
    </w:tbl>
    <w:p w14:paraId="5EA784D3" w14:textId="77777777" w:rsidR="006E365E" w:rsidRDefault="006E365E" w:rsidP="001512DD">
      <w:pPr>
        <w:spacing w:after="0" w:line="240" w:lineRule="auto"/>
        <w:contextualSpacing/>
      </w:pPr>
    </w:p>
    <w:p w14:paraId="4C8C3B57" w14:textId="77777777" w:rsidR="006E365E" w:rsidRPr="001512DD" w:rsidRDefault="006E365E" w:rsidP="006E365E">
      <w:pPr>
        <w:spacing w:afterLines="20" w:after="48" w:line="240" w:lineRule="auto"/>
        <w:contextualSpacing/>
        <w:rPr>
          <w:rFonts w:eastAsia="Times New Roman" w:cs="Times New Roman"/>
          <w:b/>
          <w:bCs/>
        </w:rPr>
      </w:pPr>
    </w:p>
    <w:p w14:paraId="38E77D73" w14:textId="6DB6119F" w:rsidR="00F7697D" w:rsidRDefault="00F7697D" w:rsidP="00F7697D">
      <w:pPr>
        <w:spacing w:after="0" w:line="240" w:lineRule="auto"/>
        <w:contextualSpacing/>
        <w:rPr>
          <w:rFonts w:eastAsia="Times New Roman" w:cs="Times New Roman"/>
          <w:b/>
          <w:bCs/>
        </w:rPr>
      </w:pPr>
      <w:commentRangeStart w:id="467"/>
      <w:commentRangeStart w:id="468"/>
      <w:commentRangeStart w:id="469"/>
      <w:r w:rsidRPr="00F25BF8">
        <w:rPr>
          <w:rFonts w:eastAsia="Times New Roman" w:cs="Times New Roman"/>
          <w:b/>
          <w:bCs/>
        </w:rPr>
        <w:lastRenderedPageBreak/>
        <w:t>S</w:t>
      </w:r>
      <w:r w:rsidR="00CE542E">
        <w:rPr>
          <w:rFonts w:eastAsia="Times New Roman" w:cs="Times New Roman"/>
          <w:b/>
          <w:bCs/>
        </w:rPr>
        <w:t>ECTION E</w:t>
      </w:r>
      <w:r>
        <w:rPr>
          <w:rFonts w:eastAsia="Times New Roman" w:cs="Times New Roman"/>
          <w:b/>
          <w:bCs/>
        </w:rPr>
        <w:t>. FOREST</w:t>
      </w:r>
      <w:r w:rsidRPr="00F25BF8">
        <w:rPr>
          <w:rFonts w:eastAsia="Times New Roman" w:cs="Times New Roman"/>
          <w:b/>
          <w:bCs/>
        </w:rPr>
        <w:t xml:space="preserve"> CONFLICT</w:t>
      </w:r>
      <w:commentRangeEnd w:id="467"/>
      <w:r>
        <w:rPr>
          <w:rStyle w:val="CommentReference"/>
        </w:rPr>
        <w:commentReference w:id="467"/>
      </w:r>
      <w:commentRangeEnd w:id="468"/>
      <w:commentRangeEnd w:id="469"/>
      <w:r w:rsidR="00300F1D">
        <w:rPr>
          <w:rStyle w:val="CommentReference"/>
        </w:rPr>
        <w:commentReference w:id="468"/>
      </w:r>
      <w:r w:rsidR="005856F5">
        <w:rPr>
          <w:rStyle w:val="CommentReference"/>
        </w:rPr>
        <w:commentReference w:id="469"/>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DC552F" w14:paraId="2F459DC8" w14:textId="77777777" w:rsidTr="005856F5">
        <w:trPr>
          <w:trHeight w:val="350"/>
        </w:trPr>
        <w:tc>
          <w:tcPr>
            <w:tcW w:w="731" w:type="dxa"/>
          </w:tcPr>
          <w:p w14:paraId="20DB146C" w14:textId="77777777" w:rsidR="00B12D76" w:rsidRPr="00DC552F" w:rsidRDefault="00B12D76" w:rsidP="00CE542E">
            <w:pPr>
              <w:contextualSpacing/>
              <w:jc w:val="center"/>
              <w:rPr>
                <w:b/>
                <w:sz w:val="20"/>
              </w:rPr>
            </w:pPr>
          </w:p>
        </w:tc>
        <w:tc>
          <w:tcPr>
            <w:tcW w:w="810" w:type="dxa"/>
          </w:tcPr>
          <w:p w14:paraId="0FAB2A4F" w14:textId="77777777" w:rsidR="00B12D76" w:rsidRPr="00DC552F" w:rsidRDefault="00B12D76" w:rsidP="00CE542E">
            <w:pPr>
              <w:contextualSpacing/>
              <w:jc w:val="center"/>
              <w:rPr>
                <w:sz w:val="20"/>
              </w:rPr>
            </w:pPr>
          </w:p>
        </w:tc>
        <w:tc>
          <w:tcPr>
            <w:tcW w:w="1548" w:type="dxa"/>
          </w:tcPr>
          <w:p w14:paraId="3482DF95" w14:textId="1CC2CCE3" w:rsidR="00B12D76" w:rsidRDefault="00B12D76" w:rsidP="00CE542E">
            <w:pPr>
              <w:contextualSpacing/>
              <w:jc w:val="center"/>
              <w:rPr>
                <w:sz w:val="20"/>
              </w:rPr>
            </w:pPr>
            <w:r>
              <w:rPr>
                <w:sz w:val="20"/>
              </w:rPr>
              <w:t>E.1</w:t>
            </w:r>
          </w:p>
        </w:tc>
        <w:tc>
          <w:tcPr>
            <w:tcW w:w="990" w:type="dxa"/>
          </w:tcPr>
          <w:p w14:paraId="1BC82A87" w14:textId="2076780F" w:rsidR="00B12D76" w:rsidRDefault="005856F5" w:rsidP="00CE542E">
            <w:pPr>
              <w:contextualSpacing/>
              <w:jc w:val="center"/>
              <w:rPr>
                <w:sz w:val="20"/>
                <w:szCs w:val="20"/>
              </w:rPr>
            </w:pPr>
            <w:r>
              <w:rPr>
                <w:sz w:val="20"/>
                <w:szCs w:val="20"/>
              </w:rPr>
              <w:t>E.2</w:t>
            </w:r>
          </w:p>
        </w:tc>
        <w:tc>
          <w:tcPr>
            <w:tcW w:w="1278" w:type="dxa"/>
          </w:tcPr>
          <w:p w14:paraId="691436E3" w14:textId="7BE8884D" w:rsidR="00B12D76" w:rsidRDefault="005856F5" w:rsidP="00CE542E">
            <w:pPr>
              <w:contextualSpacing/>
              <w:jc w:val="center"/>
              <w:rPr>
                <w:sz w:val="20"/>
                <w:szCs w:val="20"/>
              </w:rPr>
            </w:pPr>
            <w:r>
              <w:rPr>
                <w:sz w:val="20"/>
                <w:szCs w:val="20"/>
              </w:rPr>
              <w:t>E.3</w:t>
            </w:r>
          </w:p>
        </w:tc>
        <w:tc>
          <w:tcPr>
            <w:tcW w:w="1080" w:type="dxa"/>
          </w:tcPr>
          <w:p w14:paraId="478A84FF" w14:textId="22C1DC4C" w:rsidR="00B12D76" w:rsidRPr="00623BDD" w:rsidRDefault="005856F5" w:rsidP="00CE542E">
            <w:pPr>
              <w:contextualSpacing/>
              <w:jc w:val="center"/>
              <w:rPr>
                <w:sz w:val="20"/>
                <w:szCs w:val="20"/>
              </w:rPr>
            </w:pPr>
            <w:r>
              <w:rPr>
                <w:sz w:val="20"/>
                <w:szCs w:val="20"/>
              </w:rPr>
              <w:t>E.4</w:t>
            </w:r>
          </w:p>
        </w:tc>
        <w:tc>
          <w:tcPr>
            <w:tcW w:w="1080" w:type="dxa"/>
          </w:tcPr>
          <w:p w14:paraId="281CFF02" w14:textId="022D1FDD" w:rsidR="00B12D76" w:rsidRDefault="005856F5" w:rsidP="00CE542E">
            <w:pPr>
              <w:contextualSpacing/>
              <w:jc w:val="center"/>
              <w:rPr>
                <w:sz w:val="20"/>
                <w:szCs w:val="20"/>
              </w:rPr>
            </w:pPr>
            <w:r>
              <w:rPr>
                <w:sz w:val="20"/>
                <w:szCs w:val="20"/>
              </w:rPr>
              <w:t>E.5</w:t>
            </w:r>
          </w:p>
        </w:tc>
        <w:tc>
          <w:tcPr>
            <w:tcW w:w="1512" w:type="dxa"/>
          </w:tcPr>
          <w:p w14:paraId="7B6FB76E" w14:textId="182C0301" w:rsidR="00B12D76" w:rsidRPr="00F25BF8" w:rsidRDefault="005856F5" w:rsidP="00CE542E">
            <w:pPr>
              <w:contextualSpacing/>
              <w:jc w:val="center"/>
              <w:rPr>
                <w:sz w:val="20"/>
              </w:rPr>
            </w:pPr>
            <w:r>
              <w:rPr>
                <w:sz w:val="20"/>
              </w:rPr>
              <w:t>E.6</w:t>
            </w:r>
          </w:p>
        </w:tc>
        <w:tc>
          <w:tcPr>
            <w:tcW w:w="1196" w:type="dxa"/>
            <w:vAlign w:val="center"/>
          </w:tcPr>
          <w:p w14:paraId="07DCF0A6" w14:textId="6B7C0D29" w:rsidR="00B12D76" w:rsidRDefault="005856F5" w:rsidP="00CE542E">
            <w:pPr>
              <w:contextualSpacing/>
              <w:jc w:val="center"/>
              <w:rPr>
                <w:sz w:val="20"/>
              </w:rPr>
            </w:pPr>
            <w:r>
              <w:rPr>
                <w:sz w:val="20"/>
              </w:rPr>
              <w:t>E.7</w:t>
            </w:r>
          </w:p>
        </w:tc>
        <w:tc>
          <w:tcPr>
            <w:tcW w:w="1440" w:type="dxa"/>
            <w:vAlign w:val="center"/>
          </w:tcPr>
          <w:p w14:paraId="4208C32E" w14:textId="191308FF" w:rsidR="00B12D76" w:rsidRPr="00F25BF8" w:rsidRDefault="005856F5" w:rsidP="00CE542E">
            <w:pPr>
              <w:contextualSpacing/>
              <w:jc w:val="center"/>
              <w:rPr>
                <w:sz w:val="20"/>
              </w:rPr>
            </w:pPr>
            <w:r>
              <w:rPr>
                <w:sz w:val="20"/>
              </w:rPr>
              <w:t>E.8</w:t>
            </w:r>
          </w:p>
        </w:tc>
        <w:tc>
          <w:tcPr>
            <w:tcW w:w="1260" w:type="dxa"/>
            <w:vAlign w:val="center"/>
          </w:tcPr>
          <w:p w14:paraId="6534A25C" w14:textId="75C733B9" w:rsidR="00B12D76" w:rsidRPr="00F25BF8" w:rsidRDefault="005856F5" w:rsidP="00CE542E">
            <w:pPr>
              <w:contextualSpacing/>
              <w:jc w:val="center"/>
              <w:rPr>
                <w:sz w:val="20"/>
              </w:rPr>
            </w:pPr>
            <w:r>
              <w:rPr>
                <w:sz w:val="20"/>
              </w:rPr>
              <w:t>E.9</w:t>
            </w:r>
          </w:p>
        </w:tc>
      </w:tr>
      <w:tr w:rsidR="00B12D76" w:rsidRPr="00DC552F" w14:paraId="66F01CAD" w14:textId="77777777" w:rsidTr="005856F5">
        <w:trPr>
          <w:trHeight w:val="2060"/>
        </w:trPr>
        <w:tc>
          <w:tcPr>
            <w:tcW w:w="731" w:type="dxa"/>
          </w:tcPr>
          <w:p w14:paraId="79315286" w14:textId="77777777" w:rsidR="00CE542E" w:rsidRPr="00DC552F" w:rsidRDefault="00CE542E" w:rsidP="005856F5">
            <w:pPr>
              <w:contextualSpacing/>
              <w:rPr>
                <w:b/>
                <w:sz w:val="20"/>
              </w:rPr>
            </w:pPr>
            <w:r w:rsidRPr="00DC552F">
              <w:rPr>
                <w:b/>
                <w:sz w:val="20"/>
              </w:rPr>
              <w:t>Forest</w:t>
            </w:r>
          </w:p>
          <w:p w14:paraId="7437CB8C" w14:textId="77777777" w:rsidR="00CE542E" w:rsidRPr="00DC552F" w:rsidRDefault="00CE542E" w:rsidP="005856F5">
            <w:pPr>
              <w:contextualSpacing/>
              <w:rPr>
                <w:b/>
                <w:sz w:val="20"/>
              </w:rPr>
            </w:pPr>
            <w:r w:rsidRPr="00DC552F">
              <w:rPr>
                <w:b/>
                <w:sz w:val="20"/>
              </w:rPr>
              <w:t>code</w:t>
            </w:r>
          </w:p>
        </w:tc>
        <w:tc>
          <w:tcPr>
            <w:tcW w:w="810" w:type="dxa"/>
          </w:tcPr>
          <w:p w14:paraId="1B88B738" w14:textId="77777777" w:rsidR="00CE542E" w:rsidRPr="00DC552F" w:rsidRDefault="00CE542E" w:rsidP="005856F5">
            <w:pPr>
              <w:contextualSpacing/>
              <w:rPr>
                <w:sz w:val="20"/>
              </w:rPr>
            </w:pPr>
            <w:r w:rsidRPr="00DC552F">
              <w:rPr>
                <w:sz w:val="20"/>
              </w:rPr>
              <w:t>Name of the forest</w:t>
            </w:r>
          </w:p>
        </w:tc>
        <w:tc>
          <w:tcPr>
            <w:tcW w:w="1548" w:type="dxa"/>
          </w:tcPr>
          <w:p w14:paraId="66E98E79" w14:textId="783AE206" w:rsidR="00CE542E" w:rsidRDefault="00CE542E" w:rsidP="005856F5">
            <w:pPr>
              <w:contextualSpacing/>
              <w:rPr>
                <w:sz w:val="20"/>
              </w:rPr>
            </w:pPr>
            <w:r>
              <w:rPr>
                <w:sz w:val="20"/>
              </w:rPr>
              <w:t>Have you ever experienced a conflict over use or access to this forest over the pa</w:t>
            </w:r>
            <w:r w:rsidR="00B12D76">
              <w:rPr>
                <w:sz w:val="20"/>
              </w:rPr>
              <w:t>st 12 months</w:t>
            </w:r>
            <w:r>
              <w:rPr>
                <w:sz w:val="20"/>
              </w:rPr>
              <w:t xml:space="preserve">? </w:t>
            </w:r>
          </w:p>
          <w:p w14:paraId="290B9B77" w14:textId="77777777" w:rsidR="00CE542E" w:rsidRDefault="00CE542E" w:rsidP="005856F5">
            <w:pPr>
              <w:contextualSpacing/>
              <w:rPr>
                <w:sz w:val="20"/>
              </w:rPr>
            </w:pPr>
            <w:r>
              <w:rPr>
                <w:sz w:val="20"/>
              </w:rPr>
              <w:t>0=No</w:t>
            </w:r>
          </w:p>
          <w:p w14:paraId="4129A4BC" w14:textId="77777777" w:rsidR="00CE542E" w:rsidRDefault="00CE542E" w:rsidP="005856F5">
            <w:pPr>
              <w:contextualSpacing/>
              <w:rPr>
                <w:sz w:val="20"/>
              </w:rPr>
            </w:pPr>
            <w:r>
              <w:rPr>
                <w:sz w:val="20"/>
              </w:rPr>
              <w:t>1=Yes</w:t>
            </w:r>
          </w:p>
          <w:p w14:paraId="3D57E019" w14:textId="75A1A572" w:rsidR="005856F5" w:rsidRPr="005856F5" w:rsidRDefault="005856F5" w:rsidP="005856F5">
            <w:pPr>
              <w:contextualSpacing/>
              <w:rPr>
                <w:i/>
                <w:sz w:val="20"/>
              </w:rPr>
            </w:pPr>
            <w:r>
              <w:rPr>
                <w:i/>
                <w:sz w:val="20"/>
              </w:rPr>
              <w:t>If 0, skip to next forest</w:t>
            </w:r>
          </w:p>
        </w:tc>
        <w:tc>
          <w:tcPr>
            <w:tcW w:w="990" w:type="dxa"/>
          </w:tcPr>
          <w:p w14:paraId="6F3CFDF0" w14:textId="77777777" w:rsidR="00CE542E" w:rsidRPr="00623BDD" w:rsidRDefault="00CE542E" w:rsidP="005856F5">
            <w:pPr>
              <w:contextualSpacing/>
              <w:rPr>
                <w:sz w:val="20"/>
                <w:szCs w:val="20"/>
              </w:rPr>
            </w:pPr>
            <w:r>
              <w:rPr>
                <w:sz w:val="20"/>
                <w:szCs w:val="20"/>
              </w:rPr>
              <w:t>What was this dispute about?</w:t>
            </w:r>
          </w:p>
        </w:tc>
        <w:tc>
          <w:tcPr>
            <w:tcW w:w="1278" w:type="dxa"/>
          </w:tcPr>
          <w:p w14:paraId="05FDFDEA" w14:textId="77777777" w:rsidR="00CE542E" w:rsidRDefault="00CE542E" w:rsidP="005856F5">
            <w:pPr>
              <w:rPr>
                <w:sz w:val="20"/>
                <w:szCs w:val="20"/>
              </w:rPr>
            </w:pPr>
            <w:r>
              <w:rPr>
                <w:sz w:val="20"/>
                <w:szCs w:val="20"/>
              </w:rPr>
              <w:t>Who was involved in the dispute?</w:t>
            </w:r>
          </w:p>
          <w:p w14:paraId="3D79850C" w14:textId="77777777" w:rsidR="00B12D76" w:rsidRDefault="00B12D76" w:rsidP="005856F5">
            <w:pPr>
              <w:rPr>
                <w:sz w:val="20"/>
                <w:szCs w:val="20"/>
              </w:rPr>
            </w:pPr>
          </w:p>
          <w:p w14:paraId="572142FB" w14:textId="701CA3CD" w:rsidR="00B12D76" w:rsidRPr="00B12D76" w:rsidRDefault="00B12D76" w:rsidP="005856F5">
            <w:pPr>
              <w:rPr>
                <w:i/>
                <w:sz w:val="20"/>
                <w:szCs w:val="20"/>
              </w:rPr>
            </w:pPr>
            <w:r>
              <w:rPr>
                <w:i/>
                <w:sz w:val="20"/>
                <w:szCs w:val="20"/>
              </w:rPr>
              <w:t xml:space="preserve">See codes 112- Select all that apply  </w:t>
            </w:r>
          </w:p>
        </w:tc>
        <w:tc>
          <w:tcPr>
            <w:tcW w:w="1080" w:type="dxa"/>
          </w:tcPr>
          <w:p w14:paraId="32138A6D" w14:textId="15C4E45D" w:rsidR="00CE542E" w:rsidRPr="00623BDD" w:rsidRDefault="00B12D76" w:rsidP="005856F5">
            <w:pPr>
              <w:ind w:right="10"/>
              <w:contextualSpacing/>
              <w:rPr>
                <w:sz w:val="20"/>
                <w:szCs w:val="20"/>
              </w:rPr>
            </w:pPr>
            <w:r>
              <w:rPr>
                <w:sz w:val="20"/>
                <w:szCs w:val="20"/>
              </w:rPr>
              <w:t xml:space="preserve">Other, specify </w:t>
            </w:r>
          </w:p>
        </w:tc>
        <w:tc>
          <w:tcPr>
            <w:tcW w:w="1080" w:type="dxa"/>
          </w:tcPr>
          <w:p w14:paraId="32B23903" w14:textId="77777777" w:rsidR="00CE542E" w:rsidRPr="00623BDD" w:rsidRDefault="00CE542E" w:rsidP="005856F5">
            <w:pPr>
              <w:contextualSpacing/>
              <w:rPr>
                <w:sz w:val="20"/>
                <w:szCs w:val="20"/>
              </w:rPr>
            </w:pPr>
            <w:r>
              <w:rPr>
                <w:sz w:val="20"/>
                <w:szCs w:val="20"/>
              </w:rPr>
              <w:t xml:space="preserve">Is the conflict resolved? </w:t>
            </w:r>
          </w:p>
        </w:tc>
        <w:tc>
          <w:tcPr>
            <w:tcW w:w="1512" w:type="dxa"/>
          </w:tcPr>
          <w:p w14:paraId="7A41F184" w14:textId="77777777" w:rsidR="00CE542E" w:rsidRDefault="00CE542E" w:rsidP="005856F5">
            <w:pPr>
              <w:contextualSpacing/>
              <w:rPr>
                <w:sz w:val="20"/>
              </w:rPr>
            </w:pPr>
            <w:r w:rsidRPr="00F25BF8">
              <w:rPr>
                <w:sz w:val="20"/>
              </w:rPr>
              <w:t>H.22Where is the FIRST place this dispute was taken to be resolved?</w:t>
            </w:r>
          </w:p>
          <w:p w14:paraId="7E3A4C71" w14:textId="77777777" w:rsidR="005856F5" w:rsidRPr="00F25BF8" w:rsidRDefault="005856F5" w:rsidP="005856F5">
            <w:pPr>
              <w:contextualSpacing/>
              <w:rPr>
                <w:sz w:val="20"/>
              </w:rPr>
            </w:pPr>
          </w:p>
          <w:p w14:paraId="4EDB5574" w14:textId="26901F67"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114 </w:t>
            </w:r>
            <w:r w:rsidRPr="005856F5">
              <w:rPr>
                <w:i/>
                <w:sz w:val="20"/>
              </w:rPr>
              <w:t>Below)</w:t>
            </w:r>
          </w:p>
        </w:tc>
        <w:tc>
          <w:tcPr>
            <w:tcW w:w="1196" w:type="dxa"/>
          </w:tcPr>
          <w:p w14:paraId="4F6A30C3" w14:textId="77777777" w:rsidR="00CE542E" w:rsidRPr="00623BDD" w:rsidRDefault="00CE542E" w:rsidP="005856F5">
            <w:pPr>
              <w:contextualSpacing/>
              <w:rPr>
                <w:sz w:val="20"/>
                <w:szCs w:val="20"/>
              </w:rPr>
            </w:pPr>
            <w:r>
              <w:rPr>
                <w:sz w:val="20"/>
              </w:rPr>
              <w:t xml:space="preserve">Are there any other places that the dispute was taken for resolution? </w:t>
            </w:r>
          </w:p>
        </w:tc>
        <w:tc>
          <w:tcPr>
            <w:tcW w:w="1440" w:type="dxa"/>
          </w:tcPr>
          <w:p w14:paraId="37DD78B7" w14:textId="305F2E16" w:rsidR="00CE542E" w:rsidRDefault="00CE542E" w:rsidP="005856F5">
            <w:pPr>
              <w:contextualSpacing/>
              <w:rPr>
                <w:sz w:val="20"/>
              </w:rPr>
            </w:pPr>
            <w:r>
              <w:rPr>
                <w:sz w:val="20"/>
              </w:rPr>
              <w:t xml:space="preserve">How long did it take for the </w:t>
            </w:r>
            <w:r w:rsidRPr="00F25BF8">
              <w:rPr>
                <w:sz w:val="20"/>
              </w:rPr>
              <w:t>dispute to be resolved?</w:t>
            </w:r>
          </w:p>
          <w:p w14:paraId="1D9390E0" w14:textId="77777777" w:rsidR="005856F5" w:rsidRPr="00F25BF8" w:rsidRDefault="005856F5" w:rsidP="005856F5">
            <w:pPr>
              <w:contextualSpacing/>
              <w:rPr>
                <w:sz w:val="20"/>
              </w:rPr>
            </w:pPr>
          </w:p>
          <w:p w14:paraId="466CD015" w14:textId="0A4CF0FD"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113 </w:t>
            </w:r>
            <w:r w:rsidRPr="005856F5">
              <w:rPr>
                <w:i/>
                <w:sz w:val="20"/>
              </w:rPr>
              <w:t>below)</w:t>
            </w:r>
          </w:p>
        </w:tc>
        <w:tc>
          <w:tcPr>
            <w:tcW w:w="1260" w:type="dxa"/>
          </w:tcPr>
          <w:p w14:paraId="57779A08" w14:textId="4E77C49A" w:rsidR="00CE542E" w:rsidRDefault="00CE542E" w:rsidP="005856F5">
            <w:pPr>
              <w:contextualSpacing/>
              <w:rPr>
                <w:sz w:val="20"/>
              </w:rPr>
            </w:pPr>
            <w:r>
              <w:rPr>
                <w:sz w:val="20"/>
              </w:rPr>
              <w:t>How satisfied were you with the</w:t>
            </w:r>
            <w:r w:rsidRPr="00F25BF8">
              <w:rPr>
                <w:sz w:val="20"/>
              </w:rPr>
              <w:t xml:space="preserve"> outcome?</w:t>
            </w:r>
          </w:p>
          <w:p w14:paraId="67CEA91B" w14:textId="77777777" w:rsidR="005856F5" w:rsidRPr="00F25BF8" w:rsidRDefault="005856F5" w:rsidP="005856F5">
            <w:pPr>
              <w:contextualSpacing/>
              <w:rPr>
                <w:sz w:val="20"/>
              </w:rPr>
            </w:pPr>
          </w:p>
          <w:p w14:paraId="225D0E08" w14:textId="713A5998"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115 </w:t>
            </w:r>
            <w:r w:rsidRPr="005856F5">
              <w:rPr>
                <w:i/>
                <w:sz w:val="20"/>
              </w:rPr>
              <w:t>Below)</w:t>
            </w:r>
          </w:p>
        </w:tc>
      </w:tr>
      <w:tr w:rsidR="005856F5" w:rsidRPr="00DC552F" w14:paraId="25AEBCB3" w14:textId="77777777" w:rsidTr="005856F5">
        <w:trPr>
          <w:trHeight w:val="503"/>
        </w:trPr>
        <w:tc>
          <w:tcPr>
            <w:tcW w:w="731" w:type="dxa"/>
          </w:tcPr>
          <w:p w14:paraId="4CA93FE0" w14:textId="77777777" w:rsidR="005856F5" w:rsidRPr="00DC552F" w:rsidRDefault="005856F5" w:rsidP="005856F5">
            <w:pPr>
              <w:contextualSpacing/>
              <w:rPr>
                <w:b/>
                <w:sz w:val="20"/>
              </w:rPr>
            </w:pPr>
          </w:p>
        </w:tc>
        <w:tc>
          <w:tcPr>
            <w:tcW w:w="810" w:type="dxa"/>
          </w:tcPr>
          <w:p w14:paraId="14044095" w14:textId="77777777" w:rsidR="005856F5" w:rsidRPr="00DC552F" w:rsidRDefault="005856F5" w:rsidP="005856F5">
            <w:pPr>
              <w:contextualSpacing/>
              <w:rPr>
                <w:sz w:val="20"/>
              </w:rPr>
            </w:pPr>
          </w:p>
        </w:tc>
        <w:tc>
          <w:tcPr>
            <w:tcW w:w="1548" w:type="dxa"/>
          </w:tcPr>
          <w:p w14:paraId="022E3D32" w14:textId="77777777" w:rsidR="005856F5" w:rsidRDefault="005856F5" w:rsidP="005856F5">
            <w:pPr>
              <w:contextualSpacing/>
              <w:rPr>
                <w:sz w:val="20"/>
              </w:rPr>
            </w:pPr>
          </w:p>
        </w:tc>
        <w:tc>
          <w:tcPr>
            <w:tcW w:w="990" w:type="dxa"/>
          </w:tcPr>
          <w:p w14:paraId="42EE48F5" w14:textId="77777777" w:rsidR="005856F5" w:rsidRDefault="005856F5" w:rsidP="005856F5">
            <w:pPr>
              <w:contextualSpacing/>
              <w:rPr>
                <w:sz w:val="20"/>
                <w:szCs w:val="20"/>
              </w:rPr>
            </w:pPr>
          </w:p>
        </w:tc>
        <w:tc>
          <w:tcPr>
            <w:tcW w:w="1278" w:type="dxa"/>
          </w:tcPr>
          <w:p w14:paraId="4A71B5C6" w14:textId="77777777" w:rsidR="005856F5" w:rsidRDefault="005856F5" w:rsidP="005856F5">
            <w:pPr>
              <w:rPr>
                <w:sz w:val="20"/>
                <w:szCs w:val="20"/>
              </w:rPr>
            </w:pPr>
          </w:p>
        </w:tc>
        <w:tc>
          <w:tcPr>
            <w:tcW w:w="1080" w:type="dxa"/>
          </w:tcPr>
          <w:p w14:paraId="07574473" w14:textId="77777777" w:rsidR="005856F5" w:rsidRDefault="005856F5" w:rsidP="005856F5">
            <w:pPr>
              <w:ind w:right="10"/>
              <w:contextualSpacing/>
              <w:rPr>
                <w:sz w:val="20"/>
                <w:szCs w:val="20"/>
              </w:rPr>
            </w:pPr>
          </w:p>
        </w:tc>
        <w:tc>
          <w:tcPr>
            <w:tcW w:w="1080" w:type="dxa"/>
          </w:tcPr>
          <w:p w14:paraId="39E9A93F" w14:textId="77777777" w:rsidR="005856F5" w:rsidRDefault="005856F5" w:rsidP="005856F5">
            <w:pPr>
              <w:contextualSpacing/>
              <w:rPr>
                <w:sz w:val="20"/>
                <w:szCs w:val="20"/>
              </w:rPr>
            </w:pPr>
          </w:p>
        </w:tc>
        <w:tc>
          <w:tcPr>
            <w:tcW w:w="1512" w:type="dxa"/>
          </w:tcPr>
          <w:p w14:paraId="540EBBF0" w14:textId="77777777" w:rsidR="005856F5" w:rsidRPr="00F25BF8" w:rsidRDefault="005856F5" w:rsidP="005856F5">
            <w:pPr>
              <w:contextualSpacing/>
              <w:rPr>
                <w:sz w:val="20"/>
              </w:rPr>
            </w:pPr>
          </w:p>
        </w:tc>
        <w:tc>
          <w:tcPr>
            <w:tcW w:w="1196" w:type="dxa"/>
          </w:tcPr>
          <w:p w14:paraId="544CCF29" w14:textId="77777777" w:rsidR="005856F5" w:rsidRDefault="005856F5" w:rsidP="005856F5">
            <w:pPr>
              <w:contextualSpacing/>
              <w:rPr>
                <w:sz w:val="20"/>
              </w:rPr>
            </w:pPr>
          </w:p>
        </w:tc>
        <w:tc>
          <w:tcPr>
            <w:tcW w:w="1440" w:type="dxa"/>
          </w:tcPr>
          <w:p w14:paraId="21B44418" w14:textId="77777777" w:rsidR="005856F5" w:rsidRDefault="005856F5" w:rsidP="005856F5">
            <w:pPr>
              <w:contextualSpacing/>
              <w:rPr>
                <w:sz w:val="20"/>
              </w:rPr>
            </w:pPr>
          </w:p>
        </w:tc>
        <w:tc>
          <w:tcPr>
            <w:tcW w:w="1260" w:type="dxa"/>
          </w:tcPr>
          <w:p w14:paraId="1BA50B49" w14:textId="77777777" w:rsidR="005856F5" w:rsidRDefault="005856F5" w:rsidP="005856F5">
            <w:pPr>
              <w:contextualSpacing/>
              <w:rPr>
                <w:sz w:val="20"/>
              </w:rPr>
            </w:pPr>
          </w:p>
        </w:tc>
      </w:tr>
      <w:tr w:rsidR="005856F5" w:rsidRPr="00DC552F" w14:paraId="400CCB59" w14:textId="77777777" w:rsidTr="005856F5">
        <w:trPr>
          <w:trHeight w:val="503"/>
        </w:trPr>
        <w:tc>
          <w:tcPr>
            <w:tcW w:w="731" w:type="dxa"/>
          </w:tcPr>
          <w:p w14:paraId="2B5FDF97" w14:textId="710D3738" w:rsidR="005856F5" w:rsidRPr="00DC552F" w:rsidRDefault="005856F5" w:rsidP="005856F5">
            <w:pPr>
              <w:contextualSpacing/>
              <w:rPr>
                <w:b/>
                <w:sz w:val="20"/>
              </w:rPr>
            </w:pPr>
            <w:r>
              <w:rPr>
                <w:b/>
                <w:sz w:val="20"/>
              </w:rPr>
              <w:t>1</w:t>
            </w:r>
          </w:p>
        </w:tc>
        <w:tc>
          <w:tcPr>
            <w:tcW w:w="810" w:type="dxa"/>
          </w:tcPr>
          <w:p w14:paraId="18117ADA" w14:textId="77777777" w:rsidR="005856F5" w:rsidRPr="00DC552F" w:rsidRDefault="005856F5" w:rsidP="005856F5">
            <w:pPr>
              <w:contextualSpacing/>
              <w:rPr>
                <w:sz w:val="20"/>
              </w:rPr>
            </w:pPr>
          </w:p>
        </w:tc>
        <w:tc>
          <w:tcPr>
            <w:tcW w:w="1548" w:type="dxa"/>
          </w:tcPr>
          <w:p w14:paraId="71A2AC3F" w14:textId="77777777" w:rsidR="005856F5" w:rsidRDefault="005856F5" w:rsidP="005856F5">
            <w:pPr>
              <w:contextualSpacing/>
              <w:rPr>
                <w:sz w:val="20"/>
              </w:rPr>
            </w:pPr>
          </w:p>
        </w:tc>
        <w:tc>
          <w:tcPr>
            <w:tcW w:w="990" w:type="dxa"/>
          </w:tcPr>
          <w:p w14:paraId="08B6EFCA" w14:textId="77777777" w:rsidR="005856F5" w:rsidRDefault="005856F5" w:rsidP="005856F5">
            <w:pPr>
              <w:contextualSpacing/>
              <w:rPr>
                <w:sz w:val="20"/>
                <w:szCs w:val="20"/>
              </w:rPr>
            </w:pPr>
          </w:p>
        </w:tc>
        <w:tc>
          <w:tcPr>
            <w:tcW w:w="1278" w:type="dxa"/>
          </w:tcPr>
          <w:p w14:paraId="6D19D872" w14:textId="77777777" w:rsidR="005856F5" w:rsidRDefault="005856F5" w:rsidP="005856F5">
            <w:pPr>
              <w:rPr>
                <w:sz w:val="20"/>
                <w:szCs w:val="20"/>
              </w:rPr>
            </w:pPr>
          </w:p>
        </w:tc>
        <w:tc>
          <w:tcPr>
            <w:tcW w:w="1080" w:type="dxa"/>
          </w:tcPr>
          <w:p w14:paraId="139172DF" w14:textId="77777777" w:rsidR="005856F5" w:rsidRDefault="005856F5" w:rsidP="005856F5">
            <w:pPr>
              <w:ind w:right="10"/>
              <w:contextualSpacing/>
              <w:rPr>
                <w:sz w:val="20"/>
                <w:szCs w:val="20"/>
              </w:rPr>
            </w:pPr>
          </w:p>
        </w:tc>
        <w:tc>
          <w:tcPr>
            <w:tcW w:w="1080" w:type="dxa"/>
          </w:tcPr>
          <w:p w14:paraId="4DF08664" w14:textId="77777777" w:rsidR="005856F5" w:rsidRDefault="005856F5" w:rsidP="005856F5">
            <w:pPr>
              <w:contextualSpacing/>
              <w:rPr>
                <w:sz w:val="20"/>
                <w:szCs w:val="20"/>
              </w:rPr>
            </w:pPr>
          </w:p>
        </w:tc>
        <w:tc>
          <w:tcPr>
            <w:tcW w:w="1512" w:type="dxa"/>
          </w:tcPr>
          <w:p w14:paraId="1F6078B5" w14:textId="77777777" w:rsidR="005856F5" w:rsidRPr="00F25BF8" w:rsidRDefault="005856F5" w:rsidP="005856F5">
            <w:pPr>
              <w:contextualSpacing/>
              <w:rPr>
                <w:sz w:val="20"/>
              </w:rPr>
            </w:pPr>
          </w:p>
        </w:tc>
        <w:tc>
          <w:tcPr>
            <w:tcW w:w="1196" w:type="dxa"/>
          </w:tcPr>
          <w:p w14:paraId="53036B14" w14:textId="77777777" w:rsidR="005856F5" w:rsidRDefault="005856F5" w:rsidP="005856F5">
            <w:pPr>
              <w:contextualSpacing/>
              <w:rPr>
                <w:sz w:val="20"/>
              </w:rPr>
            </w:pPr>
          </w:p>
        </w:tc>
        <w:tc>
          <w:tcPr>
            <w:tcW w:w="1440" w:type="dxa"/>
          </w:tcPr>
          <w:p w14:paraId="452FC85D" w14:textId="77777777" w:rsidR="005856F5" w:rsidRDefault="005856F5" w:rsidP="005856F5">
            <w:pPr>
              <w:contextualSpacing/>
              <w:rPr>
                <w:sz w:val="20"/>
              </w:rPr>
            </w:pPr>
          </w:p>
        </w:tc>
        <w:tc>
          <w:tcPr>
            <w:tcW w:w="1260" w:type="dxa"/>
          </w:tcPr>
          <w:p w14:paraId="5526796A" w14:textId="77777777" w:rsidR="005856F5" w:rsidRDefault="005856F5" w:rsidP="005856F5">
            <w:pPr>
              <w:contextualSpacing/>
              <w:rPr>
                <w:sz w:val="20"/>
              </w:rPr>
            </w:pPr>
          </w:p>
        </w:tc>
      </w:tr>
      <w:tr w:rsidR="005856F5" w:rsidRPr="00DC552F" w14:paraId="0EEF6965" w14:textId="77777777" w:rsidTr="005856F5">
        <w:trPr>
          <w:trHeight w:val="503"/>
        </w:trPr>
        <w:tc>
          <w:tcPr>
            <w:tcW w:w="731" w:type="dxa"/>
          </w:tcPr>
          <w:p w14:paraId="7A2C8CE2" w14:textId="230C5129" w:rsidR="005856F5" w:rsidRPr="00DC552F" w:rsidRDefault="005856F5" w:rsidP="005856F5">
            <w:pPr>
              <w:contextualSpacing/>
              <w:rPr>
                <w:b/>
                <w:sz w:val="20"/>
              </w:rPr>
            </w:pPr>
            <w:r>
              <w:rPr>
                <w:b/>
                <w:sz w:val="20"/>
              </w:rPr>
              <w:t>2</w:t>
            </w:r>
          </w:p>
        </w:tc>
        <w:tc>
          <w:tcPr>
            <w:tcW w:w="810" w:type="dxa"/>
          </w:tcPr>
          <w:p w14:paraId="1A25BB5B" w14:textId="77777777" w:rsidR="005856F5" w:rsidRPr="00DC552F" w:rsidRDefault="005856F5" w:rsidP="005856F5">
            <w:pPr>
              <w:contextualSpacing/>
              <w:rPr>
                <w:sz w:val="20"/>
              </w:rPr>
            </w:pPr>
          </w:p>
        </w:tc>
        <w:tc>
          <w:tcPr>
            <w:tcW w:w="1548" w:type="dxa"/>
          </w:tcPr>
          <w:p w14:paraId="34915246" w14:textId="77777777" w:rsidR="005856F5" w:rsidRDefault="005856F5" w:rsidP="005856F5">
            <w:pPr>
              <w:contextualSpacing/>
              <w:rPr>
                <w:sz w:val="20"/>
              </w:rPr>
            </w:pPr>
          </w:p>
        </w:tc>
        <w:tc>
          <w:tcPr>
            <w:tcW w:w="990" w:type="dxa"/>
          </w:tcPr>
          <w:p w14:paraId="460E1475" w14:textId="77777777" w:rsidR="005856F5" w:rsidRDefault="005856F5" w:rsidP="005856F5">
            <w:pPr>
              <w:contextualSpacing/>
              <w:rPr>
                <w:sz w:val="20"/>
                <w:szCs w:val="20"/>
              </w:rPr>
            </w:pPr>
          </w:p>
        </w:tc>
        <w:tc>
          <w:tcPr>
            <w:tcW w:w="1278" w:type="dxa"/>
          </w:tcPr>
          <w:p w14:paraId="25339BDB" w14:textId="77777777" w:rsidR="005856F5" w:rsidRDefault="005856F5" w:rsidP="005856F5">
            <w:pPr>
              <w:rPr>
                <w:sz w:val="20"/>
                <w:szCs w:val="20"/>
              </w:rPr>
            </w:pPr>
          </w:p>
        </w:tc>
        <w:tc>
          <w:tcPr>
            <w:tcW w:w="1080" w:type="dxa"/>
          </w:tcPr>
          <w:p w14:paraId="47EEE1BF" w14:textId="77777777" w:rsidR="005856F5" w:rsidRDefault="005856F5" w:rsidP="005856F5">
            <w:pPr>
              <w:ind w:right="10"/>
              <w:contextualSpacing/>
              <w:rPr>
                <w:sz w:val="20"/>
                <w:szCs w:val="20"/>
              </w:rPr>
            </w:pPr>
          </w:p>
        </w:tc>
        <w:tc>
          <w:tcPr>
            <w:tcW w:w="1080" w:type="dxa"/>
          </w:tcPr>
          <w:p w14:paraId="32573747" w14:textId="77777777" w:rsidR="005856F5" w:rsidRDefault="005856F5" w:rsidP="005856F5">
            <w:pPr>
              <w:contextualSpacing/>
              <w:rPr>
                <w:sz w:val="20"/>
                <w:szCs w:val="20"/>
              </w:rPr>
            </w:pPr>
          </w:p>
        </w:tc>
        <w:tc>
          <w:tcPr>
            <w:tcW w:w="1512" w:type="dxa"/>
          </w:tcPr>
          <w:p w14:paraId="56F05EEE" w14:textId="77777777" w:rsidR="005856F5" w:rsidRPr="00F25BF8" w:rsidRDefault="005856F5" w:rsidP="005856F5">
            <w:pPr>
              <w:contextualSpacing/>
              <w:rPr>
                <w:sz w:val="20"/>
              </w:rPr>
            </w:pPr>
          </w:p>
        </w:tc>
        <w:tc>
          <w:tcPr>
            <w:tcW w:w="1196" w:type="dxa"/>
          </w:tcPr>
          <w:p w14:paraId="5E76BCE1" w14:textId="77777777" w:rsidR="005856F5" w:rsidRDefault="005856F5" w:rsidP="005856F5">
            <w:pPr>
              <w:contextualSpacing/>
              <w:rPr>
                <w:sz w:val="20"/>
              </w:rPr>
            </w:pPr>
          </w:p>
        </w:tc>
        <w:tc>
          <w:tcPr>
            <w:tcW w:w="1440" w:type="dxa"/>
          </w:tcPr>
          <w:p w14:paraId="0C38FD93" w14:textId="77777777" w:rsidR="005856F5" w:rsidRDefault="005856F5" w:rsidP="005856F5">
            <w:pPr>
              <w:contextualSpacing/>
              <w:rPr>
                <w:sz w:val="20"/>
              </w:rPr>
            </w:pPr>
          </w:p>
        </w:tc>
        <w:tc>
          <w:tcPr>
            <w:tcW w:w="1260" w:type="dxa"/>
          </w:tcPr>
          <w:p w14:paraId="0164B138" w14:textId="77777777" w:rsidR="005856F5" w:rsidRDefault="005856F5" w:rsidP="005856F5">
            <w:pPr>
              <w:contextualSpacing/>
              <w:rPr>
                <w:sz w:val="20"/>
              </w:rPr>
            </w:pPr>
          </w:p>
        </w:tc>
      </w:tr>
      <w:tr w:rsidR="005856F5" w:rsidRPr="00DC552F" w14:paraId="1D627E64" w14:textId="77777777" w:rsidTr="005856F5">
        <w:trPr>
          <w:trHeight w:val="503"/>
        </w:trPr>
        <w:tc>
          <w:tcPr>
            <w:tcW w:w="731" w:type="dxa"/>
          </w:tcPr>
          <w:p w14:paraId="36A65955" w14:textId="2A926870" w:rsidR="005856F5" w:rsidRPr="00DC552F" w:rsidRDefault="005856F5" w:rsidP="005856F5">
            <w:pPr>
              <w:contextualSpacing/>
              <w:rPr>
                <w:b/>
                <w:sz w:val="20"/>
              </w:rPr>
            </w:pPr>
            <w:r>
              <w:rPr>
                <w:b/>
                <w:sz w:val="20"/>
              </w:rPr>
              <w:t>3</w:t>
            </w:r>
          </w:p>
        </w:tc>
        <w:tc>
          <w:tcPr>
            <w:tcW w:w="810" w:type="dxa"/>
          </w:tcPr>
          <w:p w14:paraId="26BDF490" w14:textId="77777777" w:rsidR="005856F5" w:rsidRPr="00DC552F" w:rsidRDefault="005856F5" w:rsidP="005856F5">
            <w:pPr>
              <w:contextualSpacing/>
              <w:rPr>
                <w:sz w:val="20"/>
              </w:rPr>
            </w:pPr>
          </w:p>
        </w:tc>
        <w:tc>
          <w:tcPr>
            <w:tcW w:w="1548" w:type="dxa"/>
          </w:tcPr>
          <w:p w14:paraId="605C0B42" w14:textId="77777777" w:rsidR="005856F5" w:rsidRDefault="005856F5" w:rsidP="005856F5">
            <w:pPr>
              <w:contextualSpacing/>
              <w:rPr>
                <w:sz w:val="20"/>
              </w:rPr>
            </w:pPr>
          </w:p>
        </w:tc>
        <w:tc>
          <w:tcPr>
            <w:tcW w:w="990" w:type="dxa"/>
          </w:tcPr>
          <w:p w14:paraId="4628BFBD" w14:textId="77777777" w:rsidR="005856F5" w:rsidRDefault="005856F5" w:rsidP="005856F5">
            <w:pPr>
              <w:contextualSpacing/>
              <w:rPr>
                <w:sz w:val="20"/>
                <w:szCs w:val="20"/>
              </w:rPr>
            </w:pPr>
          </w:p>
        </w:tc>
        <w:tc>
          <w:tcPr>
            <w:tcW w:w="1278" w:type="dxa"/>
          </w:tcPr>
          <w:p w14:paraId="24508A8E" w14:textId="77777777" w:rsidR="005856F5" w:rsidRDefault="005856F5" w:rsidP="005856F5">
            <w:pPr>
              <w:rPr>
                <w:sz w:val="20"/>
                <w:szCs w:val="20"/>
              </w:rPr>
            </w:pPr>
          </w:p>
        </w:tc>
        <w:tc>
          <w:tcPr>
            <w:tcW w:w="1080" w:type="dxa"/>
          </w:tcPr>
          <w:p w14:paraId="40E03BB5" w14:textId="77777777" w:rsidR="005856F5" w:rsidRDefault="005856F5" w:rsidP="005856F5">
            <w:pPr>
              <w:ind w:right="10"/>
              <w:contextualSpacing/>
              <w:rPr>
                <w:sz w:val="20"/>
                <w:szCs w:val="20"/>
              </w:rPr>
            </w:pPr>
          </w:p>
        </w:tc>
        <w:tc>
          <w:tcPr>
            <w:tcW w:w="1080" w:type="dxa"/>
          </w:tcPr>
          <w:p w14:paraId="755F6B96" w14:textId="77777777" w:rsidR="005856F5" w:rsidRDefault="005856F5" w:rsidP="005856F5">
            <w:pPr>
              <w:contextualSpacing/>
              <w:rPr>
                <w:sz w:val="20"/>
                <w:szCs w:val="20"/>
              </w:rPr>
            </w:pPr>
          </w:p>
        </w:tc>
        <w:tc>
          <w:tcPr>
            <w:tcW w:w="1512" w:type="dxa"/>
          </w:tcPr>
          <w:p w14:paraId="68AF5BB7" w14:textId="77777777" w:rsidR="005856F5" w:rsidRPr="00F25BF8" w:rsidRDefault="005856F5" w:rsidP="005856F5">
            <w:pPr>
              <w:contextualSpacing/>
              <w:rPr>
                <w:sz w:val="20"/>
              </w:rPr>
            </w:pPr>
          </w:p>
        </w:tc>
        <w:tc>
          <w:tcPr>
            <w:tcW w:w="1196" w:type="dxa"/>
          </w:tcPr>
          <w:p w14:paraId="2A5E6FFF" w14:textId="77777777" w:rsidR="005856F5" w:rsidRDefault="005856F5" w:rsidP="005856F5">
            <w:pPr>
              <w:contextualSpacing/>
              <w:rPr>
                <w:sz w:val="20"/>
              </w:rPr>
            </w:pPr>
          </w:p>
        </w:tc>
        <w:tc>
          <w:tcPr>
            <w:tcW w:w="1440" w:type="dxa"/>
          </w:tcPr>
          <w:p w14:paraId="03FB4E6D" w14:textId="77777777" w:rsidR="005856F5" w:rsidRDefault="005856F5" w:rsidP="005856F5">
            <w:pPr>
              <w:contextualSpacing/>
              <w:rPr>
                <w:sz w:val="20"/>
              </w:rPr>
            </w:pPr>
          </w:p>
        </w:tc>
        <w:tc>
          <w:tcPr>
            <w:tcW w:w="1260" w:type="dxa"/>
          </w:tcPr>
          <w:p w14:paraId="5AFC5555" w14:textId="77777777" w:rsidR="005856F5" w:rsidRDefault="005856F5" w:rsidP="005856F5">
            <w:pPr>
              <w:contextualSpacing/>
              <w:rPr>
                <w:sz w:val="20"/>
              </w:rPr>
            </w:pPr>
          </w:p>
        </w:tc>
      </w:tr>
      <w:tr w:rsidR="005856F5" w:rsidRPr="00DC552F" w14:paraId="117FDB50" w14:textId="77777777" w:rsidTr="005856F5">
        <w:trPr>
          <w:trHeight w:val="503"/>
        </w:trPr>
        <w:tc>
          <w:tcPr>
            <w:tcW w:w="731" w:type="dxa"/>
          </w:tcPr>
          <w:p w14:paraId="6236A482" w14:textId="4DBD62A9" w:rsidR="005856F5" w:rsidRPr="00DC552F" w:rsidRDefault="005856F5" w:rsidP="005856F5">
            <w:pPr>
              <w:contextualSpacing/>
              <w:rPr>
                <w:b/>
                <w:sz w:val="20"/>
              </w:rPr>
            </w:pPr>
            <w:r>
              <w:rPr>
                <w:b/>
                <w:sz w:val="20"/>
              </w:rPr>
              <w:t>4</w:t>
            </w:r>
          </w:p>
        </w:tc>
        <w:tc>
          <w:tcPr>
            <w:tcW w:w="810" w:type="dxa"/>
          </w:tcPr>
          <w:p w14:paraId="6551FB59" w14:textId="77777777" w:rsidR="005856F5" w:rsidRPr="00DC552F" w:rsidRDefault="005856F5" w:rsidP="005856F5">
            <w:pPr>
              <w:contextualSpacing/>
              <w:rPr>
                <w:sz w:val="20"/>
              </w:rPr>
            </w:pPr>
          </w:p>
        </w:tc>
        <w:tc>
          <w:tcPr>
            <w:tcW w:w="1548" w:type="dxa"/>
          </w:tcPr>
          <w:p w14:paraId="1524634C" w14:textId="77777777" w:rsidR="005856F5" w:rsidRDefault="005856F5" w:rsidP="005856F5">
            <w:pPr>
              <w:contextualSpacing/>
              <w:rPr>
                <w:sz w:val="20"/>
              </w:rPr>
            </w:pPr>
          </w:p>
        </w:tc>
        <w:tc>
          <w:tcPr>
            <w:tcW w:w="990" w:type="dxa"/>
          </w:tcPr>
          <w:p w14:paraId="3002058B" w14:textId="77777777" w:rsidR="005856F5" w:rsidRDefault="005856F5" w:rsidP="005856F5">
            <w:pPr>
              <w:contextualSpacing/>
              <w:rPr>
                <w:sz w:val="20"/>
                <w:szCs w:val="20"/>
              </w:rPr>
            </w:pPr>
          </w:p>
        </w:tc>
        <w:tc>
          <w:tcPr>
            <w:tcW w:w="1278" w:type="dxa"/>
          </w:tcPr>
          <w:p w14:paraId="589B8268" w14:textId="77777777" w:rsidR="005856F5" w:rsidRDefault="005856F5" w:rsidP="005856F5">
            <w:pPr>
              <w:rPr>
                <w:sz w:val="20"/>
                <w:szCs w:val="20"/>
              </w:rPr>
            </w:pPr>
          </w:p>
        </w:tc>
        <w:tc>
          <w:tcPr>
            <w:tcW w:w="1080" w:type="dxa"/>
          </w:tcPr>
          <w:p w14:paraId="60E6B29C" w14:textId="77777777" w:rsidR="005856F5" w:rsidRDefault="005856F5" w:rsidP="005856F5">
            <w:pPr>
              <w:ind w:right="10"/>
              <w:contextualSpacing/>
              <w:rPr>
                <w:sz w:val="20"/>
                <w:szCs w:val="20"/>
              </w:rPr>
            </w:pPr>
          </w:p>
        </w:tc>
        <w:tc>
          <w:tcPr>
            <w:tcW w:w="1080" w:type="dxa"/>
          </w:tcPr>
          <w:p w14:paraId="0D5EFAEB" w14:textId="77777777" w:rsidR="005856F5" w:rsidRDefault="005856F5" w:rsidP="005856F5">
            <w:pPr>
              <w:contextualSpacing/>
              <w:rPr>
                <w:sz w:val="20"/>
                <w:szCs w:val="20"/>
              </w:rPr>
            </w:pPr>
          </w:p>
        </w:tc>
        <w:tc>
          <w:tcPr>
            <w:tcW w:w="1512" w:type="dxa"/>
          </w:tcPr>
          <w:p w14:paraId="0FCCC099" w14:textId="77777777" w:rsidR="005856F5" w:rsidRPr="00F25BF8" w:rsidRDefault="005856F5" w:rsidP="005856F5">
            <w:pPr>
              <w:contextualSpacing/>
              <w:rPr>
                <w:sz w:val="20"/>
              </w:rPr>
            </w:pPr>
          </w:p>
        </w:tc>
        <w:tc>
          <w:tcPr>
            <w:tcW w:w="1196" w:type="dxa"/>
          </w:tcPr>
          <w:p w14:paraId="3D055C0A" w14:textId="77777777" w:rsidR="005856F5" w:rsidRDefault="005856F5" w:rsidP="005856F5">
            <w:pPr>
              <w:contextualSpacing/>
              <w:rPr>
                <w:sz w:val="20"/>
              </w:rPr>
            </w:pPr>
          </w:p>
        </w:tc>
        <w:tc>
          <w:tcPr>
            <w:tcW w:w="1440" w:type="dxa"/>
          </w:tcPr>
          <w:p w14:paraId="11A8B6CA" w14:textId="77777777" w:rsidR="005856F5" w:rsidRDefault="005856F5" w:rsidP="005856F5">
            <w:pPr>
              <w:contextualSpacing/>
              <w:rPr>
                <w:sz w:val="20"/>
              </w:rPr>
            </w:pPr>
          </w:p>
        </w:tc>
        <w:tc>
          <w:tcPr>
            <w:tcW w:w="1260" w:type="dxa"/>
          </w:tcPr>
          <w:p w14:paraId="10791DFB" w14:textId="77777777" w:rsidR="005856F5" w:rsidRDefault="005856F5" w:rsidP="005856F5">
            <w:pPr>
              <w:contextualSpacing/>
              <w:rPr>
                <w:sz w:val="20"/>
              </w:rPr>
            </w:pPr>
          </w:p>
        </w:tc>
      </w:tr>
      <w:tr w:rsidR="005856F5" w:rsidRPr="00DC552F" w14:paraId="52D83E2C" w14:textId="77777777" w:rsidTr="005856F5">
        <w:trPr>
          <w:trHeight w:val="503"/>
        </w:trPr>
        <w:tc>
          <w:tcPr>
            <w:tcW w:w="731" w:type="dxa"/>
          </w:tcPr>
          <w:p w14:paraId="707E72B3" w14:textId="4CD607DC" w:rsidR="005856F5" w:rsidRDefault="005856F5" w:rsidP="005856F5">
            <w:pPr>
              <w:contextualSpacing/>
              <w:rPr>
                <w:b/>
                <w:sz w:val="20"/>
              </w:rPr>
            </w:pPr>
            <w:r>
              <w:rPr>
                <w:b/>
                <w:sz w:val="20"/>
              </w:rPr>
              <w:t>5</w:t>
            </w:r>
          </w:p>
        </w:tc>
        <w:tc>
          <w:tcPr>
            <w:tcW w:w="810" w:type="dxa"/>
          </w:tcPr>
          <w:p w14:paraId="3E032BFF" w14:textId="77777777" w:rsidR="005856F5" w:rsidRPr="00DC552F" w:rsidRDefault="005856F5" w:rsidP="005856F5">
            <w:pPr>
              <w:contextualSpacing/>
              <w:rPr>
                <w:sz w:val="20"/>
              </w:rPr>
            </w:pPr>
          </w:p>
        </w:tc>
        <w:tc>
          <w:tcPr>
            <w:tcW w:w="1548" w:type="dxa"/>
          </w:tcPr>
          <w:p w14:paraId="1ABBAFEE" w14:textId="77777777" w:rsidR="005856F5" w:rsidRDefault="005856F5" w:rsidP="005856F5">
            <w:pPr>
              <w:contextualSpacing/>
              <w:rPr>
                <w:sz w:val="20"/>
              </w:rPr>
            </w:pPr>
          </w:p>
        </w:tc>
        <w:tc>
          <w:tcPr>
            <w:tcW w:w="990" w:type="dxa"/>
          </w:tcPr>
          <w:p w14:paraId="2D58EC38" w14:textId="77777777" w:rsidR="005856F5" w:rsidRDefault="005856F5" w:rsidP="005856F5">
            <w:pPr>
              <w:contextualSpacing/>
              <w:rPr>
                <w:sz w:val="20"/>
                <w:szCs w:val="20"/>
              </w:rPr>
            </w:pPr>
          </w:p>
        </w:tc>
        <w:tc>
          <w:tcPr>
            <w:tcW w:w="1278" w:type="dxa"/>
          </w:tcPr>
          <w:p w14:paraId="476AE102" w14:textId="77777777" w:rsidR="005856F5" w:rsidRDefault="005856F5" w:rsidP="005856F5">
            <w:pPr>
              <w:rPr>
                <w:sz w:val="20"/>
                <w:szCs w:val="20"/>
              </w:rPr>
            </w:pPr>
          </w:p>
        </w:tc>
        <w:tc>
          <w:tcPr>
            <w:tcW w:w="1080" w:type="dxa"/>
          </w:tcPr>
          <w:p w14:paraId="6A46DA33" w14:textId="77777777" w:rsidR="005856F5" w:rsidRDefault="005856F5" w:rsidP="005856F5">
            <w:pPr>
              <w:ind w:right="10"/>
              <w:contextualSpacing/>
              <w:rPr>
                <w:sz w:val="20"/>
                <w:szCs w:val="20"/>
              </w:rPr>
            </w:pPr>
          </w:p>
        </w:tc>
        <w:tc>
          <w:tcPr>
            <w:tcW w:w="1080" w:type="dxa"/>
          </w:tcPr>
          <w:p w14:paraId="3B2DB384" w14:textId="77777777" w:rsidR="005856F5" w:rsidRDefault="005856F5" w:rsidP="005856F5">
            <w:pPr>
              <w:contextualSpacing/>
              <w:rPr>
                <w:sz w:val="20"/>
                <w:szCs w:val="20"/>
              </w:rPr>
            </w:pPr>
          </w:p>
        </w:tc>
        <w:tc>
          <w:tcPr>
            <w:tcW w:w="1512" w:type="dxa"/>
          </w:tcPr>
          <w:p w14:paraId="634C9263" w14:textId="77777777" w:rsidR="005856F5" w:rsidRPr="00F25BF8" w:rsidRDefault="005856F5" w:rsidP="005856F5">
            <w:pPr>
              <w:contextualSpacing/>
              <w:rPr>
                <w:sz w:val="20"/>
              </w:rPr>
            </w:pPr>
          </w:p>
        </w:tc>
        <w:tc>
          <w:tcPr>
            <w:tcW w:w="1196" w:type="dxa"/>
          </w:tcPr>
          <w:p w14:paraId="0B98CC17" w14:textId="77777777" w:rsidR="005856F5" w:rsidRDefault="005856F5" w:rsidP="005856F5">
            <w:pPr>
              <w:contextualSpacing/>
              <w:rPr>
                <w:sz w:val="20"/>
              </w:rPr>
            </w:pPr>
          </w:p>
        </w:tc>
        <w:tc>
          <w:tcPr>
            <w:tcW w:w="1440" w:type="dxa"/>
          </w:tcPr>
          <w:p w14:paraId="7FDA45F3" w14:textId="77777777" w:rsidR="005856F5" w:rsidRDefault="005856F5" w:rsidP="005856F5">
            <w:pPr>
              <w:contextualSpacing/>
              <w:rPr>
                <w:sz w:val="20"/>
              </w:rPr>
            </w:pPr>
          </w:p>
        </w:tc>
        <w:tc>
          <w:tcPr>
            <w:tcW w:w="1260" w:type="dxa"/>
          </w:tcPr>
          <w:p w14:paraId="73BA72EF" w14:textId="77777777" w:rsidR="005856F5" w:rsidRDefault="005856F5" w:rsidP="005856F5">
            <w:pPr>
              <w:contextualSpacing/>
              <w:rPr>
                <w:sz w:val="20"/>
              </w:rPr>
            </w:pPr>
          </w:p>
        </w:tc>
      </w:tr>
    </w:tbl>
    <w:p w14:paraId="454878EA" w14:textId="77777777" w:rsidR="00F7697D" w:rsidRDefault="00F7697D" w:rsidP="00F7697D">
      <w:pPr>
        <w:spacing w:after="0" w:line="240" w:lineRule="auto"/>
        <w:contextualSpacing/>
        <w:rPr>
          <w:rFonts w:eastAsia="Times New Roman" w:cs="Times New Roman"/>
          <w:b/>
          <w:bCs/>
        </w:rPr>
      </w:pPr>
    </w:p>
    <w:p w14:paraId="08537EA8" w14:textId="77777777" w:rsidR="00F7697D" w:rsidRDefault="00F7697D" w:rsidP="00F7697D">
      <w:pPr>
        <w:spacing w:after="0" w:line="240" w:lineRule="auto"/>
        <w:contextualSpacing/>
        <w:rPr>
          <w:rFonts w:eastAsia="Times New Roman" w:cs="Times New Roman"/>
          <w:b/>
          <w:bCs/>
        </w:rPr>
      </w:pPr>
    </w:p>
    <w:p w14:paraId="062E97C0" w14:textId="77777777" w:rsidR="00F7697D" w:rsidRDefault="00F7697D" w:rsidP="00F7697D">
      <w:pPr>
        <w:spacing w:after="0" w:line="240" w:lineRule="auto"/>
        <w:contextualSpacing/>
        <w:rPr>
          <w:rFonts w:eastAsia="Times New Roman" w:cs="Times New Roman"/>
          <w:b/>
          <w:bCs/>
        </w:rPr>
      </w:pPr>
    </w:p>
    <w:p w14:paraId="44805460" w14:textId="77777777" w:rsidR="00F7697D" w:rsidRDefault="00F7697D" w:rsidP="00F7697D">
      <w:pPr>
        <w:spacing w:after="0" w:line="240" w:lineRule="auto"/>
        <w:contextualSpacing/>
        <w:rPr>
          <w:rFonts w:eastAsia="Times New Roman" w:cs="Times New Roman"/>
          <w:b/>
          <w:bCs/>
        </w:rPr>
      </w:pPr>
    </w:p>
    <w:p w14:paraId="0A31C67D" w14:textId="77777777" w:rsidR="00F7697D" w:rsidRDefault="00F7697D" w:rsidP="00F7697D">
      <w:pPr>
        <w:spacing w:after="0" w:line="240" w:lineRule="auto"/>
        <w:contextualSpacing/>
        <w:rPr>
          <w:rFonts w:eastAsia="Times New Roman" w:cs="Times New Roman"/>
          <w:b/>
          <w:bCs/>
        </w:rPr>
      </w:pPr>
    </w:p>
    <w:p w14:paraId="032D3BA4" w14:textId="77777777" w:rsidR="002954A7" w:rsidRDefault="002954A7" w:rsidP="00F7697D">
      <w:pPr>
        <w:spacing w:after="0" w:line="240" w:lineRule="auto"/>
        <w:contextualSpacing/>
        <w:rPr>
          <w:rFonts w:eastAsia="Times New Roman" w:cs="Times New Roman"/>
          <w:b/>
          <w:bCs/>
        </w:rPr>
      </w:pPr>
    </w:p>
    <w:p w14:paraId="32985432" w14:textId="77777777" w:rsidR="00F7697D" w:rsidRDefault="00F7697D" w:rsidP="00F7697D">
      <w:pPr>
        <w:spacing w:after="0" w:line="240" w:lineRule="auto"/>
        <w:contextualSpacing/>
        <w:rPr>
          <w:rFonts w:eastAsia="Times New Roman" w:cs="Times New Roman"/>
          <w:b/>
          <w:bCs/>
        </w:rPr>
      </w:pPr>
    </w:p>
    <w:p w14:paraId="18E2D124" w14:textId="77777777" w:rsidR="00F7697D" w:rsidRDefault="00F7697D" w:rsidP="00F7697D">
      <w:pPr>
        <w:spacing w:after="0" w:line="240" w:lineRule="auto"/>
        <w:contextualSpacing/>
        <w:rPr>
          <w:rFonts w:eastAsia="Times New Roman" w:cs="Times New Roman"/>
          <w:b/>
          <w:bCs/>
        </w:rPr>
      </w:pPr>
    </w:p>
    <w:p w14:paraId="0C0F96A4" w14:textId="77777777" w:rsidR="00F7697D" w:rsidRDefault="00F7697D" w:rsidP="00F7697D">
      <w:pPr>
        <w:spacing w:after="0" w:line="240" w:lineRule="auto"/>
        <w:contextualSpacing/>
        <w:rPr>
          <w:rFonts w:eastAsia="Times New Roman" w:cs="Times New Roman"/>
          <w:b/>
          <w:bCs/>
        </w:rPr>
      </w:pPr>
    </w:p>
    <w:p w14:paraId="45C89524"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page" w:horzAnchor="page" w:tblpX="1110" w:tblpY="8281"/>
        <w:tblW w:w="12629" w:type="dxa"/>
        <w:tblCellMar>
          <w:left w:w="29" w:type="dxa"/>
          <w:right w:w="29" w:type="dxa"/>
        </w:tblCellMar>
        <w:tblLook w:val="04A0" w:firstRow="1" w:lastRow="0" w:firstColumn="1" w:lastColumn="0" w:noHBand="0" w:noVBand="1"/>
      </w:tblPr>
      <w:tblGrid>
        <w:gridCol w:w="3269"/>
        <w:gridCol w:w="1957"/>
        <w:gridCol w:w="5855"/>
        <w:gridCol w:w="1548"/>
      </w:tblGrid>
      <w:tr w:rsidR="00B12D76" w:rsidRPr="00F25BF8" w14:paraId="47435BDA" w14:textId="77777777" w:rsidTr="005856F5">
        <w:tc>
          <w:tcPr>
            <w:tcW w:w="3269" w:type="dxa"/>
          </w:tcPr>
          <w:p w14:paraId="05C0BD52" w14:textId="77777777" w:rsidR="00B12D76" w:rsidRPr="00F25BF8" w:rsidRDefault="00B12D76" w:rsidP="00B12D76">
            <w:pPr>
              <w:kinsoku w:val="0"/>
              <w:overflowPunct w:val="0"/>
              <w:autoSpaceDE w:val="0"/>
              <w:autoSpaceDN w:val="0"/>
              <w:adjustRightInd w:val="0"/>
              <w:contextualSpacing/>
              <w:rPr>
                <w:rFonts w:cs="Times New Roman"/>
                <w:b/>
                <w:sz w:val="20"/>
              </w:rPr>
            </w:pPr>
            <w:r>
              <w:rPr>
                <w:rFonts w:cs="Times New Roman"/>
                <w:b/>
                <w:sz w:val="20"/>
              </w:rPr>
              <w:t>112- Involved in conflict</w:t>
            </w:r>
          </w:p>
        </w:tc>
        <w:tc>
          <w:tcPr>
            <w:tcW w:w="1957" w:type="dxa"/>
          </w:tcPr>
          <w:p w14:paraId="4E2BB267" w14:textId="3068CFE7" w:rsidR="00B12D76" w:rsidRPr="00F25BF8" w:rsidRDefault="005856F5" w:rsidP="005856F5">
            <w:pPr>
              <w:kinsoku w:val="0"/>
              <w:overflowPunct w:val="0"/>
              <w:autoSpaceDE w:val="0"/>
              <w:autoSpaceDN w:val="0"/>
              <w:adjustRightInd w:val="0"/>
              <w:contextualSpacing/>
              <w:rPr>
                <w:rFonts w:cs="Times New Roman"/>
                <w:b/>
                <w:sz w:val="20"/>
              </w:rPr>
            </w:pPr>
            <w:r>
              <w:rPr>
                <w:rFonts w:cs="Times New Roman"/>
                <w:b/>
                <w:sz w:val="20"/>
              </w:rPr>
              <w:t xml:space="preserve">113- </w:t>
            </w:r>
            <w:r w:rsidR="00B12D76" w:rsidRPr="00F25BF8">
              <w:rPr>
                <w:rFonts w:cs="Times New Roman"/>
                <w:b/>
                <w:sz w:val="20"/>
              </w:rPr>
              <w:t xml:space="preserve">Time Period </w:t>
            </w:r>
          </w:p>
        </w:tc>
        <w:tc>
          <w:tcPr>
            <w:tcW w:w="5855" w:type="dxa"/>
          </w:tcPr>
          <w:p w14:paraId="7D67FB6C" w14:textId="72815CB6" w:rsidR="00B12D76" w:rsidRPr="00F25BF8" w:rsidRDefault="005856F5" w:rsidP="00B12D76">
            <w:pPr>
              <w:kinsoku w:val="0"/>
              <w:overflowPunct w:val="0"/>
              <w:autoSpaceDE w:val="0"/>
              <w:autoSpaceDN w:val="0"/>
              <w:adjustRightInd w:val="0"/>
              <w:contextualSpacing/>
              <w:rPr>
                <w:rFonts w:cs="Times New Roman"/>
                <w:b/>
                <w:sz w:val="20"/>
              </w:rPr>
            </w:pPr>
            <w:r>
              <w:rPr>
                <w:rFonts w:cs="Times New Roman"/>
                <w:b/>
                <w:sz w:val="20"/>
              </w:rPr>
              <w:t xml:space="preserve">114- Dispute Place </w:t>
            </w:r>
          </w:p>
        </w:tc>
        <w:tc>
          <w:tcPr>
            <w:tcW w:w="1548" w:type="dxa"/>
          </w:tcPr>
          <w:p w14:paraId="19254E8E" w14:textId="69208AB7" w:rsidR="00B12D76" w:rsidRPr="00F25BF8" w:rsidRDefault="005856F5" w:rsidP="005856F5">
            <w:pPr>
              <w:kinsoku w:val="0"/>
              <w:overflowPunct w:val="0"/>
              <w:autoSpaceDE w:val="0"/>
              <w:autoSpaceDN w:val="0"/>
              <w:adjustRightInd w:val="0"/>
              <w:contextualSpacing/>
              <w:rPr>
                <w:rFonts w:cs="Times New Roman"/>
                <w:b/>
                <w:sz w:val="20"/>
              </w:rPr>
            </w:pPr>
            <w:r>
              <w:rPr>
                <w:rFonts w:cs="Times New Roman"/>
                <w:b/>
                <w:sz w:val="20"/>
              </w:rPr>
              <w:t>115- Satisfication</w:t>
            </w:r>
          </w:p>
        </w:tc>
      </w:tr>
      <w:tr w:rsidR="00B12D76" w:rsidRPr="00F25BF8" w14:paraId="7CA60C24" w14:textId="77777777" w:rsidTr="005856F5">
        <w:tc>
          <w:tcPr>
            <w:tcW w:w="3269" w:type="dxa"/>
          </w:tcPr>
          <w:p w14:paraId="7E2791DC"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1=Official or leader from your village</w:t>
            </w:r>
          </w:p>
          <w:p w14:paraId="4F1392B1"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2=Official or leader from outside your village</w:t>
            </w:r>
          </w:p>
          <w:p w14:paraId="3CEF6E30"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 xml:space="preserve">3=Household/Strangers/migrants from another village </w:t>
            </w:r>
          </w:p>
          <w:p w14:paraId="4862F1C4"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4=Chief or other higher authority figure</w:t>
            </w:r>
          </w:p>
          <w:p w14:paraId="16E1CD3D"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5=Forest service</w:t>
            </w:r>
          </w:p>
          <w:p w14:paraId="6F8B5940"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6=ZAWA</w:t>
            </w:r>
          </w:p>
          <w:p w14:paraId="4FEBE003" w14:textId="77777777" w:rsidR="00B12D76" w:rsidRPr="00F25BF8" w:rsidRDefault="00B12D76" w:rsidP="00B12D76">
            <w:pPr>
              <w:kinsoku w:val="0"/>
              <w:overflowPunct w:val="0"/>
              <w:autoSpaceDE w:val="0"/>
              <w:autoSpaceDN w:val="0"/>
              <w:adjustRightInd w:val="0"/>
              <w:contextualSpacing/>
              <w:rPr>
                <w:rFonts w:cs="Times New Roman"/>
                <w:sz w:val="20"/>
              </w:rPr>
            </w:pPr>
            <w:r>
              <w:rPr>
                <w:rFonts w:cs="Times New Roman"/>
                <w:sz w:val="20"/>
              </w:rPr>
              <w:t xml:space="preserve">97=Other, speciy </w:t>
            </w:r>
          </w:p>
        </w:tc>
        <w:tc>
          <w:tcPr>
            <w:tcW w:w="1957" w:type="dxa"/>
          </w:tcPr>
          <w:p w14:paraId="26FDC55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1=A couple days</w:t>
            </w:r>
          </w:p>
          <w:p w14:paraId="70890DF8"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2=About 1 week</w:t>
            </w:r>
          </w:p>
          <w:p w14:paraId="54E9E219"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3=Several weeks</w:t>
            </w:r>
          </w:p>
          <w:p w14:paraId="2B93AE6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4=About one month</w:t>
            </w:r>
          </w:p>
          <w:p w14:paraId="5B97612A"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5=Several month</w:t>
            </w:r>
          </w:p>
          <w:p w14:paraId="597772B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6=About one year</w:t>
            </w:r>
          </w:p>
          <w:p w14:paraId="56794E0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7=2-3 years</w:t>
            </w:r>
          </w:p>
          <w:p w14:paraId="06B3DB3C"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8=More than 3 years</w:t>
            </w:r>
          </w:p>
        </w:tc>
        <w:tc>
          <w:tcPr>
            <w:tcW w:w="5855" w:type="dxa"/>
          </w:tcPr>
          <w:p w14:paraId="3CEE3B1A"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1=Headman/woman</w:t>
            </w:r>
          </w:p>
          <w:p w14:paraId="1A5E3807"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 xml:space="preserve">2=NGO </w:t>
            </w:r>
          </w:p>
          <w:p w14:paraId="2B982761"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3=Cooperative farmer group</w:t>
            </w:r>
          </w:p>
          <w:p w14:paraId="072B8EF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4=Chipata  District Land Alliance</w:t>
            </w:r>
          </w:p>
          <w:p w14:paraId="2D18E563"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5=Village Land Committee</w:t>
            </w:r>
          </w:p>
          <w:p w14:paraId="2F24D544"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6=Neighbor</w:t>
            </w:r>
          </w:p>
          <w:p w14:paraId="3316646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7=YGL</w:t>
            </w:r>
          </w:p>
          <w:p w14:paraId="7D177173"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8=Chief or other higher authority</w:t>
            </w:r>
          </w:p>
          <w:p w14:paraId="07685067"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9=Induna</w:t>
            </w:r>
          </w:p>
          <w:p w14:paraId="47E12A34"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10=Resolved myself</w:t>
            </w:r>
          </w:p>
          <w:p w14:paraId="241CDBDE"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97=Other, specify</w:t>
            </w:r>
          </w:p>
        </w:tc>
        <w:tc>
          <w:tcPr>
            <w:tcW w:w="1548" w:type="dxa"/>
          </w:tcPr>
          <w:p w14:paraId="022B985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1=Very satisfied</w:t>
            </w:r>
          </w:p>
          <w:p w14:paraId="5D80CA8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2=Satisfied</w:t>
            </w:r>
          </w:p>
          <w:p w14:paraId="30E767D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3=Neutral</w:t>
            </w:r>
          </w:p>
          <w:p w14:paraId="388804D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4=Dissatisfied</w:t>
            </w:r>
          </w:p>
          <w:p w14:paraId="552F76F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5=Very dissatisfied</w:t>
            </w:r>
          </w:p>
          <w:p w14:paraId="18F4A68C"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w:t>
            </w:r>
            <w:r>
              <w:rPr>
                <w:rFonts w:cs="Times New Roman"/>
                <w:sz w:val="20"/>
              </w:rPr>
              <w:t>Prefer not</w:t>
            </w:r>
            <w:r w:rsidRPr="00F25BF8">
              <w:rPr>
                <w:rFonts w:cs="Times New Roman"/>
                <w:sz w:val="20"/>
              </w:rPr>
              <w:t xml:space="preserve"> to answer</w:t>
            </w:r>
          </w:p>
        </w:tc>
      </w:tr>
    </w:tbl>
    <w:p w14:paraId="6DE2BAB4" w14:textId="77777777" w:rsidR="00F7697D" w:rsidRPr="00F25BF8" w:rsidRDefault="00F7697D" w:rsidP="00F7697D">
      <w:pPr>
        <w:spacing w:after="0" w:line="240" w:lineRule="auto"/>
        <w:contextualSpacing/>
        <w:rPr>
          <w:rFonts w:eastAsia="SimSun"/>
        </w:rPr>
      </w:pPr>
    </w:p>
    <w:p w14:paraId="184ACA9C" w14:textId="77777777" w:rsidR="006E365E" w:rsidRDefault="006E365E">
      <w:pPr>
        <w:rPr>
          <w:rFonts w:eastAsia="Times New Roman" w:cs="Times New Roman"/>
          <w:b/>
          <w:bCs/>
        </w:rPr>
        <w:sectPr w:rsidR="006E365E" w:rsidSect="006E365E">
          <w:type w:val="continuous"/>
          <w:pgSz w:w="15840" w:h="12240" w:orient="landscape"/>
          <w:pgMar w:top="720" w:right="720" w:bottom="1080" w:left="720" w:header="720" w:footer="84" w:gutter="0"/>
          <w:cols w:space="720"/>
          <w:docGrid w:linePitch="360"/>
        </w:sectPr>
        <w:pPrChange w:id="470" w:author="Aleta Haflett" w:date="2014-11-03T16:31:00Z">
          <w:pPr>
            <w:spacing w:afterLines="20" w:after="48" w:line="240" w:lineRule="auto"/>
            <w:contextualSpacing/>
          </w:pPr>
        </w:pPrChange>
      </w:pPr>
    </w:p>
    <w:p w14:paraId="399825E5" w14:textId="77777777" w:rsidR="005C2B03" w:rsidRDefault="005C2B03" w:rsidP="009559BE">
      <w:pPr>
        <w:spacing w:after="0" w:line="240" w:lineRule="auto"/>
        <w:rPr>
          <w:rFonts w:cs="Arial"/>
          <w:b/>
        </w:rPr>
      </w:pPr>
    </w:p>
    <w:p w14:paraId="101E8F1E" w14:textId="77777777" w:rsidR="005C2B03" w:rsidRDefault="005C2B03" w:rsidP="009559BE">
      <w:pPr>
        <w:spacing w:after="0" w:line="240" w:lineRule="auto"/>
        <w:rPr>
          <w:rFonts w:cs="Arial"/>
          <w:b/>
        </w:rPr>
      </w:pPr>
    </w:p>
    <w:p w14:paraId="63ACAB99" w14:textId="77777777" w:rsidR="005C2B03" w:rsidRDefault="005C2B03" w:rsidP="009559BE">
      <w:pPr>
        <w:spacing w:after="0" w:line="240" w:lineRule="auto"/>
        <w:rPr>
          <w:rFonts w:cs="Arial"/>
          <w:b/>
        </w:rPr>
      </w:pPr>
    </w:p>
    <w:p w14:paraId="723FEFEF" w14:textId="77777777" w:rsidR="005C2B03" w:rsidRDefault="005C2B03" w:rsidP="009559BE">
      <w:pPr>
        <w:spacing w:after="0" w:line="240" w:lineRule="auto"/>
        <w:rPr>
          <w:rFonts w:cs="Arial"/>
          <w:b/>
        </w:rPr>
      </w:pPr>
    </w:p>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060"/>
        <w:gridCol w:w="415"/>
        <w:gridCol w:w="647"/>
        <w:gridCol w:w="253"/>
        <w:tblGridChange w:id="471">
          <w:tblGrid>
            <w:gridCol w:w="74"/>
            <w:gridCol w:w="590"/>
            <w:gridCol w:w="74"/>
            <w:gridCol w:w="4821"/>
            <w:gridCol w:w="74"/>
            <w:gridCol w:w="3060"/>
            <w:gridCol w:w="415"/>
            <w:gridCol w:w="573"/>
            <w:gridCol w:w="74"/>
            <w:gridCol w:w="179"/>
            <w:gridCol w:w="74"/>
          </w:tblGrid>
        </w:tblGridChange>
      </w:tblGrid>
      <w:tr w:rsidR="005C2B03" w:rsidRPr="00815557" w14:paraId="6EF1AC9B" w14:textId="77777777" w:rsidTr="00496396">
        <w:trPr>
          <w:trHeight w:hRule="exact" w:val="1251"/>
        </w:trPr>
        <w:tc>
          <w:tcPr>
            <w:tcW w:w="664" w:type="dxa"/>
            <w:tcBorders>
              <w:top w:val="single" w:sz="4" w:space="0" w:color="auto"/>
              <w:left w:val="single" w:sz="4" w:space="0" w:color="000000"/>
              <w:bottom w:val="single" w:sz="4" w:space="0" w:color="000000"/>
              <w:right w:val="single" w:sz="4" w:space="0" w:color="auto"/>
            </w:tcBorders>
          </w:tcPr>
          <w:p w14:paraId="6343429A" w14:textId="77777777" w:rsidR="005C2B03" w:rsidRPr="00815557" w:rsidRDefault="005C2B03" w:rsidP="005C2B03">
            <w:pPr>
              <w:rPr>
                <w:w w:val="105"/>
              </w:rPr>
            </w:pPr>
            <w:r>
              <w:rPr>
                <w:w w:val="105"/>
              </w:rPr>
              <w:t>F.5</w:t>
            </w:r>
          </w:p>
        </w:tc>
        <w:tc>
          <w:tcPr>
            <w:tcW w:w="4895" w:type="dxa"/>
            <w:tcBorders>
              <w:top w:val="single" w:sz="4" w:space="0" w:color="auto"/>
              <w:left w:val="single" w:sz="4" w:space="0" w:color="auto"/>
              <w:bottom w:val="single" w:sz="4" w:space="0" w:color="000000"/>
              <w:right w:val="single" w:sz="18" w:space="0" w:color="000000"/>
            </w:tcBorders>
          </w:tcPr>
          <w:p w14:paraId="265EFFEA" w14:textId="77777777" w:rsidR="005C2B03" w:rsidRDefault="005C2B03" w:rsidP="005C2B03">
            <w:pPr>
              <w:spacing w:after="0"/>
              <w:rPr>
                <w:rFonts w:cs="Arial"/>
              </w:rPr>
            </w:pPr>
            <w:commentRangeStart w:id="472"/>
            <w:r>
              <w:rPr>
                <w:rFonts w:cs="Arial"/>
              </w:rPr>
              <w:t xml:space="preserve">Did your household plant any trees over the past 5 years? </w:t>
            </w:r>
            <w:commentRangeEnd w:id="472"/>
            <w:r w:rsidR="00E31E9E">
              <w:rPr>
                <w:rStyle w:val="CommentReference"/>
              </w:rPr>
              <w:commentReference w:id="472"/>
            </w:r>
          </w:p>
        </w:tc>
        <w:tc>
          <w:tcPr>
            <w:tcW w:w="3060" w:type="dxa"/>
            <w:tcBorders>
              <w:top w:val="single" w:sz="4" w:space="0" w:color="auto"/>
              <w:left w:val="single" w:sz="4" w:space="0" w:color="auto"/>
              <w:bottom w:val="single" w:sz="4" w:space="0" w:color="000000"/>
              <w:right w:val="single" w:sz="18" w:space="0" w:color="000000"/>
            </w:tcBorders>
          </w:tcPr>
          <w:p w14:paraId="258C720D" w14:textId="77777777" w:rsidR="005C2B03" w:rsidRDefault="005C2B03" w:rsidP="005C2B03">
            <w:pPr>
              <w:spacing w:after="0"/>
            </w:pPr>
            <w:r>
              <w:t>0=No</w:t>
            </w:r>
          </w:p>
          <w:p w14:paraId="18001F7D" w14:textId="77777777" w:rsidR="005C2B03" w:rsidRDefault="005C2B03" w:rsidP="005C2B03">
            <w:pPr>
              <w:spacing w:after="0"/>
            </w:pPr>
            <w:r>
              <w:t>1=Yes</w:t>
            </w:r>
            <w:r w:rsidRPr="00F82CC8" w:rsidDel="00226116">
              <w:t xml:space="preserve"> </w:t>
            </w:r>
          </w:p>
          <w:p w14:paraId="57C4ABD1" w14:textId="77777777" w:rsidR="005C2B03" w:rsidRDefault="005C2B03" w:rsidP="005C2B03">
            <w:pPr>
              <w:spacing w:after="0"/>
            </w:pPr>
            <w:r>
              <w:t>888=Don’t know</w:t>
            </w:r>
          </w:p>
          <w:p w14:paraId="2F004D9D" w14:textId="77777777" w:rsidR="005C2B03" w:rsidRPr="009559BE" w:rsidRDefault="005C2B03" w:rsidP="005C2B03">
            <w:pPr>
              <w:spacing w:after="0"/>
              <w:rPr>
                <w:rFonts w:cs="Arial"/>
              </w:rPr>
            </w:pPr>
            <w:r>
              <w:t>999=Prefer not to respond</w:t>
            </w:r>
          </w:p>
        </w:tc>
        <w:tc>
          <w:tcPr>
            <w:tcW w:w="1315" w:type="dxa"/>
            <w:gridSpan w:val="3"/>
            <w:tcBorders>
              <w:top w:val="single" w:sz="4" w:space="0" w:color="auto"/>
              <w:left w:val="single" w:sz="18" w:space="0" w:color="000000"/>
              <w:bottom w:val="single" w:sz="18" w:space="0" w:color="000000"/>
              <w:right w:val="single" w:sz="18" w:space="0" w:color="000000"/>
            </w:tcBorders>
          </w:tcPr>
          <w:p w14:paraId="39AE4DF6" w14:textId="77777777" w:rsidR="005C2B03" w:rsidRPr="00815557" w:rsidRDefault="005C2B03" w:rsidP="005C2B03">
            <w:pPr>
              <w:spacing w:after="0"/>
              <w:rPr>
                <w:i/>
                <w:color w:val="A6A6A6" w:themeColor="background1" w:themeShade="A6"/>
              </w:rPr>
            </w:pPr>
          </w:p>
        </w:tc>
      </w:tr>
      <w:tr w:rsidR="005C2B03" w:rsidRPr="00815557" w14:paraId="290EEF0A" w14:textId="77777777" w:rsidTr="005C2B03">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4877B922" w14:textId="77777777" w:rsidR="005C2B03" w:rsidRPr="00815557" w:rsidRDefault="005C2B03" w:rsidP="005C2B03">
            <w:pPr>
              <w:rPr>
                <w:w w:val="105"/>
              </w:rPr>
            </w:pPr>
            <w:r>
              <w:rPr>
                <w:w w:val="105"/>
              </w:rPr>
              <w:t>F.6</w:t>
            </w:r>
          </w:p>
        </w:tc>
        <w:tc>
          <w:tcPr>
            <w:tcW w:w="7955" w:type="dxa"/>
            <w:gridSpan w:val="2"/>
            <w:tcBorders>
              <w:top w:val="single" w:sz="4" w:space="0" w:color="000000"/>
              <w:left w:val="single" w:sz="4" w:space="0" w:color="auto"/>
              <w:bottom w:val="single" w:sz="4" w:space="0" w:color="000000"/>
              <w:right w:val="single" w:sz="18" w:space="0" w:color="000000"/>
            </w:tcBorders>
          </w:tcPr>
          <w:p w14:paraId="34062CE3" w14:textId="77777777" w:rsidR="005C2B03" w:rsidRPr="00815557" w:rsidRDefault="005C2B03" w:rsidP="005C2B03">
            <w:pPr>
              <w:spacing w:after="0"/>
              <w:rPr>
                <w:w w:val="105"/>
              </w:rPr>
            </w:pPr>
            <w:commentRangeStart w:id="473"/>
            <w:r w:rsidRPr="009559BE">
              <w:rPr>
                <w:rFonts w:cs="Arial"/>
              </w:rPr>
              <w:t xml:space="preserve">What do you think is the value of all the trees </w:t>
            </w:r>
            <w:commentRangeStart w:id="474"/>
            <w:r w:rsidRPr="009559BE">
              <w:rPr>
                <w:rFonts w:cs="Arial"/>
              </w:rPr>
              <w:t>on a well</w:t>
            </w:r>
            <w:r>
              <w:rPr>
                <w:rFonts w:cs="Arial"/>
              </w:rPr>
              <w:t>-forested ha</w:t>
            </w:r>
            <w:commentRangeEnd w:id="474"/>
            <w:r w:rsidR="00496396">
              <w:rPr>
                <w:rStyle w:val="CommentReference"/>
              </w:rPr>
              <w:commentReference w:id="474"/>
            </w:r>
            <w:r w:rsidRPr="009559BE">
              <w:rPr>
                <w:rFonts w:cs="Arial"/>
              </w:rPr>
              <w:t xml:space="preserve"> of your</w:t>
            </w:r>
            <w:r>
              <w:rPr>
                <w:rFonts w:cs="Arial"/>
              </w:rPr>
              <w:t xml:space="preserve"> community land</w:t>
            </w:r>
            <w:r w:rsidRPr="009559BE">
              <w:rPr>
                <w:rFonts w:cs="Arial"/>
              </w:rPr>
              <w:t>?</w:t>
            </w:r>
          </w:p>
        </w:tc>
        <w:tc>
          <w:tcPr>
            <w:tcW w:w="1315" w:type="dxa"/>
            <w:gridSpan w:val="3"/>
            <w:tcBorders>
              <w:top w:val="single" w:sz="18" w:space="0" w:color="000000"/>
              <w:left w:val="single" w:sz="18" w:space="0" w:color="000000"/>
              <w:bottom w:val="single" w:sz="18" w:space="0" w:color="000000"/>
              <w:right w:val="single" w:sz="18" w:space="0" w:color="000000"/>
            </w:tcBorders>
          </w:tcPr>
          <w:p w14:paraId="6BF4CAA4" w14:textId="77777777" w:rsidR="005C2B03" w:rsidRPr="00815557" w:rsidRDefault="005C2B03" w:rsidP="005C2B03">
            <w:pPr>
              <w:spacing w:after="0"/>
              <w:rPr>
                <w:i/>
                <w:color w:val="A6A6A6" w:themeColor="background1" w:themeShade="A6"/>
              </w:rPr>
            </w:pPr>
            <w:r w:rsidRPr="00815557">
              <w:rPr>
                <w:i/>
                <w:color w:val="A6A6A6" w:themeColor="background1" w:themeShade="A6"/>
              </w:rPr>
              <w:t>(Integer)</w:t>
            </w:r>
            <w:commentRangeEnd w:id="473"/>
            <w:r w:rsidR="00496396">
              <w:rPr>
                <w:rStyle w:val="CommentReference"/>
              </w:rPr>
              <w:commentReference w:id="473"/>
            </w:r>
          </w:p>
        </w:tc>
      </w:tr>
      <w:tr w:rsidR="00496396" w:rsidRPr="00815557" w14:paraId="474EE171" w14:textId="77777777" w:rsidTr="005C2B03">
        <w:trPr>
          <w:trHeight w:hRule="exact" w:val="810"/>
          <w:ins w:id="475" w:author="Stephanie Fenner" w:date="2014-11-04T14:24:00Z"/>
        </w:trPr>
        <w:tc>
          <w:tcPr>
            <w:tcW w:w="664" w:type="dxa"/>
            <w:tcBorders>
              <w:top w:val="single" w:sz="4" w:space="0" w:color="000000"/>
              <w:left w:val="single" w:sz="4" w:space="0" w:color="000000"/>
              <w:bottom w:val="single" w:sz="4" w:space="0" w:color="000000"/>
              <w:right w:val="single" w:sz="4" w:space="0" w:color="auto"/>
            </w:tcBorders>
          </w:tcPr>
          <w:p w14:paraId="72F66159" w14:textId="77777777" w:rsidR="00496396" w:rsidRDefault="00496396" w:rsidP="005C2B03">
            <w:pPr>
              <w:rPr>
                <w:ins w:id="476" w:author="Stephanie Fenner" w:date="2014-11-04T14:24:00Z"/>
                <w:w w:val="105"/>
              </w:rPr>
            </w:pPr>
          </w:p>
        </w:tc>
        <w:tc>
          <w:tcPr>
            <w:tcW w:w="7955" w:type="dxa"/>
            <w:gridSpan w:val="2"/>
            <w:tcBorders>
              <w:top w:val="single" w:sz="4" w:space="0" w:color="000000"/>
              <w:left w:val="single" w:sz="4" w:space="0" w:color="auto"/>
              <w:bottom w:val="single" w:sz="4" w:space="0" w:color="000000"/>
              <w:right w:val="single" w:sz="18" w:space="0" w:color="000000"/>
            </w:tcBorders>
          </w:tcPr>
          <w:p w14:paraId="710187D8" w14:textId="539BAF20" w:rsidR="00496396" w:rsidRPr="009559BE" w:rsidRDefault="00496396" w:rsidP="005C2B03">
            <w:pPr>
              <w:spacing w:after="0"/>
              <w:rPr>
                <w:ins w:id="477" w:author="Stephanie Fenner" w:date="2014-11-04T14:24:00Z"/>
                <w:rFonts w:cs="Arial"/>
              </w:rPr>
            </w:pPr>
            <w:ins w:id="478" w:author="Stephanie Fenner" w:date="2014-11-04T14:24:00Z">
              <w:r>
                <w:rPr>
                  <w:rFonts w:cs="Arial"/>
                </w:rPr>
                <w:t>What do you think is the value of protecting the trees on your communit</w:t>
              </w:r>
            </w:ins>
            <w:ins w:id="479" w:author="Stephanie Fenner" w:date="2014-11-04T14:31:00Z">
              <w:r>
                <w:rPr>
                  <w:rFonts w:cs="Arial"/>
                </w:rPr>
                <w:t>y</w:t>
              </w:r>
            </w:ins>
            <w:ins w:id="480" w:author="Stephanie Fenner" w:date="2014-11-04T14:24:00Z">
              <w:r>
                <w:rPr>
                  <w:rFonts w:cs="Arial"/>
                </w:rPr>
                <w:t xml:space="preserve"> land?</w:t>
              </w:r>
            </w:ins>
          </w:p>
        </w:tc>
        <w:tc>
          <w:tcPr>
            <w:tcW w:w="1315" w:type="dxa"/>
            <w:gridSpan w:val="3"/>
            <w:tcBorders>
              <w:top w:val="single" w:sz="18" w:space="0" w:color="000000"/>
              <w:left w:val="single" w:sz="18" w:space="0" w:color="000000"/>
              <w:bottom w:val="single" w:sz="18" w:space="0" w:color="000000"/>
              <w:right w:val="single" w:sz="18" w:space="0" w:color="000000"/>
            </w:tcBorders>
          </w:tcPr>
          <w:p w14:paraId="62C554B0" w14:textId="77777777" w:rsidR="00496396" w:rsidRPr="00815557" w:rsidRDefault="00496396" w:rsidP="005C2B03">
            <w:pPr>
              <w:spacing w:after="0"/>
              <w:rPr>
                <w:ins w:id="481" w:author="Stephanie Fenner" w:date="2014-11-04T14:24:00Z"/>
                <w:i/>
                <w:color w:val="A6A6A6" w:themeColor="background1" w:themeShade="A6"/>
              </w:rPr>
            </w:pPr>
          </w:p>
        </w:tc>
      </w:tr>
      <w:tr w:rsidR="005C2B03" w:rsidRPr="00F82CC8" w14:paraId="4856EFC4" w14:textId="77777777" w:rsidTr="005C2B03">
        <w:trPr>
          <w:trHeight w:val="20"/>
        </w:trPr>
        <w:tc>
          <w:tcPr>
            <w:tcW w:w="664" w:type="dxa"/>
            <w:tcBorders>
              <w:top w:val="single" w:sz="4" w:space="0" w:color="000000"/>
              <w:left w:val="single" w:sz="4" w:space="0" w:color="000000"/>
              <w:bottom w:val="single" w:sz="4" w:space="0" w:color="000000"/>
              <w:right w:val="single" w:sz="4" w:space="0" w:color="auto"/>
            </w:tcBorders>
          </w:tcPr>
          <w:p w14:paraId="3CF5170B" w14:textId="77777777" w:rsidR="005C2B03" w:rsidRPr="00741093" w:rsidRDefault="005C2B03" w:rsidP="005C2B03">
            <w:pPr>
              <w:spacing w:after="0"/>
              <w:rPr>
                <w:rFonts w:eastAsia="Calibri" w:cs="Times New Roman"/>
                <w:w w:val="105"/>
              </w:rPr>
            </w:pPr>
            <w:r>
              <w:rPr>
                <w:rFonts w:eastAsia="Calibri" w:cs="Times New Roman"/>
                <w:w w:val="105"/>
              </w:rPr>
              <w:t>F.7</w:t>
            </w:r>
          </w:p>
        </w:tc>
        <w:tc>
          <w:tcPr>
            <w:tcW w:w="4895" w:type="dxa"/>
            <w:tcBorders>
              <w:top w:val="single" w:sz="4" w:space="0" w:color="000000"/>
              <w:left w:val="single" w:sz="4" w:space="0" w:color="auto"/>
              <w:bottom w:val="single" w:sz="4" w:space="0" w:color="000000"/>
            </w:tcBorders>
          </w:tcPr>
          <w:p w14:paraId="2181D49E" w14:textId="77777777" w:rsidR="005C2B03" w:rsidRDefault="005C2B03" w:rsidP="005C2B03">
            <w:pPr>
              <w:spacing w:after="0"/>
              <w:rPr>
                <w:rFonts w:cs="Arial"/>
              </w:rPr>
            </w:pPr>
            <w:r>
              <w:rPr>
                <w:rFonts w:cs="Arial"/>
              </w:rPr>
              <w:t xml:space="preserve">In your opinion, what other benefits does the near-by forest/wooded area/tress have, apart from products harvested? </w:t>
            </w:r>
          </w:p>
          <w:p w14:paraId="0CC68027" w14:textId="77777777" w:rsidR="005C2B03" w:rsidRPr="008113F0" w:rsidRDefault="005C2B03" w:rsidP="005C2B03">
            <w:pPr>
              <w:spacing w:after="0"/>
              <w:rPr>
                <w:rFonts w:cs="Arial"/>
                <w:i/>
              </w:rPr>
            </w:pPr>
            <w:r>
              <w:rPr>
                <w:rFonts w:cs="Arial"/>
                <w:i/>
              </w:rPr>
              <w:t xml:space="preserve">Probe and code. Select all that apply </w:t>
            </w:r>
          </w:p>
        </w:tc>
        <w:tc>
          <w:tcPr>
            <w:tcW w:w="4122" w:type="dxa"/>
            <w:gridSpan w:val="3"/>
            <w:tcBorders>
              <w:top w:val="single" w:sz="4" w:space="0" w:color="000000"/>
              <w:bottom w:val="single" w:sz="4" w:space="0" w:color="000000"/>
              <w:right w:val="single" w:sz="18" w:space="0" w:color="000000"/>
            </w:tcBorders>
          </w:tcPr>
          <w:p w14:paraId="362F07F9" w14:textId="77777777" w:rsidR="005C2B03" w:rsidRDefault="005C2B03" w:rsidP="005C2B03">
            <w:pPr>
              <w:spacing w:after="0"/>
            </w:pPr>
            <w:r>
              <w:t>1=None</w:t>
            </w:r>
          </w:p>
          <w:p w14:paraId="4551B0F3" w14:textId="77777777" w:rsidR="005C2B03" w:rsidRDefault="005C2B03" w:rsidP="005C2B03">
            <w:pPr>
              <w:spacing w:after="0"/>
            </w:pPr>
            <w:r>
              <w:t>2=Soil protection</w:t>
            </w:r>
          </w:p>
          <w:p w14:paraId="69FE3DC8" w14:textId="77777777" w:rsidR="005C2B03" w:rsidRDefault="005C2B03" w:rsidP="005C2B03">
            <w:pPr>
              <w:spacing w:after="0"/>
            </w:pPr>
            <w:r>
              <w:t>3=Soil fertility</w:t>
            </w:r>
          </w:p>
          <w:p w14:paraId="599503E3" w14:textId="77777777" w:rsidR="005C2B03" w:rsidRDefault="005C2B03" w:rsidP="005C2B03">
            <w:pPr>
              <w:spacing w:after="0"/>
            </w:pPr>
            <w:r>
              <w:t xml:space="preserve">4=Area for grazing animals </w:t>
            </w:r>
          </w:p>
          <w:p w14:paraId="44C2FA53" w14:textId="77777777" w:rsidR="005C2B03" w:rsidRDefault="005C2B03" w:rsidP="005C2B03">
            <w:pPr>
              <w:spacing w:after="0"/>
            </w:pPr>
            <w:r>
              <w:t xml:space="preserve">5=Water conservation </w:t>
            </w:r>
          </w:p>
          <w:p w14:paraId="070A1A59" w14:textId="77777777" w:rsidR="005C2B03" w:rsidRDefault="005C2B03" w:rsidP="005C2B03">
            <w:pPr>
              <w:spacing w:after="0"/>
            </w:pPr>
            <w:r>
              <w:t xml:space="preserve">6=Water purification </w:t>
            </w:r>
          </w:p>
          <w:p w14:paraId="29A173CB" w14:textId="77777777" w:rsidR="005C2B03" w:rsidRDefault="005C2B03" w:rsidP="005C2B03">
            <w:pPr>
              <w:spacing w:after="0"/>
            </w:pPr>
            <w:r>
              <w:t>7=Climate regulation</w:t>
            </w:r>
          </w:p>
          <w:p w14:paraId="31E3F3B6" w14:textId="77777777" w:rsidR="005C2B03" w:rsidRDefault="005C2B03" w:rsidP="005C2B03">
            <w:pPr>
              <w:spacing w:after="0"/>
            </w:pPr>
            <w:r>
              <w:t>8=Disease control</w:t>
            </w:r>
          </w:p>
          <w:p w14:paraId="1109531A" w14:textId="77777777" w:rsidR="005C2B03" w:rsidRDefault="005C2B03" w:rsidP="005C2B03">
            <w:pPr>
              <w:spacing w:after="0"/>
            </w:pPr>
            <w:r>
              <w:t>9=Windbreak</w:t>
            </w:r>
          </w:p>
          <w:p w14:paraId="2DC5D8F3" w14:textId="77777777" w:rsidR="005C2B03" w:rsidRDefault="005C2B03" w:rsidP="005C2B03">
            <w:pPr>
              <w:spacing w:after="0"/>
            </w:pPr>
            <w:r>
              <w:t>10=Shade</w:t>
            </w:r>
          </w:p>
          <w:p w14:paraId="1A20A737" w14:textId="77777777" w:rsidR="005C2B03" w:rsidRDefault="005C2B03" w:rsidP="005C2B03">
            <w:pPr>
              <w:spacing w:after="0"/>
            </w:pPr>
            <w:r>
              <w:t xml:space="preserve">11=Religious/spiritual </w:t>
            </w:r>
          </w:p>
          <w:p w14:paraId="71BBA0A6" w14:textId="77777777" w:rsidR="005C2B03" w:rsidRDefault="005C2B03" w:rsidP="005C2B03">
            <w:pPr>
              <w:spacing w:after="0"/>
            </w:pPr>
            <w:r>
              <w:t xml:space="preserve">12=Cultural heritage </w:t>
            </w:r>
          </w:p>
        </w:tc>
        <w:tc>
          <w:tcPr>
            <w:tcW w:w="253" w:type="dxa"/>
            <w:tcBorders>
              <w:top w:val="single" w:sz="18" w:space="0" w:color="000000"/>
              <w:left w:val="single" w:sz="18" w:space="0" w:color="000000"/>
              <w:bottom w:val="single" w:sz="18" w:space="0" w:color="000000"/>
              <w:right w:val="single" w:sz="18" w:space="0" w:color="000000"/>
            </w:tcBorders>
          </w:tcPr>
          <w:p w14:paraId="460EFEEF" w14:textId="77777777" w:rsidR="005C2B03" w:rsidRPr="006F4E6D" w:rsidRDefault="005C2B03" w:rsidP="005C2B03">
            <w:pPr>
              <w:spacing w:after="0"/>
              <w:rPr>
                <w:rFonts w:eastAsia="Calibri" w:cs="Times New Roman"/>
                <w:i/>
                <w:color w:val="A6A6A6"/>
              </w:rPr>
            </w:pPr>
          </w:p>
        </w:tc>
      </w:tr>
      <w:tr w:rsidR="00DC105B" w:rsidRPr="00F82CC8" w14:paraId="75A77068" w14:textId="77777777" w:rsidTr="0090229E">
        <w:trPr>
          <w:trHeight w:val="20"/>
          <w:ins w:id="482" w:author="Stephanie Fenner" w:date="2014-11-04T15:27:00Z"/>
        </w:trPr>
        <w:tc>
          <w:tcPr>
            <w:tcW w:w="5559" w:type="dxa"/>
            <w:gridSpan w:val="2"/>
            <w:tcBorders>
              <w:top w:val="single" w:sz="4" w:space="0" w:color="000000"/>
              <w:left w:val="single" w:sz="4" w:space="0" w:color="000000"/>
              <w:bottom w:val="single" w:sz="4" w:space="0" w:color="000000"/>
            </w:tcBorders>
          </w:tcPr>
          <w:p w14:paraId="2D6A2C9A" w14:textId="0D286048" w:rsidR="00DC105B" w:rsidRDefault="00DC105B" w:rsidP="005C2B03">
            <w:pPr>
              <w:spacing w:after="0"/>
              <w:rPr>
                <w:ins w:id="483" w:author="Stephanie Fenner" w:date="2014-11-04T15:27:00Z"/>
                <w:rFonts w:cs="Arial"/>
              </w:rPr>
            </w:pPr>
            <w:ins w:id="484" w:author="Stephanie Fenner" w:date="2014-11-04T15:28:00Z">
              <w:r>
                <w:rPr>
                  <w:rFonts w:cs="Arial"/>
                </w:rPr>
                <w:t>Now I am going to read you a series of statements. Please tell me how much you agree or disagree with the following.</w:t>
              </w:r>
            </w:ins>
          </w:p>
        </w:tc>
        <w:tc>
          <w:tcPr>
            <w:tcW w:w="4375" w:type="dxa"/>
            <w:gridSpan w:val="4"/>
            <w:tcBorders>
              <w:top w:val="single" w:sz="4" w:space="0" w:color="000000"/>
              <w:bottom w:val="single" w:sz="4" w:space="0" w:color="000000"/>
              <w:right w:val="single" w:sz="18" w:space="0" w:color="000000"/>
            </w:tcBorders>
          </w:tcPr>
          <w:p w14:paraId="2ADCDA17" w14:textId="77777777" w:rsidR="00DC105B" w:rsidRPr="006F4E6D" w:rsidRDefault="00DC105B" w:rsidP="005C2B03">
            <w:pPr>
              <w:spacing w:after="0"/>
              <w:rPr>
                <w:ins w:id="485" w:author="Stephanie Fenner" w:date="2014-11-04T15:27:00Z"/>
                <w:rFonts w:eastAsia="Calibri" w:cs="Times New Roman"/>
                <w:i/>
                <w:color w:val="A6A6A6"/>
              </w:rPr>
            </w:pPr>
          </w:p>
        </w:tc>
      </w:tr>
      <w:tr w:rsidR="00515913" w:rsidRPr="00F82CC8" w14:paraId="2A8BBA7D" w14:textId="77777777" w:rsidTr="00515913">
        <w:trPr>
          <w:trHeight w:val="20"/>
          <w:ins w:id="486" w:author="Stephanie Fenner" w:date="2014-11-04T15:35:00Z"/>
        </w:trPr>
        <w:tc>
          <w:tcPr>
            <w:tcW w:w="664" w:type="dxa"/>
            <w:tcBorders>
              <w:top w:val="single" w:sz="4" w:space="0" w:color="000000"/>
              <w:left w:val="single" w:sz="4" w:space="0" w:color="000000"/>
              <w:bottom w:val="single" w:sz="4" w:space="0" w:color="000000"/>
              <w:right w:val="single" w:sz="4" w:space="0" w:color="auto"/>
            </w:tcBorders>
          </w:tcPr>
          <w:p w14:paraId="5445D19C" w14:textId="77777777" w:rsidR="00515913" w:rsidRDefault="00515913" w:rsidP="005C2B03">
            <w:pPr>
              <w:spacing w:after="0"/>
              <w:rPr>
                <w:ins w:id="487" w:author="Stephanie Fenner" w:date="2014-11-04T15:35:00Z"/>
                <w:rFonts w:eastAsia="Calibri" w:cs="Times New Roman"/>
                <w:w w:val="105"/>
              </w:rPr>
            </w:pPr>
          </w:p>
        </w:tc>
        <w:tc>
          <w:tcPr>
            <w:tcW w:w="4895" w:type="dxa"/>
            <w:tcBorders>
              <w:top w:val="single" w:sz="4" w:space="0" w:color="000000"/>
              <w:left w:val="single" w:sz="4" w:space="0" w:color="auto"/>
              <w:bottom w:val="single" w:sz="4" w:space="0" w:color="000000"/>
            </w:tcBorders>
          </w:tcPr>
          <w:p w14:paraId="158733CD" w14:textId="0B81022D" w:rsidR="00515913" w:rsidRDefault="00515913" w:rsidP="00247971">
            <w:pPr>
              <w:spacing w:after="0"/>
              <w:rPr>
                <w:ins w:id="488" w:author="Stephanie Fenner" w:date="2014-11-04T15:35:00Z"/>
                <w:rFonts w:cs="Arial"/>
              </w:rPr>
            </w:pPr>
            <w:commentRangeStart w:id="489"/>
            <w:ins w:id="490" w:author="Stephanie Fenner" w:date="2014-11-04T15:35:00Z">
              <w:r>
                <w:rPr>
                  <w:rFonts w:cs="Arial"/>
                </w:rPr>
                <w:t xml:space="preserve">Forest degradation </w:t>
              </w:r>
            </w:ins>
            <w:commentRangeEnd w:id="489"/>
            <w:r w:rsidR="00DC4029">
              <w:rPr>
                <w:rStyle w:val="CommentReference"/>
              </w:rPr>
              <w:commentReference w:id="489"/>
            </w:r>
            <w:ins w:id="491" w:author="Stephanie Fenner" w:date="2014-11-04T15:35:00Z">
              <w:r>
                <w:rPr>
                  <w:rFonts w:cs="Arial"/>
                </w:rPr>
                <w:t xml:space="preserve">is a big problem facing </w:t>
              </w:r>
            </w:ins>
            <w:ins w:id="492" w:author="Stephanie Fenner" w:date="2014-11-04T15:36:00Z">
              <w:r>
                <w:rPr>
                  <w:rFonts w:cs="Arial"/>
                </w:rPr>
                <w:t xml:space="preserve">this </w:t>
              </w:r>
            </w:ins>
            <w:ins w:id="493" w:author="Stephanie Fenner" w:date="2014-11-04T15:35:00Z">
              <w:r>
                <w:rPr>
                  <w:rFonts w:cs="Arial"/>
                </w:rPr>
                <w:t>community.</w:t>
              </w:r>
            </w:ins>
            <w:ins w:id="494" w:author="Vanessa Retana" w:date="2014-11-05T17:22:00Z">
              <w:r w:rsidR="0028787E">
                <w:rPr>
                  <w:rFonts w:cs="Arial"/>
                </w:rPr>
                <w:t xml:space="preserve"> ALTERNATIVE WORDING: </w:t>
              </w:r>
            </w:ins>
            <w:ins w:id="495" w:author="Vanessa Retana" w:date="2014-11-05T17:29:00Z">
              <w:r w:rsidR="00247971">
                <w:rPr>
                  <w:rFonts w:cs="Arial"/>
                </w:rPr>
                <w:t xml:space="preserve">Reduction </w:t>
              </w:r>
            </w:ins>
            <w:ins w:id="496" w:author="Vanessa Retana" w:date="2014-11-05T17:30:00Z">
              <w:r w:rsidR="00247971">
                <w:rPr>
                  <w:rFonts w:cs="Arial"/>
                </w:rPr>
                <w:t>in</w:t>
              </w:r>
            </w:ins>
            <w:ins w:id="497" w:author="Vanessa Retana" w:date="2014-11-05T17:29:00Z">
              <w:r w:rsidR="00247971">
                <w:rPr>
                  <w:rFonts w:cs="Arial"/>
                </w:rPr>
                <w:t xml:space="preserve"> the </w:t>
              </w:r>
            </w:ins>
            <w:ins w:id="498" w:author="Vanessa Retana" w:date="2014-11-05T17:28:00Z">
              <w:r w:rsidR="00247971">
                <w:rPr>
                  <w:rFonts w:cs="Arial"/>
                </w:rPr>
                <w:t>goods (wildlife, wood, etc.)</w:t>
              </w:r>
            </w:ins>
            <w:ins w:id="499" w:author="Vanessa Retana" w:date="2014-11-05T17:26:00Z">
              <w:r w:rsidR="006F3A74">
                <w:rPr>
                  <w:rFonts w:cs="Arial"/>
                </w:rPr>
                <w:t xml:space="preserve"> </w:t>
              </w:r>
            </w:ins>
            <w:ins w:id="500" w:author="Vanessa Retana" w:date="2014-11-05T17:30:00Z">
              <w:r w:rsidR="00B038DC">
                <w:rPr>
                  <w:rFonts w:cs="Arial"/>
                </w:rPr>
                <w:t xml:space="preserve">and services </w:t>
              </w:r>
            </w:ins>
            <w:ins w:id="501" w:author="Vanessa Retana" w:date="2014-11-05T17:26:00Z">
              <w:r w:rsidR="006F3A74">
                <w:rPr>
                  <w:rFonts w:cs="Arial"/>
                </w:rPr>
                <w:t>obtain</w:t>
              </w:r>
            </w:ins>
            <w:ins w:id="502" w:author="Vanessa Retana" w:date="2014-11-05T17:27:00Z">
              <w:r w:rsidR="00247971">
                <w:rPr>
                  <w:rFonts w:cs="Arial"/>
                </w:rPr>
                <w:t>ed</w:t>
              </w:r>
            </w:ins>
            <w:ins w:id="503" w:author="Vanessa Retana" w:date="2014-11-05T17:26:00Z">
              <w:r w:rsidR="006F3A74">
                <w:rPr>
                  <w:rFonts w:cs="Arial"/>
                </w:rPr>
                <w:t xml:space="preserve"> from </w:t>
              </w:r>
            </w:ins>
            <w:ins w:id="504" w:author="Vanessa Retana" w:date="2014-11-05T17:24:00Z">
              <w:r w:rsidR="00760D6B">
                <w:rPr>
                  <w:rFonts w:cs="Arial"/>
                </w:rPr>
                <w:t>forest</w:t>
              </w:r>
            </w:ins>
            <w:ins w:id="505" w:author="Vanessa Retana" w:date="2014-11-05T17:27:00Z">
              <w:r w:rsidR="00247971">
                <w:rPr>
                  <w:rFonts w:cs="Arial"/>
                </w:rPr>
                <w:t>s</w:t>
              </w:r>
            </w:ins>
            <w:ins w:id="506" w:author="Vanessa Retana" w:date="2014-11-05T17:24:00Z">
              <w:r w:rsidR="006F3A74">
                <w:rPr>
                  <w:rFonts w:cs="Arial"/>
                </w:rPr>
                <w:t xml:space="preserve"> </w:t>
              </w:r>
            </w:ins>
            <w:ins w:id="507" w:author="Vanessa Retana" w:date="2014-11-05T17:29:00Z">
              <w:r w:rsidR="00247971">
                <w:rPr>
                  <w:rFonts w:cs="Arial"/>
                </w:rPr>
                <w:t>is</w:t>
              </w:r>
            </w:ins>
            <w:ins w:id="508" w:author="Vanessa Retana" w:date="2014-11-05T17:24:00Z">
              <w:r w:rsidR="006F3A74">
                <w:rPr>
                  <w:rFonts w:cs="Arial"/>
                </w:rPr>
                <w:t xml:space="preserve"> a big problem facing this community.</w:t>
              </w:r>
            </w:ins>
          </w:p>
        </w:tc>
        <w:tc>
          <w:tcPr>
            <w:tcW w:w="3475" w:type="dxa"/>
            <w:gridSpan w:val="2"/>
            <w:tcBorders>
              <w:top w:val="single" w:sz="4" w:space="0" w:color="000000"/>
              <w:bottom w:val="single" w:sz="4" w:space="0" w:color="000000"/>
              <w:right w:val="single" w:sz="18" w:space="0" w:color="000000"/>
            </w:tcBorders>
          </w:tcPr>
          <w:p w14:paraId="37863C00" w14:textId="77777777" w:rsidR="00515913" w:rsidRDefault="00515913" w:rsidP="00515913">
            <w:pPr>
              <w:spacing w:after="0"/>
              <w:rPr>
                <w:ins w:id="509" w:author="Stephanie Fenner" w:date="2014-11-04T15:37:00Z"/>
              </w:rPr>
            </w:pPr>
            <w:ins w:id="510" w:author="Stephanie Fenner" w:date="2014-11-04T15:37:00Z">
              <w:r>
                <w:t>1=Strongly agree</w:t>
              </w:r>
            </w:ins>
          </w:p>
          <w:p w14:paraId="33B8A65D" w14:textId="77777777" w:rsidR="00515913" w:rsidRDefault="00515913" w:rsidP="00515913">
            <w:pPr>
              <w:spacing w:after="0"/>
              <w:rPr>
                <w:ins w:id="511" w:author="Stephanie Fenner" w:date="2014-11-04T15:37:00Z"/>
              </w:rPr>
            </w:pPr>
            <w:ins w:id="512" w:author="Stephanie Fenner" w:date="2014-11-04T15:37:00Z">
              <w:r>
                <w:t>2=Agree</w:t>
              </w:r>
            </w:ins>
          </w:p>
          <w:p w14:paraId="4DD319DF" w14:textId="77777777" w:rsidR="00515913" w:rsidRDefault="00515913" w:rsidP="00515913">
            <w:pPr>
              <w:spacing w:after="0"/>
              <w:rPr>
                <w:ins w:id="513" w:author="Stephanie Fenner" w:date="2014-11-04T15:37:00Z"/>
              </w:rPr>
            </w:pPr>
            <w:ins w:id="514" w:author="Stephanie Fenner" w:date="2014-11-04T15:37:00Z">
              <w:r>
                <w:t>3=Neither agree nor disagree</w:t>
              </w:r>
            </w:ins>
          </w:p>
          <w:p w14:paraId="369462EB" w14:textId="77777777" w:rsidR="00515913" w:rsidRDefault="00515913" w:rsidP="00515913">
            <w:pPr>
              <w:spacing w:after="0"/>
              <w:rPr>
                <w:ins w:id="515" w:author="Stephanie Fenner" w:date="2014-11-04T15:37:00Z"/>
              </w:rPr>
            </w:pPr>
            <w:ins w:id="516" w:author="Stephanie Fenner" w:date="2014-11-04T15:37:00Z">
              <w:r>
                <w:t>4=Disagree</w:t>
              </w:r>
              <w:r>
                <w:tab/>
              </w:r>
            </w:ins>
          </w:p>
          <w:p w14:paraId="75A3A237" w14:textId="77777777" w:rsidR="00515913" w:rsidRDefault="00515913" w:rsidP="00515913">
            <w:pPr>
              <w:spacing w:after="0"/>
              <w:rPr>
                <w:ins w:id="517" w:author="Stephanie Fenner" w:date="2014-11-04T15:37:00Z"/>
              </w:rPr>
            </w:pPr>
            <w:ins w:id="518" w:author="Stephanie Fenner" w:date="2014-11-04T15:37:00Z">
              <w:r>
                <w:t>5=Strongly disagree</w:t>
              </w:r>
            </w:ins>
          </w:p>
          <w:p w14:paraId="219317CF" w14:textId="77777777" w:rsidR="00515913" w:rsidRDefault="00515913" w:rsidP="00515913">
            <w:pPr>
              <w:spacing w:after="0"/>
              <w:rPr>
                <w:ins w:id="519" w:author="Stephanie Fenner" w:date="2014-11-04T15:37:00Z"/>
              </w:rPr>
            </w:pPr>
            <w:ins w:id="520" w:author="Stephanie Fenner" w:date="2014-11-04T15:37:00Z">
              <w:r>
                <w:t>888=Don't know</w:t>
              </w:r>
            </w:ins>
          </w:p>
          <w:p w14:paraId="7EDB090C" w14:textId="23053565" w:rsidR="00515913" w:rsidRDefault="00515913" w:rsidP="00515913">
            <w:pPr>
              <w:spacing w:after="0"/>
              <w:rPr>
                <w:ins w:id="521" w:author="Stephanie Fenner" w:date="2014-11-04T15:35:00Z"/>
              </w:rPr>
            </w:pPr>
            <w:ins w:id="522" w:author="Stephanie Fenner" w:date="2014-11-04T15:37:00Z">
              <w:r>
                <w:t>999=Prefer not to respond</w:t>
              </w:r>
            </w:ins>
          </w:p>
        </w:tc>
        <w:tc>
          <w:tcPr>
            <w:tcW w:w="900" w:type="dxa"/>
            <w:gridSpan w:val="2"/>
            <w:tcBorders>
              <w:top w:val="single" w:sz="18" w:space="0" w:color="000000"/>
              <w:left w:val="single" w:sz="18" w:space="0" w:color="000000"/>
              <w:bottom w:val="single" w:sz="18" w:space="0" w:color="000000"/>
              <w:right w:val="single" w:sz="18" w:space="0" w:color="000000"/>
            </w:tcBorders>
          </w:tcPr>
          <w:p w14:paraId="33F71FCD" w14:textId="77777777" w:rsidR="00515913" w:rsidRDefault="00515913" w:rsidP="005C2B03">
            <w:pPr>
              <w:spacing w:after="0"/>
              <w:rPr>
                <w:ins w:id="523" w:author="Stephanie Fenner" w:date="2014-11-04T15:35:00Z"/>
                <w:rFonts w:eastAsia="Calibri" w:cs="Times New Roman"/>
                <w:i/>
                <w:color w:val="A6A6A6"/>
              </w:rPr>
            </w:pPr>
          </w:p>
        </w:tc>
      </w:tr>
      <w:tr w:rsidR="00DC105B" w:rsidRPr="00F82CC8" w14:paraId="082082FD" w14:textId="77777777" w:rsidTr="00515913">
        <w:tblPrEx>
          <w:tblW w:w="9934" w:type="dxa"/>
          <w:tblInd w:w="-5" w:type="dxa"/>
          <w:tblLayout w:type="fixed"/>
          <w:tblCellMar>
            <w:left w:w="29" w:type="dxa"/>
            <w:right w:w="29" w:type="dxa"/>
          </w:tblCellMar>
          <w:tblLook w:val="0000" w:firstRow="0" w:lastRow="0" w:firstColumn="0" w:lastColumn="0" w:noHBand="0" w:noVBand="0"/>
          <w:tblPrExChange w:id="524" w:author="Stephanie Fenner" w:date="2014-11-04T15:34:00Z">
            <w:tblPrEx>
              <w:tblW w:w="9934" w:type="dxa"/>
              <w:tblInd w:w="-5" w:type="dxa"/>
              <w:tblLayout w:type="fixed"/>
              <w:tblCellMar>
                <w:left w:w="29" w:type="dxa"/>
                <w:right w:w="29" w:type="dxa"/>
              </w:tblCellMar>
              <w:tblLook w:val="0000" w:firstRow="0" w:lastRow="0" w:firstColumn="0" w:lastColumn="0" w:noHBand="0" w:noVBand="0"/>
            </w:tblPrEx>
          </w:tblPrExChange>
        </w:tblPrEx>
        <w:trPr>
          <w:trHeight w:val="20"/>
          <w:ins w:id="525" w:author="Stephanie Fenner" w:date="2014-11-04T15:27:00Z"/>
          <w:trPrChange w:id="526" w:author="Stephanie Fenner" w:date="2014-11-04T15:34:00Z">
            <w:trPr>
              <w:gridAfter w:val="0"/>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27" w:author="Stephanie Fenner" w:date="2014-11-04T15:34:00Z">
              <w:tcPr>
                <w:tcW w:w="664" w:type="dxa"/>
                <w:gridSpan w:val="2"/>
                <w:tcBorders>
                  <w:top w:val="single" w:sz="4" w:space="0" w:color="000000"/>
                  <w:left w:val="single" w:sz="4" w:space="0" w:color="000000"/>
                  <w:bottom w:val="single" w:sz="4" w:space="0" w:color="000000"/>
                  <w:right w:val="single" w:sz="4" w:space="0" w:color="auto"/>
                </w:tcBorders>
              </w:tcPr>
            </w:tcPrChange>
          </w:tcPr>
          <w:p w14:paraId="38946A96" w14:textId="77777777" w:rsidR="00DC105B" w:rsidRDefault="00DC105B" w:rsidP="005C2B03">
            <w:pPr>
              <w:spacing w:after="0"/>
              <w:rPr>
                <w:ins w:id="528" w:author="Stephanie Fenner" w:date="2014-11-04T15:27:00Z"/>
                <w:rFonts w:eastAsia="Calibri" w:cs="Times New Roman"/>
                <w:w w:val="105"/>
              </w:rPr>
            </w:pPr>
          </w:p>
        </w:tc>
        <w:tc>
          <w:tcPr>
            <w:tcW w:w="4895" w:type="dxa"/>
            <w:tcBorders>
              <w:top w:val="single" w:sz="4" w:space="0" w:color="000000"/>
              <w:left w:val="single" w:sz="4" w:space="0" w:color="auto"/>
              <w:bottom w:val="single" w:sz="4" w:space="0" w:color="000000"/>
            </w:tcBorders>
            <w:tcPrChange w:id="529" w:author="Stephanie Fenner" w:date="2014-11-04T15:34:00Z">
              <w:tcPr>
                <w:tcW w:w="4895" w:type="dxa"/>
                <w:gridSpan w:val="2"/>
                <w:tcBorders>
                  <w:top w:val="single" w:sz="4" w:space="0" w:color="000000"/>
                  <w:left w:val="single" w:sz="4" w:space="0" w:color="auto"/>
                  <w:bottom w:val="single" w:sz="4" w:space="0" w:color="000000"/>
                </w:tcBorders>
              </w:tcPr>
            </w:tcPrChange>
          </w:tcPr>
          <w:p w14:paraId="30C9BE95" w14:textId="239B1793" w:rsidR="00DC105B" w:rsidRDefault="00DC105B" w:rsidP="00515913">
            <w:pPr>
              <w:spacing w:after="0"/>
              <w:rPr>
                <w:ins w:id="530" w:author="Stephanie Fenner" w:date="2014-11-04T15:27:00Z"/>
                <w:rFonts w:cs="Arial"/>
              </w:rPr>
            </w:pPr>
            <w:ins w:id="531" w:author="Stephanie Fenner" w:date="2014-11-04T15:29:00Z">
              <w:r>
                <w:rPr>
                  <w:rFonts w:cs="Arial"/>
                </w:rPr>
                <w:t xml:space="preserve">It is important to </w:t>
              </w:r>
            </w:ins>
            <w:ins w:id="532" w:author="Stephanie Fenner" w:date="2014-11-04T15:35:00Z">
              <w:r w:rsidR="00515913">
                <w:rPr>
                  <w:rFonts w:cs="Arial"/>
                </w:rPr>
                <w:t xml:space="preserve">take steps </w:t>
              </w:r>
            </w:ins>
            <w:ins w:id="533" w:author="Stephanie Fenner" w:date="2014-11-04T15:30:00Z">
              <w:r>
                <w:rPr>
                  <w:rFonts w:cs="Arial"/>
                </w:rPr>
                <w:t>reduce deforestation</w:t>
              </w:r>
            </w:ins>
            <w:ins w:id="534" w:author="Stephanie Fenner" w:date="2014-11-04T15:31:00Z">
              <w:r>
                <w:rPr>
                  <w:rFonts w:cs="Arial"/>
                </w:rPr>
                <w:t xml:space="preserve"> and the degradation of forest resources.</w:t>
              </w:r>
            </w:ins>
          </w:p>
        </w:tc>
        <w:tc>
          <w:tcPr>
            <w:tcW w:w="3475" w:type="dxa"/>
            <w:gridSpan w:val="2"/>
            <w:tcBorders>
              <w:top w:val="single" w:sz="4" w:space="0" w:color="000000"/>
              <w:bottom w:val="single" w:sz="4" w:space="0" w:color="000000"/>
              <w:right w:val="single" w:sz="18" w:space="0" w:color="000000"/>
            </w:tcBorders>
            <w:tcPrChange w:id="535" w:author="Stephanie Fenner" w:date="2014-11-04T15:34:00Z">
              <w:tcPr>
                <w:tcW w:w="4122" w:type="dxa"/>
                <w:gridSpan w:val="4"/>
                <w:tcBorders>
                  <w:top w:val="single" w:sz="4" w:space="0" w:color="000000"/>
                  <w:bottom w:val="single" w:sz="4" w:space="0" w:color="000000"/>
                  <w:right w:val="single" w:sz="18" w:space="0" w:color="000000"/>
                </w:tcBorders>
              </w:tcPr>
            </w:tcPrChange>
          </w:tcPr>
          <w:p w14:paraId="53B67B27" w14:textId="77777777" w:rsidR="00DC105B" w:rsidRDefault="00DC105B" w:rsidP="00DC105B">
            <w:pPr>
              <w:spacing w:after="0"/>
              <w:rPr>
                <w:ins w:id="536" w:author="Stephanie Fenner" w:date="2014-11-04T15:33:00Z"/>
              </w:rPr>
            </w:pPr>
            <w:ins w:id="537" w:author="Stephanie Fenner" w:date="2014-11-04T15:33:00Z">
              <w:r>
                <w:t>1=Strongly agree</w:t>
              </w:r>
            </w:ins>
          </w:p>
          <w:p w14:paraId="1A9F67D4" w14:textId="77777777" w:rsidR="00DC105B" w:rsidRDefault="00DC105B" w:rsidP="00DC105B">
            <w:pPr>
              <w:spacing w:after="0"/>
              <w:rPr>
                <w:ins w:id="538" w:author="Stephanie Fenner" w:date="2014-11-04T15:33:00Z"/>
              </w:rPr>
            </w:pPr>
            <w:ins w:id="539" w:author="Stephanie Fenner" w:date="2014-11-04T15:33:00Z">
              <w:r>
                <w:t>2=Agree</w:t>
              </w:r>
            </w:ins>
          </w:p>
          <w:p w14:paraId="705EEFA1" w14:textId="77777777" w:rsidR="00DC105B" w:rsidRDefault="00DC105B" w:rsidP="00DC105B">
            <w:pPr>
              <w:spacing w:after="0"/>
              <w:rPr>
                <w:ins w:id="540" w:author="Stephanie Fenner" w:date="2014-11-04T15:33:00Z"/>
              </w:rPr>
            </w:pPr>
            <w:ins w:id="541" w:author="Stephanie Fenner" w:date="2014-11-04T15:33:00Z">
              <w:r>
                <w:t>3=Neither agree nor disagree</w:t>
              </w:r>
            </w:ins>
          </w:p>
          <w:p w14:paraId="3F8C64CD" w14:textId="77777777" w:rsidR="00DC105B" w:rsidRDefault="00DC105B" w:rsidP="00DC105B">
            <w:pPr>
              <w:spacing w:after="0"/>
              <w:rPr>
                <w:ins w:id="542" w:author="Stephanie Fenner" w:date="2014-11-04T15:33:00Z"/>
              </w:rPr>
            </w:pPr>
            <w:ins w:id="543" w:author="Stephanie Fenner" w:date="2014-11-04T15:33:00Z">
              <w:r>
                <w:t>4=Disagree</w:t>
              </w:r>
              <w:r>
                <w:tab/>
              </w:r>
            </w:ins>
          </w:p>
          <w:p w14:paraId="051BD580" w14:textId="0803E052" w:rsidR="00DC105B" w:rsidRDefault="00DC105B" w:rsidP="00DC105B">
            <w:pPr>
              <w:spacing w:after="0"/>
              <w:rPr>
                <w:ins w:id="544" w:author="Stephanie Fenner" w:date="2014-11-04T15:33:00Z"/>
              </w:rPr>
            </w:pPr>
            <w:ins w:id="545" w:author="Stephanie Fenner" w:date="2014-11-04T15:33:00Z">
              <w:r>
                <w:t>5=Strongly disagree</w:t>
              </w:r>
            </w:ins>
          </w:p>
          <w:p w14:paraId="17DA3318" w14:textId="77777777" w:rsidR="00DC105B" w:rsidRDefault="00DC105B" w:rsidP="00DC105B">
            <w:pPr>
              <w:spacing w:after="0"/>
              <w:rPr>
                <w:ins w:id="546" w:author="Stephanie Fenner" w:date="2014-11-04T15:33:00Z"/>
              </w:rPr>
            </w:pPr>
            <w:ins w:id="547" w:author="Stephanie Fenner" w:date="2014-11-04T15:33:00Z">
              <w:r>
                <w:t>888=Don't know</w:t>
              </w:r>
            </w:ins>
          </w:p>
          <w:p w14:paraId="46A1158C" w14:textId="28E6DDE9" w:rsidR="00DC105B" w:rsidRDefault="00DC105B" w:rsidP="00DC105B">
            <w:pPr>
              <w:spacing w:after="0"/>
              <w:rPr>
                <w:ins w:id="548" w:author="Stephanie Fenner" w:date="2014-11-04T15:27:00Z"/>
              </w:rPr>
            </w:pPr>
            <w:ins w:id="549" w:author="Stephanie Fenner" w:date="2014-11-04T15:33:00Z">
              <w:r>
                <w:t>999=Prefer not to respond</w:t>
              </w:r>
            </w:ins>
          </w:p>
        </w:tc>
        <w:tc>
          <w:tcPr>
            <w:tcW w:w="900" w:type="dxa"/>
            <w:gridSpan w:val="2"/>
            <w:tcBorders>
              <w:top w:val="single" w:sz="18" w:space="0" w:color="000000"/>
              <w:left w:val="single" w:sz="18" w:space="0" w:color="000000"/>
              <w:bottom w:val="single" w:sz="18" w:space="0" w:color="000000"/>
              <w:right w:val="single" w:sz="18" w:space="0" w:color="000000"/>
            </w:tcBorders>
            <w:tcPrChange w:id="550" w:author="Stephanie Fenner" w:date="2014-11-04T15:34:00Z">
              <w:tcPr>
                <w:tcW w:w="253" w:type="dxa"/>
                <w:gridSpan w:val="2"/>
                <w:tcBorders>
                  <w:top w:val="single" w:sz="18" w:space="0" w:color="000000"/>
                  <w:left w:val="single" w:sz="18" w:space="0" w:color="000000"/>
                  <w:bottom w:val="single" w:sz="18" w:space="0" w:color="000000"/>
                  <w:right w:val="single" w:sz="18" w:space="0" w:color="000000"/>
                </w:tcBorders>
              </w:tcPr>
            </w:tcPrChange>
          </w:tcPr>
          <w:p w14:paraId="2CC47746" w14:textId="64CE5C54" w:rsidR="00DC105B" w:rsidRPr="006F4E6D" w:rsidRDefault="00515913" w:rsidP="005C2B03">
            <w:pPr>
              <w:spacing w:after="0"/>
              <w:rPr>
                <w:ins w:id="551" w:author="Stephanie Fenner" w:date="2014-11-04T15:27:00Z"/>
                <w:rFonts w:eastAsia="Calibri" w:cs="Times New Roman"/>
                <w:i/>
                <w:color w:val="A6A6A6"/>
              </w:rPr>
            </w:pPr>
            <w:ins w:id="552" w:author="Stephanie Fenner" w:date="2014-11-04T15:34:00Z">
              <w:r>
                <w:rPr>
                  <w:rFonts w:eastAsia="Calibri" w:cs="Times New Roman"/>
                  <w:i/>
                  <w:color w:val="A6A6A6"/>
                </w:rPr>
                <w:t>(Code)</w:t>
              </w:r>
            </w:ins>
          </w:p>
        </w:tc>
      </w:tr>
      <w:tr w:rsidR="00515913" w:rsidRPr="00F82CC8" w14:paraId="7070F5C5" w14:textId="77777777" w:rsidTr="00515913">
        <w:trPr>
          <w:trHeight w:val="20"/>
          <w:ins w:id="553" w:author="Stephanie Fenner" w:date="2014-11-04T15:35:00Z"/>
        </w:trPr>
        <w:tc>
          <w:tcPr>
            <w:tcW w:w="664" w:type="dxa"/>
            <w:tcBorders>
              <w:top w:val="single" w:sz="4" w:space="0" w:color="000000"/>
              <w:left w:val="single" w:sz="4" w:space="0" w:color="000000"/>
              <w:bottom w:val="single" w:sz="4" w:space="0" w:color="000000"/>
              <w:right w:val="single" w:sz="4" w:space="0" w:color="auto"/>
            </w:tcBorders>
          </w:tcPr>
          <w:p w14:paraId="78DE90CE" w14:textId="77777777" w:rsidR="00515913" w:rsidRDefault="00515913" w:rsidP="005C2B03">
            <w:pPr>
              <w:spacing w:after="0"/>
              <w:rPr>
                <w:ins w:id="554" w:author="Stephanie Fenner" w:date="2014-11-04T15:35:00Z"/>
                <w:rFonts w:eastAsia="Calibri" w:cs="Times New Roman"/>
                <w:w w:val="105"/>
              </w:rPr>
            </w:pPr>
          </w:p>
        </w:tc>
        <w:tc>
          <w:tcPr>
            <w:tcW w:w="4895" w:type="dxa"/>
            <w:tcBorders>
              <w:top w:val="single" w:sz="4" w:space="0" w:color="000000"/>
              <w:left w:val="single" w:sz="4" w:space="0" w:color="auto"/>
              <w:bottom w:val="single" w:sz="4" w:space="0" w:color="000000"/>
            </w:tcBorders>
          </w:tcPr>
          <w:p w14:paraId="0D6636D6" w14:textId="310F3D29" w:rsidR="00515913" w:rsidRDefault="00515913" w:rsidP="00DC105B">
            <w:pPr>
              <w:spacing w:after="0"/>
              <w:rPr>
                <w:ins w:id="555" w:author="Stephanie Fenner" w:date="2014-11-04T15:35:00Z"/>
                <w:rFonts w:cs="Arial"/>
              </w:rPr>
            </w:pPr>
            <w:commentRangeStart w:id="556"/>
            <w:ins w:id="557" w:author="Stephanie Fenner" w:date="2014-11-04T15:36:00Z">
              <w:r>
                <w:rPr>
                  <w:rFonts w:cs="Arial"/>
                </w:rPr>
                <w:t xml:space="preserve">Climate change </w:t>
              </w:r>
            </w:ins>
            <w:commentRangeEnd w:id="556"/>
            <w:r w:rsidR="006D66F2">
              <w:rPr>
                <w:rStyle w:val="CommentReference"/>
              </w:rPr>
              <w:commentReference w:id="556"/>
            </w:r>
            <w:ins w:id="558" w:author="Stephanie Fenner" w:date="2014-11-04T15:36:00Z">
              <w:r>
                <w:rPr>
                  <w:rFonts w:cs="Arial"/>
                </w:rPr>
                <w:t>is a big problem facing this community.</w:t>
              </w:r>
            </w:ins>
          </w:p>
        </w:tc>
        <w:tc>
          <w:tcPr>
            <w:tcW w:w="3475" w:type="dxa"/>
            <w:gridSpan w:val="2"/>
            <w:tcBorders>
              <w:top w:val="single" w:sz="4" w:space="0" w:color="000000"/>
              <w:bottom w:val="single" w:sz="4" w:space="0" w:color="000000"/>
              <w:right w:val="single" w:sz="18" w:space="0" w:color="000000"/>
            </w:tcBorders>
          </w:tcPr>
          <w:p w14:paraId="1488F985" w14:textId="77777777" w:rsidR="00515913" w:rsidRDefault="00515913" w:rsidP="00515913">
            <w:pPr>
              <w:spacing w:after="0"/>
              <w:rPr>
                <w:ins w:id="559" w:author="Stephanie Fenner" w:date="2014-11-04T15:37:00Z"/>
              </w:rPr>
            </w:pPr>
            <w:ins w:id="560" w:author="Stephanie Fenner" w:date="2014-11-04T15:37:00Z">
              <w:r>
                <w:t>1=Strongly agree</w:t>
              </w:r>
            </w:ins>
          </w:p>
          <w:p w14:paraId="65D91A50" w14:textId="77777777" w:rsidR="00515913" w:rsidRDefault="00515913" w:rsidP="00515913">
            <w:pPr>
              <w:spacing w:after="0"/>
              <w:rPr>
                <w:ins w:id="561" w:author="Stephanie Fenner" w:date="2014-11-04T15:37:00Z"/>
              </w:rPr>
            </w:pPr>
            <w:ins w:id="562" w:author="Stephanie Fenner" w:date="2014-11-04T15:37:00Z">
              <w:r>
                <w:t>2=Agree</w:t>
              </w:r>
            </w:ins>
          </w:p>
          <w:p w14:paraId="54D35557" w14:textId="77777777" w:rsidR="00515913" w:rsidRDefault="00515913" w:rsidP="00515913">
            <w:pPr>
              <w:spacing w:after="0"/>
              <w:rPr>
                <w:ins w:id="563" w:author="Stephanie Fenner" w:date="2014-11-04T15:37:00Z"/>
              </w:rPr>
            </w:pPr>
            <w:ins w:id="564" w:author="Stephanie Fenner" w:date="2014-11-04T15:37:00Z">
              <w:r>
                <w:t>3=Neither agree nor disagree</w:t>
              </w:r>
            </w:ins>
          </w:p>
          <w:p w14:paraId="4A7DC21F" w14:textId="77777777" w:rsidR="00515913" w:rsidRDefault="00515913" w:rsidP="00515913">
            <w:pPr>
              <w:spacing w:after="0"/>
              <w:rPr>
                <w:ins w:id="565" w:author="Stephanie Fenner" w:date="2014-11-04T15:37:00Z"/>
              </w:rPr>
            </w:pPr>
            <w:ins w:id="566" w:author="Stephanie Fenner" w:date="2014-11-04T15:37:00Z">
              <w:r>
                <w:t>4=Disagree</w:t>
              </w:r>
              <w:r>
                <w:tab/>
              </w:r>
            </w:ins>
          </w:p>
          <w:p w14:paraId="558CFF18" w14:textId="77777777" w:rsidR="00515913" w:rsidRDefault="00515913" w:rsidP="00515913">
            <w:pPr>
              <w:spacing w:after="0"/>
              <w:rPr>
                <w:ins w:id="567" w:author="Stephanie Fenner" w:date="2014-11-04T15:37:00Z"/>
              </w:rPr>
            </w:pPr>
            <w:ins w:id="568" w:author="Stephanie Fenner" w:date="2014-11-04T15:37:00Z">
              <w:r>
                <w:t>5=Strongly disagree</w:t>
              </w:r>
            </w:ins>
          </w:p>
          <w:p w14:paraId="1D2321C6" w14:textId="77777777" w:rsidR="00515913" w:rsidRDefault="00515913" w:rsidP="00515913">
            <w:pPr>
              <w:spacing w:after="0"/>
              <w:rPr>
                <w:ins w:id="569" w:author="Stephanie Fenner" w:date="2014-11-04T15:37:00Z"/>
              </w:rPr>
            </w:pPr>
            <w:ins w:id="570" w:author="Stephanie Fenner" w:date="2014-11-04T15:37:00Z">
              <w:r>
                <w:t>888=Don't know</w:t>
              </w:r>
            </w:ins>
          </w:p>
          <w:p w14:paraId="255256EF" w14:textId="67D36B8A" w:rsidR="00515913" w:rsidRDefault="00515913" w:rsidP="00515913">
            <w:pPr>
              <w:spacing w:after="0"/>
              <w:rPr>
                <w:ins w:id="571" w:author="Stephanie Fenner" w:date="2014-11-04T15:35:00Z"/>
              </w:rPr>
            </w:pPr>
            <w:ins w:id="572" w:author="Stephanie Fenner" w:date="2014-11-04T15:37:00Z">
              <w:r>
                <w:t>999=Prefer not to respond</w:t>
              </w:r>
            </w:ins>
          </w:p>
        </w:tc>
        <w:tc>
          <w:tcPr>
            <w:tcW w:w="900" w:type="dxa"/>
            <w:gridSpan w:val="2"/>
            <w:tcBorders>
              <w:top w:val="single" w:sz="18" w:space="0" w:color="000000"/>
              <w:left w:val="single" w:sz="18" w:space="0" w:color="000000"/>
              <w:bottom w:val="single" w:sz="18" w:space="0" w:color="000000"/>
              <w:right w:val="single" w:sz="18" w:space="0" w:color="000000"/>
            </w:tcBorders>
          </w:tcPr>
          <w:p w14:paraId="62DDC239" w14:textId="77777777" w:rsidR="00515913" w:rsidRDefault="00515913" w:rsidP="005C2B03">
            <w:pPr>
              <w:spacing w:after="0"/>
              <w:rPr>
                <w:ins w:id="573" w:author="Stephanie Fenner" w:date="2014-11-04T15:35:00Z"/>
                <w:rFonts w:eastAsia="Calibri" w:cs="Times New Roman"/>
                <w:i/>
                <w:color w:val="A6A6A6"/>
              </w:rPr>
            </w:pPr>
          </w:p>
        </w:tc>
      </w:tr>
      <w:tr w:rsidR="00DC105B" w:rsidRPr="00F82CC8" w14:paraId="7DB8D4F9" w14:textId="77777777" w:rsidTr="00515913">
        <w:tblPrEx>
          <w:tblW w:w="9934" w:type="dxa"/>
          <w:tblInd w:w="-5" w:type="dxa"/>
          <w:tblLayout w:type="fixed"/>
          <w:tblCellMar>
            <w:left w:w="29" w:type="dxa"/>
            <w:right w:w="29" w:type="dxa"/>
          </w:tblCellMar>
          <w:tblLook w:val="0000" w:firstRow="0" w:lastRow="0" w:firstColumn="0" w:lastColumn="0" w:noHBand="0" w:noVBand="0"/>
          <w:tblPrExChange w:id="574" w:author="Stephanie Fenner" w:date="2014-11-04T15:34:00Z">
            <w:tblPrEx>
              <w:tblW w:w="9934" w:type="dxa"/>
              <w:tblInd w:w="-5" w:type="dxa"/>
              <w:tblLayout w:type="fixed"/>
              <w:tblCellMar>
                <w:left w:w="29" w:type="dxa"/>
                <w:right w:w="29" w:type="dxa"/>
              </w:tblCellMar>
              <w:tblLook w:val="0000" w:firstRow="0" w:lastRow="0" w:firstColumn="0" w:lastColumn="0" w:noHBand="0" w:noVBand="0"/>
            </w:tblPrEx>
          </w:tblPrExChange>
        </w:tblPrEx>
        <w:trPr>
          <w:trHeight w:val="20"/>
          <w:ins w:id="575" w:author="Stephanie Fenner" w:date="2014-11-04T15:30:00Z"/>
          <w:trPrChange w:id="576" w:author="Stephanie Fenner" w:date="2014-11-04T15:34:00Z">
            <w:trPr>
              <w:gridAfter w:val="0"/>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77" w:author="Stephanie Fenner" w:date="2014-11-04T15:34:00Z">
              <w:tcPr>
                <w:tcW w:w="664" w:type="dxa"/>
                <w:gridSpan w:val="2"/>
                <w:tcBorders>
                  <w:top w:val="single" w:sz="4" w:space="0" w:color="000000"/>
                  <w:left w:val="single" w:sz="4" w:space="0" w:color="000000"/>
                  <w:bottom w:val="single" w:sz="4" w:space="0" w:color="000000"/>
                  <w:right w:val="single" w:sz="4" w:space="0" w:color="auto"/>
                </w:tcBorders>
              </w:tcPr>
            </w:tcPrChange>
          </w:tcPr>
          <w:p w14:paraId="028EC791" w14:textId="77777777" w:rsidR="00DC105B" w:rsidRDefault="00DC105B" w:rsidP="005C2B03">
            <w:pPr>
              <w:spacing w:after="0"/>
              <w:rPr>
                <w:ins w:id="578" w:author="Stephanie Fenner" w:date="2014-11-04T15:30:00Z"/>
                <w:rFonts w:eastAsia="Calibri" w:cs="Times New Roman"/>
                <w:w w:val="105"/>
              </w:rPr>
            </w:pPr>
          </w:p>
        </w:tc>
        <w:tc>
          <w:tcPr>
            <w:tcW w:w="4895" w:type="dxa"/>
            <w:tcBorders>
              <w:top w:val="single" w:sz="4" w:space="0" w:color="000000"/>
              <w:left w:val="single" w:sz="4" w:space="0" w:color="auto"/>
              <w:bottom w:val="single" w:sz="4" w:space="0" w:color="000000"/>
            </w:tcBorders>
            <w:tcPrChange w:id="579" w:author="Stephanie Fenner" w:date="2014-11-04T15:34:00Z">
              <w:tcPr>
                <w:tcW w:w="4895" w:type="dxa"/>
                <w:gridSpan w:val="2"/>
                <w:tcBorders>
                  <w:top w:val="single" w:sz="4" w:space="0" w:color="000000"/>
                  <w:left w:val="single" w:sz="4" w:space="0" w:color="auto"/>
                  <w:bottom w:val="single" w:sz="4" w:space="0" w:color="000000"/>
                </w:tcBorders>
              </w:tcPr>
            </w:tcPrChange>
          </w:tcPr>
          <w:p w14:paraId="3A8AB182" w14:textId="216E9298" w:rsidR="00DC105B" w:rsidRDefault="00515913" w:rsidP="005C2B03">
            <w:pPr>
              <w:spacing w:after="0"/>
              <w:rPr>
                <w:ins w:id="580" w:author="Stephanie Fenner" w:date="2014-11-04T15:30:00Z"/>
                <w:rFonts w:cs="Arial"/>
              </w:rPr>
            </w:pPr>
            <w:ins w:id="581" w:author="Stephanie Fenner" w:date="2014-11-04T15:37:00Z">
              <w:r>
                <w:rPr>
                  <w:rFonts w:cs="Arial"/>
                </w:rPr>
                <w:t xml:space="preserve">It is important for the community to take steps to help mitigate climate change. </w:t>
              </w:r>
            </w:ins>
            <w:ins w:id="582" w:author="Stephanie Fenner" w:date="2014-11-04T15:34:00Z">
              <w:r>
                <w:rPr>
                  <w:rFonts w:cs="Arial"/>
                </w:rPr>
                <w:t xml:space="preserve"> </w:t>
              </w:r>
            </w:ins>
          </w:p>
        </w:tc>
        <w:tc>
          <w:tcPr>
            <w:tcW w:w="3475" w:type="dxa"/>
            <w:gridSpan w:val="2"/>
            <w:tcBorders>
              <w:top w:val="single" w:sz="4" w:space="0" w:color="000000"/>
              <w:bottom w:val="single" w:sz="4" w:space="0" w:color="000000"/>
              <w:right w:val="single" w:sz="18" w:space="0" w:color="000000"/>
            </w:tcBorders>
            <w:tcPrChange w:id="583" w:author="Stephanie Fenner" w:date="2014-11-04T15:34:00Z">
              <w:tcPr>
                <w:tcW w:w="4122" w:type="dxa"/>
                <w:gridSpan w:val="4"/>
                <w:tcBorders>
                  <w:top w:val="single" w:sz="4" w:space="0" w:color="000000"/>
                  <w:bottom w:val="single" w:sz="4" w:space="0" w:color="000000"/>
                  <w:right w:val="single" w:sz="18" w:space="0" w:color="000000"/>
                </w:tcBorders>
              </w:tcPr>
            </w:tcPrChange>
          </w:tcPr>
          <w:p w14:paraId="3F583647" w14:textId="77777777" w:rsidR="00DC105B" w:rsidRDefault="00DC105B" w:rsidP="00DC105B">
            <w:pPr>
              <w:spacing w:after="0"/>
              <w:rPr>
                <w:ins w:id="584" w:author="Stephanie Fenner" w:date="2014-11-04T15:33:00Z"/>
              </w:rPr>
            </w:pPr>
            <w:ins w:id="585" w:author="Stephanie Fenner" w:date="2014-11-04T15:33:00Z">
              <w:r>
                <w:t>1=Strongly agree</w:t>
              </w:r>
            </w:ins>
          </w:p>
          <w:p w14:paraId="36271E2E" w14:textId="77777777" w:rsidR="00DC105B" w:rsidRDefault="00DC105B" w:rsidP="00DC105B">
            <w:pPr>
              <w:spacing w:after="0"/>
              <w:rPr>
                <w:ins w:id="586" w:author="Stephanie Fenner" w:date="2014-11-04T15:33:00Z"/>
              </w:rPr>
            </w:pPr>
            <w:ins w:id="587" w:author="Stephanie Fenner" w:date="2014-11-04T15:33:00Z">
              <w:r>
                <w:t>2=Agree</w:t>
              </w:r>
            </w:ins>
          </w:p>
          <w:p w14:paraId="15BDA321" w14:textId="77777777" w:rsidR="00DC105B" w:rsidRDefault="00DC105B" w:rsidP="00DC105B">
            <w:pPr>
              <w:spacing w:after="0"/>
              <w:rPr>
                <w:ins w:id="588" w:author="Stephanie Fenner" w:date="2014-11-04T15:33:00Z"/>
              </w:rPr>
            </w:pPr>
            <w:ins w:id="589" w:author="Stephanie Fenner" w:date="2014-11-04T15:33:00Z">
              <w:r>
                <w:t>3=Neither agree nor disagree</w:t>
              </w:r>
            </w:ins>
          </w:p>
          <w:p w14:paraId="17C16715" w14:textId="77777777" w:rsidR="00DC105B" w:rsidRDefault="00DC105B" w:rsidP="00DC105B">
            <w:pPr>
              <w:spacing w:after="0"/>
              <w:rPr>
                <w:ins w:id="590" w:author="Stephanie Fenner" w:date="2014-11-04T15:33:00Z"/>
              </w:rPr>
            </w:pPr>
            <w:ins w:id="591" w:author="Stephanie Fenner" w:date="2014-11-04T15:33:00Z">
              <w:r>
                <w:t>4=Disagree</w:t>
              </w:r>
              <w:r>
                <w:tab/>
              </w:r>
            </w:ins>
          </w:p>
          <w:p w14:paraId="2727E95B" w14:textId="719C5A6E" w:rsidR="00DC105B" w:rsidRDefault="00DC105B" w:rsidP="00DC105B">
            <w:pPr>
              <w:spacing w:after="0"/>
              <w:rPr>
                <w:ins w:id="592" w:author="Stephanie Fenner" w:date="2014-11-04T15:33:00Z"/>
              </w:rPr>
            </w:pPr>
            <w:ins w:id="593" w:author="Stephanie Fenner" w:date="2014-11-04T15:33:00Z">
              <w:r>
                <w:t>5=Strongly disagree</w:t>
              </w:r>
            </w:ins>
          </w:p>
          <w:p w14:paraId="412FFCA9" w14:textId="77777777" w:rsidR="00DC105B" w:rsidRDefault="00DC105B" w:rsidP="00DC105B">
            <w:pPr>
              <w:spacing w:after="0"/>
              <w:rPr>
                <w:ins w:id="594" w:author="Stephanie Fenner" w:date="2014-11-04T15:33:00Z"/>
              </w:rPr>
            </w:pPr>
            <w:ins w:id="595" w:author="Stephanie Fenner" w:date="2014-11-04T15:33:00Z">
              <w:r>
                <w:t>888=Don't know</w:t>
              </w:r>
            </w:ins>
          </w:p>
          <w:p w14:paraId="75C8AC08" w14:textId="68FCA680" w:rsidR="00DC105B" w:rsidRDefault="00DC105B" w:rsidP="00DC105B">
            <w:pPr>
              <w:spacing w:after="0"/>
              <w:rPr>
                <w:ins w:id="596" w:author="Stephanie Fenner" w:date="2014-11-04T15:30:00Z"/>
              </w:rPr>
            </w:pPr>
            <w:ins w:id="597" w:author="Stephanie Fenner" w:date="2014-11-04T15:33:00Z">
              <w:r>
                <w:t>999=Prefer not to respond</w:t>
              </w:r>
            </w:ins>
          </w:p>
        </w:tc>
        <w:tc>
          <w:tcPr>
            <w:tcW w:w="900" w:type="dxa"/>
            <w:gridSpan w:val="2"/>
            <w:tcBorders>
              <w:top w:val="single" w:sz="18" w:space="0" w:color="000000"/>
              <w:left w:val="single" w:sz="18" w:space="0" w:color="000000"/>
              <w:bottom w:val="single" w:sz="18" w:space="0" w:color="000000"/>
              <w:right w:val="single" w:sz="18" w:space="0" w:color="000000"/>
            </w:tcBorders>
            <w:tcPrChange w:id="598" w:author="Stephanie Fenner" w:date="2014-11-04T15:34:00Z">
              <w:tcPr>
                <w:tcW w:w="253" w:type="dxa"/>
                <w:gridSpan w:val="2"/>
                <w:tcBorders>
                  <w:top w:val="single" w:sz="18" w:space="0" w:color="000000"/>
                  <w:left w:val="single" w:sz="18" w:space="0" w:color="000000"/>
                  <w:bottom w:val="single" w:sz="18" w:space="0" w:color="000000"/>
                  <w:right w:val="single" w:sz="18" w:space="0" w:color="000000"/>
                </w:tcBorders>
              </w:tcPr>
            </w:tcPrChange>
          </w:tcPr>
          <w:p w14:paraId="2E7C9DA7" w14:textId="5BB8E4D2" w:rsidR="00DC105B" w:rsidRPr="006F4E6D" w:rsidRDefault="00515913" w:rsidP="005C2B03">
            <w:pPr>
              <w:spacing w:after="0"/>
              <w:rPr>
                <w:ins w:id="599" w:author="Stephanie Fenner" w:date="2014-11-04T15:30:00Z"/>
                <w:rFonts w:eastAsia="Calibri" w:cs="Times New Roman"/>
                <w:i/>
                <w:color w:val="A6A6A6"/>
              </w:rPr>
            </w:pPr>
            <w:ins w:id="600" w:author="Stephanie Fenner" w:date="2014-11-04T15:34:00Z">
              <w:r>
                <w:rPr>
                  <w:rFonts w:eastAsia="Calibri" w:cs="Times New Roman"/>
                  <w:i/>
                  <w:color w:val="A6A6A6"/>
                </w:rPr>
                <w:t>(Code)</w:t>
              </w:r>
            </w:ins>
          </w:p>
        </w:tc>
      </w:tr>
      <w:tr w:rsidR="005C2B03" w:rsidRPr="00F82CC8" w14:paraId="21F731FB" w14:textId="77777777" w:rsidTr="00515913">
        <w:tblPrEx>
          <w:tblW w:w="9934" w:type="dxa"/>
          <w:tblInd w:w="-5" w:type="dxa"/>
          <w:tblLayout w:type="fixed"/>
          <w:tblCellMar>
            <w:left w:w="29" w:type="dxa"/>
            <w:right w:w="29" w:type="dxa"/>
          </w:tblCellMar>
          <w:tblLook w:val="0000" w:firstRow="0" w:lastRow="0" w:firstColumn="0" w:lastColumn="0" w:noHBand="0" w:noVBand="0"/>
          <w:tblPrExChange w:id="601" w:author="Stephanie Fenner" w:date="2014-11-04T15:34:00Z">
            <w:tblPrEx>
              <w:tblW w:w="9934" w:type="dxa"/>
              <w:tblInd w:w="-5" w:type="dxa"/>
              <w:tblLayout w:type="fixed"/>
              <w:tblCellMar>
                <w:left w:w="29" w:type="dxa"/>
                <w:right w:w="29" w:type="dxa"/>
              </w:tblCellMar>
              <w:tblLook w:val="0000" w:firstRow="0" w:lastRow="0" w:firstColumn="0" w:lastColumn="0" w:noHBand="0" w:noVBand="0"/>
            </w:tblPrEx>
          </w:tblPrExChange>
        </w:tblPrEx>
        <w:trPr>
          <w:trHeight w:val="20"/>
          <w:trPrChange w:id="602" w:author="Stephanie Fenner" w:date="2014-11-04T15:34:00Z">
            <w:trPr>
              <w:gridAfter w:val="0"/>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603" w:author="Stephanie Fenner" w:date="2014-11-04T15:34:00Z">
              <w:tcPr>
                <w:tcW w:w="664" w:type="dxa"/>
                <w:gridSpan w:val="2"/>
                <w:tcBorders>
                  <w:top w:val="single" w:sz="4" w:space="0" w:color="000000"/>
                  <w:left w:val="single" w:sz="4" w:space="0" w:color="000000"/>
                  <w:bottom w:val="single" w:sz="4" w:space="0" w:color="000000"/>
                  <w:right w:val="single" w:sz="4" w:space="0" w:color="auto"/>
                </w:tcBorders>
              </w:tcPr>
            </w:tcPrChange>
          </w:tcPr>
          <w:p w14:paraId="4A38FCFB" w14:textId="77777777" w:rsidR="005C2B03" w:rsidRPr="00DC105B" w:rsidRDefault="005C2B03" w:rsidP="005C2B03">
            <w:pPr>
              <w:spacing w:after="0"/>
              <w:rPr>
                <w:rFonts w:eastAsia="Calibri" w:cs="Times New Roman"/>
                <w:w w:val="105"/>
                <w:highlight w:val="lightGray"/>
                <w:rPrChange w:id="604" w:author="Stephanie Fenner" w:date="2014-11-04T15:29:00Z">
                  <w:rPr>
                    <w:rFonts w:eastAsia="Calibri" w:cs="Times New Roman"/>
                    <w:w w:val="105"/>
                  </w:rPr>
                </w:rPrChange>
              </w:rPr>
            </w:pPr>
            <w:r w:rsidRPr="00DC105B">
              <w:rPr>
                <w:rFonts w:eastAsia="Calibri" w:cs="Times New Roman"/>
                <w:w w:val="105"/>
                <w:highlight w:val="lightGray"/>
                <w:rPrChange w:id="605" w:author="Stephanie Fenner" w:date="2014-11-04T15:29:00Z">
                  <w:rPr>
                    <w:rFonts w:eastAsia="Calibri" w:cs="Times New Roman"/>
                    <w:w w:val="105"/>
                  </w:rPr>
                </w:rPrChange>
              </w:rPr>
              <w:t xml:space="preserve">F.8 </w:t>
            </w:r>
          </w:p>
        </w:tc>
        <w:tc>
          <w:tcPr>
            <w:tcW w:w="4895" w:type="dxa"/>
            <w:tcBorders>
              <w:top w:val="single" w:sz="4" w:space="0" w:color="000000"/>
              <w:left w:val="single" w:sz="4" w:space="0" w:color="auto"/>
              <w:bottom w:val="single" w:sz="4" w:space="0" w:color="000000"/>
            </w:tcBorders>
            <w:tcPrChange w:id="606" w:author="Stephanie Fenner" w:date="2014-11-04T15:34:00Z">
              <w:tcPr>
                <w:tcW w:w="4895" w:type="dxa"/>
                <w:gridSpan w:val="2"/>
                <w:tcBorders>
                  <w:top w:val="single" w:sz="4" w:space="0" w:color="000000"/>
                  <w:left w:val="single" w:sz="4" w:space="0" w:color="auto"/>
                  <w:bottom w:val="single" w:sz="4" w:space="0" w:color="000000"/>
                </w:tcBorders>
              </w:tcPr>
            </w:tcPrChange>
          </w:tcPr>
          <w:p w14:paraId="074E0DAB" w14:textId="77777777" w:rsidR="005C2B03" w:rsidRPr="00DC105B" w:rsidRDefault="005C2B03" w:rsidP="005C2B03">
            <w:pPr>
              <w:spacing w:after="0"/>
              <w:rPr>
                <w:rFonts w:cs="Arial"/>
                <w:highlight w:val="lightGray"/>
                <w:rPrChange w:id="607" w:author="Stephanie Fenner" w:date="2014-11-04T15:29:00Z">
                  <w:rPr>
                    <w:rFonts w:cs="Arial"/>
                  </w:rPr>
                </w:rPrChange>
              </w:rPr>
            </w:pPr>
            <w:r w:rsidRPr="00DC105B">
              <w:rPr>
                <w:rFonts w:cs="Arial"/>
                <w:highlight w:val="lightGray"/>
                <w:rPrChange w:id="608" w:author="Stephanie Fenner" w:date="2014-11-04T15:29:00Z">
                  <w:rPr>
                    <w:rFonts w:cs="Arial"/>
                  </w:rPr>
                </w:rPrChange>
              </w:rPr>
              <w:t>Are there any forests that your household used to access that you are no longer allowed to access?</w:t>
            </w:r>
          </w:p>
          <w:p w14:paraId="586EFC7C" w14:textId="77777777" w:rsidR="005C2B03" w:rsidRPr="00DC105B" w:rsidRDefault="005C2B03" w:rsidP="005C2B03">
            <w:pPr>
              <w:spacing w:after="0"/>
              <w:rPr>
                <w:rFonts w:eastAsia="Calibri" w:cs="Times New Roman"/>
                <w:w w:val="105"/>
                <w:highlight w:val="lightGray"/>
                <w:rPrChange w:id="609" w:author="Stephanie Fenner" w:date="2014-11-04T15:29:00Z">
                  <w:rPr>
                    <w:rFonts w:eastAsia="Calibri" w:cs="Times New Roman"/>
                    <w:w w:val="105"/>
                  </w:rPr>
                </w:rPrChange>
              </w:rPr>
            </w:pPr>
            <w:r w:rsidRPr="00DC105B">
              <w:rPr>
                <w:rFonts w:cs="Arial"/>
                <w:i/>
                <w:highlight w:val="lightGray"/>
                <w:rPrChange w:id="610" w:author="Stephanie Fenner" w:date="2014-11-04T15:29:00Z">
                  <w:rPr>
                    <w:rFonts w:cs="Arial"/>
                    <w:i/>
                  </w:rPr>
                </w:rPrChange>
              </w:rPr>
              <w:t>If 0, skip to Section G</w:t>
            </w:r>
            <w:r w:rsidRPr="00DC105B">
              <w:rPr>
                <w:rFonts w:cs="Arial"/>
                <w:highlight w:val="lightGray"/>
                <w:rPrChange w:id="611" w:author="Stephanie Fenner" w:date="2014-11-04T15:29:00Z">
                  <w:rPr>
                    <w:rFonts w:cs="Arial"/>
                  </w:rPr>
                </w:rPrChange>
              </w:rPr>
              <w:t xml:space="preserve"> </w:t>
            </w:r>
          </w:p>
        </w:tc>
        <w:tc>
          <w:tcPr>
            <w:tcW w:w="3475" w:type="dxa"/>
            <w:gridSpan w:val="2"/>
            <w:tcBorders>
              <w:top w:val="single" w:sz="4" w:space="0" w:color="000000"/>
              <w:bottom w:val="single" w:sz="4" w:space="0" w:color="000000"/>
              <w:right w:val="single" w:sz="18" w:space="0" w:color="000000"/>
            </w:tcBorders>
            <w:tcPrChange w:id="612" w:author="Stephanie Fenner" w:date="2014-11-04T15:34:00Z">
              <w:tcPr>
                <w:tcW w:w="4122" w:type="dxa"/>
                <w:gridSpan w:val="4"/>
                <w:tcBorders>
                  <w:top w:val="single" w:sz="4" w:space="0" w:color="000000"/>
                  <w:bottom w:val="single" w:sz="4" w:space="0" w:color="000000"/>
                  <w:right w:val="single" w:sz="18" w:space="0" w:color="000000"/>
                </w:tcBorders>
              </w:tcPr>
            </w:tcPrChange>
          </w:tcPr>
          <w:p w14:paraId="34D9170F" w14:textId="77777777" w:rsidR="005C2B03" w:rsidRDefault="005C2B03" w:rsidP="005C2B03">
            <w:pPr>
              <w:spacing w:after="0"/>
            </w:pPr>
            <w:r>
              <w:t>0=No</w:t>
            </w:r>
          </w:p>
          <w:p w14:paraId="07567784" w14:textId="77777777" w:rsidR="005C2B03" w:rsidRDefault="005C2B03" w:rsidP="005C2B03">
            <w:pPr>
              <w:spacing w:after="0"/>
            </w:pPr>
            <w:r>
              <w:t>1=Yes</w:t>
            </w:r>
            <w:r w:rsidRPr="00F82CC8" w:rsidDel="00226116">
              <w:t xml:space="preserve"> </w:t>
            </w:r>
          </w:p>
          <w:p w14:paraId="1B33A6FF" w14:textId="77777777" w:rsidR="005C2B03" w:rsidRDefault="005C2B03" w:rsidP="005C2B03">
            <w:pPr>
              <w:spacing w:after="0"/>
            </w:pPr>
            <w:r>
              <w:t>888=Don’t know</w:t>
            </w:r>
          </w:p>
          <w:p w14:paraId="279A4647" w14:textId="77777777" w:rsidR="005C2B03" w:rsidRPr="006F4E6D" w:rsidRDefault="005C2B03" w:rsidP="005C2B03">
            <w:pPr>
              <w:spacing w:after="0"/>
            </w:pPr>
            <w:r>
              <w:t>999=Prefer not to respond</w:t>
            </w:r>
          </w:p>
        </w:tc>
        <w:tc>
          <w:tcPr>
            <w:tcW w:w="900" w:type="dxa"/>
            <w:gridSpan w:val="2"/>
            <w:tcBorders>
              <w:top w:val="single" w:sz="18" w:space="0" w:color="000000"/>
              <w:left w:val="single" w:sz="18" w:space="0" w:color="000000"/>
              <w:bottom w:val="single" w:sz="18" w:space="0" w:color="000000"/>
              <w:right w:val="single" w:sz="18" w:space="0" w:color="000000"/>
            </w:tcBorders>
            <w:tcPrChange w:id="613" w:author="Stephanie Fenner" w:date="2014-11-04T15:34:00Z">
              <w:tcPr>
                <w:tcW w:w="253" w:type="dxa"/>
                <w:gridSpan w:val="2"/>
                <w:tcBorders>
                  <w:top w:val="single" w:sz="18" w:space="0" w:color="000000"/>
                  <w:left w:val="single" w:sz="18" w:space="0" w:color="000000"/>
                  <w:bottom w:val="single" w:sz="18" w:space="0" w:color="000000"/>
                  <w:right w:val="single" w:sz="18" w:space="0" w:color="000000"/>
                </w:tcBorders>
              </w:tcPr>
            </w:tcPrChange>
          </w:tcPr>
          <w:p w14:paraId="6486C9C3" w14:textId="77777777" w:rsidR="005C2B03" w:rsidRPr="006F4E6D" w:rsidRDefault="005C2B03" w:rsidP="005C2B03">
            <w:pPr>
              <w:spacing w:after="0"/>
              <w:rPr>
                <w:rFonts w:eastAsia="Calibri" w:cs="Times New Roman"/>
                <w:i/>
                <w:color w:val="A6A6A6"/>
              </w:rPr>
            </w:pPr>
            <w:r w:rsidRPr="006F4E6D">
              <w:rPr>
                <w:rFonts w:eastAsia="Calibri" w:cs="Times New Roman"/>
                <w:i/>
                <w:color w:val="A6A6A6"/>
              </w:rPr>
              <w:t>(Code)</w:t>
            </w:r>
          </w:p>
        </w:tc>
      </w:tr>
      <w:tr w:rsidR="005C2B03" w:rsidRPr="00815557" w14:paraId="78DCF044" w14:textId="77777777" w:rsidTr="005C2B0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right w:val="single" w:sz="4" w:space="0" w:color="auto"/>
            </w:tcBorders>
          </w:tcPr>
          <w:p w14:paraId="2345327E" w14:textId="77777777" w:rsidR="005C2B03" w:rsidRPr="00DC105B" w:rsidRDefault="005C2B03" w:rsidP="005C2B03">
            <w:pPr>
              <w:keepNext/>
              <w:spacing w:after="0" w:line="259" w:lineRule="auto"/>
              <w:outlineLvl w:val="7"/>
              <w:rPr>
                <w:highlight w:val="lightGray"/>
                <w:rPrChange w:id="614" w:author="Stephanie Fenner" w:date="2014-11-04T15:29:00Z">
                  <w:rPr>
                    <w:rFonts w:eastAsia="SimSun"/>
                    <w:b/>
                  </w:rPr>
                </w:rPrChange>
              </w:rPr>
            </w:pPr>
            <w:r w:rsidRPr="00DC105B">
              <w:rPr>
                <w:highlight w:val="lightGray"/>
                <w:rPrChange w:id="615" w:author="Stephanie Fenner" w:date="2014-11-04T15:29:00Z">
                  <w:rPr/>
                </w:rPrChange>
              </w:rPr>
              <w:t>F.9</w:t>
            </w:r>
          </w:p>
        </w:tc>
        <w:tc>
          <w:tcPr>
            <w:tcW w:w="4895" w:type="dxa"/>
            <w:tcBorders>
              <w:left w:val="single" w:sz="4" w:space="0" w:color="auto"/>
              <w:right w:val="single" w:sz="18" w:space="0" w:color="000000"/>
            </w:tcBorders>
          </w:tcPr>
          <w:p w14:paraId="30AECA1D" w14:textId="77777777" w:rsidR="005C2B03" w:rsidRPr="00DC105B" w:rsidRDefault="005C2B03" w:rsidP="005C2B03">
            <w:pPr>
              <w:spacing w:after="0"/>
              <w:rPr>
                <w:w w:val="105"/>
                <w:highlight w:val="lightGray"/>
                <w:rPrChange w:id="616" w:author="Stephanie Fenner" w:date="2014-11-04T15:29:00Z">
                  <w:rPr>
                    <w:w w:val="105"/>
                  </w:rPr>
                </w:rPrChange>
              </w:rPr>
            </w:pPr>
            <w:r w:rsidRPr="00DC105B">
              <w:rPr>
                <w:rFonts w:cs="Arial"/>
                <w:highlight w:val="lightGray"/>
                <w:rPrChange w:id="617" w:author="Stephanie Fenner" w:date="2014-11-04T15:29:00Z">
                  <w:rPr>
                    <w:rFonts w:cs="Arial"/>
                  </w:rPr>
                </w:rPrChange>
              </w:rPr>
              <w:t xml:space="preserve">What are the names of the forests where your household lost access? </w:t>
            </w:r>
          </w:p>
        </w:tc>
        <w:tc>
          <w:tcPr>
            <w:tcW w:w="4375" w:type="dxa"/>
            <w:gridSpan w:val="4"/>
            <w:tcBorders>
              <w:top w:val="single" w:sz="18" w:space="0" w:color="000000"/>
              <w:left w:val="single" w:sz="18" w:space="0" w:color="000000"/>
              <w:bottom w:val="single" w:sz="18" w:space="0" w:color="000000"/>
              <w:right w:val="single" w:sz="18" w:space="0" w:color="000000"/>
            </w:tcBorders>
          </w:tcPr>
          <w:p w14:paraId="3C8C992C" w14:textId="77777777" w:rsidR="005C2B03" w:rsidRPr="00815557" w:rsidRDefault="005C2B03" w:rsidP="005C2B03">
            <w:pPr>
              <w:spacing w:after="0"/>
              <w:rPr>
                <w:w w:val="105"/>
              </w:rPr>
            </w:pPr>
            <w:r w:rsidRPr="00815557">
              <w:rPr>
                <w:i/>
                <w:color w:val="A6A6A6" w:themeColor="background1" w:themeShade="A6"/>
              </w:rPr>
              <w:t>(Text)</w:t>
            </w:r>
          </w:p>
        </w:tc>
      </w:tr>
      <w:tr w:rsidR="005C2B03" w:rsidRPr="00815557" w14:paraId="698EF5C8" w14:textId="77777777" w:rsidTr="005C2B0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top w:val="single" w:sz="4" w:space="0" w:color="000000"/>
              <w:left w:val="single" w:sz="4" w:space="0" w:color="auto"/>
              <w:bottom w:val="single" w:sz="4" w:space="0" w:color="000000"/>
              <w:right w:val="single" w:sz="4" w:space="0" w:color="auto"/>
            </w:tcBorders>
          </w:tcPr>
          <w:p w14:paraId="4EFA6540" w14:textId="77777777" w:rsidR="005C2B03" w:rsidRPr="00DC105B" w:rsidRDefault="005C2B03" w:rsidP="005C2B03">
            <w:pPr>
              <w:keepNext/>
              <w:spacing w:after="0" w:line="259" w:lineRule="auto"/>
              <w:outlineLvl w:val="7"/>
              <w:rPr>
                <w:highlight w:val="lightGray"/>
                <w:rPrChange w:id="618" w:author="Stephanie Fenner" w:date="2014-11-04T15:29:00Z">
                  <w:rPr>
                    <w:rFonts w:eastAsia="SimSun"/>
                    <w:b/>
                  </w:rPr>
                </w:rPrChange>
              </w:rPr>
            </w:pPr>
            <w:r w:rsidRPr="00DC105B">
              <w:rPr>
                <w:highlight w:val="lightGray"/>
                <w:rPrChange w:id="619" w:author="Stephanie Fenner" w:date="2014-11-04T15:29:00Z">
                  <w:rPr/>
                </w:rPrChange>
              </w:rPr>
              <w:t>F.10</w:t>
            </w:r>
          </w:p>
        </w:tc>
        <w:tc>
          <w:tcPr>
            <w:tcW w:w="4895" w:type="dxa"/>
            <w:tcBorders>
              <w:top w:val="single" w:sz="4" w:space="0" w:color="000000"/>
              <w:left w:val="single" w:sz="4" w:space="0" w:color="auto"/>
              <w:bottom w:val="single" w:sz="4" w:space="0" w:color="000000"/>
              <w:right w:val="single" w:sz="18" w:space="0" w:color="000000"/>
            </w:tcBorders>
          </w:tcPr>
          <w:p w14:paraId="770B2E86" w14:textId="77777777" w:rsidR="005C2B03" w:rsidRPr="00DC105B" w:rsidRDefault="005C2B03" w:rsidP="005C2B03">
            <w:pPr>
              <w:spacing w:after="0"/>
              <w:rPr>
                <w:w w:val="105"/>
                <w:highlight w:val="lightGray"/>
                <w:rPrChange w:id="620" w:author="Stephanie Fenner" w:date="2014-11-04T15:29:00Z">
                  <w:rPr>
                    <w:w w:val="105"/>
                  </w:rPr>
                </w:rPrChange>
              </w:rPr>
            </w:pPr>
            <w:r w:rsidRPr="00DC105B">
              <w:rPr>
                <w:rFonts w:cs="Arial"/>
                <w:highlight w:val="lightGray"/>
                <w:rPrChange w:id="621" w:author="Stephanie Fenner" w:date="2014-11-04T15:29:00Z">
                  <w:rPr>
                    <w:rFonts w:cs="Arial"/>
                  </w:rPr>
                </w:rPrChange>
              </w:rPr>
              <w:t xml:space="preserve">Why did your HH lose access? </w:t>
            </w:r>
          </w:p>
        </w:tc>
        <w:tc>
          <w:tcPr>
            <w:tcW w:w="4375" w:type="dxa"/>
            <w:gridSpan w:val="4"/>
            <w:tcBorders>
              <w:top w:val="single" w:sz="18" w:space="0" w:color="000000"/>
              <w:left w:val="single" w:sz="18" w:space="0" w:color="000000"/>
              <w:bottom w:val="single" w:sz="18" w:space="0" w:color="000000"/>
              <w:right w:val="single" w:sz="18" w:space="0" w:color="000000"/>
            </w:tcBorders>
          </w:tcPr>
          <w:p w14:paraId="0304C890" w14:textId="77777777" w:rsidR="005C2B03" w:rsidRPr="009559BE" w:rsidRDefault="005C2B03" w:rsidP="005C2B03">
            <w:pPr>
              <w:spacing w:after="0"/>
              <w:rPr>
                <w:i/>
                <w:color w:val="A6A6A6" w:themeColor="background1" w:themeShade="A6"/>
              </w:rPr>
            </w:pPr>
            <w:r w:rsidRPr="00815557">
              <w:rPr>
                <w:i/>
                <w:color w:val="A6A6A6" w:themeColor="background1" w:themeShade="A6"/>
              </w:rPr>
              <w:t>(Text)</w:t>
            </w:r>
          </w:p>
        </w:tc>
      </w:tr>
      <w:tr w:rsidR="005C2B03" w:rsidRPr="00F82CC8" w14:paraId="12ECE5B0" w14:textId="77777777" w:rsidTr="005C2B03">
        <w:trPr>
          <w:trHeight w:val="20"/>
        </w:trPr>
        <w:tc>
          <w:tcPr>
            <w:tcW w:w="664" w:type="dxa"/>
            <w:tcBorders>
              <w:top w:val="single" w:sz="4" w:space="0" w:color="000000"/>
              <w:left w:val="single" w:sz="4" w:space="0" w:color="000000"/>
              <w:bottom w:val="single" w:sz="4" w:space="0" w:color="000000"/>
              <w:right w:val="single" w:sz="4" w:space="0" w:color="auto"/>
            </w:tcBorders>
          </w:tcPr>
          <w:p w14:paraId="2C77DFB6" w14:textId="77777777" w:rsidR="005C2B03" w:rsidRPr="00DC105B" w:rsidRDefault="005C2B03" w:rsidP="005C2B03">
            <w:pPr>
              <w:spacing w:after="0"/>
              <w:rPr>
                <w:rFonts w:eastAsia="Calibri" w:cs="Times New Roman"/>
                <w:w w:val="105"/>
                <w:highlight w:val="lightGray"/>
                <w:rPrChange w:id="622" w:author="Stephanie Fenner" w:date="2014-11-04T15:29:00Z">
                  <w:rPr>
                    <w:rFonts w:eastAsia="Calibri" w:cs="Times New Roman"/>
                    <w:w w:val="105"/>
                  </w:rPr>
                </w:rPrChange>
              </w:rPr>
            </w:pPr>
            <w:commentRangeStart w:id="623"/>
            <w:r w:rsidRPr="00DC105B">
              <w:rPr>
                <w:rFonts w:eastAsia="Calibri" w:cs="Times New Roman"/>
                <w:w w:val="105"/>
                <w:highlight w:val="lightGray"/>
                <w:rPrChange w:id="624" w:author="Stephanie Fenner" w:date="2014-11-04T15:29:00Z">
                  <w:rPr>
                    <w:rFonts w:eastAsia="Calibri" w:cs="Times New Roman"/>
                    <w:w w:val="105"/>
                  </w:rPr>
                </w:rPrChange>
              </w:rPr>
              <w:t xml:space="preserve">F.11 </w:t>
            </w:r>
          </w:p>
        </w:tc>
        <w:tc>
          <w:tcPr>
            <w:tcW w:w="4895" w:type="dxa"/>
            <w:tcBorders>
              <w:top w:val="single" w:sz="4" w:space="0" w:color="000000"/>
              <w:left w:val="single" w:sz="4" w:space="0" w:color="auto"/>
              <w:bottom w:val="single" w:sz="4" w:space="0" w:color="000000"/>
            </w:tcBorders>
          </w:tcPr>
          <w:p w14:paraId="0DCE22BC" w14:textId="257D9482" w:rsidR="005C2B03" w:rsidRPr="00DC105B" w:rsidRDefault="005C2B03" w:rsidP="005C2B03">
            <w:pPr>
              <w:spacing w:after="0"/>
              <w:rPr>
                <w:rFonts w:eastAsia="Calibri" w:cs="Times New Roman"/>
                <w:w w:val="105"/>
                <w:highlight w:val="lightGray"/>
                <w:rPrChange w:id="625" w:author="Stephanie Fenner" w:date="2014-11-04T15:29:00Z">
                  <w:rPr>
                    <w:rFonts w:eastAsia="Calibri" w:cs="Times New Roman"/>
                    <w:w w:val="105"/>
                  </w:rPr>
                </w:rPrChange>
              </w:rPr>
            </w:pPr>
            <w:commentRangeStart w:id="626"/>
            <w:r w:rsidRPr="00DC105B">
              <w:rPr>
                <w:rFonts w:cs="Arial"/>
                <w:highlight w:val="lightGray"/>
                <w:rPrChange w:id="627" w:author="Stephanie Fenner" w:date="2014-11-04T15:29:00Z">
                  <w:rPr>
                    <w:rFonts w:cs="Arial"/>
                  </w:rPr>
                </w:rPrChange>
              </w:rPr>
              <w:t>Please describe the impact of lo</w:t>
            </w:r>
            <w:del w:id="628" w:author="Stephanie Fenner" w:date="2014-11-04T15:05:00Z">
              <w:r w:rsidRPr="00DC105B" w:rsidDel="00E31E9E">
                <w:rPr>
                  <w:rFonts w:cs="Arial"/>
                  <w:highlight w:val="lightGray"/>
                  <w:rPrChange w:id="629" w:author="Stephanie Fenner" w:date="2014-11-04T15:29:00Z">
                    <w:rPr>
                      <w:rFonts w:cs="Arial"/>
                    </w:rPr>
                  </w:rPrChange>
                </w:rPr>
                <w:delText>o</w:delText>
              </w:r>
            </w:del>
            <w:r w:rsidRPr="00DC105B">
              <w:rPr>
                <w:rFonts w:cs="Arial"/>
                <w:highlight w:val="lightGray"/>
                <w:rPrChange w:id="630" w:author="Stephanie Fenner" w:date="2014-11-04T15:29:00Z">
                  <w:rPr>
                    <w:rFonts w:cs="Arial"/>
                  </w:rPr>
                </w:rPrChange>
              </w:rPr>
              <w:t>sing access</w:t>
            </w:r>
            <w:ins w:id="631" w:author="Vanessa Retana" w:date="2014-11-05T17:46:00Z">
              <w:r w:rsidR="001A2B55">
                <w:rPr>
                  <w:rFonts w:cs="Arial"/>
                  <w:highlight w:val="lightGray"/>
                </w:rPr>
                <w:t xml:space="preserve"> to the forest</w:t>
              </w:r>
            </w:ins>
            <w:r w:rsidRPr="00DC105B">
              <w:rPr>
                <w:rFonts w:cs="Arial"/>
                <w:highlight w:val="lightGray"/>
                <w:rPrChange w:id="632" w:author="Stephanie Fenner" w:date="2014-11-04T15:29:00Z">
                  <w:rPr>
                    <w:rFonts w:cs="Arial"/>
                  </w:rPr>
                </w:rPrChange>
              </w:rPr>
              <w:t xml:space="preserve"> on your household.  </w:t>
            </w:r>
            <w:commentRangeEnd w:id="623"/>
            <w:r w:rsidR="00DC105B" w:rsidRPr="00DC105B">
              <w:rPr>
                <w:rStyle w:val="CommentReference"/>
                <w:highlight w:val="lightGray"/>
                <w:rPrChange w:id="633" w:author="Stephanie Fenner" w:date="2014-11-04T15:29:00Z">
                  <w:rPr>
                    <w:rStyle w:val="CommentReference"/>
                  </w:rPr>
                </w:rPrChange>
              </w:rPr>
              <w:commentReference w:id="623"/>
            </w:r>
            <w:commentRangeEnd w:id="626"/>
            <w:r w:rsidR="001A2B55">
              <w:rPr>
                <w:rStyle w:val="CommentReference"/>
              </w:rPr>
              <w:commentReference w:id="626"/>
            </w:r>
          </w:p>
        </w:tc>
        <w:tc>
          <w:tcPr>
            <w:tcW w:w="4122" w:type="dxa"/>
            <w:gridSpan w:val="3"/>
            <w:tcBorders>
              <w:top w:val="single" w:sz="4" w:space="0" w:color="000000"/>
              <w:bottom w:val="single" w:sz="4" w:space="0" w:color="000000"/>
              <w:right w:val="single" w:sz="18" w:space="0" w:color="000000"/>
            </w:tcBorders>
          </w:tcPr>
          <w:p w14:paraId="38174311" w14:textId="77777777" w:rsidR="005C2B03" w:rsidRPr="006F4E6D" w:rsidRDefault="005C2B03" w:rsidP="005C2B03">
            <w:pPr>
              <w:spacing w:after="0"/>
            </w:pPr>
          </w:p>
          <w:p w14:paraId="6F74A290" w14:textId="77777777" w:rsidR="005C2B03" w:rsidRPr="006F4E6D" w:rsidRDefault="005C2B03" w:rsidP="005C2B03">
            <w:pPr>
              <w:spacing w:after="0"/>
            </w:pPr>
          </w:p>
        </w:tc>
        <w:tc>
          <w:tcPr>
            <w:tcW w:w="253" w:type="dxa"/>
            <w:tcBorders>
              <w:top w:val="single" w:sz="18" w:space="0" w:color="000000"/>
              <w:left w:val="single" w:sz="18" w:space="0" w:color="000000"/>
              <w:bottom w:val="single" w:sz="18" w:space="0" w:color="000000"/>
              <w:right w:val="single" w:sz="18" w:space="0" w:color="000000"/>
            </w:tcBorders>
          </w:tcPr>
          <w:p w14:paraId="688D61C6" w14:textId="77777777" w:rsidR="005C2B03" w:rsidRPr="006F4E6D" w:rsidRDefault="005C2B03" w:rsidP="005C2B03">
            <w:pPr>
              <w:spacing w:after="0"/>
              <w:rPr>
                <w:rFonts w:eastAsia="Calibri" w:cs="Times New Roman"/>
                <w:i/>
                <w:color w:val="A6A6A6"/>
              </w:rPr>
            </w:pPr>
            <w:r w:rsidRPr="006F4E6D">
              <w:rPr>
                <w:rFonts w:eastAsia="Calibri" w:cs="Times New Roman"/>
                <w:i/>
                <w:color w:val="A6A6A6"/>
              </w:rPr>
              <w:t>(Code)</w:t>
            </w:r>
          </w:p>
        </w:tc>
      </w:tr>
      <w:tr w:rsidR="00DC105B" w:rsidRPr="00F82CC8" w14:paraId="2FD60265" w14:textId="77777777" w:rsidTr="005C2B03">
        <w:trPr>
          <w:trHeight w:val="20"/>
          <w:ins w:id="634" w:author="Stephanie Fenner" w:date="2014-11-04T15:24:00Z"/>
        </w:trPr>
        <w:tc>
          <w:tcPr>
            <w:tcW w:w="664" w:type="dxa"/>
            <w:tcBorders>
              <w:top w:val="single" w:sz="4" w:space="0" w:color="000000"/>
              <w:left w:val="single" w:sz="4" w:space="0" w:color="000000"/>
              <w:bottom w:val="single" w:sz="4" w:space="0" w:color="000000"/>
              <w:right w:val="single" w:sz="4" w:space="0" w:color="auto"/>
            </w:tcBorders>
          </w:tcPr>
          <w:p w14:paraId="1DCB9FFF" w14:textId="77777777" w:rsidR="00DC105B" w:rsidRDefault="00DC105B" w:rsidP="005C2B03">
            <w:pPr>
              <w:spacing w:after="0"/>
              <w:rPr>
                <w:ins w:id="635" w:author="Stephanie Fenner" w:date="2014-11-04T15:24:00Z"/>
                <w:rFonts w:eastAsia="Calibri" w:cs="Times New Roman"/>
                <w:w w:val="105"/>
              </w:rPr>
            </w:pPr>
          </w:p>
        </w:tc>
        <w:tc>
          <w:tcPr>
            <w:tcW w:w="4895" w:type="dxa"/>
            <w:tcBorders>
              <w:top w:val="single" w:sz="4" w:space="0" w:color="000000"/>
              <w:left w:val="single" w:sz="4" w:space="0" w:color="auto"/>
              <w:bottom w:val="single" w:sz="4" w:space="0" w:color="000000"/>
            </w:tcBorders>
          </w:tcPr>
          <w:p w14:paraId="27C5B4F2" w14:textId="23D0A966" w:rsidR="00DC105B" w:rsidRDefault="00DC105B" w:rsidP="005C2B03">
            <w:pPr>
              <w:spacing w:after="0"/>
              <w:rPr>
                <w:ins w:id="636" w:author="Stephanie Fenner" w:date="2014-11-04T15:24:00Z"/>
                <w:rFonts w:cs="Arial"/>
              </w:rPr>
            </w:pPr>
          </w:p>
        </w:tc>
        <w:tc>
          <w:tcPr>
            <w:tcW w:w="4122" w:type="dxa"/>
            <w:gridSpan w:val="3"/>
            <w:tcBorders>
              <w:top w:val="single" w:sz="4" w:space="0" w:color="000000"/>
              <w:bottom w:val="single" w:sz="4" w:space="0" w:color="000000"/>
              <w:right w:val="single" w:sz="18" w:space="0" w:color="000000"/>
            </w:tcBorders>
          </w:tcPr>
          <w:p w14:paraId="66BB65B1" w14:textId="77777777" w:rsidR="00DC105B" w:rsidRPr="006F4E6D" w:rsidRDefault="00DC105B" w:rsidP="005C2B03">
            <w:pPr>
              <w:spacing w:after="0"/>
              <w:rPr>
                <w:ins w:id="637" w:author="Stephanie Fenner" w:date="2014-11-04T15:24:00Z"/>
              </w:rPr>
            </w:pPr>
          </w:p>
        </w:tc>
        <w:tc>
          <w:tcPr>
            <w:tcW w:w="253" w:type="dxa"/>
            <w:tcBorders>
              <w:top w:val="single" w:sz="18" w:space="0" w:color="000000"/>
              <w:left w:val="single" w:sz="18" w:space="0" w:color="000000"/>
              <w:bottom w:val="single" w:sz="18" w:space="0" w:color="000000"/>
              <w:right w:val="single" w:sz="18" w:space="0" w:color="000000"/>
            </w:tcBorders>
          </w:tcPr>
          <w:p w14:paraId="3E391B38" w14:textId="77777777" w:rsidR="00DC105B" w:rsidRPr="006F4E6D" w:rsidRDefault="00DC105B" w:rsidP="005C2B03">
            <w:pPr>
              <w:spacing w:after="0"/>
              <w:rPr>
                <w:ins w:id="638" w:author="Stephanie Fenner" w:date="2014-11-04T15:24:00Z"/>
                <w:rFonts w:eastAsia="Calibri" w:cs="Times New Roman"/>
                <w:i/>
                <w:color w:val="A6A6A6"/>
              </w:rPr>
            </w:pPr>
          </w:p>
        </w:tc>
      </w:tr>
      <w:tr w:rsidR="00DC105B" w:rsidRPr="00F82CC8" w14:paraId="6118A82A" w14:textId="77777777" w:rsidTr="005C2B03">
        <w:trPr>
          <w:trHeight w:val="20"/>
          <w:ins w:id="639" w:author="Stephanie Fenner" w:date="2014-11-04T15:24:00Z"/>
        </w:trPr>
        <w:tc>
          <w:tcPr>
            <w:tcW w:w="664" w:type="dxa"/>
            <w:tcBorders>
              <w:top w:val="single" w:sz="4" w:space="0" w:color="000000"/>
              <w:left w:val="single" w:sz="4" w:space="0" w:color="000000"/>
              <w:bottom w:val="single" w:sz="4" w:space="0" w:color="000000"/>
              <w:right w:val="single" w:sz="4" w:space="0" w:color="auto"/>
            </w:tcBorders>
          </w:tcPr>
          <w:p w14:paraId="03A10AFE" w14:textId="77777777" w:rsidR="00DC105B" w:rsidRDefault="00DC105B" w:rsidP="005C2B03">
            <w:pPr>
              <w:spacing w:after="0"/>
              <w:rPr>
                <w:ins w:id="640" w:author="Stephanie Fenner" w:date="2014-11-04T15:24:00Z"/>
                <w:rFonts w:eastAsia="Calibri" w:cs="Times New Roman"/>
                <w:w w:val="105"/>
              </w:rPr>
            </w:pPr>
          </w:p>
        </w:tc>
        <w:tc>
          <w:tcPr>
            <w:tcW w:w="4895" w:type="dxa"/>
            <w:tcBorders>
              <w:top w:val="single" w:sz="4" w:space="0" w:color="000000"/>
              <w:left w:val="single" w:sz="4" w:space="0" w:color="auto"/>
              <w:bottom w:val="single" w:sz="4" w:space="0" w:color="000000"/>
            </w:tcBorders>
          </w:tcPr>
          <w:p w14:paraId="542F6B98" w14:textId="77777777" w:rsidR="00DC105B" w:rsidRDefault="00DC105B" w:rsidP="005C2B03">
            <w:pPr>
              <w:spacing w:after="0"/>
              <w:rPr>
                <w:ins w:id="641" w:author="Stephanie Fenner" w:date="2014-11-04T15:24:00Z"/>
                <w:rFonts w:cs="Arial"/>
              </w:rPr>
            </w:pPr>
          </w:p>
        </w:tc>
        <w:tc>
          <w:tcPr>
            <w:tcW w:w="4122" w:type="dxa"/>
            <w:gridSpan w:val="3"/>
            <w:tcBorders>
              <w:top w:val="single" w:sz="4" w:space="0" w:color="000000"/>
              <w:bottom w:val="single" w:sz="4" w:space="0" w:color="000000"/>
              <w:right w:val="single" w:sz="18" w:space="0" w:color="000000"/>
            </w:tcBorders>
          </w:tcPr>
          <w:p w14:paraId="3A3F7E56" w14:textId="77777777" w:rsidR="00DC105B" w:rsidRPr="006F4E6D" w:rsidRDefault="00DC105B" w:rsidP="005C2B03">
            <w:pPr>
              <w:spacing w:after="0"/>
              <w:rPr>
                <w:ins w:id="642" w:author="Stephanie Fenner" w:date="2014-11-04T15:24:00Z"/>
              </w:rPr>
            </w:pPr>
          </w:p>
        </w:tc>
        <w:tc>
          <w:tcPr>
            <w:tcW w:w="253" w:type="dxa"/>
            <w:tcBorders>
              <w:top w:val="single" w:sz="18" w:space="0" w:color="000000"/>
              <w:left w:val="single" w:sz="18" w:space="0" w:color="000000"/>
              <w:bottom w:val="single" w:sz="18" w:space="0" w:color="000000"/>
              <w:right w:val="single" w:sz="18" w:space="0" w:color="000000"/>
            </w:tcBorders>
          </w:tcPr>
          <w:p w14:paraId="30DE7419" w14:textId="77777777" w:rsidR="00DC105B" w:rsidRPr="006F4E6D" w:rsidRDefault="00DC105B" w:rsidP="005C2B03">
            <w:pPr>
              <w:spacing w:after="0"/>
              <w:rPr>
                <w:ins w:id="643" w:author="Stephanie Fenner" w:date="2014-11-04T15:24:00Z"/>
                <w:rFonts w:eastAsia="Calibri" w:cs="Times New Roman"/>
                <w:i/>
                <w:color w:val="A6A6A6"/>
              </w:rPr>
            </w:pPr>
          </w:p>
        </w:tc>
      </w:tr>
      <w:tr w:rsidR="00DC105B" w:rsidRPr="00F82CC8" w14:paraId="55AE7438" w14:textId="77777777" w:rsidTr="005C2B03">
        <w:trPr>
          <w:trHeight w:val="20"/>
          <w:ins w:id="644" w:author="Stephanie Fenner" w:date="2014-11-04T15:24:00Z"/>
        </w:trPr>
        <w:tc>
          <w:tcPr>
            <w:tcW w:w="664" w:type="dxa"/>
            <w:tcBorders>
              <w:top w:val="single" w:sz="4" w:space="0" w:color="000000"/>
              <w:left w:val="single" w:sz="4" w:space="0" w:color="000000"/>
              <w:bottom w:val="single" w:sz="4" w:space="0" w:color="000000"/>
              <w:right w:val="single" w:sz="4" w:space="0" w:color="auto"/>
            </w:tcBorders>
          </w:tcPr>
          <w:p w14:paraId="69C1C667" w14:textId="77777777" w:rsidR="00DC105B" w:rsidRDefault="00DC105B" w:rsidP="005C2B03">
            <w:pPr>
              <w:spacing w:after="0"/>
              <w:rPr>
                <w:ins w:id="645" w:author="Stephanie Fenner" w:date="2014-11-04T15:24:00Z"/>
                <w:rFonts w:eastAsia="Calibri" w:cs="Times New Roman"/>
                <w:w w:val="105"/>
              </w:rPr>
            </w:pPr>
          </w:p>
        </w:tc>
        <w:tc>
          <w:tcPr>
            <w:tcW w:w="4895" w:type="dxa"/>
            <w:tcBorders>
              <w:top w:val="single" w:sz="4" w:space="0" w:color="000000"/>
              <w:left w:val="single" w:sz="4" w:space="0" w:color="auto"/>
              <w:bottom w:val="single" w:sz="4" w:space="0" w:color="000000"/>
            </w:tcBorders>
          </w:tcPr>
          <w:p w14:paraId="49E55082" w14:textId="77777777" w:rsidR="00DC105B" w:rsidRDefault="00DC105B" w:rsidP="005C2B03">
            <w:pPr>
              <w:spacing w:after="0"/>
              <w:rPr>
                <w:ins w:id="646" w:author="Stephanie Fenner" w:date="2014-11-04T15:24:00Z"/>
                <w:rFonts w:cs="Arial"/>
              </w:rPr>
            </w:pPr>
          </w:p>
        </w:tc>
        <w:tc>
          <w:tcPr>
            <w:tcW w:w="4122" w:type="dxa"/>
            <w:gridSpan w:val="3"/>
            <w:tcBorders>
              <w:top w:val="single" w:sz="4" w:space="0" w:color="000000"/>
              <w:bottom w:val="single" w:sz="4" w:space="0" w:color="000000"/>
              <w:right w:val="single" w:sz="18" w:space="0" w:color="000000"/>
            </w:tcBorders>
          </w:tcPr>
          <w:p w14:paraId="7D4E6510" w14:textId="77777777" w:rsidR="00DC105B" w:rsidRPr="006F4E6D" w:rsidRDefault="00DC105B" w:rsidP="005C2B03">
            <w:pPr>
              <w:spacing w:after="0"/>
              <w:rPr>
                <w:ins w:id="647" w:author="Stephanie Fenner" w:date="2014-11-04T15:24:00Z"/>
              </w:rPr>
            </w:pPr>
          </w:p>
        </w:tc>
        <w:tc>
          <w:tcPr>
            <w:tcW w:w="253" w:type="dxa"/>
            <w:tcBorders>
              <w:top w:val="single" w:sz="18" w:space="0" w:color="000000"/>
              <w:left w:val="single" w:sz="18" w:space="0" w:color="000000"/>
              <w:bottom w:val="single" w:sz="18" w:space="0" w:color="000000"/>
              <w:right w:val="single" w:sz="18" w:space="0" w:color="000000"/>
            </w:tcBorders>
          </w:tcPr>
          <w:p w14:paraId="43880ED9" w14:textId="77777777" w:rsidR="00DC105B" w:rsidRPr="006F4E6D" w:rsidRDefault="00DC105B" w:rsidP="005C2B03">
            <w:pPr>
              <w:spacing w:after="0"/>
              <w:rPr>
                <w:ins w:id="648" w:author="Stephanie Fenner" w:date="2014-11-04T15:24:00Z"/>
                <w:rFonts w:eastAsia="Calibri" w:cs="Times New Roman"/>
                <w:i/>
                <w:color w:val="A6A6A6"/>
              </w:rPr>
            </w:pPr>
          </w:p>
        </w:tc>
      </w:tr>
    </w:tbl>
    <w:p w14:paraId="34B8F5BF" w14:textId="77777777" w:rsidR="005C2B03" w:rsidRDefault="005C2B03" w:rsidP="009559BE">
      <w:pPr>
        <w:spacing w:after="0" w:line="240" w:lineRule="auto"/>
        <w:rPr>
          <w:rFonts w:cs="Arial"/>
          <w:b/>
        </w:rPr>
      </w:pPr>
    </w:p>
    <w:p w14:paraId="75C559DC" w14:textId="17BEE003" w:rsidR="005856F5" w:rsidRPr="005856F5" w:rsidRDefault="005856F5" w:rsidP="009559BE">
      <w:pPr>
        <w:spacing w:after="0" w:line="240" w:lineRule="auto"/>
        <w:rPr>
          <w:rFonts w:cs="Arial"/>
          <w:b/>
        </w:rPr>
      </w:pPr>
      <w:r>
        <w:rPr>
          <w:rFonts w:cs="Arial"/>
          <w:b/>
        </w:rPr>
        <w:t xml:space="preserve">Section F: Forest Valuation part 2 </w:t>
      </w:r>
    </w:p>
    <w:p w14:paraId="5607C085" w14:textId="4C64256E" w:rsidR="00152B2F" w:rsidRPr="009559BE" w:rsidRDefault="009559BE" w:rsidP="009559BE">
      <w:pPr>
        <w:spacing w:after="0" w:line="240" w:lineRule="auto"/>
      </w:pPr>
      <w:commentRangeStart w:id="649"/>
      <w:commentRangeStart w:id="650"/>
      <w:r w:rsidRPr="009559BE">
        <w:rPr>
          <w:rFonts w:cs="Arial"/>
        </w:rPr>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649"/>
      <w:r w:rsidR="00736B28">
        <w:rPr>
          <w:rStyle w:val="CommentReference"/>
        </w:rPr>
        <w:commentReference w:id="649"/>
      </w:r>
      <w:commentRangeEnd w:id="650"/>
      <w:r w:rsidR="00FA5477">
        <w:rPr>
          <w:rStyle w:val="CommentReference"/>
        </w:rPr>
        <w:commentReference w:id="650"/>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9559BE"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9559BE" w:rsidRDefault="005856F5" w:rsidP="006D5C10">
            <w:pPr>
              <w:rPr>
                <w:w w:val="105"/>
              </w:rPr>
            </w:pPr>
            <w:r>
              <w:rPr>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9559BE" w:rsidRDefault="009559BE" w:rsidP="006D5C10">
            <w:pPr>
              <w:spacing w:after="0"/>
              <w:rPr>
                <w:w w:val="105"/>
              </w:rPr>
            </w:pPr>
            <w:r w:rsidRPr="009559BE">
              <w:rPr>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9559BE" w:rsidRDefault="005856F5" w:rsidP="006D5C10">
            <w:pPr>
              <w:rPr>
                <w:w w:val="105"/>
              </w:rPr>
            </w:pPr>
            <w:r>
              <w:rPr>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9559BE" w:rsidRDefault="009559BE" w:rsidP="006D5C10">
            <w:pPr>
              <w:spacing w:after="0"/>
              <w:rPr>
                <w:w w:val="105"/>
              </w:rPr>
            </w:pPr>
            <w:r w:rsidRPr="009559BE">
              <w:rPr>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9559BE" w:rsidRDefault="005856F5" w:rsidP="006D5C10">
            <w:pPr>
              <w:rPr>
                <w:w w:val="105"/>
              </w:rPr>
            </w:pPr>
            <w:r>
              <w:rPr>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9559BE" w:rsidRDefault="009559BE" w:rsidP="006D5C10">
            <w:pPr>
              <w:spacing w:after="0"/>
              <w:rPr>
                <w:w w:val="105"/>
              </w:rPr>
            </w:pPr>
            <w:r w:rsidRPr="009559BE">
              <w:rPr>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9559BE" w:rsidRDefault="005856F5" w:rsidP="006D5C10">
            <w:pPr>
              <w:rPr>
                <w:w w:val="105"/>
              </w:rPr>
            </w:pPr>
            <w:r>
              <w:rPr>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9559BE" w:rsidRDefault="009559BE" w:rsidP="006D5C10">
            <w:pPr>
              <w:spacing w:after="0"/>
              <w:rPr>
                <w:w w:val="105"/>
              </w:rPr>
            </w:pPr>
            <w:r w:rsidRPr="009559BE">
              <w:rPr>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9559BE" w:rsidRDefault="005856F5" w:rsidP="006D5C10">
            <w:pPr>
              <w:rPr>
                <w:w w:val="105"/>
              </w:rPr>
            </w:pPr>
            <w:r>
              <w:rPr>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9559BE" w:rsidRDefault="009559BE" w:rsidP="006D5C10">
            <w:pPr>
              <w:spacing w:after="0"/>
              <w:rPr>
                <w:w w:val="105"/>
              </w:rPr>
            </w:pPr>
            <w:r w:rsidRPr="009559BE">
              <w:rPr>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9559BE" w:rsidRDefault="005856F5" w:rsidP="006D5C10">
            <w:pPr>
              <w:rPr>
                <w:w w:val="105"/>
              </w:rPr>
            </w:pPr>
            <w:r>
              <w:rPr>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9559BE" w:rsidRDefault="009559BE" w:rsidP="006D5C10">
            <w:pPr>
              <w:spacing w:after="0"/>
              <w:rPr>
                <w:w w:val="105"/>
              </w:rPr>
            </w:pPr>
            <w:r w:rsidRPr="009559BE">
              <w:rPr>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9559BE" w:rsidRDefault="005856F5" w:rsidP="006D5C10">
            <w:pPr>
              <w:rPr>
                <w:w w:val="105"/>
              </w:rPr>
            </w:pPr>
            <w:r>
              <w:rPr>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9559BE" w:rsidRDefault="009559BE" w:rsidP="006D5C10">
            <w:pPr>
              <w:spacing w:after="0"/>
              <w:rPr>
                <w:w w:val="105"/>
              </w:rPr>
            </w:pPr>
            <w:r w:rsidRPr="009559BE">
              <w:rPr>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9559BE" w:rsidRDefault="005856F5" w:rsidP="006D5C10">
            <w:pPr>
              <w:rPr>
                <w:w w:val="105"/>
              </w:rPr>
            </w:pPr>
            <w:r>
              <w:rPr>
                <w:w w:val="105"/>
              </w:rPr>
              <w:lastRenderedPageBreak/>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Default="009559BE" w:rsidP="006D5C10">
            <w:pPr>
              <w:spacing w:after="0"/>
              <w:rPr>
                <w:w w:val="105"/>
              </w:rPr>
            </w:pPr>
            <w:r w:rsidRPr="009559BE">
              <w:rPr>
                <w:w w:val="105"/>
              </w:rPr>
              <w:t>Salary jobs</w:t>
            </w:r>
          </w:p>
          <w:p w14:paraId="57AAAEAE" w14:textId="77777777" w:rsidR="00EC091D" w:rsidRDefault="00EC091D" w:rsidP="006D5C10">
            <w:pPr>
              <w:spacing w:after="0"/>
              <w:rPr>
                <w:w w:val="105"/>
              </w:rPr>
            </w:pPr>
          </w:p>
          <w:p w14:paraId="6B2183F0" w14:textId="77777777" w:rsidR="00EC091D" w:rsidRDefault="00EC091D" w:rsidP="006D5C10">
            <w:pPr>
              <w:spacing w:after="0"/>
              <w:rPr>
                <w:w w:val="105"/>
              </w:rPr>
            </w:pPr>
          </w:p>
          <w:p w14:paraId="137E28C2" w14:textId="24634480" w:rsidR="00EC091D" w:rsidRPr="009559BE" w:rsidRDefault="00EC091D" w:rsidP="006D5C10">
            <w:pPr>
              <w:spacing w:after="0"/>
              <w:rPr>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EC091D" w:rsidRPr="009559BE" w14:paraId="0D730151"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612A6F3" w14:textId="4DF439ED" w:rsidR="00EC091D" w:rsidRPr="009559BE" w:rsidRDefault="005856F5" w:rsidP="006D5C10">
            <w:pPr>
              <w:rPr>
                <w:w w:val="105"/>
              </w:rPr>
            </w:pPr>
            <w:r>
              <w:rPr>
                <w:w w:val="105"/>
              </w:rPr>
              <w:t xml:space="preserve">f.1i </w:t>
            </w:r>
          </w:p>
        </w:tc>
        <w:tc>
          <w:tcPr>
            <w:tcW w:w="7261" w:type="dxa"/>
            <w:tcBorders>
              <w:top w:val="single" w:sz="4" w:space="0" w:color="auto"/>
              <w:left w:val="single" w:sz="4" w:space="0" w:color="auto"/>
              <w:bottom w:val="single" w:sz="4" w:space="0" w:color="000000"/>
              <w:right w:val="single" w:sz="18" w:space="0" w:color="000000"/>
            </w:tcBorders>
          </w:tcPr>
          <w:p w14:paraId="549BA4B3" w14:textId="25568873" w:rsidR="00EC091D" w:rsidRPr="009559BE" w:rsidRDefault="0076042F" w:rsidP="0086308D">
            <w:pPr>
              <w:spacing w:after="0"/>
              <w:rPr>
                <w:w w:val="105"/>
              </w:rPr>
            </w:pPr>
            <w:ins w:id="651" w:author="Vanessa Retana" w:date="2014-11-05T18:15:00Z">
              <w:r>
                <w:rPr>
                  <w:w w:val="105"/>
                </w:rPr>
                <w:t>Enhanced a</w:t>
              </w:r>
            </w:ins>
            <w:del w:id="652" w:author="Vanessa Retana" w:date="2014-11-05T18:15:00Z">
              <w:r w:rsidR="00EC091D" w:rsidDel="0076042F">
                <w:rPr>
                  <w:w w:val="105"/>
                </w:rPr>
                <w:delText>A</w:delText>
              </w:r>
            </w:del>
            <w:r w:rsidR="00EC091D">
              <w:rPr>
                <w:w w:val="105"/>
              </w:rPr>
              <w:t xml:space="preserve">ccess to markets </w:t>
            </w:r>
          </w:p>
        </w:tc>
        <w:tc>
          <w:tcPr>
            <w:tcW w:w="1919" w:type="dxa"/>
            <w:tcBorders>
              <w:top w:val="single" w:sz="4" w:space="0" w:color="auto"/>
              <w:left w:val="single" w:sz="18" w:space="0" w:color="000000"/>
              <w:bottom w:val="single" w:sz="18" w:space="0" w:color="000000"/>
              <w:right w:val="single" w:sz="18" w:space="0" w:color="000000"/>
            </w:tcBorders>
          </w:tcPr>
          <w:p w14:paraId="720A3A7F" w14:textId="77777777" w:rsidR="00EC091D" w:rsidRPr="009559BE" w:rsidRDefault="00EC091D" w:rsidP="006D5C10">
            <w:pPr>
              <w:spacing w:after="0"/>
              <w:rPr>
                <w:i/>
                <w:color w:val="A6A6A6" w:themeColor="background1" w:themeShade="A6"/>
              </w:rPr>
            </w:pPr>
          </w:p>
        </w:tc>
      </w:tr>
    </w:tbl>
    <w:p w14:paraId="5D272309" w14:textId="77777777" w:rsidR="00C52F57" w:rsidRDefault="00C52F57" w:rsidP="009559BE">
      <w:pPr>
        <w:spacing w:after="0" w:line="240" w:lineRule="auto"/>
      </w:pPr>
    </w:p>
    <w:p w14:paraId="4178036F" w14:textId="77777777" w:rsidR="00C52F57" w:rsidRDefault="00C52F57" w:rsidP="009559BE">
      <w:pPr>
        <w:spacing w:after="0" w:line="240" w:lineRule="auto"/>
      </w:pPr>
    </w:p>
    <w:p w14:paraId="6512A5AA" w14:textId="24C4FF1B" w:rsidR="00DA7C5C" w:rsidRPr="009559BE" w:rsidRDefault="00BF7C36" w:rsidP="00BF7C36">
      <w:pPr>
        <w:rPr>
          <w:rFonts w:eastAsia="Times New Roman" w:cs="Times New Roman"/>
          <w:b/>
          <w:bCs/>
        </w:rPr>
      </w:pPr>
      <w:r>
        <w:rPr>
          <w:rFonts w:eastAsia="Times New Roman" w:cs="Times New Roman"/>
          <w:b/>
          <w:bCs/>
        </w:rPr>
        <w:t>G</w:t>
      </w:r>
      <w:r w:rsidR="00DA7C5C" w:rsidRPr="009559BE">
        <w:rPr>
          <w:rFonts w:eastAsia="Times New Roman" w:cs="Times New Roman"/>
          <w:b/>
          <w:bCs/>
        </w:rPr>
        <w:t>. GOVERNANCE AND ACCOUNTABILITY</w:t>
      </w:r>
    </w:p>
    <w:p w14:paraId="176A6126" w14:textId="48BEE144" w:rsidR="00D437F1"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ask you some questions about decision-making about </w:t>
      </w:r>
      <w:ins w:id="653" w:author="Stickler, Mercedes M. (E3/LTRM)" w:date="2014-09-22T17:44:00Z">
        <w:r w:rsidR="00FE537B">
          <w:rPr>
            <w:rFonts w:asciiTheme="minorHAnsi" w:eastAsia="Times New Roman" w:hAnsiTheme="minorHAnsi"/>
            <w:sz w:val="22"/>
            <w:szCs w:val="22"/>
            <w:lang w:eastAsia="zh-CN"/>
          </w:rPr>
          <w:t>forest-</w:t>
        </w:r>
      </w:ins>
      <w:r w:rsidRPr="009559BE">
        <w:rPr>
          <w:rFonts w:asciiTheme="minorHAnsi" w:eastAsia="Times New Roman" w:hAnsiTheme="minorHAnsi"/>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29"/>
        <w:gridCol w:w="720"/>
        <w:gridCol w:w="8"/>
      </w:tblGrid>
      <w:tr w:rsidR="00A34F12" w:rsidRPr="009559BE"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9559BE" w:rsidRDefault="00BF7C36" w:rsidP="00A34F12">
            <w:pPr>
              <w:spacing w:after="0"/>
              <w:rPr>
                <w:rFonts w:eastAsia="Calibri" w:cs="Times New Roman"/>
                <w:w w:val="105"/>
              </w:rPr>
            </w:pPr>
            <w:r>
              <w:rPr>
                <w:rFonts w:eastAsia="Calibri"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9559BE" w:rsidRDefault="00764E8A" w:rsidP="00A34F12">
            <w:pPr>
              <w:spacing w:after="0"/>
              <w:rPr>
                <w:rFonts w:eastAsia="Calibri" w:cs="Times New Roman"/>
                <w:w w:val="105"/>
              </w:rPr>
            </w:pPr>
            <w:r>
              <w:rPr>
                <w:w w:val="105"/>
              </w:rPr>
              <w:t xml:space="preserve"> In your village, what person or group</w:t>
            </w:r>
            <w:r w:rsidR="00A34F12" w:rsidRPr="009559BE">
              <w:rPr>
                <w:w w:val="105"/>
              </w:rPr>
              <w:t xml:space="preserve"> is the most imp</w:t>
            </w:r>
            <w:r w:rsidR="0086308D">
              <w:rPr>
                <w:w w:val="105"/>
              </w:rPr>
              <w:t>ortant decisio</w:t>
            </w:r>
            <w:r>
              <w:rPr>
                <w:w w:val="105"/>
              </w:rPr>
              <w:t>n maker about the forests that your community uses</w:t>
            </w:r>
            <w:r w:rsidR="00A34F12" w:rsidRPr="009559BE">
              <w:rPr>
                <w:w w:val="105"/>
              </w:rPr>
              <w:t>? (</w:t>
            </w:r>
            <w:r w:rsidR="0086308D">
              <w:rPr>
                <w:b/>
                <w:w w:val="105"/>
              </w:rPr>
              <w:t>forest</w:t>
            </w:r>
            <w:r w:rsidR="00A34F12" w:rsidRPr="009559BE">
              <w:rPr>
                <w:b/>
                <w:w w:val="105"/>
              </w:rPr>
              <w:t>_leaders</w:t>
            </w:r>
            <w:r w:rsidR="00A34F12" w:rsidRPr="009559BE">
              <w:rPr>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9559BE" w:rsidRDefault="00A34F12" w:rsidP="00A34F12">
            <w:pPr>
              <w:spacing w:after="0"/>
            </w:pPr>
            <w:r w:rsidRPr="009559BE">
              <w:t>1=Headman</w:t>
            </w:r>
          </w:p>
          <w:p w14:paraId="6DF18D83" w14:textId="4B539E22" w:rsidR="00A34F12" w:rsidRPr="009559BE" w:rsidRDefault="00A34F12" w:rsidP="00A34F12">
            <w:pPr>
              <w:spacing w:after="0"/>
            </w:pPr>
            <w:r w:rsidRPr="009559BE">
              <w:t>2=</w:t>
            </w:r>
            <w:commentRangeStart w:id="654"/>
            <w:r w:rsidRPr="009559BE">
              <w:t>Induna</w:t>
            </w:r>
            <w:commentRangeEnd w:id="654"/>
            <w:r w:rsidR="00894E82">
              <w:rPr>
                <w:rStyle w:val="CommentReference"/>
              </w:rPr>
              <w:commentReference w:id="654"/>
            </w:r>
          </w:p>
          <w:p w14:paraId="25091965" w14:textId="0800E7B2" w:rsidR="00A34F12" w:rsidRPr="009559BE" w:rsidRDefault="00A34F12" w:rsidP="00A34F12">
            <w:pPr>
              <w:spacing w:after="0"/>
            </w:pPr>
            <w:r w:rsidRPr="009559BE">
              <w:t>3=Chief</w:t>
            </w:r>
          </w:p>
          <w:p w14:paraId="2FD85814" w14:textId="3787836D" w:rsidR="00A34F12" w:rsidRDefault="00E94596" w:rsidP="00A34F12">
            <w:pPr>
              <w:spacing w:after="0"/>
            </w:pPr>
            <w:r>
              <w:t>4</w:t>
            </w:r>
            <w:r w:rsidR="00A34F12" w:rsidRPr="009559BE">
              <w:t>=</w:t>
            </w:r>
            <w:ins w:id="655" w:author="Vanessa Retana" w:date="2014-11-05T18:20:00Z">
              <w:r w:rsidR="00F554F5">
                <w:t xml:space="preserve">Council of </w:t>
              </w:r>
            </w:ins>
            <w:r w:rsidR="00A34F12" w:rsidRPr="009559BE">
              <w:t>Elders</w:t>
            </w:r>
          </w:p>
          <w:p w14:paraId="0CB9EB25" w14:textId="7BD05D12" w:rsidR="00764E8A" w:rsidRDefault="00E94596" w:rsidP="00A34F12">
            <w:pPr>
              <w:spacing w:after="0"/>
            </w:pPr>
            <w:r>
              <w:t>5</w:t>
            </w:r>
            <w:r w:rsidR="00764E8A">
              <w:t>=Community Resource Board</w:t>
            </w:r>
          </w:p>
          <w:p w14:paraId="18FE9F2F" w14:textId="30F2CC23" w:rsidR="00764E8A" w:rsidRDefault="00E94596" w:rsidP="00A34F12">
            <w:pPr>
              <w:spacing w:after="0"/>
            </w:pPr>
            <w:r>
              <w:t>6</w:t>
            </w:r>
            <w:r w:rsidR="00764E8A">
              <w:t>=Local government</w:t>
            </w:r>
          </w:p>
          <w:p w14:paraId="7B2D9926" w14:textId="0033036A" w:rsidR="00764E8A" w:rsidRPr="009559BE" w:rsidRDefault="00E94596" w:rsidP="00A34F12">
            <w:pPr>
              <w:spacing w:after="0"/>
            </w:pPr>
            <w:r>
              <w:t>7</w:t>
            </w:r>
            <w:r w:rsidR="00764E8A">
              <w:t>=DFO</w:t>
            </w:r>
          </w:p>
          <w:p w14:paraId="022AAA22" w14:textId="04E91C47" w:rsidR="00A34F12" w:rsidRPr="009559BE" w:rsidRDefault="00A34F12" w:rsidP="00A34F12">
            <w:pPr>
              <w:spacing w:after="0"/>
            </w:pPr>
            <w:r w:rsidRPr="009559BE">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9559BE" w:rsidRDefault="00BF7C36" w:rsidP="00A34F12">
            <w:pPr>
              <w:spacing w:after="0"/>
            </w:pPr>
            <w:r>
              <w:t>G.1b</w:t>
            </w:r>
          </w:p>
        </w:tc>
        <w:tc>
          <w:tcPr>
            <w:tcW w:w="4771" w:type="dxa"/>
            <w:tcBorders>
              <w:left w:val="single" w:sz="4" w:space="0" w:color="auto"/>
              <w:right w:val="single" w:sz="18" w:space="0" w:color="000000"/>
            </w:tcBorders>
          </w:tcPr>
          <w:p w14:paraId="6A54D8BA" w14:textId="3254154B" w:rsidR="00A34F12" w:rsidRPr="009559BE" w:rsidRDefault="00A34F12" w:rsidP="00A34F12">
            <w:pPr>
              <w:spacing w:after="0"/>
              <w:rPr>
                <w:w w:val="105"/>
              </w:rPr>
            </w:pPr>
            <w:r w:rsidRPr="009559BE">
              <w:rPr>
                <w:w w:val="105"/>
              </w:rPr>
              <w:t>If other, please specify</w:t>
            </w:r>
            <w:r w:rsidR="00BF7C36">
              <w:rPr>
                <w:w w:val="105"/>
              </w:rPr>
              <w:t xml:space="preserve"> </w:t>
            </w:r>
            <w:r w:rsidRPr="009559BE">
              <w:rPr>
                <w:w w:val="105"/>
              </w:rPr>
              <w:t>(</w:t>
            </w:r>
            <w:r w:rsidR="00E94596">
              <w:rPr>
                <w:b/>
                <w:w w:val="105"/>
              </w:rPr>
              <w:t>forest</w:t>
            </w:r>
            <w:r w:rsidRPr="009559BE">
              <w:rPr>
                <w:b/>
                <w:w w:val="105"/>
              </w:rPr>
              <w:t>_leaderso</w:t>
            </w:r>
            <w:r w:rsidRPr="009559BE">
              <w:rPr>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9559BE" w:rsidRDefault="00A34F12" w:rsidP="00A34F12">
            <w:pPr>
              <w:spacing w:after="0"/>
              <w:rPr>
                <w:w w:val="105"/>
              </w:rPr>
            </w:pPr>
            <w:r w:rsidRPr="009559BE">
              <w:rPr>
                <w:i/>
                <w:color w:val="A6A6A6" w:themeColor="background1" w:themeShade="A6"/>
              </w:rPr>
              <w:t>(Text)</w:t>
            </w:r>
          </w:p>
        </w:tc>
      </w:tr>
      <w:tr w:rsidR="00BF7C36" w:rsidRPr="009559BE" w14:paraId="7DF0D645"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9559BE" w:rsidRDefault="00BF7C36" w:rsidP="00A34F12">
            <w:pPr>
              <w:spacing w:after="0"/>
            </w:pPr>
            <w:r>
              <w:t>G.2</w:t>
            </w:r>
          </w:p>
        </w:tc>
        <w:tc>
          <w:tcPr>
            <w:tcW w:w="4771" w:type="dxa"/>
            <w:tcBorders>
              <w:top w:val="single" w:sz="4" w:space="0" w:color="000000"/>
              <w:left w:val="single" w:sz="4" w:space="0" w:color="auto"/>
              <w:bottom w:val="single" w:sz="4" w:space="0" w:color="auto"/>
              <w:right w:val="nil"/>
            </w:tcBorders>
          </w:tcPr>
          <w:p w14:paraId="3F1FA66E" w14:textId="21F56DF2" w:rsidR="00BF7C36" w:rsidRDefault="00BF7C36" w:rsidP="00A34F12">
            <w:pPr>
              <w:spacing w:after="0"/>
              <w:rPr>
                <w:w w:val="105"/>
              </w:rPr>
            </w:pPr>
            <w:r w:rsidRPr="009559BE">
              <w:rPr>
                <w:w w:val="105"/>
              </w:rPr>
              <w:t>How</w:t>
            </w:r>
            <w:r>
              <w:rPr>
                <w:w w:val="105"/>
              </w:rPr>
              <w:t xml:space="preserve"> satisfied are you with how forests are managed </w:t>
            </w:r>
            <w:r w:rsidRPr="009559BE">
              <w:rPr>
                <w:w w:val="105"/>
              </w:rPr>
              <w:t>in this village? (</w:t>
            </w:r>
            <w:r>
              <w:rPr>
                <w:b/>
                <w:w w:val="105"/>
              </w:rPr>
              <w:t>forest</w:t>
            </w:r>
            <w:r w:rsidRPr="009559BE">
              <w:rPr>
                <w:b/>
                <w:w w:val="105"/>
              </w:rPr>
              <w:t>_satisfied</w:t>
            </w:r>
            <w:r w:rsidRPr="009559BE">
              <w:rPr>
                <w:w w:val="105"/>
              </w:rPr>
              <w:t>)</w:t>
            </w:r>
          </w:p>
          <w:p w14:paraId="68DCABE1" w14:textId="77777777" w:rsidR="00BF7C36" w:rsidRDefault="00BF7C36" w:rsidP="00A34F12">
            <w:pPr>
              <w:spacing w:after="0"/>
              <w:rPr>
                <w:w w:val="105"/>
              </w:rPr>
            </w:pPr>
          </w:p>
          <w:p w14:paraId="4F13283E" w14:textId="7D99AC66" w:rsidR="00BF7C36" w:rsidRPr="009559BE" w:rsidRDefault="00BF7C36" w:rsidP="00E94596">
            <w:pPr>
              <w:spacing w:after="0"/>
              <w:rPr>
                <w:rFonts w:cs="Times New Roman"/>
                <w:w w:val="105"/>
              </w:rPr>
            </w:pPr>
          </w:p>
        </w:tc>
        <w:tc>
          <w:tcPr>
            <w:tcW w:w="3995" w:type="dxa"/>
            <w:tcBorders>
              <w:top w:val="single" w:sz="4" w:space="0" w:color="000000"/>
              <w:left w:val="nil"/>
              <w:bottom w:val="single" w:sz="4" w:space="0" w:color="auto"/>
              <w:right w:val="single" w:sz="18" w:space="0" w:color="000000"/>
            </w:tcBorders>
          </w:tcPr>
          <w:p w14:paraId="0B77CBDB" w14:textId="77777777" w:rsidR="00BF7C36" w:rsidRPr="009559BE" w:rsidRDefault="00BF7C36" w:rsidP="00BF7C36">
            <w:pPr>
              <w:spacing w:after="0"/>
              <w:rPr>
                <w:rFonts w:cs="Times New Roman"/>
                <w:w w:val="105"/>
              </w:rPr>
            </w:pPr>
            <w:r w:rsidRPr="009559BE">
              <w:rPr>
                <w:rFonts w:cs="Times New Roman"/>
                <w:w w:val="105"/>
              </w:rPr>
              <w:t>1=Very satisfied</w:t>
            </w:r>
          </w:p>
          <w:p w14:paraId="2CFBBC40" w14:textId="0DD43B59" w:rsidR="00BF7C36" w:rsidRDefault="00BF7C36" w:rsidP="00BF7C36">
            <w:pPr>
              <w:spacing w:after="0"/>
              <w:rPr>
                <w:rFonts w:cs="Times New Roman"/>
                <w:w w:val="105"/>
              </w:rPr>
            </w:pPr>
            <w:r w:rsidRPr="009559BE">
              <w:rPr>
                <w:rFonts w:cs="Times New Roman"/>
                <w:w w:val="105"/>
              </w:rPr>
              <w:t>2=Satisfied</w:t>
            </w:r>
          </w:p>
          <w:p w14:paraId="10FB56B7" w14:textId="7DAC1E4B" w:rsidR="00BF7C36" w:rsidRPr="009559BE" w:rsidRDefault="00BF7C36" w:rsidP="00E94596">
            <w:pPr>
              <w:spacing w:after="0"/>
              <w:rPr>
                <w:rFonts w:cs="Times New Roman"/>
                <w:w w:val="105"/>
              </w:rPr>
            </w:pPr>
            <w:r w:rsidRPr="009559BE">
              <w:rPr>
                <w:rFonts w:cs="Times New Roman"/>
                <w:w w:val="105"/>
              </w:rPr>
              <w:t>3=Neutral</w:t>
            </w:r>
          </w:p>
          <w:p w14:paraId="153A6F31" w14:textId="77777777" w:rsidR="00BF7C36" w:rsidRPr="009559BE" w:rsidRDefault="00BF7C36" w:rsidP="00E94596">
            <w:pPr>
              <w:spacing w:after="0"/>
              <w:rPr>
                <w:rFonts w:cs="Times New Roman"/>
                <w:w w:val="105"/>
              </w:rPr>
            </w:pPr>
            <w:r w:rsidRPr="009559BE">
              <w:rPr>
                <w:rFonts w:cs="Times New Roman"/>
                <w:w w:val="105"/>
              </w:rPr>
              <w:t>4=Dissatisfied</w:t>
            </w:r>
          </w:p>
          <w:p w14:paraId="7DC873ED" w14:textId="77777777" w:rsidR="00BF7C36" w:rsidRPr="009559BE" w:rsidRDefault="00BF7C36" w:rsidP="00E94596">
            <w:pPr>
              <w:spacing w:after="0"/>
              <w:rPr>
                <w:rFonts w:cs="Times New Roman"/>
                <w:w w:val="105"/>
              </w:rPr>
            </w:pPr>
            <w:r w:rsidRPr="009559BE">
              <w:rPr>
                <w:rFonts w:cs="Times New Roman"/>
                <w:w w:val="105"/>
              </w:rPr>
              <w:t>5=Very dissatisfied</w:t>
            </w:r>
          </w:p>
          <w:p w14:paraId="0B80C51A" w14:textId="3D378819" w:rsidR="00BF7C36" w:rsidRPr="009559BE" w:rsidRDefault="00BF7C36" w:rsidP="00A34F12">
            <w:pPr>
              <w:spacing w:after="0"/>
              <w:rPr>
                <w:w w:val="105"/>
              </w:rPr>
            </w:pPr>
            <w:r w:rsidRPr="009559BE">
              <w:rPr>
                <w:rFonts w:cs="Times New Roman"/>
                <w:w w:val="105"/>
              </w:rPr>
              <w:t>999=Prefer not to respond</w:t>
            </w:r>
          </w:p>
        </w:tc>
        <w:tc>
          <w:tcPr>
            <w:tcW w:w="957" w:type="dxa"/>
            <w:gridSpan w:val="3"/>
            <w:tcBorders>
              <w:top w:val="single" w:sz="18" w:space="0" w:color="000000"/>
              <w:left w:val="single" w:sz="18" w:space="0" w:color="000000"/>
              <w:bottom w:val="single" w:sz="4" w:space="0" w:color="auto"/>
              <w:right w:val="single" w:sz="18" w:space="0" w:color="000000"/>
            </w:tcBorders>
          </w:tcPr>
          <w:p w14:paraId="00647495" w14:textId="743D22CD" w:rsidR="00BF7C36" w:rsidRDefault="00BF7C36" w:rsidP="00A34F12">
            <w:pPr>
              <w:spacing w:after="0"/>
              <w:rPr>
                <w:i/>
                <w:color w:val="A6A6A6" w:themeColor="background1" w:themeShade="A6"/>
              </w:rPr>
            </w:pPr>
            <w:r w:rsidRPr="009559BE">
              <w:rPr>
                <w:rFonts w:eastAsia="Calibri" w:cs="Times New Roman"/>
                <w:i/>
                <w:color w:val="A6A6A6"/>
              </w:rPr>
              <w:t>(Code)</w:t>
            </w:r>
          </w:p>
          <w:p w14:paraId="28D91A5F" w14:textId="77777777" w:rsidR="00BF7C36" w:rsidRDefault="00BF7C36" w:rsidP="00A34F12">
            <w:pPr>
              <w:spacing w:after="0"/>
              <w:rPr>
                <w:i/>
                <w:color w:val="A6A6A6" w:themeColor="background1" w:themeShade="A6"/>
              </w:rPr>
            </w:pPr>
          </w:p>
          <w:p w14:paraId="66163B61" w14:textId="7B4D556E" w:rsidR="00BF7C36" w:rsidRPr="009559BE" w:rsidRDefault="00BF7C36" w:rsidP="00A34F12">
            <w:pPr>
              <w:spacing w:after="0"/>
              <w:rPr>
                <w:i/>
                <w:color w:val="A6A6A6" w:themeColor="background1" w:themeShade="A6"/>
              </w:rPr>
            </w:pPr>
          </w:p>
        </w:tc>
      </w:tr>
      <w:tr w:rsidR="00E94596" w:rsidRPr="009559BE" w14:paraId="3D3DA340"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9559BE" w:rsidRDefault="00BF7C36" w:rsidP="00A34F12">
            <w:pPr>
              <w:spacing w:after="0"/>
            </w:pPr>
            <w:r>
              <w:t>G.3</w:t>
            </w:r>
          </w:p>
        </w:tc>
        <w:tc>
          <w:tcPr>
            <w:tcW w:w="8766" w:type="dxa"/>
            <w:gridSpan w:val="2"/>
            <w:tcBorders>
              <w:top w:val="single" w:sz="4" w:space="0" w:color="auto"/>
              <w:left w:val="single" w:sz="4" w:space="0" w:color="auto"/>
              <w:bottom w:val="single" w:sz="4" w:space="0" w:color="000000"/>
              <w:right w:val="single" w:sz="18" w:space="0" w:color="000000"/>
            </w:tcBorders>
          </w:tcPr>
          <w:p w14:paraId="355267D8" w14:textId="0E25EDAD" w:rsidR="00E94596" w:rsidRDefault="00E94596" w:rsidP="000D7BE9">
            <w:pPr>
              <w:spacing w:after="0"/>
              <w:rPr>
                <w:w w:val="105"/>
              </w:rPr>
            </w:pPr>
            <w:r w:rsidRPr="009559BE">
              <w:rPr>
                <w:w w:val="105"/>
              </w:rPr>
              <w:t>In the past year, how ma</w:t>
            </w:r>
            <w:r>
              <w:rPr>
                <w:w w:val="105"/>
              </w:rPr>
              <w:t xml:space="preserve">ny meetings were held about </w:t>
            </w:r>
            <w:commentRangeStart w:id="656"/>
            <w:r>
              <w:rPr>
                <w:w w:val="105"/>
              </w:rPr>
              <w:t>forest</w:t>
            </w:r>
            <w:r w:rsidRPr="009559BE">
              <w:rPr>
                <w:w w:val="105"/>
              </w:rPr>
              <w:t xml:space="preserve"> related </w:t>
            </w:r>
            <w:commentRangeEnd w:id="656"/>
            <w:r w:rsidR="00E53EF1">
              <w:rPr>
                <w:rStyle w:val="CommentReference"/>
              </w:rPr>
              <w:commentReference w:id="656"/>
            </w:r>
            <w:r w:rsidRPr="009559BE">
              <w:rPr>
                <w:w w:val="105"/>
              </w:rPr>
              <w:t>issues</w:t>
            </w:r>
            <w:r>
              <w:rPr>
                <w:w w:val="105"/>
              </w:rPr>
              <w:t xml:space="preserve"> in your village</w:t>
            </w:r>
            <w:ins w:id="657" w:author="Vanessa Retana" w:date="2014-11-05T18:23:00Z">
              <w:r w:rsidR="00E53EF1">
                <w:rPr>
                  <w:w w:val="105"/>
                </w:rPr>
                <w:t xml:space="preserve">, including </w:t>
              </w:r>
            </w:ins>
            <w:ins w:id="658" w:author="Vanessa Retana" w:date="2014-11-05T18:25:00Z">
              <w:r w:rsidR="000D7BE9">
                <w:rPr>
                  <w:w w:val="105"/>
                </w:rPr>
                <w:t>meetings on land or natural resources where forests were discussed</w:t>
              </w:r>
            </w:ins>
            <w:r w:rsidRPr="009559BE">
              <w:rPr>
                <w:w w:val="105"/>
              </w:rPr>
              <w:t>? (</w:t>
            </w:r>
            <w:r>
              <w:rPr>
                <w:b/>
                <w:w w:val="105"/>
              </w:rPr>
              <w:t>forest</w:t>
            </w:r>
            <w:r w:rsidRPr="009559BE">
              <w:rPr>
                <w:b/>
                <w:w w:val="105"/>
              </w:rPr>
              <w:t>_meetings</w:t>
            </w:r>
            <w:r w:rsidRPr="009559BE">
              <w:rPr>
                <w:w w:val="105"/>
              </w:rPr>
              <w:t>)</w:t>
            </w:r>
          </w:p>
        </w:tc>
        <w:tc>
          <w:tcPr>
            <w:tcW w:w="957" w:type="dxa"/>
            <w:gridSpan w:val="3"/>
            <w:tcBorders>
              <w:top w:val="single" w:sz="4" w:space="0" w:color="auto"/>
              <w:left w:val="single" w:sz="18" w:space="0" w:color="000000"/>
              <w:bottom w:val="single" w:sz="18" w:space="0" w:color="000000"/>
              <w:right w:val="single" w:sz="18" w:space="0" w:color="000000"/>
            </w:tcBorders>
          </w:tcPr>
          <w:p w14:paraId="11720319" w14:textId="77777777" w:rsidR="00E94596" w:rsidRDefault="00E94596" w:rsidP="00A34F12">
            <w:pPr>
              <w:spacing w:after="0"/>
              <w:rPr>
                <w:i/>
                <w:color w:val="A6A6A6" w:themeColor="background1" w:themeShade="A6"/>
              </w:rPr>
            </w:pPr>
          </w:p>
          <w:p w14:paraId="3566A110" w14:textId="5DED7FD1" w:rsidR="00E94596" w:rsidRDefault="00E94596" w:rsidP="00A34F12">
            <w:pPr>
              <w:spacing w:after="0"/>
              <w:rPr>
                <w:i/>
                <w:color w:val="A6A6A6" w:themeColor="background1" w:themeShade="A6"/>
              </w:rPr>
            </w:pPr>
            <w:r w:rsidRPr="009559BE">
              <w:rPr>
                <w:i/>
                <w:color w:val="A6A6A6" w:themeColor="background1" w:themeShade="A6"/>
              </w:rPr>
              <w:t>(Integer)</w:t>
            </w:r>
          </w:p>
        </w:tc>
      </w:tr>
      <w:tr w:rsidR="00A34F12" w:rsidRPr="009559BE" w14:paraId="0D5B2755" w14:textId="77777777" w:rsidTr="00BF7C36">
        <w:trPr>
          <w:trHeight w:val="20"/>
        </w:trPr>
        <w:tc>
          <w:tcPr>
            <w:tcW w:w="573" w:type="dxa"/>
            <w:tcBorders>
              <w:top w:val="single" w:sz="4" w:space="0" w:color="000000"/>
              <w:left w:val="single" w:sz="4" w:space="0" w:color="000000"/>
              <w:bottom w:val="single" w:sz="4" w:space="0" w:color="000000"/>
              <w:right w:val="single" w:sz="4" w:space="0" w:color="000000"/>
            </w:tcBorders>
          </w:tcPr>
          <w:p w14:paraId="00F2670F" w14:textId="714655BD" w:rsidR="00A34F12" w:rsidRPr="009559BE" w:rsidRDefault="00BF7C36" w:rsidP="00A34F12">
            <w:pPr>
              <w:spacing w:after="0"/>
              <w:rPr>
                <w:rFonts w:eastAsia="Calibri" w:cs="Times New Roman"/>
              </w:rPr>
            </w:pPr>
            <w:r>
              <w:rPr>
                <w:rFonts w:eastAsia="Calibri" w:cs="Times New Roman"/>
              </w:rPr>
              <w:t xml:space="preserve">G.4 </w:t>
            </w:r>
          </w:p>
        </w:tc>
        <w:tc>
          <w:tcPr>
            <w:tcW w:w="4771" w:type="dxa"/>
            <w:tcBorders>
              <w:top w:val="single" w:sz="4" w:space="0" w:color="000000"/>
              <w:left w:val="single" w:sz="4" w:space="0" w:color="000000"/>
              <w:bottom w:val="single" w:sz="4" w:space="0" w:color="000000"/>
            </w:tcBorders>
          </w:tcPr>
          <w:p w14:paraId="08FF6AA8" w14:textId="2EBDE23E" w:rsidR="00A34F12" w:rsidRPr="009559BE" w:rsidRDefault="00A34F12" w:rsidP="00A34F12">
            <w:pPr>
              <w:kinsoku w:val="0"/>
              <w:overflowPunct w:val="0"/>
              <w:spacing w:afterLines="20" w:after="48" w:line="240" w:lineRule="auto"/>
              <w:contextualSpacing/>
              <w:rPr>
                <w:w w:val="105"/>
              </w:rPr>
            </w:pPr>
            <w:commentRangeStart w:id="659"/>
            <w:r w:rsidRPr="009559BE">
              <w:rPr>
                <w:w w:val="105"/>
              </w:rPr>
              <w:t>How often did you or anyone in your household a</w:t>
            </w:r>
            <w:r w:rsidR="00E94596">
              <w:rPr>
                <w:w w:val="105"/>
              </w:rPr>
              <w:t>ttend meetings about forest use, management,</w:t>
            </w:r>
            <w:r w:rsidRPr="009559BE">
              <w:rPr>
                <w:w w:val="105"/>
              </w:rPr>
              <w:t xml:space="preserve"> conflicts or resolution of disputes? </w:t>
            </w:r>
            <w:commentRangeEnd w:id="659"/>
            <w:r w:rsidR="00582D49">
              <w:rPr>
                <w:rStyle w:val="CommentReference"/>
              </w:rPr>
              <w:commentReference w:id="659"/>
            </w:r>
            <w:r w:rsidRPr="009559BE">
              <w:rPr>
                <w:w w:val="105"/>
              </w:rPr>
              <w:t>(</w:t>
            </w:r>
            <w:r w:rsidR="00E94596">
              <w:rPr>
                <w:b/>
                <w:w w:val="105"/>
              </w:rPr>
              <w:t>forest</w:t>
            </w:r>
            <w:r w:rsidRPr="009559BE">
              <w:rPr>
                <w:b/>
                <w:w w:val="105"/>
              </w:rPr>
              <w:t>_participate</w:t>
            </w:r>
            <w:r w:rsidRPr="009559BE">
              <w:rPr>
                <w:w w:val="105"/>
              </w:rPr>
              <w:t>)</w:t>
            </w:r>
          </w:p>
          <w:p w14:paraId="49AB67AD" w14:textId="77777777" w:rsidR="00A34F12" w:rsidRPr="009559BE" w:rsidRDefault="00A34F12" w:rsidP="00A34F12">
            <w:pPr>
              <w:kinsoku w:val="0"/>
              <w:overflowPunct w:val="0"/>
              <w:spacing w:afterLines="20" w:after="48" w:line="240" w:lineRule="auto"/>
              <w:contextualSpacing/>
              <w:rPr>
                <w:w w:val="105"/>
              </w:rPr>
            </w:pPr>
          </w:p>
          <w:p w14:paraId="6E685FA5" w14:textId="2D05A2C7" w:rsidR="00A34F12" w:rsidRPr="009559BE" w:rsidRDefault="00A34F12" w:rsidP="00BF7C36">
            <w:pPr>
              <w:spacing w:after="0"/>
              <w:rPr>
                <w:color w:val="000000"/>
              </w:rPr>
            </w:pPr>
            <w:r w:rsidRPr="009559BE">
              <w:rPr>
                <w:i/>
                <w:w w:val="105"/>
              </w:rPr>
              <w:t xml:space="preserve">If </w:t>
            </w:r>
            <w:r w:rsidR="00BF7C36">
              <w:rPr>
                <w:i/>
                <w:w w:val="105"/>
              </w:rPr>
              <w:t>G.4=5, ask G5</w:t>
            </w:r>
          </w:p>
        </w:tc>
        <w:tc>
          <w:tcPr>
            <w:tcW w:w="4224" w:type="dxa"/>
            <w:gridSpan w:val="2"/>
            <w:tcBorders>
              <w:top w:val="single" w:sz="4" w:space="0" w:color="000000"/>
              <w:bottom w:val="single" w:sz="4" w:space="0" w:color="000000"/>
              <w:right w:val="single" w:sz="18" w:space="0" w:color="000000"/>
            </w:tcBorders>
          </w:tcPr>
          <w:p w14:paraId="352A3BCC" w14:textId="77176966" w:rsidR="00A34F12" w:rsidRPr="009559BE" w:rsidRDefault="00A34F12" w:rsidP="00A34F12">
            <w:pPr>
              <w:spacing w:after="0"/>
              <w:rPr>
                <w:rFonts w:cs="Times New Roman"/>
                <w:w w:val="105"/>
              </w:rPr>
            </w:pPr>
            <w:r w:rsidRPr="009559BE">
              <w:rPr>
                <w:rFonts w:cs="Times New Roman"/>
                <w:w w:val="105"/>
              </w:rPr>
              <w:t>1=Always or nearly every time one was held</w:t>
            </w:r>
          </w:p>
          <w:p w14:paraId="3044D40E" w14:textId="58335621" w:rsidR="00A34F12" w:rsidRPr="009559BE" w:rsidRDefault="00A34F12" w:rsidP="00A34F12">
            <w:pPr>
              <w:spacing w:after="0"/>
              <w:rPr>
                <w:rFonts w:cs="Times New Roman"/>
                <w:w w:val="105"/>
              </w:rPr>
            </w:pPr>
            <w:r w:rsidRPr="009559BE">
              <w:rPr>
                <w:rFonts w:cs="Times New Roman"/>
                <w:w w:val="105"/>
              </w:rPr>
              <w:t>2=Often</w:t>
            </w:r>
          </w:p>
          <w:p w14:paraId="5B87F9D9" w14:textId="447C155E" w:rsidR="00A34F12" w:rsidRPr="009559BE" w:rsidRDefault="00A34F12" w:rsidP="00A34F12">
            <w:pPr>
              <w:spacing w:after="0"/>
              <w:rPr>
                <w:rFonts w:cs="Times New Roman"/>
                <w:w w:val="105"/>
              </w:rPr>
            </w:pPr>
            <w:r w:rsidRPr="009559BE">
              <w:rPr>
                <w:rFonts w:cs="Times New Roman"/>
                <w:w w:val="105"/>
              </w:rPr>
              <w:t>3=A few times</w:t>
            </w:r>
          </w:p>
          <w:p w14:paraId="0A88CEBB" w14:textId="674C87C5" w:rsidR="00A34F12" w:rsidRPr="009559BE" w:rsidRDefault="00A34F12" w:rsidP="00A34F12">
            <w:pPr>
              <w:spacing w:after="0"/>
              <w:rPr>
                <w:rFonts w:cs="Times New Roman"/>
                <w:w w:val="105"/>
              </w:rPr>
            </w:pPr>
            <w:r w:rsidRPr="009559BE">
              <w:rPr>
                <w:rFonts w:cs="Times New Roman"/>
                <w:w w:val="105"/>
              </w:rPr>
              <w:t>4=Once or twice</w:t>
            </w:r>
          </w:p>
          <w:p w14:paraId="7D3BCBEA" w14:textId="19EB4BF8" w:rsidR="00A34F12" w:rsidRPr="009559BE" w:rsidRDefault="00A34F12" w:rsidP="00A34F12">
            <w:pPr>
              <w:spacing w:after="0"/>
            </w:pPr>
            <w:r w:rsidRPr="009559BE">
              <w:rPr>
                <w:rFonts w:cs="Times New Roman"/>
                <w:w w:val="105"/>
              </w:rPr>
              <w:t>5=Never</w:t>
            </w:r>
          </w:p>
          <w:p w14:paraId="7A0ABB27" w14:textId="77777777" w:rsidR="00A34F12" w:rsidRPr="009559BE" w:rsidRDefault="00A34F12" w:rsidP="00A34F12">
            <w:pPr>
              <w:spacing w:after="0"/>
              <w:rPr>
                <w:rFonts w:cs="Times New Roman"/>
                <w:w w:val="105"/>
              </w:rPr>
            </w:pPr>
            <w:r w:rsidRPr="009559BE">
              <w:rPr>
                <w:rFonts w:cs="Times New Roman"/>
                <w:w w:val="105"/>
              </w:rPr>
              <w:t>888=Don't know</w:t>
            </w:r>
          </w:p>
          <w:p w14:paraId="08BABDC8"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8" w:type="dxa"/>
            <w:gridSpan w:val="2"/>
            <w:tcBorders>
              <w:top w:val="single" w:sz="18" w:space="0" w:color="000000"/>
              <w:left w:val="single" w:sz="18" w:space="0" w:color="000000"/>
              <w:bottom w:val="single" w:sz="18" w:space="0" w:color="000000"/>
              <w:right w:val="single" w:sz="18" w:space="0" w:color="000000"/>
            </w:tcBorders>
          </w:tcPr>
          <w:p w14:paraId="7F0F69CF"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5E6D0AA6" w14:textId="77777777" w:rsidTr="00BF7C36">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5EC1ABCC" w:rsidR="00A34F12" w:rsidRPr="009559BE" w:rsidRDefault="00BF7C36" w:rsidP="00A34F12">
            <w:pPr>
              <w:spacing w:after="0"/>
              <w:rPr>
                <w:rFonts w:eastAsia="Calibri" w:cs="Times New Roman"/>
              </w:rPr>
            </w:pPr>
            <w:r>
              <w:rPr>
                <w:rFonts w:eastAsia="Calibri"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E4165E" w:rsidRDefault="00E4165E" w:rsidP="00E4165E">
            <w:pPr>
              <w:spacing w:after="0"/>
              <w:rPr>
                <w:color w:val="000000"/>
              </w:rPr>
            </w:pPr>
            <w:r w:rsidRPr="00E4165E">
              <w:rPr>
                <w:color w:val="000000"/>
              </w:rPr>
              <w:t>Why did you not attend these meetings? (</w:t>
            </w:r>
            <w:r w:rsidR="00E94596">
              <w:rPr>
                <w:b/>
                <w:color w:val="000000"/>
              </w:rPr>
              <w:t>forest</w:t>
            </w:r>
            <w:r w:rsidRPr="00E4165E">
              <w:rPr>
                <w:b/>
                <w:color w:val="000000"/>
              </w:rPr>
              <w:t>_noparticipate</w:t>
            </w:r>
            <w:r w:rsidRPr="00E4165E">
              <w:rPr>
                <w:color w:val="000000"/>
              </w:rPr>
              <w:t>)</w:t>
            </w:r>
          </w:p>
          <w:p w14:paraId="1D4EACF9" w14:textId="46E88AE0" w:rsidR="00A34F12" w:rsidRPr="00BF7C36" w:rsidRDefault="00E4165E" w:rsidP="00E4165E">
            <w:pPr>
              <w:spacing w:after="0"/>
              <w:rPr>
                <w:i/>
                <w:color w:val="000000"/>
              </w:rPr>
            </w:pPr>
            <w:r w:rsidRPr="00BF7C36">
              <w:rPr>
                <w:i/>
                <w:color w:val="000000"/>
              </w:rPr>
              <w:t>Probe and code</w:t>
            </w:r>
            <w:r w:rsidR="00BF7C36">
              <w:rPr>
                <w:i/>
                <w:color w:val="000000"/>
              </w:rPr>
              <w:t xml:space="preserve">. </w:t>
            </w:r>
          </w:p>
        </w:tc>
        <w:tc>
          <w:tcPr>
            <w:tcW w:w="4224" w:type="dxa"/>
            <w:gridSpan w:val="2"/>
            <w:tcBorders>
              <w:top w:val="single" w:sz="4" w:space="0" w:color="000000"/>
              <w:bottom w:val="single" w:sz="4" w:space="0" w:color="000000"/>
              <w:right w:val="single" w:sz="18" w:space="0" w:color="000000"/>
            </w:tcBorders>
          </w:tcPr>
          <w:p w14:paraId="6E4E833A" w14:textId="1618A9AB" w:rsidR="00A34F12" w:rsidRPr="009559BE" w:rsidRDefault="00A34F12" w:rsidP="00A34F12">
            <w:pPr>
              <w:spacing w:after="0"/>
              <w:rPr>
                <w:rFonts w:cs="Times New Roman"/>
                <w:w w:val="105"/>
              </w:rPr>
            </w:pPr>
            <w:r w:rsidRPr="009559BE">
              <w:rPr>
                <w:rFonts w:cs="Times New Roman"/>
                <w:w w:val="105"/>
              </w:rPr>
              <w:t>1=Not interested</w:t>
            </w:r>
          </w:p>
          <w:p w14:paraId="550D3FCE" w14:textId="4B31CE2D" w:rsidR="00A34F12" w:rsidRPr="009559BE" w:rsidRDefault="00A34F12" w:rsidP="00A34F12">
            <w:pPr>
              <w:spacing w:after="0"/>
              <w:rPr>
                <w:rFonts w:cs="Times New Roman"/>
                <w:w w:val="105"/>
              </w:rPr>
            </w:pPr>
            <w:r w:rsidRPr="009559BE">
              <w:rPr>
                <w:rFonts w:cs="Times New Roman"/>
                <w:w w:val="105"/>
              </w:rPr>
              <w:t>2=Feel they are not useful</w:t>
            </w:r>
          </w:p>
          <w:p w14:paraId="7855A5DD" w14:textId="2E5298FD" w:rsidR="00A34F12" w:rsidRPr="009559BE" w:rsidRDefault="00A34F12" w:rsidP="00A34F12">
            <w:pPr>
              <w:spacing w:after="0"/>
              <w:rPr>
                <w:rFonts w:cs="Times New Roman"/>
                <w:w w:val="105"/>
              </w:rPr>
            </w:pPr>
            <w:r w:rsidRPr="009559BE">
              <w:rPr>
                <w:rFonts w:cs="Times New Roman"/>
                <w:w w:val="105"/>
              </w:rPr>
              <w:t>3=Was no informed/did not know about the meeting</w:t>
            </w:r>
          </w:p>
          <w:p w14:paraId="08C8FBEF" w14:textId="31C3DCE1" w:rsidR="00A34F12" w:rsidRPr="009559BE" w:rsidRDefault="00A34F12" w:rsidP="00A34F12">
            <w:pPr>
              <w:spacing w:after="0"/>
              <w:rPr>
                <w:rFonts w:cs="Times New Roman"/>
                <w:w w:val="105"/>
              </w:rPr>
            </w:pPr>
            <w:r w:rsidRPr="009559BE">
              <w:rPr>
                <w:rFonts w:cs="Times New Roman"/>
                <w:w w:val="105"/>
              </w:rPr>
              <w:t>4=No meetings were held on these issues</w:t>
            </w:r>
          </w:p>
          <w:p w14:paraId="41FD7BB4" w14:textId="48C47A6C" w:rsidR="00A34F12" w:rsidRDefault="00A34F12" w:rsidP="00A34F12">
            <w:pPr>
              <w:spacing w:after="0"/>
              <w:rPr>
                <w:rFonts w:cs="Times New Roman"/>
                <w:w w:val="105"/>
              </w:rPr>
            </w:pPr>
            <w:r w:rsidRPr="009559BE">
              <w:rPr>
                <w:rFonts w:cs="Times New Roman"/>
                <w:w w:val="105"/>
              </w:rPr>
              <w:t>5=Busy working/traveling</w:t>
            </w:r>
          </w:p>
          <w:p w14:paraId="629849D2" w14:textId="0754E36C" w:rsidR="00BF7C36" w:rsidRPr="009559BE" w:rsidRDefault="00BF7C36" w:rsidP="00A34F12">
            <w:pPr>
              <w:spacing w:after="0"/>
              <w:rPr>
                <w:rFonts w:cs="Times New Roman"/>
                <w:w w:val="105"/>
              </w:rPr>
            </w:pPr>
            <w:r>
              <w:rPr>
                <w:rFonts w:cs="Times New Roman"/>
                <w:w w:val="105"/>
              </w:rPr>
              <w:t>6=Was not invited to the meeting/people like me do not attend these meetings</w:t>
            </w:r>
          </w:p>
          <w:p w14:paraId="20A0B8F4" w14:textId="26F44379" w:rsidR="00A34F12" w:rsidRPr="009559BE" w:rsidRDefault="00A34F12" w:rsidP="00A34F12">
            <w:pPr>
              <w:spacing w:after="0"/>
              <w:rPr>
                <w:rFonts w:cs="Times New Roman"/>
                <w:w w:val="105"/>
              </w:rPr>
            </w:pPr>
            <w:r w:rsidRPr="009559BE">
              <w:rPr>
                <w:rFonts w:cs="Times New Roman"/>
                <w:w w:val="105"/>
              </w:rPr>
              <w:lastRenderedPageBreak/>
              <w:t>97=Other, please specify</w:t>
            </w:r>
          </w:p>
        </w:tc>
        <w:tc>
          <w:tcPr>
            <w:tcW w:w="728"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lastRenderedPageBreak/>
              <w:t>(Code)</w:t>
            </w:r>
          </w:p>
        </w:tc>
      </w:tr>
      <w:tr w:rsidR="00A34F12" w:rsidRPr="009559BE"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9559BE" w:rsidRDefault="00BF7C36" w:rsidP="00A34F12">
            <w:pPr>
              <w:spacing w:after="0" w:line="240" w:lineRule="auto"/>
              <w:contextualSpacing/>
              <w:rPr>
                <w:rFonts w:eastAsiaTheme="minorEastAsia"/>
                <w:lang w:eastAsia="zh-CN"/>
              </w:rPr>
            </w:pPr>
            <w:r>
              <w:rPr>
                <w:rFonts w:eastAsiaTheme="minorEastAsia"/>
                <w:lang w:eastAsia="zh-CN"/>
              </w:rPr>
              <w:lastRenderedPageBreak/>
              <w:t>G</w:t>
            </w:r>
            <w:r w:rsidR="00A405FF">
              <w:rPr>
                <w:rFonts w:eastAsiaTheme="minorEastAsia"/>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9559BE" w:rsidRDefault="00A34F12" w:rsidP="00A34F12">
            <w:pPr>
              <w:spacing w:after="0" w:line="240" w:lineRule="auto"/>
              <w:contextualSpacing/>
              <w:rPr>
                <w:rFonts w:eastAsiaTheme="minorEastAsia"/>
                <w:w w:val="105"/>
                <w:lang w:eastAsia="zh-CN"/>
              </w:rPr>
            </w:pPr>
            <w:r w:rsidRPr="009559BE">
              <w:rPr>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9559BE" w:rsidRDefault="00A34F12" w:rsidP="00A34F12">
            <w:pPr>
              <w:spacing w:after="0" w:line="240" w:lineRule="auto"/>
              <w:contextualSpacing/>
              <w:rPr>
                <w:rFonts w:eastAsiaTheme="minorEastAsia"/>
                <w:i/>
                <w:lang w:eastAsia="zh-CN"/>
              </w:rPr>
            </w:pPr>
            <w:r w:rsidRPr="009559BE">
              <w:rPr>
                <w:rFonts w:eastAsiaTheme="minorEastAsia"/>
                <w:i/>
                <w:lang w:eastAsia="zh-CN"/>
              </w:rPr>
              <w:t>(Text)</w:t>
            </w:r>
          </w:p>
        </w:tc>
      </w:tr>
    </w:tbl>
    <w:p w14:paraId="671DA1FB" w14:textId="77777777" w:rsidR="00D437F1" w:rsidRPr="009559BE"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3BFD9880" w14:textId="77777777" w:rsidR="00A405FF" w:rsidRDefault="00A405FF"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0AD03028" w14:textId="77777777" w:rsidR="00A405FF" w:rsidRDefault="00A405FF"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6241668C" w:rsidR="00DA7C5C"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read some </w:t>
      </w:r>
      <w:r w:rsidR="00E94596">
        <w:rPr>
          <w:rFonts w:asciiTheme="minorHAnsi" w:eastAsia="Times New Roman" w:hAnsiTheme="minorHAnsi"/>
          <w:sz w:val="22"/>
          <w:szCs w:val="22"/>
          <w:lang w:eastAsia="zh-CN"/>
        </w:rPr>
        <w:t>statements about forest</w:t>
      </w:r>
      <w:r w:rsidRPr="009559BE">
        <w:rPr>
          <w:rFonts w:asciiTheme="minorHAnsi" w:eastAsia="Times New Roman" w:hAnsiTheme="minorHAnsi"/>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9559BE"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9559BE" w:rsidRDefault="00A405FF" w:rsidP="001949A5">
            <w:pPr>
              <w:spacing w:after="0"/>
              <w:rPr>
                <w:w w:val="105"/>
              </w:rPr>
            </w:pPr>
            <w:r>
              <w:rPr>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9559BE" w:rsidRDefault="00E94596" w:rsidP="001949A5">
            <w:pPr>
              <w:spacing w:after="0"/>
            </w:pPr>
            <w:r>
              <w:rPr>
                <w:w w:val="105"/>
              </w:rPr>
              <w:t xml:space="preserve">The village leaders in charge of forest management </w:t>
            </w:r>
            <w:r w:rsidR="001949A5" w:rsidRPr="009559BE">
              <w:rPr>
                <w:w w:val="105"/>
              </w:rPr>
              <w:t>are trusted and honest. (</w:t>
            </w:r>
            <w:r w:rsidR="001949A5" w:rsidRPr="009559BE">
              <w:rPr>
                <w:b/>
                <w:w w:val="105"/>
              </w:rPr>
              <w:t>leader_trust</w:t>
            </w:r>
            <w:r w:rsidR="001949A5" w:rsidRPr="009559BE">
              <w:rPr>
                <w:w w:val="105"/>
              </w:rPr>
              <w:t>)</w:t>
            </w:r>
          </w:p>
        </w:tc>
        <w:tc>
          <w:tcPr>
            <w:tcW w:w="2161" w:type="dxa"/>
            <w:tcBorders>
              <w:top w:val="single" w:sz="4" w:space="0" w:color="000000"/>
              <w:left w:val="nil"/>
              <w:bottom w:val="single" w:sz="4" w:space="0" w:color="000000"/>
              <w:right w:val="nil"/>
            </w:tcBorders>
          </w:tcPr>
          <w:p w14:paraId="66DCDB30" w14:textId="77777777" w:rsidR="001949A5" w:rsidRPr="009559BE" w:rsidRDefault="001949A5" w:rsidP="001949A5">
            <w:pPr>
              <w:spacing w:after="0"/>
            </w:pPr>
            <w:r w:rsidRPr="009559BE">
              <w:t>1=Strongly agree</w:t>
            </w:r>
          </w:p>
          <w:p w14:paraId="41D1BDFB" w14:textId="77777777" w:rsidR="001949A5" w:rsidRPr="009559BE" w:rsidRDefault="001949A5" w:rsidP="001949A5">
            <w:pPr>
              <w:spacing w:after="0"/>
            </w:pPr>
            <w:r w:rsidRPr="009559BE">
              <w:t>2=Agree</w:t>
            </w:r>
          </w:p>
          <w:p w14:paraId="267219CE" w14:textId="77777777" w:rsidR="001949A5" w:rsidRPr="009559BE" w:rsidRDefault="001949A5" w:rsidP="001949A5">
            <w:pPr>
              <w:spacing w:after="0"/>
            </w:pPr>
            <w:r w:rsidRPr="009559BE">
              <w:t>3=Neither agree nor disagree</w:t>
            </w:r>
          </w:p>
          <w:p w14:paraId="0254C297"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9559BE" w:rsidRDefault="001949A5" w:rsidP="001949A5">
            <w:pPr>
              <w:spacing w:after="0"/>
            </w:pPr>
            <w:r w:rsidRPr="009559BE">
              <w:t>5=Strongly disagree</w:t>
            </w:r>
          </w:p>
          <w:p w14:paraId="5AA08AE4" w14:textId="77777777" w:rsidR="001949A5" w:rsidRPr="009559BE" w:rsidRDefault="001949A5" w:rsidP="001949A5">
            <w:pPr>
              <w:spacing w:after="0"/>
              <w:rPr>
                <w:rFonts w:cs="Times New Roman"/>
                <w:w w:val="105"/>
              </w:rPr>
            </w:pPr>
            <w:r w:rsidRPr="009559BE">
              <w:rPr>
                <w:rFonts w:cs="Times New Roman"/>
                <w:w w:val="105"/>
              </w:rPr>
              <w:t>888=Don't know</w:t>
            </w:r>
          </w:p>
          <w:p w14:paraId="5BFD20F6" w14:textId="77777777" w:rsidR="001949A5" w:rsidRPr="009559BE" w:rsidRDefault="001949A5" w:rsidP="001949A5">
            <w:pPr>
              <w:spacing w:after="0"/>
            </w:pPr>
            <w:r w:rsidRPr="009559BE">
              <w:rPr>
                <w:rFonts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9559BE" w:rsidRDefault="001949A5" w:rsidP="001949A5">
            <w:pPr>
              <w:spacing w:after="0"/>
            </w:pPr>
            <w:r w:rsidRPr="009559BE">
              <w:t>(Code)</w:t>
            </w:r>
          </w:p>
        </w:tc>
      </w:tr>
      <w:tr w:rsidR="001949A5" w:rsidRPr="009559BE"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9559BE" w:rsidRDefault="00A405FF" w:rsidP="001949A5">
            <w:pPr>
              <w:spacing w:after="0"/>
              <w:rPr>
                <w:w w:val="105"/>
              </w:rPr>
            </w:pPr>
            <w:r>
              <w:rPr>
                <w:w w:val="105"/>
              </w:rPr>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9559BE" w:rsidRDefault="00A405FF" w:rsidP="001949A5">
            <w:pPr>
              <w:spacing w:after="0"/>
            </w:pPr>
            <w:r>
              <w:rPr>
                <w:w w:val="105"/>
              </w:rPr>
              <w:t>The</w:t>
            </w:r>
            <w:r w:rsidR="00E94596">
              <w:rPr>
                <w:w w:val="105"/>
              </w:rPr>
              <w:t xml:space="preserve"> village leaders protect shared community forests</w:t>
            </w:r>
            <w:r w:rsidR="001949A5" w:rsidRPr="009559BE">
              <w:rPr>
                <w:w w:val="105"/>
              </w:rPr>
              <w:t xml:space="preserve"> from being taken or encroached upon. (</w:t>
            </w:r>
            <w:r w:rsidR="001949A5" w:rsidRPr="009559BE">
              <w:rPr>
                <w:b/>
                <w:w w:val="105"/>
              </w:rPr>
              <w:t>leader_protect</w:t>
            </w:r>
            <w:r w:rsidR="001949A5" w:rsidRPr="009559BE">
              <w:rPr>
                <w:w w:val="105"/>
              </w:rPr>
              <w:t>)</w:t>
            </w:r>
          </w:p>
        </w:tc>
        <w:tc>
          <w:tcPr>
            <w:tcW w:w="2161" w:type="dxa"/>
            <w:tcBorders>
              <w:top w:val="single" w:sz="4" w:space="0" w:color="000000"/>
              <w:left w:val="nil"/>
              <w:bottom w:val="single" w:sz="4" w:space="0" w:color="000000"/>
              <w:right w:val="nil"/>
            </w:tcBorders>
          </w:tcPr>
          <w:p w14:paraId="58735F4C" w14:textId="77777777" w:rsidR="001949A5" w:rsidRPr="009559BE" w:rsidRDefault="001949A5" w:rsidP="001949A5">
            <w:pPr>
              <w:spacing w:after="0"/>
            </w:pPr>
            <w:r w:rsidRPr="009559BE">
              <w:t>1=Strongly agree</w:t>
            </w:r>
          </w:p>
          <w:p w14:paraId="5D1BC23F" w14:textId="77777777" w:rsidR="001949A5" w:rsidRPr="009559BE" w:rsidRDefault="001949A5" w:rsidP="001949A5">
            <w:pPr>
              <w:spacing w:after="0"/>
            </w:pPr>
            <w:r w:rsidRPr="009559BE">
              <w:t>2=Agree</w:t>
            </w:r>
          </w:p>
          <w:p w14:paraId="0CF7CA59" w14:textId="77777777" w:rsidR="001949A5" w:rsidRPr="009559BE" w:rsidRDefault="001949A5" w:rsidP="001949A5">
            <w:pPr>
              <w:spacing w:after="0"/>
            </w:pPr>
            <w:r w:rsidRPr="009559BE">
              <w:t>3=Neither agree nor disagree</w:t>
            </w:r>
          </w:p>
          <w:p w14:paraId="191A7B8C"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9559BE" w:rsidRDefault="001949A5" w:rsidP="001949A5">
            <w:pPr>
              <w:spacing w:after="0"/>
            </w:pPr>
            <w:r w:rsidRPr="009559BE">
              <w:t>5=Strongly disagree</w:t>
            </w:r>
          </w:p>
          <w:p w14:paraId="7D5EE270" w14:textId="77777777" w:rsidR="001949A5" w:rsidRPr="009559BE" w:rsidRDefault="001949A5" w:rsidP="001949A5">
            <w:pPr>
              <w:spacing w:after="0"/>
            </w:pPr>
            <w:r w:rsidRPr="009559BE">
              <w:t>888=Don't know</w:t>
            </w:r>
          </w:p>
          <w:p w14:paraId="3C21D93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9559BE" w:rsidRDefault="001949A5" w:rsidP="001949A5">
            <w:pPr>
              <w:spacing w:after="0"/>
            </w:pPr>
            <w:r w:rsidRPr="009559BE">
              <w:t>(Code)</w:t>
            </w:r>
          </w:p>
        </w:tc>
      </w:tr>
      <w:tr w:rsidR="001949A5" w:rsidRPr="009559BE"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9559BE" w:rsidRDefault="00A405FF" w:rsidP="001949A5">
            <w:pPr>
              <w:spacing w:after="0"/>
              <w:rPr>
                <w:w w:val="105"/>
              </w:rPr>
            </w:pPr>
            <w:r>
              <w:rPr>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9559BE" w:rsidRDefault="00E94596" w:rsidP="00E94596">
            <w:pPr>
              <w:spacing w:after="0"/>
            </w:pPr>
            <w:r>
              <w:rPr>
                <w:w w:val="105"/>
              </w:rPr>
              <w:t xml:space="preserve">The village leaders allow fair access to the forest and forest products </w:t>
            </w:r>
            <w:r w:rsidR="001949A5" w:rsidRPr="009559BE">
              <w:rPr>
                <w:w w:val="105"/>
              </w:rPr>
              <w:t>(</w:t>
            </w:r>
            <w:r w:rsidR="001949A5" w:rsidRPr="009559BE">
              <w:rPr>
                <w:b/>
                <w:w w:val="105"/>
              </w:rPr>
              <w:t>leader_fair</w:t>
            </w:r>
            <w:r w:rsidR="001949A5" w:rsidRPr="009559BE">
              <w:rPr>
                <w:w w:val="105"/>
              </w:rPr>
              <w:t>)</w:t>
            </w:r>
          </w:p>
        </w:tc>
        <w:tc>
          <w:tcPr>
            <w:tcW w:w="2161" w:type="dxa"/>
            <w:tcBorders>
              <w:top w:val="single" w:sz="4" w:space="0" w:color="000000"/>
              <w:left w:val="nil"/>
              <w:bottom w:val="single" w:sz="4" w:space="0" w:color="000000"/>
              <w:right w:val="nil"/>
            </w:tcBorders>
          </w:tcPr>
          <w:p w14:paraId="74993DAB" w14:textId="77777777" w:rsidR="001949A5" w:rsidRPr="009559BE" w:rsidRDefault="001949A5" w:rsidP="001949A5">
            <w:pPr>
              <w:spacing w:after="0"/>
            </w:pPr>
            <w:r w:rsidRPr="009559BE">
              <w:t>1=Strongly agree</w:t>
            </w:r>
          </w:p>
          <w:p w14:paraId="35DFC2CE" w14:textId="77777777" w:rsidR="001949A5" w:rsidRPr="009559BE" w:rsidRDefault="001949A5" w:rsidP="001949A5">
            <w:pPr>
              <w:spacing w:after="0"/>
            </w:pPr>
            <w:r w:rsidRPr="009559BE">
              <w:t>2=Agree</w:t>
            </w:r>
          </w:p>
          <w:p w14:paraId="64413213" w14:textId="77777777" w:rsidR="001949A5" w:rsidRPr="009559BE" w:rsidRDefault="001949A5" w:rsidP="001949A5">
            <w:pPr>
              <w:spacing w:after="0"/>
            </w:pPr>
            <w:r w:rsidRPr="009559BE">
              <w:t>3=Neither agree nor disagree</w:t>
            </w:r>
          </w:p>
          <w:p w14:paraId="342AE98E"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9559BE" w:rsidRDefault="001949A5" w:rsidP="001949A5">
            <w:pPr>
              <w:spacing w:after="0"/>
            </w:pPr>
            <w:r w:rsidRPr="009559BE">
              <w:t>5=Strongly disagree</w:t>
            </w:r>
          </w:p>
          <w:p w14:paraId="013EDF5C" w14:textId="77777777" w:rsidR="001949A5" w:rsidRPr="009559BE" w:rsidRDefault="001949A5" w:rsidP="001949A5">
            <w:pPr>
              <w:spacing w:after="0"/>
            </w:pPr>
            <w:r w:rsidRPr="009559BE">
              <w:t>888=Don't know</w:t>
            </w:r>
          </w:p>
          <w:p w14:paraId="640B8DFB"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9559BE" w:rsidRDefault="001949A5" w:rsidP="001949A5">
            <w:pPr>
              <w:spacing w:after="0"/>
            </w:pPr>
            <w:r w:rsidRPr="009559BE">
              <w:t>(Code)</w:t>
            </w:r>
          </w:p>
        </w:tc>
      </w:tr>
      <w:tr w:rsidR="001949A5" w:rsidRPr="009559BE"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9559BE" w:rsidRDefault="00A405FF" w:rsidP="001949A5">
            <w:pPr>
              <w:spacing w:after="0"/>
              <w:rPr>
                <w:w w:val="105"/>
              </w:rPr>
            </w:pPr>
            <w:r>
              <w:rPr>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9559BE" w:rsidRDefault="00E94596" w:rsidP="001949A5">
            <w:pPr>
              <w:spacing w:after="0"/>
            </w:pPr>
            <w:r>
              <w:rPr>
                <w:w w:val="105"/>
              </w:rPr>
              <w:t xml:space="preserve">The village leaders </w:t>
            </w:r>
            <w:r w:rsidR="001949A5" w:rsidRPr="009559BE">
              <w:rPr>
                <w:w w:val="105"/>
              </w:rPr>
              <w:t>work hard</w:t>
            </w:r>
            <w:r>
              <w:rPr>
                <w:w w:val="105"/>
              </w:rPr>
              <w:t xml:space="preserve"> to protect the forests and forest resources</w:t>
            </w:r>
            <w:r w:rsidR="001949A5" w:rsidRPr="009559BE">
              <w:rPr>
                <w:w w:val="105"/>
              </w:rPr>
              <w:t>. (</w:t>
            </w:r>
            <w:r w:rsidR="001949A5" w:rsidRPr="009559BE">
              <w:rPr>
                <w:b/>
                <w:w w:val="105"/>
              </w:rPr>
              <w:t>leader_work</w:t>
            </w:r>
            <w:r w:rsidR="001949A5" w:rsidRPr="009559BE">
              <w:rPr>
                <w:w w:val="105"/>
              </w:rPr>
              <w:t>)</w:t>
            </w:r>
          </w:p>
        </w:tc>
        <w:tc>
          <w:tcPr>
            <w:tcW w:w="2161" w:type="dxa"/>
            <w:tcBorders>
              <w:top w:val="single" w:sz="4" w:space="0" w:color="000000"/>
              <w:left w:val="nil"/>
              <w:bottom w:val="single" w:sz="4" w:space="0" w:color="000000"/>
              <w:right w:val="nil"/>
            </w:tcBorders>
          </w:tcPr>
          <w:p w14:paraId="65F7565E" w14:textId="77777777" w:rsidR="001949A5" w:rsidRPr="009559BE" w:rsidRDefault="001949A5" w:rsidP="001949A5">
            <w:pPr>
              <w:spacing w:after="0"/>
            </w:pPr>
            <w:r w:rsidRPr="009559BE">
              <w:t>1=Strongly agree</w:t>
            </w:r>
          </w:p>
          <w:p w14:paraId="5CB93A33" w14:textId="77777777" w:rsidR="001949A5" w:rsidRPr="009559BE" w:rsidRDefault="001949A5" w:rsidP="001949A5">
            <w:pPr>
              <w:spacing w:after="0"/>
            </w:pPr>
            <w:r w:rsidRPr="009559BE">
              <w:t>2=Agree</w:t>
            </w:r>
          </w:p>
          <w:p w14:paraId="48FA9F80" w14:textId="77777777" w:rsidR="001949A5" w:rsidRPr="009559BE" w:rsidRDefault="001949A5" w:rsidP="001949A5">
            <w:pPr>
              <w:spacing w:after="0"/>
            </w:pPr>
            <w:r w:rsidRPr="009559BE">
              <w:t>3=Neither agree nor disagree</w:t>
            </w:r>
          </w:p>
          <w:p w14:paraId="51C5DDB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9559BE" w:rsidRDefault="001949A5" w:rsidP="001949A5">
            <w:pPr>
              <w:spacing w:after="0"/>
            </w:pPr>
            <w:r w:rsidRPr="009559BE">
              <w:t>5=Strongly disagree</w:t>
            </w:r>
          </w:p>
          <w:p w14:paraId="038CC666" w14:textId="77777777" w:rsidR="001949A5" w:rsidRPr="009559BE" w:rsidRDefault="001949A5" w:rsidP="001949A5">
            <w:pPr>
              <w:spacing w:after="0"/>
            </w:pPr>
            <w:r w:rsidRPr="009559BE">
              <w:t>888=Don't know</w:t>
            </w:r>
          </w:p>
          <w:p w14:paraId="4AA3EDF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9559BE" w:rsidRDefault="001949A5" w:rsidP="001949A5">
            <w:pPr>
              <w:spacing w:after="0"/>
            </w:pPr>
            <w:r w:rsidRPr="009559BE">
              <w:t>(Code)</w:t>
            </w:r>
          </w:p>
        </w:tc>
      </w:tr>
      <w:tr w:rsidR="001949A5" w:rsidRPr="009559BE"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9559BE" w:rsidRDefault="00A405FF" w:rsidP="001949A5">
            <w:pPr>
              <w:spacing w:after="0"/>
              <w:rPr>
                <w:w w:val="105"/>
              </w:rPr>
            </w:pPr>
            <w:r>
              <w:rPr>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9559BE" w:rsidRDefault="00A405FF" w:rsidP="001949A5">
            <w:pPr>
              <w:spacing w:after="0"/>
            </w:pPr>
            <w:r>
              <w:rPr>
                <w:w w:val="105"/>
              </w:rPr>
              <w:t>T</w:t>
            </w:r>
            <w:r w:rsidR="00E94596">
              <w:rPr>
                <w:w w:val="105"/>
              </w:rPr>
              <w:t xml:space="preserve">he village leaders </w:t>
            </w:r>
            <w:r w:rsidR="001949A5" w:rsidRPr="009559BE">
              <w:rPr>
                <w:w w:val="105"/>
              </w:rPr>
              <w:t>do not take bribes. (</w:t>
            </w:r>
            <w:r w:rsidR="001949A5" w:rsidRPr="009559BE">
              <w:rPr>
                <w:b/>
                <w:w w:val="105"/>
              </w:rPr>
              <w:t>leader_bribes</w:t>
            </w:r>
            <w:r w:rsidR="001949A5" w:rsidRPr="009559BE">
              <w:rPr>
                <w:w w:val="105"/>
              </w:rPr>
              <w:t>)</w:t>
            </w:r>
          </w:p>
        </w:tc>
        <w:tc>
          <w:tcPr>
            <w:tcW w:w="2161" w:type="dxa"/>
            <w:tcBorders>
              <w:top w:val="single" w:sz="4" w:space="0" w:color="000000"/>
              <w:left w:val="nil"/>
              <w:bottom w:val="single" w:sz="4" w:space="0" w:color="000000"/>
              <w:right w:val="nil"/>
            </w:tcBorders>
          </w:tcPr>
          <w:p w14:paraId="4A27FA9B" w14:textId="77777777" w:rsidR="001949A5" w:rsidRPr="009559BE" w:rsidRDefault="001949A5" w:rsidP="001949A5">
            <w:pPr>
              <w:spacing w:after="0"/>
            </w:pPr>
            <w:r w:rsidRPr="009559BE">
              <w:t>1=Strongly agree</w:t>
            </w:r>
          </w:p>
          <w:p w14:paraId="7AC5F6A1" w14:textId="77777777" w:rsidR="001949A5" w:rsidRPr="009559BE" w:rsidRDefault="001949A5" w:rsidP="001949A5">
            <w:pPr>
              <w:spacing w:after="0"/>
            </w:pPr>
            <w:r w:rsidRPr="009559BE">
              <w:t>2=Agree</w:t>
            </w:r>
          </w:p>
          <w:p w14:paraId="17937507" w14:textId="77777777" w:rsidR="001949A5" w:rsidRPr="009559BE" w:rsidRDefault="001949A5" w:rsidP="001949A5">
            <w:pPr>
              <w:spacing w:after="0"/>
            </w:pPr>
            <w:r w:rsidRPr="009559BE">
              <w:t>3=Neither agree nor disagree</w:t>
            </w:r>
          </w:p>
          <w:p w14:paraId="0EFD4EC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9559BE" w:rsidRDefault="001949A5" w:rsidP="001949A5">
            <w:pPr>
              <w:spacing w:after="0"/>
            </w:pPr>
            <w:r w:rsidRPr="009559BE">
              <w:t>5=Strongly disagree</w:t>
            </w:r>
          </w:p>
          <w:p w14:paraId="720466AE" w14:textId="77777777" w:rsidR="001949A5" w:rsidRPr="009559BE" w:rsidRDefault="001949A5" w:rsidP="001949A5">
            <w:pPr>
              <w:spacing w:after="0"/>
            </w:pPr>
            <w:r w:rsidRPr="009559BE">
              <w:t>888=Don't know</w:t>
            </w:r>
          </w:p>
          <w:p w14:paraId="2DE40E02"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9559BE" w:rsidRDefault="001949A5" w:rsidP="001949A5">
            <w:pPr>
              <w:spacing w:after="0"/>
            </w:pPr>
            <w:r w:rsidRPr="009559BE">
              <w:t>(Code)</w:t>
            </w:r>
          </w:p>
        </w:tc>
      </w:tr>
      <w:tr w:rsidR="001949A5" w:rsidRPr="009559BE"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9559BE" w:rsidRDefault="00A405FF" w:rsidP="001949A5">
            <w:pPr>
              <w:spacing w:after="0"/>
              <w:rPr>
                <w:w w:val="105"/>
              </w:rPr>
            </w:pPr>
            <w:r>
              <w:rPr>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9559BE" w:rsidRDefault="00E94596" w:rsidP="001949A5">
            <w:pPr>
              <w:spacing w:after="0"/>
            </w:pPr>
            <w:r>
              <w:rPr>
                <w:w w:val="105"/>
              </w:rPr>
              <w:t xml:space="preserve">The village leaders </w:t>
            </w:r>
            <w:r w:rsidR="001949A5" w:rsidRPr="009559BE">
              <w:rPr>
                <w:w w:val="105"/>
              </w:rPr>
              <w:t>do not act in secret; they are open with the community about their decisions. (</w:t>
            </w:r>
            <w:r w:rsidR="001949A5" w:rsidRPr="009559BE">
              <w:rPr>
                <w:b/>
                <w:w w:val="105"/>
              </w:rPr>
              <w:t>leader_transparent</w:t>
            </w:r>
            <w:r w:rsidR="001949A5" w:rsidRPr="009559BE">
              <w:rPr>
                <w:w w:val="105"/>
              </w:rPr>
              <w:t>)</w:t>
            </w:r>
          </w:p>
        </w:tc>
        <w:tc>
          <w:tcPr>
            <w:tcW w:w="2161" w:type="dxa"/>
            <w:tcBorders>
              <w:top w:val="single" w:sz="4" w:space="0" w:color="000000"/>
              <w:left w:val="nil"/>
              <w:bottom w:val="single" w:sz="4" w:space="0" w:color="000000"/>
              <w:right w:val="nil"/>
            </w:tcBorders>
          </w:tcPr>
          <w:p w14:paraId="42AF0B5F" w14:textId="77777777" w:rsidR="001949A5" w:rsidRPr="009559BE" w:rsidRDefault="001949A5" w:rsidP="001949A5">
            <w:pPr>
              <w:spacing w:after="0"/>
            </w:pPr>
            <w:r w:rsidRPr="009559BE">
              <w:t>1=Strongly agree</w:t>
            </w:r>
          </w:p>
          <w:p w14:paraId="505403AB" w14:textId="77777777" w:rsidR="001949A5" w:rsidRPr="009559BE" w:rsidRDefault="001949A5" w:rsidP="001949A5">
            <w:pPr>
              <w:spacing w:after="0"/>
            </w:pPr>
            <w:r w:rsidRPr="009559BE">
              <w:t>2=Agree</w:t>
            </w:r>
          </w:p>
          <w:p w14:paraId="421D8DE3" w14:textId="77777777" w:rsidR="001949A5" w:rsidRPr="009559BE" w:rsidRDefault="001949A5" w:rsidP="001949A5">
            <w:pPr>
              <w:spacing w:after="0"/>
            </w:pPr>
            <w:r w:rsidRPr="009559BE">
              <w:t>3=Neither agree nor disagree</w:t>
            </w:r>
          </w:p>
          <w:p w14:paraId="02D9245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9559BE" w:rsidRDefault="001949A5" w:rsidP="001949A5">
            <w:pPr>
              <w:spacing w:after="0"/>
            </w:pPr>
            <w:r w:rsidRPr="009559BE">
              <w:t>5=Strongly disagree</w:t>
            </w:r>
          </w:p>
          <w:p w14:paraId="358A6818" w14:textId="77777777" w:rsidR="001949A5" w:rsidRPr="009559BE" w:rsidRDefault="001949A5" w:rsidP="001949A5">
            <w:pPr>
              <w:spacing w:after="0"/>
            </w:pPr>
            <w:r w:rsidRPr="009559BE">
              <w:t>888=Don't know</w:t>
            </w:r>
          </w:p>
          <w:p w14:paraId="19C83A6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9559BE" w:rsidRDefault="001949A5" w:rsidP="001949A5">
            <w:pPr>
              <w:spacing w:after="0"/>
            </w:pPr>
            <w:r w:rsidRPr="009559BE">
              <w:t>(Code)</w:t>
            </w:r>
          </w:p>
        </w:tc>
      </w:tr>
      <w:tr w:rsidR="001949A5" w:rsidRPr="009559BE"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9559BE" w:rsidRDefault="00A405FF" w:rsidP="001949A5">
            <w:pPr>
              <w:spacing w:after="0"/>
              <w:rPr>
                <w:w w:val="105"/>
              </w:rPr>
            </w:pPr>
            <w:r>
              <w:rPr>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9559BE" w:rsidRDefault="001949A5" w:rsidP="00236681">
            <w:pPr>
              <w:spacing w:after="0"/>
            </w:pPr>
            <w:r w:rsidRPr="009559BE">
              <w:rPr>
                <w:w w:val="105"/>
              </w:rPr>
              <w:t xml:space="preserve">I feel that rules about </w:t>
            </w:r>
            <w:r w:rsidR="00236681">
              <w:rPr>
                <w:w w:val="105"/>
              </w:rPr>
              <w:t>forest access and use are easy to understand</w:t>
            </w:r>
            <w:r w:rsidRPr="009559BE">
              <w:rPr>
                <w:w w:val="105"/>
              </w:rPr>
              <w:t>. (</w:t>
            </w:r>
            <w:r w:rsidRPr="009559BE">
              <w:rPr>
                <w:b/>
                <w:w w:val="105"/>
              </w:rPr>
              <w:t>rules_clear</w:t>
            </w:r>
            <w:r w:rsidRPr="009559BE">
              <w:rPr>
                <w:w w:val="105"/>
              </w:rPr>
              <w:t>)</w:t>
            </w:r>
          </w:p>
        </w:tc>
        <w:tc>
          <w:tcPr>
            <w:tcW w:w="2161" w:type="dxa"/>
            <w:tcBorders>
              <w:top w:val="single" w:sz="4" w:space="0" w:color="000000"/>
              <w:left w:val="nil"/>
              <w:bottom w:val="single" w:sz="4" w:space="0" w:color="000000"/>
              <w:right w:val="nil"/>
            </w:tcBorders>
          </w:tcPr>
          <w:p w14:paraId="5220A994" w14:textId="77777777" w:rsidR="001949A5" w:rsidRPr="009559BE" w:rsidRDefault="001949A5" w:rsidP="001949A5">
            <w:pPr>
              <w:spacing w:after="0"/>
            </w:pPr>
            <w:r w:rsidRPr="009559BE">
              <w:t>1=Strongly agree</w:t>
            </w:r>
          </w:p>
          <w:p w14:paraId="4A166FE7" w14:textId="77777777" w:rsidR="001949A5" w:rsidRPr="009559BE" w:rsidRDefault="001949A5" w:rsidP="001949A5">
            <w:pPr>
              <w:spacing w:after="0"/>
            </w:pPr>
            <w:r w:rsidRPr="009559BE">
              <w:t>2=Agree</w:t>
            </w:r>
          </w:p>
          <w:p w14:paraId="59CFC24A" w14:textId="77777777" w:rsidR="001949A5" w:rsidRPr="009559BE" w:rsidRDefault="001949A5" w:rsidP="001949A5">
            <w:pPr>
              <w:spacing w:after="0"/>
            </w:pPr>
            <w:r w:rsidRPr="009559BE">
              <w:t xml:space="preserve">3=Neither agree nor </w:t>
            </w:r>
            <w:r w:rsidRPr="009559BE">
              <w:lastRenderedPageBreak/>
              <w:t>disagree</w:t>
            </w:r>
          </w:p>
          <w:p w14:paraId="125D74C4"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9559BE" w:rsidRDefault="001949A5" w:rsidP="001949A5">
            <w:pPr>
              <w:spacing w:after="0"/>
            </w:pPr>
            <w:r w:rsidRPr="009559BE">
              <w:lastRenderedPageBreak/>
              <w:t>5=Strongly disagree</w:t>
            </w:r>
          </w:p>
          <w:p w14:paraId="2EDA5A7A" w14:textId="77777777" w:rsidR="001949A5" w:rsidRPr="009559BE" w:rsidRDefault="001949A5" w:rsidP="001949A5">
            <w:pPr>
              <w:spacing w:after="0"/>
            </w:pPr>
            <w:r w:rsidRPr="009559BE">
              <w:t>888=Don't know</w:t>
            </w:r>
          </w:p>
          <w:p w14:paraId="09CDD463" w14:textId="77777777" w:rsidR="001949A5" w:rsidRPr="009559BE" w:rsidRDefault="001949A5" w:rsidP="001949A5">
            <w:pPr>
              <w:spacing w:after="0"/>
            </w:pPr>
            <w:r w:rsidRPr="009559BE">
              <w:t xml:space="preserve">999=Prefer not to </w:t>
            </w:r>
            <w:r w:rsidRPr="009559BE">
              <w:lastRenderedPageBreak/>
              <w:t>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9559BE" w:rsidRDefault="001949A5" w:rsidP="001949A5">
            <w:pPr>
              <w:spacing w:after="0"/>
            </w:pPr>
            <w:r w:rsidRPr="009559BE">
              <w:lastRenderedPageBreak/>
              <w:t>(Code)</w:t>
            </w:r>
          </w:p>
        </w:tc>
      </w:tr>
      <w:tr w:rsidR="001949A5" w:rsidRPr="009559BE"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9559BE" w:rsidRDefault="00A405FF" w:rsidP="001949A5">
            <w:pPr>
              <w:spacing w:after="0"/>
              <w:rPr>
                <w:w w:val="105"/>
              </w:rPr>
            </w:pPr>
            <w:r>
              <w:rPr>
                <w:w w:val="105"/>
              </w:rPr>
              <w:lastRenderedPageBreak/>
              <w:t>G13</w:t>
            </w:r>
          </w:p>
        </w:tc>
        <w:tc>
          <w:tcPr>
            <w:tcW w:w="4467" w:type="dxa"/>
            <w:tcBorders>
              <w:top w:val="single" w:sz="4" w:space="0" w:color="000000"/>
              <w:left w:val="single" w:sz="4" w:space="0" w:color="auto"/>
              <w:bottom w:val="single" w:sz="4" w:space="0" w:color="000000"/>
              <w:right w:val="nil"/>
            </w:tcBorders>
          </w:tcPr>
          <w:p w14:paraId="2EA07CD3" w14:textId="60875118" w:rsidR="001949A5" w:rsidRPr="009559BE" w:rsidRDefault="00236681" w:rsidP="001949A5">
            <w:pPr>
              <w:spacing w:after="0"/>
            </w:pPr>
            <w:r w:rsidRPr="009559BE">
              <w:rPr>
                <w:w w:val="105"/>
              </w:rPr>
              <w:t xml:space="preserve">I feel that rules about </w:t>
            </w:r>
            <w:r>
              <w:rPr>
                <w:w w:val="105"/>
              </w:rPr>
              <w:t>forest access and use are well-know by most people in the community</w:t>
            </w:r>
            <w:r w:rsidRPr="009559BE">
              <w:rPr>
                <w:w w:val="105"/>
              </w:rPr>
              <w:t>. (</w:t>
            </w:r>
            <w:r>
              <w:rPr>
                <w:b/>
                <w:w w:val="105"/>
              </w:rPr>
              <w:t>rules_known</w:t>
            </w:r>
            <w:r w:rsidRPr="009559BE">
              <w:rPr>
                <w:w w:val="105"/>
              </w:rPr>
              <w:t>)</w:t>
            </w:r>
          </w:p>
        </w:tc>
        <w:tc>
          <w:tcPr>
            <w:tcW w:w="2161" w:type="dxa"/>
            <w:tcBorders>
              <w:top w:val="single" w:sz="4" w:space="0" w:color="000000"/>
              <w:left w:val="nil"/>
              <w:bottom w:val="single" w:sz="4" w:space="0" w:color="000000"/>
              <w:right w:val="nil"/>
            </w:tcBorders>
          </w:tcPr>
          <w:p w14:paraId="0EC843AF" w14:textId="77777777" w:rsidR="001949A5" w:rsidRPr="009559BE" w:rsidRDefault="001949A5" w:rsidP="001949A5">
            <w:pPr>
              <w:spacing w:after="0"/>
            </w:pPr>
            <w:r w:rsidRPr="009559BE">
              <w:t>1=Strongly agree</w:t>
            </w:r>
          </w:p>
          <w:p w14:paraId="33D950CA" w14:textId="77777777" w:rsidR="001949A5" w:rsidRPr="009559BE" w:rsidRDefault="001949A5" w:rsidP="001949A5">
            <w:pPr>
              <w:spacing w:after="0"/>
            </w:pPr>
            <w:r w:rsidRPr="009559BE">
              <w:t>2=Agree</w:t>
            </w:r>
          </w:p>
          <w:p w14:paraId="32FD2269" w14:textId="77777777" w:rsidR="001949A5" w:rsidRPr="009559BE" w:rsidRDefault="001949A5" w:rsidP="001949A5">
            <w:pPr>
              <w:spacing w:after="0"/>
            </w:pPr>
            <w:r w:rsidRPr="009559BE">
              <w:t>3=Neither agree nor disagree</w:t>
            </w:r>
          </w:p>
          <w:p w14:paraId="341DE57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9559BE" w:rsidRDefault="001949A5" w:rsidP="001949A5">
            <w:pPr>
              <w:spacing w:after="0"/>
            </w:pPr>
            <w:r w:rsidRPr="009559BE">
              <w:t>5=Strongly disagree</w:t>
            </w:r>
          </w:p>
          <w:p w14:paraId="06051D0B" w14:textId="77777777" w:rsidR="001949A5" w:rsidRPr="009559BE" w:rsidRDefault="001949A5" w:rsidP="001949A5">
            <w:pPr>
              <w:spacing w:after="0"/>
            </w:pPr>
            <w:r w:rsidRPr="009559BE">
              <w:t>888=Don't know</w:t>
            </w:r>
          </w:p>
          <w:p w14:paraId="0D37EF3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9559BE" w:rsidRDefault="001949A5" w:rsidP="001949A5">
            <w:pPr>
              <w:spacing w:after="0"/>
            </w:pPr>
            <w:r w:rsidRPr="009559BE">
              <w:t>(Code)</w:t>
            </w:r>
          </w:p>
        </w:tc>
      </w:tr>
      <w:tr w:rsidR="001949A5" w:rsidRPr="009559BE"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9559BE" w:rsidRDefault="00A405FF" w:rsidP="001949A5">
            <w:pPr>
              <w:spacing w:after="0"/>
              <w:rPr>
                <w:w w:val="105"/>
              </w:rPr>
            </w:pPr>
            <w:r>
              <w:rPr>
                <w:w w:val="105"/>
              </w:rPr>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9559BE" w:rsidRDefault="001949A5" w:rsidP="001949A5">
            <w:pPr>
              <w:spacing w:after="0"/>
            </w:pPr>
            <w:r w:rsidRPr="009559BE">
              <w:rPr>
                <w:w w:val="105"/>
              </w:rPr>
              <w:t>I feel that decisions</w:t>
            </w:r>
            <w:r w:rsidR="00236681">
              <w:rPr>
                <w:w w:val="105"/>
              </w:rPr>
              <w:t xml:space="preserve"> about forest use</w:t>
            </w:r>
            <w:r w:rsidR="00492CDC">
              <w:rPr>
                <w:w w:val="105"/>
              </w:rPr>
              <w:t xml:space="preserve"> and access</w:t>
            </w:r>
            <w:r w:rsidRPr="009559BE">
              <w:rPr>
                <w:w w:val="105"/>
              </w:rPr>
              <w:t xml:space="preserve"> are fair. (</w:t>
            </w:r>
            <w:r w:rsidRPr="009559BE">
              <w:rPr>
                <w:b/>
                <w:w w:val="105"/>
              </w:rPr>
              <w:t>decisions_fair</w:t>
            </w:r>
            <w:r w:rsidRPr="009559BE">
              <w:rPr>
                <w:w w:val="105"/>
              </w:rPr>
              <w:t>)</w:t>
            </w:r>
          </w:p>
        </w:tc>
        <w:tc>
          <w:tcPr>
            <w:tcW w:w="2161" w:type="dxa"/>
            <w:tcBorders>
              <w:top w:val="single" w:sz="4" w:space="0" w:color="000000"/>
              <w:left w:val="nil"/>
              <w:bottom w:val="single" w:sz="4" w:space="0" w:color="000000"/>
              <w:right w:val="nil"/>
            </w:tcBorders>
          </w:tcPr>
          <w:p w14:paraId="5F8FE91E" w14:textId="77777777" w:rsidR="001949A5" w:rsidRPr="009559BE" w:rsidRDefault="001949A5" w:rsidP="001949A5">
            <w:pPr>
              <w:spacing w:after="0"/>
            </w:pPr>
            <w:r w:rsidRPr="009559BE">
              <w:t>1=Strongly agree</w:t>
            </w:r>
          </w:p>
          <w:p w14:paraId="2EEF1052" w14:textId="77777777" w:rsidR="001949A5" w:rsidRPr="009559BE" w:rsidRDefault="001949A5" w:rsidP="001949A5">
            <w:pPr>
              <w:spacing w:after="0"/>
            </w:pPr>
            <w:r w:rsidRPr="009559BE">
              <w:t>2=Agree</w:t>
            </w:r>
          </w:p>
          <w:p w14:paraId="2451ED43" w14:textId="77777777" w:rsidR="001949A5" w:rsidRPr="009559BE" w:rsidRDefault="001949A5" w:rsidP="001949A5">
            <w:pPr>
              <w:spacing w:after="0"/>
            </w:pPr>
            <w:r w:rsidRPr="009559BE">
              <w:t>3=Neither agree nor disagree</w:t>
            </w:r>
          </w:p>
          <w:p w14:paraId="7607E42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9559BE" w:rsidRDefault="001949A5" w:rsidP="001949A5">
            <w:pPr>
              <w:spacing w:after="0"/>
            </w:pPr>
            <w:r w:rsidRPr="009559BE">
              <w:t>5=Strongly disagree</w:t>
            </w:r>
          </w:p>
          <w:p w14:paraId="53792482" w14:textId="77777777" w:rsidR="001949A5" w:rsidRPr="009559BE" w:rsidRDefault="001949A5" w:rsidP="001949A5">
            <w:pPr>
              <w:spacing w:after="0"/>
            </w:pPr>
            <w:r w:rsidRPr="009559BE">
              <w:t>888=Don't know</w:t>
            </w:r>
          </w:p>
          <w:p w14:paraId="697A79C6"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9559BE" w:rsidRDefault="001949A5" w:rsidP="001949A5">
            <w:pPr>
              <w:spacing w:after="0"/>
            </w:pPr>
            <w:r w:rsidRPr="009559BE">
              <w:t>(Code)</w:t>
            </w:r>
          </w:p>
        </w:tc>
      </w:tr>
      <w:tr w:rsidR="001949A5" w:rsidRPr="009559BE"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9559BE" w:rsidRDefault="00A405FF" w:rsidP="001949A5">
            <w:pPr>
              <w:spacing w:after="0"/>
              <w:rPr>
                <w:w w:val="105"/>
              </w:rPr>
            </w:pPr>
            <w:r>
              <w:rPr>
                <w:w w:val="105"/>
              </w:rPr>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9559BE" w:rsidRDefault="001949A5" w:rsidP="001949A5">
            <w:pPr>
              <w:spacing w:after="0"/>
            </w:pPr>
            <w:r w:rsidRPr="009559BE">
              <w:rPr>
                <w:w w:val="105"/>
              </w:rPr>
              <w:t>I feel that women have been disadvantaged in</w:t>
            </w:r>
            <w:r w:rsidR="00492CDC">
              <w:rPr>
                <w:w w:val="105"/>
              </w:rPr>
              <w:t xml:space="preserve"> decisions about forest use and access</w:t>
            </w:r>
            <w:r w:rsidRPr="009559BE">
              <w:rPr>
                <w:w w:val="105"/>
              </w:rPr>
              <w:t>. (</w:t>
            </w:r>
            <w:r w:rsidRPr="009559BE">
              <w:rPr>
                <w:b/>
                <w:w w:val="105"/>
              </w:rPr>
              <w:t>women_status</w:t>
            </w:r>
            <w:r w:rsidRPr="009559BE">
              <w:rPr>
                <w:w w:val="105"/>
              </w:rPr>
              <w:t>)</w:t>
            </w:r>
          </w:p>
        </w:tc>
        <w:tc>
          <w:tcPr>
            <w:tcW w:w="2161" w:type="dxa"/>
            <w:tcBorders>
              <w:top w:val="single" w:sz="4" w:space="0" w:color="000000"/>
              <w:left w:val="nil"/>
              <w:bottom w:val="single" w:sz="4" w:space="0" w:color="000000"/>
              <w:right w:val="nil"/>
            </w:tcBorders>
          </w:tcPr>
          <w:p w14:paraId="3479FDE1" w14:textId="77777777" w:rsidR="001949A5" w:rsidRPr="009559BE" w:rsidRDefault="001949A5" w:rsidP="001949A5">
            <w:pPr>
              <w:spacing w:after="0"/>
            </w:pPr>
            <w:r w:rsidRPr="009559BE">
              <w:t>1=Strongly agree</w:t>
            </w:r>
          </w:p>
          <w:p w14:paraId="470D7D59" w14:textId="77777777" w:rsidR="001949A5" w:rsidRPr="009559BE" w:rsidRDefault="001949A5" w:rsidP="001949A5">
            <w:pPr>
              <w:spacing w:after="0"/>
            </w:pPr>
            <w:r w:rsidRPr="009559BE">
              <w:t>2=Agree</w:t>
            </w:r>
          </w:p>
          <w:p w14:paraId="6B8EACA6" w14:textId="77777777" w:rsidR="001949A5" w:rsidRPr="009559BE" w:rsidRDefault="001949A5" w:rsidP="001949A5">
            <w:pPr>
              <w:spacing w:after="0"/>
            </w:pPr>
            <w:r w:rsidRPr="009559BE">
              <w:t>3=Neither agree nor disagree</w:t>
            </w:r>
          </w:p>
          <w:p w14:paraId="5B825D0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9559BE" w:rsidRDefault="001949A5" w:rsidP="001949A5">
            <w:pPr>
              <w:spacing w:after="0"/>
            </w:pPr>
            <w:r w:rsidRPr="009559BE">
              <w:t>5=Strongly disagree</w:t>
            </w:r>
          </w:p>
          <w:p w14:paraId="006BCDED" w14:textId="77777777" w:rsidR="001949A5" w:rsidRPr="009559BE" w:rsidRDefault="001949A5" w:rsidP="001949A5">
            <w:pPr>
              <w:spacing w:after="0"/>
            </w:pPr>
            <w:r w:rsidRPr="009559BE">
              <w:t>888=Don't know</w:t>
            </w:r>
          </w:p>
          <w:p w14:paraId="42C79F5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9559BE" w:rsidRDefault="001949A5" w:rsidP="001949A5">
            <w:pPr>
              <w:spacing w:after="0"/>
            </w:pPr>
            <w:r w:rsidRPr="009559BE">
              <w:t>(Code)</w:t>
            </w:r>
          </w:p>
        </w:tc>
      </w:tr>
      <w:tr w:rsidR="001949A5" w:rsidRPr="009559BE"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9559BE" w:rsidRDefault="00A405FF" w:rsidP="001949A5">
            <w:pPr>
              <w:spacing w:after="0"/>
              <w:rPr>
                <w:w w:val="105"/>
              </w:rPr>
            </w:pPr>
            <w:r>
              <w:rPr>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9559BE" w:rsidRDefault="001949A5" w:rsidP="001949A5">
            <w:pPr>
              <w:spacing w:after="0"/>
            </w:pPr>
            <w:r w:rsidRPr="009559BE">
              <w:rPr>
                <w:w w:val="105"/>
              </w:rPr>
              <w:t>I feel that elderly people have been disadvantaged in</w:t>
            </w:r>
            <w:r w:rsidR="00492CDC">
              <w:rPr>
                <w:w w:val="105"/>
              </w:rPr>
              <w:t xml:space="preserve"> decisions about forest use and access</w:t>
            </w:r>
            <w:r w:rsidRPr="009559BE">
              <w:rPr>
                <w:w w:val="105"/>
              </w:rPr>
              <w:t>. (</w:t>
            </w:r>
            <w:r w:rsidRPr="009559BE">
              <w:rPr>
                <w:b/>
                <w:w w:val="105"/>
              </w:rPr>
              <w:t>elderly_status</w:t>
            </w:r>
            <w:r w:rsidRPr="009559BE">
              <w:rPr>
                <w:w w:val="105"/>
              </w:rPr>
              <w:t>)</w:t>
            </w:r>
          </w:p>
        </w:tc>
        <w:tc>
          <w:tcPr>
            <w:tcW w:w="2161" w:type="dxa"/>
            <w:tcBorders>
              <w:top w:val="single" w:sz="4" w:space="0" w:color="000000"/>
              <w:left w:val="nil"/>
              <w:bottom w:val="single" w:sz="4" w:space="0" w:color="000000"/>
              <w:right w:val="nil"/>
            </w:tcBorders>
          </w:tcPr>
          <w:p w14:paraId="198C33A4" w14:textId="77777777" w:rsidR="001949A5" w:rsidRPr="009559BE" w:rsidRDefault="001949A5" w:rsidP="001949A5">
            <w:pPr>
              <w:spacing w:after="0"/>
            </w:pPr>
            <w:r w:rsidRPr="009559BE">
              <w:t>1=Strongly agree</w:t>
            </w:r>
          </w:p>
          <w:p w14:paraId="32A5CA89" w14:textId="77777777" w:rsidR="001949A5" w:rsidRPr="009559BE" w:rsidRDefault="001949A5" w:rsidP="001949A5">
            <w:pPr>
              <w:spacing w:after="0"/>
            </w:pPr>
            <w:r w:rsidRPr="009559BE">
              <w:t>2=Agree</w:t>
            </w:r>
          </w:p>
          <w:p w14:paraId="1D57A6D7" w14:textId="77777777" w:rsidR="001949A5" w:rsidRPr="009559BE" w:rsidRDefault="001949A5" w:rsidP="001949A5">
            <w:pPr>
              <w:spacing w:after="0"/>
            </w:pPr>
            <w:r w:rsidRPr="009559BE">
              <w:t>3=Neither agree nor disagree</w:t>
            </w:r>
          </w:p>
          <w:p w14:paraId="46A83B01"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9559BE" w:rsidRDefault="001949A5" w:rsidP="001949A5">
            <w:pPr>
              <w:spacing w:after="0"/>
            </w:pPr>
            <w:r w:rsidRPr="009559BE">
              <w:t>5=Strongly disagree</w:t>
            </w:r>
          </w:p>
          <w:p w14:paraId="10D19FCA" w14:textId="77777777" w:rsidR="001949A5" w:rsidRPr="009559BE" w:rsidRDefault="001949A5" w:rsidP="001949A5">
            <w:pPr>
              <w:spacing w:after="0"/>
            </w:pPr>
            <w:r w:rsidRPr="009559BE">
              <w:t>888=Don't know</w:t>
            </w:r>
          </w:p>
          <w:p w14:paraId="54EBB75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9559BE" w:rsidRDefault="001949A5" w:rsidP="001949A5">
            <w:pPr>
              <w:spacing w:after="0"/>
            </w:pPr>
            <w:r w:rsidRPr="009559BE">
              <w:t>(Code)</w:t>
            </w:r>
          </w:p>
        </w:tc>
      </w:tr>
      <w:tr w:rsidR="00492CDC" w:rsidRPr="009559BE"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9559BE" w:rsidRDefault="00A405FF" w:rsidP="001949A5">
            <w:pPr>
              <w:spacing w:after="0"/>
              <w:rPr>
                <w:w w:val="105"/>
              </w:rPr>
            </w:pPr>
            <w:r>
              <w:rPr>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Default="00492CDC" w:rsidP="001949A5">
            <w:pPr>
              <w:spacing w:after="0"/>
              <w:rPr>
                <w:w w:val="105"/>
              </w:rPr>
            </w:pPr>
            <w:r>
              <w:rPr>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9559BE" w:rsidRDefault="00492CDC" w:rsidP="00492CDC">
            <w:pPr>
              <w:spacing w:after="0"/>
            </w:pPr>
            <w:r w:rsidRPr="009559BE">
              <w:t>1=Strongly agree</w:t>
            </w:r>
          </w:p>
          <w:p w14:paraId="125A3AE5" w14:textId="77777777" w:rsidR="00492CDC" w:rsidRPr="009559BE" w:rsidRDefault="00492CDC" w:rsidP="00492CDC">
            <w:pPr>
              <w:spacing w:after="0"/>
            </w:pPr>
            <w:r w:rsidRPr="009559BE">
              <w:t>2=Agree</w:t>
            </w:r>
          </w:p>
          <w:p w14:paraId="2A922C9F" w14:textId="77777777" w:rsidR="00492CDC" w:rsidRPr="009559BE" w:rsidRDefault="00492CDC" w:rsidP="00492CDC">
            <w:pPr>
              <w:spacing w:after="0"/>
            </w:pPr>
            <w:r w:rsidRPr="009559BE">
              <w:t>3=Neither agree nor disagree</w:t>
            </w:r>
          </w:p>
          <w:p w14:paraId="2654112E" w14:textId="44C6A9E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9559BE" w:rsidRDefault="00492CDC" w:rsidP="00492CDC">
            <w:pPr>
              <w:spacing w:after="0"/>
            </w:pPr>
            <w:r w:rsidRPr="009559BE">
              <w:t>5=Strongly disagree</w:t>
            </w:r>
          </w:p>
          <w:p w14:paraId="4606105A" w14:textId="77777777" w:rsidR="00492CDC" w:rsidRPr="009559BE" w:rsidRDefault="00492CDC" w:rsidP="00492CDC">
            <w:pPr>
              <w:spacing w:after="0"/>
            </w:pPr>
            <w:r w:rsidRPr="009559BE">
              <w:t>888=Don't know</w:t>
            </w:r>
          </w:p>
          <w:p w14:paraId="0223E915" w14:textId="71AE1C6B"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9559BE" w:rsidRDefault="00492CDC" w:rsidP="001949A5">
            <w:pPr>
              <w:spacing w:after="0"/>
            </w:pPr>
            <w:r w:rsidRPr="009559BE">
              <w:t>(Code)</w:t>
            </w:r>
          </w:p>
        </w:tc>
      </w:tr>
      <w:tr w:rsidR="00492CDC" w:rsidRPr="009559BE"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9559BE" w:rsidRDefault="00A405FF" w:rsidP="001949A5">
            <w:pPr>
              <w:spacing w:after="0"/>
              <w:rPr>
                <w:w w:val="105"/>
              </w:rPr>
            </w:pPr>
            <w:r>
              <w:rPr>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9559BE" w:rsidRDefault="00492CDC" w:rsidP="001949A5">
            <w:pPr>
              <w:spacing w:after="0"/>
            </w:pPr>
            <w:r w:rsidRPr="009559BE">
              <w:rPr>
                <w:w w:val="105"/>
              </w:rPr>
              <w:t>I feel that poor families have been disadvantaged in</w:t>
            </w:r>
            <w:r>
              <w:rPr>
                <w:w w:val="105"/>
              </w:rPr>
              <w:t xml:space="preserve"> decisions about forest use and access</w:t>
            </w:r>
            <w:r w:rsidRPr="009559BE">
              <w:rPr>
                <w:w w:val="105"/>
              </w:rPr>
              <w:t>. (</w:t>
            </w:r>
            <w:r w:rsidRPr="009559BE">
              <w:rPr>
                <w:b/>
                <w:w w:val="105"/>
              </w:rPr>
              <w:t>poor_status</w:t>
            </w:r>
            <w:r w:rsidRPr="009559BE">
              <w:rPr>
                <w:w w:val="105"/>
              </w:rPr>
              <w:t>)</w:t>
            </w:r>
          </w:p>
        </w:tc>
        <w:tc>
          <w:tcPr>
            <w:tcW w:w="2161" w:type="dxa"/>
            <w:tcBorders>
              <w:top w:val="single" w:sz="4" w:space="0" w:color="000000"/>
              <w:left w:val="nil"/>
              <w:bottom w:val="single" w:sz="4" w:space="0" w:color="000000"/>
              <w:right w:val="nil"/>
            </w:tcBorders>
          </w:tcPr>
          <w:p w14:paraId="1B652B2F" w14:textId="77777777" w:rsidR="00492CDC" w:rsidRPr="009559BE" w:rsidRDefault="00492CDC" w:rsidP="001949A5">
            <w:pPr>
              <w:spacing w:after="0"/>
            </w:pPr>
            <w:r w:rsidRPr="009559BE">
              <w:t>1=Strongly agree</w:t>
            </w:r>
          </w:p>
          <w:p w14:paraId="133667AB" w14:textId="77777777" w:rsidR="00492CDC" w:rsidRPr="009559BE" w:rsidRDefault="00492CDC" w:rsidP="001949A5">
            <w:pPr>
              <w:spacing w:after="0"/>
            </w:pPr>
            <w:r w:rsidRPr="009559BE">
              <w:t>2=Agree</w:t>
            </w:r>
          </w:p>
          <w:p w14:paraId="2933CA70" w14:textId="77777777" w:rsidR="00492CDC" w:rsidRPr="009559BE" w:rsidRDefault="00492CDC" w:rsidP="001949A5">
            <w:pPr>
              <w:spacing w:after="0"/>
            </w:pPr>
            <w:r w:rsidRPr="009559BE">
              <w:t>3=Neither agree nor disagree</w:t>
            </w:r>
          </w:p>
          <w:p w14:paraId="42E9F0D2"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9559BE" w:rsidRDefault="00492CDC" w:rsidP="001949A5">
            <w:pPr>
              <w:spacing w:after="0"/>
            </w:pPr>
            <w:r w:rsidRPr="009559BE">
              <w:t>5=Strongly disagree</w:t>
            </w:r>
          </w:p>
          <w:p w14:paraId="5E4BFCA0" w14:textId="77777777" w:rsidR="00492CDC" w:rsidRPr="009559BE" w:rsidRDefault="00492CDC" w:rsidP="001949A5">
            <w:pPr>
              <w:spacing w:after="0"/>
            </w:pPr>
            <w:r w:rsidRPr="009559BE">
              <w:t>888=Don't know</w:t>
            </w:r>
          </w:p>
          <w:p w14:paraId="242764E9"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9559BE" w:rsidRDefault="00492CDC" w:rsidP="001949A5">
            <w:pPr>
              <w:spacing w:after="0"/>
            </w:pPr>
            <w:r w:rsidRPr="009559BE">
              <w:t>(Code)</w:t>
            </w:r>
          </w:p>
        </w:tc>
      </w:tr>
      <w:tr w:rsidR="00492CDC" w:rsidRPr="009559BE"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9559BE" w:rsidRDefault="00A405FF" w:rsidP="001949A5">
            <w:pPr>
              <w:spacing w:after="0"/>
              <w:rPr>
                <w:w w:val="105"/>
              </w:rPr>
            </w:pPr>
            <w:r>
              <w:rPr>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9559BE" w:rsidRDefault="00492CDC" w:rsidP="001949A5">
            <w:pPr>
              <w:spacing w:after="0"/>
            </w:pPr>
            <w:r w:rsidRPr="009559BE">
              <w:rPr>
                <w:w w:val="105"/>
              </w:rPr>
              <w:t>I feel that households that do not share the tribe of the headman have been disadvantaged in</w:t>
            </w:r>
            <w:r w:rsidR="0064718C">
              <w:rPr>
                <w:w w:val="105"/>
              </w:rPr>
              <w:t xml:space="preserve"> decisions about forest use and access</w:t>
            </w:r>
            <w:r w:rsidRPr="009559BE">
              <w:rPr>
                <w:w w:val="105"/>
              </w:rPr>
              <w:t>. (</w:t>
            </w:r>
            <w:r w:rsidRPr="009559BE">
              <w:rPr>
                <w:b/>
                <w:w w:val="105"/>
              </w:rPr>
              <w:t>tribe_status</w:t>
            </w:r>
            <w:r w:rsidRPr="009559BE">
              <w:rPr>
                <w:w w:val="105"/>
              </w:rPr>
              <w:t>)</w:t>
            </w:r>
          </w:p>
        </w:tc>
        <w:tc>
          <w:tcPr>
            <w:tcW w:w="2161" w:type="dxa"/>
            <w:tcBorders>
              <w:top w:val="single" w:sz="4" w:space="0" w:color="000000"/>
              <w:left w:val="nil"/>
              <w:bottom w:val="single" w:sz="4" w:space="0" w:color="000000"/>
              <w:right w:val="nil"/>
            </w:tcBorders>
          </w:tcPr>
          <w:p w14:paraId="5B88707F" w14:textId="77777777" w:rsidR="00492CDC" w:rsidRPr="009559BE" w:rsidRDefault="00492CDC" w:rsidP="001949A5">
            <w:pPr>
              <w:spacing w:after="0"/>
            </w:pPr>
            <w:r w:rsidRPr="009559BE">
              <w:t>1=Strongly agree</w:t>
            </w:r>
          </w:p>
          <w:p w14:paraId="1C50A190" w14:textId="77777777" w:rsidR="00492CDC" w:rsidRPr="009559BE" w:rsidRDefault="00492CDC" w:rsidP="001949A5">
            <w:pPr>
              <w:spacing w:after="0"/>
            </w:pPr>
            <w:r w:rsidRPr="009559BE">
              <w:t>2=Agree</w:t>
            </w:r>
          </w:p>
          <w:p w14:paraId="5C52DA97" w14:textId="77777777" w:rsidR="00492CDC" w:rsidRPr="009559BE" w:rsidRDefault="00492CDC" w:rsidP="001949A5">
            <w:pPr>
              <w:spacing w:after="0"/>
            </w:pPr>
            <w:r w:rsidRPr="009559BE">
              <w:t>3=Neither agree nor disagree</w:t>
            </w:r>
          </w:p>
          <w:p w14:paraId="7198C56B"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9559BE" w:rsidRDefault="00492CDC" w:rsidP="001949A5">
            <w:pPr>
              <w:spacing w:after="0"/>
            </w:pPr>
            <w:r w:rsidRPr="009559BE">
              <w:t>5=Strongly disagree</w:t>
            </w:r>
          </w:p>
          <w:p w14:paraId="37C60E8D" w14:textId="77777777" w:rsidR="00492CDC" w:rsidRPr="009559BE" w:rsidRDefault="00492CDC" w:rsidP="001949A5">
            <w:pPr>
              <w:spacing w:after="0"/>
            </w:pPr>
            <w:r w:rsidRPr="009559BE">
              <w:t>888=Don't know</w:t>
            </w:r>
          </w:p>
          <w:p w14:paraId="44290DFD"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9559BE" w:rsidRDefault="00492CDC" w:rsidP="001949A5">
            <w:pPr>
              <w:spacing w:after="0"/>
            </w:pPr>
            <w:r w:rsidRPr="009559BE">
              <w:t>(Code)</w:t>
            </w:r>
          </w:p>
        </w:tc>
      </w:tr>
      <w:tr w:rsidR="00492CDC" w:rsidRPr="009559BE"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9559BE" w:rsidRDefault="00A405FF" w:rsidP="001949A5">
            <w:pPr>
              <w:spacing w:after="0"/>
              <w:rPr>
                <w:w w:val="105"/>
              </w:rPr>
            </w:pPr>
            <w:r>
              <w:rPr>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9559BE" w:rsidRDefault="00492CDC" w:rsidP="0064718C">
            <w:pPr>
              <w:spacing w:after="0"/>
            </w:pPr>
            <w:r w:rsidRPr="009559BE">
              <w:rPr>
                <w:w w:val="105"/>
              </w:rPr>
              <w:t xml:space="preserve"> I feel that our village leaders are accountable for </w:t>
            </w:r>
            <w:r w:rsidR="0064718C">
              <w:rPr>
                <w:w w:val="105"/>
              </w:rPr>
              <w:t>the forest use and access decisions that they make</w:t>
            </w:r>
            <w:r w:rsidRPr="009559BE">
              <w:rPr>
                <w:w w:val="105"/>
              </w:rPr>
              <w:t>. (</w:t>
            </w:r>
            <w:r w:rsidRPr="009559BE">
              <w:rPr>
                <w:b/>
                <w:w w:val="105"/>
              </w:rPr>
              <w:t>leaders_accountable</w:t>
            </w:r>
            <w:r w:rsidRPr="009559BE">
              <w:rPr>
                <w:w w:val="105"/>
              </w:rPr>
              <w:t>)</w:t>
            </w:r>
          </w:p>
        </w:tc>
        <w:tc>
          <w:tcPr>
            <w:tcW w:w="2161" w:type="dxa"/>
            <w:tcBorders>
              <w:top w:val="single" w:sz="4" w:space="0" w:color="000000"/>
              <w:left w:val="nil"/>
              <w:bottom w:val="single" w:sz="4" w:space="0" w:color="000000"/>
              <w:right w:val="nil"/>
            </w:tcBorders>
          </w:tcPr>
          <w:p w14:paraId="3067C9A8" w14:textId="77777777" w:rsidR="00492CDC" w:rsidRPr="009559BE" w:rsidRDefault="00492CDC" w:rsidP="001949A5">
            <w:pPr>
              <w:spacing w:after="0"/>
            </w:pPr>
            <w:r w:rsidRPr="009559BE">
              <w:t>1=Strongly agree</w:t>
            </w:r>
          </w:p>
          <w:p w14:paraId="18AFEC7A" w14:textId="77777777" w:rsidR="00492CDC" w:rsidRPr="009559BE" w:rsidRDefault="00492CDC" w:rsidP="001949A5">
            <w:pPr>
              <w:spacing w:after="0"/>
            </w:pPr>
            <w:r w:rsidRPr="009559BE">
              <w:t>2=Agree</w:t>
            </w:r>
          </w:p>
          <w:p w14:paraId="300FD1DF" w14:textId="77777777" w:rsidR="00492CDC" w:rsidRPr="009559BE" w:rsidRDefault="00492CDC" w:rsidP="001949A5">
            <w:pPr>
              <w:spacing w:after="0"/>
            </w:pPr>
            <w:r w:rsidRPr="009559BE">
              <w:t xml:space="preserve">3=Neither agree nor </w:t>
            </w:r>
            <w:r w:rsidRPr="009559BE">
              <w:lastRenderedPageBreak/>
              <w:t>disagree</w:t>
            </w:r>
          </w:p>
          <w:p w14:paraId="69F331C6"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9559BE" w:rsidRDefault="00492CDC" w:rsidP="001949A5">
            <w:pPr>
              <w:spacing w:after="0"/>
            </w:pPr>
            <w:r w:rsidRPr="009559BE">
              <w:lastRenderedPageBreak/>
              <w:t>5=Strongly disagree</w:t>
            </w:r>
          </w:p>
          <w:p w14:paraId="16F43926" w14:textId="77777777" w:rsidR="00492CDC" w:rsidRPr="009559BE" w:rsidRDefault="00492CDC" w:rsidP="001949A5">
            <w:pPr>
              <w:spacing w:after="0"/>
            </w:pPr>
            <w:r w:rsidRPr="009559BE">
              <w:t>888=Don't know</w:t>
            </w:r>
          </w:p>
          <w:p w14:paraId="324134A8" w14:textId="77777777" w:rsidR="00492CDC" w:rsidRPr="009559BE" w:rsidRDefault="00492CDC" w:rsidP="001949A5">
            <w:pPr>
              <w:spacing w:after="0"/>
            </w:pPr>
            <w:r w:rsidRPr="009559BE">
              <w:t xml:space="preserve">999=Prefer not to </w:t>
            </w:r>
            <w:r w:rsidRPr="009559BE">
              <w:lastRenderedPageBreak/>
              <w:t>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9559BE" w:rsidRDefault="00492CDC" w:rsidP="001949A5">
            <w:pPr>
              <w:spacing w:after="0"/>
            </w:pPr>
            <w:r w:rsidRPr="009559BE">
              <w:lastRenderedPageBreak/>
              <w:t>(Code)</w:t>
            </w:r>
          </w:p>
        </w:tc>
      </w:tr>
      <w:tr w:rsidR="00492CDC" w:rsidRPr="009559BE"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9559BE" w:rsidRDefault="00A405FF" w:rsidP="001949A5">
            <w:pPr>
              <w:spacing w:after="0"/>
              <w:rPr>
                <w:w w:val="105"/>
              </w:rPr>
            </w:pPr>
            <w:r>
              <w:rPr>
                <w:w w:val="105"/>
              </w:rPr>
              <w:lastRenderedPageBreak/>
              <w:t>G21</w:t>
            </w:r>
          </w:p>
        </w:tc>
        <w:tc>
          <w:tcPr>
            <w:tcW w:w="4467" w:type="dxa"/>
            <w:tcBorders>
              <w:top w:val="single" w:sz="4" w:space="0" w:color="000000"/>
              <w:left w:val="single" w:sz="4" w:space="0" w:color="auto"/>
              <w:bottom w:val="single" w:sz="4" w:space="0" w:color="000000"/>
              <w:right w:val="nil"/>
            </w:tcBorders>
          </w:tcPr>
          <w:p w14:paraId="1255977E" w14:textId="54AF6848" w:rsidR="00492CDC" w:rsidRPr="009559BE" w:rsidRDefault="0064718C" w:rsidP="001949A5">
            <w:pPr>
              <w:spacing w:after="0"/>
              <w:rPr>
                <w:w w:val="105"/>
              </w:rPr>
            </w:pPr>
            <w:r>
              <w:rPr>
                <w:w w:val="105"/>
              </w:rPr>
              <w:t xml:space="preserve">If I have a </w:t>
            </w:r>
            <w:r w:rsidR="00492CDC" w:rsidRPr="009559BE">
              <w:rPr>
                <w:w w:val="105"/>
              </w:rPr>
              <w:t>dispute</w:t>
            </w:r>
            <w:r>
              <w:rPr>
                <w:w w:val="105"/>
              </w:rPr>
              <w:t xml:space="preserve"> about forest use and access</w:t>
            </w:r>
            <w:r w:rsidR="00492CDC" w:rsidRPr="009559BE">
              <w:rPr>
                <w:w w:val="105"/>
              </w:rPr>
              <w:t>, I feel confident that</w:t>
            </w:r>
            <w:r>
              <w:rPr>
                <w:w w:val="105"/>
              </w:rPr>
              <w:t xml:space="preserve"> the chief will enforce my </w:t>
            </w:r>
            <w:r w:rsidR="00492CDC" w:rsidRPr="009559BE">
              <w:rPr>
                <w:w w:val="105"/>
              </w:rPr>
              <w:t>rights</w:t>
            </w:r>
            <w:r>
              <w:rPr>
                <w:w w:val="105"/>
              </w:rPr>
              <w:t xml:space="preserve"> to the forest</w:t>
            </w:r>
            <w:r w:rsidR="00492CDC" w:rsidRPr="009559BE">
              <w:rPr>
                <w:w w:val="105"/>
              </w:rPr>
              <w:t>.</w:t>
            </w:r>
          </w:p>
        </w:tc>
        <w:tc>
          <w:tcPr>
            <w:tcW w:w="2161" w:type="dxa"/>
            <w:tcBorders>
              <w:top w:val="single" w:sz="4" w:space="0" w:color="000000"/>
              <w:left w:val="nil"/>
              <w:bottom w:val="single" w:sz="4" w:space="0" w:color="000000"/>
              <w:right w:val="nil"/>
            </w:tcBorders>
          </w:tcPr>
          <w:p w14:paraId="4B573E03" w14:textId="77777777" w:rsidR="00492CDC" w:rsidRPr="009559BE" w:rsidRDefault="00492CDC" w:rsidP="001949A5">
            <w:pPr>
              <w:spacing w:after="0"/>
            </w:pPr>
            <w:r w:rsidRPr="009559BE">
              <w:t>1=Strongly agree</w:t>
            </w:r>
          </w:p>
          <w:p w14:paraId="6CF2E0A3" w14:textId="77777777" w:rsidR="00492CDC" w:rsidRPr="009559BE" w:rsidRDefault="00492CDC" w:rsidP="001949A5">
            <w:pPr>
              <w:spacing w:after="0"/>
            </w:pPr>
            <w:r w:rsidRPr="009559BE">
              <w:t>2=Agree</w:t>
            </w:r>
          </w:p>
          <w:p w14:paraId="3CA0CE77" w14:textId="77777777" w:rsidR="00492CDC" w:rsidRPr="009559BE" w:rsidRDefault="00492CDC" w:rsidP="001949A5">
            <w:pPr>
              <w:spacing w:after="0"/>
            </w:pPr>
            <w:r w:rsidRPr="009559BE">
              <w:t>3=Neither agree nor disagree</w:t>
            </w:r>
          </w:p>
          <w:p w14:paraId="6419FBE5" w14:textId="001D91D0"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9559BE" w:rsidRDefault="00492CDC" w:rsidP="001949A5">
            <w:pPr>
              <w:spacing w:after="0"/>
            </w:pPr>
            <w:r w:rsidRPr="009559BE">
              <w:t>5=Strongly disagree</w:t>
            </w:r>
          </w:p>
          <w:p w14:paraId="1570A36C" w14:textId="77777777" w:rsidR="00492CDC" w:rsidRPr="009559BE" w:rsidRDefault="00492CDC" w:rsidP="001949A5">
            <w:pPr>
              <w:spacing w:after="0"/>
            </w:pPr>
            <w:r w:rsidRPr="009559BE">
              <w:t>888=Don't know</w:t>
            </w:r>
          </w:p>
          <w:p w14:paraId="53E16BB6" w14:textId="1D3A35CD"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9559BE" w:rsidRDefault="00492CDC" w:rsidP="001949A5">
            <w:pPr>
              <w:spacing w:after="0"/>
            </w:pPr>
          </w:p>
        </w:tc>
      </w:tr>
    </w:tbl>
    <w:p w14:paraId="78FAF3FB" w14:textId="757842FF" w:rsidR="0064718C" w:rsidRPr="009559BE"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forest management in your village. Please tell me how much you agree or disagree.</w:t>
      </w:r>
    </w:p>
    <w:tbl>
      <w:tblPr>
        <w:tblW w:w="10090" w:type="dxa"/>
        <w:tblInd w:w="-5" w:type="dxa"/>
        <w:tblLayout w:type="fixed"/>
        <w:tblCellMar>
          <w:left w:w="29" w:type="dxa"/>
          <w:right w:w="29" w:type="dxa"/>
        </w:tblCellMar>
        <w:tblLook w:val="0000" w:firstRow="0" w:lastRow="0" w:firstColumn="0" w:lastColumn="0" w:noHBand="0" w:noVBand="0"/>
      </w:tblPr>
      <w:tblGrid>
        <w:gridCol w:w="574"/>
        <w:gridCol w:w="4466"/>
        <w:gridCol w:w="2160"/>
        <w:gridCol w:w="2158"/>
        <w:gridCol w:w="8"/>
        <w:gridCol w:w="714"/>
        <w:gridCol w:w="10"/>
      </w:tblGrid>
      <w:tr w:rsidR="002360AB" w:rsidRPr="009559BE" w14:paraId="71330783" w14:textId="77777777" w:rsidTr="00A405FF">
        <w:trPr>
          <w:gridAfter w:val="1"/>
          <w:wAfter w:w="10" w:type="dxa"/>
          <w:trHeight w:val="900"/>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9559BE" w:rsidRDefault="007D11DB" w:rsidP="008250E0">
            <w:pPr>
              <w:spacing w:after="0"/>
              <w:rPr>
                <w:rFonts w:eastAsia="Calibri" w:cs="Times New Roman"/>
              </w:rPr>
            </w:pPr>
            <w:r>
              <w:rPr>
                <w:rFonts w:eastAsia="Calibri" w:cs="Times New Roman"/>
              </w:rPr>
              <w:t>G22</w:t>
            </w:r>
          </w:p>
        </w:tc>
        <w:tc>
          <w:tcPr>
            <w:tcW w:w="4466" w:type="dxa"/>
            <w:tcBorders>
              <w:top w:val="single" w:sz="4" w:space="0" w:color="000000"/>
              <w:left w:val="single" w:sz="4" w:space="0" w:color="000000"/>
              <w:bottom w:val="single" w:sz="4" w:space="0" w:color="auto"/>
            </w:tcBorders>
          </w:tcPr>
          <w:p w14:paraId="2220AB20" w14:textId="77777777" w:rsidR="002360AB" w:rsidRDefault="00FA74D4" w:rsidP="008250E0">
            <w:pPr>
              <w:spacing w:after="0"/>
              <w:rPr>
                <w:ins w:id="660" w:author="Aleta Haflett" w:date="2014-11-03T18:25:00Z"/>
                <w:bCs/>
              </w:rPr>
            </w:pPr>
            <w:commentRangeStart w:id="661"/>
            <w:del w:id="662" w:author="Aleta Haflett" w:date="2014-11-03T18:23:00Z">
              <w:r w:rsidDel="008E7E6A">
                <w:rPr>
                  <w:bCs/>
                </w:rPr>
                <w:delText>Does your village have a local community institution or committee that helps manage the local forest</w:delText>
              </w:r>
              <w:r w:rsidR="00AD4C44" w:rsidDel="008E7E6A">
                <w:rPr>
                  <w:bCs/>
                </w:rPr>
                <w:delText>(s)</w:delText>
              </w:r>
              <w:r w:rsidDel="008E7E6A">
                <w:rPr>
                  <w:bCs/>
                </w:rPr>
                <w:delText xml:space="preserve">? </w:delText>
              </w:r>
            </w:del>
            <w:ins w:id="663" w:author="Aleta Haflett" w:date="2014-11-03T18:23:00Z">
              <w:r w:rsidR="008E7E6A">
                <w:rPr>
                  <w:bCs/>
                </w:rPr>
                <w:t>Are any members of the community involved in a group that organizes activities related to the management of the forest (eg firefighting, patrolling, tourism, tree</w:t>
              </w:r>
            </w:ins>
            <w:ins w:id="664" w:author="Aleta Haflett" w:date="2014-11-03T18:24:00Z">
              <w:r w:rsidR="008E7E6A">
                <w:rPr>
                  <w:bCs/>
                </w:rPr>
                <w:t xml:space="preserve"> planting, etc)</w:t>
              </w:r>
            </w:ins>
          </w:p>
          <w:p w14:paraId="164593EB" w14:textId="107F2FE1" w:rsidR="008E7E6A" w:rsidRPr="008113F0" w:rsidRDefault="008E7E6A" w:rsidP="008250E0">
            <w:pPr>
              <w:spacing w:after="0"/>
              <w:rPr>
                <w:i/>
                <w:color w:val="000000"/>
              </w:rPr>
            </w:pPr>
            <w:ins w:id="665" w:author="Aleta Haflett" w:date="2014-11-03T18:25:00Z">
              <w:r>
                <w:rPr>
                  <w:bCs/>
                  <w:i/>
                </w:rPr>
                <w:t xml:space="preserve">If 0, skip to </w:t>
              </w:r>
            </w:ins>
            <w:commentRangeEnd w:id="661"/>
            <w:r w:rsidR="00582D49">
              <w:rPr>
                <w:rStyle w:val="CommentReference"/>
              </w:rPr>
              <w:commentReference w:id="661"/>
            </w:r>
            <w:r w:rsidR="000324F5">
              <w:rPr>
                <w:bCs/>
                <w:i/>
              </w:rPr>
              <w:t>G35</w:t>
            </w:r>
          </w:p>
        </w:tc>
        <w:tc>
          <w:tcPr>
            <w:tcW w:w="4318" w:type="dxa"/>
            <w:gridSpan w:val="2"/>
            <w:tcBorders>
              <w:top w:val="single" w:sz="4" w:space="0" w:color="000000"/>
              <w:bottom w:val="single" w:sz="4" w:space="0" w:color="auto"/>
              <w:right w:val="single" w:sz="18" w:space="0" w:color="000000"/>
            </w:tcBorders>
          </w:tcPr>
          <w:p w14:paraId="7A35589A" w14:textId="77777777" w:rsidR="0064718C" w:rsidRPr="008113F0" w:rsidRDefault="00FA74D4" w:rsidP="00FA74D4">
            <w:pPr>
              <w:spacing w:after="0"/>
              <w:rPr>
                <w:rFonts w:cs="Times New Roman"/>
                <w:w w:val="105"/>
              </w:rPr>
            </w:pPr>
            <w:r w:rsidRPr="008113F0">
              <w:rPr>
                <w:rFonts w:cs="Times New Roman"/>
                <w:w w:val="105"/>
              </w:rPr>
              <w:t>0-No</w:t>
            </w:r>
          </w:p>
          <w:p w14:paraId="4C2BABBA" w14:textId="77777777" w:rsidR="00FA74D4" w:rsidRPr="008113F0" w:rsidRDefault="00FA74D4" w:rsidP="00FA74D4">
            <w:pPr>
              <w:spacing w:after="0"/>
              <w:rPr>
                <w:rFonts w:cs="Times New Roman"/>
                <w:w w:val="105"/>
              </w:rPr>
            </w:pPr>
            <w:r w:rsidRPr="008113F0">
              <w:rPr>
                <w:rFonts w:cs="Times New Roman"/>
                <w:w w:val="105"/>
              </w:rPr>
              <w:t xml:space="preserve">1-Yes </w:t>
            </w:r>
          </w:p>
          <w:p w14:paraId="2E8A7424" w14:textId="03C78079" w:rsidR="00FA74D4" w:rsidRPr="009559BE" w:rsidRDefault="00FA74D4" w:rsidP="00FA74D4">
            <w:pPr>
              <w:spacing w:after="0"/>
              <w:rPr>
                <w:rFonts w:cs="Times New Roman"/>
                <w:i/>
                <w:w w:val="105"/>
              </w:rPr>
            </w:pPr>
            <w:r w:rsidRPr="008113F0">
              <w:rPr>
                <w:rFonts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65E86DB3" w14:textId="77777777" w:rsidTr="007D11DB">
        <w:trPr>
          <w:gridAfter w:val="1"/>
          <w:wAfter w:w="10" w:type="dxa"/>
          <w:trHeight w:val="360"/>
        </w:trPr>
        <w:tc>
          <w:tcPr>
            <w:tcW w:w="574" w:type="dxa"/>
            <w:tcBorders>
              <w:top w:val="single" w:sz="4" w:space="0" w:color="auto"/>
              <w:left w:val="single" w:sz="4" w:space="0" w:color="000000"/>
              <w:bottom w:val="single" w:sz="4" w:space="0" w:color="auto"/>
              <w:right w:val="single" w:sz="4" w:space="0" w:color="000000"/>
            </w:tcBorders>
          </w:tcPr>
          <w:p w14:paraId="2756CB83" w14:textId="0BBEE8F4" w:rsidR="007D11DB" w:rsidRPr="009559BE" w:rsidRDefault="007D11DB" w:rsidP="008250E0">
            <w:pPr>
              <w:spacing w:after="0"/>
              <w:rPr>
                <w:rFonts w:eastAsia="Calibri" w:cs="Times New Roman"/>
              </w:rPr>
            </w:pPr>
            <w:r>
              <w:rPr>
                <w:rFonts w:eastAsia="Calibri" w:cs="Times New Roman"/>
              </w:rPr>
              <w:t>G23</w:t>
            </w:r>
          </w:p>
        </w:tc>
        <w:tc>
          <w:tcPr>
            <w:tcW w:w="4466" w:type="dxa"/>
            <w:tcBorders>
              <w:top w:val="single" w:sz="4" w:space="0" w:color="auto"/>
              <w:left w:val="single" w:sz="4" w:space="0" w:color="000000"/>
              <w:bottom w:val="single" w:sz="4" w:space="0" w:color="auto"/>
            </w:tcBorders>
          </w:tcPr>
          <w:p w14:paraId="47CA33C3" w14:textId="6D0C8C22" w:rsidR="007D11DB" w:rsidRDefault="007D11DB" w:rsidP="008250E0">
            <w:pPr>
              <w:spacing w:after="0"/>
              <w:rPr>
                <w:bCs/>
              </w:rPr>
            </w:pPr>
            <w:r>
              <w:rPr>
                <w:bCs/>
              </w:rPr>
              <w:t>Wha</w:t>
            </w:r>
            <w:r w:rsidR="005C2B03">
              <w:rPr>
                <w:bCs/>
              </w:rPr>
              <w:t>t is the name of the group</w:t>
            </w:r>
            <w:r>
              <w:rPr>
                <w:bCs/>
              </w:rPr>
              <w:t xml:space="preserve">? </w:t>
            </w:r>
          </w:p>
        </w:tc>
        <w:tc>
          <w:tcPr>
            <w:tcW w:w="5040" w:type="dxa"/>
            <w:gridSpan w:val="4"/>
            <w:tcBorders>
              <w:top w:val="single" w:sz="4" w:space="0" w:color="auto"/>
              <w:bottom w:val="single" w:sz="4" w:space="0" w:color="auto"/>
              <w:right w:val="single" w:sz="18" w:space="0" w:color="000000"/>
            </w:tcBorders>
          </w:tcPr>
          <w:p w14:paraId="6856D2F8" w14:textId="73E9339B" w:rsidR="007D11DB" w:rsidRPr="009559BE" w:rsidRDefault="007D11DB" w:rsidP="008250E0">
            <w:pPr>
              <w:spacing w:after="0"/>
              <w:rPr>
                <w:rFonts w:eastAsia="Calibri" w:cs="Times New Roman"/>
                <w:i/>
                <w:color w:val="A6A6A6"/>
              </w:rPr>
            </w:pPr>
            <w:r>
              <w:rPr>
                <w:rFonts w:eastAsia="Calibri" w:cs="Times New Roman"/>
                <w:i/>
                <w:color w:val="A6A6A6"/>
              </w:rPr>
              <w:t>(text)</w:t>
            </w:r>
          </w:p>
        </w:tc>
      </w:tr>
      <w:tr w:rsidR="008E7E6A" w:rsidRPr="009559BE" w14:paraId="51A9B328" w14:textId="77777777" w:rsidTr="00A405FF">
        <w:trPr>
          <w:gridAfter w:val="1"/>
          <w:wAfter w:w="10" w:type="dxa"/>
          <w:trHeight w:val="260"/>
          <w:ins w:id="666" w:author="Aleta Haflett" w:date="2014-11-03T18:24:00Z"/>
        </w:trPr>
        <w:tc>
          <w:tcPr>
            <w:tcW w:w="574" w:type="dxa"/>
            <w:tcBorders>
              <w:top w:val="single" w:sz="4" w:space="0" w:color="auto"/>
              <w:left w:val="single" w:sz="4" w:space="0" w:color="000000"/>
              <w:bottom w:val="single" w:sz="4" w:space="0" w:color="auto"/>
              <w:right w:val="single" w:sz="4" w:space="0" w:color="000000"/>
            </w:tcBorders>
          </w:tcPr>
          <w:p w14:paraId="30A48D9E" w14:textId="546DBFF0" w:rsidR="008E7E6A" w:rsidRPr="009559BE" w:rsidRDefault="007D11DB" w:rsidP="008250E0">
            <w:pPr>
              <w:spacing w:after="0"/>
              <w:rPr>
                <w:ins w:id="667" w:author="Aleta Haflett" w:date="2014-11-03T18:24:00Z"/>
                <w:rFonts w:eastAsia="Calibri" w:cs="Times New Roman"/>
              </w:rPr>
            </w:pPr>
            <w:r>
              <w:rPr>
                <w:rFonts w:eastAsia="Calibri" w:cs="Times New Roman"/>
              </w:rPr>
              <w:t>G24</w:t>
            </w:r>
          </w:p>
        </w:tc>
        <w:tc>
          <w:tcPr>
            <w:tcW w:w="4466" w:type="dxa"/>
            <w:tcBorders>
              <w:top w:val="single" w:sz="4" w:space="0" w:color="auto"/>
              <w:left w:val="single" w:sz="4" w:space="0" w:color="000000"/>
              <w:bottom w:val="single" w:sz="4" w:space="0" w:color="auto"/>
            </w:tcBorders>
          </w:tcPr>
          <w:p w14:paraId="2D9FF0DF" w14:textId="77777777" w:rsidR="008E7E6A" w:rsidRDefault="008E7E6A" w:rsidP="008250E0">
            <w:pPr>
              <w:spacing w:after="0"/>
              <w:rPr>
                <w:ins w:id="668" w:author="Aleta Haflett" w:date="2014-11-03T18:25:00Z"/>
                <w:bCs/>
              </w:rPr>
            </w:pPr>
            <w:ins w:id="669" w:author="Aleta Haflett" w:date="2014-11-03T18:25:00Z">
              <w:r>
                <w:rPr>
                  <w:bCs/>
                </w:rPr>
                <w:t xml:space="preserve">What type of activities does the group do? </w:t>
              </w:r>
            </w:ins>
          </w:p>
          <w:p w14:paraId="33D9A2B8" w14:textId="6BE8554E" w:rsidR="008E7E6A" w:rsidRPr="008113F0" w:rsidRDefault="008E7E6A" w:rsidP="008250E0">
            <w:pPr>
              <w:spacing w:after="0"/>
              <w:rPr>
                <w:ins w:id="670" w:author="Aleta Haflett" w:date="2014-11-03T18:24:00Z"/>
                <w:bCs/>
                <w:i/>
              </w:rPr>
            </w:pPr>
            <w:ins w:id="671" w:author="Aleta Haflett" w:date="2014-11-03T18:25:00Z">
              <w:r>
                <w:rPr>
                  <w:bCs/>
                  <w:i/>
                </w:rPr>
                <w:t xml:space="preserve">Select all that apply </w:t>
              </w:r>
            </w:ins>
          </w:p>
        </w:tc>
        <w:tc>
          <w:tcPr>
            <w:tcW w:w="4318" w:type="dxa"/>
            <w:gridSpan w:val="2"/>
            <w:tcBorders>
              <w:top w:val="single" w:sz="4" w:space="0" w:color="auto"/>
              <w:bottom w:val="single" w:sz="4" w:space="0" w:color="auto"/>
              <w:right w:val="single" w:sz="18" w:space="0" w:color="000000"/>
            </w:tcBorders>
          </w:tcPr>
          <w:p w14:paraId="6CFE62A8" w14:textId="77777777" w:rsidR="008E7E6A" w:rsidRDefault="008E7E6A" w:rsidP="00FA74D4">
            <w:pPr>
              <w:spacing w:after="0"/>
              <w:rPr>
                <w:ins w:id="672" w:author="Aleta Haflett" w:date="2014-11-03T18:25:00Z"/>
                <w:rFonts w:cs="Times New Roman"/>
                <w:w w:val="105"/>
              </w:rPr>
            </w:pPr>
            <w:ins w:id="673" w:author="Aleta Haflett" w:date="2014-11-03T18:25:00Z">
              <w:r>
                <w:rPr>
                  <w:rFonts w:cs="Times New Roman"/>
                  <w:w w:val="105"/>
                </w:rPr>
                <w:t>1=Planting trees</w:t>
              </w:r>
            </w:ins>
          </w:p>
          <w:p w14:paraId="08C65AAD" w14:textId="44771A25" w:rsidR="008E7E6A" w:rsidRDefault="008E7E6A" w:rsidP="00FA74D4">
            <w:pPr>
              <w:spacing w:after="0"/>
              <w:rPr>
                <w:ins w:id="674" w:author="Aleta Haflett" w:date="2014-11-03T18:25:00Z"/>
                <w:rFonts w:cs="Times New Roman"/>
                <w:w w:val="105"/>
              </w:rPr>
            </w:pPr>
            <w:ins w:id="675" w:author="Aleta Haflett" w:date="2014-11-03T18:25:00Z">
              <w:r>
                <w:rPr>
                  <w:rFonts w:cs="Times New Roman"/>
                  <w:w w:val="105"/>
                </w:rPr>
                <w:t>2=Cutting down undesired/competing trees</w:t>
              </w:r>
            </w:ins>
          </w:p>
          <w:p w14:paraId="607E0C2E" w14:textId="77777777" w:rsidR="008E7E6A" w:rsidRDefault="008E7E6A" w:rsidP="00FA74D4">
            <w:pPr>
              <w:spacing w:after="0"/>
              <w:rPr>
                <w:ins w:id="676" w:author="Aleta Haflett" w:date="2014-11-03T18:26:00Z"/>
                <w:rFonts w:cs="Times New Roman"/>
                <w:w w:val="105"/>
              </w:rPr>
            </w:pPr>
            <w:ins w:id="677" w:author="Aleta Haflett" w:date="2014-11-03T18:25:00Z">
              <w:r>
                <w:rPr>
                  <w:rFonts w:cs="Times New Roman"/>
                  <w:w w:val="105"/>
                </w:rPr>
                <w:t xml:space="preserve">3=Protecting certain desired trees </w:t>
              </w:r>
            </w:ins>
            <w:ins w:id="678" w:author="Aleta Haflett" w:date="2014-11-03T18:26:00Z">
              <w:r>
                <w:rPr>
                  <w:rFonts w:cs="Times New Roman"/>
                  <w:w w:val="105"/>
                </w:rPr>
                <w:t>in the forest to promote the natural regeneration of the species</w:t>
              </w:r>
            </w:ins>
          </w:p>
          <w:p w14:paraId="2F37F1C2" w14:textId="77777777" w:rsidR="008E7E6A" w:rsidRDefault="008E7E6A" w:rsidP="00FA74D4">
            <w:pPr>
              <w:spacing w:after="0"/>
              <w:rPr>
                <w:ins w:id="679" w:author="Aleta Haflett" w:date="2014-11-03T18:26:00Z"/>
                <w:rFonts w:cs="Times New Roman"/>
                <w:w w:val="105"/>
              </w:rPr>
            </w:pPr>
            <w:ins w:id="680" w:author="Aleta Haflett" w:date="2014-11-03T18:26:00Z">
              <w:r>
                <w:rPr>
                  <w:rFonts w:cs="Times New Roman"/>
                  <w:w w:val="105"/>
                </w:rPr>
                <w:t>4=Protecting areas of forest for particular environmental services, like water catchment</w:t>
              </w:r>
            </w:ins>
          </w:p>
          <w:p w14:paraId="7A30A75B" w14:textId="77777777" w:rsidR="008E7E6A" w:rsidRDefault="008E7E6A" w:rsidP="00FA74D4">
            <w:pPr>
              <w:spacing w:after="0"/>
              <w:rPr>
                <w:ins w:id="681" w:author="Aleta Haflett" w:date="2014-11-03T18:26:00Z"/>
                <w:rFonts w:cs="Times New Roman"/>
                <w:w w:val="105"/>
              </w:rPr>
            </w:pPr>
            <w:ins w:id="682" w:author="Aleta Haflett" w:date="2014-11-03T18:26:00Z">
              <w:r>
                <w:rPr>
                  <w:rFonts w:cs="Times New Roman"/>
                  <w:w w:val="105"/>
                </w:rPr>
                <w:t>5=Protecting areas of forest for particular beliefs/spiritual services</w:t>
              </w:r>
            </w:ins>
          </w:p>
          <w:p w14:paraId="15C9E765" w14:textId="77777777" w:rsidR="008E7E6A" w:rsidRDefault="008E7E6A" w:rsidP="00FA74D4">
            <w:pPr>
              <w:spacing w:after="0"/>
              <w:rPr>
                <w:ins w:id="683" w:author="Aleta Haflett" w:date="2014-11-03T18:26:00Z"/>
                <w:rFonts w:cs="Times New Roman"/>
                <w:w w:val="105"/>
              </w:rPr>
            </w:pPr>
            <w:ins w:id="684" w:author="Aleta Haflett" w:date="2014-11-03T18:26:00Z">
              <w:r>
                <w:rPr>
                  <w:rFonts w:cs="Times New Roman"/>
                  <w:w w:val="105"/>
                </w:rPr>
                <w:t>6=Establishing clear use rights for a limited number of people to particular forest products (honey, trees)</w:t>
              </w:r>
            </w:ins>
          </w:p>
          <w:p w14:paraId="596A0513" w14:textId="77777777" w:rsidR="008E7E6A" w:rsidRDefault="008E7E6A" w:rsidP="00FA74D4">
            <w:pPr>
              <w:spacing w:after="0"/>
              <w:rPr>
                <w:ins w:id="685" w:author="Aleta Haflett" w:date="2014-11-03T18:27:00Z"/>
                <w:rFonts w:cs="Times New Roman"/>
                <w:w w:val="105"/>
              </w:rPr>
            </w:pPr>
            <w:ins w:id="686" w:author="Aleta Haflett" w:date="2014-11-03T18:27:00Z">
              <w:r>
                <w:rPr>
                  <w:rFonts w:cs="Times New Roman"/>
                  <w:w w:val="105"/>
                </w:rPr>
                <w:t>7=Extension/education about forest management</w:t>
              </w:r>
            </w:ins>
          </w:p>
          <w:p w14:paraId="764AC32E" w14:textId="77777777" w:rsidR="008E7E6A" w:rsidRDefault="008E7E6A" w:rsidP="00FA74D4">
            <w:pPr>
              <w:spacing w:after="0"/>
              <w:rPr>
                <w:ins w:id="687" w:author="Aleta Haflett" w:date="2014-11-03T18:27:00Z"/>
                <w:rFonts w:cs="Times New Roman"/>
                <w:w w:val="105"/>
              </w:rPr>
            </w:pPr>
            <w:ins w:id="688" w:author="Aleta Haflett" w:date="2014-11-03T18:27:00Z">
              <w:r>
                <w:rPr>
                  <w:rFonts w:cs="Times New Roman"/>
                  <w:w w:val="105"/>
                </w:rPr>
                <w:t>8=Enacted bylaws (eg no bush burning in the forest)</w:t>
              </w:r>
            </w:ins>
          </w:p>
          <w:p w14:paraId="3A864F6E" w14:textId="77777777" w:rsidR="008E7E6A" w:rsidRDefault="008E7E6A" w:rsidP="00FA74D4">
            <w:pPr>
              <w:spacing w:after="0"/>
              <w:rPr>
                <w:ins w:id="689" w:author="Aleta Haflett" w:date="2014-11-03T18:27:00Z"/>
                <w:rFonts w:cs="Times New Roman"/>
                <w:w w:val="105"/>
              </w:rPr>
            </w:pPr>
            <w:ins w:id="690" w:author="Aleta Haflett" w:date="2014-11-03T18:27:00Z">
              <w:r>
                <w:rPr>
                  <w:rFonts w:cs="Times New Roman"/>
                  <w:w w:val="105"/>
                </w:rPr>
                <w:t xml:space="preserve">9=Mapping/inventory of forest resources </w:t>
              </w:r>
            </w:ins>
          </w:p>
          <w:p w14:paraId="3F44344A" w14:textId="50DC04ED" w:rsidR="008E7E6A" w:rsidRPr="008113F0" w:rsidRDefault="008E7E6A" w:rsidP="00FA74D4">
            <w:pPr>
              <w:spacing w:after="0"/>
              <w:rPr>
                <w:ins w:id="691" w:author="Aleta Haflett" w:date="2014-11-03T18:24:00Z"/>
                <w:rFonts w:cs="Times New Roman"/>
                <w:w w:val="105"/>
              </w:rPr>
            </w:pPr>
            <w:ins w:id="692" w:author="Aleta Haflett" w:date="2014-11-03T18:28:00Z">
              <w:r>
                <w:rPr>
                  <w:rFonts w:cs="Times New Roman"/>
                  <w:w w:val="105"/>
                </w:rPr>
                <w:t xml:space="preserve">97=Other, specify </w:t>
              </w:r>
            </w:ins>
          </w:p>
        </w:tc>
        <w:tc>
          <w:tcPr>
            <w:tcW w:w="722" w:type="dxa"/>
            <w:gridSpan w:val="2"/>
            <w:tcBorders>
              <w:top w:val="single" w:sz="4" w:space="0" w:color="auto"/>
              <w:left w:val="single" w:sz="18" w:space="0" w:color="000000"/>
              <w:bottom w:val="single" w:sz="4" w:space="0" w:color="auto"/>
              <w:right w:val="single" w:sz="18" w:space="0" w:color="000000"/>
            </w:tcBorders>
          </w:tcPr>
          <w:p w14:paraId="3696C8FF" w14:textId="77777777" w:rsidR="008E7E6A" w:rsidRPr="009559BE" w:rsidRDefault="008E7E6A" w:rsidP="008250E0">
            <w:pPr>
              <w:spacing w:after="0"/>
              <w:rPr>
                <w:ins w:id="693" w:author="Aleta Haflett" w:date="2014-11-03T18:24:00Z"/>
                <w:rFonts w:eastAsia="Calibri" w:cs="Times New Roman"/>
                <w:i/>
                <w:color w:val="A6A6A6"/>
              </w:rPr>
            </w:pPr>
          </w:p>
        </w:tc>
      </w:tr>
      <w:tr w:rsidR="00FA74D4" w:rsidRPr="009559BE" w14:paraId="18ADC7FE" w14:textId="77777777" w:rsidTr="00A405FF">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FA74D4" w:rsidRPr="009559BE" w:rsidRDefault="007D11DB" w:rsidP="008250E0">
            <w:pPr>
              <w:spacing w:after="0"/>
              <w:rPr>
                <w:rFonts w:eastAsia="Calibri" w:cs="Times New Roman"/>
              </w:rPr>
            </w:pPr>
            <w:r>
              <w:rPr>
                <w:rFonts w:eastAsia="Calibri" w:cs="Times New Roman"/>
              </w:rPr>
              <w:t>G25</w:t>
            </w:r>
          </w:p>
        </w:tc>
        <w:tc>
          <w:tcPr>
            <w:tcW w:w="4466" w:type="dxa"/>
            <w:tcBorders>
              <w:top w:val="single" w:sz="4" w:space="0" w:color="auto"/>
              <w:left w:val="single" w:sz="4" w:space="0" w:color="000000"/>
              <w:bottom w:val="single" w:sz="4" w:space="0" w:color="auto"/>
            </w:tcBorders>
          </w:tcPr>
          <w:p w14:paraId="6A7A9FED" w14:textId="77777777" w:rsidR="00FA74D4" w:rsidRDefault="00FA74D4" w:rsidP="008250E0">
            <w:pPr>
              <w:spacing w:after="0"/>
              <w:rPr>
                <w:bCs/>
              </w:rPr>
            </w:pPr>
            <w:r>
              <w:rPr>
                <w:bCs/>
              </w:rPr>
              <w:t xml:space="preserve">How are leaders selected? </w:t>
            </w:r>
          </w:p>
          <w:p w14:paraId="2F30240A" w14:textId="71EE2E20" w:rsidR="007D11DB" w:rsidRPr="007D11DB" w:rsidRDefault="007D11DB" w:rsidP="008250E0">
            <w:pPr>
              <w:spacing w:after="0"/>
              <w:rPr>
                <w:bCs/>
                <w:i/>
              </w:rPr>
            </w:pPr>
            <w:r>
              <w:rPr>
                <w:bCs/>
                <w:i/>
              </w:rPr>
              <w:t xml:space="preserve">If </w:t>
            </w:r>
            <w:r w:rsidR="000324F5">
              <w:rPr>
                <w:bCs/>
                <w:i/>
              </w:rPr>
              <w:t>not 3, skip G26</w:t>
            </w:r>
          </w:p>
        </w:tc>
        <w:tc>
          <w:tcPr>
            <w:tcW w:w="4318" w:type="dxa"/>
            <w:gridSpan w:val="2"/>
            <w:tcBorders>
              <w:top w:val="single" w:sz="4" w:space="0" w:color="auto"/>
              <w:bottom w:val="single" w:sz="4" w:space="0" w:color="auto"/>
              <w:right w:val="single" w:sz="18" w:space="0" w:color="000000"/>
            </w:tcBorders>
          </w:tcPr>
          <w:p w14:paraId="0BDB43C5" w14:textId="77777777" w:rsidR="00FA74D4" w:rsidRPr="007D11DB" w:rsidRDefault="007D11DB" w:rsidP="00FA74D4">
            <w:pPr>
              <w:spacing w:after="0"/>
              <w:rPr>
                <w:rFonts w:cs="Times New Roman"/>
                <w:w w:val="105"/>
              </w:rPr>
            </w:pPr>
            <w:r w:rsidRPr="007D11DB">
              <w:rPr>
                <w:rFonts w:cs="Times New Roman"/>
                <w:w w:val="105"/>
              </w:rPr>
              <w:t>1=</w:t>
            </w:r>
            <w:commentRangeStart w:id="694"/>
            <w:r w:rsidRPr="007D11DB">
              <w:rPr>
                <w:rFonts w:cs="Times New Roman"/>
                <w:w w:val="105"/>
              </w:rPr>
              <w:t>By appointment from the chief/headman</w:t>
            </w:r>
            <w:commentRangeEnd w:id="694"/>
            <w:r w:rsidR="0095507A">
              <w:rPr>
                <w:rStyle w:val="CommentReference"/>
              </w:rPr>
              <w:commentReference w:id="694"/>
            </w:r>
          </w:p>
          <w:p w14:paraId="07FC80FD" w14:textId="300BAAF3" w:rsidR="007D11DB" w:rsidRPr="007D11DB" w:rsidRDefault="007D11DB" w:rsidP="00FA74D4">
            <w:pPr>
              <w:spacing w:after="0"/>
              <w:rPr>
                <w:rFonts w:cs="Times New Roman"/>
                <w:w w:val="105"/>
              </w:rPr>
            </w:pPr>
            <w:r w:rsidRPr="007D11DB">
              <w:rPr>
                <w:rFonts w:cs="Times New Roman"/>
                <w:w w:val="105"/>
              </w:rPr>
              <w:t>2=By appointment from a village committee</w:t>
            </w:r>
          </w:p>
          <w:p w14:paraId="2ACDF98A" w14:textId="77777777" w:rsidR="007D11DB" w:rsidRPr="007D11DB" w:rsidRDefault="007D11DB" w:rsidP="00FA74D4">
            <w:pPr>
              <w:spacing w:after="0"/>
              <w:rPr>
                <w:rFonts w:cs="Times New Roman"/>
                <w:w w:val="105"/>
              </w:rPr>
            </w:pPr>
            <w:r w:rsidRPr="007D11DB">
              <w:rPr>
                <w:rFonts w:cs="Times New Roman"/>
                <w:w w:val="105"/>
              </w:rPr>
              <w:t>3=By election from the community</w:t>
            </w:r>
          </w:p>
          <w:p w14:paraId="641FEC51" w14:textId="77777777" w:rsidR="007D11DB" w:rsidRDefault="007D11DB" w:rsidP="00FA74D4">
            <w:pPr>
              <w:spacing w:after="0"/>
              <w:rPr>
                <w:rFonts w:cs="Times New Roman"/>
                <w:w w:val="105"/>
              </w:rPr>
            </w:pPr>
            <w:r w:rsidRPr="007D11DB">
              <w:rPr>
                <w:rFonts w:cs="Times New Roman"/>
                <w:w w:val="105"/>
              </w:rPr>
              <w:t>4=By election from the group</w:t>
            </w:r>
          </w:p>
          <w:p w14:paraId="6DCE174D" w14:textId="1660CC27" w:rsidR="007D11DB" w:rsidRDefault="007D11DB" w:rsidP="00FA74D4">
            <w:pPr>
              <w:spacing w:after="0"/>
              <w:rPr>
                <w:rFonts w:cs="Times New Roman"/>
                <w:w w:val="105"/>
              </w:rPr>
            </w:pPr>
            <w:r>
              <w:rPr>
                <w:rFonts w:cs="Times New Roman"/>
                <w:w w:val="105"/>
              </w:rPr>
              <w:t xml:space="preserve">5=Self-nomination/appointment </w:t>
            </w:r>
          </w:p>
          <w:p w14:paraId="1A84AC4B" w14:textId="77777777" w:rsidR="007D11DB" w:rsidRDefault="007D11DB" w:rsidP="00FA74D4">
            <w:pPr>
              <w:spacing w:after="0"/>
              <w:rPr>
                <w:rFonts w:cs="Times New Roman"/>
                <w:w w:val="105"/>
              </w:rPr>
            </w:pPr>
            <w:r>
              <w:rPr>
                <w:rFonts w:cs="Times New Roman"/>
                <w:w w:val="105"/>
              </w:rPr>
              <w:t xml:space="preserve">97=Other, specify </w:t>
            </w:r>
          </w:p>
          <w:p w14:paraId="64E35618" w14:textId="002B9828" w:rsidR="007D11DB" w:rsidRDefault="007D11DB" w:rsidP="00FA74D4">
            <w:pPr>
              <w:spacing w:after="0"/>
              <w:rPr>
                <w:rFonts w:cs="Times New Roman"/>
                <w:i/>
                <w:w w:val="105"/>
              </w:rPr>
            </w:pPr>
            <w:r>
              <w:rPr>
                <w:rFonts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FA74D4" w:rsidRPr="009559BE" w:rsidRDefault="00FA74D4" w:rsidP="008250E0">
            <w:pPr>
              <w:spacing w:after="0"/>
              <w:rPr>
                <w:rFonts w:eastAsia="Calibri" w:cs="Times New Roman"/>
                <w:i/>
                <w:color w:val="A6A6A6"/>
              </w:rPr>
            </w:pPr>
          </w:p>
        </w:tc>
      </w:tr>
      <w:tr w:rsidR="007D11DB" w:rsidRPr="009559BE" w14:paraId="3FA424B8" w14:textId="77777777" w:rsidTr="00A405FF">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7D11DB" w:rsidRDefault="007D11DB" w:rsidP="008250E0">
            <w:pPr>
              <w:spacing w:after="0"/>
              <w:rPr>
                <w:rFonts w:eastAsia="Calibri" w:cs="Times New Roman"/>
              </w:rPr>
            </w:pPr>
            <w:r>
              <w:rPr>
                <w:rFonts w:eastAsia="Calibri" w:cs="Times New Roman"/>
              </w:rPr>
              <w:lastRenderedPageBreak/>
              <w:t>G26</w:t>
            </w:r>
          </w:p>
        </w:tc>
        <w:tc>
          <w:tcPr>
            <w:tcW w:w="4466" w:type="dxa"/>
            <w:tcBorders>
              <w:top w:val="single" w:sz="4" w:space="0" w:color="auto"/>
              <w:left w:val="single" w:sz="4" w:space="0" w:color="000000"/>
              <w:bottom w:val="single" w:sz="4" w:space="0" w:color="auto"/>
            </w:tcBorders>
          </w:tcPr>
          <w:p w14:paraId="2B647815" w14:textId="52331B8D" w:rsidR="007D11DB" w:rsidRDefault="007D11DB" w:rsidP="008250E0">
            <w:pPr>
              <w:spacing w:after="0"/>
              <w:rPr>
                <w:bCs/>
              </w:rPr>
            </w:pPr>
            <w:r>
              <w:rPr>
                <w:bCs/>
              </w:rPr>
              <w:t xml:space="preserve">Did you or any other household members participate in electing the current leadership? </w:t>
            </w:r>
          </w:p>
        </w:tc>
        <w:tc>
          <w:tcPr>
            <w:tcW w:w="4318" w:type="dxa"/>
            <w:gridSpan w:val="2"/>
            <w:tcBorders>
              <w:top w:val="single" w:sz="4" w:space="0" w:color="auto"/>
              <w:bottom w:val="single" w:sz="4" w:space="0" w:color="auto"/>
              <w:right w:val="single" w:sz="18" w:space="0" w:color="000000"/>
            </w:tcBorders>
          </w:tcPr>
          <w:p w14:paraId="0DB4E2CB" w14:textId="77777777" w:rsidR="007D11DB" w:rsidRPr="008113F0" w:rsidRDefault="007D11DB" w:rsidP="007D11DB">
            <w:pPr>
              <w:spacing w:after="0"/>
              <w:rPr>
                <w:rFonts w:cs="Times New Roman"/>
                <w:w w:val="105"/>
              </w:rPr>
            </w:pPr>
            <w:r w:rsidRPr="008113F0">
              <w:rPr>
                <w:rFonts w:cs="Times New Roman"/>
                <w:w w:val="105"/>
              </w:rPr>
              <w:t>0=No</w:t>
            </w:r>
          </w:p>
          <w:p w14:paraId="485F95AB" w14:textId="6F6D2ECE" w:rsidR="007D11DB" w:rsidRPr="008113F0" w:rsidRDefault="007D11DB" w:rsidP="00196EC9">
            <w:pPr>
              <w:spacing w:after="0"/>
              <w:rPr>
                <w:rFonts w:cs="Times New Roman"/>
                <w:w w:val="105"/>
              </w:rPr>
            </w:pPr>
            <w:r w:rsidRPr="008113F0">
              <w:rPr>
                <w:rFonts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7D11DB" w:rsidRPr="009559BE" w:rsidRDefault="007D11DB" w:rsidP="008250E0">
            <w:pPr>
              <w:spacing w:after="0"/>
              <w:rPr>
                <w:rFonts w:eastAsia="Calibri" w:cs="Times New Roman"/>
                <w:i/>
                <w:color w:val="A6A6A6"/>
              </w:rPr>
            </w:pPr>
          </w:p>
        </w:tc>
      </w:tr>
      <w:tr w:rsidR="007D11DB" w:rsidRPr="009559BE" w14:paraId="0C8F57F3" w14:textId="77777777" w:rsidTr="00A405FF">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7D11DB" w:rsidRPr="009559BE" w:rsidRDefault="007D11DB" w:rsidP="008250E0">
            <w:pPr>
              <w:spacing w:after="0"/>
              <w:rPr>
                <w:rFonts w:eastAsia="Calibri" w:cs="Times New Roman"/>
              </w:rPr>
            </w:pPr>
            <w:r>
              <w:rPr>
                <w:rFonts w:eastAsia="Calibri" w:cs="Times New Roman"/>
              </w:rPr>
              <w:t>G27</w:t>
            </w:r>
          </w:p>
        </w:tc>
        <w:tc>
          <w:tcPr>
            <w:tcW w:w="4466" w:type="dxa"/>
            <w:tcBorders>
              <w:top w:val="single" w:sz="4" w:space="0" w:color="auto"/>
              <w:left w:val="single" w:sz="4" w:space="0" w:color="000000"/>
              <w:bottom w:val="single" w:sz="4" w:space="0" w:color="auto"/>
            </w:tcBorders>
          </w:tcPr>
          <w:p w14:paraId="093FD407" w14:textId="59AF5688" w:rsidR="007D11DB" w:rsidRDefault="007D11DB" w:rsidP="008250E0">
            <w:pPr>
              <w:spacing w:after="0"/>
              <w:rPr>
                <w:bCs/>
              </w:rPr>
            </w:pPr>
            <w:r>
              <w:rPr>
                <w:bCs/>
              </w:rPr>
              <w:t xml:space="preserve">Are you a leader? </w:t>
            </w:r>
          </w:p>
        </w:tc>
        <w:tc>
          <w:tcPr>
            <w:tcW w:w="4318" w:type="dxa"/>
            <w:gridSpan w:val="2"/>
            <w:tcBorders>
              <w:top w:val="single" w:sz="4" w:space="0" w:color="auto"/>
              <w:bottom w:val="single" w:sz="4" w:space="0" w:color="auto"/>
              <w:right w:val="single" w:sz="18" w:space="0" w:color="000000"/>
            </w:tcBorders>
          </w:tcPr>
          <w:p w14:paraId="666980BA" w14:textId="77777777" w:rsidR="007D11DB" w:rsidRPr="008113F0" w:rsidRDefault="007D11DB" w:rsidP="00196EC9">
            <w:pPr>
              <w:spacing w:after="0"/>
              <w:rPr>
                <w:ins w:id="695" w:author="Aleta Haflett" w:date="2014-11-03T09:45:00Z"/>
                <w:rFonts w:cs="Times New Roman"/>
                <w:w w:val="105"/>
              </w:rPr>
            </w:pPr>
            <w:ins w:id="696" w:author="Aleta Haflett" w:date="2014-11-03T09:45:00Z">
              <w:r w:rsidRPr="008113F0">
                <w:rPr>
                  <w:rFonts w:cs="Times New Roman"/>
                  <w:w w:val="105"/>
                </w:rPr>
                <w:t>0=No</w:t>
              </w:r>
            </w:ins>
          </w:p>
          <w:p w14:paraId="70B5B900" w14:textId="787C5E0C" w:rsidR="007D11DB" w:rsidRPr="008113F0" w:rsidRDefault="007D11DB" w:rsidP="00196EC9">
            <w:pPr>
              <w:spacing w:after="0"/>
              <w:rPr>
                <w:rFonts w:cs="Times New Roman"/>
                <w:w w:val="105"/>
              </w:rPr>
            </w:pPr>
            <w:ins w:id="697" w:author="Aleta Haflett" w:date="2014-11-03T09:45: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7D11DB" w:rsidRPr="009559BE" w:rsidRDefault="007D11DB" w:rsidP="008250E0">
            <w:pPr>
              <w:spacing w:after="0"/>
              <w:rPr>
                <w:rFonts w:eastAsia="Calibri" w:cs="Times New Roman"/>
                <w:i/>
                <w:color w:val="A6A6A6"/>
              </w:rPr>
            </w:pPr>
          </w:p>
        </w:tc>
      </w:tr>
      <w:tr w:rsidR="007D11DB" w:rsidRPr="009559BE" w14:paraId="1F8C6765" w14:textId="77777777" w:rsidTr="00A405FF">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7D11DB" w:rsidRPr="009559BE" w:rsidRDefault="000324F5" w:rsidP="008250E0">
            <w:pPr>
              <w:spacing w:after="0"/>
              <w:rPr>
                <w:rFonts w:eastAsia="Calibri" w:cs="Times New Roman"/>
              </w:rPr>
            </w:pPr>
            <w:r>
              <w:rPr>
                <w:rFonts w:eastAsia="Calibri" w:cs="Times New Roman"/>
              </w:rPr>
              <w:t>G28</w:t>
            </w:r>
          </w:p>
        </w:tc>
        <w:tc>
          <w:tcPr>
            <w:tcW w:w="4466" w:type="dxa"/>
            <w:tcBorders>
              <w:top w:val="single" w:sz="4" w:space="0" w:color="auto"/>
              <w:left w:val="single" w:sz="4" w:space="0" w:color="000000"/>
              <w:bottom w:val="single" w:sz="4" w:space="0" w:color="auto"/>
            </w:tcBorders>
          </w:tcPr>
          <w:p w14:paraId="74807CC3" w14:textId="3A62BD5E" w:rsidR="007D11DB" w:rsidRDefault="007D11DB" w:rsidP="008250E0">
            <w:pPr>
              <w:spacing w:after="0"/>
              <w:rPr>
                <w:bCs/>
              </w:rPr>
            </w:pPr>
            <w:r>
              <w:rPr>
                <w:bCs/>
              </w:rPr>
              <w:t xml:space="preserve">Are you a member? </w:t>
            </w:r>
          </w:p>
        </w:tc>
        <w:tc>
          <w:tcPr>
            <w:tcW w:w="4318" w:type="dxa"/>
            <w:gridSpan w:val="2"/>
            <w:tcBorders>
              <w:top w:val="single" w:sz="4" w:space="0" w:color="auto"/>
              <w:bottom w:val="single" w:sz="4" w:space="0" w:color="auto"/>
              <w:right w:val="single" w:sz="18" w:space="0" w:color="000000"/>
            </w:tcBorders>
          </w:tcPr>
          <w:p w14:paraId="760EB615" w14:textId="77777777" w:rsidR="007D11DB" w:rsidRPr="008113F0" w:rsidRDefault="007D11DB" w:rsidP="00AF35A3">
            <w:pPr>
              <w:spacing w:after="0"/>
              <w:rPr>
                <w:ins w:id="698" w:author="Aleta Haflett" w:date="2014-11-03T09:46:00Z"/>
                <w:rFonts w:cs="Times New Roman"/>
                <w:w w:val="105"/>
              </w:rPr>
            </w:pPr>
            <w:ins w:id="699" w:author="Aleta Haflett" w:date="2014-11-03T09:46:00Z">
              <w:r w:rsidRPr="008113F0">
                <w:rPr>
                  <w:rFonts w:cs="Times New Roman"/>
                  <w:w w:val="105"/>
                </w:rPr>
                <w:t>0=No</w:t>
              </w:r>
            </w:ins>
          </w:p>
          <w:p w14:paraId="003F31F1" w14:textId="2D6C3F7D" w:rsidR="007D11DB" w:rsidRPr="008113F0" w:rsidRDefault="007D11DB" w:rsidP="00AF35A3">
            <w:pPr>
              <w:spacing w:after="0"/>
              <w:rPr>
                <w:rFonts w:cs="Times New Roman"/>
                <w:w w:val="105"/>
              </w:rPr>
            </w:pPr>
            <w:ins w:id="700"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7D11DB" w:rsidRPr="009559BE" w:rsidRDefault="007D11DB" w:rsidP="008250E0">
            <w:pPr>
              <w:spacing w:after="0"/>
              <w:rPr>
                <w:rFonts w:eastAsia="Calibri" w:cs="Times New Roman"/>
                <w:i/>
                <w:color w:val="A6A6A6"/>
              </w:rPr>
            </w:pPr>
          </w:p>
        </w:tc>
      </w:tr>
      <w:tr w:rsidR="007D11DB" w:rsidRPr="009559BE" w14:paraId="71A94AC9" w14:textId="77777777" w:rsidTr="00A405FF">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7D11DB" w:rsidRPr="009559BE" w:rsidRDefault="000324F5" w:rsidP="008250E0">
            <w:pPr>
              <w:spacing w:after="0"/>
              <w:rPr>
                <w:rFonts w:eastAsia="Calibri" w:cs="Times New Roman"/>
              </w:rPr>
            </w:pPr>
            <w:r>
              <w:rPr>
                <w:rFonts w:eastAsia="Calibri" w:cs="Times New Roman"/>
              </w:rPr>
              <w:t>G29</w:t>
            </w:r>
          </w:p>
        </w:tc>
        <w:tc>
          <w:tcPr>
            <w:tcW w:w="4466" w:type="dxa"/>
            <w:tcBorders>
              <w:top w:val="single" w:sz="4" w:space="0" w:color="auto"/>
              <w:left w:val="single" w:sz="4" w:space="0" w:color="000000"/>
              <w:bottom w:val="single" w:sz="4" w:space="0" w:color="auto"/>
            </w:tcBorders>
          </w:tcPr>
          <w:p w14:paraId="31FF5ED3" w14:textId="3CC01153" w:rsidR="007D11DB" w:rsidRDefault="007D11DB" w:rsidP="008250E0">
            <w:pPr>
              <w:spacing w:after="0"/>
              <w:rPr>
                <w:bCs/>
              </w:rPr>
            </w:pPr>
            <w:r>
              <w:rPr>
                <w:bCs/>
              </w:rPr>
              <w:t xml:space="preserve">Do members have to be land owners? </w:t>
            </w:r>
          </w:p>
        </w:tc>
        <w:tc>
          <w:tcPr>
            <w:tcW w:w="4318" w:type="dxa"/>
            <w:gridSpan w:val="2"/>
            <w:tcBorders>
              <w:top w:val="single" w:sz="4" w:space="0" w:color="auto"/>
              <w:bottom w:val="single" w:sz="4" w:space="0" w:color="auto"/>
              <w:right w:val="single" w:sz="18" w:space="0" w:color="000000"/>
            </w:tcBorders>
          </w:tcPr>
          <w:p w14:paraId="2CCC5BA1" w14:textId="77777777" w:rsidR="007D11DB" w:rsidRPr="008113F0" w:rsidRDefault="007D11DB" w:rsidP="00AF35A3">
            <w:pPr>
              <w:spacing w:after="0"/>
              <w:rPr>
                <w:ins w:id="701" w:author="Aleta Haflett" w:date="2014-11-03T09:46:00Z"/>
                <w:rFonts w:cs="Times New Roman"/>
                <w:w w:val="105"/>
              </w:rPr>
            </w:pPr>
            <w:ins w:id="702" w:author="Aleta Haflett" w:date="2014-11-03T09:46:00Z">
              <w:r w:rsidRPr="008113F0">
                <w:rPr>
                  <w:rFonts w:cs="Times New Roman"/>
                  <w:w w:val="105"/>
                </w:rPr>
                <w:t>0=No</w:t>
              </w:r>
            </w:ins>
          </w:p>
          <w:p w14:paraId="2CE59DD2" w14:textId="36E3F253" w:rsidR="007D11DB" w:rsidRPr="008113F0" w:rsidRDefault="007D11DB" w:rsidP="00AF35A3">
            <w:pPr>
              <w:spacing w:after="0"/>
              <w:rPr>
                <w:rFonts w:cs="Times New Roman"/>
                <w:w w:val="105"/>
              </w:rPr>
            </w:pPr>
            <w:ins w:id="703"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7D11DB" w:rsidRPr="009559BE" w:rsidRDefault="007D11DB" w:rsidP="008250E0">
            <w:pPr>
              <w:spacing w:after="0"/>
              <w:rPr>
                <w:rFonts w:eastAsia="Calibri" w:cs="Times New Roman"/>
                <w:i/>
                <w:color w:val="A6A6A6"/>
              </w:rPr>
            </w:pPr>
          </w:p>
        </w:tc>
      </w:tr>
      <w:tr w:rsidR="007D11DB" w:rsidRPr="009559BE" w14:paraId="1987F232" w14:textId="77777777" w:rsidTr="00A405FF">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7D11DB" w:rsidRPr="009559BE" w:rsidRDefault="000324F5" w:rsidP="008250E0">
            <w:pPr>
              <w:spacing w:after="0"/>
              <w:rPr>
                <w:rFonts w:eastAsia="Calibri" w:cs="Times New Roman"/>
              </w:rPr>
            </w:pPr>
            <w:r>
              <w:rPr>
                <w:rFonts w:eastAsia="Calibri" w:cs="Times New Roman"/>
              </w:rPr>
              <w:t>G30</w:t>
            </w:r>
          </w:p>
        </w:tc>
        <w:tc>
          <w:tcPr>
            <w:tcW w:w="4466" w:type="dxa"/>
            <w:tcBorders>
              <w:top w:val="single" w:sz="4" w:space="0" w:color="auto"/>
              <w:left w:val="single" w:sz="4" w:space="0" w:color="000000"/>
              <w:bottom w:val="single" w:sz="4" w:space="0" w:color="auto"/>
            </w:tcBorders>
          </w:tcPr>
          <w:p w14:paraId="08B5AD25" w14:textId="2F656F6D" w:rsidR="007D11DB" w:rsidRDefault="007D11DB" w:rsidP="008250E0">
            <w:pPr>
              <w:spacing w:after="0"/>
              <w:rPr>
                <w:bCs/>
              </w:rPr>
            </w:pPr>
            <w:r>
              <w:rPr>
                <w:bCs/>
              </w:rPr>
              <w:t xml:space="preserve">Can anyone in the village be a member? </w:t>
            </w:r>
          </w:p>
          <w:p w14:paraId="6D1BE4BF" w14:textId="77777777" w:rsidR="007D11DB" w:rsidRDefault="007D11DB" w:rsidP="008250E0">
            <w:pPr>
              <w:spacing w:after="0"/>
              <w:rPr>
                <w:bCs/>
              </w:rPr>
            </w:pPr>
          </w:p>
        </w:tc>
        <w:tc>
          <w:tcPr>
            <w:tcW w:w="4318" w:type="dxa"/>
            <w:gridSpan w:val="2"/>
            <w:tcBorders>
              <w:top w:val="single" w:sz="4" w:space="0" w:color="auto"/>
              <w:bottom w:val="single" w:sz="4" w:space="0" w:color="auto"/>
              <w:right w:val="single" w:sz="18" w:space="0" w:color="000000"/>
            </w:tcBorders>
          </w:tcPr>
          <w:p w14:paraId="47C775AD" w14:textId="77777777" w:rsidR="007D11DB" w:rsidRPr="008113F0" w:rsidRDefault="007D11DB" w:rsidP="00302C97">
            <w:pPr>
              <w:spacing w:after="0"/>
              <w:rPr>
                <w:ins w:id="704" w:author="Aleta Haflett" w:date="2014-11-03T09:46:00Z"/>
                <w:rFonts w:cs="Times New Roman"/>
                <w:w w:val="105"/>
              </w:rPr>
            </w:pPr>
            <w:ins w:id="705" w:author="Aleta Haflett" w:date="2014-11-03T09:46:00Z">
              <w:r w:rsidRPr="008113F0">
                <w:rPr>
                  <w:rFonts w:cs="Times New Roman"/>
                  <w:w w:val="105"/>
                </w:rPr>
                <w:t>0=No</w:t>
              </w:r>
            </w:ins>
          </w:p>
          <w:p w14:paraId="62236979" w14:textId="49FA39C0" w:rsidR="007D11DB" w:rsidRPr="008113F0" w:rsidRDefault="007D11DB" w:rsidP="00302C97">
            <w:pPr>
              <w:spacing w:after="0"/>
              <w:rPr>
                <w:rFonts w:cs="Times New Roman"/>
                <w:w w:val="105"/>
              </w:rPr>
            </w:pPr>
            <w:ins w:id="706"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7D11DB" w:rsidRPr="009559BE" w:rsidRDefault="007D11DB" w:rsidP="008250E0">
            <w:pPr>
              <w:spacing w:after="0"/>
              <w:rPr>
                <w:rFonts w:eastAsia="Calibri" w:cs="Times New Roman"/>
                <w:i/>
                <w:color w:val="A6A6A6"/>
              </w:rPr>
            </w:pPr>
          </w:p>
        </w:tc>
      </w:tr>
      <w:tr w:rsidR="007D11DB" w:rsidRPr="009559BE" w14:paraId="08273F1E" w14:textId="77777777" w:rsidTr="00A405FF">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7D11DB" w:rsidRPr="009559BE" w:rsidRDefault="000324F5" w:rsidP="008250E0">
            <w:pPr>
              <w:spacing w:after="0"/>
              <w:rPr>
                <w:rFonts w:eastAsia="Calibri" w:cs="Times New Roman"/>
              </w:rPr>
            </w:pPr>
            <w:r>
              <w:rPr>
                <w:rFonts w:eastAsia="Calibri" w:cs="Times New Roman"/>
              </w:rPr>
              <w:t>G31</w:t>
            </w:r>
          </w:p>
        </w:tc>
        <w:tc>
          <w:tcPr>
            <w:tcW w:w="4466" w:type="dxa"/>
            <w:tcBorders>
              <w:top w:val="single" w:sz="4" w:space="0" w:color="auto"/>
              <w:left w:val="single" w:sz="4" w:space="0" w:color="000000"/>
              <w:bottom w:val="single" w:sz="4" w:space="0" w:color="000000"/>
            </w:tcBorders>
          </w:tcPr>
          <w:p w14:paraId="5648FE4D" w14:textId="207AC9DF" w:rsidR="007D11DB" w:rsidRPr="009559BE" w:rsidRDefault="007D11DB" w:rsidP="00AD4C44">
            <w:pPr>
              <w:spacing w:after="0"/>
              <w:rPr>
                <w:bCs/>
              </w:rPr>
            </w:pPr>
            <w:r w:rsidRPr="009559BE">
              <w:rPr>
                <w:bCs/>
              </w:rPr>
              <w:t xml:space="preserve">How satisfied are you </w:t>
            </w:r>
            <w:r>
              <w:rPr>
                <w:bCs/>
              </w:rPr>
              <w:t xml:space="preserve">with how this village committee/institution is managing the local forest(s)? </w:t>
            </w:r>
          </w:p>
        </w:tc>
        <w:tc>
          <w:tcPr>
            <w:tcW w:w="4318" w:type="dxa"/>
            <w:gridSpan w:val="2"/>
            <w:tcBorders>
              <w:top w:val="single" w:sz="4" w:space="0" w:color="auto"/>
              <w:bottom w:val="single" w:sz="4" w:space="0" w:color="000000"/>
              <w:right w:val="single" w:sz="18" w:space="0" w:color="000000"/>
            </w:tcBorders>
          </w:tcPr>
          <w:p w14:paraId="756BCE00" w14:textId="77777777" w:rsidR="007D11DB" w:rsidRPr="009559BE" w:rsidRDefault="007D11DB" w:rsidP="00FA74D4">
            <w:pPr>
              <w:spacing w:after="0"/>
              <w:rPr>
                <w:rFonts w:cs="Times New Roman"/>
                <w:w w:val="105"/>
              </w:rPr>
            </w:pPr>
            <w:r w:rsidRPr="009559BE">
              <w:rPr>
                <w:rFonts w:cs="Times New Roman"/>
                <w:w w:val="105"/>
              </w:rPr>
              <w:t>1=Very satisfied</w:t>
            </w:r>
          </w:p>
          <w:p w14:paraId="43CAC8A4" w14:textId="77777777" w:rsidR="007D11DB" w:rsidRPr="009559BE" w:rsidRDefault="007D11DB" w:rsidP="00FA74D4">
            <w:pPr>
              <w:spacing w:after="0"/>
              <w:rPr>
                <w:rFonts w:cs="Times New Roman"/>
                <w:w w:val="105"/>
              </w:rPr>
            </w:pPr>
            <w:r w:rsidRPr="009559BE">
              <w:rPr>
                <w:rFonts w:cs="Times New Roman"/>
                <w:w w:val="105"/>
              </w:rPr>
              <w:t>2=Satisfied</w:t>
            </w:r>
          </w:p>
          <w:p w14:paraId="5580121F" w14:textId="77777777" w:rsidR="007D11DB" w:rsidRPr="009559BE" w:rsidRDefault="007D11DB" w:rsidP="00FA74D4">
            <w:pPr>
              <w:spacing w:after="0"/>
              <w:rPr>
                <w:rFonts w:cs="Times New Roman"/>
                <w:w w:val="105"/>
              </w:rPr>
            </w:pPr>
            <w:r w:rsidRPr="009559BE">
              <w:rPr>
                <w:rFonts w:cs="Times New Roman"/>
                <w:w w:val="105"/>
              </w:rPr>
              <w:t>3=Neutral</w:t>
            </w:r>
          </w:p>
          <w:p w14:paraId="2D44013C" w14:textId="77777777" w:rsidR="007D11DB" w:rsidRPr="009559BE" w:rsidRDefault="007D11DB" w:rsidP="00FA74D4">
            <w:pPr>
              <w:spacing w:after="0"/>
              <w:rPr>
                <w:rFonts w:cs="Times New Roman"/>
                <w:w w:val="105"/>
              </w:rPr>
            </w:pPr>
            <w:r w:rsidRPr="009559BE">
              <w:rPr>
                <w:rFonts w:cs="Times New Roman"/>
                <w:w w:val="105"/>
              </w:rPr>
              <w:t>4=Dissatisfied</w:t>
            </w:r>
          </w:p>
          <w:p w14:paraId="24F029B3" w14:textId="77777777" w:rsidR="007D11DB" w:rsidRPr="009559BE" w:rsidRDefault="007D11DB" w:rsidP="00FA74D4">
            <w:pPr>
              <w:spacing w:after="0"/>
              <w:rPr>
                <w:rFonts w:cs="Times New Roman"/>
                <w:w w:val="105"/>
              </w:rPr>
            </w:pPr>
            <w:r w:rsidRPr="009559BE">
              <w:rPr>
                <w:rFonts w:cs="Times New Roman"/>
                <w:w w:val="105"/>
              </w:rPr>
              <w:t>5=Very dissatisfied</w:t>
            </w:r>
          </w:p>
          <w:p w14:paraId="4950B4D3" w14:textId="059A996B"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7D11DB" w:rsidRPr="009559BE" w:rsidRDefault="007D11DB" w:rsidP="008250E0">
            <w:pPr>
              <w:spacing w:after="0"/>
              <w:rPr>
                <w:rFonts w:eastAsia="Calibri" w:cs="Times New Roman"/>
                <w:i/>
                <w:color w:val="A6A6A6"/>
              </w:rPr>
            </w:pPr>
          </w:p>
        </w:tc>
      </w:tr>
      <w:tr w:rsidR="007D11DB" w:rsidRPr="009559BE" w14:paraId="5264615F" w14:textId="77777777" w:rsidTr="00A405FF">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7D11DB" w:rsidRPr="009559BE" w:rsidRDefault="000324F5" w:rsidP="008250E0">
            <w:pPr>
              <w:spacing w:after="0"/>
              <w:rPr>
                <w:rFonts w:eastAsia="Calibri" w:cs="Times New Roman"/>
              </w:rPr>
            </w:pPr>
            <w:r>
              <w:rPr>
                <w:rFonts w:eastAsia="Calibri" w:cs="Times New Roman"/>
              </w:rPr>
              <w:t>G32</w:t>
            </w:r>
          </w:p>
        </w:tc>
        <w:tc>
          <w:tcPr>
            <w:tcW w:w="4466" w:type="dxa"/>
            <w:tcBorders>
              <w:top w:val="single" w:sz="4" w:space="0" w:color="000000"/>
              <w:left w:val="single" w:sz="4" w:space="0" w:color="000000"/>
              <w:bottom w:val="single" w:sz="4" w:space="0" w:color="000000"/>
            </w:tcBorders>
          </w:tcPr>
          <w:p w14:paraId="1CCBA141" w14:textId="1AC0C256" w:rsidR="007D11DB" w:rsidRPr="009559BE" w:rsidRDefault="007D11DB" w:rsidP="008250E0">
            <w:pPr>
              <w:spacing w:after="0"/>
              <w:rPr>
                <w:bCs/>
              </w:rPr>
            </w:pPr>
            <w:r w:rsidRPr="009559BE">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7D11DB" w:rsidRPr="009559BE" w:rsidRDefault="007D11DB" w:rsidP="008250E0">
            <w:pPr>
              <w:spacing w:after="0"/>
              <w:rPr>
                <w:rFonts w:cs="Times New Roman"/>
                <w:w w:val="105"/>
              </w:rPr>
            </w:pPr>
            <w:r w:rsidRPr="009559BE">
              <w:rPr>
                <w:rFonts w:cs="Times New Roman"/>
                <w:w w:val="105"/>
              </w:rPr>
              <w:t>1=Very satisfied</w:t>
            </w:r>
          </w:p>
          <w:p w14:paraId="58E3CCB5" w14:textId="77777777" w:rsidR="007D11DB" w:rsidRPr="009559BE" w:rsidRDefault="007D11DB" w:rsidP="008250E0">
            <w:pPr>
              <w:spacing w:after="0"/>
              <w:rPr>
                <w:rFonts w:cs="Times New Roman"/>
                <w:w w:val="105"/>
              </w:rPr>
            </w:pPr>
            <w:r w:rsidRPr="009559BE">
              <w:rPr>
                <w:rFonts w:cs="Times New Roman"/>
                <w:w w:val="105"/>
              </w:rPr>
              <w:t>2=Satisfied</w:t>
            </w:r>
          </w:p>
          <w:p w14:paraId="363112AC" w14:textId="77777777" w:rsidR="007D11DB" w:rsidRPr="009559BE" w:rsidRDefault="007D11DB" w:rsidP="008250E0">
            <w:pPr>
              <w:spacing w:after="0"/>
              <w:rPr>
                <w:rFonts w:cs="Times New Roman"/>
                <w:w w:val="105"/>
              </w:rPr>
            </w:pPr>
            <w:r w:rsidRPr="009559BE">
              <w:rPr>
                <w:rFonts w:cs="Times New Roman"/>
                <w:w w:val="105"/>
              </w:rPr>
              <w:t>3=Neutral</w:t>
            </w:r>
          </w:p>
          <w:p w14:paraId="13A61EF0" w14:textId="77777777" w:rsidR="007D11DB" w:rsidRPr="009559BE" w:rsidRDefault="007D11DB" w:rsidP="008250E0">
            <w:pPr>
              <w:spacing w:after="0"/>
              <w:rPr>
                <w:rFonts w:cs="Times New Roman"/>
                <w:w w:val="105"/>
              </w:rPr>
            </w:pPr>
            <w:r w:rsidRPr="009559BE">
              <w:rPr>
                <w:rFonts w:cs="Times New Roman"/>
                <w:w w:val="105"/>
              </w:rPr>
              <w:t>4=Dissatisfied</w:t>
            </w:r>
          </w:p>
          <w:p w14:paraId="66FD977B" w14:textId="77777777" w:rsidR="007D11DB" w:rsidRPr="009559BE" w:rsidRDefault="007D11DB" w:rsidP="008250E0">
            <w:pPr>
              <w:spacing w:after="0"/>
              <w:rPr>
                <w:rFonts w:cs="Times New Roman"/>
                <w:w w:val="105"/>
              </w:rPr>
            </w:pPr>
            <w:r w:rsidRPr="009559BE">
              <w:rPr>
                <w:rFonts w:cs="Times New Roman"/>
                <w:w w:val="105"/>
              </w:rPr>
              <w:t>5=Very dissatisfied</w:t>
            </w:r>
          </w:p>
          <w:p w14:paraId="29A92FAA" w14:textId="77777777"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7D11DB" w:rsidRPr="009559BE" w:rsidRDefault="007D11D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41115C9A" w14:textId="77777777" w:rsidTr="00A405FF">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7D11DB" w:rsidRPr="009559BE" w:rsidRDefault="000324F5" w:rsidP="008250E0">
            <w:pPr>
              <w:spacing w:after="0"/>
              <w:rPr>
                <w:rFonts w:eastAsia="Calibri" w:cs="Times New Roman"/>
              </w:rPr>
            </w:pPr>
            <w:r>
              <w:rPr>
                <w:rFonts w:eastAsia="Calibri" w:cs="Times New Roman"/>
              </w:rPr>
              <w:t>G33</w:t>
            </w:r>
          </w:p>
        </w:tc>
        <w:tc>
          <w:tcPr>
            <w:tcW w:w="4466" w:type="dxa"/>
            <w:tcBorders>
              <w:top w:val="single" w:sz="4" w:space="0" w:color="000000"/>
              <w:left w:val="single" w:sz="4" w:space="0" w:color="000000"/>
              <w:bottom w:val="single" w:sz="4" w:space="0" w:color="000000"/>
            </w:tcBorders>
          </w:tcPr>
          <w:p w14:paraId="263D82E0" w14:textId="24256ACF" w:rsidR="007D11DB" w:rsidRPr="009559BE" w:rsidRDefault="007D11DB" w:rsidP="008250E0">
            <w:pPr>
              <w:spacing w:after="0"/>
              <w:rPr>
                <w:bCs/>
              </w:rPr>
            </w:pPr>
            <w:r w:rsidRPr="009559BE">
              <w:rPr>
                <w:bCs/>
              </w:rPr>
              <w:t xml:space="preserve">How satisfied are you with the </w:t>
            </w:r>
            <w:r w:rsidRPr="00AD4C44">
              <w:rPr>
                <w:b/>
                <w:bCs/>
              </w:rPr>
              <w:t xml:space="preserve">enforcement </w:t>
            </w:r>
            <w:r w:rsidRPr="009559BE">
              <w:rPr>
                <w:bCs/>
              </w:rPr>
              <w:t>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7D11DB" w:rsidRPr="009559BE" w:rsidRDefault="007D11DB" w:rsidP="008250E0">
            <w:pPr>
              <w:spacing w:after="0"/>
              <w:rPr>
                <w:rFonts w:cs="Times New Roman"/>
                <w:w w:val="105"/>
              </w:rPr>
            </w:pPr>
            <w:r w:rsidRPr="009559BE">
              <w:rPr>
                <w:rFonts w:cs="Times New Roman"/>
                <w:w w:val="105"/>
              </w:rPr>
              <w:t>1=Very satisfied</w:t>
            </w:r>
          </w:p>
          <w:p w14:paraId="49F6D939" w14:textId="77777777" w:rsidR="007D11DB" w:rsidRPr="009559BE" w:rsidRDefault="007D11DB" w:rsidP="008250E0">
            <w:pPr>
              <w:spacing w:after="0"/>
              <w:rPr>
                <w:rFonts w:cs="Times New Roman"/>
                <w:w w:val="105"/>
              </w:rPr>
            </w:pPr>
            <w:r w:rsidRPr="009559BE">
              <w:rPr>
                <w:rFonts w:cs="Times New Roman"/>
                <w:w w:val="105"/>
              </w:rPr>
              <w:t>2=Satisfied</w:t>
            </w:r>
          </w:p>
          <w:p w14:paraId="1DF848D5" w14:textId="77777777" w:rsidR="007D11DB" w:rsidRPr="009559BE" w:rsidRDefault="007D11DB" w:rsidP="008250E0">
            <w:pPr>
              <w:spacing w:after="0"/>
              <w:rPr>
                <w:rFonts w:cs="Times New Roman"/>
                <w:w w:val="105"/>
              </w:rPr>
            </w:pPr>
            <w:r w:rsidRPr="009559BE">
              <w:rPr>
                <w:rFonts w:cs="Times New Roman"/>
                <w:w w:val="105"/>
              </w:rPr>
              <w:t>3=Neutral</w:t>
            </w:r>
          </w:p>
          <w:p w14:paraId="590EE726" w14:textId="77777777" w:rsidR="007D11DB" w:rsidRPr="009559BE" w:rsidRDefault="007D11DB" w:rsidP="008250E0">
            <w:pPr>
              <w:spacing w:after="0"/>
              <w:rPr>
                <w:rFonts w:cs="Times New Roman"/>
                <w:w w:val="105"/>
              </w:rPr>
            </w:pPr>
            <w:r w:rsidRPr="009559BE">
              <w:rPr>
                <w:rFonts w:cs="Times New Roman"/>
                <w:w w:val="105"/>
              </w:rPr>
              <w:t>4=Dissatisfied</w:t>
            </w:r>
          </w:p>
          <w:p w14:paraId="2BC6797E" w14:textId="77777777" w:rsidR="007D11DB" w:rsidRPr="009559BE" w:rsidRDefault="007D11DB" w:rsidP="008250E0">
            <w:pPr>
              <w:spacing w:after="0"/>
              <w:rPr>
                <w:rFonts w:cs="Times New Roman"/>
                <w:w w:val="105"/>
              </w:rPr>
            </w:pPr>
            <w:r w:rsidRPr="009559BE">
              <w:rPr>
                <w:rFonts w:cs="Times New Roman"/>
                <w:w w:val="105"/>
              </w:rPr>
              <w:t>5=Very dissatisfied</w:t>
            </w:r>
          </w:p>
          <w:p w14:paraId="782FA4B2" w14:textId="77777777"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7D11DB" w:rsidRPr="009559BE" w:rsidRDefault="007D11D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05900C15" w14:textId="77777777" w:rsidTr="00A405F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7D11DB" w:rsidRPr="009559BE" w:rsidRDefault="000324F5" w:rsidP="008250E0">
            <w:pPr>
              <w:spacing w:after="0"/>
              <w:rPr>
                <w:w w:val="105"/>
              </w:rPr>
            </w:pPr>
            <w:r>
              <w:rPr>
                <w:w w:val="105"/>
              </w:rPr>
              <w:t>G34</w:t>
            </w:r>
          </w:p>
        </w:tc>
        <w:tc>
          <w:tcPr>
            <w:tcW w:w="4466" w:type="dxa"/>
            <w:tcBorders>
              <w:top w:val="single" w:sz="4" w:space="0" w:color="000000"/>
              <w:left w:val="single" w:sz="4" w:space="0" w:color="auto"/>
              <w:bottom w:val="single" w:sz="4" w:space="0" w:color="000000"/>
              <w:right w:val="nil"/>
            </w:tcBorders>
          </w:tcPr>
          <w:p w14:paraId="2FAE81E5" w14:textId="5A478A89" w:rsidR="007D11DB" w:rsidRPr="009559BE" w:rsidRDefault="007D11DB" w:rsidP="00AD4C44">
            <w:pPr>
              <w:spacing w:after="0"/>
            </w:pPr>
            <w:r w:rsidRPr="009559BE">
              <w:rPr>
                <w:bCs/>
              </w:rPr>
              <w:t xml:space="preserve">Do you think that your household has good information about how forest management revenues and expenditures are handled by the </w:t>
            </w:r>
            <w:r>
              <w:rPr>
                <w:bCs/>
              </w:rPr>
              <w:t>committee/institution</w:t>
            </w:r>
            <w:r w:rsidRPr="009559BE">
              <w:rPr>
                <w:bCs/>
              </w:rPr>
              <w:t xml:space="preserve"> in your village?</w:t>
            </w:r>
          </w:p>
        </w:tc>
        <w:tc>
          <w:tcPr>
            <w:tcW w:w="2160" w:type="dxa"/>
            <w:tcBorders>
              <w:top w:val="single" w:sz="4" w:space="0" w:color="000000"/>
              <w:left w:val="nil"/>
              <w:bottom w:val="single" w:sz="4" w:space="0" w:color="000000"/>
              <w:right w:val="nil"/>
            </w:tcBorders>
          </w:tcPr>
          <w:p w14:paraId="54B9FC0A" w14:textId="77777777" w:rsidR="007D11DB" w:rsidRPr="009559BE" w:rsidRDefault="007D11DB" w:rsidP="008250E0">
            <w:pPr>
              <w:spacing w:after="0"/>
            </w:pPr>
            <w:r w:rsidRPr="009559BE">
              <w:t>1=Strongly agree</w:t>
            </w:r>
          </w:p>
          <w:p w14:paraId="7E070144" w14:textId="77777777" w:rsidR="007D11DB" w:rsidRPr="009559BE" w:rsidRDefault="007D11DB" w:rsidP="008250E0">
            <w:pPr>
              <w:spacing w:after="0"/>
            </w:pPr>
            <w:r w:rsidRPr="009559BE">
              <w:t>2=Agree</w:t>
            </w:r>
          </w:p>
          <w:p w14:paraId="6DC894A6" w14:textId="77777777" w:rsidR="007D11DB" w:rsidRPr="009559BE" w:rsidRDefault="007D11DB" w:rsidP="008250E0">
            <w:pPr>
              <w:spacing w:after="0"/>
            </w:pPr>
            <w:r w:rsidRPr="009559BE">
              <w:t>3=Neither agree nor disagree</w:t>
            </w:r>
          </w:p>
          <w:p w14:paraId="42FB8364" w14:textId="77777777" w:rsidR="007D11DB" w:rsidRPr="009559BE" w:rsidRDefault="007D11D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7D11DB" w:rsidRPr="009559BE" w:rsidRDefault="007D11DB" w:rsidP="008250E0">
            <w:pPr>
              <w:spacing w:after="0"/>
            </w:pPr>
            <w:r w:rsidRPr="009559BE">
              <w:t>5=Strongly disagree</w:t>
            </w:r>
          </w:p>
          <w:p w14:paraId="174ABD25" w14:textId="77777777" w:rsidR="007D11DB" w:rsidRPr="009559BE" w:rsidRDefault="007D11DB" w:rsidP="008250E0">
            <w:pPr>
              <w:spacing w:after="0"/>
              <w:rPr>
                <w:rFonts w:cs="Times New Roman"/>
                <w:w w:val="105"/>
              </w:rPr>
            </w:pPr>
            <w:r w:rsidRPr="009559BE">
              <w:rPr>
                <w:rFonts w:cs="Times New Roman"/>
                <w:w w:val="105"/>
              </w:rPr>
              <w:t>888=Don't know</w:t>
            </w:r>
          </w:p>
          <w:p w14:paraId="2946F269" w14:textId="77777777" w:rsidR="007D11DB" w:rsidRPr="009559BE" w:rsidRDefault="007D11D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7D11DB" w:rsidRPr="009559BE" w:rsidRDefault="007D11DB" w:rsidP="008250E0">
            <w:pPr>
              <w:spacing w:after="0"/>
            </w:pPr>
            <w:r w:rsidRPr="009559BE">
              <w:t>(Code)</w:t>
            </w:r>
          </w:p>
        </w:tc>
      </w:tr>
      <w:tr w:rsidR="007D11DB" w:rsidRPr="009559BE" w14:paraId="78F6F942" w14:textId="77777777" w:rsidTr="00A405F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7D11DB" w:rsidRPr="009559BE" w:rsidRDefault="000324F5" w:rsidP="008250E0">
            <w:pPr>
              <w:spacing w:after="0"/>
              <w:rPr>
                <w:w w:val="105"/>
              </w:rPr>
            </w:pPr>
            <w:r>
              <w:rPr>
                <w:w w:val="105"/>
              </w:rPr>
              <w:t>G35</w:t>
            </w:r>
          </w:p>
        </w:tc>
        <w:tc>
          <w:tcPr>
            <w:tcW w:w="4466" w:type="dxa"/>
            <w:tcBorders>
              <w:top w:val="single" w:sz="4" w:space="0" w:color="000000"/>
              <w:left w:val="single" w:sz="4" w:space="0" w:color="auto"/>
              <w:bottom w:val="single" w:sz="4" w:space="0" w:color="000000"/>
              <w:right w:val="nil"/>
            </w:tcBorders>
          </w:tcPr>
          <w:p w14:paraId="3D94D2D7" w14:textId="3DCE6B6F" w:rsidR="007D11DB" w:rsidRPr="009559BE" w:rsidRDefault="007D11DB" w:rsidP="008250E0">
            <w:pPr>
              <w:spacing w:after="0"/>
            </w:pPr>
            <w:commentRangeStart w:id="707"/>
            <w:r w:rsidRPr="009559BE">
              <w:rPr>
                <w:bCs/>
              </w:rPr>
              <w:t>Do you think that your household has sufficient knowledge about forest management to participate in developing forest management rules to guide community- or co- forest management?</w:t>
            </w:r>
            <w:commentRangeEnd w:id="707"/>
            <w:r w:rsidR="008E6AAE">
              <w:rPr>
                <w:rStyle w:val="CommentReference"/>
              </w:rPr>
              <w:commentReference w:id="707"/>
            </w:r>
          </w:p>
        </w:tc>
        <w:tc>
          <w:tcPr>
            <w:tcW w:w="2160" w:type="dxa"/>
            <w:tcBorders>
              <w:top w:val="single" w:sz="4" w:space="0" w:color="000000"/>
              <w:left w:val="nil"/>
              <w:bottom w:val="single" w:sz="4" w:space="0" w:color="000000"/>
              <w:right w:val="nil"/>
            </w:tcBorders>
          </w:tcPr>
          <w:p w14:paraId="116945D8" w14:textId="77777777" w:rsidR="007D11DB" w:rsidRPr="009559BE" w:rsidRDefault="007D11DB" w:rsidP="008250E0">
            <w:pPr>
              <w:spacing w:after="0"/>
            </w:pPr>
            <w:r w:rsidRPr="009559BE">
              <w:t>1=Strongly agree</w:t>
            </w:r>
          </w:p>
          <w:p w14:paraId="0EA92ABE" w14:textId="77777777" w:rsidR="007D11DB" w:rsidRPr="009559BE" w:rsidRDefault="007D11DB" w:rsidP="008250E0">
            <w:pPr>
              <w:spacing w:after="0"/>
            </w:pPr>
            <w:r w:rsidRPr="009559BE">
              <w:t>2=Agree</w:t>
            </w:r>
          </w:p>
          <w:p w14:paraId="0AD96224" w14:textId="77777777" w:rsidR="007D11DB" w:rsidRPr="009559BE" w:rsidRDefault="007D11DB" w:rsidP="008250E0">
            <w:pPr>
              <w:spacing w:after="0"/>
            </w:pPr>
            <w:r w:rsidRPr="009559BE">
              <w:t>3=Neither agree nor disagree</w:t>
            </w:r>
          </w:p>
          <w:p w14:paraId="5096AB83" w14:textId="77777777" w:rsidR="007D11DB" w:rsidRPr="009559BE" w:rsidRDefault="007D11D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7D11DB" w:rsidRPr="009559BE" w:rsidRDefault="007D11DB" w:rsidP="008250E0">
            <w:pPr>
              <w:spacing w:after="0"/>
            </w:pPr>
            <w:r w:rsidRPr="009559BE">
              <w:t>5=Strongly disagree</w:t>
            </w:r>
          </w:p>
          <w:p w14:paraId="5E10B2A4" w14:textId="77777777" w:rsidR="007D11DB" w:rsidRPr="009559BE" w:rsidRDefault="007D11DB" w:rsidP="008250E0">
            <w:pPr>
              <w:spacing w:after="0"/>
              <w:rPr>
                <w:rFonts w:cs="Times New Roman"/>
                <w:w w:val="105"/>
              </w:rPr>
            </w:pPr>
            <w:r w:rsidRPr="009559BE">
              <w:rPr>
                <w:rFonts w:cs="Times New Roman"/>
                <w:w w:val="105"/>
              </w:rPr>
              <w:t>888=Don't know</w:t>
            </w:r>
          </w:p>
          <w:p w14:paraId="41A23550" w14:textId="77777777" w:rsidR="007D11DB" w:rsidRPr="009559BE" w:rsidRDefault="007D11D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7D11DB" w:rsidRPr="009559BE" w:rsidRDefault="007D11DB" w:rsidP="008250E0">
            <w:pPr>
              <w:spacing w:after="0"/>
            </w:pPr>
            <w:r w:rsidRPr="009559BE">
              <w:t>(Code)</w:t>
            </w:r>
          </w:p>
        </w:tc>
      </w:tr>
    </w:tbl>
    <w:p w14:paraId="6230D63F" w14:textId="77777777" w:rsidR="00726F64" w:rsidRDefault="00726F64" w:rsidP="001512DD">
      <w:pPr>
        <w:spacing w:after="0" w:line="240" w:lineRule="auto"/>
        <w:contextualSpacing/>
        <w:sectPr w:rsidR="00726F64" w:rsidSect="00512DC2">
          <w:pgSz w:w="12240" w:h="15840"/>
          <w:pgMar w:top="1440" w:right="1080" w:bottom="1440" w:left="1080" w:header="720" w:footer="720" w:gutter="0"/>
          <w:cols w:space="720"/>
          <w:docGrid w:linePitch="360"/>
        </w:sectPr>
      </w:pPr>
    </w:p>
    <w:p w14:paraId="548DDED3" w14:textId="48B95449" w:rsidR="00F7697D" w:rsidRPr="001512DD" w:rsidRDefault="000324F5" w:rsidP="00F7697D">
      <w:pPr>
        <w:spacing w:afterLines="20" w:after="48" w:line="240" w:lineRule="auto"/>
        <w:contextualSpacing/>
        <w:rPr>
          <w:rFonts w:eastAsia="Times New Roman" w:cs="Times New Roman"/>
          <w:b/>
          <w:bCs/>
        </w:rPr>
      </w:pPr>
      <w:r>
        <w:rPr>
          <w:rFonts w:eastAsia="Times New Roman" w:cs="Times New Roman"/>
          <w:b/>
          <w:bCs/>
        </w:rPr>
        <w:lastRenderedPageBreak/>
        <w:t>SECTION H</w:t>
      </w:r>
      <w:r w:rsidR="00F7697D" w:rsidRPr="001512DD">
        <w:rPr>
          <w:rFonts w:eastAsia="Times New Roman" w:cs="Times New Roman"/>
          <w:b/>
          <w:bCs/>
        </w:rPr>
        <w:t>. OVERALL FARM LAND QUESTIONS</w:t>
      </w:r>
    </w:p>
    <w:p w14:paraId="61AA2AED" w14:textId="77777777" w:rsidR="00F7697D" w:rsidRPr="001512DD" w:rsidRDefault="00F7697D" w:rsidP="00F7697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2517"/>
        <w:gridCol w:w="1795"/>
        <w:gridCol w:w="20"/>
        <w:gridCol w:w="712"/>
      </w:tblGrid>
      <w:tr w:rsidR="00F7697D" w:rsidRPr="001512DD" w14:paraId="79878CD1"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1512DD" w:rsidRDefault="00C20927" w:rsidP="00F7697D">
            <w:pPr>
              <w:spacing w:after="0"/>
              <w:rPr>
                <w:w w:val="105"/>
              </w:rPr>
            </w:pPr>
            <w:r>
              <w:rPr>
                <w:w w:val="105"/>
              </w:rPr>
              <w:t>H.1</w:t>
            </w:r>
          </w:p>
        </w:tc>
        <w:tc>
          <w:tcPr>
            <w:tcW w:w="7194" w:type="dxa"/>
            <w:gridSpan w:val="2"/>
            <w:tcBorders>
              <w:top w:val="single" w:sz="4" w:space="0" w:color="000000"/>
              <w:left w:val="single" w:sz="4" w:space="0" w:color="auto"/>
              <w:bottom w:val="single" w:sz="4" w:space="0" w:color="000000"/>
              <w:right w:val="single" w:sz="18" w:space="0" w:color="000000"/>
            </w:tcBorders>
          </w:tcPr>
          <w:p w14:paraId="54942DA7" w14:textId="4E3E7ED1" w:rsidR="00F7697D" w:rsidRPr="001512DD" w:rsidRDefault="00F7697D" w:rsidP="00F7697D">
            <w:pPr>
              <w:spacing w:after="0"/>
              <w:rPr>
                <w:w w:val="105"/>
              </w:rPr>
            </w:pPr>
            <w:r w:rsidRPr="001512DD">
              <w:rPr>
                <w:w w:val="105"/>
              </w:rPr>
              <w:t>During this agricultural year (2013/2014), what is the total land area that your household owns? (</w:t>
            </w:r>
            <w:r w:rsidRPr="001512DD">
              <w:rPr>
                <w:b/>
                <w:w w:val="105"/>
              </w:rPr>
              <w:t>landarea_own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3A845B8"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1512DD" w:rsidRDefault="00C20927" w:rsidP="00F7697D">
            <w:pPr>
              <w:spacing w:after="0"/>
              <w:rPr>
                <w:rFonts w:eastAsia="Calibri" w:cs="Times New Roman"/>
              </w:rPr>
            </w:pPr>
            <w:r>
              <w:rPr>
                <w:rFonts w:eastAsia="Calibri"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1512DD" w:rsidRDefault="00F7697D"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1512DD" w:rsidRDefault="00F7697D" w:rsidP="00F7697D">
            <w:pPr>
              <w:spacing w:after="0"/>
              <w:rPr>
                <w:rFonts w:cs="Times New Roman"/>
                <w:w w:val="105"/>
              </w:rPr>
            </w:pPr>
            <w:r w:rsidRPr="001512DD">
              <w:rPr>
                <w:rFonts w:cs="Times New Roman"/>
                <w:w w:val="105"/>
              </w:rPr>
              <w:t>1=Lima</w:t>
            </w:r>
          </w:p>
          <w:p w14:paraId="0BCD4442" w14:textId="77777777" w:rsidR="00F7697D" w:rsidRPr="001512DD" w:rsidRDefault="00F7697D" w:rsidP="00F7697D">
            <w:pPr>
              <w:spacing w:after="0"/>
              <w:rPr>
                <w:rFonts w:cs="Times New Roman"/>
                <w:w w:val="105"/>
              </w:rPr>
            </w:pPr>
            <w:r w:rsidRPr="001512DD">
              <w:rPr>
                <w:rFonts w:cs="Times New Roman"/>
                <w:w w:val="105"/>
              </w:rPr>
              <w:t>2=Acre</w:t>
            </w:r>
          </w:p>
          <w:p w14:paraId="5CC05EEF" w14:textId="77777777" w:rsidR="00F7697D" w:rsidRPr="001512DD" w:rsidRDefault="00F7697D" w:rsidP="00F7697D">
            <w:pPr>
              <w:spacing w:after="0"/>
              <w:rPr>
                <w:rFonts w:cs="Times New Roman"/>
                <w:w w:val="105"/>
              </w:rPr>
            </w:pPr>
            <w:r w:rsidRPr="001512DD">
              <w:rPr>
                <w:rFonts w:cs="Times New Roman"/>
                <w:w w:val="105"/>
              </w:rPr>
              <w:t>3=Hectare</w:t>
            </w:r>
          </w:p>
          <w:p w14:paraId="5B06D130" w14:textId="77777777" w:rsidR="00F7697D" w:rsidRPr="001512DD" w:rsidRDefault="00F7697D" w:rsidP="00F7697D">
            <w:pPr>
              <w:spacing w:after="0"/>
              <w:rPr>
                <w:rFonts w:cs="Times New Roman"/>
                <w:w w:val="105"/>
              </w:rPr>
            </w:pPr>
            <w:r w:rsidRPr="001512DD">
              <w:rPr>
                <w:rFonts w:cs="Times New Roman"/>
                <w:w w:val="105"/>
              </w:rPr>
              <w:t>4=Square meter</w:t>
            </w:r>
          </w:p>
          <w:p w14:paraId="2F93FA87" w14:textId="77777777" w:rsidR="00F7697D" w:rsidRPr="001512DD" w:rsidRDefault="00F7697D" w:rsidP="00F7697D">
            <w:pPr>
              <w:spacing w:after="0"/>
              <w:rPr>
                <w:rFonts w:cs="Times New Roman"/>
                <w:w w:val="105"/>
              </w:rPr>
            </w:pPr>
            <w:r w:rsidRPr="001512DD">
              <w:rPr>
                <w:rFonts w:cs="Times New Roman"/>
                <w:w w:val="105"/>
              </w:rPr>
              <w:t>5=Steps</w:t>
            </w:r>
          </w:p>
          <w:p w14:paraId="5AFEC995" w14:textId="77777777" w:rsidR="00F7697D" w:rsidRPr="001512DD" w:rsidRDefault="00F7697D" w:rsidP="00F7697D">
            <w:pPr>
              <w:spacing w:after="0"/>
            </w:pPr>
            <w:r w:rsidRPr="001512DD">
              <w:rPr>
                <w:rFonts w:cs="Times New Roman"/>
                <w:w w:val="105"/>
              </w:rPr>
              <w:t>6=Ropes</w:t>
            </w:r>
          </w:p>
          <w:p w14:paraId="7B885056"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77EF312"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D215DB1" w14:textId="77777777" w:rsidTr="00C20927">
        <w:trPr>
          <w:trHeight w:val="20"/>
          <w:ins w:id="708" w:author="Aleta Haflett" w:date="2014-11-03T10:18:00Z"/>
        </w:trPr>
        <w:tc>
          <w:tcPr>
            <w:tcW w:w="574" w:type="dxa"/>
            <w:tcBorders>
              <w:top w:val="single" w:sz="4" w:space="0" w:color="000000"/>
              <w:left w:val="single" w:sz="4" w:space="0" w:color="000000"/>
              <w:bottom w:val="single" w:sz="4" w:space="0" w:color="000000"/>
              <w:right w:val="single" w:sz="4" w:space="0" w:color="auto"/>
            </w:tcBorders>
          </w:tcPr>
          <w:p w14:paraId="7DA05AA7" w14:textId="7D5B90B8" w:rsidR="00C77E6C" w:rsidRPr="001512DD" w:rsidRDefault="00C20927" w:rsidP="00F7697D">
            <w:pPr>
              <w:spacing w:after="0"/>
              <w:rPr>
                <w:ins w:id="709" w:author="Aleta Haflett" w:date="2014-11-03T10:18:00Z"/>
                <w:w w:val="105"/>
              </w:rPr>
            </w:pPr>
            <w:r>
              <w:rPr>
                <w:w w:val="105"/>
              </w:rPr>
              <w:t>H2</w:t>
            </w:r>
          </w:p>
        </w:tc>
        <w:tc>
          <w:tcPr>
            <w:tcW w:w="7194" w:type="dxa"/>
            <w:gridSpan w:val="2"/>
            <w:tcBorders>
              <w:top w:val="single" w:sz="4" w:space="0" w:color="000000"/>
              <w:left w:val="single" w:sz="4" w:space="0" w:color="auto"/>
              <w:bottom w:val="single" w:sz="4" w:space="0" w:color="000000"/>
              <w:right w:val="single" w:sz="18" w:space="0" w:color="000000"/>
            </w:tcBorders>
          </w:tcPr>
          <w:p w14:paraId="08A0340A" w14:textId="5179B75D" w:rsidR="00C77E6C" w:rsidRDefault="00C77E6C" w:rsidP="00F7697D">
            <w:pPr>
              <w:spacing w:afterLines="20" w:after="48" w:line="240" w:lineRule="auto"/>
              <w:ind w:left="10"/>
              <w:contextualSpacing/>
              <w:rPr>
                <w:ins w:id="710" w:author="Aleta Haflett" w:date="2014-11-03T10:18:00Z"/>
                <w:w w:val="105"/>
              </w:rPr>
            </w:pPr>
            <w:ins w:id="711" w:author="Aleta Haflett" w:date="2014-11-03T10:18:00Z">
              <w:r>
                <w:rPr>
                  <w:w w:val="105"/>
                </w:rPr>
                <w:t xml:space="preserve">How much land does your household have </w:t>
              </w:r>
              <w:r w:rsidRPr="00C77E6C">
                <w:rPr>
                  <w:w w:val="105"/>
                </w:rPr>
                <w:t>in total</w:t>
              </w:r>
              <w:r>
                <w:rPr>
                  <w:w w:val="105"/>
                </w:rPr>
                <w:t>?</w:t>
              </w:r>
            </w:ins>
          </w:p>
          <w:p w14:paraId="0BC2B833" w14:textId="611294B3" w:rsidR="00C77E6C" w:rsidRPr="00C77E6C" w:rsidRDefault="00C77E6C" w:rsidP="00F7697D">
            <w:pPr>
              <w:spacing w:afterLines="20" w:after="48" w:line="240" w:lineRule="auto"/>
              <w:ind w:left="10"/>
              <w:contextualSpacing/>
              <w:rPr>
                <w:ins w:id="712" w:author="Aleta Haflett" w:date="2014-11-03T10:18:00Z"/>
                <w:i/>
                <w:w w:val="105"/>
              </w:rPr>
            </w:pPr>
            <w:ins w:id="713" w:author="Aleta Haflett" w:date="2014-11-03T10:18:00Z">
              <w:r>
                <w:rPr>
                  <w:i/>
                  <w:w w:val="105"/>
                </w:rPr>
                <w:t>Excluding land rented out</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482135FF" w14:textId="4046BA68" w:rsidR="00C77E6C" w:rsidRPr="001512DD" w:rsidRDefault="00C77E6C" w:rsidP="00F7697D">
            <w:pPr>
              <w:spacing w:after="0"/>
              <w:rPr>
                <w:ins w:id="714" w:author="Aleta Haflett" w:date="2014-11-03T10:18:00Z"/>
                <w:i/>
                <w:color w:val="A6A6A6" w:themeColor="background1" w:themeShade="A6"/>
              </w:rPr>
            </w:pPr>
            <w:ins w:id="715" w:author="Aleta Haflett" w:date="2014-11-03T10:18:00Z">
              <w:r>
                <w:rPr>
                  <w:i/>
                  <w:color w:val="A6A6A6" w:themeColor="background1" w:themeShade="A6"/>
                </w:rPr>
                <w:t>(integer)</w:t>
              </w:r>
            </w:ins>
          </w:p>
        </w:tc>
      </w:tr>
      <w:tr w:rsidR="00C77E6C" w:rsidRPr="001512DD" w14:paraId="1C8EF2CE" w14:textId="77777777" w:rsidTr="00C20927">
        <w:trPr>
          <w:trHeight w:val="20"/>
          <w:ins w:id="716" w:author="Aleta Haflett" w:date="2014-11-03T10:18:00Z"/>
        </w:trPr>
        <w:tc>
          <w:tcPr>
            <w:tcW w:w="574" w:type="dxa"/>
            <w:tcBorders>
              <w:top w:val="single" w:sz="4" w:space="0" w:color="000000"/>
              <w:left w:val="single" w:sz="4" w:space="0" w:color="000000"/>
              <w:bottom w:val="single" w:sz="4" w:space="0" w:color="000000"/>
              <w:right w:val="single" w:sz="4" w:space="0" w:color="auto"/>
            </w:tcBorders>
          </w:tcPr>
          <w:p w14:paraId="62C963C1" w14:textId="746A99C2" w:rsidR="00C77E6C" w:rsidRPr="001512DD" w:rsidRDefault="00C20927" w:rsidP="00F7697D">
            <w:pPr>
              <w:spacing w:after="0"/>
              <w:rPr>
                <w:ins w:id="717" w:author="Aleta Haflett" w:date="2014-11-03T10:18:00Z"/>
                <w:w w:val="105"/>
              </w:rPr>
            </w:pPr>
            <w:r>
              <w:rPr>
                <w:w w:val="105"/>
              </w:rPr>
              <w:t>H2b</w:t>
            </w:r>
          </w:p>
        </w:tc>
        <w:tc>
          <w:tcPr>
            <w:tcW w:w="7194" w:type="dxa"/>
            <w:gridSpan w:val="2"/>
            <w:tcBorders>
              <w:top w:val="single" w:sz="4" w:space="0" w:color="000000"/>
              <w:left w:val="single" w:sz="4" w:space="0" w:color="auto"/>
              <w:bottom w:val="single" w:sz="4" w:space="0" w:color="000000"/>
              <w:right w:val="single" w:sz="18" w:space="0" w:color="000000"/>
            </w:tcBorders>
          </w:tcPr>
          <w:p w14:paraId="6304CBC9" w14:textId="2D832342" w:rsidR="00C77E6C" w:rsidRDefault="00C77E6C" w:rsidP="00C20927">
            <w:pPr>
              <w:spacing w:afterLines="20" w:after="48" w:line="240" w:lineRule="auto"/>
              <w:ind w:left="10"/>
              <w:contextualSpacing/>
              <w:rPr>
                <w:ins w:id="718" w:author="Aleta Haflett" w:date="2014-11-03T10:18:00Z"/>
                <w:w w:val="105"/>
              </w:rPr>
            </w:pPr>
            <w:ins w:id="719" w:author="Aleta Haflett" w:date="2014-11-03T10:18:00Z">
              <w:r w:rsidRPr="001512DD">
                <w:rPr>
                  <w:w w:val="105"/>
                </w:rPr>
                <w:t xml:space="preserve">Units </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0AA956E4" w14:textId="77777777" w:rsidR="00C77E6C" w:rsidRPr="001512DD" w:rsidRDefault="00C77E6C" w:rsidP="00C77E6C">
            <w:pPr>
              <w:spacing w:after="0"/>
              <w:rPr>
                <w:ins w:id="720" w:author="Aleta Haflett" w:date="2014-11-03T10:18:00Z"/>
                <w:rFonts w:cs="Times New Roman"/>
                <w:w w:val="105"/>
              </w:rPr>
            </w:pPr>
            <w:ins w:id="721" w:author="Aleta Haflett" w:date="2014-11-03T10:18:00Z">
              <w:r w:rsidRPr="001512DD">
                <w:rPr>
                  <w:rFonts w:cs="Times New Roman"/>
                  <w:w w:val="105"/>
                </w:rPr>
                <w:t>1=Lima</w:t>
              </w:r>
            </w:ins>
          </w:p>
          <w:p w14:paraId="1D771F01" w14:textId="77777777" w:rsidR="00C77E6C" w:rsidRPr="001512DD" w:rsidRDefault="00C77E6C" w:rsidP="00C77E6C">
            <w:pPr>
              <w:spacing w:after="0"/>
              <w:rPr>
                <w:ins w:id="722" w:author="Aleta Haflett" w:date="2014-11-03T10:18:00Z"/>
                <w:rFonts w:cs="Times New Roman"/>
                <w:w w:val="105"/>
              </w:rPr>
            </w:pPr>
            <w:ins w:id="723" w:author="Aleta Haflett" w:date="2014-11-03T10:18:00Z">
              <w:r w:rsidRPr="001512DD">
                <w:rPr>
                  <w:rFonts w:cs="Times New Roman"/>
                  <w:w w:val="105"/>
                </w:rPr>
                <w:t>2=Acre</w:t>
              </w:r>
            </w:ins>
          </w:p>
          <w:p w14:paraId="7DED2959" w14:textId="77777777" w:rsidR="00C77E6C" w:rsidRPr="001512DD" w:rsidRDefault="00C77E6C" w:rsidP="00C77E6C">
            <w:pPr>
              <w:spacing w:after="0"/>
              <w:rPr>
                <w:ins w:id="724" w:author="Aleta Haflett" w:date="2014-11-03T10:18:00Z"/>
                <w:rFonts w:cs="Times New Roman"/>
                <w:w w:val="105"/>
              </w:rPr>
            </w:pPr>
            <w:ins w:id="725" w:author="Aleta Haflett" w:date="2014-11-03T10:18:00Z">
              <w:r w:rsidRPr="001512DD">
                <w:rPr>
                  <w:rFonts w:cs="Times New Roman"/>
                  <w:w w:val="105"/>
                </w:rPr>
                <w:t>3=Hectare</w:t>
              </w:r>
            </w:ins>
          </w:p>
          <w:p w14:paraId="0E58402F" w14:textId="77777777" w:rsidR="00C77E6C" w:rsidRPr="001512DD" w:rsidRDefault="00C77E6C" w:rsidP="00C77E6C">
            <w:pPr>
              <w:spacing w:after="0"/>
              <w:rPr>
                <w:ins w:id="726" w:author="Aleta Haflett" w:date="2014-11-03T10:18:00Z"/>
                <w:rFonts w:cs="Times New Roman"/>
                <w:w w:val="105"/>
              </w:rPr>
            </w:pPr>
            <w:ins w:id="727" w:author="Aleta Haflett" w:date="2014-11-03T10:18:00Z">
              <w:r w:rsidRPr="001512DD">
                <w:rPr>
                  <w:rFonts w:cs="Times New Roman"/>
                  <w:w w:val="105"/>
                </w:rPr>
                <w:t>4=Square meter</w:t>
              </w:r>
            </w:ins>
          </w:p>
          <w:p w14:paraId="6AA3007F" w14:textId="77777777" w:rsidR="00C77E6C" w:rsidRPr="001512DD" w:rsidRDefault="00C77E6C" w:rsidP="00C77E6C">
            <w:pPr>
              <w:spacing w:after="0"/>
              <w:rPr>
                <w:ins w:id="728" w:author="Aleta Haflett" w:date="2014-11-03T10:18:00Z"/>
                <w:rFonts w:cs="Times New Roman"/>
                <w:w w:val="105"/>
              </w:rPr>
            </w:pPr>
            <w:ins w:id="729" w:author="Aleta Haflett" w:date="2014-11-03T10:18:00Z">
              <w:r w:rsidRPr="001512DD">
                <w:rPr>
                  <w:rFonts w:cs="Times New Roman"/>
                  <w:w w:val="105"/>
                </w:rPr>
                <w:t>5=Steps</w:t>
              </w:r>
            </w:ins>
          </w:p>
          <w:p w14:paraId="0A56F589" w14:textId="77777777" w:rsidR="00C77E6C" w:rsidRPr="001512DD" w:rsidRDefault="00C77E6C" w:rsidP="00C77E6C">
            <w:pPr>
              <w:spacing w:after="0"/>
              <w:rPr>
                <w:ins w:id="730" w:author="Aleta Haflett" w:date="2014-11-03T10:18:00Z"/>
              </w:rPr>
            </w:pPr>
            <w:ins w:id="731" w:author="Aleta Haflett" w:date="2014-11-03T10:18:00Z">
              <w:r w:rsidRPr="001512DD">
                <w:rPr>
                  <w:rFonts w:cs="Times New Roman"/>
                  <w:w w:val="105"/>
                </w:rPr>
                <w:t>6=Ropes</w:t>
              </w:r>
            </w:ins>
          </w:p>
          <w:p w14:paraId="4A0AD4B5" w14:textId="451643BD" w:rsidR="00C77E6C" w:rsidRPr="001512DD" w:rsidRDefault="00C77E6C" w:rsidP="00F7697D">
            <w:pPr>
              <w:spacing w:after="0"/>
              <w:rPr>
                <w:ins w:id="732" w:author="Aleta Haflett" w:date="2014-11-03T10:18:00Z"/>
                <w:i/>
                <w:color w:val="A6A6A6" w:themeColor="background1" w:themeShade="A6"/>
              </w:rPr>
            </w:pPr>
            <w:ins w:id="733" w:author="Aleta Haflett" w:date="2014-11-03T10:18:00Z">
              <w:r w:rsidRPr="001512DD">
                <w:rPr>
                  <w:rFonts w:cs="Times New Roman"/>
                  <w:w w:val="105"/>
                </w:rPr>
                <w:t>888=Don't know</w:t>
              </w:r>
            </w:ins>
          </w:p>
        </w:tc>
      </w:tr>
      <w:tr w:rsidR="00C77E6C" w:rsidRPr="001512DD" w14:paraId="38A4336B"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1512DD" w:rsidRDefault="00C20927" w:rsidP="00F7697D">
            <w:pPr>
              <w:spacing w:after="0"/>
              <w:rPr>
                <w:w w:val="105"/>
              </w:rPr>
            </w:pPr>
            <w:r>
              <w:rPr>
                <w:w w:val="105"/>
              </w:rPr>
              <w:t>H3</w:t>
            </w:r>
          </w:p>
        </w:tc>
        <w:tc>
          <w:tcPr>
            <w:tcW w:w="7194" w:type="dxa"/>
            <w:gridSpan w:val="2"/>
            <w:tcBorders>
              <w:top w:val="single" w:sz="4" w:space="0" w:color="000000"/>
              <w:left w:val="single" w:sz="4" w:space="0" w:color="auto"/>
              <w:bottom w:val="single" w:sz="4" w:space="0" w:color="000000"/>
              <w:right w:val="single" w:sz="18" w:space="0" w:color="000000"/>
            </w:tcBorders>
          </w:tcPr>
          <w:p w14:paraId="64DE4F98" w14:textId="3CCA57BC" w:rsidR="00C77E6C" w:rsidRPr="001512DD" w:rsidRDefault="00C77E6C" w:rsidP="00C20927">
            <w:pPr>
              <w:spacing w:afterLines="20" w:after="48" w:line="240" w:lineRule="auto"/>
              <w:contextualSpacing/>
              <w:rPr>
                <w:w w:val="105"/>
              </w:rPr>
            </w:pPr>
            <w:r w:rsidRPr="001512DD">
              <w:rPr>
                <w:w w:val="105"/>
              </w:rPr>
              <w:t>During this agricultural year (2013/2014), what is the total land area that your household rents FROM other households?  (</w:t>
            </w:r>
            <w:r w:rsidRPr="001512DD">
              <w:rPr>
                <w:b/>
                <w:w w:val="105"/>
              </w:rPr>
              <w:t>landarea_bwrentin</w:t>
            </w:r>
            <w:r w:rsidRPr="001512DD">
              <w:rPr>
                <w:w w:val="105"/>
              </w:rPr>
              <w:t>)</w:t>
            </w:r>
          </w:p>
          <w:p w14:paraId="3FA05854" w14:textId="77777777" w:rsidR="00C77E6C" w:rsidRPr="001512DD" w:rsidRDefault="00C77E6C"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05696DC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1512DD" w:rsidRDefault="00C20927" w:rsidP="00F7697D">
            <w:pPr>
              <w:spacing w:after="0"/>
              <w:rPr>
                <w:rFonts w:eastAsia="Calibri" w:cs="Times New Roman"/>
              </w:rPr>
            </w:pPr>
            <w:r>
              <w:rPr>
                <w:rFonts w:eastAsia="Calibri"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1512DD" w:rsidRDefault="00C77E6C" w:rsidP="00F7697D">
            <w:pPr>
              <w:spacing w:after="0"/>
              <w:rPr>
                <w:rFonts w:cs="Times New Roman"/>
                <w:w w:val="105"/>
              </w:rPr>
            </w:pPr>
            <w:r w:rsidRPr="001512DD">
              <w:rPr>
                <w:rFonts w:cs="Times New Roman"/>
                <w:w w:val="105"/>
              </w:rPr>
              <w:t>1=Lima</w:t>
            </w:r>
          </w:p>
          <w:p w14:paraId="2E313697" w14:textId="77777777" w:rsidR="00C77E6C" w:rsidRPr="001512DD" w:rsidRDefault="00C77E6C" w:rsidP="00F7697D">
            <w:pPr>
              <w:spacing w:after="0"/>
              <w:rPr>
                <w:rFonts w:cs="Times New Roman"/>
                <w:w w:val="105"/>
              </w:rPr>
            </w:pPr>
            <w:r w:rsidRPr="001512DD">
              <w:rPr>
                <w:rFonts w:cs="Times New Roman"/>
                <w:w w:val="105"/>
              </w:rPr>
              <w:t>2=Acre</w:t>
            </w:r>
          </w:p>
          <w:p w14:paraId="31081420" w14:textId="77777777" w:rsidR="00C77E6C" w:rsidRPr="001512DD" w:rsidRDefault="00C77E6C" w:rsidP="00F7697D">
            <w:pPr>
              <w:spacing w:after="0"/>
              <w:rPr>
                <w:rFonts w:cs="Times New Roman"/>
                <w:w w:val="105"/>
              </w:rPr>
            </w:pPr>
            <w:r w:rsidRPr="001512DD">
              <w:rPr>
                <w:rFonts w:cs="Times New Roman"/>
                <w:w w:val="105"/>
              </w:rPr>
              <w:t>3=Hectare</w:t>
            </w:r>
          </w:p>
          <w:p w14:paraId="1DF8DE3A" w14:textId="77777777" w:rsidR="00C77E6C" w:rsidRPr="001512DD" w:rsidRDefault="00C77E6C" w:rsidP="00F7697D">
            <w:pPr>
              <w:spacing w:after="0"/>
              <w:rPr>
                <w:rFonts w:cs="Times New Roman"/>
                <w:w w:val="105"/>
              </w:rPr>
            </w:pPr>
            <w:r w:rsidRPr="001512DD">
              <w:rPr>
                <w:rFonts w:cs="Times New Roman"/>
                <w:w w:val="105"/>
              </w:rPr>
              <w:t>4=Square meter</w:t>
            </w:r>
          </w:p>
          <w:p w14:paraId="6F721F4C" w14:textId="77777777" w:rsidR="00C77E6C" w:rsidRPr="001512DD" w:rsidRDefault="00C77E6C" w:rsidP="00F7697D">
            <w:pPr>
              <w:spacing w:after="0"/>
              <w:rPr>
                <w:rFonts w:cs="Times New Roman"/>
                <w:w w:val="105"/>
              </w:rPr>
            </w:pPr>
            <w:r w:rsidRPr="001512DD">
              <w:rPr>
                <w:rFonts w:cs="Times New Roman"/>
                <w:w w:val="105"/>
              </w:rPr>
              <w:t>5=Steps</w:t>
            </w:r>
          </w:p>
          <w:p w14:paraId="0827AAB6" w14:textId="77777777" w:rsidR="00C77E6C" w:rsidRPr="001512DD" w:rsidRDefault="00C77E6C" w:rsidP="00F7697D">
            <w:pPr>
              <w:spacing w:after="0"/>
            </w:pPr>
            <w:r w:rsidRPr="001512DD">
              <w:rPr>
                <w:rFonts w:cs="Times New Roman"/>
                <w:w w:val="105"/>
              </w:rPr>
              <w:t>6=Ropes</w:t>
            </w:r>
          </w:p>
          <w:p w14:paraId="74CCC495"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E9E785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0765E4D5"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1512DD" w:rsidRDefault="00C20927" w:rsidP="00F7697D">
            <w:pPr>
              <w:spacing w:after="0"/>
              <w:rPr>
                <w:w w:val="105"/>
              </w:rPr>
            </w:pPr>
            <w:r>
              <w:rPr>
                <w:w w:val="105"/>
              </w:rPr>
              <w:t>H4</w:t>
            </w:r>
          </w:p>
        </w:tc>
        <w:tc>
          <w:tcPr>
            <w:tcW w:w="7194" w:type="dxa"/>
            <w:gridSpan w:val="2"/>
            <w:tcBorders>
              <w:top w:val="single" w:sz="4" w:space="0" w:color="000000"/>
              <w:left w:val="single" w:sz="4" w:space="0" w:color="auto"/>
              <w:bottom w:val="single" w:sz="4" w:space="0" w:color="000000"/>
              <w:right w:val="single" w:sz="18" w:space="0" w:color="000000"/>
            </w:tcBorders>
          </w:tcPr>
          <w:p w14:paraId="51E845B9" w14:textId="1372AA5C"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area that your household borrows FROM other households?  (</w:t>
            </w:r>
            <w:r w:rsidRPr="001512DD">
              <w:rPr>
                <w:b/>
                <w:w w:val="105"/>
              </w:rPr>
              <w:t>landarea_borrowin</w:t>
            </w:r>
            <w:r w:rsidRPr="001512DD">
              <w:rPr>
                <w:w w:val="105"/>
              </w:rPr>
              <w:t>)</w:t>
            </w:r>
          </w:p>
          <w:p w14:paraId="56C7A7CB" w14:textId="77777777" w:rsidR="00C77E6C" w:rsidRPr="001512DD" w:rsidRDefault="00C77E6C"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447CEB9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1512DD" w:rsidRDefault="00C20927" w:rsidP="00F7697D">
            <w:pPr>
              <w:spacing w:after="0"/>
              <w:rPr>
                <w:rFonts w:eastAsia="Calibri" w:cs="Times New Roman"/>
              </w:rPr>
            </w:pPr>
            <w:r>
              <w:rPr>
                <w:rFonts w:eastAsia="Calibri"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1512DD" w:rsidRDefault="00C77E6C" w:rsidP="00F7697D">
            <w:pPr>
              <w:spacing w:after="0"/>
              <w:rPr>
                <w:rFonts w:cs="Times New Roman"/>
                <w:w w:val="105"/>
              </w:rPr>
            </w:pPr>
            <w:r w:rsidRPr="001512DD">
              <w:rPr>
                <w:rFonts w:cs="Times New Roman"/>
                <w:w w:val="105"/>
              </w:rPr>
              <w:t>1=Lima</w:t>
            </w:r>
          </w:p>
          <w:p w14:paraId="2EE83503" w14:textId="77777777" w:rsidR="00C77E6C" w:rsidRPr="001512DD" w:rsidRDefault="00C77E6C" w:rsidP="00F7697D">
            <w:pPr>
              <w:spacing w:after="0"/>
              <w:rPr>
                <w:rFonts w:cs="Times New Roman"/>
                <w:w w:val="105"/>
              </w:rPr>
            </w:pPr>
            <w:r w:rsidRPr="001512DD">
              <w:rPr>
                <w:rFonts w:cs="Times New Roman"/>
                <w:w w:val="105"/>
              </w:rPr>
              <w:t>2=Acre</w:t>
            </w:r>
          </w:p>
          <w:p w14:paraId="1D468671" w14:textId="77777777" w:rsidR="00C77E6C" w:rsidRPr="001512DD" w:rsidRDefault="00C77E6C" w:rsidP="00F7697D">
            <w:pPr>
              <w:spacing w:after="0"/>
              <w:rPr>
                <w:rFonts w:cs="Times New Roman"/>
                <w:w w:val="105"/>
              </w:rPr>
            </w:pPr>
            <w:r w:rsidRPr="001512DD">
              <w:rPr>
                <w:rFonts w:cs="Times New Roman"/>
                <w:w w:val="105"/>
              </w:rPr>
              <w:t>3=Hectare</w:t>
            </w:r>
          </w:p>
          <w:p w14:paraId="35A04D91" w14:textId="77777777" w:rsidR="00C77E6C" w:rsidRPr="001512DD" w:rsidRDefault="00C77E6C" w:rsidP="00F7697D">
            <w:pPr>
              <w:spacing w:after="0"/>
              <w:rPr>
                <w:rFonts w:cs="Times New Roman"/>
                <w:w w:val="105"/>
              </w:rPr>
            </w:pPr>
            <w:r w:rsidRPr="001512DD">
              <w:rPr>
                <w:rFonts w:cs="Times New Roman"/>
                <w:w w:val="105"/>
              </w:rPr>
              <w:t>4=Square meter</w:t>
            </w:r>
          </w:p>
          <w:p w14:paraId="61CC91D2" w14:textId="77777777" w:rsidR="00C77E6C" w:rsidRPr="001512DD" w:rsidRDefault="00C77E6C" w:rsidP="00F7697D">
            <w:pPr>
              <w:spacing w:after="0"/>
              <w:rPr>
                <w:rFonts w:cs="Times New Roman"/>
                <w:w w:val="105"/>
              </w:rPr>
            </w:pPr>
            <w:r w:rsidRPr="001512DD">
              <w:rPr>
                <w:rFonts w:cs="Times New Roman"/>
                <w:w w:val="105"/>
              </w:rPr>
              <w:t>5=Steps</w:t>
            </w:r>
          </w:p>
          <w:p w14:paraId="00031B3B" w14:textId="77777777" w:rsidR="00C77E6C" w:rsidRPr="001512DD" w:rsidRDefault="00C77E6C" w:rsidP="00F7697D">
            <w:pPr>
              <w:spacing w:after="0"/>
            </w:pPr>
            <w:r w:rsidRPr="001512DD">
              <w:rPr>
                <w:rFonts w:cs="Times New Roman"/>
                <w:w w:val="105"/>
              </w:rPr>
              <w:t>6=Ropes</w:t>
            </w:r>
          </w:p>
          <w:p w14:paraId="1238562B"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164E57C9"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48180EB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1512DD" w:rsidRDefault="00C20927" w:rsidP="00F7697D">
            <w:pPr>
              <w:spacing w:after="0"/>
              <w:rPr>
                <w:w w:val="105"/>
              </w:rPr>
            </w:pPr>
            <w:r>
              <w:rPr>
                <w:w w:val="105"/>
              </w:rPr>
              <w:lastRenderedPageBreak/>
              <w:t>H5</w:t>
            </w:r>
          </w:p>
        </w:tc>
        <w:tc>
          <w:tcPr>
            <w:tcW w:w="7194" w:type="dxa"/>
            <w:gridSpan w:val="2"/>
            <w:tcBorders>
              <w:top w:val="single" w:sz="4" w:space="0" w:color="000000"/>
              <w:left w:val="single" w:sz="4" w:space="0" w:color="auto"/>
              <w:bottom w:val="single" w:sz="4" w:space="0" w:color="000000"/>
              <w:right w:val="single" w:sz="18" w:space="0" w:color="000000"/>
            </w:tcBorders>
          </w:tcPr>
          <w:p w14:paraId="6477B555" w14:textId="411EB5E4"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that your household rents TO other households? (</w:t>
            </w:r>
            <w:r w:rsidR="00FE1BF8">
              <w:rPr>
                <w:b/>
                <w:w w:val="105"/>
              </w:rPr>
              <w:t>l</w:t>
            </w:r>
            <w:r w:rsidRPr="001512DD">
              <w:rPr>
                <w:b/>
                <w:w w:val="105"/>
              </w:rPr>
              <w:t>andarea_rentout</w:t>
            </w:r>
            <w:r w:rsidRPr="001512DD">
              <w:rPr>
                <w:w w:val="105"/>
              </w:rPr>
              <w:t>)</w:t>
            </w:r>
          </w:p>
          <w:p w14:paraId="5F7479BC" w14:textId="77777777" w:rsidR="00C77E6C" w:rsidRPr="001512DD" w:rsidRDefault="00C77E6C"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126F04CE"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1512DD" w:rsidRDefault="00C20927" w:rsidP="00F7697D">
            <w:pPr>
              <w:spacing w:after="0"/>
              <w:rPr>
                <w:rFonts w:eastAsia="Calibri" w:cs="Times New Roman"/>
              </w:rPr>
            </w:pPr>
            <w:r>
              <w:rPr>
                <w:rFonts w:eastAsia="Calibri"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1512DD" w:rsidRDefault="00C77E6C" w:rsidP="00F7697D">
            <w:pPr>
              <w:spacing w:after="0"/>
              <w:rPr>
                <w:color w:val="000000"/>
              </w:rPr>
            </w:pPr>
            <w:r w:rsidRPr="001512DD">
              <w:rPr>
                <w:w w:val="105"/>
              </w:rPr>
              <w:t>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1512DD" w:rsidRDefault="00C77E6C" w:rsidP="00F7697D">
            <w:pPr>
              <w:spacing w:after="0"/>
              <w:rPr>
                <w:rFonts w:cs="Times New Roman"/>
                <w:w w:val="105"/>
              </w:rPr>
            </w:pPr>
            <w:r w:rsidRPr="001512DD">
              <w:rPr>
                <w:rFonts w:cs="Times New Roman"/>
                <w:w w:val="105"/>
              </w:rPr>
              <w:t>1=Lima</w:t>
            </w:r>
          </w:p>
          <w:p w14:paraId="7ED9DF56" w14:textId="77777777" w:rsidR="00C77E6C" w:rsidRPr="001512DD" w:rsidRDefault="00C77E6C" w:rsidP="00F7697D">
            <w:pPr>
              <w:spacing w:after="0"/>
              <w:rPr>
                <w:rFonts w:cs="Times New Roman"/>
                <w:w w:val="105"/>
              </w:rPr>
            </w:pPr>
            <w:r w:rsidRPr="001512DD">
              <w:rPr>
                <w:rFonts w:cs="Times New Roman"/>
                <w:w w:val="105"/>
              </w:rPr>
              <w:t>2=Acre</w:t>
            </w:r>
          </w:p>
          <w:p w14:paraId="0759D298" w14:textId="77777777" w:rsidR="00C77E6C" w:rsidRPr="001512DD" w:rsidRDefault="00C77E6C" w:rsidP="00F7697D">
            <w:pPr>
              <w:spacing w:after="0"/>
              <w:rPr>
                <w:rFonts w:cs="Times New Roman"/>
                <w:w w:val="105"/>
              </w:rPr>
            </w:pPr>
            <w:r w:rsidRPr="001512DD">
              <w:rPr>
                <w:rFonts w:cs="Times New Roman"/>
                <w:w w:val="105"/>
              </w:rPr>
              <w:t>3=Hectare</w:t>
            </w:r>
          </w:p>
          <w:p w14:paraId="1BF0B782" w14:textId="77777777" w:rsidR="00C77E6C" w:rsidRPr="001512DD" w:rsidRDefault="00C77E6C" w:rsidP="00F7697D">
            <w:pPr>
              <w:spacing w:after="0"/>
              <w:rPr>
                <w:rFonts w:cs="Times New Roman"/>
                <w:w w:val="105"/>
              </w:rPr>
            </w:pPr>
            <w:r w:rsidRPr="001512DD">
              <w:rPr>
                <w:rFonts w:cs="Times New Roman"/>
                <w:w w:val="105"/>
              </w:rPr>
              <w:t>4=Square meter</w:t>
            </w:r>
          </w:p>
          <w:p w14:paraId="7CBCC918" w14:textId="77777777" w:rsidR="00C77E6C" w:rsidRPr="001512DD" w:rsidRDefault="00C77E6C" w:rsidP="00F7697D">
            <w:pPr>
              <w:spacing w:after="0"/>
              <w:rPr>
                <w:rFonts w:cs="Times New Roman"/>
                <w:w w:val="105"/>
              </w:rPr>
            </w:pPr>
            <w:r w:rsidRPr="001512DD">
              <w:rPr>
                <w:rFonts w:cs="Times New Roman"/>
                <w:w w:val="105"/>
              </w:rPr>
              <w:t>5=Steps</w:t>
            </w:r>
          </w:p>
          <w:p w14:paraId="717B99DF" w14:textId="77777777" w:rsidR="00C77E6C" w:rsidRPr="001512DD" w:rsidRDefault="00C77E6C" w:rsidP="00F7697D">
            <w:pPr>
              <w:spacing w:after="0"/>
            </w:pPr>
            <w:r w:rsidRPr="001512DD">
              <w:rPr>
                <w:rFonts w:cs="Times New Roman"/>
                <w:w w:val="105"/>
              </w:rPr>
              <w:t>6=Ropes</w:t>
            </w:r>
          </w:p>
          <w:p w14:paraId="2DCAFF77"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FB75105"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7A029D8"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1512DD" w:rsidRDefault="00C20927" w:rsidP="00F7697D">
            <w:pPr>
              <w:spacing w:after="0"/>
              <w:rPr>
                <w:w w:val="105"/>
              </w:rPr>
            </w:pPr>
            <w:r>
              <w:rPr>
                <w:w w:val="105"/>
              </w:rPr>
              <w:t>H6</w:t>
            </w:r>
          </w:p>
        </w:tc>
        <w:tc>
          <w:tcPr>
            <w:tcW w:w="7194" w:type="dxa"/>
            <w:gridSpan w:val="2"/>
            <w:tcBorders>
              <w:top w:val="single" w:sz="4" w:space="0" w:color="000000"/>
              <w:left w:val="single" w:sz="4" w:space="0" w:color="auto"/>
              <w:bottom w:val="single" w:sz="4" w:space="0" w:color="000000"/>
              <w:right w:val="single" w:sz="18" w:space="0" w:color="000000"/>
            </w:tcBorders>
          </w:tcPr>
          <w:p w14:paraId="3B89831D" w14:textId="4BF86851"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that your household lends TO other households? (</w:t>
            </w:r>
            <w:r w:rsidRPr="001512DD">
              <w:rPr>
                <w:b/>
                <w:w w:val="105"/>
              </w:rPr>
              <w:t>landarea_rentout</w:t>
            </w:r>
            <w:r w:rsidRPr="001512DD">
              <w:rPr>
                <w:w w:val="105"/>
              </w:rPr>
              <w:t>)</w:t>
            </w:r>
          </w:p>
          <w:p w14:paraId="2577C63B" w14:textId="77777777" w:rsidR="00C77E6C" w:rsidRPr="001512DD" w:rsidRDefault="00C77E6C"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EFC7EFA"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1512DD" w:rsidRDefault="00C20927" w:rsidP="00F7697D">
            <w:pPr>
              <w:spacing w:after="0"/>
              <w:rPr>
                <w:rFonts w:eastAsia="Calibri" w:cs="Times New Roman"/>
              </w:rPr>
            </w:pPr>
            <w:r>
              <w:rPr>
                <w:rFonts w:eastAsia="Calibri" w:cs="Times New Roman"/>
              </w:rPr>
              <w:t>H6b</w:t>
            </w:r>
          </w:p>
        </w:tc>
        <w:tc>
          <w:tcPr>
            <w:tcW w:w="4677" w:type="dxa"/>
            <w:tcBorders>
              <w:top w:val="single" w:sz="4" w:space="0" w:color="000000"/>
              <w:left w:val="single" w:sz="4" w:space="0" w:color="000000"/>
              <w:bottom w:val="single" w:sz="4" w:space="0" w:color="000000"/>
            </w:tcBorders>
          </w:tcPr>
          <w:p w14:paraId="2EC4E072" w14:textId="02719E23" w:rsidR="00C77E6C" w:rsidRPr="001512DD" w:rsidRDefault="00C77E6C" w:rsidP="00F7697D">
            <w:pPr>
              <w:spacing w:after="0"/>
              <w:rPr>
                <w:color w:val="000000"/>
              </w:rPr>
            </w:pPr>
            <w:r w:rsidRPr="001512DD">
              <w:rPr>
                <w:w w:val="105"/>
              </w:rPr>
              <w:t>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1512DD" w:rsidRDefault="00C77E6C" w:rsidP="00F7697D">
            <w:pPr>
              <w:spacing w:after="0"/>
              <w:rPr>
                <w:rFonts w:cs="Times New Roman"/>
                <w:w w:val="105"/>
              </w:rPr>
            </w:pPr>
            <w:r w:rsidRPr="001512DD">
              <w:rPr>
                <w:rFonts w:cs="Times New Roman"/>
                <w:w w:val="105"/>
              </w:rPr>
              <w:t>1=Lima</w:t>
            </w:r>
          </w:p>
          <w:p w14:paraId="18E87C57" w14:textId="77777777" w:rsidR="00C77E6C" w:rsidRPr="001512DD" w:rsidRDefault="00C77E6C" w:rsidP="00F7697D">
            <w:pPr>
              <w:spacing w:after="0"/>
              <w:rPr>
                <w:rFonts w:cs="Times New Roman"/>
                <w:w w:val="105"/>
              </w:rPr>
            </w:pPr>
            <w:r w:rsidRPr="001512DD">
              <w:rPr>
                <w:rFonts w:cs="Times New Roman"/>
                <w:w w:val="105"/>
              </w:rPr>
              <w:t>2=Acre</w:t>
            </w:r>
          </w:p>
          <w:p w14:paraId="29F6CAE2" w14:textId="77777777" w:rsidR="00C77E6C" w:rsidRPr="001512DD" w:rsidRDefault="00C77E6C" w:rsidP="00F7697D">
            <w:pPr>
              <w:spacing w:after="0"/>
              <w:rPr>
                <w:rFonts w:cs="Times New Roman"/>
                <w:w w:val="105"/>
              </w:rPr>
            </w:pPr>
            <w:r w:rsidRPr="001512DD">
              <w:rPr>
                <w:rFonts w:cs="Times New Roman"/>
                <w:w w:val="105"/>
              </w:rPr>
              <w:t>3=Hectare</w:t>
            </w:r>
          </w:p>
          <w:p w14:paraId="7BD1F932" w14:textId="77777777" w:rsidR="00C77E6C" w:rsidRPr="001512DD" w:rsidRDefault="00C77E6C" w:rsidP="00F7697D">
            <w:pPr>
              <w:spacing w:after="0"/>
              <w:rPr>
                <w:rFonts w:cs="Times New Roman"/>
                <w:w w:val="105"/>
              </w:rPr>
            </w:pPr>
            <w:r w:rsidRPr="001512DD">
              <w:rPr>
                <w:rFonts w:cs="Times New Roman"/>
                <w:w w:val="105"/>
              </w:rPr>
              <w:t>4=Square meter</w:t>
            </w:r>
          </w:p>
          <w:p w14:paraId="4151DCBD" w14:textId="77777777" w:rsidR="00C77E6C" w:rsidRPr="001512DD" w:rsidRDefault="00C77E6C" w:rsidP="00F7697D">
            <w:pPr>
              <w:spacing w:after="0"/>
              <w:rPr>
                <w:rFonts w:cs="Times New Roman"/>
                <w:w w:val="105"/>
              </w:rPr>
            </w:pPr>
            <w:r w:rsidRPr="001512DD">
              <w:rPr>
                <w:rFonts w:cs="Times New Roman"/>
                <w:w w:val="105"/>
              </w:rPr>
              <w:t>5=Steps</w:t>
            </w:r>
          </w:p>
          <w:p w14:paraId="7C8E15F3" w14:textId="77777777" w:rsidR="00C77E6C" w:rsidRPr="001512DD" w:rsidRDefault="00C77E6C" w:rsidP="00F7697D">
            <w:pPr>
              <w:spacing w:after="0"/>
            </w:pPr>
            <w:r w:rsidRPr="001512DD">
              <w:rPr>
                <w:rFonts w:cs="Times New Roman"/>
                <w:w w:val="105"/>
              </w:rPr>
              <w:t>6=Ropes</w:t>
            </w:r>
          </w:p>
          <w:p w14:paraId="71ECFC91"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2BA23918"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26ED3478"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1512DD" w:rsidRDefault="00C20927" w:rsidP="00F7697D">
            <w:pPr>
              <w:spacing w:after="0"/>
              <w:rPr>
                <w:w w:val="105"/>
              </w:rPr>
            </w:pPr>
            <w:r>
              <w:rPr>
                <w:w w:val="105"/>
              </w:rPr>
              <w:t>H7</w:t>
            </w:r>
          </w:p>
        </w:tc>
        <w:tc>
          <w:tcPr>
            <w:tcW w:w="7194"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1512DD" w:rsidRDefault="00C77E6C" w:rsidP="00F7697D">
            <w:pPr>
              <w:spacing w:afterLines="20" w:after="48" w:line="240" w:lineRule="auto"/>
              <w:ind w:left="10"/>
              <w:contextualSpacing/>
              <w:rPr>
                <w:w w:val="105"/>
              </w:rPr>
            </w:pPr>
            <w:r w:rsidRPr="001512DD">
              <w:rPr>
                <w:w w:val="105"/>
              </w:rPr>
              <w:t>What is the total number of fields that your household owns? (</w:t>
            </w:r>
            <w:r w:rsidRPr="001512DD">
              <w:rPr>
                <w:b/>
                <w:w w:val="105"/>
              </w:rPr>
              <w:t>totfield_own</w:t>
            </w:r>
            <w:r w:rsidRPr="001512DD">
              <w:rPr>
                <w:w w:val="105"/>
              </w:rPr>
              <w:t>)</w:t>
            </w:r>
          </w:p>
          <w:p w14:paraId="2EA637C6" w14:textId="77777777" w:rsidR="00C77E6C" w:rsidRPr="001512DD" w:rsidRDefault="00C77E6C" w:rsidP="00F7697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9B66FD6"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2868645"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1512DD" w:rsidRDefault="00C20927" w:rsidP="00F7697D">
            <w:pPr>
              <w:spacing w:after="0"/>
              <w:rPr>
                <w:w w:val="105"/>
              </w:rPr>
            </w:pPr>
            <w:r>
              <w:rPr>
                <w:w w:val="105"/>
              </w:rPr>
              <w:t>H8</w:t>
            </w:r>
          </w:p>
        </w:tc>
        <w:tc>
          <w:tcPr>
            <w:tcW w:w="7194"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1512DD" w:rsidRDefault="00C77E6C" w:rsidP="00F7697D">
            <w:pPr>
              <w:spacing w:after="0"/>
              <w:rPr>
                <w:w w:val="105"/>
              </w:rPr>
            </w:pPr>
            <w:r w:rsidRPr="001512DD">
              <w:rPr>
                <w:w w:val="105"/>
              </w:rPr>
              <w:t>What is the total number of fields that your household RENTS from other households?  (</w:t>
            </w:r>
            <w:r w:rsidRPr="001512DD">
              <w:rPr>
                <w:b/>
                <w:w w:val="105"/>
              </w:rPr>
              <w:t>totfield_rentin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5449149"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22BC010"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1512DD" w:rsidRDefault="00C20927" w:rsidP="00F7697D">
            <w:pPr>
              <w:spacing w:after="0"/>
              <w:rPr>
                <w:w w:val="105"/>
              </w:rPr>
            </w:pPr>
            <w:r>
              <w:rPr>
                <w:w w:val="105"/>
              </w:rPr>
              <w:t>H9</w:t>
            </w:r>
          </w:p>
        </w:tc>
        <w:tc>
          <w:tcPr>
            <w:tcW w:w="7194"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1512DD" w:rsidRDefault="00C77E6C" w:rsidP="00F7697D">
            <w:pPr>
              <w:spacing w:after="0"/>
              <w:rPr>
                <w:w w:val="105"/>
              </w:rPr>
            </w:pPr>
            <w:r w:rsidRPr="001512DD">
              <w:rPr>
                <w:w w:val="105"/>
              </w:rPr>
              <w:t>What is the total number of fields that your household BORROWS from other households? (</w:t>
            </w:r>
            <w:r w:rsidRPr="001512DD">
              <w:rPr>
                <w:b/>
                <w:w w:val="105"/>
              </w:rPr>
              <w:t>totfield_borrowin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60613A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46CD00D0"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1512DD" w:rsidRDefault="00C20927" w:rsidP="00F7697D">
            <w:pPr>
              <w:spacing w:after="0"/>
              <w:rPr>
                <w:w w:val="105"/>
              </w:rPr>
            </w:pPr>
            <w:r>
              <w:rPr>
                <w:w w:val="105"/>
              </w:rPr>
              <w:t>H10</w:t>
            </w:r>
          </w:p>
        </w:tc>
        <w:tc>
          <w:tcPr>
            <w:tcW w:w="7194"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1512DD" w:rsidRDefault="00C77E6C" w:rsidP="00F7697D">
            <w:pPr>
              <w:spacing w:after="0"/>
              <w:rPr>
                <w:w w:val="105"/>
              </w:rPr>
            </w:pPr>
            <w:r w:rsidRPr="001512DD">
              <w:rPr>
                <w:w w:val="105"/>
              </w:rPr>
              <w:t>What is the total number of fields that your household RENTS-OUT to other households? (</w:t>
            </w:r>
            <w:r w:rsidRPr="001512DD">
              <w:rPr>
                <w:b/>
                <w:w w:val="105"/>
              </w:rPr>
              <w:t>totfield_rentout</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F33F38"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6C1ADFA9"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1512DD" w:rsidRDefault="00C20927" w:rsidP="00F7697D">
            <w:pPr>
              <w:spacing w:after="0"/>
              <w:rPr>
                <w:w w:val="105"/>
              </w:rPr>
            </w:pPr>
            <w:r>
              <w:rPr>
                <w:w w:val="105"/>
              </w:rPr>
              <w:t>H11</w:t>
            </w:r>
          </w:p>
        </w:tc>
        <w:tc>
          <w:tcPr>
            <w:tcW w:w="7194"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1512DD" w:rsidRDefault="00C77E6C" w:rsidP="00F7697D">
            <w:pPr>
              <w:spacing w:after="0"/>
              <w:rPr>
                <w:w w:val="105"/>
              </w:rPr>
            </w:pPr>
            <w:r w:rsidRPr="001512DD">
              <w:rPr>
                <w:w w:val="105"/>
              </w:rPr>
              <w:t>What is the total number of fields that your household LENDS to other households? (</w:t>
            </w:r>
            <w:r w:rsidRPr="001512DD">
              <w:rPr>
                <w:b/>
                <w:w w:val="105"/>
              </w:rPr>
              <w:t>totfield_borrowout</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1141E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A448AD1"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1512DD" w:rsidRDefault="00C20927" w:rsidP="00F7697D">
            <w:pPr>
              <w:spacing w:after="0"/>
              <w:rPr>
                <w:w w:val="105"/>
              </w:rPr>
            </w:pPr>
            <w:r>
              <w:rPr>
                <w:w w:val="105"/>
              </w:rPr>
              <w:t>H12</w:t>
            </w:r>
          </w:p>
        </w:tc>
        <w:tc>
          <w:tcPr>
            <w:tcW w:w="7194"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1512DD" w:rsidRDefault="00C77E6C" w:rsidP="00F7697D">
            <w:pPr>
              <w:spacing w:afterLines="20" w:after="48" w:line="240" w:lineRule="auto"/>
              <w:ind w:left="10"/>
              <w:contextualSpacing/>
              <w:rPr>
                <w:w w:val="105"/>
              </w:rPr>
            </w:pPr>
            <w:r w:rsidRPr="001512DD">
              <w:rPr>
                <w:w w:val="105"/>
              </w:rPr>
              <w:t>Enumerator calculate: How many fields in total does the household own, rent-in, or borrow from another household?</w:t>
            </w:r>
          </w:p>
          <w:p w14:paraId="5856E23E" w14:textId="77777777" w:rsidR="00C77E6C" w:rsidRPr="001512DD" w:rsidRDefault="00C77E6C" w:rsidP="00F7697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323C6B"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D9F0B2E"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1512DD" w:rsidRDefault="00C20927" w:rsidP="00F7697D">
            <w:pPr>
              <w:spacing w:after="0"/>
              <w:rPr>
                <w:w w:val="105"/>
              </w:rPr>
            </w:pPr>
            <w:r>
              <w:rPr>
                <w:w w:val="105"/>
              </w:rPr>
              <w:t>H13</w:t>
            </w:r>
          </w:p>
        </w:tc>
        <w:tc>
          <w:tcPr>
            <w:tcW w:w="7194" w:type="dxa"/>
            <w:gridSpan w:val="2"/>
            <w:tcBorders>
              <w:top w:val="single" w:sz="4" w:space="0" w:color="000000"/>
              <w:left w:val="single" w:sz="4" w:space="0" w:color="auto"/>
              <w:bottom w:val="single" w:sz="4" w:space="0" w:color="000000"/>
              <w:right w:val="single" w:sz="18" w:space="0" w:color="000000"/>
            </w:tcBorders>
          </w:tcPr>
          <w:p w14:paraId="7CC7F624" w14:textId="0D3E9656" w:rsidR="00C77E6C" w:rsidRPr="001512DD" w:rsidRDefault="00C77E6C" w:rsidP="00F7697D">
            <w:pPr>
              <w:spacing w:afterLines="20" w:after="48" w:line="240" w:lineRule="auto"/>
              <w:ind w:left="10"/>
              <w:contextualSpacing/>
              <w:rPr>
                <w:w w:val="105"/>
              </w:rPr>
            </w:pPr>
            <w:r w:rsidRPr="001512DD">
              <w:rPr>
                <w:w w:val="105"/>
              </w:rPr>
              <w:t>How many of your fields were farmed for subsistence or cash crops during the this agricultural year (2013/2014)? (</w:t>
            </w:r>
            <w:r w:rsidRPr="001512DD">
              <w:rPr>
                <w:b/>
                <w:w w:val="105"/>
              </w:rPr>
              <w:t>subsistence</w:t>
            </w:r>
            <w:r w:rsidRPr="001512DD">
              <w:rPr>
                <w:w w:val="105"/>
              </w:rPr>
              <w:t>)</w:t>
            </w:r>
          </w:p>
          <w:p w14:paraId="1E3AC408" w14:textId="77777777" w:rsidR="00C77E6C" w:rsidRPr="001512DD" w:rsidRDefault="00C77E6C" w:rsidP="00F7697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F7F319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CB6EBB3"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1512DD" w:rsidRDefault="00C20927" w:rsidP="00F7697D">
            <w:pPr>
              <w:spacing w:after="0"/>
              <w:rPr>
                <w:w w:val="105"/>
              </w:rPr>
            </w:pPr>
            <w:r>
              <w:rPr>
                <w:w w:val="105"/>
              </w:rPr>
              <w:t>H14</w:t>
            </w:r>
          </w:p>
        </w:tc>
        <w:tc>
          <w:tcPr>
            <w:tcW w:w="7194" w:type="dxa"/>
            <w:gridSpan w:val="2"/>
            <w:tcBorders>
              <w:top w:val="single" w:sz="4" w:space="0" w:color="000000"/>
              <w:left w:val="single" w:sz="4" w:space="0" w:color="auto"/>
              <w:bottom w:val="single" w:sz="4" w:space="0" w:color="000000"/>
              <w:right w:val="single" w:sz="18" w:space="0" w:color="000000"/>
            </w:tcBorders>
          </w:tcPr>
          <w:p w14:paraId="05746E60" w14:textId="44716A54" w:rsidR="00C77E6C" w:rsidRPr="001512DD" w:rsidRDefault="00C77E6C" w:rsidP="00F7697D">
            <w:pPr>
              <w:spacing w:afterLines="20" w:after="48" w:line="240" w:lineRule="auto"/>
              <w:ind w:left="10"/>
              <w:contextualSpacing/>
              <w:rPr>
                <w:w w:val="105"/>
              </w:rPr>
            </w:pPr>
            <w:r w:rsidRPr="001512DD">
              <w:rPr>
                <w:w w:val="105"/>
              </w:rPr>
              <w:t>How many of your fields were used as pastures or other non-agricultural uses, during this agricultural year (2013/2014)? (</w:t>
            </w:r>
            <w:r w:rsidRPr="001512DD">
              <w:rPr>
                <w:b/>
                <w:w w:val="105"/>
              </w:rPr>
              <w:t>past_nonagri</w:t>
            </w:r>
            <w:r w:rsidRPr="001512DD">
              <w:rPr>
                <w:w w:val="105"/>
              </w:rPr>
              <w:t>)</w:t>
            </w:r>
          </w:p>
          <w:p w14:paraId="5EBB1318" w14:textId="77777777" w:rsidR="00C77E6C" w:rsidRPr="001512DD" w:rsidRDefault="00C77E6C" w:rsidP="00F7697D">
            <w:pPr>
              <w:spacing w:after="0"/>
              <w:rPr>
                <w:w w:val="105"/>
              </w:rPr>
            </w:pPr>
            <w:r w:rsidRPr="001512DD">
              <w:rPr>
                <w:i/>
                <w:w w:val="105"/>
              </w:rPr>
              <w:lastRenderedPageBreak/>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9D85EBA" w14:textId="77777777" w:rsidR="00C77E6C" w:rsidRPr="001512DD" w:rsidRDefault="00C77E6C" w:rsidP="00F7697D">
            <w:pPr>
              <w:spacing w:after="0"/>
              <w:rPr>
                <w:i/>
                <w:color w:val="A6A6A6" w:themeColor="background1" w:themeShade="A6"/>
              </w:rPr>
            </w:pPr>
            <w:r w:rsidRPr="001512DD">
              <w:rPr>
                <w:i/>
                <w:color w:val="A6A6A6" w:themeColor="background1" w:themeShade="A6"/>
              </w:rPr>
              <w:lastRenderedPageBreak/>
              <w:t>(Integer)</w:t>
            </w:r>
          </w:p>
        </w:tc>
      </w:tr>
      <w:tr w:rsidR="00C77E6C" w:rsidRPr="001512DD" w14:paraId="529AC1DE"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1512DD" w:rsidRDefault="00C20927" w:rsidP="00F7697D">
            <w:pPr>
              <w:spacing w:after="0"/>
              <w:rPr>
                <w:w w:val="105"/>
              </w:rPr>
            </w:pPr>
            <w:r>
              <w:rPr>
                <w:w w:val="105"/>
              </w:rPr>
              <w:lastRenderedPageBreak/>
              <w:t>H15</w:t>
            </w:r>
          </w:p>
        </w:tc>
        <w:tc>
          <w:tcPr>
            <w:tcW w:w="7194"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1512DD" w:rsidRDefault="00C77E6C" w:rsidP="00F7697D">
            <w:pPr>
              <w:spacing w:afterLines="20" w:after="48" w:line="240" w:lineRule="auto"/>
              <w:ind w:left="10"/>
              <w:contextualSpacing/>
              <w:rPr>
                <w:w w:val="105"/>
              </w:rPr>
            </w:pPr>
            <w:r w:rsidRPr="001512DD">
              <w:rPr>
                <w:w w:val="105"/>
              </w:rPr>
              <w:t>How many of your fields did you leave fallow during this agricultural year (2013/2014)? (</w:t>
            </w:r>
            <w:r w:rsidRPr="001512DD">
              <w:rPr>
                <w:b/>
                <w:w w:val="105"/>
              </w:rPr>
              <w:t>fallowfields</w:t>
            </w:r>
            <w:r w:rsidRPr="001512DD">
              <w:rPr>
                <w:w w:val="105"/>
              </w:rPr>
              <w:t>)</w:t>
            </w:r>
          </w:p>
          <w:p w14:paraId="20B801E8" w14:textId="77777777" w:rsidR="00C77E6C" w:rsidRPr="001512DD" w:rsidRDefault="00C77E6C" w:rsidP="00F7697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E2DEAEF"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BF57CC7"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1512DD" w:rsidRDefault="00C20927" w:rsidP="00F7697D">
            <w:pPr>
              <w:spacing w:after="0"/>
              <w:rPr>
                <w:w w:val="105"/>
              </w:rPr>
            </w:pPr>
            <w:commentRangeStart w:id="734"/>
            <w:r>
              <w:rPr>
                <w:w w:val="105"/>
              </w:rPr>
              <w:t>H16</w:t>
            </w:r>
          </w:p>
        </w:tc>
        <w:tc>
          <w:tcPr>
            <w:tcW w:w="7194"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1512DD" w:rsidRDefault="00C77E6C" w:rsidP="00F7697D">
            <w:pPr>
              <w:pStyle w:val="longtableQtext"/>
              <w:spacing w:afterLines="20" w:after="48" w:line="240" w:lineRule="auto"/>
              <w:ind w:left="10"/>
              <w:contextualSpacing/>
              <w:rPr>
                <w:rFonts w:asciiTheme="minorHAnsi" w:hAnsiTheme="minorHAnsi"/>
                <w:color w:val="auto"/>
                <w:w w:val="105"/>
              </w:rPr>
            </w:pPr>
            <w:commentRangeStart w:id="735"/>
            <w:r w:rsidRPr="001512DD">
              <w:rPr>
                <w:rFonts w:asciiTheme="minorHAnsi" w:hAnsiTheme="minorHAnsi"/>
                <w:color w:val="auto"/>
                <w:w w:val="105"/>
              </w:rPr>
              <w:t>How many fields did your household plant agroforestry trees on during this agricultural year (2013/2014)? (</w:t>
            </w:r>
            <w:r w:rsidRPr="001512DD">
              <w:rPr>
                <w:rFonts w:asciiTheme="minorHAnsi" w:hAnsiTheme="minorHAnsi"/>
                <w:b/>
                <w:color w:val="auto"/>
                <w:w w:val="105"/>
              </w:rPr>
              <w:t>tno_fields</w:t>
            </w:r>
            <w:r w:rsidRPr="001512DD">
              <w:rPr>
                <w:rFonts w:asciiTheme="minorHAnsi" w:hAnsiTheme="minorHAnsi"/>
                <w:color w:val="auto"/>
                <w:w w:val="105"/>
              </w:rPr>
              <w:t>)</w:t>
            </w:r>
            <w:commentRangeEnd w:id="735"/>
            <w:r>
              <w:rPr>
                <w:rStyle w:val="CommentReference"/>
                <w:rFonts w:asciiTheme="minorHAnsi" w:eastAsiaTheme="minorHAnsi" w:hAnsiTheme="minorHAnsi"/>
                <w:color w:val="auto"/>
              </w:rPr>
              <w:commentReference w:id="735"/>
            </w:r>
          </w:p>
          <w:p w14:paraId="3792144E" w14:textId="77777777" w:rsidR="00C77E6C" w:rsidRPr="001512DD" w:rsidRDefault="00C77E6C" w:rsidP="00F7697D">
            <w:pPr>
              <w:spacing w:after="0"/>
              <w:rPr>
                <w:w w:val="105"/>
              </w:rPr>
            </w:pPr>
            <w:r w:rsidRPr="001512DD">
              <w:rPr>
                <w:i/>
                <w:w w:val="105"/>
              </w:rPr>
              <w:t>Agroforestry trees include musangu, glricidia, ububa,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7A21C0F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commentRangeEnd w:id="734"/>
            <w:r w:rsidR="00E31E9E">
              <w:rPr>
                <w:rStyle w:val="CommentReference"/>
              </w:rPr>
              <w:commentReference w:id="734"/>
            </w:r>
          </w:p>
        </w:tc>
      </w:tr>
      <w:tr w:rsidR="00EF7147" w:rsidRPr="001512DD" w14:paraId="2F35E80B" w14:textId="77777777" w:rsidTr="00C20927">
        <w:trPr>
          <w:trHeight w:val="20"/>
          <w:ins w:id="736" w:author="Stephanie Fenner" w:date="2014-11-04T13:36:00Z"/>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Default="00EF7147" w:rsidP="00F7697D">
            <w:pPr>
              <w:spacing w:after="0"/>
              <w:rPr>
                <w:ins w:id="737" w:author="Stephanie Fenner" w:date="2014-11-04T13:36:00Z"/>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Default="00EF7147" w:rsidP="00F7697D">
            <w:pPr>
              <w:pStyle w:val="longtableQtext"/>
              <w:spacing w:afterLines="20" w:after="48" w:line="240" w:lineRule="auto"/>
              <w:ind w:left="10"/>
              <w:contextualSpacing/>
              <w:rPr>
                <w:ins w:id="738" w:author="Stephanie Fenner" w:date="2014-11-04T13:36:00Z"/>
                <w:rFonts w:asciiTheme="minorHAnsi" w:hAnsiTheme="minorHAnsi"/>
                <w:color w:val="auto"/>
                <w:w w:val="105"/>
              </w:rPr>
            </w:pPr>
            <w:ins w:id="739" w:author="Stephanie Fenner" w:date="2014-11-04T13:36:00Z">
              <w:r>
                <w:rPr>
                  <w:rFonts w:asciiTheme="minorHAnsi" w:hAnsiTheme="minorHAnsi"/>
                  <w:color w:val="auto"/>
                  <w:w w:val="105"/>
                </w:rPr>
                <w:t xml:space="preserve">How many fields did your household clear </w:t>
              </w:r>
            </w:ins>
            <w:ins w:id="740" w:author="Stephanie Fenner" w:date="2014-11-04T13:38:00Z">
              <w:r>
                <w:rPr>
                  <w:rFonts w:asciiTheme="minorHAnsi" w:hAnsiTheme="minorHAnsi"/>
                  <w:color w:val="auto"/>
                  <w:w w:val="105"/>
                </w:rPr>
                <w:t>during this agricultural year (2013/2014)</w:t>
              </w:r>
            </w:ins>
          </w:p>
          <w:p w14:paraId="2E6DBB53" w14:textId="2697C023" w:rsidR="00EF7147" w:rsidRPr="00EF7147" w:rsidRDefault="00EF7147" w:rsidP="00F7697D">
            <w:pPr>
              <w:pStyle w:val="longtableQtext"/>
              <w:keepNext/>
              <w:spacing w:afterLines="20" w:after="48" w:line="240" w:lineRule="auto"/>
              <w:ind w:left="10"/>
              <w:contextualSpacing/>
              <w:outlineLvl w:val="7"/>
              <w:rPr>
                <w:ins w:id="741" w:author="Stephanie Fenner" w:date="2014-11-04T13:36:00Z"/>
                <w:rFonts w:asciiTheme="minorHAnsi" w:hAnsiTheme="minorHAnsi"/>
                <w:i/>
                <w:color w:val="auto"/>
                <w:w w:val="105"/>
                <w:rPrChange w:id="742" w:author="Stephanie Fenner" w:date="2014-11-04T13:37:00Z">
                  <w:rPr>
                    <w:ins w:id="743" w:author="Stephanie Fenner" w:date="2014-11-04T13:36:00Z"/>
                    <w:rFonts w:asciiTheme="minorHAnsi" w:hAnsiTheme="minorHAnsi"/>
                    <w:b/>
                    <w:color w:val="auto"/>
                    <w:w w:val="105"/>
                  </w:rPr>
                </w:rPrChange>
              </w:rPr>
            </w:pPr>
            <w:ins w:id="744" w:author="Stephanie Fenner" w:date="2014-11-04T13:37:00Z">
              <w:r w:rsidRPr="00EF7147">
                <w:rPr>
                  <w:rFonts w:asciiTheme="minorHAnsi" w:hAnsiTheme="minorHAnsi"/>
                  <w:i/>
                  <w:color w:val="auto"/>
                  <w:w w:val="105"/>
                  <w:rPrChange w:id="745" w:author="Stephanie Fenner" w:date="2014-11-04T13:37:00Z">
                    <w:rPr>
                      <w:rFonts w:asciiTheme="minorHAnsi" w:hAnsiTheme="minorHAnsi"/>
                      <w:color w:val="auto"/>
                      <w:w w:val="105"/>
                    </w:rPr>
                  </w:rPrChange>
                </w:rPr>
                <w:t>Only consider land that is owned, rented in, or borrowed, not land that is rented out or lended to others</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42B830D3" w14:textId="23170DA3" w:rsidR="00EF7147" w:rsidRPr="001512DD" w:rsidRDefault="00EF7147" w:rsidP="00F7697D">
            <w:pPr>
              <w:spacing w:after="0"/>
              <w:rPr>
                <w:ins w:id="746" w:author="Stephanie Fenner" w:date="2014-11-04T13:36:00Z"/>
                <w:i/>
                <w:color w:val="A6A6A6" w:themeColor="background1" w:themeShade="A6"/>
              </w:rPr>
            </w:pPr>
            <w:ins w:id="747" w:author="Stephanie Fenner" w:date="2014-11-04T13:38:00Z">
              <w:r>
                <w:rPr>
                  <w:i/>
                  <w:color w:val="A6A6A6" w:themeColor="background1" w:themeShade="A6"/>
                </w:rPr>
                <w:t>(Integer)</w:t>
              </w:r>
            </w:ins>
          </w:p>
        </w:tc>
      </w:tr>
      <w:tr w:rsidR="00EF7147" w:rsidRPr="001512DD" w14:paraId="0DF114D0" w14:textId="77777777" w:rsidTr="00C20927">
        <w:trPr>
          <w:trHeight w:val="20"/>
          <w:ins w:id="748" w:author="Stephanie Fenner" w:date="2014-11-04T13:37:00Z"/>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Default="00EF7147" w:rsidP="00F7697D">
            <w:pPr>
              <w:spacing w:after="0"/>
              <w:rPr>
                <w:ins w:id="749" w:author="Stephanie Fenner" w:date="2014-11-04T13:37:00Z"/>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4180312B" w14:textId="77777777" w:rsidR="00EF7147" w:rsidRDefault="00EF7147" w:rsidP="00F7697D">
            <w:pPr>
              <w:pStyle w:val="longtableQtext"/>
              <w:spacing w:afterLines="20" w:after="48" w:line="240" w:lineRule="auto"/>
              <w:ind w:left="10"/>
              <w:contextualSpacing/>
              <w:rPr>
                <w:ins w:id="750" w:author="Stephanie Fenner" w:date="2014-11-04T13:38:00Z"/>
                <w:rFonts w:asciiTheme="minorHAnsi" w:hAnsiTheme="minorHAnsi"/>
                <w:color w:val="auto"/>
                <w:w w:val="105"/>
              </w:rPr>
            </w:pPr>
            <w:ins w:id="751" w:author="Stephanie Fenner" w:date="2014-11-04T13:37:00Z">
              <w:r>
                <w:rPr>
                  <w:rFonts w:asciiTheme="minorHAnsi" w:hAnsiTheme="minorHAnsi"/>
                  <w:color w:val="auto"/>
                  <w:w w:val="105"/>
                </w:rPr>
                <w:t>How many MORE fields do you plan to clear in the next 3 years (ie: by 2018)?</w:t>
              </w:r>
            </w:ins>
          </w:p>
          <w:p w14:paraId="3B201EBB" w14:textId="0878F23F" w:rsidR="00EF7147" w:rsidRPr="00EF7147" w:rsidRDefault="00EF7147" w:rsidP="00F7697D">
            <w:pPr>
              <w:pStyle w:val="longtableQtext"/>
              <w:spacing w:afterLines="20" w:after="48" w:line="240" w:lineRule="auto"/>
              <w:ind w:left="10"/>
              <w:contextualSpacing/>
              <w:rPr>
                <w:ins w:id="752" w:author="Stephanie Fenner" w:date="2014-11-04T13:37:00Z"/>
                <w:rFonts w:asciiTheme="minorHAnsi" w:hAnsiTheme="minorHAnsi"/>
                <w:i/>
                <w:color w:val="auto"/>
                <w:w w:val="105"/>
                <w:rPrChange w:id="753" w:author="Stephanie Fenner" w:date="2014-11-04T13:38:00Z">
                  <w:rPr>
                    <w:ins w:id="754" w:author="Stephanie Fenner" w:date="2014-11-04T13:37:00Z"/>
                    <w:rFonts w:asciiTheme="minorHAnsi" w:hAnsiTheme="minorHAnsi"/>
                    <w:color w:val="auto"/>
                    <w:w w:val="105"/>
                  </w:rPr>
                </w:rPrChange>
              </w:rPr>
            </w:pPr>
            <w:ins w:id="755" w:author="Stephanie Fenner" w:date="2014-11-04T13:38:00Z">
              <w:r w:rsidRPr="00EF7147">
                <w:rPr>
                  <w:rFonts w:asciiTheme="minorHAnsi" w:hAnsiTheme="minorHAnsi"/>
                  <w:i/>
                  <w:color w:val="auto"/>
                  <w:w w:val="105"/>
                  <w:rPrChange w:id="756" w:author="Stephanie Fenner" w:date="2014-11-04T13:38:00Z">
                    <w:rPr>
                      <w:rFonts w:asciiTheme="minorHAnsi" w:hAnsiTheme="minorHAnsi"/>
                      <w:color w:val="auto"/>
                      <w:w w:val="105"/>
                    </w:rPr>
                  </w:rPrChange>
                </w:rPr>
                <w:t>Only consider land that is owned, rented in, or borrowed, not land that is rented out or lended to others</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5A47C22D" w14:textId="57F9BEBC" w:rsidR="00EF7147" w:rsidRPr="001512DD" w:rsidRDefault="00EF7147" w:rsidP="00F7697D">
            <w:pPr>
              <w:spacing w:after="0"/>
              <w:rPr>
                <w:ins w:id="757" w:author="Stephanie Fenner" w:date="2014-11-04T13:37:00Z"/>
                <w:i/>
                <w:color w:val="A6A6A6" w:themeColor="background1" w:themeShade="A6"/>
              </w:rPr>
            </w:pPr>
            <w:ins w:id="758" w:author="Stephanie Fenner" w:date="2014-11-04T13:37:00Z">
              <w:r>
                <w:rPr>
                  <w:i/>
                  <w:color w:val="A6A6A6" w:themeColor="background1" w:themeShade="A6"/>
                </w:rPr>
                <w:t>(Integer)</w:t>
              </w:r>
            </w:ins>
          </w:p>
        </w:tc>
      </w:tr>
      <w:tr w:rsidR="00C77E6C" w:rsidRPr="001512DD"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1512DD" w:rsidRDefault="00C20927" w:rsidP="00F7697D">
            <w:pPr>
              <w:spacing w:after="0"/>
              <w:rPr>
                <w:rFonts w:eastAsia="Calibri" w:cs="Times New Roman"/>
                <w:w w:val="105"/>
              </w:rPr>
            </w:pPr>
            <w:r>
              <w:rPr>
                <w:rFonts w:eastAsia="Calibri"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1512DD" w:rsidRDefault="00C77E6C" w:rsidP="005E51A5">
            <w:pPr>
              <w:spacing w:after="0"/>
              <w:rPr>
                <w:rFonts w:eastAsia="Calibri" w:cs="Times New Roman"/>
                <w:w w:val="105"/>
              </w:rPr>
            </w:pPr>
            <w:r w:rsidRPr="001512DD">
              <w:rPr>
                <w:w w:val="105"/>
              </w:rPr>
              <w:t>In the past 5 years, has your household requested or tried to obtain additional land in this village for use by your household? (</w:t>
            </w:r>
            <w:r w:rsidRPr="001512DD">
              <w:rPr>
                <w:b/>
                <w:w w:val="105"/>
              </w:rPr>
              <w:t>req_land</w:t>
            </w:r>
            <w:r w:rsidRPr="001512DD">
              <w:rPr>
                <w:w w:val="105"/>
              </w:rPr>
              <w:t>)</w:t>
            </w:r>
          </w:p>
        </w:tc>
        <w:tc>
          <w:tcPr>
            <w:tcW w:w="4332" w:type="dxa"/>
            <w:gridSpan w:val="3"/>
            <w:tcBorders>
              <w:top w:val="single" w:sz="4" w:space="0" w:color="000000"/>
              <w:bottom w:val="single" w:sz="4" w:space="0" w:color="000000"/>
              <w:right w:val="single" w:sz="18" w:space="0" w:color="000000"/>
            </w:tcBorders>
          </w:tcPr>
          <w:p w14:paraId="51FD5F25" w14:textId="77777777" w:rsidR="00C77E6C" w:rsidRPr="001512DD" w:rsidRDefault="00C77E6C" w:rsidP="00F7697D">
            <w:pPr>
              <w:spacing w:after="0"/>
            </w:pPr>
            <w:r w:rsidRPr="001512DD">
              <w:t>1=No</w:t>
            </w:r>
          </w:p>
          <w:p w14:paraId="0037EB6E" w14:textId="77777777" w:rsidR="00C77E6C" w:rsidRPr="001512DD" w:rsidRDefault="00C77E6C" w:rsidP="00F7697D">
            <w:pPr>
              <w:spacing w:after="0"/>
            </w:pPr>
            <w:r w:rsidRPr="001512DD">
              <w:t>2=Yes</w:t>
            </w:r>
            <w:r w:rsidRPr="001512DD" w:rsidDel="00226116">
              <w:t xml:space="preserve"> </w:t>
            </w:r>
          </w:p>
          <w:p w14:paraId="7C4F9E65" w14:textId="77777777" w:rsidR="00C77E6C" w:rsidRPr="001512DD" w:rsidRDefault="00C77E6C" w:rsidP="00F7697D">
            <w:pPr>
              <w:spacing w:after="0"/>
            </w:pPr>
            <w:r w:rsidRPr="001512DD">
              <w:t>888=Don’t know</w:t>
            </w:r>
          </w:p>
          <w:p w14:paraId="157C74D1" w14:textId="77777777" w:rsidR="00C77E6C" w:rsidRPr="001512DD" w:rsidRDefault="00C77E6C"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1512DD" w:rsidRDefault="00C20927" w:rsidP="00F7697D">
            <w:pPr>
              <w:spacing w:after="0"/>
              <w:rPr>
                <w:rFonts w:eastAsia="Calibri" w:cs="Times New Roman"/>
                <w:w w:val="105"/>
              </w:rPr>
            </w:pPr>
            <w:r>
              <w:rPr>
                <w:rFonts w:eastAsia="Calibri" w:cs="Times New Roman"/>
                <w:w w:val="105"/>
              </w:rPr>
              <w:t>H18</w:t>
            </w:r>
          </w:p>
        </w:tc>
        <w:tc>
          <w:tcPr>
            <w:tcW w:w="4677" w:type="dxa"/>
            <w:tcBorders>
              <w:top w:val="single" w:sz="4" w:space="0" w:color="000000"/>
              <w:left w:val="single" w:sz="4" w:space="0" w:color="auto"/>
              <w:bottom w:val="single" w:sz="4" w:space="0" w:color="000000"/>
            </w:tcBorders>
          </w:tcPr>
          <w:p w14:paraId="595B34E6" w14:textId="3D49A47E" w:rsidR="00C77E6C" w:rsidRPr="001512DD" w:rsidRDefault="00C77E6C" w:rsidP="00F7697D">
            <w:pPr>
              <w:spacing w:after="0"/>
              <w:rPr>
                <w:rFonts w:eastAsia="Calibri" w:cs="Times New Roman"/>
                <w:w w:val="105"/>
              </w:rPr>
            </w:pPr>
            <w:r w:rsidRPr="001512DD">
              <w:rPr>
                <w:w w:val="105"/>
              </w:rPr>
              <w:t>From whom did you request this land? (</w:t>
            </w:r>
            <w:r w:rsidRPr="001512DD">
              <w:rPr>
                <w:b/>
                <w:w w:val="105"/>
              </w:rPr>
              <w:t>whom_request</w:t>
            </w:r>
            <w:r w:rsidRPr="001512DD">
              <w:rPr>
                <w:w w:val="105"/>
              </w:rPr>
              <w:t>)</w:t>
            </w:r>
          </w:p>
        </w:tc>
        <w:tc>
          <w:tcPr>
            <w:tcW w:w="4332" w:type="dxa"/>
            <w:gridSpan w:val="3"/>
            <w:tcBorders>
              <w:top w:val="single" w:sz="4" w:space="0" w:color="000000"/>
              <w:bottom w:val="single" w:sz="4" w:space="0" w:color="000000"/>
              <w:right w:val="single" w:sz="18" w:space="0" w:color="000000"/>
            </w:tcBorders>
          </w:tcPr>
          <w:p w14:paraId="1B09304D" w14:textId="77777777" w:rsidR="00C77E6C" w:rsidRPr="001512DD" w:rsidRDefault="00C77E6C" w:rsidP="00F7697D">
            <w:pPr>
              <w:spacing w:after="0"/>
            </w:pPr>
            <w:r w:rsidRPr="001512DD">
              <w:t>1=Headman</w:t>
            </w:r>
          </w:p>
          <w:p w14:paraId="4A8EBE28" w14:textId="77777777" w:rsidR="00C77E6C" w:rsidRPr="001512DD" w:rsidRDefault="00C77E6C" w:rsidP="00F7697D">
            <w:pPr>
              <w:spacing w:after="0"/>
            </w:pPr>
            <w:r w:rsidRPr="001512DD">
              <w:t>2=Induna</w:t>
            </w:r>
          </w:p>
          <w:p w14:paraId="6121E99C" w14:textId="77777777" w:rsidR="00C77E6C" w:rsidRPr="001512DD" w:rsidRDefault="00C77E6C" w:rsidP="00F7697D">
            <w:pPr>
              <w:spacing w:after="0"/>
            </w:pPr>
            <w:r w:rsidRPr="001512DD">
              <w:t>3=Chief</w:t>
            </w:r>
          </w:p>
          <w:p w14:paraId="6D0BE0C8" w14:textId="77777777" w:rsidR="00C77E6C" w:rsidRPr="001512DD" w:rsidRDefault="00C77E6C" w:rsidP="00F7697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1512DD" w:rsidRDefault="00C20927" w:rsidP="00F7697D">
            <w:pPr>
              <w:spacing w:after="0"/>
            </w:pPr>
            <w:r>
              <w:t>H18b</w:t>
            </w:r>
          </w:p>
        </w:tc>
        <w:tc>
          <w:tcPr>
            <w:tcW w:w="4677" w:type="dxa"/>
            <w:tcBorders>
              <w:left w:val="single" w:sz="4" w:space="0" w:color="auto"/>
              <w:right w:val="single" w:sz="18" w:space="0" w:color="000000"/>
            </w:tcBorders>
          </w:tcPr>
          <w:p w14:paraId="46CB14AE" w14:textId="3B515CBB" w:rsidR="00C77E6C" w:rsidRPr="001512DD" w:rsidRDefault="00C77E6C" w:rsidP="00F7697D">
            <w:pPr>
              <w:spacing w:after="0"/>
              <w:rPr>
                <w:w w:val="105"/>
              </w:rPr>
            </w:pPr>
            <w:r w:rsidRPr="001512DD">
              <w:rPr>
                <w:w w:val="105"/>
              </w:rPr>
              <w:t>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77E540C8"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4465B69A"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1512DD" w:rsidRDefault="00C20927" w:rsidP="00F7697D">
            <w:pPr>
              <w:spacing w:after="0"/>
            </w:pPr>
            <w:r>
              <w:t>H19</w:t>
            </w:r>
          </w:p>
        </w:tc>
        <w:tc>
          <w:tcPr>
            <w:tcW w:w="7194" w:type="dxa"/>
            <w:gridSpan w:val="2"/>
            <w:tcBorders>
              <w:top w:val="single" w:sz="4" w:space="0" w:color="000000"/>
              <w:left w:val="single" w:sz="4" w:space="0" w:color="auto"/>
              <w:bottom w:val="single" w:sz="4" w:space="0" w:color="000000"/>
              <w:right w:val="single" w:sz="18" w:space="0" w:color="000000"/>
            </w:tcBorders>
          </w:tcPr>
          <w:p w14:paraId="7A4A236F" w14:textId="29E1178E" w:rsidR="00C77E6C" w:rsidRPr="001512DD" w:rsidRDefault="00C77E6C" w:rsidP="00F7697D">
            <w:pPr>
              <w:spacing w:afterLines="20" w:after="48" w:line="240" w:lineRule="auto"/>
              <w:ind w:left="10"/>
              <w:contextualSpacing/>
              <w:rPr>
                <w:w w:val="105"/>
              </w:rPr>
            </w:pPr>
            <w:r w:rsidRPr="001512DD">
              <w:rPr>
                <w:w w:val="105"/>
              </w:rPr>
              <w:t>How much land did your household request?  (</w:t>
            </w:r>
            <w:r w:rsidRPr="001512DD">
              <w:rPr>
                <w:b/>
                <w:w w:val="105"/>
              </w:rPr>
              <w:t>area_request</w:t>
            </w:r>
            <w:r w:rsidRPr="001512DD">
              <w:rPr>
                <w:w w:val="105"/>
              </w:rPr>
              <w:t>)</w:t>
            </w:r>
          </w:p>
          <w:p w14:paraId="093E40F4" w14:textId="77777777" w:rsidR="00C77E6C" w:rsidRPr="001512DD" w:rsidRDefault="00C77E6C" w:rsidP="00F7697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44E8C36"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1512DD" w:rsidRDefault="00C20927" w:rsidP="00F7697D">
            <w:pPr>
              <w:spacing w:after="0"/>
              <w:rPr>
                <w:rFonts w:eastAsia="Calibri" w:cs="Times New Roman"/>
              </w:rPr>
            </w:pPr>
            <w:r>
              <w:rPr>
                <w:rFonts w:eastAsia="Calibri"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1512DD" w:rsidRDefault="00C77E6C" w:rsidP="00F7697D">
            <w:pPr>
              <w:spacing w:after="0"/>
              <w:rPr>
                <w:rFonts w:cs="Times New Roman"/>
                <w:w w:val="105"/>
              </w:rPr>
            </w:pPr>
            <w:r w:rsidRPr="001512DD">
              <w:rPr>
                <w:rFonts w:cs="Times New Roman"/>
                <w:w w:val="105"/>
              </w:rPr>
              <w:t>1=Lima</w:t>
            </w:r>
          </w:p>
          <w:p w14:paraId="689A86AC" w14:textId="77777777" w:rsidR="00C77E6C" w:rsidRPr="001512DD" w:rsidRDefault="00C77E6C" w:rsidP="00F7697D">
            <w:pPr>
              <w:spacing w:after="0"/>
              <w:rPr>
                <w:rFonts w:cs="Times New Roman"/>
                <w:w w:val="105"/>
              </w:rPr>
            </w:pPr>
            <w:r w:rsidRPr="001512DD">
              <w:rPr>
                <w:rFonts w:cs="Times New Roman"/>
                <w:w w:val="105"/>
              </w:rPr>
              <w:t>2=Acre</w:t>
            </w:r>
          </w:p>
          <w:p w14:paraId="0B2D5FDC" w14:textId="77777777" w:rsidR="00C77E6C" w:rsidRPr="001512DD" w:rsidRDefault="00C77E6C" w:rsidP="00F7697D">
            <w:pPr>
              <w:spacing w:after="0"/>
              <w:rPr>
                <w:rFonts w:cs="Times New Roman"/>
                <w:w w:val="105"/>
              </w:rPr>
            </w:pPr>
            <w:r w:rsidRPr="001512DD">
              <w:rPr>
                <w:rFonts w:cs="Times New Roman"/>
                <w:w w:val="105"/>
              </w:rPr>
              <w:t>3=Hectare</w:t>
            </w:r>
          </w:p>
          <w:p w14:paraId="66C3398F" w14:textId="77777777" w:rsidR="00C77E6C" w:rsidRPr="001512DD" w:rsidRDefault="00C77E6C" w:rsidP="00F7697D">
            <w:pPr>
              <w:spacing w:after="0"/>
              <w:rPr>
                <w:rFonts w:cs="Times New Roman"/>
                <w:w w:val="105"/>
              </w:rPr>
            </w:pPr>
            <w:r w:rsidRPr="001512DD">
              <w:rPr>
                <w:rFonts w:cs="Times New Roman"/>
                <w:w w:val="105"/>
              </w:rPr>
              <w:t>4=Square meter</w:t>
            </w:r>
          </w:p>
          <w:p w14:paraId="6A841D74" w14:textId="77777777" w:rsidR="00C77E6C" w:rsidRPr="001512DD" w:rsidRDefault="00C77E6C" w:rsidP="00F7697D">
            <w:pPr>
              <w:spacing w:after="0"/>
              <w:rPr>
                <w:rFonts w:cs="Times New Roman"/>
                <w:w w:val="105"/>
              </w:rPr>
            </w:pPr>
            <w:r w:rsidRPr="001512DD">
              <w:rPr>
                <w:rFonts w:cs="Times New Roman"/>
                <w:w w:val="105"/>
              </w:rPr>
              <w:t>5=Steps</w:t>
            </w:r>
          </w:p>
          <w:p w14:paraId="696AEAAB" w14:textId="77777777" w:rsidR="00C77E6C" w:rsidRPr="001512DD" w:rsidRDefault="00C77E6C" w:rsidP="00F7697D">
            <w:pPr>
              <w:spacing w:after="0"/>
            </w:pPr>
            <w:r w:rsidRPr="001512DD">
              <w:rPr>
                <w:rFonts w:cs="Times New Roman"/>
                <w:w w:val="105"/>
              </w:rPr>
              <w:t>6=Ropes</w:t>
            </w:r>
          </w:p>
          <w:p w14:paraId="45B981CE"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B593F3"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2214DF86"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1512DD" w:rsidRDefault="00C20927" w:rsidP="00F7697D">
            <w:pPr>
              <w:spacing w:after="0"/>
              <w:rPr>
                <w:w w:val="105"/>
              </w:rPr>
            </w:pPr>
            <w:r>
              <w:rPr>
                <w:w w:val="105"/>
              </w:rPr>
              <w:t>H20</w:t>
            </w:r>
          </w:p>
        </w:tc>
        <w:tc>
          <w:tcPr>
            <w:tcW w:w="7194" w:type="dxa"/>
            <w:gridSpan w:val="2"/>
            <w:tcBorders>
              <w:top w:val="single" w:sz="4" w:space="0" w:color="000000"/>
              <w:left w:val="single" w:sz="4" w:space="0" w:color="auto"/>
              <w:bottom w:val="single" w:sz="4" w:space="0" w:color="000000"/>
              <w:right w:val="single" w:sz="18" w:space="0" w:color="000000"/>
            </w:tcBorders>
          </w:tcPr>
          <w:p w14:paraId="3C66FB30" w14:textId="74609110" w:rsidR="00C77E6C" w:rsidRPr="001512DD" w:rsidRDefault="00C77E6C" w:rsidP="00F7697D">
            <w:pPr>
              <w:spacing w:after="0"/>
              <w:rPr>
                <w:w w:val="105"/>
              </w:rPr>
            </w:pPr>
            <w:r w:rsidRPr="001512DD">
              <w:rPr>
                <w:w w:val="105"/>
              </w:rPr>
              <w:t>What was the area of the land obtained? (</w:t>
            </w:r>
            <w:r w:rsidRPr="001512DD">
              <w:rPr>
                <w:b/>
                <w:w w:val="105"/>
              </w:rPr>
              <w:t>area_obtained</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5BF2C57"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1512DD" w:rsidRDefault="00C20927" w:rsidP="00F7697D">
            <w:pPr>
              <w:spacing w:after="0"/>
              <w:rPr>
                <w:rFonts w:eastAsia="Calibri" w:cs="Times New Roman"/>
              </w:rPr>
            </w:pPr>
            <w:r>
              <w:rPr>
                <w:rFonts w:eastAsia="Calibri"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1512DD" w:rsidRDefault="00C77E6C" w:rsidP="00C20927">
            <w:pPr>
              <w:spacing w:after="0"/>
              <w:rPr>
                <w:color w:val="000000"/>
              </w:rPr>
            </w:pPr>
            <w:r w:rsidRPr="001512DD">
              <w:rPr>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1512DD" w:rsidRDefault="00C77E6C" w:rsidP="00F7697D">
            <w:pPr>
              <w:spacing w:after="0"/>
              <w:rPr>
                <w:rFonts w:cs="Times New Roman"/>
                <w:w w:val="105"/>
              </w:rPr>
            </w:pPr>
            <w:r w:rsidRPr="001512DD">
              <w:rPr>
                <w:rFonts w:cs="Times New Roman"/>
                <w:w w:val="105"/>
              </w:rPr>
              <w:t>1=Lima</w:t>
            </w:r>
          </w:p>
          <w:p w14:paraId="37267023" w14:textId="77777777" w:rsidR="00C77E6C" w:rsidRPr="001512DD" w:rsidRDefault="00C77E6C" w:rsidP="00F7697D">
            <w:pPr>
              <w:spacing w:after="0"/>
              <w:rPr>
                <w:rFonts w:cs="Times New Roman"/>
                <w:w w:val="105"/>
              </w:rPr>
            </w:pPr>
            <w:r w:rsidRPr="001512DD">
              <w:rPr>
                <w:rFonts w:cs="Times New Roman"/>
                <w:w w:val="105"/>
              </w:rPr>
              <w:t>2=Acre</w:t>
            </w:r>
          </w:p>
          <w:p w14:paraId="58A8CC73" w14:textId="77777777" w:rsidR="00C77E6C" w:rsidRPr="001512DD" w:rsidRDefault="00C77E6C" w:rsidP="00F7697D">
            <w:pPr>
              <w:spacing w:after="0"/>
              <w:rPr>
                <w:rFonts w:cs="Times New Roman"/>
                <w:w w:val="105"/>
              </w:rPr>
            </w:pPr>
            <w:r w:rsidRPr="001512DD">
              <w:rPr>
                <w:rFonts w:cs="Times New Roman"/>
                <w:w w:val="105"/>
              </w:rPr>
              <w:t>3=Hectare</w:t>
            </w:r>
          </w:p>
          <w:p w14:paraId="5EB83A88" w14:textId="77777777" w:rsidR="00C77E6C" w:rsidRPr="001512DD" w:rsidRDefault="00C77E6C" w:rsidP="00F7697D">
            <w:pPr>
              <w:spacing w:after="0"/>
              <w:rPr>
                <w:rFonts w:cs="Times New Roman"/>
                <w:w w:val="105"/>
              </w:rPr>
            </w:pPr>
            <w:r w:rsidRPr="001512DD">
              <w:rPr>
                <w:rFonts w:cs="Times New Roman"/>
                <w:w w:val="105"/>
              </w:rPr>
              <w:t>4=Square meter</w:t>
            </w:r>
          </w:p>
          <w:p w14:paraId="5CAA5CAE" w14:textId="77777777" w:rsidR="00C77E6C" w:rsidRPr="001512DD" w:rsidRDefault="00C77E6C" w:rsidP="00F7697D">
            <w:pPr>
              <w:spacing w:after="0"/>
              <w:rPr>
                <w:rFonts w:cs="Times New Roman"/>
                <w:w w:val="105"/>
              </w:rPr>
            </w:pPr>
            <w:r w:rsidRPr="001512DD">
              <w:rPr>
                <w:rFonts w:cs="Times New Roman"/>
                <w:w w:val="105"/>
              </w:rPr>
              <w:lastRenderedPageBreak/>
              <w:t>5=Steps</w:t>
            </w:r>
          </w:p>
          <w:p w14:paraId="0EB260EC" w14:textId="77777777" w:rsidR="00C77E6C" w:rsidRPr="001512DD" w:rsidRDefault="00C77E6C" w:rsidP="00F7697D">
            <w:pPr>
              <w:spacing w:after="0"/>
            </w:pPr>
            <w:r w:rsidRPr="001512DD">
              <w:rPr>
                <w:rFonts w:cs="Times New Roman"/>
                <w:w w:val="105"/>
              </w:rPr>
              <w:t>6=Ropes</w:t>
            </w:r>
          </w:p>
          <w:p w14:paraId="6C3CEBD0"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2F7F99"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lastRenderedPageBreak/>
              <w:t>(Code)</w:t>
            </w:r>
          </w:p>
        </w:tc>
      </w:tr>
      <w:tr w:rsidR="00C77E6C" w:rsidRPr="001512DD"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1512DD" w:rsidRDefault="00C20927" w:rsidP="00F7697D">
            <w:pPr>
              <w:spacing w:after="0"/>
              <w:rPr>
                <w:rFonts w:eastAsia="Calibri" w:cs="Times New Roman"/>
              </w:rPr>
            </w:pPr>
            <w:r>
              <w:rPr>
                <w:rFonts w:eastAsia="Calibri" w:cs="Times New Roman"/>
              </w:rPr>
              <w:lastRenderedPageBreak/>
              <w:t>H21</w:t>
            </w:r>
          </w:p>
        </w:tc>
        <w:tc>
          <w:tcPr>
            <w:tcW w:w="4677" w:type="dxa"/>
            <w:tcBorders>
              <w:top w:val="single" w:sz="4" w:space="0" w:color="000000"/>
              <w:left w:val="single" w:sz="4" w:space="0" w:color="000000"/>
              <w:bottom w:val="single" w:sz="4" w:space="0" w:color="000000"/>
            </w:tcBorders>
          </w:tcPr>
          <w:p w14:paraId="543516DE" w14:textId="70037E11" w:rsidR="00C77E6C" w:rsidRPr="001512DD" w:rsidRDefault="00C77E6C" w:rsidP="00F7697D">
            <w:pPr>
              <w:spacing w:after="0"/>
              <w:rPr>
                <w:w w:val="105"/>
              </w:rPr>
            </w:pPr>
            <w:r w:rsidRPr="001512DD">
              <w:rPr>
                <w:w w:val="105"/>
              </w:rPr>
              <w:t>What was the condition of the land when the household obtained it? (</w:t>
            </w:r>
            <w:r w:rsidRPr="001512DD">
              <w:rPr>
                <w:b/>
                <w:w w:val="105"/>
              </w:rPr>
              <w:t>land_state</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1512DD" w:rsidRDefault="00C77E6C" w:rsidP="00F7697D">
            <w:pPr>
              <w:spacing w:after="0"/>
              <w:rPr>
                <w:rFonts w:cs="Times New Roman"/>
                <w:w w:val="105"/>
              </w:rPr>
            </w:pPr>
            <w:r w:rsidRPr="001512DD">
              <w:rPr>
                <w:rFonts w:cs="Times New Roman"/>
                <w:w w:val="105"/>
              </w:rPr>
              <w:t>1=Undeveloped</w:t>
            </w:r>
          </w:p>
          <w:p w14:paraId="0D8E2A15" w14:textId="77777777" w:rsidR="00C77E6C" w:rsidRPr="001512DD" w:rsidRDefault="00C77E6C" w:rsidP="00F7697D">
            <w:pPr>
              <w:spacing w:after="0"/>
              <w:rPr>
                <w:rFonts w:cs="Times New Roman"/>
                <w:w w:val="105"/>
              </w:rPr>
            </w:pPr>
            <w:r w:rsidRPr="001512DD">
              <w:rPr>
                <w:rFonts w:cs="Times New Roman"/>
                <w:w w:val="105"/>
              </w:rPr>
              <w:t>2=Fallow</w:t>
            </w:r>
          </w:p>
          <w:p w14:paraId="21F12F56" w14:textId="77777777" w:rsidR="00C77E6C" w:rsidRPr="001512DD" w:rsidRDefault="00C77E6C" w:rsidP="00F7697D">
            <w:pPr>
              <w:spacing w:after="0"/>
              <w:rPr>
                <w:rFonts w:cs="Times New Roman"/>
                <w:w w:val="105"/>
              </w:rPr>
            </w:pPr>
            <w:r w:rsidRPr="001512DD">
              <w:rPr>
                <w:rFonts w:cs="Times New Roman"/>
                <w:w w:val="105"/>
              </w:rPr>
              <w:t>3=Productive</w:t>
            </w:r>
          </w:p>
          <w:p w14:paraId="3CB1C990" w14:textId="77777777" w:rsidR="00C77E6C" w:rsidRPr="001512DD" w:rsidRDefault="00C77E6C" w:rsidP="00F7697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0B8E728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1512DD" w:rsidRDefault="00C20927" w:rsidP="00F7697D">
            <w:pPr>
              <w:spacing w:after="0"/>
            </w:pPr>
            <w:r>
              <w:t>H21b</w:t>
            </w:r>
          </w:p>
        </w:tc>
        <w:tc>
          <w:tcPr>
            <w:tcW w:w="4677" w:type="dxa"/>
            <w:tcBorders>
              <w:left w:val="single" w:sz="4" w:space="0" w:color="auto"/>
              <w:right w:val="single" w:sz="18" w:space="0" w:color="000000"/>
            </w:tcBorders>
          </w:tcPr>
          <w:p w14:paraId="7CAE71D0" w14:textId="29605757" w:rsidR="00C77E6C" w:rsidRPr="001512DD" w:rsidRDefault="00C77E6C" w:rsidP="00F7697D">
            <w:pPr>
              <w:spacing w:after="0"/>
              <w:rPr>
                <w:w w:val="105"/>
              </w:rPr>
            </w:pPr>
            <w:r w:rsidRPr="001512DD">
              <w:rPr>
                <w:w w:val="105"/>
              </w:rPr>
              <w:t>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4B512775"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1512DD" w:rsidRDefault="00AA3608" w:rsidP="00F7697D">
            <w:pPr>
              <w:spacing w:after="0"/>
              <w:rPr>
                <w:rFonts w:eastAsia="Calibri" w:cs="Times New Roman"/>
                <w:w w:val="105"/>
              </w:rPr>
            </w:pPr>
            <w:r>
              <w:rPr>
                <w:rFonts w:eastAsia="Calibri"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1512DD" w:rsidRDefault="00C77E6C" w:rsidP="00F7697D">
            <w:pPr>
              <w:spacing w:afterLines="20" w:after="48" w:line="240" w:lineRule="auto"/>
              <w:ind w:left="10"/>
              <w:contextualSpacing/>
              <w:rPr>
                <w:w w:val="105"/>
              </w:rPr>
            </w:pPr>
            <w:commentRangeStart w:id="759"/>
            <w:r w:rsidRPr="001512DD">
              <w:rPr>
                <w:w w:val="105"/>
              </w:rPr>
              <w:t>In the past five years, has your household ever had land that you were using reallocated by village or chief authorities to be used for other purposes? (</w:t>
            </w:r>
            <w:r w:rsidRPr="001512DD">
              <w:rPr>
                <w:b/>
                <w:w w:val="105"/>
              </w:rPr>
              <w:t>reallocate</w:t>
            </w:r>
            <w:r w:rsidRPr="001512DD">
              <w:rPr>
                <w:w w:val="105"/>
              </w:rPr>
              <w:t>)</w:t>
            </w:r>
            <w:commentRangeEnd w:id="759"/>
            <w:r>
              <w:rPr>
                <w:rStyle w:val="CommentReference"/>
              </w:rPr>
              <w:commentReference w:id="759"/>
            </w:r>
          </w:p>
          <w:p w14:paraId="2AD82C7A" w14:textId="20861BEF" w:rsidR="00C77E6C" w:rsidRPr="001512DD" w:rsidRDefault="00AA3608" w:rsidP="00F7697D">
            <w:pPr>
              <w:spacing w:afterLines="20" w:after="48" w:line="240" w:lineRule="auto"/>
              <w:ind w:left="10"/>
              <w:contextualSpacing/>
              <w:rPr>
                <w:i/>
                <w:w w:val="105"/>
              </w:rPr>
            </w:pPr>
            <w:r>
              <w:rPr>
                <w:i/>
                <w:w w:val="105"/>
              </w:rPr>
              <w:t>If not 1, skip to Module I</w:t>
            </w:r>
          </w:p>
        </w:tc>
        <w:tc>
          <w:tcPr>
            <w:tcW w:w="4332" w:type="dxa"/>
            <w:gridSpan w:val="3"/>
            <w:tcBorders>
              <w:top w:val="single" w:sz="4" w:space="0" w:color="000000"/>
              <w:bottom w:val="single" w:sz="4" w:space="0" w:color="000000"/>
              <w:right w:val="single" w:sz="18" w:space="0" w:color="000000"/>
            </w:tcBorders>
          </w:tcPr>
          <w:p w14:paraId="422F1312" w14:textId="77777777" w:rsidR="00C77E6C" w:rsidRPr="001512DD" w:rsidRDefault="00C77E6C" w:rsidP="00F7697D">
            <w:pPr>
              <w:spacing w:after="0"/>
            </w:pPr>
            <w:r w:rsidRPr="001512DD">
              <w:t>1=No</w:t>
            </w:r>
          </w:p>
          <w:p w14:paraId="22FB6FB5" w14:textId="77777777" w:rsidR="00C77E6C" w:rsidRPr="001512DD" w:rsidRDefault="00C77E6C" w:rsidP="00F7697D">
            <w:pPr>
              <w:spacing w:after="0"/>
            </w:pPr>
            <w:r w:rsidRPr="001512DD">
              <w:t>2=Yes</w:t>
            </w:r>
            <w:r w:rsidRPr="001512DD" w:rsidDel="00226116">
              <w:t xml:space="preserve"> </w:t>
            </w:r>
          </w:p>
          <w:p w14:paraId="22F94840" w14:textId="77777777" w:rsidR="00C77E6C" w:rsidRPr="001512DD" w:rsidRDefault="00C77E6C" w:rsidP="00F7697D">
            <w:pPr>
              <w:spacing w:after="0"/>
            </w:pPr>
            <w:r w:rsidRPr="001512DD">
              <w:t>888=Don’t know</w:t>
            </w:r>
          </w:p>
          <w:p w14:paraId="50557C64" w14:textId="77777777" w:rsidR="00C77E6C" w:rsidRPr="001512DD" w:rsidRDefault="00C77E6C"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5011D0BD"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1512DD" w:rsidRDefault="00AA3608" w:rsidP="00F7697D">
            <w:pPr>
              <w:spacing w:after="0"/>
              <w:rPr>
                <w:w w:val="105"/>
              </w:rPr>
            </w:pPr>
            <w:r>
              <w:rPr>
                <w:w w:val="105"/>
              </w:rPr>
              <w:t>H23</w:t>
            </w:r>
          </w:p>
        </w:tc>
        <w:tc>
          <w:tcPr>
            <w:tcW w:w="7194" w:type="dxa"/>
            <w:gridSpan w:val="2"/>
            <w:tcBorders>
              <w:top w:val="single" w:sz="4" w:space="0" w:color="000000"/>
              <w:left w:val="single" w:sz="4" w:space="0" w:color="auto"/>
              <w:bottom w:val="single" w:sz="4" w:space="0" w:color="000000"/>
              <w:right w:val="single" w:sz="18" w:space="0" w:color="000000"/>
            </w:tcBorders>
          </w:tcPr>
          <w:p w14:paraId="129214E5" w14:textId="14CDFDD2" w:rsidR="00C77E6C" w:rsidRPr="001512DD" w:rsidRDefault="00C77E6C" w:rsidP="00F7697D">
            <w:pPr>
              <w:spacing w:after="0"/>
              <w:rPr>
                <w:w w:val="105"/>
              </w:rPr>
            </w:pPr>
            <w:r w:rsidRPr="001512DD">
              <w:rPr>
                <w:w w:val="105"/>
              </w:rPr>
              <w:t>How many times was land reallocated? (</w:t>
            </w:r>
            <w:r w:rsidRPr="001512DD">
              <w:rPr>
                <w:b/>
                <w:w w:val="105"/>
              </w:rPr>
              <w:t>reallocate_freq</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9384DEA"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1512DD" w:rsidRDefault="00AA3608" w:rsidP="00F7697D">
            <w:pPr>
              <w:spacing w:after="0"/>
            </w:pPr>
            <w:r>
              <w:t>H24</w:t>
            </w:r>
          </w:p>
        </w:tc>
        <w:tc>
          <w:tcPr>
            <w:tcW w:w="4677" w:type="dxa"/>
            <w:tcBorders>
              <w:left w:val="single" w:sz="4" w:space="0" w:color="auto"/>
              <w:right w:val="single" w:sz="18" w:space="0" w:color="000000"/>
            </w:tcBorders>
          </w:tcPr>
          <w:p w14:paraId="4CDB2D22" w14:textId="38E5294B" w:rsidR="00C77E6C" w:rsidRPr="001512DD" w:rsidRDefault="00C77E6C" w:rsidP="00F7697D">
            <w:pPr>
              <w:spacing w:after="0"/>
              <w:rPr>
                <w:w w:val="105"/>
              </w:rPr>
            </w:pPr>
            <w:r w:rsidRPr="001512DD">
              <w:rPr>
                <w:w w:val="105"/>
              </w:rPr>
              <w:t>Why was the land reallocated? (</w:t>
            </w:r>
            <w:r w:rsidRPr="001512DD">
              <w:rPr>
                <w:b/>
                <w:w w:val="105"/>
              </w:rPr>
              <w:t>reallocate_exp</w:t>
            </w:r>
            <w:r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0F5F5323"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1A78013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1512DD" w:rsidRDefault="00AA3608" w:rsidP="00F7697D">
            <w:pPr>
              <w:spacing w:after="0"/>
              <w:rPr>
                <w:w w:val="105"/>
              </w:rPr>
            </w:pPr>
            <w:r>
              <w:rPr>
                <w:w w:val="105"/>
              </w:rPr>
              <w:t>H25</w:t>
            </w:r>
          </w:p>
        </w:tc>
        <w:tc>
          <w:tcPr>
            <w:tcW w:w="7194" w:type="dxa"/>
            <w:gridSpan w:val="2"/>
            <w:tcBorders>
              <w:top w:val="single" w:sz="4" w:space="0" w:color="000000"/>
              <w:left w:val="single" w:sz="4" w:space="0" w:color="auto"/>
              <w:bottom w:val="single" w:sz="4" w:space="0" w:color="000000"/>
              <w:right w:val="single" w:sz="18" w:space="0" w:color="000000"/>
            </w:tcBorders>
          </w:tcPr>
          <w:p w14:paraId="38C4310D" w14:textId="773357C2" w:rsidR="00C77E6C" w:rsidRPr="001512DD" w:rsidRDefault="00C77E6C" w:rsidP="00F7697D">
            <w:pPr>
              <w:spacing w:after="0"/>
              <w:rPr>
                <w:w w:val="105"/>
              </w:rPr>
            </w:pPr>
            <w:commentRangeStart w:id="760"/>
            <w:r w:rsidRPr="001512DD">
              <w:rPr>
                <w:w w:val="105"/>
              </w:rPr>
              <w:t>How much land was reallocated?</w:t>
            </w:r>
            <w:commentRangeEnd w:id="760"/>
            <w:r w:rsidR="000C43F6">
              <w:rPr>
                <w:rStyle w:val="CommentReference"/>
              </w:rPr>
              <w:commentReference w:id="760"/>
            </w:r>
            <w:r w:rsidRPr="001512DD">
              <w:rPr>
                <w:w w:val="105"/>
              </w:rPr>
              <w:t xml:space="preserve"> (</w:t>
            </w:r>
            <w:r w:rsidRPr="001512DD">
              <w:rPr>
                <w:b/>
                <w:w w:val="105"/>
              </w:rPr>
              <w:t>reallocate_size</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9A95F7"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72A065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8D29430" w14:textId="6BB916CE" w:rsidR="00C77E6C" w:rsidRPr="001512DD" w:rsidRDefault="00AA3608" w:rsidP="00F7697D">
            <w:pPr>
              <w:spacing w:after="0"/>
              <w:rPr>
                <w:rFonts w:eastAsia="Calibri" w:cs="Times New Roman"/>
              </w:rPr>
            </w:pPr>
            <w:r>
              <w:rPr>
                <w:rFonts w:eastAsia="Calibri" w:cs="Times New Roman"/>
              </w:rPr>
              <w:t>H26</w:t>
            </w:r>
          </w:p>
        </w:tc>
        <w:tc>
          <w:tcPr>
            <w:tcW w:w="4677" w:type="dxa"/>
            <w:tcBorders>
              <w:top w:val="single" w:sz="4" w:space="0" w:color="000000"/>
              <w:left w:val="single" w:sz="4" w:space="0" w:color="000000"/>
              <w:bottom w:val="single" w:sz="4" w:space="0" w:color="000000"/>
            </w:tcBorders>
          </w:tcPr>
          <w:p w14:paraId="118BB1AF" w14:textId="0116E478" w:rsidR="00C77E6C" w:rsidRPr="001512DD" w:rsidRDefault="00C77E6C" w:rsidP="00F7697D">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372C3B8D" w14:textId="77777777" w:rsidR="00C77E6C" w:rsidRPr="001512DD" w:rsidRDefault="00C77E6C" w:rsidP="00F7697D">
            <w:pPr>
              <w:spacing w:after="0"/>
              <w:rPr>
                <w:rFonts w:cs="Times New Roman"/>
                <w:w w:val="105"/>
              </w:rPr>
            </w:pPr>
            <w:r w:rsidRPr="001512DD">
              <w:rPr>
                <w:rFonts w:cs="Times New Roman"/>
                <w:w w:val="105"/>
              </w:rPr>
              <w:t>1=Lima</w:t>
            </w:r>
          </w:p>
          <w:p w14:paraId="36F553CF" w14:textId="77777777" w:rsidR="00C77E6C" w:rsidRPr="001512DD" w:rsidRDefault="00C77E6C" w:rsidP="00F7697D">
            <w:pPr>
              <w:spacing w:after="0"/>
              <w:rPr>
                <w:rFonts w:cs="Times New Roman"/>
                <w:w w:val="105"/>
              </w:rPr>
            </w:pPr>
            <w:r w:rsidRPr="001512DD">
              <w:rPr>
                <w:rFonts w:cs="Times New Roman"/>
                <w:w w:val="105"/>
              </w:rPr>
              <w:t>2=Acre</w:t>
            </w:r>
          </w:p>
          <w:p w14:paraId="7C9CFFE4" w14:textId="77777777" w:rsidR="00C77E6C" w:rsidRPr="001512DD" w:rsidRDefault="00C77E6C" w:rsidP="00F7697D">
            <w:pPr>
              <w:spacing w:after="0"/>
              <w:rPr>
                <w:rFonts w:cs="Times New Roman"/>
                <w:w w:val="105"/>
              </w:rPr>
            </w:pPr>
            <w:r w:rsidRPr="001512DD">
              <w:rPr>
                <w:rFonts w:cs="Times New Roman"/>
                <w:w w:val="105"/>
              </w:rPr>
              <w:t>3=Hectare</w:t>
            </w:r>
          </w:p>
          <w:p w14:paraId="2E11C9E9" w14:textId="77777777" w:rsidR="00C77E6C" w:rsidRPr="001512DD" w:rsidRDefault="00C77E6C" w:rsidP="00F7697D">
            <w:pPr>
              <w:spacing w:after="0"/>
              <w:rPr>
                <w:rFonts w:cs="Times New Roman"/>
                <w:w w:val="105"/>
              </w:rPr>
            </w:pPr>
            <w:r w:rsidRPr="001512DD">
              <w:rPr>
                <w:rFonts w:cs="Times New Roman"/>
                <w:w w:val="105"/>
              </w:rPr>
              <w:t>4=Square meter</w:t>
            </w:r>
          </w:p>
          <w:p w14:paraId="7B7BC1B0" w14:textId="77777777" w:rsidR="00C77E6C" w:rsidRPr="001512DD" w:rsidRDefault="00C77E6C" w:rsidP="00F7697D">
            <w:pPr>
              <w:spacing w:after="0"/>
              <w:rPr>
                <w:rFonts w:cs="Times New Roman"/>
                <w:w w:val="105"/>
              </w:rPr>
            </w:pPr>
            <w:r w:rsidRPr="001512DD">
              <w:rPr>
                <w:rFonts w:cs="Times New Roman"/>
                <w:w w:val="105"/>
              </w:rPr>
              <w:t>5=Steps</w:t>
            </w:r>
          </w:p>
          <w:p w14:paraId="55C2792B" w14:textId="77777777" w:rsidR="00C77E6C" w:rsidRPr="001512DD" w:rsidRDefault="00C77E6C" w:rsidP="00F7697D">
            <w:pPr>
              <w:spacing w:after="0"/>
            </w:pPr>
            <w:r w:rsidRPr="001512DD">
              <w:rPr>
                <w:rFonts w:cs="Times New Roman"/>
                <w:w w:val="105"/>
              </w:rPr>
              <w:t>6=Ropes</w:t>
            </w:r>
          </w:p>
          <w:p w14:paraId="20AF46C2"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F3A35AC"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bl>
    <w:p w14:paraId="2241FF04" w14:textId="77777777" w:rsidR="00F7697D" w:rsidRPr="001512DD" w:rsidRDefault="00F7697D" w:rsidP="00F7697D">
      <w:pPr>
        <w:spacing w:after="0" w:line="240" w:lineRule="auto"/>
        <w:contextualSpacing/>
        <w:rPr>
          <w:rFonts w:eastAsia="Times New Roman" w:cs="Times New Roman"/>
          <w:lang w:eastAsia="zh-CN"/>
        </w:rPr>
      </w:pPr>
    </w:p>
    <w:p w14:paraId="58E0F3F9" w14:textId="77777777" w:rsidR="00F7697D" w:rsidRPr="001512DD" w:rsidRDefault="00F7697D" w:rsidP="00F7697D">
      <w:pPr>
        <w:spacing w:after="0" w:line="240" w:lineRule="auto"/>
        <w:contextualSpacing/>
        <w:rPr>
          <w:rFonts w:eastAsia="Times New Roman" w:cs="Times New Roman"/>
          <w:lang w:eastAsia="zh-CN"/>
        </w:rPr>
      </w:pPr>
    </w:p>
    <w:p w14:paraId="48FC8826" w14:textId="77777777" w:rsidR="00F7697D" w:rsidRDefault="00F7697D" w:rsidP="00F7697D">
      <w:pPr>
        <w:spacing w:after="0" w:line="240" w:lineRule="auto"/>
        <w:contextualSpacing/>
        <w:rPr>
          <w:rFonts w:eastAsia="Times New Roman" w:cs="Times New Roman"/>
          <w:lang w:eastAsia="zh-CN"/>
        </w:rPr>
        <w:sectPr w:rsidR="00F7697D" w:rsidSect="00512DC2">
          <w:pgSz w:w="12240" w:h="15840"/>
          <w:pgMar w:top="1440" w:right="1080" w:bottom="1440" w:left="1080" w:header="720" w:footer="720" w:gutter="0"/>
          <w:cols w:space="720"/>
          <w:docGrid w:linePitch="360"/>
        </w:sectPr>
      </w:pPr>
    </w:p>
    <w:p w14:paraId="1AFFFAD7" w14:textId="5DA7BBCD" w:rsidR="00F7697D" w:rsidRPr="00F25BF8" w:rsidRDefault="00AA3608" w:rsidP="00F7697D">
      <w:pPr>
        <w:spacing w:after="0" w:line="240" w:lineRule="auto"/>
        <w:contextualSpacing/>
        <w:rPr>
          <w:rFonts w:eastAsia="Times New Roman" w:cs="Times New Roman"/>
          <w:b/>
          <w:bCs/>
        </w:rPr>
      </w:pPr>
      <w:commentRangeStart w:id="761"/>
      <w:r>
        <w:rPr>
          <w:rFonts w:eastAsia="Times New Roman" w:cs="Times New Roman"/>
          <w:b/>
          <w:bCs/>
        </w:rPr>
        <w:lastRenderedPageBreak/>
        <w:t>SECTION I</w:t>
      </w:r>
      <w:r w:rsidR="00F7697D" w:rsidRPr="00F25BF8">
        <w:rPr>
          <w:rFonts w:eastAsia="Times New Roman" w:cs="Times New Roman"/>
          <w:b/>
          <w:bCs/>
        </w:rPr>
        <w:t>. FIELD OVERVIEW</w:t>
      </w:r>
      <w:commentRangeEnd w:id="761"/>
      <w:r w:rsidR="00E31E9E">
        <w:rPr>
          <w:rStyle w:val="CommentReference"/>
        </w:rPr>
        <w:commentReference w:id="761"/>
      </w:r>
    </w:p>
    <w:p w14:paraId="6946C632" w14:textId="77777777" w:rsidR="00F7697D" w:rsidRPr="00F25BF8" w:rsidRDefault="00F7697D" w:rsidP="00F7697D">
      <w:pPr>
        <w:widowControl w:val="0"/>
        <w:autoSpaceDE w:val="0"/>
        <w:autoSpaceDN w:val="0"/>
        <w:adjustRightInd w:val="0"/>
        <w:spacing w:after="0" w:line="240" w:lineRule="auto"/>
        <w:contextualSpacing/>
        <w:rPr>
          <w:rFonts w:eastAsia="SimSun" w:cs="Times"/>
        </w:rPr>
      </w:pPr>
      <w:r w:rsidRPr="00F25BF8">
        <w:rPr>
          <w:rFonts w:eastAsia="SimSun"/>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900"/>
        <w:gridCol w:w="900"/>
        <w:gridCol w:w="1022"/>
        <w:gridCol w:w="1023"/>
        <w:gridCol w:w="2040"/>
        <w:gridCol w:w="1800"/>
        <w:gridCol w:w="1418"/>
        <w:gridCol w:w="1897"/>
      </w:tblGrid>
      <w:tr w:rsidR="00736DFE" w:rsidRPr="00F25BF8" w14:paraId="6DC43FF6" w14:textId="77777777" w:rsidTr="00736DFE">
        <w:trPr>
          <w:trHeight w:val="20"/>
          <w:jc w:val="center"/>
        </w:trPr>
        <w:tc>
          <w:tcPr>
            <w:tcW w:w="694" w:type="dxa"/>
            <w:vMerge w:val="restart"/>
          </w:tcPr>
          <w:p w14:paraId="5B2E5FED" w14:textId="77777777" w:rsidR="00F7697D" w:rsidRPr="00F25BF8" w:rsidRDefault="00F7697D" w:rsidP="00F7697D">
            <w:pPr>
              <w:contextualSpacing/>
              <w:jc w:val="center"/>
              <w:rPr>
                <w:sz w:val="20"/>
              </w:rPr>
            </w:pPr>
            <w:r w:rsidRPr="00F25BF8">
              <w:rPr>
                <w:sz w:val="20"/>
              </w:rPr>
              <w:t>Field</w:t>
            </w:r>
          </w:p>
        </w:tc>
        <w:tc>
          <w:tcPr>
            <w:tcW w:w="1101" w:type="dxa"/>
            <w:vMerge w:val="restart"/>
          </w:tcPr>
          <w:p w14:paraId="1D22F94A" w14:textId="77777777" w:rsidR="00F7697D" w:rsidRPr="00F25BF8" w:rsidRDefault="00F7697D" w:rsidP="00F7697D">
            <w:pPr>
              <w:contextualSpacing/>
              <w:jc w:val="center"/>
              <w:rPr>
                <w:sz w:val="20"/>
              </w:rPr>
            </w:pPr>
            <w:r w:rsidRPr="00F25BF8">
              <w:rPr>
                <w:sz w:val="20"/>
              </w:rPr>
              <w:t>Field name</w:t>
            </w:r>
          </w:p>
        </w:tc>
        <w:tc>
          <w:tcPr>
            <w:tcW w:w="1800" w:type="dxa"/>
            <w:gridSpan w:val="2"/>
          </w:tcPr>
          <w:p w14:paraId="61C25ED4" w14:textId="1BF04019"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1. What is the area of this field?</w:t>
            </w:r>
          </w:p>
          <w:p w14:paraId="78BCC7C6" w14:textId="77777777" w:rsidR="00F7697D" w:rsidRPr="00F25BF8" w:rsidRDefault="00F7697D" w:rsidP="00F7697D">
            <w:pPr>
              <w:kinsoku w:val="0"/>
              <w:overflowPunct w:val="0"/>
              <w:autoSpaceDE w:val="0"/>
              <w:autoSpaceDN w:val="0"/>
              <w:adjustRightInd w:val="0"/>
              <w:contextualSpacing/>
              <w:jc w:val="center"/>
              <w:rPr>
                <w:rFonts w:cs="Times New Roman"/>
                <w:b/>
                <w:w w:val="105"/>
                <w:sz w:val="20"/>
              </w:rPr>
            </w:pPr>
            <w:r w:rsidRPr="00F25BF8">
              <w:rPr>
                <w:rFonts w:cs="Times New Roman"/>
                <w:sz w:val="20"/>
              </w:rPr>
              <w:t>(</w:t>
            </w:r>
            <w:r w:rsidRPr="00F25BF8">
              <w:rPr>
                <w:rFonts w:cs="Times New Roman"/>
                <w:b/>
                <w:sz w:val="20"/>
              </w:rPr>
              <w:t>group_fieldarea</w:t>
            </w:r>
            <w:r w:rsidRPr="00F25BF8">
              <w:rPr>
                <w:rFonts w:cs="Times New Roman"/>
                <w:sz w:val="20"/>
              </w:rPr>
              <w:t>)</w:t>
            </w:r>
          </w:p>
        </w:tc>
        <w:tc>
          <w:tcPr>
            <w:tcW w:w="2045" w:type="dxa"/>
            <w:gridSpan w:val="2"/>
          </w:tcPr>
          <w:p w14:paraId="7D48F22F" w14:textId="72AFF52D" w:rsidR="00F7697D" w:rsidRPr="00F25BF8" w:rsidRDefault="00736DFE" w:rsidP="00F7697D">
            <w:pPr>
              <w:kinsoku w:val="0"/>
              <w:overflowPunct w:val="0"/>
              <w:autoSpaceDE w:val="0"/>
              <w:autoSpaceDN w:val="0"/>
              <w:adjustRightInd w:val="0"/>
              <w:ind w:right="241"/>
              <w:contextualSpacing/>
              <w:jc w:val="center"/>
              <w:rPr>
                <w:rFonts w:cs="Times New Roman"/>
                <w:w w:val="105"/>
                <w:sz w:val="20"/>
              </w:rPr>
            </w:pPr>
            <w:r>
              <w:rPr>
                <w:rFonts w:cs="Times New Roman"/>
                <w:w w:val="105"/>
                <w:sz w:val="20"/>
              </w:rPr>
              <w:t>I</w:t>
            </w:r>
            <w:r w:rsidR="00F7697D" w:rsidRPr="00F25BF8">
              <w:rPr>
                <w:rFonts w:cs="Times New Roman"/>
                <w:w w:val="105"/>
                <w:sz w:val="20"/>
              </w:rPr>
              <w:t>2. What is the distance from your house to the field?</w:t>
            </w:r>
          </w:p>
          <w:p w14:paraId="727FEDA2" w14:textId="77777777" w:rsidR="00F7697D" w:rsidRPr="00F25BF8" w:rsidRDefault="00F7697D" w:rsidP="00F7697D">
            <w:pPr>
              <w:kinsoku w:val="0"/>
              <w:overflowPunct w:val="0"/>
              <w:autoSpaceDE w:val="0"/>
              <w:autoSpaceDN w:val="0"/>
              <w:adjustRightInd w:val="0"/>
              <w:ind w:right="241"/>
              <w:contextualSpacing/>
              <w:jc w:val="center"/>
              <w:rPr>
                <w:rFonts w:cs="Times New Roman"/>
                <w:i/>
                <w:w w:val="105"/>
                <w:sz w:val="20"/>
              </w:rPr>
            </w:pPr>
            <w:r w:rsidRPr="00F25BF8">
              <w:rPr>
                <w:rFonts w:cs="Times New Roman"/>
                <w:i/>
                <w:w w:val="105"/>
                <w:sz w:val="20"/>
              </w:rPr>
              <w:t>One way, from the main household</w:t>
            </w:r>
          </w:p>
          <w:p w14:paraId="30CC43BB" w14:textId="77777777" w:rsidR="00F7697D" w:rsidRPr="00F25BF8" w:rsidRDefault="00F7697D" w:rsidP="00F7697D">
            <w:pPr>
              <w:kinsoku w:val="0"/>
              <w:overflowPunct w:val="0"/>
              <w:autoSpaceDE w:val="0"/>
              <w:autoSpaceDN w:val="0"/>
              <w:adjustRightInd w:val="0"/>
              <w:ind w:right="241"/>
              <w:contextualSpacing/>
              <w:jc w:val="center"/>
              <w:rPr>
                <w:rFonts w:cs="Times New Roman"/>
                <w:sz w:val="20"/>
              </w:rPr>
            </w:pPr>
            <w:r w:rsidRPr="00F25BF8">
              <w:rPr>
                <w:rFonts w:cs="Times New Roman"/>
                <w:w w:val="105"/>
                <w:sz w:val="20"/>
              </w:rPr>
              <w:t>(</w:t>
            </w:r>
            <w:r w:rsidRPr="00F25BF8">
              <w:rPr>
                <w:rFonts w:cs="Times New Roman"/>
                <w:b/>
                <w:w w:val="105"/>
                <w:sz w:val="20"/>
              </w:rPr>
              <w:t>grp_distance_field</w:t>
            </w:r>
            <w:r w:rsidRPr="00F25BF8">
              <w:rPr>
                <w:rFonts w:cs="Times New Roman"/>
                <w:w w:val="105"/>
                <w:sz w:val="20"/>
              </w:rPr>
              <w:t>)</w:t>
            </w:r>
          </w:p>
        </w:tc>
        <w:tc>
          <w:tcPr>
            <w:tcW w:w="2040" w:type="dxa"/>
            <w:vMerge w:val="restart"/>
          </w:tcPr>
          <w:p w14:paraId="274F3BB8" w14:textId="75AD7F10" w:rsidR="00F7697D" w:rsidRDefault="00736DFE" w:rsidP="00F7697D">
            <w:pPr>
              <w:kinsoku w:val="0"/>
              <w:overflowPunct w:val="0"/>
              <w:autoSpaceDE w:val="0"/>
              <w:autoSpaceDN w:val="0"/>
              <w:adjustRightInd w:val="0"/>
              <w:contextualSpacing/>
              <w:jc w:val="center"/>
              <w:rPr>
                <w:rFonts w:cs="Times New Roman"/>
                <w:i/>
                <w:sz w:val="20"/>
              </w:rPr>
            </w:pPr>
            <w:r>
              <w:rPr>
                <w:rFonts w:cs="Times New Roman"/>
                <w:sz w:val="20"/>
              </w:rPr>
              <w:t>I</w:t>
            </w:r>
            <w:r w:rsidR="00F7697D" w:rsidRPr="00F25BF8">
              <w:rPr>
                <w:rFonts w:cs="Times New Roman"/>
                <w:sz w:val="20"/>
              </w:rPr>
              <w:t xml:space="preserve">3. During </w:t>
            </w:r>
            <w:r w:rsidR="00F7697D" w:rsidRPr="00F25BF8">
              <w:rPr>
                <w:rFonts w:cs="Times New Roman"/>
                <w:sz w:val="20"/>
                <w:lang w:eastAsia="zh-CN"/>
              </w:rPr>
              <w:t>this</w:t>
            </w:r>
            <w:r w:rsidR="00F7697D" w:rsidRPr="00F25BF8">
              <w:rPr>
                <w:rFonts w:cs="Times New Roman"/>
                <w:sz w:val="20"/>
              </w:rPr>
              <w:t xml:space="preserve"> last agricultural season (2013-2014), did your household farm this field, leave it fallow, or use it for pasture or some other non-agricultural use</w:t>
            </w:r>
            <w:r w:rsidR="00AE18C0">
              <w:rPr>
                <w:rFonts w:cs="Times New Roman"/>
                <w:sz w:val="20"/>
              </w:rPr>
              <w:t xml:space="preserve">? </w:t>
            </w:r>
          </w:p>
          <w:p w14:paraId="1BF072D7" w14:textId="7272567A" w:rsidR="00AE18C0" w:rsidRPr="00AE18C0" w:rsidRDefault="00AE18C0" w:rsidP="00F7697D">
            <w:pPr>
              <w:kinsoku w:val="0"/>
              <w:overflowPunct w:val="0"/>
              <w:autoSpaceDE w:val="0"/>
              <w:autoSpaceDN w:val="0"/>
              <w:adjustRightInd w:val="0"/>
              <w:contextualSpacing/>
              <w:jc w:val="center"/>
              <w:rPr>
                <w:rFonts w:cs="Times New Roman"/>
                <w:i/>
                <w:sz w:val="20"/>
              </w:rPr>
            </w:pPr>
            <w:r>
              <w:rPr>
                <w:rFonts w:cs="Times New Roman"/>
                <w:i/>
                <w:sz w:val="20"/>
              </w:rPr>
              <w:t>See code 116 below</w:t>
            </w:r>
          </w:p>
          <w:p w14:paraId="25B2D311"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If 1, skip to</w:t>
            </w:r>
            <w:r w:rsidRPr="00F25BF8">
              <w:rPr>
                <w:rFonts w:cs="Times New Roman"/>
                <w:b/>
                <w:sz w:val="20"/>
              </w:rPr>
              <w:t xml:space="preserve"> E5</w:t>
            </w:r>
          </w:p>
          <w:p w14:paraId="5858091E"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 xml:space="preserve">If 4, skip to </w:t>
            </w:r>
            <w:r w:rsidRPr="00F25BF8">
              <w:rPr>
                <w:rFonts w:cs="Times New Roman"/>
                <w:b/>
                <w:sz w:val="20"/>
              </w:rPr>
              <w:t>E6</w:t>
            </w:r>
          </w:p>
        </w:tc>
        <w:tc>
          <w:tcPr>
            <w:tcW w:w="1800" w:type="dxa"/>
            <w:vMerge w:val="restart"/>
          </w:tcPr>
          <w:p w14:paraId="4462AADA" w14:textId="61B3DA9E"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I.4</w:t>
            </w:r>
            <w:r w:rsidR="00F7697D" w:rsidRPr="00F25BF8">
              <w:rPr>
                <w:rFonts w:cs="Times New Roman"/>
                <w:sz w:val="20"/>
              </w:rPr>
              <w:t>. What are the two most important reasons why your household chose to leave this field fallow?</w:t>
            </w:r>
          </w:p>
          <w:p w14:paraId="184136B4" w14:textId="276C8540"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i/>
                <w:sz w:val="20"/>
              </w:rPr>
              <w:t>(See Code</w:t>
            </w:r>
            <w:r w:rsidR="00AE18C0">
              <w:rPr>
                <w:rFonts w:cs="Times New Roman"/>
                <w:i/>
                <w:sz w:val="20"/>
              </w:rPr>
              <w:t xml:space="preserve"> 117</w:t>
            </w:r>
            <w:r w:rsidRPr="00F25BF8">
              <w:rPr>
                <w:rFonts w:cs="Times New Roman"/>
                <w:i/>
                <w:sz w:val="20"/>
              </w:rPr>
              <w:t xml:space="preserve"> below)</w:t>
            </w:r>
          </w:p>
          <w:p w14:paraId="18DC522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Probe and code</w:t>
            </w:r>
          </w:p>
        </w:tc>
        <w:tc>
          <w:tcPr>
            <w:tcW w:w="1418" w:type="dxa"/>
            <w:vMerge w:val="restart"/>
          </w:tcPr>
          <w:p w14:paraId="5747CBC6" w14:textId="08873F96"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 xml:space="preserve">5. What was the </w:t>
            </w:r>
            <w:r w:rsidR="00F7697D" w:rsidRPr="00F25BF8">
              <w:rPr>
                <w:rFonts w:cs="Times New Roman"/>
                <w:b/>
                <w:sz w:val="20"/>
              </w:rPr>
              <w:t>main crop</w:t>
            </w:r>
            <w:r w:rsidR="00F7697D" w:rsidRPr="00F25BF8">
              <w:rPr>
                <w:rFonts w:cs="Times New Roman"/>
                <w:sz w:val="20"/>
              </w:rPr>
              <w:t xml:space="preserve"> your household planted </w:t>
            </w:r>
            <w:r w:rsidR="00F7697D" w:rsidRPr="00F25BF8">
              <w:rPr>
                <w:rFonts w:cs="Times New Roman"/>
                <w:sz w:val="20"/>
                <w:lang w:eastAsia="zh-CN"/>
              </w:rPr>
              <w:t>on</w:t>
            </w:r>
            <w:r w:rsidR="00F7697D" w:rsidRPr="00F25BF8">
              <w:rPr>
                <w:rFonts w:cs="Times New Roman"/>
                <w:sz w:val="20"/>
              </w:rPr>
              <w:t xml:space="preserve"> this field </w:t>
            </w:r>
            <w:r w:rsidR="00F7697D" w:rsidRPr="00F25BF8">
              <w:rPr>
                <w:rFonts w:cs="Times New Roman"/>
                <w:sz w:val="20"/>
                <w:lang w:eastAsia="zh-CN"/>
              </w:rPr>
              <w:t>during this</w:t>
            </w:r>
            <w:r w:rsidR="00F7697D" w:rsidRPr="00F25BF8">
              <w:rPr>
                <w:rFonts w:cs="Times New Roman"/>
                <w:sz w:val="20"/>
              </w:rPr>
              <w:t xml:space="preserve"> agricultural season</w:t>
            </w:r>
            <w:r w:rsidR="00F7697D" w:rsidRPr="00F25BF8">
              <w:rPr>
                <w:rFonts w:cs="Times New Roman"/>
                <w:sz w:val="20"/>
                <w:lang w:eastAsia="zh-CN"/>
              </w:rPr>
              <w:t xml:space="preserve"> (2013/2014)</w:t>
            </w:r>
            <w:r w:rsidR="00F7697D" w:rsidRPr="00F25BF8">
              <w:rPr>
                <w:rFonts w:cs="Times New Roman"/>
                <w:sz w:val="20"/>
              </w:rPr>
              <w:t>?</w:t>
            </w:r>
          </w:p>
          <w:p w14:paraId="78615A92" w14:textId="36420103"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 xml:space="preserve">(See Code </w:t>
            </w:r>
            <w:r w:rsidR="00AE18C0">
              <w:rPr>
                <w:rFonts w:cs="Times New Roman"/>
                <w:i/>
                <w:sz w:val="20"/>
              </w:rPr>
              <w:t xml:space="preserve">118 </w:t>
            </w:r>
            <w:r w:rsidRPr="00F25BF8">
              <w:rPr>
                <w:rFonts w:cs="Times New Roman"/>
                <w:i/>
                <w:sz w:val="20"/>
              </w:rPr>
              <w:t>below)</w:t>
            </w:r>
          </w:p>
        </w:tc>
        <w:tc>
          <w:tcPr>
            <w:tcW w:w="1897" w:type="dxa"/>
            <w:vMerge w:val="restart"/>
          </w:tcPr>
          <w:p w14:paraId="49DC859B" w14:textId="3A4CC36F"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 xml:space="preserve">6. What was the </w:t>
            </w:r>
            <w:r w:rsidR="00F7697D" w:rsidRPr="00F25BF8">
              <w:rPr>
                <w:rFonts w:cs="Times New Roman"/>
                <w:b/>
                <w:sz w:val="20"/>
              </w:rPr>
              <w:t>method</w:t>
            </w:r>
            <w:r w:rsidR="00F7697D" w:rsidRPr="00F25BF8">
              <w:rPr>
                <w:rFonts w:cs="Times New Roman"/>
                <w:sz w:val="20"/>
              </w:rPr>
              <w:t xml:space="preserve"> by which this field was acquired by your household?</w:t>
            </w:r>
          </w:p>
          <w:p w14:paraId="2BFE5ACF" w14:textId="77777777" w:rsidR="00F7697D" w:rsidRPr="00F25BF8" w:rsidRDefault="00F7697D" w:rsidP="00F7697D">
            <w:pPr>
              <w:kinsoku w:val="0"/>
              <w:overflowPunct w:val="0"/>
              <w:autoSpaceDE w:val="0"/>
              <w:autoSpaceDN w:val="0"/>
              <w:adjustRightInd w:val="0"/>
              <w:contextualSpacing/>
              <w:jc w:val="center"/>
              <w:rPr>
                <w:rFonts w:cs="Times New Roman"/>
                <w:spacing w:val="1"/>
                <w:w w:val="105"/>
                <w:sz w:val="20"/>
              </w:rPr>
            </w:pPr>
          </w:p>
          <w:p w14:paraId="57EE865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1=Inherited</w:t>
            </w:r>
          </w:p>
          <w:p w14:paraId="74A3F0C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2=Allocated by village</w:t>
            </w:r>
          </w:p>
          <w:p w14:paraId="5059A95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3=Purchased</w:t>
            </w:r>
          </w:p>
          <w:p w14:paraId="1AC313F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4=Rented</w:t>
            </w:r>
          </w:p>
          <w:p w14:paraId="48E12FD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5=Borrowed</w:t>
            </w:r>
          </w:p>
          <w:p w14:paraId="01F5076D" w14:textId="77777777"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sz w:val="20"/>
              </w:rPr>
              <w:t>97=Other, specify</w:t>
            </w:r>
          </w:p>
          <w:p w14:paraId="302A9C8B" w14:textId="4264FB56"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If NOT 4, skip to </w:t>
            </w:r>
            <w:r w:rsidR="00736DFE">
              <w:rPr>
                <w:rFonts w:cs="Times New Roman"/>
                <w:b/>
                <w:sz w:val="20"/>
              </w:rPr>
              <w:t>I</w:t>
            </w:r>
            <w:r w:rsidRPr="00F25BF8">
              <w:rPr>
                <w:rFonts w:cs="Times New Roman"/>
                <w:b/>
                <w:sz w:val="20"/>
              </w:rPr>
              <w:t>8</w:t>
            </w:r>
          </w:p>
        </w:tc>
      </w:tr>
      <w:tr w:rsidR="00736DFE" w:rsidRPr="00F25BF8" w14:paraId="3D8E74A1" w14:textId="77777777" w:rsidTr="00736DFE">
        <w:trPr>
          <w:trHeight w:val="20"/>
          <w:jc w:val="center"/>
        </w:trPr>
        <w:tc>
          <w:tcPr>
            <w:tcW w:w="694" w:type="dxa"/>
            <w:vMerge/>
          </w:tcPr>
          <w:p w14:paraId="1CD6AB71" w14:textId="77777777" w:rsidR="00F7697D" w:rsidRPr="00F25BF8" w:rsidRDefault="00F7697D" w:rsidP="00F7697D">
            <w:pPr>
              <w:contextualSpacing/>
              <w:jc w:val="center"/>
              <w:rPr>
                <w:sz w:val="20"/>
              </w:rPr>
            </w:pPr>
          </w:p>
        </w:tc>
        <w:tc>
          <w:tcPr>
            <w:tcW w:w="1101" w:type="dxa"/>
            <w:vMerge/>
          </w:tcPr>
          <w:p w14:paraId="727BD741" w14:textId="77777777" w:rsidR="00F7697D" w:rsidRPr="00F25BF8" w:rsidRDefault="00F7697D" w:rsidP="00F7697D">
            <w:pPr>
              <w:contextualSpacing/>
              <w:jc w:val="center"/>
              <w:rPr>
                <w:sz w:val="20"/>
              </w:rPr>
            </w:pPr>
          </w:p>
        </w:tc>
        <w:tc>
          <w:tcPr>
            <w:tcW w:w="900" w:type="dxa"/>
          </w:tcPr>
          <w:p w14:paraId="13FDC437"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Area of field</w:t>
            </w:r>
          </w:p>
        </w:tc>
        <w:tc>
          <w:tcPr>
            <w:tcW w:w="900" w:type="dxa"/>
          </w:tcPr>
          <w:p w14:paraId="095D1F2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Unit</w:t>
            </w:r>
          </w:p>
          <w:p w14:paraId="5481560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1=lima</w:t>
            </w:r>
          </w:p>
          <w:p w14:paraId="00CE97ED"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2=acre</w:t>
            </w:r>
          </w:p>
          <w:p w14:paraId="10A70DDB"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3=hectare</w:t>
            </w:r>
          </w:p>
          <w:p w14:paraId="73CB4B38"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4=square meter</w:t>
            </w:r>
          </w:p>
          <w:p w14:paraId="5911A5AE"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5=steps</w:t>
            </w:r>
          </w:p>
          <w:p w14:paraId="150DEFE3"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6=ropes</w:t>
            </w:r>
          </w:p>
        </w:tc>
        <w:tc>
          <w:tcPr>
            <w:tcW w:w="1022" w:type="dxa"/>
          </w:tcPr>
          <w:p w14:paraId="52B88B9D" w14:textId="77777777" w:rsidR="00F7697D" w:rsidRPr="00F25BF8" w:rsidRDefault="00F7697D" w:rsidP="00F7697D">
            <w:pPr>
              <w:kinsoku w:val="0"/>
              <w:overflowPunct w:val="0"/>
              <w:autoSpaceDE w:val="0"/>
              <w:autoSpaceDN w:val="0"/>
              <w:adjustRightInd w:val="0"/>
              <w:ind w:right="-90"/>
              <w:contextualSpacing/>
              <w:jc w:val="center"/>
              <w:rPr>
                <w:rFonts w:cs="Times New Roman"/>
                <w:w w:val="105"/>
                <w:sz w:val="18"/>
                <w:szCs w:val="18"/>
              </w:rPr>
            </w:pPr>
            <w:r w:rsidRPr="00F25BF8">
              <w:rPr>
                <w:rFonts w:cs="Times New Roman"/>
                <w:w w:val="105"/>
                <w:sz w:val="18"/>
                <w:szCs w:val="18"/>
              </w:rPr>
              <w:t>Distance</w:t>
            </w:r>
          </w:p>
        </w:tc>
        <w:tc>
          <w:tcPr>
            <w:tcW w:w="1023" w:type="dxa"/>
          </w:tcPr>
          <w:p w14:paraId="0CD0F010" w14:textId="77777777" w:rsidR="00F7697D" w:rsidRPr="00F25BF8" w:rsidRDefault="00F7697D" w:rsidP="00F7697D">
            <w:pPr>
              <w:contextualSpacing/>
              <w:jc w:val="center"/>
              <w:rPr>
                <w:rFonts w:cs="Times New Roman"/>
                <w:sz w:val="18"/>
                <w:szCs w:val="18"/>
              </w:rPr>
            </w:pPr>
            <w:commentRangeStart w:id="762"/>
            <w:commentRangeStart w:id="763"/>
            <w:r w:rsidRPr="00F25BF8">
              <w:rPr>
                <w:rFonts w:cs="Times New Roman"/>
                <w:sz w:val="18"/>
                <w:szCs w:val="18"/>
              </w:rPr>
              <w:t>Units</w:t>
            </w:r>
          </w:p>
          <w:p w14:paraId="46964A1D"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1=meters</w:t>
            </w:r>
          </w:p>
          <w:p w14:paraId="0EA60C23"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2=kilometers</w:t>
            </w:r>
            <w:commentRangeEnd w:id="762"/>
            <w:r>
              <w:rPr>
                <w:rStyle w:val="CommentReference"/>
                <w:rFonts w:eastAsiaTheme="minorHAnsi"/>
              </w:rPr>
              <w:commentReference w:id="762"/>
            </w:r>
          </w:p>
          <w:commentRangeEnd w:id="763"/>
          <w:p w14:paraId="132C46C7" w14:textId="77777777" w:rsidR="00F7697D" w:rsidRPr="00F25BF8" w:rsidRDefault="00AC0792" w:rsidP="00F7697D">
            <w:pPr>
              <w:kinsoku w:val="0"/>
              <w:overflowPunct w:val="0"/>
              <w:autoSpaceDE w:val="0"/>
              <w:autoSpaceDN w:val="0"/>
              <w:adjustRightInd w:val="0"/>
              <w:contextualSpacing/>
              <w:jc w:val="center"/>
              <w:rPr>
                <w:rFonts w:cs="Times New Roman"/>
                <w:sz w:val="18"/>
                <w:szCs w:val="18"/>
              </w:rPr>
            </w:pPr>
            <w:r>
              <w:rPr>
                <w:rStyle w:val="CommentReference"/>
                <w:rFonts w:eastAsiaTheme="minorHAnsi"/>
              </w:rPr>
              <w:commentReference w:id="763"/>
            </w:r>
          </w:p>
        </w:tc>
        <w:tc>
          <w:tcPr>
            <w:tcW w:w="2040" w:type="dxa"/>
            <w:vMerge/>
          </w:tcPr>
          <w:p w14:paraId="24A3EC47"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tcPr>
          <w:p w14:paraId="3FAC2B2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18" w:type="dxa"/>
            <w:vMerge/>
          </w:tcPr>
          <w:p w14:paraId="4B01067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97" w:type="dxa"/>
            <w:vMerge/>
          </w:tcPr>
          <w:p w14:paraId="0162922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736DFE" w:rsidRPr="00F25BF8" w14:paraId="5EABC16F" w14:textId="77777777" w:rsidTr="00736DFE">
        <w:trPr>
          <w:trHeight w:val="20"/>
          <w:jc w:val="center"/>
        </w:trPr>
        <w:tc>
          <w:tcPr>
            <w:tcW w:w="694" w:type="dxa"/>
          </w:tcPr>
          <w:p w14:paraId="1D1D2BB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0323E282" w14:textId="77777777" w:rsidR="00F7697D" w:rsidRPr="00F25BF8" w:rsidRDefault="00F7697D" w:rsidP="00F7697D">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900" w:type="dxa"/>
          </w:tcPr>
          <w:p w14:paraId="12B5377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farea</w:t>
            </w:r>
          </w:p>
        </w:tc>
        <w:tc>
          <w:tcPr>
            <w:tcW w:w="900" w:type="dxa"/>
          </w:tcPr>
          <w:p w14:paraId="4D1DD0C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unit6a</w:t>
            </w:r>
          </w:p>
        </w:tc>
        <w:tc>
          <w:tcPr>
            <w:tcW w:w="1022" w:type="dxa"/>
          </w:tcPr>
          <w:p w14:paraId="0BE07A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fdist</w:t>
            </w:r>
          </w:p>
        </w:tc>
        <w:tc>
          <w:tcPr>
            <w:tcW w:w="1023" w:type="dxa"/>
          </w:tcPr>
          <w:p w14:paraId="3DC2B0C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Unit6b</w:t>
            </w:r>
          </w:p>
        </w:tc>
        <w:tc>
          <w:tcPr>
            <w:tcW w:w="2040" w:type="dxa"/>
          </w:tcPr>
          <w:p w14:paraId="7104933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fieldpurp</w:t>
            </w:r>
          </w:p>
        </w:tc>
        <w:tc>
          <w:tcPr>
            <w:tcW w:w="1800" w:type="dxa"/>
          </w:tcPr>
          <w:p w14:paraId="5790856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fallowrsn</w:t>
            </w:r>
          </w:p>
        </w:tc>
        <w:tc>
          <w:tcPr>
            <w:tcW w:w="1418" w:type="dxa"/>
          </w:tcPr>
          <w:p w14:paraId="5E5B04A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main_crop</w:t>
            </w:r>
          </w:p>
        </w:tc>
        <w:tc>
          <w:tcPr>
            <w:tcW w:w="1897" w:type="dxa"/>
          </w:tcPr>
          <w:p w14:paraId="64CE700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acquired_method</w:t>
            </w:r>
          </w:p>
        </w:tc>
      </w:tr>
      <w:tr w:rsidR="00736DFE" w:rsidRPr="00F25BF8" w14:paraId="785B15EA" w14:textId="77777777" w:rsidTr="00736DFE">
        <w:trPr>
          <w:trHeight w:val="20"/>
          <w:jc w:val="center"/>
        </w:trPr>
        <w:tc>
          <w:tcPr>
            <w:tcW w:w="694" w:type="dxa"/>
          </w:tcPr>
          <w:p w14:paraId="7E28AED0" w14:textId="77777777" w:rsidR="00F7697D" w:rsidRPr="00F25BF8" w:rsidRDefault="00F7697D" w:rsidP="00F7697D">
            <w:pPr>
              <w:contextualSpacing/>
              <w:jc w:val="center"/>
              <w:rPr>
                <w:sz w:val="20"/>
              </w:rPr>
            </w:pPr>
            <w:r w:rsidRPr="00F25BF8">
              <w:rPr>
                <w:sz w:val="20"/>
              </w:rPr>
              <w:t>1</w:t>
            </w:r>
          </w:p>
        </w:tc>
        <w:tc>
          <w:tcPr>
            <w:tcW w:w="1101" w:type="dxa"/>
          </w:tcPr>
          <w:p w14:paraId="79C76C8D" w14:textId="77777777" w:rsidR="00F7697D" w:rsidRPr="00F25BF8" w:rsidRDefault="00F7697D" w:rsidP="00F7697D">
            <w:pPr>
              <w:contextualSpacing/>
              <w:jc w:val="center"/>
              <w:rPr>
                <w:sz w:val="20"/>
              </w:rPr>
            </w:pPr>
          </w:p>
        </w:tc>
        <w:tc>
          <w:tcPr>
            <w:tcW w:w="900" w:type="dxa"/>
          </w:tcPr>
          <w:p w14:paraId="729C5B53" w14:textId="77777777" w:rsidR="00F7697D" w:rsidRPr="00F25BF8" w:rsidRDefault="00F7697D" w:rsidP="00F7697D">
            <w:pPr>
              <w:contextualSpacing/>
              <w:jc w:val="center"/>
              <w:rPr>
                <w:sz w:val="20"/>
              </w:rPr>
            </w:pPr>
          </w:p>
        </w:tc>
        <w:tc>
          <w:tcPr>
            <w:tcW w:w="900" w:type="dxa"/>
          </w:tcPr>
          <w:p w14:paraId="736873F6" w14:textId="77777777" w:rsidR="00F7697D" w:rsidRPr="00F25BF8" w:rsidRDefault="00F7697D" w:rsidP="00F7697D">
            <w:pPr>
              <w:contextualSpacing/>
              <w:jc w:val="center"/>
              <w:rPr>
                <w:sz w:val="20"/>
              </w:rPr>
            </w:pPr>
          </w:p>
        </w:tc>
        <w:tc>
          <w:tcPr>
            <w:tcW w:w="1022" w:type="dxa"/>
          </w:tcPr>
          <w:p w14:paraId="0935AB77" w14:textId="77777777" w:rsidR="00F7697D" w:rsidRPr="00F25BF8" w:rsidRDefault="00F7697D" w:rsidP="00F7697D">
            <w:pPr>
              <w:contextualSpacing/>
              <w:jc w:val="center"/>
              <w:rPr>
                <w:sz w:val="20"/>
              </w:rPr>
            </w:pPr>
          </w:p>
        </w:tc>
        <w:tc>
          <w:tcPr>
            <w:tcW w:w="1023" w:type="dxa"/>
          </w:tcPr>
          <w:p w14:paraId="6AFFBAE3" w14:textId="77777777" w:rsidR="00F7697D" w:rsidRPr="00F25BF8" w:rsidRDefault="00F7697D" w:rsidP="00F7697D">
            <w:pPr>
              <w:contextualSpacing/>
              <w:jc w:val="center"/>
              <w:rPr>
                <w:sz w:val="20"/>
              </w:rPr>
            </w:pPr>
          </w:p>
        </w:tc>
        <w:tc>
          <w:tcPr>
            <w:tcW w:w="2040" w:type="dxa"/>
          </w:tcPr>
          <w:p w14:paraId="6FB17B51" w14:textId="77777777" w:rsidR="00F7697D" w:rsidRPr="00F25BF8" w:rsidRDefault="00F7697D" w:rsidP="00F7697D">
            <w:pPr>
              <w:contextualSpacing/>
              <w:jc w:val="center"/>
              <w:rPr>
                <w:sz w:val="20"/>
              </w:rPr>
            </w:pPr>
          </w:p>
        </w:tc>
        <w:tc>
          <w:tcPr>
            <w:tcW w:w="1800" w:type="dxa"/>
          </w:tcPr>
          <w:p w14:paraId="06D4BF27" w14:textId="77777777" w:rsidR="00F7697D" w:rsidRPr="00F25BF8" w:rsidRDefault="00F7697D" w:rsidP="00F7697D">
            <w:pPr>
              <w:contextualSpacing/>
              <w:jc w:val="center"/>
              <w:rPr>
                <w:sz w:val="20"/>
              </w:rPr>
            </w:pPr>
          </w:p>
        </w:tc>
        <w:tc>
          <w:tcPr>
            <w:tcW w:w="1418" w:type="dxa"/>
          </w:tcPr>
          <w:p w14:paraId="2AB5DDDD" w14:textId="77777777" w:rsidR="00F7697D" w:rsidRPr="00F25BF8" w:rsidRDefault="00F7697D" w:rsidP="00F7697D">
            <w:pPr>
              <w:contextualSpacing/>
              <w:jc w:val="center"/>
              <w:rPr>
                <w:sz w:val="20"/>
              </w:rPr>
            </w:pPr>
          </w:p>
        </w:tc>
        <w:tc>
          <w:tcPr>
            <w:tcW w:w="1897" w:type="dxa"/>
          </w:tcPr>
          <w:p w14:paraId="1E0D1E96" w14:textId="77777777" w:rsidR="00F7697D" w:rsidRPr="00F25BF8" w:rsidRDefault="00F7697D" w:rsidP="00F7697D">
            <w:pPr>
              <w:contextualSpacing/>
              <w:jc w:val="center"/>
              <w:rPr>
                <w:sz w:val="20"/>
              </w:rPr>
            </w:pPr>
          </w:p>
        </w:tc>
      </w:tr>
      <w:tr w:rsidR="00736DFE" w:rsidRPr="00F25BF8" w14:paraId="1D6FC098" w14:textId="77777777" w:rsidTr="00736DFE">
        <w:trPr>
          <w:trHeight w:val="20"/>
          <w:jc w:val="center"/>
        </w:trPr>
        <w:tc>
          <w:tcPr>
            <w:tcW w:w="694" w:type="dxa"/>
          </w:tcPr>
          <w:p w14:paraId="59649F67" w14:textId="77777777" w:rsidR="00F7697D" w:rsidRPr="00F25BF8" w:rsidRDefault="00F7697D" w:rsidP="00F7697D">
            <w:pPr>
              <w:contextualSpacing/>
              <w:jc w:val="center"/>
              <w:rPr>
                <w:sz w:val="20"/>
              </w:rPr>
            </w:pPr>
            <w:r w:rsidRPr="00F25BF8">
              <w:rPr>
                <w:sz w:val="20"/>
              </w:rPr>
              <w:t>2</w:t>
            </w:r>
          </w:p>
        </w:tc>
        <w:tc>
          <w:tcPr>
            <w:tcW w:w="1101" w:type="dxa"/>
          </w:tcPr>
          <w:p w14:paraId="044413C1" w14:textId="77777777" w:rsidR="00F7697D" w:rsidRPr="00F25BF8" w:rsidRDefault="00F7697D" w:rsidP="00F7697D">
            <w:pPr>
              <w:contextualSpacing/>
              <w:jc w:val="center"/>
              <w:rPr>
                <w:sz w:val="20"/>
              </w:rPr>
            </w:pPr>
          </w:p>
        </w:tc>
        <w:tc>
          <w:tcPr>
            <w:tcW w:w="900" w:type="dxa"/>
          </w:tcPr>
          <w:p w14:paraId="42B684B7" w14:textId="77777777" w:rsidR="00F7697D" w:rsidRPr="00F25BF8" w:rsidRDefault="00F7697D" w:rsidP="00F7697D">
            <w:pPr>
              <w:contextualSpacing/>
              <w:jc w:val="center"/>
              <w:rPr>
                <w:sz w:val="20"/>
              </w:rPr>
            </w:pPr>
          </w:p>
        </w:tc>
        <w:tc>
          <w:tcPr>
            <w:tcW w:w="900" w:type="dxa"/>
          </w:tcPr>
          <w:p w14:paraId="6F0E43C2" w14:textId="77777777" w:rsidR="00F7697D" w:rsidRPr="00F25BF8" w:rsidRDefault="00F7697D" w:rsidP="00F7697D">
            <w:pPr>
              <w:contextualSpacing/>
              <w:jc w:val="center"/>
              <w:rPr>
                <w:sz w:val="20"/>
              </w:rPr>
            </w:pPr>
          </w:p>
        </w:tc>
        <w:tc>
          <w:tcPr>
            <w:tcW w:w="1022" w:type="dxa"/>
          </w:tcPr>
          <w:p w14:paraId="114A5D2B" w14:textId="77777777" w:rsidR="00F7697D" w:rsidRPr="00F25BF8" w:rsidRDefault="00F7697D" w:rsidP="00F7697D">
            <w:pPr>
              <w:contextualSpacing/>
              <w:jc w:val="center"/>
              <w:rPr>
                <w:sz w:val="20"/>
              </w:rPr>
            </w:pPr>
          </w:p>
        </w:tc>
        <w:tc>
          <w:tcPr>
            <w:tcW w:w="1023" w:type="dxa"/>
          </w:tcPr>
          <w:p w14:paraId="6CE4FF7A" w14:textId="77777777" w:rsidR="00F7697D" w:rsidRPr="00F25BF8" w:rsidRDefault="00F7697D" w:rsidP="00F7697D">
            <w:pPr>
              <w:contextualSpacing/>
              <w:jc w:val="center"/>
              <w:rPr>
                <w:sz w:val="20"/>
              </w:rPr>
            </w:pPr>
          </w:p>
        </w:tc>
        <w:tc>
          <w:tcPr>
            <w:tcW w:w="2040" w:type="dxa"/>
          </w:tcPr>
          <w:p w14:paraId="2829E8C1" w14:textId="77777777" w:rsidR="00F7697D" w:rsidRPr="00F25BF8" w:rsidRDefault="00F7697D" w:rsidP="00F7697D">
            <w:pPr>
              <w:contextualSpacing/>
              <w:jc w:val="center"/>
              <w:rPr>
                <w:sz w:val="20"/>
              </w:rPr>
            </w:pPr>
          </w:p>
        </w:tc>
        <w:tc>
          <w:tcPr>
            <w:tcW w:w="1800" w:type="dxa"/>
          </w:tcPr>
          <w:p w14:paraId="6AD2EA49" w14:textId="77777777" w:rsidR="00F7697D" w:rsidRPr="00F25BF8" w:rsidRDefault="00F7697D" w:rsidP="00F7697D">
            <w:pPr>
              <w:contextualSpacing/>
              <w:jc w:val="center"/>
              <w:rPr>
                <w:sz w:val="20"/>
              </w:rPr>
            </w:pPr>
          </w:p>
        </w:tc>
        <w:tc>
          <w:tcPr>
            <w:tcW w:w="1418" w:type="dxa"/>
          </w:tcPr>
          <w:p w14:paraId="3872D8DF" w14:textId="77777777" w:rsidR="00F7697D" w:rsidRPr="00F25BF8" w:rsidRDefault="00F7697D" w:rsidP="00F7697D">
            <w:pPr>
              <w:contextualSpacing/>
              <w:jc w:val="center"/>
              <w:rPr>
                <w:sz w:val="20"/>
              </w:rPr>
            </w:pPr>
          </w:p>
        </w:tc>
        <w:tc>
          <w:tcPr>
            <w:tcW w:w="1897" w:type="dxa"/>
          </w:tcPr>
          <w:p w14:paraId="28F6C1A6" w14:textId="77777777" w:rsidR="00F7697D" w:rsidRPr="00F25BF8" w:rsidRDefault="00F7697D" w:rsidP="00F7697D">
            <w:pPr>
              <w:contextualSpacing/>
              <w:jc w:val="center"/>
              <w:rPr>
                <w:sz w:val="20"/>
              </w:rPr>
            </w:pPr>
          </w:p>
        </w:tc>
      </w:tr>
      <w:tr w:rsidR="00736DFE" w:rsidRPr="00F25BF8" w14:paraId="2ED64EB7" w14:textId="77777777" w:rsidTr="00736DFE">
        <w:trPr>
          <w:trHeight w:val="20"/>
          <w:jc w:val="center"/>
        </w:trPr>
        <w:tc>
          <w:tcPr>
            <w:tcW w:w="694" w:type="dxa"/>
          </w:tcPr>
          <w:p w14:paraId="633C3F0A" w14:textId="77777777" w:rsidR="00F7697D" w:rsidRPr="00F25BF8" w:rsidRDefault="00F7697D" w:rsidP="00F7697D">
            <w:pPr>
              <w:contextualSpacing/>
              <w:jc w:val="center"/>
              <w:rPr>
                <w:sz w:val="20"/>
              </w:rPr>
            </w:pPr>
            <w:r w:rsidRPr="00F25BF8">
              <w:rPr>
                <w:sz w:val="20"/>
              </w:rPr>
              <w:t>3</w:t>
            </w:r>
          </w:p>
        </w:tc>
        <w:tc>
          <w:tcPr>
            <w:tcW w:w="1101" w:type="dxa"/>
          </w:tcPr>
          <w:p w14:paraId="194B48D6" w14:textId="77777777" w:rsidR="00F7697D" w:rsidRPr="00F25BF8" w:rsidRDefault="00F7697D" w:rsidP="00F7697D">
            <w:pPr>
              <w:contextualSpacing/>
              <w:jc w:val="center"/>
              <w:rPr>
                <w:sz w:val="20"/>
              </w:rPr>
            </w:pPr>
          </w:p>
        </w:tc>
        <w:tc>
          <w:tcPr>
            <w:tcW w:w="900" w:type="dxa"/>
          </w:tcPr>
          <w:p w14:paraId="78360A49" w14:textId="77777777" w:rsidR="00F7697D" w:rsidRPr="00F25BF8" w:rsidRDefault="00F7697D" w:rsidP="00F7697D">
            <w:pPr>
              <w:contextualSpacing/>
              <w:jc w:val="center"/>
              <w:rPr>
                <w:sz w:val="20"/>
              </w:rPr>
            </w:pPr>
          </w:p>
        </w:tc>
        <w:tc>
          <w:tcPr>
            <w:tcW w:w="900" w:type="dxa"/>
          </w:tcPr>
          <w:p w14:paraId="4C359CD6" w14:textId="77777777" w:rsidR="00F7697D" w:rsidRPr="00F25BF8" w:rsidRDefault="00F7697D" w:rsidP="00F7697D">
            <w:pPr>
              <w:contextualSpacing/>
              <w:jc w:val="center"/>
              <w:rPr>
                <w:sz w:val="20"/>
              </w:rPr>
            </w:pPr>
          </w:p>
        </w:tc>
        <w:tc>
          <w:tcPr>
            <w:tcW w:w="1022" w:type="dxa"/>
          </w:tcPr>
          <w:p w14:paraId="3FCEA392" w14:textId="77777777" w:rsidR="00F7697D" w:rsidRPr="00F25BF8" w:rsidRDefault="00F7697D" w:rsidP="00F7697D">
            <w:pPr>
              <w:contextualSpacing/>
              <w:jc w:val="center"/>
              <w:rPr>
                <w:sz w:val="20"/>
              </w:rPr>
            </w:pPr>
          </w:p>
        </w:tc>
        <w:tc>
          <w:tcPr>
            <w:tcW w:w="1023" w:type="dxa"/>
          </w:tcPr>
          <w:p w14:paraId="7565EC1B" w14:textId="77777777" w:rsidR="00F7697D" w:rsidRPr="00F25BF8" w:rsidRDefault="00F7697D" w:rsidP="00F7697D">
            <w:pPr>
              <w:contextualSpacing/>
              <w:jc w:val="center"/>
              <w:rPr>
                <w:sz w:val="20"/>
              </w:rPr>
            </w:pPr>
          </w:p>
        </w:tc>
        <w:tc>
          <w:tcPr>
            <w:tcW w:w="2040" w:type="dxa"/>
          </w:tcPr>
          <w:p w14:paraId="621FC05E" w14:textId="77777777" w:rsidR="00F7697D" w:rsidRPr="00F25BF8" w:rsidRDefault="00F7697D" w:rsidP="00F7697D">
            <w:pPr>
              <w:contextualSpacing/>
              <w:jc w:val="center"/>
              <w:rPr>
                <w:sz w:val="20"/>
              </w:rPr>
            </w:pPr>
          </w:p>
        </w:tc>
        <w:tc>
          <w:tcPr>
            <w:tcW w:w="1800" w:type="dxa"/>
          </w:tcPr>
          <w:p w14:paraId="7723BA06" w14:textId="77777777" w:rsidR="00F7697D" w:rsidRPr="00F25BF8" w:rsidRDefault="00F7697D" w:rsidP="00F7697D">
            <w:pPr>
              <w:contextualSpacing/>
              <w:jc w:val="center"/>
              <w:rPr>
                <w:sz w:val="20"/>
              </w:rPr>
            </w:pPr>
          </w:p>
        </w:tc>
        <w:tc>
          <w:tcPr>
            <w:tcW w:w="1418" w:type="dxa"/>
          </w:tcPr>
          <w:p w14:paraId="30A47D41" w14:textId="77777777" w:rsidR="00F7697D" w:rsidRPr="00F25BF8" w:rsidRDefault="00F7697D" w:rsidP="00F7697D">
            <w:pPr>
              <w:contextualSpacing/>
              <w:jc w:val="center"/>
              <w:rPr>
                <w:sz w:val="20"/>
              </w:rPr>
            </w:pPr>
          </w:p>
        </w:tc>
        <w:tc>
          <w:tcPr>
            <w:tcW w:w="1897" w:type="dxa"/>
          </w:tcPr>
          <w:p w14:paraId="3165F0DE" w14:textId="77777777" w:rsidR="00F7697D" w:rsidRPr="00F25BF8" w:rsidRDefault="00F7697D" w:rsidP="00F7697D">
            <w:pPr>
              <w:contextualSpacing/>
              <w:jc w:val="center"/>
              <w:rPr>
                <w:sz w:val="20"/>
              </w:rPr>
            </w:pPr>
          </w:p>
        </w:tc>
      </w:tr>
      <w:tr w:rsidR="00736DFE" w:rsidRPr="00F25BF8" w14:paraId="758F032A" w14:textId="77777777" w:rsidTr="00736DFE">
        <w:trPr>
          <w:trHeight w:val="20"/>
          <w:jc w:val="center"/>
        </w:trPr>
        <w:tc>
          <w:tcPr>
            <w:tcW w:w="694" w:type="dxa"/>
          </w:tcPr>
          <w:p w14:paraId="6E9682B1" w14:textId="77777777" w:rsidR="00F7697D" w:rsidRPr="00F25BF8" w:rsidRDefault="00F7697D" w:rsidP="00F7697D">
            <w:pPr>
              <w:contextualSpacing/>
              <w:jc w:val="center"/>
              <w:rPr>
                <w:sz w:val="20"/>
              </w:rPr>
            </w:pPr>
            <w:r w:rsidRPr="00F25BF8">
              <w:rPr>
                <w:sz w:val="20"/>
              </w:rPr>
              <w:t>4</w:t>
            </w:r>
          </w:p>
        </w:tc>
        <w:tc>
          <w:tcPr>
            <w:tcW w:w="1101" w:type="dxa"/>
          </w:tcPr>
          <w:p w14:paraId="1F20B3B1" w14:textId="77777777" w:rsidR="00F7697D" w:rsidRPr="00F25BF8" w:rsidRDefault="00F7697D" w:rsidP="00F7697D">
            <w:pPr>
              <w:contextualSpacing/>
              <w:jc w:val="center"/>
              <w:rPr>
                <w:sz w:val="20"/>
              </w:rPr>
            </w:pPr>
          </w:p>
        </w:tc>
        <w:tc>
          <w:tcPr>
            <w:tcW w:w="900" w:type="dxa"/>
          </w:tcPr>
          <w:p w14:paraId="449A5CA6" w14:textId="77777777" w:rsidR="00F7697D" w:rsidRPr="00F25BF8" w:rsidRDefault="00F7697D" w:rsidP="00F7697D">
            <w:pPr>
              <w:contextualSpacing/>
              <w:jc w:val="center"/>
              <w:rPr>
                <w:sz w:val="20"/>
              </w:rPr>
            </w:pPr>
          </w:p>
        </w:tc>
        <w:tc>
          <w:tcPr>
            <w:tcW w:w="900" w:type="dxa"/>
          </w:tcPr>
          <w:p w14:paraId="70E133DA" w14:textId="77777777" w:rsidR="00F7697D" w:rsidRPr="00F25BF8" w:rsidRDefault="00F7697D" w:rsidP="00F7697D">
            <w:pPr>
              <w:contextualSpacing/>
              <w:jc w:val="center"/>
              <w:rPr>
                <w:sz w:val="20"/>
              </w:rPr>
            </w:pPr>
          </w:p>
        </w:tc>
        <w:tc>
          <w:tcPr>
            <w:tcW w:w="1022" w:type="dxa"/>
          </w:tcPr>
          <w:p w14:paraId="0A8F3373" w14:textId="77777777" w:rsidR="00F7697D" w:rsidRPr="00F25BF8" w:rsidRDefault="00F7697D" w:rsidP="00F7697D">
            <w:pPr>
              <w:contextualSpacing/>
              <w:jc w:val="center"/>
              <w:rPr>
                <w:sz w:val="20"/>
              </w:rPr>
            </w:pPr>
          </w:p>
        </w:tc>
        <w:tc>
          <w:tcPr>
            <w:tcW w:w="1023" w:type="dxa"/>
          </w:tcPr>
          <w:p w14:paraId="32B582FE" w14:textId="77777777" w:rsidR="00F7697D" w:rsidRPr="00F25BF8" w:rsidRDefault="00F7697D" w:rsidP="00F7697D">
            <w:pPr>
              <w:contextualSpacing/>
              <w:jc w:val="center"/>
              <w:rPr>
                <w:sz w:val="20"/>
              </w:rPr>
            </w:pPr>
          </w:p>
        </w:tc>
        <w:tc>
          <w:tcPr>
            <w:tcW w:w="2040" w:type="dxa"/>
          </w:tcPr>
          <w:p w14:paraId="786F174C" w14:textId="77777777" w:rsidR="00F7697D" w:rsidRPr="00F25BF8" w:rsidRDefault="00F7697D" w:rsidP="00F7697D">
            <w:pPr>
              <w:contextualSpacing/>
              <w:jc w:val="center"/>
              <w:rPr>
                <w:sz w:val="20"/>
              </w:rPr>
            </w:pPr>
          </w:p>
        </w:tc>
        <w:tc>
          <w:tcPr>
            <w:tcW w:w="1800" w:type="dxa"/>
          </w:tcPr>
          <w:p w14:paraId="58DDB452" w14:textId="77777777" w:rsidR="00F7697D" w:rsidRPr="00F25BF8" w:rsidRDefault="00F7697D" w:rsidP="00F7697D">
            <w:pPr>
              <w:contextualSpacing/>
              <w:jc w:val="center"/>
              <w:rPr>
                <w:sz w:val="20"/>
              </w:rPr>
            </w:pPr>
          </w:p>
        </w:tc>
        <w:tc>
          <w:tcPr>
            <w:tcW w:w="1418" w:type="dxa"/>
          </w:tcPr>
          <w:p w14:paraId="4C5B956A" w14:textId="77777777" w:rsidR="00F7697D" w:rsidRPr="00F25BF8" w:rsidRDefault="00F7697D" w:rsidP="00F7697D">
            <w:pPr>
              <w:contextualSpacing/>
              <w:jc w:val="center"/>
              <w:rPr>
                <w:sz w:val="20"/>
              </w:rPr>
            </w:pPr>
          </w:p>
        </w:tc>
        <w:tc>
          <w:tcPr>
            <w:tcW w:w="1897" w:type="dxa"/>
          </w:tcPr>
          <w:p w14:paraId="707FE55D" w14:textId="77777777" w:rsidR="00F7697D" w:rsidRPr="00F25BF8" w:rsidRDefault="00F7697D" w:rsidP="00F7697D">
            <w:pPr>
              <w:contextualSpacing/>
              <w:jc w:val="center"/>
              <w:rPr>
                <w:sz w:val="20"/>
              </w:rPr>
            </w:pPr>
          </w:p>
        </w:tc>
      </w:tr>
      <w:tr w:rsidR="00736DFE" w:rsidRPr="00F25BF8" w14:paraId="59AF9F7E" w14:textId="77777777" w:rsidTr="00736DFE">
        <w:trPr>
          <w:trHeight w:val="20"/>
          <w:jc w:val="center"/>
        </w:trPr>
        <w:tc>
          <w:tcPr>
            <w:tcW w:w="694" w:type="dxa"/>
          </w:tcPr>
          <w:p w14:paraId="0A794F22" w14:textId="77777777" w:rsidR="00F7697D" w:rsidRPr="00F25BF8" w:rsidRDefault="00F7697D" w:rsidP="00F7697D">
            <w:pPr>
              <w:contextualSpacing/>
              <w:jc w:val="center"/>
              <w:rPr>
                <w:sz w:val="20"/>
              </w:rPr>
            </w:pPr>
            <w:r w:rsidRPr="00F25BF8">
              <w:rPr>
                <w:sz w:val="20"/>
              </w:rPr>
              <w:t>5</w:t>
            </w:r>
          </w:p>
        </w:tc>
        <w:tc>
          <w:tcPr>
            <w:tcW w:w="1101" w:type="dxa"/>
          </w:tcPr>
          <w:p w14:paraId="6ADD7BFA" w14:textId="77777777" w:rsidR="00F7697D" w:rsidRPr="00F25BF8" w:rsidRDefault="00F7697D" w:rsidP="00F7697D">
            <w:pPr>
              <w:contextualSpacing/>
              <w:jc w:val="center"/>
              <w:rPr>
                <w:sz w:val="20"/>
              </w:rPr>
            </w:pPr>
          </w:p>
        </w:tc>
        <w:tc>
          <w:tcPr>
            <w:tcW w:w="900" w:type="dxa"/>
          </w:tcPr>
          <w:p w14:paraId="4DEA219A" w14:textId="77777777" w:rsidR="00F7697D" w:rsidRPr="00F25BF8" w:rsidRDefault="00F7697D" w:rsidP="00F7697D">
            <w:pPr>
              <w:contextualSpacing/>
              <w:jc w:val="center"/>
              <w:rPr>
                <w:sz w:val="20"/>
              </w:rPr>
            </w:pPr>
          </w:p>
        </w:tc>
        <w:tc>
          <w:tcPr>
            <w:tcW w:w="900" w:type="dxa"/>
          </w:tcPr>
          <w:p w14:paraId="2A17ED7C" w14:textId="77777777" w:rsidR="00F7697D" w:rsidRPr="00F25BF8" w:rsidRDefault="00F7697D" w:rsidP="00F7697D">
            <w:pPr>
              <w:contextualSpacing/>
              <w:jc w:val="center"/>
              <w:rPr>
                <w:sz w:val="20"/>
              </w:rPr>
            </w:pPr>
          </w:p>
        </w:tc>
        <w:tc>
          <w:tcPr>
            <w:tcW w:w="1022" w:type="dxa"/>
          </w:tcPr>
          <w:p w14:paraId="72FE6E08" w14:textId="77777777" w:rsidR="00F7697D" w:rsidRPr="00F25BF8" w:rsidRDefault="00F7697D" w:rsidP="00F7697D">
            <w:pPr>
              <w:contextualSpacing/>
              <w:jc w:val="center"/>
              <w:rPr>
                <w:sz w:val="20"/>
              </w:rPr>
            </w:pPr>
          </w:p>
        </w:tc>
        <w:tc>
          <w:tcPr>
            <w:tcW w:w="1023" w:type="dxa"/>
          </w:tcPr>
          <w:p w14:paraId="25D02DC2" w14:textId="77777777" w:rsidR="00F7697D" w:rsidRPr="00F25BF8" w:rsidRDefault="00F7697D" w:rsidP="00F7697D">
            <w:pPr>
              <w:contextualSpacing/>
              <w:jc w:val="center"/>
              <w:rPr>
                <w:sz w:val="20"/>
              </w:rPr>
            </w:pPr>
          </w:p>
        </w:tc>
        <w:tc>
          <w:tcPr>
            <w:tcW w:w="2040" w:type="dxa"/>
          </w:tcPr>
          <w:p w14:paraId="3E7820E7" w14:textId="77777777" w:rsidR="00F7697D" w:rsidRPr="00F25BF8" w:rsidRDefault="00F7697D" w:rsidP="00F7697D">
            <w:pPr>
              <w:contextualSpacing/>
              <w:jc w:val="center"/>
              <w:rPr>
                <w:sz w:val="20"/>
              </w:rPr>
            </w:pPr>
          </w:p>
        </w:tc>
        <w:tc>
          <w:tcPr>
            <w:tcW w:w="1800" w:type="dxa"/>
          </w:tcPr>
          <w:p w14:paraId="219304F4" w14:textId="77777777" w:rsidR="00F7697D" w:rsidRPr="00F25BF8" w:rsidRDefault="00F7697D" w:rsidP="00F7697D">
            <w:pPr>
              <w:contextualSpacing/>
              <w:jc w:val="center"/>
              <w:rPr>
                <w:sz w:val="20"/>
              </w:rPr>
            </w:pPr>
          </w:p>
        </w:tc>
        <w:tc>
          <w:tcPr>
            <w:tcW w:w="1418" w:type="dxa"/>
          </w:tcPr>
          <w:p w14:paraId="2031BF9D" w14:textId="77777777" w:rsidR="00F7697D" w:rsidRPr="00F25BF8" w:rsidRDefault="00F7697D" w:rsidP="00F7697D">
            <w:pPr>
              <w:contextualSpacing/>
              <w:jc w:val="center"/>
              <w:rPr>
                <w:sz w:val="20"/>
              </w:rPr>
            </w:pPr>
          </w:p>
        </w:tc>
        <w:tc>
          <w:tcPr>
            <w:tcW w:w="1897" w:type="dxa"/>
          </w:tcPr>
          <w:p w14:paraId="2F909BA4" w14:textId="77777777" w:rsidR="00F7697D" w:rsidRPr="00F25BF8" w:rsidRDefault="00F7697D" w:rsidP="00F7697D">
            <w:pPr>
              <w:contextualSpacing/>
              <w:jc w:val="center"/>
              <w:rPr>
                <w:sz w:val="20"/>
              </w:rPr>
            </w:pPr>
          </w:p>
        </w:tc>
      </w:tr>
      <w:tr w:rsidR="00736DFE" w:rsidRPr="00F25BF8" w14:paraId="2367336D" w14:textId="77777777" w:rsidTr="00736DFE">
        <w:trPr>
          <w:trHeight w:val="20"/>
          <w:jc w:val="center"/>
        </w:trPr>
        <w:tc>
          <w:tcPr>
            <w:tcW w:w="694" w:type="dxa"/>
          </w:tcPr>
          <w:p w14:paraId="41869877" w14:textId="77777777" w:rsidR="00F7697D" w:rsidRPr="00F25BF8" w:rsidRDefault="00F7697D" w:rsidP="00F7697D">
            <w:pPr>
              <w:contextualSpacing/>
              <w:jc w:val="center"/>
              <w:rPr>
                <w:sz w:val="20"/>
              </w:rPr>
            </w:pPr>
            <w:r w:rsidRPr="00F25BF8">
              <w:rPr>
                <w:sz w:val="20"/>
              </w:rPr>
              <w:t>6</w:t>
            </w:r>
          </w:p>
        </w:tc>
        <w:tc>
          <w:tcPr>
            <w:tcW w:w="1101" w:type="dxa"/>
          </w:tcPr>
          <w:p w14:paraId="6393D216" w14:textId="77777777" w:rsidR="00F7697D" w:rsidRPr="00F25BF8" w:rsidRDefault="00F7697D" w:rsidP="00F7697D">
            <w:pPr>
              <w:contextualSpacing/>
              <w:jc w:val="center"/>
              <w:rPr>
                <w:sz w:val="20"/>
              </w:rPr>
            </w:pPr>
          </w:p>
        </w:tc>
        <w:tc>
          <w:tcPr>
            <w:tcW w:w="900" w:type="dxa"/>
          </w:tcPr>
          <w:p w14:paraId="38EF936C" w14:textId="77777777" w:rsidR="00F7697D" w:rsidRPr="00F25BF8" w:rsidRDefault="00F7697D" w:rsidP="00F7697D">
            <w:pPr>
              <w:contextualSpacing/>
              <w:jc w:val="center"/>
              <w:rPr>
                <w:sz w:val="20"/>
              </w:rPr>
            </w:pPr>
          </w:p>
        </w:tc>
        <w:tc>
          <w:tcPr>
            <w:tcW w:w="900" w:type="dxa"/>
          </w:tcPr>
          <w:p w14:paraId="59F7729F" w14:textId="77777777" w:rsidR="00F7697D" w:rsidRPr="00F25BF8" w:rsidRDefault="00F7697D" w:rsidP="00F7697D">
            <w:pPr>
              <w:contextualSpacing/>
              <w:jc w:val="center"/>
              <w:rPr>
                <w:sz w:val="20"/>
              </w:rPr>
            </w:pPr>
          </w:p>
        </w:tc>
        <w:tc>
          <w:tcPr>
            <w:tcW w:w="1022" w:type="dxa"/>
          </w:tcPr>
          <w:p w14:paraId="04F5162E" w14:textId="77777777" w:rsidR="00F7697D" w:rsidRPr="00F25BF8" w:rsidRDefault="00F7697D" w:rsidP="00F7697D">
            <w:pPr>
              <w:contextualSpacing/>
              <w:jc w:val="center"/>
              <w:rPr>
                <w:sz w:val="20"/>
              </w:rPr>
            </w:pPr>
          </w:p>
        </w:tc>
        <w:tc>
          <w:tcPr>
            <w:tcW w:w="1023" w:type="dxa"/>
          </w:tcPr>
          <w:p w14:paraId="4960A313" w14:textId="77777777" w:rsidR="00F7697D" w:rsidRPr="00F25BF8" w:rsidRDefault="00F7697D" w:rsidP="00F7697D">
            <w:pPr>
              <w:contextualSpacing/>
              <w:jc w:val="center"/>
              <w:rPr>
                <w:sz w:val="20"/>
              </w:rPr>
            </w:pPr>
          </w:p>
        </w:tc>
        <w:tc>
          <w:tcPr>
            <w:tcW w:w="2040" w:type="dxa"/>
          </w:tcPr>
          <w:p w14:paraId="1B5CEADE" w14:textId="77777777" w:rsidR="00F7697D" w:rsidRPr="00F25BF8" w:rsidRDefault="00F7697D" w:rsidP="00F7697D">
            <w:pPr>
              <w:contextualSpacing/>
              <w:jc w:val="center"/>
              <w:rPr>
                <w:sz w:val="20"/>
              </w:rPr>
            </w:pPr>
          </w:p>
        </w:tc>
        <w:tc>
          <w:tcPr>
            <w:tcW w:w="1800" w:type="dxa"/>
          </w:tcPr>
          <w:p w14:paraId="56AB0DC1" w14:textId="77777777" w:rsidR="00F7697D" w:rsidRPr="00F25BF8" w:rsidRDefault="00F7697D" w:rsidP="00F7697D">
            <w:pPr>
              <w:contextualSpacing/>
              <w:jc w:val="center"/>
              <w:rPr>
                <w:sz w:val="20"/>
              </w:rPr>
            </w:pPr>
          </w:p>
        </w:tc>
        <w:tc>
          <w:tcPr>
            <w:tcW w:w="1418" w:type="dxa"/>
          </w:tcPr>
          <w:p w14:paraId="7B3B8D69" w14:textId="77777777" w:rsidR="00F7697D" w:rsidRPr="00F25BF8" w:rsidRDefault="00F7697D" w:rsidP="00F7697D">
            <w:pPr>
              <w:contextualSpacing/>
              <w:jc w:val="center"/>
              <w:rPr>
                <w:sz w:val="20"/>
              </w:rPr>
            </w:pPr>
          </w:p>
        </w:tc>
        <w:tc>
          <w:tcPr>
            <w:tcW w:w="1897" w:type="dxa"/>
          </w:tcPr>
          <w:p w14:paraId="36ACEF5A" w14:textId="77777777" w:rsidR="00F7697D" w:rsidRPr="00F25BF8" w:rsidRDefault="00F7697D" w:rsidP="00F7697D">
            <w:pPr>
              <w:contextualSpacing/>
              <w:jc w:val="center"/>
              <w:rPr>
                <w:sz w:val="20"/>
              </w:rPr>
            </w:pPr>
          </w:p>
        </w:tc>
      </w:tr>
      <w:tr w:rsidR="00736DFE" w:rsidRPr="00F25BF8" w14:paraId="27761D30" w14:textId="77777777" w:rsidTr="00736DFE">
        <w:trPr>
          <w:trHeight w:val="20"/>
          <w:jc w:val="center"/>
        </w:trPr>
        <w:tc>
          <w:tcPr>
            <w:tcW w:w="694" w:type="dxa"/>
          </w:tcPr>
          <w:p w14:paraId="492CAD5F" w14:textId="77777777" w:rsidR="00F7697D" w:rsidRPr="00F25BF8" w:rsidRDefault="00F7697D" w:rsidP="00F7697D">
            <w:pPr>
              <w:contextualSpacing/>
              <w:jc w:val="center"/>
              <w:rPr>
                <w:sz w:val="20"/>
              </w:rPr>
            </w:pPr>
            <w:r w:rsidRPr="00F25BF8">
              <w:rPr>
                <w:sz w:val="20"/>
              </w:rPr>
              <w:t>7</w:t>
            </w:r>
          </w:p>
        </w:tc>
        <w:tc>
          <w:tcPr>
            <w:tcW w:w="1101" w:type="dxa"/>
          </w:tcPr>
          <w:p w14:paraId="5203E802" w14:textId="77777777" w:rsidR="00F7697D" w:rsidRPr="00F25BF8" w:rsidRDefault="00F7697D" w:rsidP="00F7697D">
            <w:pPr>
              <w:contextualSpacing/>
              <w:jc w:val="center"/>
              <w:rPr>
                <w:sz w:val="20"/>
              </w:rPr>
            </w:pPr>
          </w:p>
        </w:tc>
        <w:tc>
          <w:tcPr>
            <w:tcW w:w="900" w:type="dxa"/>
          </w:tcPr>
          <w:p w14:paraId="7AE86E0A" w14:textId="77777777" w:rsidR="00F7697D" w:rsidRPr="00F25BF8" w:rsidRDefault="00F7697D" w:rsidP="00F7697D">
            <w:pPr>
              <w:contextualSpacing/>
              <w:jc w:val="center"/>
              <w:rPr>
                <w:sz w:val="20"/>
              </w:rPr>
            </w:pPr>
          </w:p>
        </w:tc>
        <w:tc>
          <w:tcPr>
            <w:tcW w:w="900" w:type="dxa"/>
          </w:tcPr>
          <w:p w14:paraId="41D26341" w14:textId="77777777" w:rsidR="00F7697D" w:rsidRPr="00F25BF8" w:rsidRDefault="00F7697D" w:rsidP="00F7697D">
            <w:pPr>
              <w:contextualSpacing/>
              <w:jc w:val="center"/>
              <w:rPr>
                <w:sz w:val="20"/>
              </w:rPr>
            </w:pPr>
          </w:p>
        </w:tc>
        <w:tc>
          <w:tcPr>
            <w:tcW w:w="1022" w:type="dxa"/>
          </w:tcPr>
          <w:p w14:paraId="3F368490" w14:textId="77777777" w:rsidR="00F7697D" w:rsidRPr="00F25BF8" w:rsidRDefault="00F7697D" w:rsidP="00F7697D">
            <w:pPr>
              <w:contextualSpacing/>
              <w:jc w:val="center"/>
              <w:rPr>
                <w:sz w:val="20"/>
              </w:rPr>
            </w:pPr>
          </w:p>
        </w:tc>
        <w:tc>
          <w:tcPr>
            <w:tcW w:w="1023" w:type="dxa"/>
          </w:tcPr>
          <w:p w14:paraId="29885AE3" w14:textId="77777777" w:rsidR="00F7697D" w:rsidRPr="00F25BF8" w:rsidRDefault="00F7697D" w:rsidP="00F7697D">
            <w:pPr>
              <w:contextualSpacing/>
              <w:jc w:val="center"/>
              <w:rPr>
                <w:sz w:val="20"/>
              </w:rPr>
            </w:pPr>
          </w:p>
        </w:tc>
        <w:tc>
          <w:tcPr>
            <w:tcW w:w="2040" w:type="dxa"/>
          </w:tcPr>
          <w:p w14:paraId="6F137062" w14:textId="77777777" w:rsidR="00F7697D" w:rsidRPr="00F25BF8" w:rsidRDefault="00F7697D" w:rsidP="00F7697D">
            <w:pPr>
              <w:contextualSpacing/>
              <w:jc w:val="center"/>
              <w:rPr>
                <w:sz w:val="20"/>
              </w:rPr>
            </w:pPr>
          </w:p>
        </w:tc>
        <w:tc>
          <w:tcPr>
            <w:tcW w:w="1800" w:type="dxa"/>
          </w:tcPr>
          <w:p w14:paraId="57CB4919" w14:textId="77777777" w:rsidR="00F7697D" w:rsidRPr="00F25BF8" w:rsidRDefault="00F7697D" w:rsidP="00F7697D">
            <w:pPr>
              <w:contextualSpacing/>
              <w:jc w:val="center"/>
              <w:rPr>
                <w:sz w:val="20"/>
              </w:rPr>
            </w:pPr>
          </w:p>
        </w:tc>
        <w:tc>
          <w:tcPr>
            <w:tcW w:w="1418" w:type="dxa"/>
          </w:tcPr>
          <w:p w14:paraId="2CC03AB2" w14:textId="77777777" w:rsidR="00F7697D" w:rsidRPr="00F25BF8" w:rsidRDefault="00F7697D" w:rsidP="00F7697D">
            <w:pPr>
              <w:contextualSpacing/>
              <w:jc w:val="center"/>
              <w:rPr>
                <w:sz w:val="20"/>
              </w:rPr>
            </w:pPr>
          </w:p>
        </w:tc>
        <w:tc>
          <w:tcPr>
            <w:tcW w:w="1897" w:type="dxa"/>
          </w:tcPr>
          <w:p w14:paraId="659886BE" w14:textId="77777777" w:rsidR="00F7697D" w:rsidRPr="00F25BF8" w:rsidRDefault="00F7697D" w:rsidP="00F7697D">
            <w:pPr>
              <w:contextualSpacing/>
              <w:jc w:val="center"/>
              <w:rPr>
                <w:sz w:val="20"/>
              </w:rPr>
            </w:pPr>
          </w:p>
        </w:tc>
      </w:tr>
      <w:tr w:rsidR="00736DFE" w:rsidRPr="00F25BF8" w14:paraId="74BB0204" w14:textId="77777777" w:rsidTr="00736DFE">
        <w:trPr>
          <w:trHeight w:val="20"/>
          <w:jc w:val="center"/>
        </w:trPr>
        <w:tc>
          <w:tcPr>
            <w:tcW w:w="694" w:type="dxa"/>
          </w:tcPr>
          <w:p w14:paraId="794A7F12" w14:textId="77777777" w:rsidR="00F7697D" w:rsidRPr="00F25BF8" w:rsidRDefault="00F7697D" w:rsidP="00F7697D">
            <w:pPr>
              <w:contextualSpacing/>
              <w:jc w:val="center"/>
              <w:rPr>
                <w:sz w:val="20"/>
              </w:rPr>
            </w:pPr>
            <w:r w:rsidRPr="00F25BF8">
              <w:rPr>
                <w:sz w:val="20"/>
              </w:rPr>
              <w:t>8</w:t>
            </w:r>
          </w:p>
        </w:tc>
        <w:tc>
          <w:tcPr>
            <w:tcW w:w="1101" w:type="dxa"/>
          </w:tcPr>
          <w:p w14:paraId="39F9BE11" w14:textId="77777777" w:rsidR="00F7697D" w:rsidRPr="00F25BF8" w:rsidRDefault="00F7697D" w:rsidP="00F7697D">
            <w:pPr>
              <w:contextualSpacing/>
              <w:jc w:val="center"/>
              <w:rPr>
                <w:sz w:val="20"/>
              </w:rPr>
            </w:pPr>
          </w:p>
        </w:tc>
        <w:tc>
          <w:tcPr>
            <w:tcW w:w="900" w:type="dxa"/>
          </w:tcPr>
          <w:p w14:paraId="3CFD54A3" w14:textId="77777777" w:rsidR="00F7697D" w:rsidRPr="00F25BF8" w:rsidRDefault="00F7697D" w:rsidP="00F7697D">
            <w:pPr>
              <w:contextualSpacing/>
              <w:jc w:val="center"/>
              <w:rPr>
                <w:sz w:val="20"/>
              </w:rPr>
            </w:pPr>
          </w:p>
        </w:tc>
        <w:tc>
          <w:tcPr>
            <w:tcW w:w="900" w:type="dxa"/>
          </w:tcPr>
          <w:p w14:paraId="5DA4CF79" w14:textId="77777777" w:rsidR="00F7697D" w:rsidRPr="00F25BF8" w:rsidRDefault="00F7697D" w:rsidP="00F7697D">
            <w:pPr>
              <w:contextualSpacing/>
              <w:jc w:val="center"/>
              <w:rPr>
                <w:sz w:val="20"/>
              </w:rPr>
            </w:pPr>
          </w:p>
        </w:tc>
        <w:tc>
          <w:tcPr>
            <w:tcW w:w="1022" w:type="dxa"/>
          </w:tcPr>
          <w:p w14:paraId="16B84221" w14:textId="77777777" w:rsidR="00F7697D" w:rsidRPr="00F25BF8" w:rsidRDefault="00F7697D" w:rsidP="00F7697D">
            <w:pPr>
              <w:contextualSpacing/>
              <w:jc w:val="center"/>
              <w:rPr>
                <w:sz w:val="20"/>
              </w:rPr>
            </w:pPr>
          </w:p>
        </w:tc>
        <w:tc>
          <w:tcPr>
            <w:tcW w:w="1023" w:type="dxa"/>
          </w:tcPr>
          <w:p w14:paraId="35CDB86B" w14:textId="77777777" w:rsidR="00F7697D" w:rsidRPr="00F25BF8" w:rsidRDefault="00F7697D" w:rsidP="00F7697D">
            <w:pPr>
              <w:contextualSpacing/>
              <w:jc w:val="center"/>
              <w:rPr>
                <w:sz w:val="20"/>
              </w:rPr>
            </w:pPr>
          </w:p>
        </w:tc>
        <w:tc>
          <w:tcPr>
            <w:tcW w:w="2040" w:type="dxa"/>
          </w:tcPr>
          <w:p w14:paraId="30289ED7" w14:textId="77777777" w:rsidR="00F7697D" w:rsidRPr="00F25BF8" w:rsidRDefault="00F7697D" w:rsidP="00F7697D">
            <w:pPr>
              <w:contextualSpacing/>
              <w:jc w:val="center"/>
              <w:rPr>
                <w:sz w:val="20"/>
              </w:rPr>
            </w:pPr>
          </w:p>
        </w:tc>
        <w:tc>
          <w:tcPr>
            <w:tcW w:w="1800" w:type="dxa"/>
          </w:tcPr>
          <w:p w14:paraId="216259E7" w14:textId="77777777" w:rsidR="00F7697D" w:rsidRPr="00F25BF8" w:rsidRDefault="00F7697D" w:rsidP="00F7697D">
            <w:pPr>
              <w:contextualSpacing/>
              <w:jc w:val="center"/>
              <w:rPr>
                <w:sz w:val="20"/>
              </w:rPr>
            </w:pPr>
          </w:p>
        </w:tc>
        <w:tc>
          <w:tcPr>
            <w:tcW w:w="1418" w:type="dxa"/>
          </w:tcPr>
          <w:p w14:paraId="551FA472" w14:textId="77777777" w:rsidR="00F7697D" w:rsidRPr="00F25BF8" w:rsidRDefault="00F7697D" w:rsidP="00F7697D">
            <w:pPr>
              <w:contextualSpacing/>
              <w:jc w:val="center"/>
              <w:rPr>
                <w:sz w:val="20"/>
              </w:rPr>
            </w:pPr>
          </w:p>
        </w:tc>
        <w:tc>
          <w:tcPr>
            <w:tcW w:w="1897" w:type="dxa"/>
          </w:tcPr>
          <w:p w14:paraId="39F485BA" w14:textId="77777777" w:rsidR="00F7697D" w:rsidRPr="00F25BF8" w:rsidRDefault="00F7697D" w:rsidP="00F7697D">
            <w:pPr>
              <w:contextualSpacing/>
              <w:jc w:val="center"/>
              <w:rPr>
                <w:sz w:val="20"/>
              </w:rPr>
            </w:pPr>
          </w:p>
        </w:tc>
      </w:tr>
      <w:tr w:rsidR="00736DFE" w:rsidRPr="00F25BF8" w14:paraId="496C94F1" w14:textId="77777777" w:rsidTr="00736DFE">
        <w:trPr>
          <w:trHeight w:val="20"/>
          <w:jc w:val="center"/>
        </w:trPr>
        <w:tc>
          <w:tcPr>
            <w:tcW w:w="694" w:type="dxa"/>
          </w:tcPr>
          <w:p w14:paraId="45493E4D" w14:textId="77777777" w:rsidR="00F7697D" w:rsidRPr="00F25BF8" w:rsidRDefault="00F7697D" w:rsidP="00F7697D">
            <w:pPr>
              <w:contextualSpacing/>
              <w:jc w:val="center"/>
              <w:rPr>
                <w:sz w:val="20"/>
              </w:rPr>
            </w:pPr>
            <w:r w:rsidRPr="00F25BF8">
              <w:rPr>
                <w:sz w:val="20"/>
              </w:rPr>
              <w:t>9</w:t>
            </w:r>
          </w:p>
        </w:tc>
        <w:tc>
          <w:tcPr>
            <w:tcW w:w="1101" w:type="dxa"/>
          </w:tcPr>
          <w:p w14:paraId="25E7EAB6" w14:textId="77777777" w:rsidR="00F7697D" w:rsidRPr="00F25BF8" w:rsidRDefault="00F7697D" w:rsidP="00F7697D">
            <w:pPr>
              <w:contextualSpacing/>
              <w:jc w:val="center"/>
              <w:rPr>
                <w:sz w:val="20"/>
              </w:rPr>
            </w:pPr>
          </w:p>
        </w:tc>
        <w:tc>
          <w:tcPr>
            <w:tcW w:w="900" w:type="dxa"/>
          </w:tcPr>
          <w:p w14:paraId="4D2420AF" w14:textId="77777777" w:rsidR="00F7697D" w:rsidRPr="00F25BF8" w:rsidRDefault="00F7697D" w:rsidP="00F7697D">
            <w:pPr>
              <w:contextualSpacing/>
              <w:jc w:val="center"/>
              <w:rPr>
                <w:sz w:val="20"/>
              </w:rPr>
            </w:pPr>
          </w:p>
        </w:tc>
        <w:tc>
          <w:tcPr>
            <w:tcW w:w="900" w:type="dxa"/>
          </w:tcPr>
          <w:p w14:paraId="7E06A7DF" w14:textId="77777777" w:rsidR="00F7697D" w:rsidRPr="00F25BF8" w:rsidRDefault="00F7697D" w:rsidP="00F7697D">
            <w:pPr>
              <w:contextualSpacing/>
              <w:jc w:val="center"/>
              <w:rPr>
                <w:sz w:val="20"/>
              </w:rPr>
            </w:pPr>
          </w:p>
        </w:tc>
        <w:tc>
          <w:tcPr>
            <w:tcW w:w="1022" w:type="dxa"/>
          </w:tcPr>
          <w:p w14:paraId="60630F18" w14:textId="77777777" w:rsidR="00F7697D" w:rsidRPr="00F25BF8" w:rsidRDefault="00F7697D" w:rsidP="00F7697D">
            <w:pPr>
              <w:contextualSpacing/>
              <w:jc w:val="center"/>
              <w:rPr>
                <w:sz w:val="20"/>
              </w:rPr>
            </w:pPr>
          </w:p>
        </w:tc>
        <w:tc>
          <w:tcPr>
            <w:tcW w:w="1023" w:type="dxa"/>
          </w:tcPr>
          <w:p w14:paraId="5346F9F0" w14:textId="77777777" w:rsidR="00F7697D" w:rsidRPr="00F25BF8" w:rsidRDefault="00F7697D" w:rsidP="00F7697D">
            <w:pPr>
              <w:contextualSpacing/>
              <w:jc w:val="center"/>
              <w:rPr>
                <w:sz w:val="20"/>
              </w:rPr>
            </w:pPr>
          </w:p>
        </w:tc>
        <w:tc>
          <w:tcPr>
            <w:tcW w:w="2040" w:type="dxa"/>
          </w:tcPr>
          <w:p w14:paraId="64EF4D71" w14:textId="77777777" w:rsidR="00F7697D" w:rsidRPr="00F25BF8" w:rsidRDefault="00F7697D" w:rsidP="00F7697D">
            <w:pPr>
              <w:contextualSpacing/>
              <w:jc w:val="center"/>
              <w:rPr>
                <w:sz w:val="20"/>
              </w:rPr>
            </w:pPr>
          </w:p>
        </w:tc>
        <w:tc>
          <w:tcPr>
            <w:tcW w:w="1800" w:type="dxa"/>
          </w:tcPr>
          <w:p w14:paraId="4B7ADF69" w14:textId="77777777" w:rsidR="00F7697D" w:rsidRPr="00F25BF8" w:rsidRDefault="00F7697D" w:rsidP="00F7697D">
            <w:pPr>
              <w:contextualSpacing/>
              <w:jc w:val="center"/>
              <w:rPr>
                <w:sz w:val="20"/>
              </w:rPr>
            </w:pPr>
          </w:p>
        </w:tc>
        <w:tc>
          <w:tcPr>
            <w:tcW w:w="1418" w:type="dxa"/>
          </w:tcPr>
          <w:p w14:paraId="43D9A68C" w14:textId="77777777" w:rsidR="00F7697D" w:rsidRPr="00F25BF8" w:rsidRDefault="00F7697D" w:rsidP="00F7697D">
            <w:pPr>
              <w:contextualSpacing/>
              <w:jc w:val="center"/>
              <w:rPr>
                <w:sz w:val="20"/>
              </w:rPr>
            </w:pPr>
          </w:p>
        </w:tc>
        <w:tc>
          <w:tcPr>
            <w:tcW w:w="1897" w:type="dxa"/>
          </w:tcPr>
          <w:p w14:paraId="0FD715D0" w14:textId="77777777" w:rsidR="00F7697D" w:rsidRPr="00F25BF8" w:rsidRDefault="00F7697D" w:rsidP="00F7697D">
            <w:pPr>
              <w:contextualSpacing/>
              <w:jc w:val="center"/>
              <w:rPr>
                <w:sz w:val="20"/>
              </w:rPr>
            </w:pPr>
          </w:p>
        </w:tc>
      </w:tr>
      <w:tr w:rsidR="00736DFE" w:rsidRPr="00F25BF8" w14:paraId="6BCA367A" w14:textId="77777777" w:rsidTr="00736DFE">
        <w:trPr>
          <w:trHeight w:val="20"/>
          <w:jc w:val="center"/>
        </w:trPr>
        <w:tc>
          <w:tcPr>
            <w:tcW w:w="694" w:type="dxa"/>
          </w:tcPr>
          <w:p w14:paraId="659ACD39" w14:textId="77777777" w:rsidR="00F7697D" w:rsidRPr="00F25BF8" w:rsidRDefault="00F7697D" w:rsidP="00F7697D">
            <w:pPr>
              <w:contextualSpacing/>
              <w:jc w:val="center"/>
              <w:rPr>
                <w:sz w:val="20"/>
              </w:rPr>
            </w:pPr>
            <w:r w:rsidRPr="00F25BF8">
              <w:rPr>
                <w:sz w:val="20"/>
              </w:rPr>
              <w:t>10</w:t>
            </w:r>
          </w:p>
        </w:tc>
        <w:tc>
          <w:tcPr>
            <w:tcW w:w="1101" w:type="dxa"/>
          </w:tcPr>
          <w:p w14:paraId="7EBFDE38" w14:textId="77777777" w:rsidR="00F7697D" w:rsidRPr="00F25BF8" w:rsidRDefault="00F7697D" w:rsidP="00F7697D">
            <w:pPr>
              <w:contextualSpacing/>
              <w:jc w:val="center"/>
              <w:rPr>
                <w:sz w:val="20"/>
              </w:rPr>
            </w:pPr>
          </w:p>
        </w:tc>
        <w:tc>
          <w:tcPr>
            <w:tcW w:w="900" w:type="dxa"/>
          </w:tcPr>
          <w:p w14:paraId="21BCF45F" w14:textId="77777777" w:rsidR="00F7697D" w:rsidRPr="00F25BF8" w:rsidRDefault="00F7697D" w:rsidP="00F7697D">
            <w:pPr>
              <w:contextualSpacing/>
              <w:jc w:val="center"/>
              <w:rPr>
                <w:sz w:val="20"/>
              </w:rPr>
            </w:pPr>
          </w:p>
        </w:tc>
        <w:tc>
          <w:tcPr>
            <w:tcW w:w="900" w:type="dxa"/>
          </w:tcPr>
          <w:p w14:paraId="68F794E2" w14:textId="77777777" w:rsidR="00F7697D" w:rsidRPr="00F25BF8" w:rsidRDefault="00F7697D" w:rsidP="00F7697D">
            <w:pPr>
              <w:contextualSpacing/>
              <w:jc w:val="center"/>
              <w:rPr>
                <w:sz w:val="20"/>
              </w:rPr>
            </w:pPr>
          </w:p>
        </w:tc>
        <w:tc>
          <w:tcPr>
            <w:tcW w:w="1022" w:type="dxa"/>
          </w:tcPr>
          <w:p w14:paraId="7D17A107" w14:textId="77777777" w:rsidR="00F7697D" w:rsidRPr="00F25BF8" w:rsidRDefault="00F7697D" w:rsidP="00F7697D">
            <w:pPr>
              <w:contextualSpacing/>
              <w:jc w:val="center"/>
              <w:rPr>
                <w:sz w:val="20"/>
              </w:rPr>
            </w:pPr>
          </w:p>
        </w:tc>
        <w:tc>
          <w:tcPr>
            <w:tcW w:w="1023" w:type="dxa"/>
          </w:tcPr>
          <w:p w14:paraId="0E897E36" w14:textId="77777777" w:rsidR="00F7697D" w:rsidRPr="00F25BF8" w:rsidRDefault="00F7697D" w:rsidP="00F7697D">
            <w:pPr>
              <w:contextualSpacing/>
              <w:jc w:val="center"/>
              <w:rPr>
                <w:sz w:val="20"/>
              </w:rPr>
            </w:pPr>
          </w:p>
        </w:tc>
        <w:tc>
          <w:tcPr>
            <w:tcW w:w="2040" w:type="dxa"/>
          </w:tcPr>
          <w:p w14:paraId="4BBB8A0D" w14:textId="77777777" w:rsidR="00F7697D" w:rsidRPr="00F25BF8" w:rsidRDefault="00F7697D" w:rsidP="00F7697D">
            <w:pPr>
              <w:contextualSpacing/>
              <w:jc w:val="center"/>
              <w:rPr>
                <w:sz w:val="20"/>
              </w:rPr>
            </w:pPr>
          </w:p>
        </w:tc>
        <w:tc>
          <w:tcPr>
            <w:tcW w:w="1800" w:type="dxa"/>
          </w:tcPr>
          <w:p w14:paraId="74ABE38B" w14:textId="77777777" w:rsidR="00F7697D" w:rsidRPr="00F25BF8" w:rsidRDefault="00F7697D" w:rsidP="00F7697D">
            <w:pPr>
              <w:contextualSpacing/>
              <w:jc w:val="center"/>
              <w:rPr>
                <w:sz w:val="20"/>
              </w:rPr>
            </w:pPr>
          </w:p>
        </w:tc>
        <w:tc>
          <w:tcPr>
            <w:tcW w:w="1418" w:type="dxa"/>
          </w:tcPr>
          <w:p w14:paraId="01454F00" w14:textId="77777777" w:rsidR="00F7697D" w:rsidRPr="00F25BF8" w:rsidRDefault="00F7697D" w:rsidP="00F7697D">
            <w:pPr>
              <w:contextualSpacing/>
              <w:jc w:val="center"/>
              <w:rPr>
                <w:sz w:val="20"/>
              </w:rPr>
            </w:pPr>
          </w:p>
        </w:tc>
        <w:tc>
          <w:tcPr>
            <w:tcW w:w="1897" w:type="dxa"/>
          </w:tcPr>
          <w:p w14:paraId="5AF45E15" w14:textId="77777777" w:rsidR="00F7697D" w:rsidRPr="00F25BF8" w:rsidRDefault="00F7697D" w:rsidP="00F7697D">
            <w:pPr>
              <w:contextualSpacing/>
              <w:jc w:val="center"/>
              <w:rPr>
                <w:sz w:val="20"/>
              </w:rPr>
            </w:pPr>
          </w:p>
        </w:tc>
      </w:tr>
    </w:tbl>
    <w:p w14:paraId="4798CC5F" w14:textId="77777777" w:rsidR="00F7697D" w:rsidRPr="00F25BF8" w:rsidRDefault="00F7697D" w:rsidP="00F7697D">
      <w:pPr>
        <w:spacing w:after="0" w:line="240" w:lineRule="auto"/>
        <w:contextualSpacing/>
        <w:rPr>
          <w:rFonts w:eastAsia="SimSun"/>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F25BF8" w14:paraId="39FB70B9" w14:textId="77777777" w:rsidTr="00736DFE">
        <w:trPr>
          <w:jc w:val="center"/>
        </w:trPr>
        <w:tc>
          <w:tcPr>
            <w:tcW w:w="1795" w:type="dxa"/>
          </w:tcPr>
          <w:p w14:paraId="4BE541A3" w14:textId="084C7A6D"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Field Purpose 116</w:t>
            </w:r>
          </w:p>
        </w:tc>
        <w:tc>
          <w:tcPr>
            <w:tcW w:w="4111" w:type="dxa"/>
          </w:tcPr>
          <w:p w14:paraId="3513DDFC" w14:textId="451DED6B"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Why Fallow 117</w:t>
            </w:r>
          </w:p>
        </w:tc>
        <w:tc>
          <w:tcPr>
            <w:tcW w:w="7079" w:type="dxa"/>
            <w:gridSpan w:val="3"/>
          </w:tcPr>
          <w:p w14:paraId="5637E93B" w14:textId="6D094E07"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Crop Code 118</w:t>
            </w:r>
          </w:p>
        </w:tc>
      </w:tr>
      <w:tr w:rsidR="00736DFE" w:rsidRPr="00F25BF8" w14:paraId="73243F46" w14:textId="77777777" w:rsidTr="00736DFE">
        <w:trPr>
          <w:jc w:val="center"/>
        </w:trPr>
        <w:tc>
          <w:tcPr>
            <w:tcW w:w="1795" w:type="dxa"/>
          </w:tcPr>
          <w:p w14:paraId="7E203F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1=Farmed this field</w:t>
            </w:r>
          </w:p>
          <w:p w14:paraId="362EFB3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2=Left this field fallow</w:t>
            </w:r>
          </w:p>
          <w:p w14:paraId="436932B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3=Left this field in improved fallow</w:t>
            </w:r>
          </w:p>
          <w:p w14:paraId="35CAA0D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4=Used this field as pasture/other non-agricultural use</w:t>
            </w:r>
          </w:p>
        </w:tc>
        <w:tc>
          <w:tcPr>
            <w:tcW w:w="4111" w:type="dxa"/>
          </w:tcPr>
          <w:p w14:paraId="398951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640AEC0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 from floods</w:t>
            </w:r>
          </w:p>
          <w:p w14:paraId="120CFBB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17227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20D178F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1F1B349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71BC4A0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7=Strengthen ability to bequeathland to children</w:t>
            </w:r>
          </w:p>
          <w:p w14:paraId="5F7201C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33BC2C7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2880" w:type="dxa"/>
          </w:tcPr>
          <w:p w14:paraId="5502383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5133097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2DFF0D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2CBA5C1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046C85B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5252E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512BB03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7=Groundnet</w:t>
            </w:r>
          </w:p>
          <w:p w14:paraId="1414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680572A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340D17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2298" w:type="dxa"/>
          </w:tcPr>
          <w:p w14:paraId="75518CC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54938F9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3BF80B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35D9C10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14=Soyabean</w:t>
            </w:r>
          </w:p>
          <w:p w14:paraId="7DCE671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7255660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138B6E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07CD55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6B5A73D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1901" w:type="dxa"/>
          </w:tcPr>
          <w:p w14:paraId="081B49C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19EA8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21=Nkhwani</w:t>
            </w:r>
          </w:p>
          <w:p w14:paraId="55DF5C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22=Therere/Okra</w:t>
            </w:r>
          </w:p>
          <w:p w14:paraId="74DCC39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5448142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6C3AF5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2CEF432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71EF818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0C494D3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509C49C7" w14:textId="77777777" w:rsidR="00F7697D" w:rsidRPr="00F25BF8" w:rsidRDefault="00F7697D" w:rsidP="00F7697D">
      <w:pPr>
        <w:spacing w:after="0" w:line="240" w:lineRule="auto"/>
        <w:contextualSpacing/>
        <w:rPr>
          <w:rFonts w:eastAsia="SimSun"/>
        </w:rPr>
      </w:pPr>
      <w:r w:rsidRPr="00F25BF8">
        <w:rPr>
          <w:rFonts w:eastAsia="SimSun"/>
        </w:rPr>
        <w:br w:type="page"/>
      </w:r>
    </w:p>
    <w:p w14:paraId="16C7401F" w14:textId="2365B2C6" w:rsidR="00F7697D" w:rsidRDefault="00736DFE" w:rsidP="00F7697D">
      <w:pPr>
        <w:spacing w:after="0" w:line="240" w:lineRule="auto"/>
        <w:contextualSpacing/>
        <w:rPr>
          <w:ins w:id="764" w:author="Stephanie Fenner" w:date="2014-11-04T14:09:00Z"/>
          <w:rFonts w:eastAsia="Times New Roman" w:cs="Times New Roman"/>
          <w:b/>
          <w:bCs/>
        </w:rPr>
      </w:pPr>
      <w:commentRangeStart w:id="765"/>
      <w:r>
        <w:rPr>
          <w:rFonts w:eastAsia="Times New Roman" w:cs="Times New Roman"/>
          <w:b/>
          <w:bCs/>
        </w:rPr>
        <w:lastRenderedPageBreak/>
        <w:t>SECTION I.</w:t>
      </w:r>
      <w:r w:rsidR="00F7697D" w:rsidRPr="00F25BF8">
        <w:rPr>
          <w:rFonts w:eastAsia="Times New Roman" w:cs="Times New Roman"/>
          <w:b/>
          <w:bCs/>
        </w:rPr>
        <w:t xml:space="preserve"> FIELD OVERVIEW (Continued)</w:t>
      </w:r>
      <w:commentRangeEnd w:id="765"/>
      <w:r w:rsidR="003338E1">
        <w:rPr>
          <w:rStyle w:val="CommentReference"/>
        </w:rPr>
        <w:commentReference w:id="765"/>
      </w:r>
    </w:p>
    <w:p w14:paraId="6BAAB451" w14:textId="77777777" w:rsidR="00A52B6E" w:rsidRPr="00F25BF8" w:rsidRDefault="00A52B6E" w:rsidP="00F7697D">
      <w:pPr>
        <w:spacing w:after="0" w:line="240" w:lineRule="auto"/>
        <w:contextualSpacing/>
        <w:rPr>
          <w:rFonts w:eastAsia="Times New Roman" w:cs="Times New Roman"/>
          <w:b/>
          <w:bCs/>
        </w:rPr>
      </w:pPr>
    </w:p>
    <w:p w14:paraId="74F39D28" w14:textId="77777777" w:rsidR="00F7697D" w:rsidRPr="00F25BF8" w:rsidRDefault="00F7697D" w:rsidP="00F7697D">
      <w:pPr>
        <w:spacing w:after="0" w:line="240" w:lineRule="auto"/>
        <w:contextualSpacing/>
        <w:rPr>
          <w:rFonts w:eastAsia="SimSun"/>
        </w:rPr>
      </w:pPr>
    </w:p>
    <w:tbl>
      <w:tblPr>
        <w:tblStyle w:val="TableGrid2"/>
        <w:tblW w:w="12898" w:type="dxa"/>
        <w:jc w:val="center"/>
        <w:tblCellMar>
          <w:left w:w="29" w:type="dxa"/>
          <w:right w:w="29" w:type="dxa"/>
        </w:tblCellMar>
        <w:tblLook w:val="04A0" w:firstRow="1" w:lastRow="0" w:firstColumn="1" w:lastColumn="0" w:noHBand="0" w:noVBand="1"/>
      </w:tblPr>
      <w:tblGrid>
        <w:gridCol w:w="696"/>
        <w:gridCol w:w="2057"/>
        <w:gridCol w:w="1425"/>
        <w:gridCol w:w="1714"/>
        <w:gridCol w:w="1717"/>
        <w:gridCol w:w="1222"/>
        <w:gridCol w:w="1395"/>
        <w:gridCol w:w="1439"/>
        <w:gridCol w:w="1233"/>
      </w:tblGrid>
      <w:tr w:rsidR="006873C7" w:rsidRPr="00F25BF8" w14:paraId="26482719" w14:textId="77777777" w:rsidTr="006873C7">
        <w:trPr>
          <w:trHeight w:val="20"/>
          <w:jc w:val="center"/>
        </w:trPr>
        <w:tc>
          <w:tcPr>
            <w:tcW w:w="696" w:type="dxa"/>
            <w:vMerge w:val="restart"/>
          </w:tcPr>
          <w:p w14:paraId="40E0F4B4" w14:textId="77777777" w:rsidR="006873C7" w:rsidRPr="00F25BF8" w:rsidRDefault="006873C7" w:rsidP="00F7697D">
            <w:pPr>
              <w:contextualSpacing/>
              <w:jc w:val="center"/>
              <w:rPr>
                <w:sz w:val="20"/>
              </w:rPr>
            </w:pPr>
            <w:r w:rsidRPr="00F25BF8">
              <w:rPr>
                <w:sz w:val="20"/>
              </w:rPr>
              <w:t>Field</w:t>
            </w:r>
          </w:p>
        </w:tc>
        <w:tc>
          <w:tcPr>
            <w:tcW w:w="2057" w:type="dxa"/>
            <w:vMerge w:val="restart"/>
          </w:tcPr>
          <w:p w14:paraId="0263BCFD" w14:textId="77777777" w:rsidR="006873C7" w:rsidRPr="00F25BF8" w:rsidRDefault="006873C7" w:rsidP="006873C7">
            <w:pPr>
              <w:kinsoku w:val="0"/>
              <w:overflowPunct w:val="0"/>
              <w:autoSpaceDE w:val="0"/>
              <w:autoSpaceDN w:val="0"/>
              <w:adjustRightInd w:val="0"/>
              <w:contextualSpacing/>
              <w:jc w:val="center"/>
              <w:rPr>
                <w:rFonts w:cs="Times New Roman"/>
                <w:sz w:val="20"/>
              </w:rPr>
            </w:pPr>
            <w:r>
              <w:rPr>
                <w:rFonts w:cs="Times New Roman"/>
                <w:sz w:val="20"/>
              </w:rPr>
              <w:t>I</w:t>
            </w:r>
            <w:r w:rsidRPr="00F25BF8">
              <w:rPr>
                <w:rFonts w:cs="Times New Roman"/>
                <w:sz w:val="20"/>
              </w:rPr>
              <w:t xml:space="preserve">8. </w:t>
            </w:r>
            <w:commentRangeStart w:id="766"/>
            <w:r w:rsidRPr="00F25BF8">
              <w:rPr>
                <w:rFonts w:cs="Times New Roman"/>
                <w:sz w:val="20"/>
              </w:rPr>
              <w:t>What year did you household acquire this field?</w:t>
            </w:r>
            <w:commentRangeEnd w:id="766"/>
            <w:r w:rsidR="00EE23B3">
              <w:rPr>
                <w:rStyle w:val="CommentReference"/>
                <w:rFonts w:eastAsiaTheme="minorHAnsi"/>
              </w:rPr>
              <w:commentReference w:id="766"/>
            </w:r>
          </w:p>
          <w:p w14:paraId="5E53830E" w14:textId="4755EA49" w:rsidR="006873C7" w:rsidRPr="00F25BF8" w:rsidRDefault="006873C7" w:rsidP="00F7697D">
            <w:pPr>
              <w:kinsoku w:val="0"/>
              <w:overflowPunct w:val="0"/>
              <w:autoSpaceDE w:val="0"/>
              <w:autoSpaceDN w:val="0"/>
              <w:adjustRightInd w:val="0"/>
              <w:contextualSpacing/>
              <w:jc w:val="center"/>
              <w:rPr>
                <w:rFonts w:cs="Times New Roman"/>
                <w:sz w:val="20"/>
              </w:rPr>
            </w:pPr>
            <w:r w:rsidRPr="00F25BF8">
              <w:rPr>
                <w:rFonts w:cs="Times New Roman"/>
                <w:sz w:val="20"/>
              </w:rPr>
              <w:t>If they don't know because it has been in the family a long time, enter 777</w:t>
            </w:r>
          </w:p>
        </w:tc>
        <w:tc>
          <w:tcPr>
            <w:tcW w:w="1425" w:type="dxa"/>
            <w:vMerge w:val="restart"/>
          </w:tcPr>
          <w:p w14:paraId="33F7C54E" w14:textId="659143AF" w:rsidR="006873C7" w:rsidRPr="006873C7" w:rsidRDefault="006873C7" w:rsidP="00F7697D">
            <w:pPr>
              <w:kinsoku w:val="0"/>
              <w:overflowPunct w:val="0"/>
              <w:autoSpaceDE w:val="0"/>
              <w:autoSpaceDN w:val="0"/>
              <w:adjustRightInd w:val="0"/>
              <w:contextualSpacing/>
              <w:jc w:val="center"/>
              <w:rPr>
                <w:rFonts w:cs="Times New Roman"/>
                <w:color w:val="0000FF"/>
                <w:sz w:val="20"/>
              </w:rPr>
            </w:pPr>
            <w:r w:rsidRPr="006873C7">
              <w:rPr>
                <w:rFonts w:cs="Times New Roman"/>
                <w:color w:val="0000FF"/>
                <w:sz w:val="20"/>
              </w:rPr>
              <w:t xml:space="preserve">What year did you clear the field? </w:t>
            </w:r>
          </w:p>
        </w:tc>
        <w:tc>
          <w:tcPr>
            <w:tcW w:w="1714" w:type="dxa"/>
            <w:vMerge w:val="restart"/>
          </w:tcPr>
          <w:p w14:paraId="10DE6B51" w14:textId="77777777" w:rsidR="006873C7" w:rsidRPr="006873C7" w:rsidRDefault="006873C7" w:rsidP="00F7697D">
            <w:pPr>
              <w:kinsoku w:val="0"/>
              <w:overflowPunct w:val="0"/>
              <w:autoSpaceDE w:val="0"/>
              <w:autoSpaceDN w:val="0"/>
              <w:adjustRightInd w:val="0"/>
              <w:contextualSpacing/>
              <w:jc w:val="center"/>
              <w:rPr>
                <w:rFonts w:cs="Times New Roman"/>
                <w:color w:val="0000FF"/>
                <w:sz w:val="20"/>
              </w:rPr>
            </w:pPr>
            <w:r w:rsidRPr="006873C7">
              <w:rPr>
                <w:rFonts w:cs="Times New Roman"/>
                <w:color w:val="0000FF"/>
                <w:sz w:val="20"/>
              </w:rPr>
              <w:t xml:space="preserve">If land was allocated, </w:t>
            </w:r>
          </w:p>
          <w:p w14:paraId="48E52804" w14:textId="4299E21B" w:rsidR="006873C7" w:rsidRPr="00F25BF8" w:rsidRDefault="006873C7" w:rsidP="00F7697D">
            <w:pPr>
              <w:kinsoku w:val="0"/>
              <w:overflowPunct w:val="0"/>
              <w:autoSpaceDE w:val="0"/>
              <w:autoSpaceDN w:val="0"/>
              <w:adjustRightInd w:val="0"/>
              <w:contextualSpacing/>
              <w:jc w:val="center"/>
              <w:rPr>
                <w:rFonts w:cs="Times New Roman"/>
                <w:sz w:val="20"/>
              </w:rPr>
            </w:pPr>
            <w:r w:rsidRPr="006873C7">
              <w:rPr>
                <w:rFonts w:cs="Times New Roman"/>
                <w:color w:val="0000FF"/>
                <w:sz w:val="20"/>
              </w:rPr>
              <w:t>what is the name of the headperson or chief?</w:t>
            </w:r>
            <w:r>
              <w:rPr>
                <w:rFonts w:cs="Times New Roman"/>
                <w:sz w:val="20"/>
              </w:rPr>
              <w:t xml:space="preserve"> </w:t>
            </w:r>
          </w:p>
        </w:tc>
        <w:tc>
          <w:tcPr>
            <w:tcW w:w="1717" w:type="dxa"/>
            <w:vMerge w:val="restart"/>
          </w:tcPr>
          <w:p w14:paraId="38BC0A58" w14:textId="2483EDAB" w:rsidR="006873C7" w:rsidRPr="006873C7" w:rsidRDefault="006873C7" w:rsidP="006873C7">
            <w:pPr>
              <w:kinsoku w:val="0"/>
              <w:overflowPunct w:val="0"/>
              <w:autoSpaceDE w:val="0"/>
              <w:autoSpaceDN w:val="0"/>
              <w:adjustRightInd w:val="0"/>
              <w:contextualSpacing/>
              <w:rPr>
                <w:rFonts w:cs="Times New Roman"/>
                <w:color w:val="0000FF"/>
                <w:sz w:val="20"/>
              </w:rPr>
            </w:pPr>
            <w:r w:rsidRPr="006873C7">
              <w:rPr>
                <w:rFonts w:cs="Times New Roman"/>
                <w:color w:val="0000FF"/>
                <w:sz w:val="20"/>
              </w:rPr>
              <w:t xml:space="preserve"> If not inherited, how much did you pay to acquire this land? </w:t>
            </w:r>
          </w:p>
        </w:tc>
        <w:tc>
          <w:tcPr>
            <w:tcW w:w="1222" w:type="dxa"/>
            <w:vMerge w:val="restart"/>
          </w:tcPr>
          <w:p w14:paraId="6400992F" w14:textId="30F4B09B" w:rsidR="006873C7" w:rsidRPr="00736DFE" w:rsidRDefault="006873C7" w:rsidP="00F7697D">
            <w:pPr>
              <w:kinsoku w:val="0"/>
              <w:overflowPunct w:val="0"/>
              <w:autoSpaceDE w:val="0"/>
              <w:autoSpaceDN w:val="0"/>
              <w:adjustRightInd w:val="0"/>
              <w:contextualSpacing/>
              <w:jc w:val="center"/>
              <w:rPr>
                <w:rFonts w:cs="Times New Roman"/>
                <w:i/>
                <w:sz w:val="20"/>
              </w:rPr>
            </w:pPr>
          </w:p>
        </w:tc>
        <w:tc>
          <w:tcPr>
            <w:tcW w:w="2834" w:type="dxa"/>
            <w:gridSpan w:val="2"/>
            <w:tcBorders>
              <w:bottom w:val="nil"/>
            </w:tcBorders>
          </w:tcPr>
          <w:p w14:paraId="069F9EC8" w14:textId="195D7240"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233" w:type="dxa"/>
            <w:vMerge w:val="restart"/>
          </w:tcPr>
          <w:p w14:paraId="3A7B4663" w14:textId="04CF5D45" w:rsidR="006873C7" w:rsidRPr="00F25BF8" w:rsidRDefault="006873C7" w:rsidP="00736DFE">
            <w:pPr>
              <w:kinsoku w:val="0"/>
              <w:overflowPunct w:val="0"/>
              <w:autoSpaceDE w:val="0"/>
              <w:autoSpaceDN w:val="0"/>
              <w:adjustRightInd w:val="0"/>
              <w:contextualSpacing/>
              <w:jc w:val="center"/>
              <w:rPr>
                <w:rFonts w:cs="Times New Roman"/>
                <w:sz w:val="20"/>
              </w:rPr>
            </w:pPr>
          </w:p>
        </w:tc>
      </w:tr>
      <w:tr w:rsidR="006873C7" w:rsidRPr="00F25BF8" w14:paraId="19CB6BC7" w14:textId="77777777" w:rsidTr="006873C7">
        <w:trPr>
          <w:trHeight w:val="20"/>
          <w:jc w:val="center"/>
        </w:trPr>
        <w:tc>
          <w:tcPr>
            <w:tcW w:w="696" w:type="dxa"/>
            <w:vMerge/>
          </w:tcPr>
          <w:p w14:paraId="3910A979" w14:textId="3FC7B4A1" w:rsidR="006873C7" w:rsidRPr="00F25BF8" w:rsidRDefault="006873C7" w:rsidP="00F7697D">
            <w:pPr>
              <w:contextualSpacing/>
              <w:jc w:val="center"/>
              <w:rPr>
                <w:sz w:val="20"/>
              </w:rPr>
            </w:pPr>
          </w:p>
        </w:tc>
        <w:tc>
          <w:tcPr>
            <w:tcW w:w="2057" w:type="dxa"/>
            <w:vMerge/>
          </w:tcPr>
          <w:p w14:paraId="4F42540F"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425" w:type="dxa"/>
            <w:vMerge/>
          </w:tcPr>
          <w:p w14:paraId="3E9F99C4"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714" w:type="dxa"/>
            <w:vMerge/>
          </w:tcPr>
          <w:p w14:paraId="0BDAD7A3"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717" w:type="dxa"/>
            <w:vMerge/>
          </w:tcPr>
          <w:p w14:paraId="658F3D1D"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222" w:type="dxa"/>
            <w:vMerge/>
          </w:tcPr>
          <w:p w14:paraId="43286484"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395" w:type="dxa"/>
            <w:tcBorders>
              <w:top w:val="nil"/>
              <w:right w:val="nil"/>
            </w:tcBorders>
          </w:tcPr>
          <w:p w14:paraId="75B40B08" w14:textId="0CF475F2" w:rsidR="006873C7" w:rsidRPr="00F25BF8" w:rsidRDefault="006873C7" w:rsidP="00F7697D">
            <w:pPr>
              <w:contextualSpacing/>
              <w:jc w:val="center"/>
              <w:rPr>
                <w:rFonts w:cs="Times New Roman"/>
                <w:sz w:val="20"/>
              </w:rPr>
            </w:pPr>
          </w:p>
        </w:tc>
        <w:tc>
          <w:tcPr>
            <w:tcW w:w="1439" w:type="dxa"/>
            <w:tcBorders>
              <w:top w:val="nil"/>
              <w:left w:val="nil"/>
            </w:tcBorders>
          </w:tcPr>
          <w:p w14:paraId="63BEAD30" w14:textId="7BBB0079" w:rsidR="006873C7" w:rsidRPr="00F25BF8" w:rsidRDefault="006873C7" w:rsidP="006873C7">
            <w:pPr>
              <w:contextualSpacing/>
              <w:jc w:val="center"/>
              <w:rPr>
                <w:rFonts w:cs="Times New Roman"/>
                <w:sz w:val="20"/>
              </w:rPr>
            </w:pPr>
          </w:p>
        </w:tc>
        <w:tc>
          <w:tcPr>
            <w:tcW w:w="1233" w:type="dxa"/>
            <w:vMerge/>
          </w:tcPr>
          <w:p w14:paraId="25070805"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r>
      <w:tr w:rsidR="006873C7" w:rsidRPr="00F25BF8" w14:paraId="7A5C6B19" w14:textId="77777777" w:rsidTr="006873C7">
        <w:trPr>
          <w:trHeight w:val="20"/>
          <w:jc w:val="center"/>
        </w:trPr>
        <w:tc>
          <w:tcPr>
            <w:tcW w:w="696" w:type="dxa"/>
          </w:tcPr>
          <w:p w14:paraId="2BF28178" w14:textId="77777777"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057" w:type="dxa"/>
          </w:tcPr>
          <w:p w14:paraId="115D99B6" w14:textId="4609CB16"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year_acquire</w:t>
            </w:r>
          </w:p>
        </w:tc>
        <w:tc>
          <w:tcPr>
            <w:tcW w:w="1425" w:type="dxa"/>
          </w:tcPr>
          <w:p w14:paraId="4EDE88AC" w14:textId="64A93DB0"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714" w:type="dxa"/>
          </w:tcPr>
          <w:p w14:paraId="4A2E191B" w14:textId="640666F9"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717" w:type="dxa"/>
          </w:tcPr>
          <w:p w14:paraId="65860CDA" w14:textId="3333C481"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222" w:type="dxa"/>
          </w:tcPr>
          <w:p w14:paraId="62A8048C" w14:textId="4EDA9931"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395" w:type="dxa"/>
          </w:tcPr>
          <w:p w14:paraId="62C36AA4" w14:textId="1CE31648"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439" w:type="dxa"/>
          </w:tcPr>
          <w:p w14:paraId="7DDEF21C" w14:textId="2239C263"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233" w:type="dxa"/>
          </w:tcPr>
          <w:p w14:paraId="6CFB28E3" w14:textId="00C0F04D"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r>
      <w:tr w:rsidR="006873C7" w:rsidRPr="00F25BF8" w14:paraId="4E508DB2" w14:textId="77777777" w:rsidTr="006873C7">
        <w:trPr>
          <w:trHeight w:val="20"/>
          <w:jc w:val="center"/>
        </w:trPr>
        <w:tc>
          <w:tcPr>
            <w:tcW w:w="696" w:type="dxa"/>
          </w:tcPr>
          <w:p w14:paraId="468587CE" w14:textId="77777777" w:rsidR="006873C7" w:rsidRPr="00F25BF8" w:rsidRDefault="006873C7" w:rsidP="00F7697D">
            <w:pPr>
              <w:contextualSpacing/>
              <w:jc w:val="center"/>
              <w:rPr>
                <w:sz w:val="20"/>
              </w:rPr>
            </w:pPr>
            <w:r w:rsidRPr="00F25BF8">
              <w:rPr>
                <w:sz w:val="20"/>
              </w:rPr>
              <w:t>1</w:t>
            </w:r>
          </w:p>
        </w:tc>
        <w:tc>
          <w:tcPr>
            <w:tcW w:w="2057" w:type="dxa"/>
          </w:tcPr>
          <w:p w14:paraId="0BB7CF11" w14:textId="77777777" w:rsidR="006873C7" w:rsidRPr="00F25BF8" w:rsidRDefault="006873C7" w:rsidP="00F7697D">
            <w:pPr>
              <w:contextualSpacing/>
              <w:jc w:val="center"/>
            </w:pPr>
          </w:p>
        </w:tc>
        <w:tc>
          <w:tcPr>
            <w:tcW w:w="1425" w:type="dxa"/>
          </w:tcPr>
          <w:p w14:paraId="258F81DD" w14:textId="77777777" w:rsidR="006873C7" w:rsidRPr="00F25BF8" w:rsidRDefault="006873C7" w:rsidP="00F7697D">
            <w:pPr>
              <w:contextualSpacing/>
              <w:jc w:val="center"/>
            </w:pPr>
          </w:p>
        </w:tc>
        <w:tc>
          <w:tcPr>
            <w:tcW w:w="1714" w:type="dxa"/>
          </w:tcPr>
          <w:p w14:paraId="0D75C817" w14:textId="77777777" w:rsidR="006873C7" w:rsidRPr="00F25BF8" w:rsidRDefault="006873C7" w:rsidP="00F7697D">
            <w:pPr>
              <w:contextualSpacing/>
              <w:jc w:val="center"/>
            </w:pPr>
          </w:p>
        </w:tc>
        <w:tc>
          <w:tcPr>
            <w:tcW w:w="1717" w:type="dxa"/>
          </w:tcPr>
          <w:p w14:paraId="7A89D4CC" w14:textId="77777777" w:rsidR="006873C7" w:rsidRPr="00F25BF8" w:rsidRDefault="006873C7" w:rsidP="00F7697D">
            <w:pPr>
              <w:contextualSpacing/>
              <w:jc w:val="center"/>
            </w:pPr>
          </w:p>
        </w:tc>
        <w:tc>
          <w:tcPr>
            <w:tcW w:w="1222" w:type="dxa"/>
          </w:tcPr>
          <w:p w14:paraId="14B58A07" w14:textId="77777777" w:rsidR="006873C7" w:rsidRPr="00F25BF8" w:rsidRDefault="006873C7" w:rsidP="00F7697D">
            <w:pPr>
              <w:contextualSpacing/>
              <w:jc w:val="center"/>
            </w:pPr>
          </w:p>
        </w:tc>
        <w:tc>
          <w:tcPr>
            <w:tcW w:w="1395" w:type="dxa"/>
          </w:tcPr>
          <w:p w14:paraId="137CE206" w14:textId="77777777" w:rsidR="006873C7" w:rsidRPr="00F25BF8" w:rsidRDefault="006873C7" w:rsidP="00F7697D">
            <w:pPr>
              <w:contextualSpacing/>
              <w:jc w:val="center"/>
            </w:pPr>
          </w:p>
        </w:tc>
        <w:tc>
          <w:tcPr>
            <w:tcW w:w="1439" w:type="dxa"/>
          </w:tcPr>
          <w:p w14:paraId="38F7AB7D" w14:textId="77777777" w:rsidR="006873C7" w:rsidRPr="00F25BF8" w:rsidRDefault="006873C7" w:rsidP="00F7697D">
            <w:pPr>
              <w:contextualSpacing/>
              <w:jc w:val="center"/>
            </w:pPr>
          </w:p>
        </w:tc>
        <w:tc>
          <w:tcPr>
            <w:tcW w:w="1233" w:type="dxa"/>
          </w:tcPr>
          <w:p w14:paraId="107AB3CE" w14:textId="77777777" w:rsidR="006873C7" w:rsidRPr="00F25BF8" w:rsidRDefault="006873C7" w:rsidP="00F7697D">
            <w:pPr>
              <w:contextualSpacing/>
              <w:jc w:val="center"/>
            </w:pPr>
          </w:p>
        </w:tc>
      </w:tr>
      <w:tr w:rsidR="006873C7" w:rsidRPr="00F25BF8" w14:paraId="13AAB7E2" w14:textId="77777777" w:rsidTr="006873C7">
        <w:trPr>
          <w:trHeight w:val="20"/>
          <w:jc w:val="center"/>
        </w:trPr>
        <w:tc>
          <w:tcPr>
            <w:tcW w:w="696" w:type="dxa"/>
          </w:tcPr>
          <w:p w14:paraId="0358D7C9" w14:textId="77777777" w:rsidR="006873C7" w:rsidRPr="00F25BF8" w:rsidRDefault="006873C7" w:rsidP="00F7697D">
            <w:pPr>
              <w:contextualSpacing/>
              <w:jc w:val="center"/>
              <w:rPr>
                <w:sz w:val="20"/>
              </w:rPr>
            </w:pPr>
            <w:r w:rsidRPr="00F25BF8">
              <w:rPr>
                <w:sz w:val="20"/>
              </w:rPr>
              <w:t>2</w:t>
            </w:r>
          </w:p>
        </w:tc>
        <w:tc>
          <w:tcPr>
            <w:tcW w:w="2057" w:type="dxa"/>
          </w:tcPr>
          <w:p w14:paraId="025ADFA3" w14:textId="77777777" w:rsidR="006873C7" w:rsidRPr="00F25BF8" w:rsidRDefault="006873C7" w:rsidP="00F7697D">
            <w:pPr>
              <w:contextualSpacing/>
              <w:jc w:val="center"/>
            </w:pPr>
          </w:p>
        </w:tc>
        <w:tc>
          <w:tcPr>
            <w:tcW w:w="1425" w:type="dxa"/>
          </w:tcPr>
          <w:p w14:paraId="73422ABB" w14:textId="77777777" w:rsidR="006873C7" w:rsidRPr="00F25BF8" w:rsidRDefault="006873C7" w:rsidP="00F7697D">
            <w:pPr>
              <w:contextualSpacing/>
              <w:jc w:val="center"/>
            </w:pPr>
          </w:p>
        </w:tc>
        <w:tc>
          <w:tcPr>
            <w:tcW w:w="1714" w:type="dxa"/>
          </w:tcPr>
          <w:p w14:paraId="4C6E42D1" w14:textId="77777777" w:rsidR="006873C7" w:rsidRPr="00F25BF8" w:rsidRDefault="006873C7" w:rsidP="00F7697D">
            <w:pPr>
              <w:contextualSpacing/>
              <w:jc w:val="center"/>
            </w:pPr>
          </w:p>
        </w:tc>
        <w:tc>
          <w:tcPr>
            <w:tcW w:w="1717" w:type="dxa"/>
          </w:tcPr>
          <w:p w14:paraId="3D0638A6" w14:textId="77777777" w:rsidR="006873C7" w:rsidRPr="00F25BF8" w:rsidRDefault="006873C7" w:rsidP="00F7697D">
            <w:pPr>
              <w:contextualSpacing/>
              <w:jc w:val="center"/>
            </w:pPr>
          </w:p>
        </w:tc>
        <w:tc>
          <w:tcPr>
            <w:tcW w:w="1222" w:type="dxa"/>
          </w:tcPr>
          <w:p w14:paraId="32B80149" w14:textId="77777777" w:rsidR="006873C7" w:rsidRPr="00F25BF8" w:rsidRDefault="006873C7" w:rsidP="00F7697D">
            <w:pPr>
              <w:contextualSpacing/>
              <w:jc w:val="center"/>
            </w:pPr>
          </w:p>
        </w:tc>
        <w:tc>
          <w:tcPr>
            <w:tcW w:w="1395" w:type="dxa"/>
          </w:tcPr>
          <w:p w14:paraId="58162436" w14:textId="77777777" w:rsidR="006873C7" w:rsidRPr="00F25BF8" w:rsidRDefault="006873C7" w:rsidP="00F7697D">
            <w:pPr>
              <w:contextualSpacing/>
              <w:jc w:val="center"/>
            </w:pPr>
          </w:p>
        </w:tc>
        <w:tc>
          <w:tcPr>
            <w:tcW w:w="1439" w:type="dxa"/>
          </w:tcPr>
          <w:p w14:paraId="64780B86" w14:textId="77777777" w:rsidR="006873C7" w:rsidRPr="00F25BF8" w:rsidRDefault="006873C7" w:rsidP="00F7697D">
            <w:pPr>
              <w:contextualSpacing/>
              <w:jc w:val="center"/>
            </w:pPr>
          </w:p>
        </w:tc>
        <w:tc>
          <w:tcPr>
            <w:tcW w:w="1233" w:type="dxa"/>
          </w:tcPr>
          <w:p w14:paraId="6C5F00B3" w14:textId="77777777" w:rsidR="006873C7" w:rsidRPr="00F25BF8" w:rsidRDefault="006873C7" w:rsidP="00F7697D">
            <w:pPr>
              <w:contextualSpacing/>
              <w:jc w:val="center"/>
            </w:pPr>
          </w:p>
        </w:tc>
      </w:tr>
      <w:tr w:rsidR="006873C7" w:rsidRPr="00F25BF8" w14:paraId="0FBEA0C0" w14:textId="77777777" w:rsidTr="006873C7">
        <w:trPr>
          <w:trHeight w:val="20"/>
          <w:jc w:val="center"/>
        </w:trPr>
        <w:tc>
          <w:tcPr>
            <w:tcW w:w="696" w:type="dxa"/>
          </w:tcPr>
          <w:p w14:paraId="175D1F76" w14:textId="77777777" w:rsidR="006873C7" w:rsidRPr="00F25BF8" w:rsidRDefault="006873C7" w:rsidP="00F7697D">
            <w:pPr>
              <w:contextualSpacing/>
              <w:jc w:val="center"/>
              <w:rPr>
                <w:sz w:val="20"/>
              </w:rPr>
            </w:pPr>
            <w:r w:rsidRPr="00F25BF8">
              <w:rPr>
                <w:sz w:val="20"/>
              </w:rPr>
              <w:t>3</w:t>
            </w:r>
          </w:p>
        </w:tc>
        <w:tc>
          <w:tcPr>
            <w:tcW w:w="2057" w:type="dxa"/>
          </w:tcPr>
          <w:p w14:paraId="6A8CBAD8" w14:textId="77777777" w:rsidR="006873C7" w:rsidRPr="00F25BF8" w:rsidRDefault="006873C7" w:rsidP="00F7697D">
            <w:pPr>
              <w:contextualSpacing/>
              <w:jc w:val="center"/>
            </w:pPr>
          </w:p>
        </w:tc>
        <w:tc>
          <w:tcPr>
            <w:tcW w:w="1425" w:type="dxa"/>
          </w:tcPr>
          <w:p w14:paraId="33E8ED86" w14:textId="77777777" w:rsidR="006873C7" w:rsidRPr="00F25BF8" w:rsidRDefault="006873C7" w:rsidP="00F7697D">
            <w:pPr>
              <w:contextualSpacing/>
              <w:jc w:val="center"/>
            </w:pPr>
          </w:p>
        </w:tc>
        <w:tc>
          <w:tcPr>
            <w:tcW w:w="1714" w:type="dxa"/>
          </w:tcPr>
          <w:p w14:paraId="09ED0D97" w14:textId="77777777" w:rsidR="006873C7" w:rsidRPr="00F25BF8" w:rsidRDefault="006873C7" w:rsidP="00F7697D">
            <w:pPr>
              <w:contextualSpacing/>
              <w:jc w:val="center"/>
            </w:pPr>
          </w:p>
        </w:tc>
        <w:tc>
          <w:tcPr>
            <w:tcW w:w="1717" w:type="dxa"/>
          </w:tcPr>
          <w:p w14:paraId="662F2083" w14:textId="77777777" w:rsidR="006873C7" w:rsidRPr="00F25BF8" w:rsidRDefault="006873C7" w:rsidP="00F7697D">
            <w:pPr>
              <w:contextualSpacing/>
              <w:jc w:val="center"/>
            </w:pPr>
          </w:p>
        </w:tc>
        <w:tc>
          <w:tcPr>
            <w:tcW w:w="1222" w:type="dxa"/>
          </w:tcPr>
          <w:p w14:paraId="38FF2672" w14:textId="77777777" w:rsidR="006873C7" w:rsidRPr="00F25BF8" w:rsidRDefault="006873C7" w:rsidP="00F7697D">
            <w:pPr>
              <w:contextualSpacing/>
              <w:jc w:val="center"/>
            </w:pPr>
          </w:p>
        </w:tc>
        <w:tc>
          <w:tcPr>
            <w:tcW w:w="1395" w:type="dxa"/>
          </w:tcPr>
          <w:p w14:paraId="2F72A9A0" w14:textId="77777777" w:rsidR="006873C7" w:rsidRPr="00F25BF8" w:rsidRDefault="006873C7" w:rsidP="00F7697D">
            <w:pPr>
              <w:contextualSpacing/>
              <w:jc w:val="center"/>
            </w:pPr>
          </w:p>
        </w:tc>
        <w:tc>
          <w:tcPr>
            <w:tcW w:w="1439" w:type="dxa"/>
          </w:tcPr>
          <w:p w14:paraId="5CE21A2B" w14:textId="77777777" w:rsidR="006873C7" w:rsidRPr="00F25BF8" w:rsidRDefault="006873C7" w:rsidP="00F7697D">
            <w:pPr>
              <w:contextualSpacing/>
              <w:jc w:val="center"/>
            </w:pPr>
          </w:p>
        </w:tc>
        <w:tc>
          <w:tcPr>
            <w:tcW w:w="1233" w:type="dxa"/>
          </w:tcPr>
          <w:p w14:paraId="6912C28E" w14:textId="77777777" w:rsidR="006873C7" w:rsidRPr="00F25BF8" w:rsidRDefault="006873C7" w:rsidP="00F7697D">
            <w:pPr>
              <w:contextualSpacing/>
              <w:jc w:val="center"/>
            </w:pPr>
          </w:p>
        </w:tc>
      </w:tr>
      <w:tr w:rsidR="006873C7" w:rsidRPr="00F25BF8" w14:paraId="5254F0B8" w14:textId="77777777" w:rsidTr="006873C7">
        <w:trPr>
          <w:trHeight w:val="20"/>
          <w:jc w:val="center"/>
        </w:trPr>
        <w:tc>
          <w:tcPr>
            <w:tcW w:w="696" w:type="dxa"/>
          </w:tcPr>
          <w:p w14:paraId="1F298D17" w14:textId="77777777" w:rsidR="006873C7" w:rsidRPr="00F25BF8" w:rsidRDefault="006873C7" w:rsidP="00F7697D">
            <w:pPr>
              <w:contextualSpacing/>
              <w:jc w:val="center"/>
              <w:rPr>
                <w:sz w:val="20"/>
              </w:rPr>
            </w:pPr>
            <w:r w:rsidRPr="00F25BF8">
              <w:rPr>
                <w:sz w:val="20"/>
              </w:rPr>
              <w:t>4</w:t>
            </w:r>
          </w:p>
        </w:tc>
        <w:tc>
          <w:tcPr>
            <w:tcW w:w="2057" w:type="dxa"/>
          </w:tcPr>
          <w:p w14:paraId="18166CB2" w14:textId="77777777" w:rsidR="006873C7" w:rsidRPr="00F25BF8" w:rsidRDefault="006873C7" w:rsidP="00F7697D">
            <w:pPr>
              <w:contextualSpacing/>
              <w:jc w:val="center"/>
            </w:pPr>
          </w:p>
        </w:tc>
        <w:tc>
          <w:tcPr>
            <w:tcW w:w="1425" w:type="dxa"/>
          </w:tcPr>
          <w:p w14:paraId="2F54AB20" w14:textId="77777777" w:rsidR="006873C7" w:rsidRPr="00F25BF8" w:rsidRDefault="006873C7" w:rsidP="00F7697D">
            <w:pPr>
              <w:contextualSpacing/>
              <w:jc w:val="center"/>
            </w:pPr>
          </w:p>
        </w:tc>
        <w:tc>
          <w:tcPr>
            <w:tcW w:w="1714" w:type="dxa"/>
          </w:tcPr>
          <w:p w14:paraId="5E35C8E2" w14:textId="77777777" w:rsidR="006873C7" w:rsidRPr="00F25BF8" w:rsidRDefault="006873C7" w:rsidP="00F7697D">
            <w:pPr>
              <w:contextualSpacing/>
              <w:jc w:val="center"/>
            </w:pPr>
          </w:p>
        </w:tc>
        <w:tc>
          <w:tcPr>
            <w:tcW w:w="1717" w:type="dxa"/>
          </w:tcPr>
          <w:p w14:paraId="50687345" w14:textId="77777777" w:rsidR="006873C7" w:rsidRPr="00F25BF8" w:rsidRDefault="006873C7" w:rsidP="00F7697D">
            <w:pPr>
              <w:contextualSpacing/>
              <w:jc w:val="center"/>
            </w:pPr>
          </w:p>
        </w:tc>
        <w:tc>
          <w:tcPr>
            <w:tcW w:w="1222" w:type="dxa"/>
          </w:tcPr>
          <w:p w14:paraId="521B10DB" w14:textId="77777777" w:rsidR="006873C7" w:rsidRPr="00F25BF8" w:rsidRDefault="006873C7" w:rsidP="00F7697D">
            <w:pPr>
              <w:contextualSpacing/>
              <w:jc w:val="center"/>
            </w:pPr>
          </w:p>
        </w:tc>
        <w:tc>
          <w:tcPr>
            <w:tcW w:w="1395" w:type="dxa"/>
          </w:tcPr>
          <w:p w14:paraId="736285E2" w14:textId="77777777" w:rsidR="006873C7" w:rsidRPr="00F25BF8" w:rsidRDefault="006873C7" w:rsidP="00F7697D">
            <w:pPr>
              <w:contextualSpacing/>
              <w:jc w:val="center"/>
            </w:pPr>
          </w:p>
        </w:tc>
        <w:tc>
          <w:tcPr>
            <w:tcW w:w="1439" w:type="dxa"/>
          </w:tcPr>
          <w:p w14:paraId="25B7379F" w14:textId="77777777" w:rsidR="006873C7" w:rsidRPr="00F25BF8" w:rsidRDefault="006873C7" w:rsidP="00F7697D">
            <w:pPr>
              <w:contextualSpacing/>
              <w:jc w:val="center"/>
            </w:pPr>
          </w:p>
        </w:tc>
        <w:tc>
          <w:tcPr>
            <w:tcW w:w="1233" w:type="dxa"/>
          </w:tcPr>
          <w:p w14:paraId="00DDA6CF" w14:textId="77777777" w:rsidR="006873C7" w:rsidRPr="00F25BF8" w:rsidRDefault="006873C7" w:rsidP="00F7697D">
            <w:pPr>
              <w:contextualSpacing/>
              <w:jc w:val="center"/>
            </w:pPr>
          </w:p>
        </w:tc>
      </w:tr>
      <w:tr w:rsidR="006873C7" w:rsidRPr="00F25BF8" w14:paraId="2A51B710" w14:textId="77777777" w:rsidTr="006873C7">
        <w:trPr>
          <w:trHeight w:val="20"/>
          <w:jc w:val="center"/>
        </w:trPr>
        <w:tc>
          <w:tcPr>
            <w:tcW w:w="696" w:type="dxa"/>
          </w:tcPr>
          <w:p w14:paraId="1FA3B26A" w14:textId="77777777" w:rsidR="006873C7" w:rsidRPr="00F25BF8" w:rsidRDefault="006873C7" w:rsidP="00F7697D">
            <w:pPr>
              <w:contextualSpacing/>
              <w:jc w:val="center"/>
              <w:rPr>
                <w:sz w:val="20"/>
              </w:rPr>
            </w:pPr>
            <w:r w:rsidRPr="00F25BF8">
              <w:rPr>
                <w:sz w:val="20"/>
              </w:rPr>
              <w:t>5</w:t>
            </w:r>
          </w:p>
        </w:tc>
        <w:tc>
          <w:tcPr>
            <w:tcW w:w="2057" w:type="dxa"/>
          </w:tcPr>
          <w:p w14:paraId="66005D34" w14:textId="77777777" w:rsidR="006873C7" w:rsidRPr="00F25BF8" w:rsidRDefault="006873C7" w:rsidP="00F7697D">
            <w:pPr>
              <w:contextualSpacing/>
              <w:jc w:val="center"/>
            </w:pPr>
          </w:p>
        </w:tc>
        <w:tc>
          <w:tcPr>
            <w:tcW w:w="1425" w:type="dxa"/>
          </w:tcPr>
          <w:p w14:paraId="370485C8" w14:textId="77777777" w:rsidR="006873C7" w:rsidRPr="00F25BF8" w:rsidRDefault="006873C7" w:rsidP="00F7697D">
            <w:pPr>
              <w:contextualSpacing/>
              <w:jc w:val="center"/>
            </w:pPr>
          </w:p>
        </w:tc>
        <w:tc>
          <w:tcPr>
            <w:tcW w:w="1714" w:type="dxa"/>
          </w:tcPr>
          <w:p w14:paraId="438D2718" w14:textId="77777777" w:rsidR="006873C7" w:rsidRPr="00F25BF8" w:rsidRDefault="006873C7" w:rsidP="00F7697D">
            <w:pPr>
              <w:contextualSpacing/>
              <w:jc w:val="center"/>
            </w:pPr>
          </w:p>
        </w:tc>
        <w:tc>
          <w:tcPr>
            <w:tcW w:w="1717" w:type="dxa"/>
          </w:tcPr>
          <w:p w14:paraId="19218A9B" w14:textId="77777777" w:rsidR="006873C7" w:rsidRPr="00F25BF8" w:rsidRDefault="006873C7" w:rsidP="00F7697D">
            <w:pPr>
              <w:contextualSpacing/>
              <w:jc w:val="center"/>
            </w:pPr>
          </w:p>
        </w:tc>
        <w:tc>
          <w:tcPr>
            <w:tcW w:w="1222" w:type="dxa"/>
          </w:tcPr>
          <w:p w14:paraId="36CF0957" w14:textId="77777777" w:rsidR="006873C7" w:rsidRPr="00F25BF8" w:rsidRDefault="006873C7" w:rsidP="00F7697D">
            <w:pPr>
              <w:contextualSpacing/>
              <w:jc w:val="center"/>
            </w:pPr>
          </w:p>
        </w:tc>
        <w:tc>
          <w:tcPr>
            <w:tcW w:w="1395" w:type="dxa"/>
          </w:tcPr>
          <w:p w14:paraId="3FA62ED0" w14:textId="77777777" w:rsidR="006873C7" w:rsidRPr="00F25BF8" w:rsidRDefault="006873C7" w:rsidP="00F7697D">
            <w:pPr>
              <w:contextualSpacing/>
              <w:jc w:val="center"/>
            </w:pPr>
          </w:p>
        </w:tc>
        <w:tc>
          <w:tcPr>
            <w:tcW w:w="1439" w:type="dxa"/>
          </w:tcPr>
          <w:p w14:paraId="655EC417" w14:textId="77777777" w:rsidR="006873C7" w:rsidRPr="00F25BF8" w:rsidRDefault="006873C7" w:rsidP="00F7697D">
            <w:pPr>
              <w:contextualSpacing/>
              <w:jc w:val="center"/>
            </w:pPr>
          </w:p>
        </w:tc>
        <w:tc>
          <w:tcPr>
            <w:tcW w:w="1233" w:type="dxa"/>
          </w:tcPr>
          <w:p w14:paraId="7F95A116" w14:textId="77777777" w:rsidR="006873C7" w:rsidRPr="00F25BF8" w:rsidRDefault="006873C7" w:rsidP="00F7697D">
            <w:pPr>
              <w:contextualSpacing/>
              <w:jc w:val="center"/>
            </w:pPr>
          </w:p>
        </w:tc>
      </w:tr>
      <w:tr w:rsidR="006873C7" w:rsidRPr="00F25BF8" w14:paraId="232AEF56" w14:textId="77777777" w:rsidTr="006873C7">
        <w:trPr>
          <w:trHeight w:val="20"/>
          <w:jc w:val="center"/>
        </w:trPr>
        <w:tc>
          <w:tcPr>
            <w:tcW w:w="696" w:type="dxa"/>
          </w:tcPr>
          <w:p w14:paraId="1BE8B436" w14:textId="77777777" w:rsidR="006873C7" w:rsidRPr="00F25BF8" w:rsidRDefault="006873C7" w:rsidP="00F7697D">
            <w:pPr>
              <w:contextualSpacing/>
              <w:jc w:val="center"/>
              <w:rPr>
                <w:sz w:val="20"/>
              </w:rPr>
            </w:pPr>
            <w:r w:rsidRPr="00F25BF8">
              <w:rPr>
                <w:sz w:val="20"/>
              </w:rPr>
              <w:t>6</w:t>
            </w:r>
          </w:p>
        </w:tc>
        <w:tc>
          <w:tcPr>
            <w:tcW w:w="2057" w:type="dxa"/>
          </w:tcPr>
          <w:p w14:paraId="49563576" w14:textId="77777777" w:rsidR="006873C7" w:rsidRPr="00F25BF8" w:rsidRDefault="006873C7" w:rsidP="00F7697D">
            <w:pPr>
              <w:contextualSpacing/>
              <w:jc w:val="center"/>
            </w:pPr>
          </w:p>
        </w:tc>
        <w:tc>
          <w:tcPr>
            <w:tcW w:w="1425" w:type="dxa"/>
          </w:tcPr>
          <w:p w14:paraId="0B4DD267" w14:textId="77777777" w:rsidR="006873C7" w:rsidRPr="00F25BF8" w:rsidRDefault="006873C7" w:rsidP="00F7697D">
            <w:pPr>
              <w:contextualSpacing/>
              <w:jc w:val="center"/>
            </w:pPr>
          </w:p>
        </w:tc>
        <w:tc>
          <w:tcPr>
            <w:tcW w:w="1714" w:type="dxa"/>
          </w:tcPr>
          <w:p w14:paraId="438D676D" w14:textId="77777777" w:rsidR="006873C7" w:rsidRPr="00F25BF8" w:rsidRDefault="006873C7" w:rsidP="00F7697D">
            <w:pPr>
              <w:contextualSpacing/>
              <w:jc w:val="center"/>
            </w:pPr>
          </w:p>
        </w:tc>
        <w:tc>
          <w:tcPr>
            <w:tcW w:w="1717" w:type="dxa"/>
          </w:tcPr>
          <w:p w14:paraId="22C5884E" w14:textId="77777777" w:rsidR="006873C7" w:rsidRPr="00F25BF8" w:rsidRDefault="006873C7" w:rsidP="00F7697D">
            <w:pPr>
              <w:contextualSpacing/>
              <w:jc w:val="center"/>
            </w:pPr>
          </w:p>
        </w:tc>
        <w:tc>
          <w:tcPr>
            <w:tcW w:w="1222" w:type="dxa"/>
          </w:tcPr>
          <w:p w14:paraId="0F0AEBA9" w14:textId="77777777" w:rsidR="006873C7" w:rsidRPr="00F25BF8" w:rsidRDefault="006873C7" w:rsidP="00F7697D">
            <w:pPr>
              <w:contextualSpacing/>
              <w:jc w:val="center"/>
            </w:pPr>
          </w:p>
        </w:tc>
        <w:tc>
          <w:tcPr>
            <w:tcW w:w="1395" w:type="dxa"/>
          </w:tcPr>
          <w:p w14:paraId="30FF6546" w14:textId="77777777" w:rsidR="006873C7" w:rsidRPr="00F25BF8" w:rsidRDefault="006873C7" w:rsidP="00F7697D">
            <w:pPr>
              <w:contextualSpacing/>
              <w:jc w:val="center"/>
            </w:pPr>
          </w:p>
        </w:tc>
        <w:tc>
          <w:tcPr>
            <w:tcW w:w="1439" w:type="dxa"/>
          </w:tcPr>
          <w:p w14:paraId="50DCEEB8" w14:textId="77777777" w:rsidR="006873C7" w:rsidRPr="00F25BF8" w:rsidRDefault="006873C7" w:rsidP="00F7697D">
            <w:pPr>
              <w:contextualSpacing/>
              <w:jc w:val="center"/>
            </w:pPr>
          </w:p>
        </w:tc>
        <w:tc>
          <w:tcPr>
            <w:tcW w:w="1233" w:type="dxa"/>
          </w:tcPr>
          <w:p w14:paraId="46BEDCD7" w14:textId="77777777" w:rsidR="006873C7" w:rsidRPr="00F25BF8" w:rsidRDefault="006873C7" w:rsidP="00F7697D">
            <w:pPr>
              <w:contextualSpacing/>
              <w:jc w:val="center"/>
            </w:pPr>
          </w:p>
        </w:tc>
      </w:tr>
      <w:tr w:rsidR="006873C7" w:rsidRPr="00F25BF8" w14:paraId="08863445" w14:textId="77777777" w:rsidTr="006873C7">
        <w:trPr>
          <w:trHeight w:val="20"/>
          <w:jc w:val="center"/>
        </w:trPr>
        <w:tc>
          <w:tcPr>
            <w:tcW w:w="696" w:type="dxa"/>
          </w:tcPr>
          <w:p w14:paraId="412C77CE" w14:textId="77777777" w:rsidR="006873C7" w:rsidRPr="00F25BF8" w:rsidRDefault="006873C7" w:rsidP="00F7697D">
            <w:pPr>
              <w:contextualSpacing/>
              <w:jc w:val="center"/>
              <w:rPr>
                <w:sz w:val="20"/>
              </w:rPr>
            </w:pPr>
            <w:r w:rsidRPr="00F25BF8">
              <w:rPr>
                <w:sz w:val="20"/>
              </w:rPr>
              <w:t>7</w:t>
            </w:r>
          </w:p>
        </w:tc>
        <w:tc>
          <w:tcPr>
            <w:tcW w:w="2057" w:type="dxa"/>
          </w:tcPr>
          <w:p w14:paraId="61FCF133" w14:textId="77777777" w:rsidR="006873C7" w:rsidRPr="00F25BF8" w:rsidRDefault="006873C7" w:rsidP="00F7697D">
            <w:pPr>
              <w:contextualSpacing/>
              <w:jc w:val="center"/>
            </w:pPr>
          </w:p>
        </w:tc>
        <w:tc>
          <w:tcPr>
            <w:tcW w:w="1425" w:type="dxa"/>
          </w:tcPr>
          <w:p w14:paraId="3FBE29CA" w14:textId="77777777" w:rsidR="006873C7" w:rsidRPr="00F25BF8" w:rsidRDefault="006873C7" w:rsidP="00F7697D">
            <w:pPr>
              <w:contextualSpacing/>
              <w:jc w:val="center"/>
            </w:pPr>
          </w:p>
        </w:tc>
        <w:tc>
          <w:tcPr>
            <w:tcW w:w="1714" w:type="dxa"/>
          </w:tcPr>
          <w:p w14:paraId="7D55F250" w14:textId="77777777" w:rsidR="006873C7" w:rsidRPr="00F25BF8" w:rsidRDefault="006873C7" w:rsidP="00F7697D">
            <w:pPr>
              <w:contextualSpacing/>
              <w:jc w:val="center"/>
            </w:pPr>
          </w:p>
        </w:tc>
        <w:tc>
          <w:tcPr>
            <w:tcW w:w="1717" w:type="dxa"/>
          </w:tcPr>
          <w:p w14:paraId="653DCF49" w14:textId="77777777" w:rsidR="006873C7" w:rsidRPr="00F25BF8" w:rsidRDefault="006873C7" w:rsidP="00F7697D">
            <w:pPr>
              <w:contextualSpacing/>
              <w:jc w:val="center"/>
            </w:pPr>
          </w:p>
        </w:tc>
        <w:tc>
          <w:tcPr>
            <w:tcW w:w="1222" w:type="dxa"/>
          </w:tcPr>
          <w:p w14:paraId="0F4616D6" w14:textId="77777777" w:rsidR="006873C7" w:rsidRPr="00F25BF8" w:rsidRDefault="006873C7" w:rsidP="00F7697D">
            <w:pPr>
              <w:contextualSpacing/>
              <w:jc w:val="center"/>
            </w:pPr>
          </w:p>
        </w:tc>
        <w:tc>
          <w:tcPr>
            <w:tcW w:w="1395" w:type="dxa"/>
          </w:tcPr>
          <w:p w14:paraId="0EE6D820" w14:textId="77777777" w:rsidR="006873C7" w:rsidRPr="00F25BF8" w:rsidRDefault="006873C7" w:rsidP="00F7697D">
            <w:pPr>
              <w:contextualSpacing/>
              <w:jc w:val="center"/>
            </w:pPr>
          </w:p>
        </w:tc>
        <w:tc>
          <w:tcPr>
            <w:tcW w:w="1439" w:type="dxa"/>
          </w:tcPr>
          <w:p w14:paraId="48FE08EF" w14:textId="77777777" w:rsidR="006873C7" w:rsidRPr="00F25BF8" w:rsidRDefault="006873C7" w:rsidP="00F7697D">
            <w:pPr>
              <w:contextualSpacing/>
              <w:jc w:val="center"/>
            </w:pPr>
          </w:p>
        </w:tc>
        <w:tc>
          <w:tcPr>
            <w:tcW w:w="1233" w:type="dxa"/>
          </w:tcPr>
          <w:p w14:paraId="54A99356" w14:textId="77777777" w:rsidR="006873C7" w:rsidRPr="00F25BF8" w:rsidRDefault="006873C7" w:rsidP="00F7697D">
            <w:pPr>
              <w:contextualSpacing/>
              <w:jc w:val="center"/>
            </w:pPr>
          </w:p>
        </w:tc>
      </w:tr>
      <w:tr w:rsidR="006873C7" w:rsidRPr="00F25BF8" w14:paraId="32B31FC7" w14:textId="77777777" w:rsidTr="006873C7">
        <w:trPr>
          <w:trHeight w:val="20"/>
          <w:jc w:val="center"/>
        </w:trPr>
        <w:tc>
          <w:tcPr>
            <w:tcW w:w="696" w:type="dxa"/>
          </w:tcPr>
          <w:p w14:paraId="1F8FEF5E" w14:textId="77777777" w:rsidR="006873C7" w:rsidRPr="00F25BF8" w:rsidRDefault="006873C7" w:rsidP="00F7697D">
            <w:pPr>
              <w:contextualSpacing/>
              <w:jc w:val="center"/>
              <w:rPr>
                <w:sz w:val="20"/>
              </w:rPr>
            </w:pPr>
            <w:r w:rsidRPr="00F25BF8">
              <w:rPr>
                <w:sz w:val="20"/>
              </w:rPr>
              <w:t>8</w:t>
            </w:r>
          </w:p>
        </w:tc>
        <w:tc>
          <w:tcPr>
            <w:tcW w:w="2057" w:type="dxa"/>
          </w:tcPr>
          <w:p w14:paraId="6FDEBABE" w14:textId="77777777" w:rsidR="006873C7" w:rsidRPr="00F25BF8" w:rsidRDefault="006873C7" w:rsidP="00F7697D">
            <w:pPr>
              <w:contextualSpacing/>
              <w:jc w:val="center"/>
            </w:pPr>
          </w:p>
        </w:tc>
        <w:tc>
          <w:tcPr>
            <w:tcW w:w="1425" w:type="dxa"/>
          </w:tcPr>
          <w:p w14:paraId="4EAF03CF" w14:textId="77777777" w:rsidR="006873C7" w:rsidRPr="00F25BF8" w:rsidRDefault="006873C7" w:rsidP="00F7697D">
            <w:pPr>
              <w:contextualSpacing/>
              <w:jc w:val="center"/>
            </w:pPr>
          </w:p>
        </w:tc>
        <w:tc>
          <w:tcPr>
            <w:tcW w:w="1714" w:type="dxa"/>
          </w:tcPr>
          <w:p w14:paraId="2B31EE8C" w14:textId="77777777" w:rsidR="006873C7" w:rsidRPr="00F25BF8" w:rsidRDefault="006873C7" w:rsidP="00F7697D">
            <w:pPr>
              <w:contextualSpacing/>
              <w:jc w:val="center"/>
            </w:pPr>
          </w:p>
        </w:tc>
        <w:tc>
          <w:tcPr>
            <w:tcW w:w="1717" w:type="dxa"/>
          </w:tcPr>
          <w:p w14:paraId="35993C3D" w14:textId="77777777" w:rsidR="006873C7" w:rsidRPr="00F25BF8" w:rsidRDefault="006873C7" w:rsidP="00F7697D">
            <w:pPr>
              <w:contextualSpacing/>
              <w:jc w:val="center"/>
            </w:pPr>
          </w:p>
        </w:tc>
        <w:tc>
          <w:tcPr>
            <w:tcW w:w="1222" w:type="dxa"/>
          </w:tcPr>
          <w:p w14:paraId="52A8BFA9" w14:textId="77777777" w:rsidR="006873C7" w:rsidRPr="00F25BF8" w:rsidRDefault="006873C7" w:rsidP="00F7697D">
            <w:pPr>
              <w:contextualSpacing/>
              <w:jc w:val="center"/>
            </w:pPr>
          </w:p>
        </w:tc>
        <w:tc>
          <w:tcPr>
            <w:tcW w:w="1395" w:type="dxa"/>
          </w:tcPr>
          <w:p w14:paraId="2ECD8585" w14:textId="77777777" w:rsidR="006873C7" w:rsidRPr="00F25BF8" w:rsidRDefault="006873C7" w:rsidP="00F7697D">
            <w:pPr>
              <w:contextualSpacing/>
              <w:jc w:val="center"/>
            </w:pPr>
          </w:p>
        </w:tc>
        <w:tc>
          <w:tcPr>
            <w:tcW w:w="1439" w:type="dxa"/>
          </w:tcPr>
          <w:p w14:paraId="1D8811F7" w14:textId="77777777" w:rsidR="006873C7" w:rsidRPr="00F25BF8" w:rsidRDefault="006873C7" w:rsidP="00F7697D">
            <w:pPr>
              <w:contextualSpacing/>
              <w:jc w:val="center"/>
            </w:pPr>
          </w:p>
        </w:tc>
        <w:tc>
          <w:tcPr>
            <w:tcW w:w="1233" w:type="dxa"/>
          </w:tcPr>
          <w:p w14:paraId="0825F19F" w14:textId="77777777" w:rsidR="006873C7" w:rsidRPr="00F25BF8" w:rsidRDefault="006873C7" w:rsidP="00F7697D">
            <w:pPr>
              <w:contextualSpacing/>
              <w:jc w:val="center"/>
            </w:pPr>
          </w:p>
        </w:tc>
      </w:tr>
      <w:tr w:rsidR="006873C7" w:rsidRPr="00F25BF8" w14:paraId="5BD338D9" w14:textId="77777777" w:rsidTr="006873C7">
        <w:trPr>
          <w:trHeight w:val="20"/>
          <w:jc w:val="center"/>
        </w:trPr>
        <w:tc>
          <w:tcPr>
            <w:tcW w:w="696" w:type="dxa"/>
          </w:tcPr>
          <w:p w14:paraId="1CD6E5EB" w14:textId="77777777" w:rsidR="006873C7" w:rsidRPr="00F25BF8" w:rsidRDefault="006873C7" w:rsidP="00F7697D">
            <w:pPr>
              <w:contextualSpacing/>
              <w:jc w:val="center"/>
              <w:rPr>
                <w:sz w:val="20"/>
              </w:rPr>
            </w:pPr>
            <w:r w:rsidRPr="00F25BF8">
              <w:rPr>
                <w:sz w:val="20"/>
              </w:rPr>
              <w:t>9</w:t>
            </w:r>
          </w:p>
        </w:tc>
        <w:tc>
          <w:tcPr>
            <w:tcW w:w="2057" w:type="dxa"/>
          </w:tcPr>
          <w:p w14:paraId="7B3F2CED" w14:textId="77777777" w:rsidR="006873C7" w:rsidRPr="00F25BF8" w:rsidRDefault="006873C7" w:rsidP="00F7697D">
            <w:pPr>
              <w:contextualSpacing/>
              <w:jc w:val="center"/>
            </w:pPr>
          </w:p>
        </w:tc>
        <w:tc>
          <w:tcPr>
            <w:tcW w:w="1425" w:type="dxa"/>
          </w:tcPr>
          <w:p w14:paraId="41AB8805" w14:textId="77777777" w:rsidR="006873C7" w:rsidRPr="00F25BF8" w:rsidRDefault="006873C7" w:rsidP="00F7697D">
            <w:pPr>
              <w:contextualSpacing/>
              <w:jc w:val="center"/>
            </w:pPr>
          </w:p>
        </w:tc>
        <w:tc>
          <w:tcPr>
            <w:tcW w:w="1714" w:type="dxa"/>
          </w:tcPr>
          <w:p w14:paraId="6C8DEE79" w14:textId="77777777" w:rsidR="006873C7" w:rsidRPr="00F25BF8" w:rsidRDefault="006873C7" w:rsidP="00F7697D">
            <w:pPr>
              <w:contextualSpacing/>
              <w:jc w:val="center"/>
            </w:pPr>
          </w:p>
        </w:tc>
        <w:tc>
          <w:tcPr>
            <w:tcW w:w="1717" w:type="dxa"/>
          </w:tcPr>
          <w:p w14:paraId="1C027CD0" w14:textId="77777777" w:rsidR="006873C7" w:rsidRPr="00F25BF8" w:rsidRDefault="006873C7" w:rsidP="00F7697D">
            <w:pPr>
              <w:contextualSpacing/>
              <w:jc w:val="center"/>
            </w:pPr>
          </w:p>
        </w:tc>
        <w:tc>
          <w:tcPr>
            <w:tcW w:w="1222" w:type="dxa"/>
          </w:tcPr>
          <w:p w14:paraId="267AFDEC" w14:textId="77777777" w:rsidR="006873C7" w:rsidRPr="00F25BF8" w:rsidRDefault="006873C7" w:rsidP="00F7697D">
            <w:pPr>
              <w:contextualSpacing/>
              <w:jc w:val="center"/>
            </w:pPr>
          </w:p>
        </w:tc>
        <w:tc>
          <w:tcPr>
            <w:tcW w:w="1395" w:type="dxa"/>
          </w:tcPr>
          <w:p w14:paraId="576C0FB7" w14:textId="77777777" w:rsidR="006873C7" w:rsidRPr="00F25BF8" w:rsidRDefault="006873C7" w:rsidP="00F7697D">
            <w:pPr>
              <w:contextualSpacing/>
              <w:jc w:val="center"/>
            </w:pPr>
          </w:p>
        </w:tc>
        <w:tc>
          <w:tcPr>
            <w:tcW w:w="1439" w:type="dxa"/>
          </w:tcPr>
          <w:p w14:paraId="67A3B62C" w14:textId="77777777" w:rsidR="006873C7" w:rsidRPr="00F25BF8" w:rsidRDefault="006873C7" w:rsidP="00F7697D">
            <w:pPr>
              <w:contextualSpacing/>
              <w:jc w:val="center"/>
            </w:pPr>
          </w:p>
        </w:tc>
        <w:tc>
          <w:tcPr>
            <w:tcW w:w="1233" w:type="dxa"/>
          </w:tcPr>
          <w:p w14:paraId="0E9095E5" w14:textId="77777777" w:rsidR="006873C7" w:rsidRPr="00F25BF8" w:rsidRDefault="006873C7" w:rsidP="00F7697D">
            <w:pPr>
              <w:contextualSpacing/>
              <w:jc w:val="center"/>
            </w:pPr>
          </w:p>
        </w:tc>
      </w:tr>
      <w:tr w:rsidR="006873C7" w:rsidRPr="00F25BF8" w14:paraId="09465375" w14:textId="77777777" w:rsidTr="006873C7">
        <w:trPr>
          <w:trHeight w:val="20"/>
          <w:jc w:val="center"/>
        </w:trPr>
        <w:tc>
          <w:tcPr>
            <w:tcW w:w="696" w:type="dxa"/>
          </w:tcPr>
          <w:p w14:paraId="5138C1AF" w14:textId="77777777" w:rsidR="006873C7" w:rsidRPr="00F25BF8" w:rsidRDefault="006873C7" w:rsidP="00F7697D">
            <w:pPr>
              <w:contextualSpacing/>
              <w:jc w:val="center"/>
              <w:rPr>
                <w:sz w:val="20"/>
              </w:rPr>
            </w:pPr>
            <w:r w:rsidRPr="00F25BF8">
              <w:rPr>
                <w:sz w:val="20"/>
              </w:rPr>
              <w:t>10</w:t>
            </w:r>
          </w:p>
        </w:tc>
        <w:tc>
          <w:tcPr>
            <w:tcW w:w="2057" w:type="dxa"/>
          </w:tcPr>
          <w:p w14:paraId="096B4326" w14:textId="77777777" w:rsidR="006873C7" w:rsidRPr="00F25BF8" w:rsidRDefault="006873C7" w:rsidP="00F7697D">
            <w:pPr>
              <w:contextualSpacing/>
              <w:jc w:val="center"/>
            </w:pPr>
          </w:p>
        </w:tc>
        <w:tc>
          <w:tcPr>
            <w:tcW w:w="1425" w:type="dxa"/>
          </w:tcPr>
          <w:p w14:paraId="72FBC3D8" w14:textId="77777777" w:rsidR="006873C7" w:rsidRPr="00F25BF8" w:rsidRDefault="006873C7" w:rsidP="00F7697D">
            <w:pPr>
              <w:contextualSpacing/>
              <w:jc w:val="center"/>
            </w:pPr>
          </w:p>
        </w:tc>
        <w:tc>
          <w:tcPr>
            <w:tcW w:w="1714" w:type="dxa"/>
          </w:tcPr>
          <w:p w14:paraId="3F953AC4" w14:textId="77777777" w:rsidR="006873C7" w:rsidRPr="00F25BF8" w:rsidRDefault="006873C7" w:rsidP="00F7697D">
            <w:pPr>
              <w:contextualSpacing/>
              <w:jc w:val="center"/>
            </w:pPr>
          </w:p>
        </w:tc>
        <w:tc>
          <w:tcPr>
            <w:tcW w:w="1717" w:type="dxa"/>
          </w:tcPr>
          <w:p w14:paraId="5AFC5070" w14:textId="77777777" w:rsidR="006873C7" w:rsidRPr="00F25BF8" w:rsidRDefault="006873C7" w:rsidP="00F7697D">
            <w:pPr>
              <w:contextualSpacing/>
              <w:jc w:val="center"/>
            </w:pPr>
          </w:p>
        </w:tc>
        <w:tc>
          <w:tcPr>
            <w:tcW w:w="1222" w:type="dxa"/>
          </w:tcPr>
          <w:p w14:paraId="1CA6AD5C" w14:textId="77777777" w:rsidR="006873C7" w:rsidRPr="00F25BF8" w:rsidRDefault="006873C7" w:rsidP="00F7697D">
            <w:pPr>
              <w:contextualSpacing/>
              <w:jc w:val="center"/>
            </w:pPr>
          </w:p>
        </w:tc>
        <w:tc>
          <w:tcPr>
            <w:tcW w:w="1395" w:type="dxa"/>
          </w:tcPr>
          <w:p w14:paraId="41555FA3" w14:textId="77777777" w:rsidR="006873C7" w:rsidRPr="00F25BF8" w:rsidRDefault="006873C7" w:rsidP="00F7697D">
            <w:pPr>
              <w:contextualSpacing/>
              <w:jc w:val="center"/>
            </w:pPr>
          </w:p>
        </w:tc>
        <w:tc>
          <w:tcPr>
            <w:tcW w:w="1439" w:type="dxa"/>
          </w:tcPr>
          <w:p w14:paraId="0342D96B" w14:textId="77777777" w:rsidR="006873C7" w:rsidRPr="00F25BF8" w:rsidRDefault="006873C7" w:rsidP="00F7697D">
            <w:pPr>
              <w:contextualSpacing/>
              <w:jc w:val="center"/>
            </w:pPr>
          </w:p>
        </w:tc>
        <w:tc>
          <w:tcPr>
            <w:tcW w:w="1233" w:type="dxa"/>
          </w:tcPr>
          <w:p w14:paraId="369B923F" w14:textId="77777777" w:rsidR="006873C7" w:rsidRPr="00F25BF8" w:rsidRDefault="006873C7" w:rsidP="00F7697D">
            <w:pPr>
              <w:contextualSpacing/>
              <w:jc w:val="center"/>
            </w:pPr>
          </w:p>
        </w:tc>
      </w:tr>
    </w:tbl>
    <w:p w14:paraId="69FC6E71" w14:textId="77777777" w:rsidR="00F7697D" w:rsidRPr="00F25BF8" w:rsidRDefault="00F7697D" w:rsidP="00F7697D">
      <w:pPr>
        <w:spacing w:after="0" w:line="240" w:lineRule="auto"/>
        <w:contextualSpacing/>
        <w:rPr>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F25BF8" w14:paraId="0A6BDC39" w14:textId="77777777" w:rsidTr="00F7697D">
        <w:trPr>
          <w:jc w:val="center"/>
        </w:trPr>
        <w:tc>
          <w:tcPr>
            <w:tcW w:w="10212" w:type="dxa"/>
            <w:gridSpan w:val="3"/>
          </w:tcPr>
          <w:p w14:paraId="1425D512" w14:textId="31F5CAE0"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Crop Code 118</w:t>
            </w:r>
          </w:p>
        </w:tc>
      </w:tr>
      <w:tr w:rsidR="00F7697D" w:rsidRPr="00F25BF8" w14:paraId="7FC0671A" w14:textId="77777777" w:rsidTr="00F7697D">
        <w:trPr>
          <w:jc w:val="center"/>
        </w:trPr>
        <w:tc>
          <w:tcPr>
            <w:tcW w:w="3404" w:type="dxa"/>
          </w:tcPr>
          <w:p w14:paraId="66EC318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0E34D21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1B6BE81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15B27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7B0E1A3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6711235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1785E5F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w:t>
            </w:r>
            <w:ins w:id="767" w:author="Stickler, Mercedes M. (E3/LTRM)" w:date="2014-09-22T16:19:00Z">
              <w:r w:rsidRPr="00F25BF8">
                <w:rPr>
                  <w:rFonts w:cs="Times New Roman"/>
                  <w:sz w:val="20"/>
                </w:rPr>
                <w:t>Groundnut</w:t>
              </w:r>
            </w:ins>
          </w:p>
          <w:p w14:paraId="06D456B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1B0FEC2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4CE41C3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3404" w:type="dxa"/>
          </w:tcPr>
          <w:p w14:paraId="661B47B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3F9B1A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3C4A59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0B47E94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14=Soyabean</w:t>
            </w:r>
          </w:p>
          <w:p w14:paraId="60CBE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09E98D8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FE84FC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6E49ABA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1B4A48F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404" w:type="dxa"/>
          </w:tcPr>
          <w:p w14:paraId="0BDEAB0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7853662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21=Nkhwani</w:t>
            </w:r>
          </w:p>
          <w:p w14:paraId="32830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22=Therere/Okra</w:t>
            </w:r>
          </w:p>
          <w:p w14:paraId="676727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7B59078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2181D07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0C27D8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6FB5DDD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2F0C23A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13403B72" w14:textId="77777777" w:rsidR="00F7697D" w:rsidRPr="00F25BF8" w:rsidRDefault="00F7697D" w:rsidP="00F7697D">
      <w:pPr>
        <w:spacing w:after="0" w:line="240" w:lineRule="auto"/>
        <w:contextualSpacing/>
        <w:rPr>
          <w:rFonts w:eastAsia="SimSun"/>
        </w:rPr>
      </w:pPr>
    </w:p>
    <w:p w14:paraId="22354694" w14:textId="77777777" w:rsidR="00F7697D" w:rsidRPr="00F25BF8" w:rsidRDefault="00F7697D" w:rsidP="00F7697D">
      <w:pPr>
        <w:spacing w:after="0" w:line="240" w:lineRule="auto"/>
        <w:contextualSpacing/>
        <w:rPr>
          <w:rFonts w:eastAsia="SimSun"/>
        </w:rPr>
      </w:pPr>
      <w:r w:rsidRPr="00F25BF8">
        <w:rPr>
          <w:rFonts w:eastAsia="SimSun"/>
        </w:rPr>
        <w:br w:type="page"/>
      </w:r>
    </w:p>
    <w:p w14:paraId="70E15E26" w14:textId="42C2CE85" w:rsidR="00F7697D" w:rsidRPr="00F25BF8" w:rsidRDefault="005133B7" w:rsidP="00F7697D">
      <w:pPr>
        <w:spacing w:after="0" w:line="240" w:lineRule="auto"/>
        <w:contextualSpacing/>
        <w:rPr>
          <w:rFonts w:eastAsia="Times New Roman" w:cs="Times New Roman"/>
          <w:b/>
          <w:bCs/>
        </w:rPr>
      </w:pPr>
      <w:r>
        <w:rPr>
          <w:rFonts w:eastAsia="Times New Roman" w:cs="Times New Roman"/>
          <w:b/>
          <w:bCs/>
        </w:rPr>
        <w:lastRenderedPageBreak/>
        <w:t>SECTION I</w:t>
      </w:r>
      <w:r w:rsidR="00F7697D" w:rsidRPr="00F25BF8">
        <w:rPr>
          <w:rFonts w:eastAsia="Times New Roman" w:cs="Times New Roman"/>
          <w:b/>
          <w:bCs/>
        </w:rPr>
        <w:t>. FIELD OVERVIEW (Continued)</w:t>
      </w:r>
    </w:p>
    <w:p w14:paraId="10E5D576" w14:textId="77777777" w:rsidR="00F7697D" w:rsidRPr="00F25BF8" w:rsidRDefault="00F7697D" w:rsidP="00F7697D">
      <w:pPr>
        <w:spacing w:after="0" w:line="240" w:lineRule="auto"/>
        <w:contextualSpacing/>
        <w:rPr>
          <w:rFonts w:eastAsia="SimSun"/>
        </w:rPr>
      </w:pPr>
    </w:p>
    <w:tbl>
      <w:tblPr>
        <w:tblStyle w:val="TableGrid2"/>
        <w:tblW w:w="12237"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718"/>
        <w:gridCol w:w="1080"/>
        <w:gridCol w:w="1440"/>
        <w:gridCol w:w="1440"/>
        <w:gridCol w:w="1440"/>
      </w:tblGrid>
      <w:tr w:rsidR="005133B7" w:rsidRPr="00F25BF8" w14:paraId="2C63CFEB" w14:textId="77777777" w:rsidTr="005133B7">
        <w:trPr>
          <w:trHeight w:val="20"/>
          <w:jc w:val="center"/>
        </w:trPr>
        <w:tc>
          <w:tcPr>
            <w:tcW w:w="719" w:type="dxa"/>
          </w:tcPr>
          <w:p w14:paraId="0860DC36" w14:textId="77777777" w:rsidR="005133B7" w:rsidRPr="00F25BF8" w:rsidRDefault="005133B7" w:rsidP="00F7697D">
            <w:pPr>
              <w:kinsoku w:val="0"/>
              <w:overflowPunct w:val="0"/>
              <w:autoSpaceDE w:val="0"/>
              <w:autoSpaceDN w:val="0"/>
              <w:adjustRightInd w:val="0"/>
              <w:contextualSpacing/>
              <w:jc w:val="center"/>
              <w:rPr>
                <w:rFonts w:cs="Times New Roman"/>
                <w:sz w:val="20"/>
              </w:rPr>
            </w:pPr>
          </w:p>
        </w:tc>
        <w:tc>
          <w:tcPr>
            <w:tcW w:w="1260" w:type="dxa"/>
          </w:tcPr>
          <w:p w14:paraId="06ECB67F" w14:textId="0C2C3800"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I.9</w:t>
            </w:r>
          </w:p>
        </w:tc>
        <w:tc>
          <w:tcPr>
            <w:tcW w:w="1350" w:type="dxa"/>
          </w:tcPr>
          <w:p w14:paraId="4221E66D" w14:textId="176D125F"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I.10</w:t>
            </w:r>
          </w:p>
        </w:tc>
        <w:tc>
          <w:tcPr>
            <w:tcW w:w="1348" w:type="dxa"/>
          </w:tcPr>
          <w:p w14:paraId="2991B798" w14:textId="4F3FAF9A"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I.11</w:t>
            </w:r>
          </w:p>
        </w:tc>
        <w:tc>
          <w:tcPr>
            <w:tcW w:w="1442" w:type="dxa"/>
          </w:tcPr>
          <w:p w14:paraId="563D0D72" w14:textId="594097A3"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I.12</w:t>
            </w:r>
          </w:p>
        </w:tc>
        <w:tc>
          <w:tcPr>
            <w:tcW w:w="1798" w:type="dxa"/>
            <w:gridSpan w:val="2"/>
            <w:tcBorders>
              <w:bottom w:val="single" w:sz="4" w:space="0" w:color="auto"/>
            </w:tcBorders>
          </w:tcPr>
          <w:p w14:paraId="7F39B656" w14:textId="1E062940"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I.13 &amp; I13b</w:t>
            </w:r>
          </w:p>
        </w:tc>
        <w:tc>
          <w:tcPr>
            <w:tcW w:w="1440" w:type="dxa"/>
          </w:tcPr>
          <w:p w14:paraId="6414FEF8" w14:textId="6D693857"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I14</w:t>
            </w:r>
          </w:p>
        </w:tc>
        <w:tc>
          <w:tcPr>
            <w:tcW w:w="1440" w:type="dxa"/>
          </w:tcPr>
          <w:p w14:paraId="14866882" w14:textId="16422D4E"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I.15</w:t>
            </w:r>
          </w:p>
        </w:tc>
        <w:tc>
          <w:tcPr>
            <w:tcW w:w="1440" w:type="dxa"/>
          </w:tcPr>
          <w:p w14:paraId="0363F2BC" w14:textId="03D0D834"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I.16</w:t>
            </w:r>
          </w:p>
        </w:tc>
      </w:tr>
      <w:tr w:rsidR="00E34508" w:rsidRPr="00F25BF8" w14:paraId="43DD1A15" w14:textId="77777777" w:rsidTr="005133B7">
        <w:trPr>
          <w:trHeight w:val="20"/>
          <w:jc w:val="center"/>
        </w:trPr>
        <w:tc>
          <w:tcPr>
            <w:tcW w:w="719" w:type="dxa"/>
            <w:vMerge w:val="restart"/>
          </w:tcPr>
          <w:p w14:paraId="5C3ADAD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260" w:type="dxa"/>
            <w:vMerge w:val="restart"/>
          </w:tcPr>
          <w:p w14:paraId="58EB700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E9. Who primarily decides how to use this field?</w:t>
            </w:r>
          </w:p>
          <w:p w14:paraId="5B35C6A2"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(See Code below)</w:t>
            </w:r>
          </w:p>
        </w:tc>
        <w:tc>
          <w:tcPr>
            <w:tcW w:w="1350" w:type="dxa"/>
            <w:vMerge w:val="restart"/>
          </w:tcPr>
          <w:p w14:paraId="39122BFD"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E10. What is the primary soil type of this field?</w:t>
            </w:r>
          </w:p>
          <w:p w14:paraId="092E5B69"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1=Clay</w:t>
            </w:r>
          </w:p>
          <w:p w14:paraId="52757E1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2=Sandy loamy</w:t>
            </w:r>
          </w:p>
          <w:p w14:paraId="00734C5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3=Loamy</w:t>
            </w:r>
          </w:p>
          <w:p w14:paraId="6244757A"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4=Silt</w:t>
            </w:r>
          </w:p>
          <w:p w14:paraId="775BBB49" w14:textId="77777777" w:rsidR="00F7697D"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5=Gravel</w:t>
            </w:r>
          </w:p>
          <w:p w14:paraId="0806E9A6" w14:textId="77777777" w:rsidR="005133B7" w:rsidRDefault="005133B7" w:rsidP="005133B7">
            <w:pPr>
              <w:kinsoku w:val="0"/>
              <w:overflowPunct w:val="0"/>
              <w:autoSpaceDE w:val="0"/>
              <w:autoSpaceDN w:val="0"/>
              <w:adjustRightInd w:val="0"/>
              <w:contextualSpacing/>
              <w:rPr>
                <w:rFonts w:cs="Times New Roman"/>
                <w:sz w:val="20"/>
              </w:rPr>
            </w:pPr>
            <w:r>
              <w:rPr>
                <w:rFonts w:cs="Times New Roman"/>
                <w:sz w:val="20"/>
              </w:rPr>
              <w:t>6=Black</w:t>
            </w:r>
          </w:p>
          <w:p w14:paraId="0C3E4705" w14:textId="00156123" w:rsidR="005133B7"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7=Red</w:t>
            </w:r>
          </w:p>
          <w:p w14:paraId="152CCF64"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1348" w:type="dxa"/>
            <w:vMerge w:val="restart"/>
          </w:tcPr>
          <w:p w14:paraId="731CEA25" w14:textId="301D617F"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hint="eastAsia"/>
                <w:sz w:val="20"/>
              </w:rPr>
              <w:t>Overall, w</w:t>
            </w:r>
            <w:r w:rsidRPr="00F25BF8">
              <w:rPr>
                <w:rFonts w:cs="Times New Roman"/>
                <w:sz w:val="20"/>
              </w:rPr>
              <w:t>hat is the slope of this field?</w:t>
            </w:r>
          </w:p>
          <w:p w14:paraId="374F7DD6"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1=Flat</w:t>
            </w:r>
          </w:p>
          <w:p w14:paraId="7F9B3FE6"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2=Slightly sloped</w:t>
            </w:r>
          </w:p>
          <w:p w14:paraId="01EF4D80"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3=Steeply sloped</w:t>
            </w:r>
          </w:p>
        </w:tc>
        <w:tc>
          <w:tcPr>
            <w:tcW w:w="1442" w:type="dxa"/>
            <w:vMerge w:val="restart"/>
          </w:tcPr>
          <w:p w14:paraId="52D8924A" w14:textId="2D0EE96A"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Is the field irrigated?</w:t>
            </w:r>
          </w:p>
          <w:p w14:paraId="59710848" w14:textId="29C14AD2"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0</w:t>
            </w:r>
            <w:r w:rsidR="00F7697D" w:rsidRPr="00F25BF8">
              <w:rPr>
                <w:rFonts w:cs="Times New Roman"/>
                <w:sz w:val="20"/>
              </w:rPr>
              <w:t>=No</w:t>
            </w:r>
          </w:p>
          <w:p w14:paraId="6057A578" w14:textId="3E9D601A"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1</w:t>
            </w:r>
            <w:r w:rsidR="00F7697D" w:rsidRPr="00F25BF8">
              <w:rPr>
                <w:rFonts w:cs="Times New Roman"/>
                <w:sz w:val="20"/>
              </w:rPr>
              <w:t>=Yes</w:t>
            </w:r>
          </w:p>
          <w:p w14:paraId="1D73DB57"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888=Don’t know</w:t>
            </w:r>
          </w:p>
          <w:p w14:paraId="00B25DEB"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999=Prefer not to respond</w:t>
            </w:r>
          </w:p>
          <w:p w14:paraId="55C9B485" w14:textId="66EF5E70" w:rsidR="00F7697D" w:rsidRPr="005133B7" w:rsidRDefault="005133B7" w:rsidP="005133B7">
            <w:pPr>
              <w:kinsoku w:val="0"/>
              <w:overflowPunct w:val="0"/>
              <w:autoSpaceDE w:val="0"/>
              <w:autoSpaceDN w:val="0"/>
              <w:adjustRightInd w:val="0"/>
              <w:contextualSpacing/>
              <w:rPr>
                <w:rFonts w:cs="Times New Roman"/>
                <w:i/>
                <w:sz w:val="20"/>
              </w:rPr>
            </w:pPr>
            <w:r>
              <w:rPr>
                <w:rFonts w:cs="Times New Roman"/>
                <w:i/>
                <w:sz w:val="20"/>
              </w:rPr>
              <w:t>If 0, skip to I.16</w:t>
            </w:r>
          </w:p>
        </w:tc>
        <w:tc>
          <w:tcPr>
            <w:tcW w:w="1798" w:type="dxa"/>
            <w:gridSpan w:val="2"/>
            <w:tcBorders>
              <w:bottom w:val="single" w:sz="4" w:space="0" w:color="auto"/>
            </w:tcBorders>
          </w:tcPr>
          <w:p w14:paraId="361F3C58" w14:textId="723224BE"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What is the distance you have to walk to collect water to irrigate this field?</w:t>
            </w:r>
          </w:p>
        </w:tc>
        <w:tc>
          <w:tcPr>
            <w:tcW w:w="1440" w:type="dxa"/>
            <w:vMerge w:val="restart"/>
          </w:tcPr>
          <w:p w14:paraId="675ABBBB" w14:textId="7B9B9AD0" w:rsidR="00F7697D" w:rsidRPr="00F25BF8" w:rsidRDefault="00CD4FA7" w:rsidP="005133B7">
            <w:pPr>
              <w:kinsoku w:val="0"/>
              <w:overflowPunct w:val="0"/>
              <w:autoSpaceDE w:val="0"/>
              <w:autoSpaceDN w:val="0"/>
              <w:adjustRightInd w:val="0"/>
              <w:contextualSpacing/>
              <w:rPr>
                <w:rFonts w:cs="Times New Roman"/>
                <w:sz w:val="20"/>
              </w:rPr>
            </w:pPr>
            <w:r>
              <w:rPr>
                <w:rFonts w:cs="Times New Roman"/>
                <w:sz w:val="20"/>
              </w:rPr>
              <w:t xml:space="preserve">From October 2-13 - April, 2014 </w:t>
            </w:r>
            <w:r w:rsidR="00F7697D" w:rsidRPr="00F25BF8">
              <w:rPr>
                <w:rFonts w:cs="Times New Roman"/>
                <w:sz w:val="20"/>
              </w:rPr>
              <w:t>approximately how many person-days did your household irrigate</w:t>
            </w:r>
            <w:r w:rsidR="005133B7">
              <w:rPr>
                <w:rFonts w:cs="Times New Roman"/>
                <w:sz w:val="20"/>
              </w:rPr>
              <w:t xml:space="preserve"> crops on this field during the last</w:t>
            </w:r>
            <w:r w:rsidR="00F7697D" w:rsidRPr="00F25BF8">
              <w:rPr>
                <w:rFonts w:cs="Times New Roman"/>
                <w:sz w:val="20"/>
              </w:rPr>
              <w:t xml:space="preserve"> agricultural season (2013/2014)?</w:t>
            </w:r>
          </w:p>
        </w:tc>
        <w:tc>
          <w:tcPr>
            <w:tcW w:w="1440" w:type="dxa"/>
            <w:vMerge w:val="restart"/>
          </w:tcPr>
          <w:p w14:paraId="1EE0E4E1" w14:textId="4F3C1E08"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On average, about how many hours per day did you irrigate this field?</w:t>
            </w:r>
          </w:p>
        </w:tc>
        <w:tc>
          <w:tcPr>
            <w:tcW w:w="1440" w:type="dxa"/>
            <w:vMerge w:val="restart"/>
          </w:tcPr>
          <w:p w14:paraId="34B94D74" w14:textId="2B777F62"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From</w:t>
            </w:r>
            <w:r w:rsidR="00CD4FA7">
              <w:rPr>
                <w:rFonts w:cs="Times New Roman"/>
                <w:sz w:val="20"/>
              </w:rPr>
              <w:t xml:space="preserve"> June 2013 - January 2014 </w:t>
            </w:r>
            <w:r w:rsidR="00F7697D" w:rsidRPr="00F25BF8">
              <w:rPr>
                <w:rFonts w:cs="Times New Roman"/>
                <w:sz w:val="20"/>
              </w:rPr>
              <w:t>approximately how many person-days did your household spend on land preparation and planting?</w:t>
            </w:r>
          </w:p>
        </w:tc>
      </w:tr>
      <w:tr w:rsidR="00E34508" w:rsidRPr="00F25BF8" w14:paraId="072DF3EF" w14:textId="77777777" w:rsidTr="005133B7">
        <w:trPr>
          <w:trHeight w:val="20"/>
          <w:jc w:val="center"/>
        </w:trPr>
        <w:tc>
          <w:tcPr>
            <w:tcW w:w="719" w:type="dxa"/>
            <w:vMerge/>
          </w:tcPr>
          <w:p w14:paraId="143E6149" w14:textId="4C3749C1" w:rsidR="00F7697D" w:rsidRPr="00F25BF8" w:rsidRDefault="00F7697D" w:rsidP="00F7697D">
            <w:pPr>
              <w:contextualSpacing/>
              <w:jc w:val="center"/>
              <w:rPr>
                <w:sz w:val="20"/>
              </w:rPr>
            </w:pPr>
          </w:p>
        </w:tc>
        <w:tc>
          <w:tcPr>
            <w:tcW w:w="1260" w:type="dxa"/>
            <w:vMerge/>
          </w:tcPr>
          <w:p w14:paraId="3826F63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350" w:type="dxa"/>
            <w:vMerge/>
          </w:tcPr>
          <w:p w14:paraId="49BFE3B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348" w:type="dxa"/>
            <w:vMerge/>
          </w:tcPr>
          <w:p w14:paraId="618F8725"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442" w:type="dxa"/>
            <w:vMerge/>
          </w:tcPr>
          <w:p w14:paraId="5A4081F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718" w:type="dxa"/>
            <w:tcBorders>
              <w:top w:val="single" w:sz="4" w:space="0" w:color="auto"/>
              <w:right w:val="single" w:sz="4" w:space="0" w:color="auto"/>
            </w:tcBorders>
          </w:tcPr>
          <w:p w14:paraId="77C6AD4E" w14:textId="77777777" w:rsidR="00F7697D" w:rsidRPr="00F25BF8" w:rsidRDefault="00F7697D" w:rsidP="00F7697D">
            <w:pPr>
              <w:contextualSpacing/>
              <w:jc w:val="center"/>
              <w:rPr>
                <w:rFonts w:cs="Times New Roman"/>
                <w:sz w:val="20"/>
              </w:rPr>
            </w:pPr>
            <w:r w:rsidRPr="00F25BF8">
              <w:rPr>
                <w:rFonts w:cs="Times New Roman"/>
                <w:sz w:val="20"/>
              </w:rPr>
              <w:t>Hours</w:t>
            </w:r>
          </w:p>
        </w:tc>
        <w:tc>
          <w:tcPr>
            <w:tcW w:w="1080" w:type="dxa"/>
            <w:tcBorders>
              <w:top w:val="single" w:sz="4" w:space="0" w:color="auto"/>
              <w:left w:val="single" w:sz="4" w:space="0" w:color="auto"/>
            </w:tcBorders>
          </w:tcPr>
          <w:p w14:paraId="1BF37B9B" w14:textId="77777777" w:rsidR="00F7697D" w:rsidRPr="00F25BF8" w:rsidRDefault="00F7697D" w:rsidP="00F7697D">
            <w:pPr>
              <w:contextualSpacing/>
              <w:jc w:val="center"/>
              <w:rPr>
                <w:rFonts w:cs="Times New Roman"/>
                <w:sz w:val="20"/>
              </w:rPr>
            </w:pPr>
            <w:r w:rsidRPr="00F25BF8">
              <w:rPr>
                <w:rFonts w:cs="Times New Roman"/>
                <w:sz w:val="20"/>
              </w:rPr>
              <w:t>Minutes</w:t>
            </w:r>
          </w:p>
        </w:tc>
        <w:tc>
          <w:tcPr>
            <w:tcW w:w="1440" w:type="dxa"/>
            <w:vMerge/>
          </w:tcPr>
          <w:p w14:paraId="66D99CEF" w14:textId="77777777" w:rsidR="00F7697D" w:rsidRPr="00F25BF8" w:rsidRDefault="00F7697D" w:rsidP="00F7697D">
            <w:pPr>
              <w:contextualSpacing/>
              <w:jc w:val="center"/>
              <w:rPr>
                <w:rFonts w:cs="Times New Roman"/>
                <w:sz w:val="20"/>
              </w:rPr>
            </w:pPr>
          </w:p>
        </w:tc>
        <w:tc>
          <w:tcPr>
            <w:tcW w:w="1440" w:type="dxa"/>
            <w:vMerge/>
          </w:tcPr>
          <w:p w14:paraId="45665C6F" w14:textId="77777777" w:rsidR="00F7697D" w:rsidRPr="00F25BF8" w:rsidRDefault="00F7697D" w:rsidP="00F7697D">
            <w:pPr>
              <w:contextualSpacing/>
              <w:jc w:val="center"/>
              <w:rPr>
                <w:rFonts w:cs="Times New Roman"/>
                <w:sz w:val="20"/>
              </w:rPr>
            </w:pPr>
          </w:p>
        </w:tc>
        <w:tc>
          <w:tcPr>
            <w:tcW w:w="1440" w:type="dxa"/>
            <w:vMerge/>
          </w:tcPr>
          <w:p w14:paraId="02F4DF7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E34508" w:rsidRPr="00F25BF8" w14:paraId="70F26DD6" w14:textId="77777777" w:rsidTr="005133B7">
        <w:trPr>
          <w:trHeight w:val="20"/>
          <w:jc w:val="center"/>
        </w:trPr>
        <w:tc>
          <w:tcPr>
            <w:tcW w:w="719" w:type="dxa"/>
          </w:tcPr>
          <w:p w14:paraId="08F3DC8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260" w:type="dxa"/>
          </w:tcPr>
          <w:p w14:paraId="0E6053E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who_decide</w:t>
            </w:r>
          </w:p>
        </w:tc>
        <w:tc>
          <w:tcPr>
            <w:tcW w:w="1350" w:type="dxa"/>
          </w:tcPr>
          <w:p w14:paraId="207F4480"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soil_type</w:t>
            </w:r>
          </w:p>
        </w:tc>
        <w:tc>
          <w:tcPr>
            <w:tcW w:w="1348" w:type="dxa"/>
          </w:tcPr>
          <w:p w14:paraId="4D7399F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field_slope</w:t>
            </w:r>
          </w:p>
        </w:tc>
        <w:tc>
          <w:tcPr>
            <w:tcW w:w="1442" w:type="dxa"/>
          </w:tcPr>
          <w:p w14:paraId="66E5C2A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irrigated</w:t>
            </w:r>
          </w:p>
        </w:tc>
        <w:tc>
          <w:tcPr>
            <w:tcW w:w="718" w:type="dxa"/>
          </w:tcPr>
          <w:p w14:paraId="1768CC5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Hours_water</w:t>
            </w:r>
          </w:p>
        </w:tc>
        <w:tc>
          <w:tcPr>
            <w:tcW w:w="1080" w:type="dxa"/>
          </w:tcPr>
          <w:p w14:paraId="2A75143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Mins_water</w:t>
            </w:r>
          </w:p>
        </w:tc>
        <w:tc>
          <w:tcPr>
            <w:tcW w:w="1440" w:type="dxa"/>
          </w:tcPr>
          <w:p w14:paraId="6895EC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irrigate_days</w:t>
            </w:r>
          </w:p>
        </w:tc>
        <w:tc>
          <w:tcPr>
            <w:tcW w:w="1440" w:type="dxa"/>
          </w:tcPr>
          <w:p w14:paraId="5A993F7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irrigate_hours</w:t>
            </w:r>
          </w:p>
        </w:tc>
        <w:tc>
          <w:tcPr>
            <w:tcW w:w="1440" w:type="dxa"/>
          </w:tcPr>
          <w:p w14:paraId="442595D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land_prepdays</w:t>
            </w:r>
          </w:p>
        </w:tc>
      </w:tr>
      <w:tr w:rsidR="00E34508" w:rsidRPr="00F25BF8" w14:paraId="21A131B4" w14:textId="77777777" w:rsidTr="005133B7">
        <w:trPr>
          <w:trHeight w:val="20"/>
          <w:jc w:val="center"/>
        </w:trPr>
        <w:tc>
          <w:tcPr>
            <w:tcW w:w="719" w:type="dxa"/>
          </w:tcPr>
          <w:p w14:paraId="1F6C99F0" w14:textId="77777777" w:rsidR="00F7697D" w:rsidRPr="00F25BF8" w:rsidRDefault="00F7697D" w:rsidP="00F7697D">
            <w:pPr>
              <w:contextualSpacing/>
              <w:jc w:val="center"/>
              <w:rPr>
                <w:sz w:val="20"/>
              </w:rPr>
            </w:pPr>
            <w:r w:rsidRPr="00F25BF8">
              <w:rPr>
                <w:sz w:val="20"/>
              </w:rPr>
              <w:t>1</w:t>
            </w:r>
          </w:p>
        </w:tc>
        <w:tc>
          <w:tcPr>
            <w:tcW w:w="1260" w:type="dxa"/>
          </w:tcPr>
          <w:p w14:paraId="245A54F2" w14:textId="77777777" w:rsidR="00F7697D" w:rsidRPr="00F25BF8" w:rsidRDefault="00F7697D" w:rsidP="00F7697D">
            <w:pPr>
              <w:contextualSpacing/>
              <w:jc w:val="center"/>
            </w:pPr>
          </w:p>
        </w:tc>
        <w:tc>
          <w:tcPr>
            <w:tcW w:w="1350" w:type="dxa"/>
          </w:tcPr>
          <w:p w14:paraId="387989B4" w14:textId="77777777" w:rsidR="00F7697D" w:rsidRPr="00F25BF8" w:rsidRDefault="00F7697D" w:rsidP="00F7697D">
            <w:pPr>
              <w:contextualSpacing/>
              <w:jc w:val="center"/>
            </w:pPr>
          </w:p>
        </w:tc>
        <w:tc>
          <w:tcPr>
            <w:tcW w:w="1348" w:type="dxa"/>
          </w:tcPr>
          <w:p w14:paraId="29A4844D" w14:textId="77777777" w:rsidR="00F7697D" w:rsidRPr="00F25BF8" w:rsidRDefault="00F7697D" w:rsidP="00F7697D">
            <w:pPr>
              <w:contextualSpacing/>
              <w:jc w:val="center"/>
            </w:pPr>
          </w:p>
        </w:tc>
        <w:tc>
          <w:tcPr>
            <w:tcW w:w="1442" w:type="dxa"/>
          </w:tcPr>
          <w:p w14:paraId="27744382" w14:textId="77777777" w:rsidR="00F7697D" w:rsidRPr="00F25BF8" w:rsidRDefault="00F7697D" w:rsidP="00F7697D">
            <w:pPr>
              <w:contextualSpacing/>
              <w:jc w:val="center"/>
            </w:pPr>
          </w:p>
        </w:tc>
        <w:tc>
          <w:tcPr>
            <w:tcW w:w="718" w:type="dxa"/>
          </w:tcPr>
          <w:p w14:paraId="324E9B48" w14:textId="77777777" w:rsidR="00F7697D" w:rsidRPr="00F25BF8" w:rsidRDefault="00F7697D" w:rsidP="00F7697D">
            <w:pPr>
              <w:contextualSpacing/>
              <w:jc w:val="center"/>
            </w:pPr>
          </w:p>
        </w:tc>
        <w:tc>
          <w:tcPr>
            <w:tcW w:w="1080" w:type="dxa"/>
          </w:tcPr>
          <w:p w14:paraId="0CA7F6D2" w14:textId="77777777" w:rsidR="00F7697D" w:rsidRPr="00F25BF8" w:rsidRDefault="00F7697D" w:rsidP="00F7697D">
            <w:pPr>
              <w:contextualSpacing/>
              <w:jc w:val="center"/>
            </w:pPr>
          </w:p>
        </w:tc>
        <w:tc>
          <w:tcPr>
            <w:tcW w:w="1440" w:type="dxa"/>
          </w:tcPr>
          <w:p w14:paraId="22B48BB7" w14:textId="77777777" w:rsidR="00F7697D" w:rsidRPr="00F25BF8" w:rsidRDefault="00F7697D" w:rsidP="00F7697D">
            <w:pPr>
              <w:contextualSpacing/>
              <w:jc w:val="center"/>
            </w:pPr>
          </w:p>
        </w:tc>
        <w:tc>
          <w:tcPr>
            <w:tcW w:w="1440" w:type="dxa"/>
          </w:tcPr>
          <w:p w14:paraId="0360B284" w14:textId="77777777" w:rsidR="00F7697D" w:rsidRPr="00F25BF8" w:rsidRDefault="00F7697D" w:rsidP="00F7697D">
            <w:pPr>
              <w:contextualSpacing/>
              <w:jc w:val="center"/>
            </w:pPr>
          </w:p>
        </w:tc>
        <w:tc>
          <w:tcPr>
            <w:tcW w:w="1440" w:type="dxa"/>
          </w:tcPr>
          <w:p w14:paraId="2FAD2CEC" w14:textId="77777777" w:rsidR="00F7697D" w:rsidRPr="00F25BF8" w:rsidRDefault="00F7697D" w:rsidP="00F7697D">
            <w:pPr>
              <w:contextualSpacing/>
              <w:jc w:val="center"/>
            </w:pPr>
          </w:p>
        </w:tc>
      </w:tr>
      <w:tr w:rsidR="00E34508" w:rsidRPr="00F25BF8" w14:paraId="6E970BF1" w14:textId="77777777" w:rsidTr="005133B7">
        <w:trPr>
          <w:trHeight w:val="20"/>
          <w:jc w:val="center"/>
        </w:trPr>
        <w:tc>
          <w:tcPr>
            <w:tcW w:w="719" w:type="dxa"/>
          </w:tcPr>
          <w:p w14:paraId="3FFC834F" w14:textId="77777777" w:rsidR="00F7697D" w:rsidRPr="00F25BF8" w:rsidRDefault="00F7697D" w:rsidP="00F7697D">
            <w:pPr>
              <w:contextualSpacing/>
              <w:jc w:val="center"/>
              <w:rPr>
                <w:sz w:val="20"/>
              </w:rPr>
            </w:pPr>
            <w:r w:rsidRPr="00F25BF8">
              <w:rPr>
                <w:sz w:val="20"/>
              </w:rPr>
              <w:t>2</w:t>
            </w:r>
          </w:p>
        </w:tc>
        <w:tc>
          <w:tcPr>
            <w:tcW w:w="1260" w:type="dxa"/>
          </w:tcPr>
          <w:p w14:paraId="55463B06" w14:textId="77777777" w:rsidR="00F7697D" w:rsidRPr="00F25BF8" w:rsidRDefault="00F7697D" w:rsidP="00F7697D">
            <w:pPr>
              <w:contextualSpacing/>
              <w:jc w:val="center"/>
            </w:pPr>
          </w:p>
        </w:tc>
        <w:tc>
          <w:tcPr>
            <w:tcW w:w="1350" w:type="dxa"/>
          </w:tcPr>
          <w:p w14:paraId="02534068" w14:textId="77777777" w:rsidR="00F7697D" w:rsidRPr="00F25BF8" w:rsidRDefault="00F7697D" w:rsidP="00F7697D">
            <w:pPr>
              <w:contextualSpacing/>
              <w:jc w:val="center"/>
            </w:pPr>
          </w:p>
        </w:tc>
        <w:tc>
          <w:tcPr>
            <w:tcW w:w="1348" w:type="dxa"/>
          </w:tcPr>
          <w:p w14:paraId="4EDA867C" w14:textId="77777777" w:rsidR="00F7697D" w:rsidRPr="00F25BF8" w:rsidRDefault="00F7697D" w:rsidP="00F7697D">
            <w:pPr>
              <w:contextualSpacing/>
              <w:jc w:val="center"/>
            </w:pPr>
          </w:p>
        </w:tc>
        <w:tc>
          <w:tcPr>
            <w:tcW w:w="1442" w:type="dxa"/>
          </w:tcPr>
          <w:p w14:paraId="30661F70" w14:textId="77777777" w:rsidR="00F7697D" w:rsidRPr="00F25BF8" w:rsidRDefault="00F7697D" w:rsidP="00F7697D">
            <w:pPr>
              <w:contextualSpacing/>
              <w:jc w:val="center"/>
            </w:pPr>
          </w:p>
        </w:tc>
        <w:tc>
          <w:tcPr>
            <w:tcW w:w="718" w:type="dxa"/>
          </w:tcPr>
          <w:p w14:paraId="58D0D4BE" w14:textId="77777777" w:rsidR="00F7697D" w:rsidRPr="00F25BF8" w:rsidRDefault="00F7697D" w:rsidP="00F7697D">
            <w:pPr>
              <w:contextualSpacing/>
              <w:jc w:val="center"/>
            </w:pPr>
          </w:p>
        </w:tc>
        <w:tc>
          <w:tcPr>
            <w:tcW w:w="1080" w:type="dxa"/>
          </w:tcPr>
          <w:p w14:paraId="5E7E5AAF" w14:textId="77777777" w:rsidR="00F7697D" w:rsidRPr="00F25BF8" w:rsidRDefault="00F7697D" w:rsidP="00F7697D">
            <w:pPr>
              <w:contextualSpacing/>
              <w:jc w:val="center"/>
            </w:pPr>
          </w:p>
        </w:tc>
        <w:tc>
          <w:tcPr>
            <w:tcW w:w="1440" w:type="dxa"/>
          </w:tcPr>
          <w:p w14:paraId="3069C75D" w14:textId="77777777" w:rsidR="00F7697D" w:rsidRPr="00F25BF8" w:rsidRDefault="00F7697D" w:rsidP="00F7697D">
            <w:pPr>
              <w:contextualSpacing/>
              <w:jc w:val="center"/>
            </w:pPr>
          </w:p>
        </w:tc>
        <w:tc>
          <w:tcPr>
            <w:tcW w:w="1440" w:type="dxa"/>
          </w:tcPr>
          <w:p w14:paraId="651201D1" w14:textId="77777777" w:rsidR="00F7697D" w:rsidRPr="00F25BF8" w:rsidRDefault="00F7697D" w:rsidP="00F7697D">
            <w:pPr>
              <w:contextualSpacing/>
              <w:jc w:val="center"/>
            </w:pPr>
          </w:p>
        </w:tc>
        <w:tc>
          <w:tcPr>
            <w:tcW w:w="1440" w:type="dxa"/>
          </w:tcPr>
          <w:p w14:paraId="7EDC9041" w14:textId="77777777" w:rsidR="00F7697D" w:rsidRPr="00F25BF8" w:rsidRDefault="00F7697D" w:rsidP="00F7697D">
            <w:pPr>
              <w:contextualSpacing/>
              <w:jc w:val="center"/>
            </w:pPr>
          </w:p>
        </w:tc>
      </w:tr>
      <w:tr w:rsidR="00E34508" w:rsidRPr="00F25BF8" w14:paraId="09033386" w14:textId="77777777" w:rsidTr="005133B7">
        <w:trPr>
          <w:trHeight w:val="20"/>
          <w:jc w:val="center"/>
        </w:trPr>
        <w:tc>
          <w:tcPr>
            <w:tcW w:w="719" w:type="dxa"/>
          </w:tcPr>
          <w:p w14:paraId="33B1FFFB" w14:textId="77777777" w:rsidR="00F7697D" w:rsidRPr="00F25BF8" w:rsidRDefault="00F7697D" w:rsidP="00F7697D">
            <w:pPr>
              <w:contextualSpacing/>
              <w:jc w:val="center"/>
              <w:rPr>
                <w:sz w:val="20"/>
              </w:rPr>
            </w:pPr>
            <w:r w:rsidRPr="00F25BF8">
              <w:rPr>
                <w:sz w:val="20"/>
              </w:rPr>
              <w:t>3</w:t>
            </w:r>
          </w:p>
        </w:tc>
        <w:tc>
          <w:tcPr>
            <w:tcW w:w="1260" w:type="dxa"/>
          </w:tcPr>
          <w:p w14:paraId="4EB61B85" w14:textId="77777777" w:rsidR="00F7697D" w:rsidRPr="00F25BF8" w:rsidRDefault="00F7697D" w:rsidP="00F7697D">
            <w:pPr>
              <w:contextualSpacing/>
              <w:jc w:val="center"/>
            </w:pPr>
          </w:p>
        </w:tc>
        <w:tc>
          <w:tcPr>
            <w:tcW w:w="1350" w:type="dxa"/>
          </w:tcPr>
          <w:p w14:paraId="3B4AA744" w14:textId="77777777" w:rsidR="00F7697D" w:rsidRPr="00F25BF8" w:rsidRDefault="00F7697D" w:rsidP="00F7697D">
            <w:pPr>
              <w:contextualSpacing/>
              <w:jc w:val="center"/>
            </w:pPr>
          </w:p>
        </w:tc>
        <w:tc>
          <w:tcPr>
            <w:tcW w:w="1348" w:type="dxa"/>
          </w:tcPr>
          <w:p w14:paraId="39FFAF66" w14:textId="77777777" w:rsidR="00F7697D" w:rsidRPr="00F25BF8" w:rsidRDefault="00F7697D" w:rsidP="00F7697D">
            <w:pPr>
              <w:contextualSpacing/>
              <w:jc w:val="center"/>
            </w:pPr>
          </w:p>
        </w:tc>
        <w:tc>
          <w:tcPr>
            <w:tcW w:w="1442" w:type="dxa"/>
          </w:tcPr>
          <w:p w14:paraId="20F8B1C6" w14:textId="77777777" w:rsidR="00F7697D" w:rsidRPr="00F25BF8" w:rsidRDefault="00F7697D" w:rsidP="00F7697D">
            <w:pPr>
              <w:contextualSpacing/>
              <w:jc w:val="center"/>
            </w:pPr>
          </w:p>
        </w:tc>
        <w:tc>
          <w:tcPr>
            <w:tcW w:w="718" w:type="dxa"/>
          </w:tcPr>
          <w:p w14:paraId="7FC8CAF9" w14:textId="77777777" w:rsidR="00F7697D" w:rsidRPr="00F25BF8" w:rsidRDefault="00F7697D" w:rsidP="00F7697D">
            <w:pPr>
              <w:contextualSpacing/>
              <w:jc w:val="center"/>
            </w:pPr>
          </w:p>
        </w:tc>
        <w:tc>
          <w:tcPr>
            <w:tcW w:w="1080" w:type="dxa"/>
          </w:tcPr>
          <w:p w14:paraId="551FAEB0" w14:textId="77777777" w:rsidR="00F7697D" w:rsidRPr="00F25BF8" w:rsidRDefault="00F7697D" w:rsidP="00F7697D">
            <w:pPr>
              <w:contextualSpacing/>
              <w:jc w:val="center"/>
            </w:pPr>
          </w:p>
        </w:tc>
        <w:tc>
          <w:tcPr>
            <w:tcW w:w="1440" w:type="dxa"/>
          </w:tcPr>
          <w:p w14:paraId="3B7D7612" w14:textId="77777777" w:rsidR="00F7697D" w:rsidRPr="00F25BF8" w:rsidRDefault="00F7697D" w:rsidP="00F7697D">
            <w:pPr>
              <w:contextualSpacing/>
              <w:jc w:val="center"/>
            </w:pPr>
          </w:p>
        </w:tc>
        <w:tc>
          <w:tcPr>
            <w:tcW w:w="1440" w:type="dxa"/>
          </w:tcPr>
          <w:p w14:paraId="57276C1A" w14:textId="77777777" w:rsidR="00F7697D" w:rsidRPr="00F25BF8" w:rsidRDefault="00F7697D" w:rsidP="00F7697D">
            <w:pPr>
              <w:contextualSpacing/>
              <w:jc w:val="center"/>
            </w:pPr>
          </w:p>
        </w:tc>
        <w:tc>
          <w:tcPr>
            <w:tcW w:w="1440" w:type="dxa"/>
          </w:tcPr>
          <w:p w14:paraId="1E6AF9F0" w14:textId="77777777" w:rsidR="00F7697D" w:rsidRPr="00F25BF8" w:rsidRDefault="00F7697D" w:rsidP="00F7697D">
            <w:pPr>
              <w:contextualSpacing/>
              <w:jc w:val="center"/>
            </w:pPr>
          </w:p>
        </w:tc>
      </w:tr>
      <w:tr w:rsidR="00E34508" w:rsidRPr="00F25BF8" w14:paraId="37DCD1FF" w14:textId="77777777" w:rsidTr="005133B7">
        <w:trPr>
          <w:trHeight w:val="20"/>
          <w:jc w:val="center"/>
        </w:trPr>
        <w:tc>
          <w:tcPr>
            <w:tcW w:w="719" w:type="dxa"/>
          </w:tcPr>
          <w:p w14:paraId="5ADC4C28" w14:textId="77777777" w:rsidR="00F7697D" w:rsidRPr="00F25BF8" w:rsidRDefault="00F7697D" w:rsidP="00F7697D">
            <w:pPr>
              <w:contextualSpacing/>
              <w:jc w:val="center"/>
              <w:rPr>
                <w:sz w:val="20"/>
              </w:rPr>
            </w:pPr>
            <w:r w:rsidRPr="00F25BF8">
              <w:rPr>
                <w:sz w:val="20"/>
              </w:rPr>
              <w:t>4</w:t>
            </w:r>
          </w:p>
        </w:tc>
        <w:tc>
          <w:tcPr>
            <w:tcW w:w="1260" w:type="dxa"/>
          </w:tcPr>
          <w:p w14:paraId="50628860" w14:textId="77777777" w:rsidR="00F7697D" w:rsidRPr="00F25BF8" w:rsidRDefault="00F7697D" w:rsidP="00F7697D">
            <w:pPr>
              <w:contextualSpacing/>
              <w:jc w:val="center"/>
            </w:pPr>
          </w:p>
        </w:tc>
        <w:tc>
          <w:tcPr>
            <w:tcW w:w="1350" w:type="dxa"/>
          </w:tcPr>
          <w:p w14:paraId="6F16AFA7" w14:textId="77777777" w:rsidR="00F7697D" w:rsidRPr="00F25BF8" w:rsidRDefault="00F7697D" w:rsidP="00F7697D">
            <w:pPr>
              <w:contextualSpacing/>
              <w:jc w:val="center"/>
            </w:pPr>
          </w:p>
        </w:tc>
        <w:tc>
          <w:tcPr>
            <w:tcW w:w="1348" w:type="dxa"/>
          </w:tcPr>
          <w:p w14:paraId="545D7F45" w14:textId="77777777" w:rsidR="00F7697D" w:rsidRPr="00F25BF8" w:rsidRDefault="00F7697D" w:rsidP="00F7697D">
            <w:pPr>
              <w:contextualSpacing/>
              <w:jc w:val="center"/>
            </w:pPr>
          </w:p>
        </w:tc>
        <w:tc>
          <w:tcPr>
            <w:tcW w:w="1442" w:type="dxa"/>
          </w:tcPr>
          <w:p w14:paraId="21E85F99" w14:textId="77777777" w:rsidR="00F7697D" w:rsidRPr="00F25BF8" w:rsidRDefault="00F7697D" w:rsidP="00F7697D">
            <w:pPr>
              <w:contextualSpacing/>
              <w:jc w:val="center"/>
            </w:pPr>
          </w:p>
        </w:tc>
        <w:tc>
          <w:tcPr>
            <w:tcW w:w="718" w:type="dxa"/>
          </w:tcPr>
          <w:p w14:paraId="6AA828C7" w14:textId="77777777" w:rsidR="00F7697D" w:rsidRPr="00F25BF8" w:rsidRDefault="00F7697D" w:rsidP="00F7697D">
            <w:pPr>
              <w:contextualSpacing/>
              <w:jc w:val="center"/>
            </w:pPr>
          </w:p>
        </w:tc>
        <w:tc>
          <w:tcPr>
            <w:tcW w:w="1080" w:type="dxa"/>
          </w:tcPr>
          <w:p w14:paraId="50313CF9" w14:textId="77777777" w:rsidR="00F7697D" w:rsidRPr="00F25BF8" w:rsidRDefault="00F7697D" w:rsidP="00F7697D">
            <w:pPr>
              <w:contextualSpacing/>
              <w:jc w:val="center"/>
            </w:pPr>
          </w:p>
        </w:tc>
        <w:tc>
          <w:tcPr>
            <w:tcW w:w="1440" w:type="dxa"/>
          </w:tcPr>
          <w:p w14:paraId="0BFCFEC4" w14:textId="77777777" w:rsidR="00F7697D" w:rsidRPr="00F25BF8" w:rsidRDefault="00F7697D" w:rsidP="00F7697D">
            <w:pPr>
              <w:contextualSpacing/>
              <w:jc w:val="center"/>
            </w:pPr>
          </w:p>
        </w:tc>
        <w:tc>
          <w:tcPr>
            <w:tcW w:w="1440" w:type="dxa"/>
          </w:tcPr>
          <w:p w14:paraId="03C664AC" w14:textId="77777777" w:rsidR="00F7697D" w:rsidRPr="00F25BF8" w:rsidRDefault="00F7697D" w:rsidP="00F7697D">
            <w:pPr>
              <w:contextualSpacing/>
              <w:jc w:val="center"/>
            </w:pPr>
          </w:p>
        </w:tc>
        <w:tc>
          <w:tcPr>
            <w:tcW w:w="1440" w:type="dxa"/>
          </w:tcPr>
          <w:p w14:paraId="6D10C830" w14:textId="77777777" w:rsidR="00F7697D" w:rsidRPr="00F25BF8" w:rsidRDefault="00F7697D" w:rsidP="00F7697D">
            <w:pPr>
              <w:contextualSpacing/>
              <w:jc w:val="center"/>
            </w:pPr>
          </w:p>
        </w:tc>
      </w:tr>
      <w:tr w:rsidR="00E34508" w:rsidRPr="00F25BF8" w14:paraId="7BE6A6B2" w14:textId="77777777" w:rsidTr="005133B7">
        <w:trPr>
          <w:trHeight w:val="20"/>
          <w:jc w:val="center"/>
        </w:trPr>
        <w:tc>
          <w:tcPr>
            <w:tcW w:w="719" w:type="dxa"/>
          </w:tcPr>
          <w:p w14:paraId="2D710785" w14:textId="77777777" w:rsidR="00F7697D" w:rsidRPr="00F25BF8" w:rsidRDefault="00F7697D" w:rsidP="00F7697D">
            <w:pPr>
              <w:contextualSpacing/>
              <w:jc w:val="center"/>
              <w:rPr>
                <w:sz w:val="20"/>
              </w:rPr>
            </w:pPr>
            <w:r w:rsidRPr="00F25BF8">
              <w:rPr>
                <w:sz w:val="20"/>
              </w:rPr>
              <w:t>5</w:t>
            </w:r>
          </w:p>
        </w:tc>
        <w:tc>
          <w:tcPr>
            <w:tcW w:w="1260" w:type="dxa"/>
          </w:tcPr>
          <w:p w14:paraId="643A31A9" w14:textId="77777777" w:rsidR="00F7697D" w:rsidRPr="00F25BF8" w:rsidRDefault="00F7697D" w:rsidP="00F7697D">
            <w:pPr>
              <w:contextualSpacing/>
              <w:jc w:val="center"/>
            </w:pPr>
          </w:p>
        </w:tc>
        <w:tc>
          <w:tcPr>
            <w:tcW w:w="1350" w:type="dxa"/>
          </w:tcPr>
          <w:p w14:paraId="27901103" w14:textId="77777777" w:rsidR="00F7697D" w:rsidRPr="00F25BF8" w:rsidRDefault="00F7697D" w:rsidP="00F7697D">
            <w:pPr>
              <w:contextualSpacing/>
              <w:jc w:val="center"/>
            </w:pPr>
          </w:p>
        </w:tc>
        <w:tc>
          <w:tcPr>
            <w:tcW w:w="1348" w:type="dxa"/>
          </w:tcPr>
          <w:p w14:paraId="5CE97A27" w14:textId="77777777" w:rsidR="00F7697D" w:rsidRPr="00F25BF8" w:rsidRDefault="00F7697D" w:rsidP="00F7697D">
            <w:pPr>
              <w:contextualSpacing/>
              <w:jc w:val="center"/>
            </w:pPr>
          </w:p>
        </w:tc>
        <w:tc>
          <w:tcPr>
            <w:tcW w:w="1442" w:type="dxa"/>
          </w:tcPr>
          <w:p w14:paraId="040010C0" w14:textId="77777777" w:rsidR="00F7697D" w:rsidRPr="00F25BF8" w:rsidRDefault="00F7697D" w:rsidP="00F7697D">
            <w:pPr>
              <w:contextualSpacing/>
              <w:jc w:val="center"/>
            </w:pPr>
          </w:p>
        </w:tc>
        <w:tc>
          <w:tcPr>
            <w:tcW w:w="718" w:type="dxa"/>
          </w:tcPr>
          <w:p w14:paraId="118F3C6B" w14:textId="77777777" w:rsidR="00F7697D" w:rsidRPr="00F25BF8" w:rsidRDefault="00F7697D" w:rsidP="00F7697D">
            <w:pPr>
              <w:contextualSpacing/>
              <w:jc w:val="center"/>
            </w:pPr>
          </w:p>
        </w:tc>
        <w:tc>
          <w:tcPr>
            <w:tcW w:w="1080" w:type="dxa"/>
          </w:tcPr>
          <w:p w14:paraId="3F0D7DDB" w14:textId="77777777" w:rsidR="00F7697D" w:rsidRPr="00F25BF8" w:rsidRDefault="00F7697D" w:rsidP="00F7697D">
            <w:pPr>
              <w:contextualSpacing/>
              <w:jc w:val="center"/>
            </w:pPr>
          </w:p>
        </w:tc>
        <w:tc>
          <w:tcPr>
            <w:tcW w:w="1440" w:type="dxa"/>
          </w:tcPr>
          <w:p w14:paraId="03A2221D" w14:textId="77777777" w:rsidR="00F7697D" w:rsidRPr="00F25BF8" w:rsidRDefault="00F7697D" w:rsidP="00F7697D">
            <w:pPr>
              <w:contextualSpacing/>
              <w:jc w:val="center"/>
            </w:pPr>
          </w:p>
        </w:tc>
        <w:tc>
          <w:tcPr>
            <w:tcW w:w="1440" w:type="dxa"/>
          </w:tcPr>
          <w:p w14:paraId="7E03670E" w14:textId="77777777" w:rsidR="00F7697D" w:rsidRPr="00F25BF8" w:rsidRDefault="00F7697D" w:rsidP="00F7697D">
            <w:pPr>
              <w:contextualSpacing/>
              <w:jc w:val="center"/>
            </w:pPr>
          </w:p>
        </w:tc>
        <w:tc>
          <w:tcPr>
            <w:tcW w:w="1440" w:type="dxa"/>
          </w:tcPr>
          <w:p w14:paraId="639590F3" w14:textId="77777777" w:rsidR="00F7697D" w:rsidRPr="00F25BF8" w:rsidRDefault="00F7697D" w:rsidP="00F7697D">
            <w:pPr>
              <w:contextualSpacing/>
              <w:jc w:val="center"/>
            </w:pPr>
          </w:p>
        </w:tc>
      </w:tr>
      <w:tr w:rsidR="00E34508" w:rsidRPr="00F25BF8" w14:paraId="4AC2F552" w14:textId="77777777" w:rsidTr="005133B7">
        <w:trPr>
          <w:trHeight w:val="20"/>
          <w:jc w:val="center"/>
        </w:trPr>
        <w:tc>
          <w:tcPr>
            <w:tcW w:w="719" w:type="dxa"/>
          </w:tcPr>
          <w:p w14:paraId="5A95F47F" w14:textId="77777777" w:rsidR="00F7697D" w:rsidRPr="00F25BF8" w:rsidRDefault="00F7697D" w:rsidP="00F7697D">
            <w:pPr>
              <w:contextualSpacing/>
              <w:jc w:val="center"/>
              <w:rPr>
                <w:sz w:val="20"/>
              </w:rPr>
            </w:pPr>
            <w:r w:rsidRPr="00F25BF8">
              <w:rPr>
                <w:sz w:val="20"/>
              </w:rPr>
              <w:t>6</w:t>
            </w:r>
          </w:p>
        </w:tc>
        <w:tc>
          <w:tcPr>
            <w:tcW w:w="1260" w:type="dxa"/>
          </w:tcPr>
          <w:p w14:paraId="45D19376" w14:textId="77777777" w:rsidR="00F7697D" w:rsidRPr="00F25BF8" w:rsidRDefault="00F7697D" w:rsidP="00F7697D">
            <w:pPr>
              <w:contextualSpacing/>
              <w:jc w:val="center"/>
            </w:pPr>
          </w:p>
        </w:tc>
        <w:tc>
          <w:tcPr>
            <w:tcW w:w="1350" w:type="dxa"/>
          </w:tcPr>
          <w:p w14:paraId="14130237" w14:textId="77777777" w:rsidR="00F7697D" w:rsidRPr="00F25BF8" w:rsidRDefault="00F7697D" w:rsidP="00F7697D">
            <w:pPr>
              <w:contextualSpacing/>
              <w:jc w:val="center"/>
            </w:pPr>
          </w:p>
        </w:tc>
        <w:tc>
          <w:tcPr>
            <w:tcW w:w="1348" w:type="dxa"/>
          </w:tcPr>
          <w:p w14:paraId="3848C47C" w14:textId="77777777" w:rsidR="00F7697D" w:rsidRPr="00F25BF8" w:rsidRDefault="00F7697D" w:rsidP="00F7697D">
            <w:pPr>
              <w:contextualSpacing/>
              <w:jc w:val="center"/>
            </w:pPr>
          </w:p>
        </w:tc>
        <w:tc>
          <w:tcPr>
            <w:tcW w:w="1442" w:type="dxa"/>
          </w:tcPr>
          <w:p w14:paraId="5AA68DFB" w14:textId="77777777" w:rsidR="00F7697D" w:rsidRPr="00F25BF8" w:rsidRDefault="00F7697D" w:rsidP="00F7697D">
            <w:pPr>
              <w:contextualSpacing/>
              <w:jc w:val="center"/>
            </w:pPr>
          </w:p>
        </w:tc>
        <w:tc>
          <w:tcPr>
            <w:tcW w:w="718" w:type="dxa"/>
          </w:tcPr>
          <w:p w14:paraId="42A1B438" w14:textId="77777777" w:rsidR="00F7697D" w:rsidRPr="00F25BF8" w:rsidRDefault="00F7697D" w:rsidP="00F7697D">
            <w:pPr>
              <w:contextualSpacing/>
              <w:jc w:val="center"/>
            </w:pPr>
          </w:p>
        </w:tc>
        <w:tc>
          <w:tcPr>
            <w:tcW w:w="1080" w:type="dxa"/>
          </w:tcPr>
          <w:p w14:paraId="508BA09C" w14:textId="77777777" w:rsidR="00F7697D" w:rsidRPr="00F25BF8" w:rsidRDefault="00F7697D" w:rsidP="00F7697D">
            <w:pPr>
              <w:contextualSpacing/>
              <w:jc w:val="center"/>
            </w:pPr>
          </w:p>
        </w:tc>
        <w:tc>
          <w:tcPr>
            <w:tcW w:w="1440" w:type="dxa"/>
          </w:tcPr>
          <w:p w14:paraId="179D5977" w14:textId="77777777" w:rsidR="00F7697D" w:rsidRPr="00F25BF8" w:rsidRDefault="00F7697D" w:rsidP="00F7697D">
            <w:pPr>
              <w:contextualSpacing/>
              <w:jc w:val="center"/>
            </w:pPr>
          </w:p>
        </w:tc>
        <w:tc>
          <w:tcPr>
            <w:tcW w:w="1440" w:type="dxa"/>
          </w:tcPr>
          <w:p w14:paraId="0A7DE713" w14:textId="77777777" w:rsidR="00F7697D" w:rsidRPr="00F25BF8" w:rsidRDefault="00F7697D" w:rsidP="00F7697D">
            <w:pPr>
              <w:contextualSpacing/>
              <w:jc w:val="center"/>
            </w:pPr>
          </w:p>
        </w:tc>
        <w:tc>
          <w:tcPr>
            <w:tcW w:w="1440" w:type="dxa"/>
          </w:tcPr>
          <w:p w14:paraId="1B168A43" w14:textId="77777777" w:rsidR="00F7697D" w:rsidRPr="00F25BF8" w:rsidRDefault="00F7697D" w:rsidP="00F7697D">
            <w:pPr>
              <w:contextualSpacing/>
              <w:jc w:val="center"/>
            </w:pPr>
          </w:p>
        </w:tc>
      </w:tr>
      <w:tr w:rsidR="00E34508" w:rsidRPr="00F25BF8" w14:paraId="6A9EC5E4" w14:textId="77777777" w:rsidTr="005133B7">
        <w:trPr>
          <w:trHeight w:val="20"/>
          <w:jc w:val="center"/>
        </w:trPr>
        <w:tc>
          <w:tcPr>
            <w:tcW w:w="719" w:type="dxa"/>
          </w:tcPr>
          <w:p w14:paraId="344A217B" w14:textId="77777777" w:rsidR="00F7697D" w:rsidRPr="00F25BF8" w:rsidRDefault="00F7697D" w:rsidP="00F7697D">
            <w:pPr>
              <w:contextualSpacing/>
              <w:jc w:val="center"/>
              <w:rPr>
                <w:sz w:val="20"/>
              </w:rPr>
            </w:pPr>
            <w:r w:rsidRPr="00F25BF8">
              <w:rPr>
                <w:sz w:val="20"/>
              </w:rPr>
              <w:t>7</w:t>
            </w:r>
          </w:p>
        </w:tc>
        <w:tc>
          <w:tcPr>
            <w:tcW w:w="1260" w:type="dxa"/>
          </w:tcPr>
          <w:p w14:paraId="1AF34B98" w14:textId="77777777" w:rsidR="00F7697D" w:rsidRPr="00F25BF8" w:rsidRDefault="00F7697D" w:rsidP="00F7697D">
            <w:pPr>
              <w:contextualSpacing/>
              <w:jc w:val="center"/>
            </w:pPr>
          </w:p>
        </w:tc>
        <w:tc>
          <w:tcPr>
            <w:tcW w:w="1350" w:type="dxa"/>
          </w:tcPr>
          <w:p w14:paraId="02A7CCE1" w14:textId="77777777" w:rsidR="00F7697D" w:rsidRPr="00F25BF8" w:rsidRDefault="00F7697D" w:rsidP="00F7697D">
            <w:pPr>
              <w:contextualSpacing/>
              <w:jc w:val="center"/>
            </w:pPr>
          </w:p>
        </w:tc>
        <w:tc>
          <w:tcPr>
            <w:tcW w:w="1348" w:type="dxa"/>
          </w:tcPr>
          <w:p w14:paraId="7A6B923A" w14:textId="77777777" w:rsidR="00F7697D" w:rsidRPr="00F25BF8" w:rsidRDefault="00F7697D" w:rsidP="00F7697D">
            <w:pPr>
              <w:contextualSpacing/>
              <w:jc w:val="center"/>
            </w:pPr>
          </w:p>
        </w:tc>
        <w:tc>
          <w:tcPr>
            <w:tcW w:w="1442" w:type="dxa"/>
          </w:tcPr>
          <w:p w14:paraId="0BD5A7A6" w14:textId="77777777" w:rsidR="00F7697D" w:rsidRPr="00F25BF8" w:rsidRDefault="00F7697D" w:rsidP="00F7697D">
            <w:pPr>
              <w:contextualSpacing/>
              <w:jc w:val="center"/>
            </w:pPr>
          </w:p>
        </w:tc>
        <w:tc>
          <w:tcPr>
            <w:tcW w:w="718" w:type="dxa"/>
          </w:tcPr>
          <w:p w14:paraId="1E8D36FE" w14:textId="77777777" w:rsidR="00F7697D" w:rsidRPr="00F25BF8" w:rsidRDefault="00F7697D" w:rsidP="00F7697D">
            <w:pPr>
              <w:contextualSpacing/>
              <w:jc w:val="center"/>
            </w:pPr>
          </w:p>
        </w:tc>
        <w:tc>
          <w:tcPr>
            <w:tcW w:w="1080" w:type="dxa"/>
          </w:tcPr>
          <w:p w14:paraId="2A835DC8" w14:textId="77777777" w:rsidR="00F7697D" w:rsidRPr="00F25BF8" w:rsidRDefault="00F7697D" w:rsidP="00F7697D">
            <w:pPr>
              <w:contextualSpacing/>
              <w:jc w:val="center"/>
            </w:pPr>
          </w:p>
        </w:tc>
        <w:tc>
          <w:tcPr>
            <w:tcW w:w="1440" w:type="dxa"/>
          </w:tcPr>
          <w:p w14:paraId="0CB17B48" w14:textId="77777777" w:rsidR="00F7697D" w:rsidRPr="00F25BF8" w:rsidRDefault="00F7697D" w:rsidP="00F7697D">
            <w:pPr>
              <w:contextualSpacing/>
              <w:jc w:val="center"/>
            </w:pPr>
          </w:p>
        </w:tc>
        <w:tc>
          <w:tcPr>
            <w:tcW w:w="1440" w:type="dxa"/>
          </w:tcPr>
          <w:p w14:paraId="0FD3206C" w14:textId="77777777" w:rsidR="00F7697D" w:rsidRPr="00F25BF8" w:rsidRDefault="00F7697D" w:rsidP="00F7697D">
            <w:pPr>
              <w:contextualSpacing/>
              <w:jc w:val="center"/>
            </w:pPr>
          </w:p>
        </w:tc>
        <w:tc>
          <w:tcPr>
            <w:tcW w:w="1440" w:type="dxa"/>
          </w:tcPr>
          <w:p w14:paraId="318F899B" w14:textId="77777777" w:rsidR="00F7697D" w:rsidRPr="00F25BF8" w:rsidRDefault="00F7697D" w:rsidP="00F7697D">
            <w:pPr>
              <w:contextualSpacing/>
              <w:jc w:val="center"/>
            </w:pPr>
          </w:p>
        </w:tc>
      </w:tr>
      <w:tr w:rsidR="00E34508" w:rsidRPr="00F25BF8" w14:paraId="2122459E" w14:textId="77777777" w:rsidTr="005133B7">
        <w:trPr>
          <w:trHeight w:val="20"/>
          <w:jc w:val="center"/>
        </w:trPr>
        <w:tc>
          <w:tcPr>
            <w:tcW w:w="719" w:type="dxa"/>
          </w:tcPr>
          <w:p w14:paraId="681A99B6" w14:textId="77777777" w:rsidR="00F7697D" w:rsidRPr="00F25BF8" w:rsidRDefault="00F7697D" w:rsidP="00F7697D">
            <w:pPr>
              <w:contextualSpacing/>
              <w:jc w:val="center"/>
              <w:rPr>
                <w:sz w:val="20"/>
              </w:rPr>
            </w:pPr>
            <w:r w:rsidRPr="00F25BF8">
              <w:rPr>
                <w:sz w:val="20"/>
              </w:rPr>
              <w:t>8</w:t>
            </w:r>
          </w:p>
        </w:tc>
        <w:tc>
          <w:tcPr>
            <w:tcW w:w="1260" w:type="dxa"/>
          </w:tcPr>
          <w:p w14:paraId="5F87CBCF" w14:textId="77777777" w:rsidR="00F7697D" w:rsidRPr="00F25BF8" w:rsidRDefault="00F7697D" w:rsidP="00F7697D">
            <w:pPr>
              <w:contextualSpacing/>
              <w:jc w:val="center"/>
            </w:pPr>
          </w:p>
        </w:tc>
        <w:tc>
          <w:tcPr>
            <w:tcW w:w="1350" w:type="dxa"/>
          </w:tcPr>
          <w:p w14:paraId="77A2A53A" w14:textId="77777777" w:rsidR="00F7697D" w:rsidRPr="00F25BF8" w:rsidRDefault="00F7697D" w:rsidP="00F7697D">
            <w:pPr>
              <w:contextualSpacing/>
              <w:jc w:val="center"/>
            </w:pPr>
          </w:p>
        </w:tc>
        <w:tc>
          <w:tcPr>
            <w:tcW w:w="1348" w:type="dxa"/>
          </w:tcPr>
          <w:p w14:paraId="35A9AAE4" w14:textId="77777777" w:rsidR="00F7697D" w:rsidRPr="00F25BF8" w:rsidRDefault="00F7697D" w:rsidP="00F7697D">
            <w:pPr>
              <w:contextualSpacing/>
              <w:jc w:val="center"/>
            </w:pPr>
          </w:p>
        </w:tc>
        <w:tc>
          <w:tcPr>
            <w:tcW w:w="1442" w:type="dxa"/>
          </w:tcPr>
          <w:p w14:paraId="490DBA61" w14:textId="77777777" w:rsidR="00F7697D" w:rsidRPr="00F25BF8" w:rsidRDefault="00F7697D" w:rsidP="00F7697D">
            <w:pPr>
              <w:contextualSpacing/>
              <w:jc w:val="center"/>
            </w:pPr>
          </w:p>
        </w:tc>
        <w:tc>
          <w:tcPr>
            <w:tcW w:w="718" w:type="dxa"/>
          </w:tcPr>
          <w:p w14:paraId="2EB3F501" w14:textId="77777777" w:rsidR="00F7697D" w:rsidRPr="00F25BF8" w:rsidRDefault="00F7697D" w:rsidP="00F7697D">
            <w:pPr>
              <w:contextualSpacing/>
              <w:jc w:val="center"/>
            </w:pPr>
          </w:p>
        </w:tc>
        <w:tc>
          <w:tcPr>
            <w:tcW w:w="1080" w:type="dxa"/>
          </w:tcPr>
          <w:p w14:paraId="48CAF211" w14:textId="77777777" w:rsidR="00F7697D" w:rsidRPr="00F25BF8" w:rsidRDefault="00F7697D" w:rsidP="00F7697D">
            <w:pPr>
              <w:contextualSpacing/>
              <w:jc w:val="center"/>
            </w:pPr>
          </w:p>
        </w:tc>
        <w:tc>
          <w:tcPr>
            <w:tcW w:w="1440" w:type="dxa"/>
          </w:tcPr>
          <w:p w14:paraId="2CB553B0" w14:textId="77777777" w:rsidR="00F7697D" w:rsidRPr="00F25BF8" w:rsidRDefault="00F7697D" w:rsidP="00F7697D">
            <w:pPr>
              <w:contextualSpacing/>
              <w:jc w:val="center"/>
            </w:pPr>
          </w:p>
        </w:tc>
        <w:tc>
          <w:tcPr>
            <w:tcW w:w="1440" w:type="dxa"/>
          </w:tcPr>
          <w:p w14:paraId="435854CA" w14:textId="77777777" w:rsidR="00F7697D" w:rsidRPr="00F25BF8" w:rsidRDefault="00F7697D" w:rsidP="00F7697D">
            <w:pPr>
              <w:contextualSpacing/>
              <w:jc w:val="center"/>
            </w:pPr>
          </w:p>
        </w:tc>
        <w:tc>
          <w:tcPr>
            <w:tcW w:w="1440" w:type="dxa"/>
          </w:tcPr>
          <w:p w14:paraId="2EB998A9" w14:textId="77777777" w:rsidR="00F7697D" w:rsidRPr="00F25BF8" w:rsidRDefault="00F7697D" w:rsidP="00F7697D">
            <w:pPr>
              <w:contextualSpacing/>
              <w:jc w:val="center"/>
            </w:pPr>
          </w:p>
        </w:tc>
      </w:tr>
      <w:tr w:rsidR="00E34508" w:rsidRPr="00F25BF8" w14:paraId="6DBE7480" w14:textId="77777777" w:rsidTr="005133B7">
        <w:trPr>
          <w:trHeight w:val="20"/>
          <w:jc w:val="center"/>
        </w:trPr>
        <w:tc>
          <w:tcPr>
            <w:tcW w:w="719" w:type="dxa"/>
          </w:tcPr>
          <w:p w14:paraId="3AD5770B" w14:textId="77777777" w:rsidR="00F7697D" w:rsidRPr="00F25BF8" w:rsidRDefault="00F7697D" w:rsidP="00F7697D">
            <w:pPr>
              <w:contextualSpacing/>
              <w:jc w:val="center"/>
              <w:rPr>
                <w:sz w:val="20"/>
              </w:rPr>
            </w:pPr>
            <w:r w:rsidRPr="00F25BF8">
              <w:rPr>
                <w:sz w:val="20"/>
              </w:rPr>
              <w:t>9</w:t>
            </w:r>
          </w:p>
        </w:tc>
        <w:tc>
          <w:tcPr>
            <w:tcW w:w="1260" w:type="dxa"/>
          </w:tcPr>
          <w:p w14:paraId="2A44C720" w14:textId="77777777" w:rsidR="00F7697D" w:rsidRPr="00F25BF8" w:rsidRDefault="00F7697D" w:rsidP="00F7697D">
            <w:pPr>
              <w:contextualSpacing/>
              <w:jc w:val="center"/>
            </w:pPr>
          </w:p>
        </w:tc>
        <w:tc>
          <w:tcPr>
            <w:tcW w:w="1350" w:type="dxa"/>
          </w:tcPr>
          <w:p w14:paraId="2B97E035" w14:textId="77777777" w:rsidR="00F7697D" w:rsidRPr="00F25BF8" w:rsidRDefault="00F7697D" w:rsidP="00F7697D">
            <w:pPr>
              <w:contextualSpacing/>
              <w:jc w:val="center"/>
            </w:pPr>
          </w:p>
        </w:tc>
        <w:tc>
          <w:tcPr>
            <w:tcW w:w="1348" w:type="dxa"/>
          </w:tcPr>
          <w:p w14:paraId="7C8112F6" w14:textId="77777777" w:rsidR="00F7697D" w:rsidRPr="00F25BF8" w:rsidRDefault="00F7697D" w:rsidP="00F7697D">
            <w:pPr>
              <w:contextualSpacing/>
              <w:jc w:val="center"/>
            </w:pPr>
          </w:p>
        </w:tc>
        <w:tc>
          <w:tcPr>
            <w:tcW w:w="1442" w:type="dxa"/>
          </w:tcPr>
          <w:p w14:paraId="7EC17308" w14:textId="77777777" w:rsidR="00F7697D" w:rsidRPr="00F25BF8" w:rsidRDefault="00F7697D" w:rsidP="00F7697D">
            <w:pPr>
              <w:contextualSpacing/>
              <w:jc w:val="center"/>
            </w:pPr>
          </w:p>
        </w:tc>
        <w:tc>
          <w:tcPr>
            <w:tcW w:w="718" w:type="dxa"/>
          </w:tcPr>
          <w:p w14:paraId="5E66E9EC" w14:textId="77777777" w:rsidR="00F7697D" w:rsidRPr="00F25BF8" w:rsidRDefault="00F7697D" w:rsidP="00F7697D">
            <w:pPr>
              <w:contextualSpacing/>
              <w:jc w:val="center"/>
            </w:pPr>
          </w:p>
        </w:tc>
        <w:tc>
          <w:tcPr>
            <w:tcW w:w="1080" w:type="dxa"/>
          </w:tcPr>
          <w:p w14:paraId="2D28F1DB" w14:textId="77777777" w:rsidR="00F7697D" w:rsidRPr="00F25BF8" w:rsidRDefault="00F7697D" w:rsidP="00F7697D">
            <w:pPr>
              <w:contextualSpacing/>
              <w:jc w:val="center"/>
            </w:pPr>
          </w:p>
        </w:tc>
        <w:tc>
          <w:tcPr>
            <w:tcW w:w="1440" w:type="dxa"/>
          </w:tcPr>
          <w:p w14:paraId="16D32059" w14:textId="77777777" w:rsidR="00F7697D" w:rsidRPr="00F25BF8" w:rsidRDefault="00F7697D" w:rsidP="00F7697D">
            <w:pPr>
              <w:contextualSpacing/>
              <w:jc w:val="center"/>
            </w:pPr>
          </w:p>
        </w:tc>
        <w:tc>
          <w:tcPr>
            <w:tcW w:w="1440" w:type="dxa"/>
          </w:tcPr>
          <w:p w14:paraId="3C8CBC3E" w14:textId="77777777" w:rsidR="00F7697D" w:rsidRPr="00F25BF8" w:rsidRDefault="00F7697D" w:rsidP="00F7697D">
            <w:pPr>
              <w:contextualSpacing/>
              <w:jc w:val="center"/>
            </w:pPr>
          </w:p>
        </w:tc>
        <w:tc>
          <w:tcPr>
            <w:tcW w:w="1440" w:type="dxa"/>
          </w:tcPr>
          <w:p w14:paraId="7E1E5C0E" w14:textId="77777777" w:rsidR="00F7697D" w:rsidRPr="00F25BF8" w:rsidRDefault="00F7697D" w:rsidP="00F7697D">
            <w:pPr>
              <w:contextualSpacing/>
              <w:jc w:val="center"/>
            </w:pPr>
          </w:p>
        </w:tc>
      </w:tr>
      <w:tr w:rsidR="00E34508" w:rsidRPr="00F25BF8" w14:paraId="50DBAAB3" w14:textId="77777777" w:rsidTr="005133B7">
        <w:trPr>
          <w:trHeight w:val="20"/>
          <w:jc w:val="center"/>
        </w:trPr>
        <w:tc>
          <w:tcPr>
            <w:tcW w:w="719" w:type="dxa"/>
          </w:tcPr>
          <w:p w14:paraId="3E885699" w14:textId="77777777" w:rsidR="00F7697D" w:rsidRPr="00F25BF8" w:rsidRDefault="00F7697D" w:rsidP="00F7697D">
            <w:pPr>
              <w:contextualSpacing/>
              <w:jc w:val="center"/>
              <w:rPr>
                <w:sz w:val="20"/>
              </w:rPr>
            </w:pPr>
            <w:r w:rsidRPr="00F25BF8">
              <w:rPr>
                <w:sz w:val="20"/>
              </w:rPr>
              <w:t>10</w:t>
            </w:r>
          </w:p>
        </w:tc>
        <w:tc>
          <w:tcPr>
            <w:tcW w:w="1260" w:type="dxa"/>
          </w:tcPr>
          <w:p w14:paraId="0F6F0E6A" w14:textId="77777777" w:rsidR="00F7697D" w:rsidRPr="00F25BF8" w:rsidRDefault="00F7697D" w:rsidP="00F7697D">
            <w:pPr>
              <w:contextualSpacing/>
              <w:jc w:val="center"/>
            </w:pPr>
          </w:p>
        </w:tc>
        <w:tc>
          <w:tcPr>
            <w:tcW w:w="1350" w:type="dxa"/>
          </w:tcPr>
          <w:p w14:paraId="3288C263" w14:textId="77777777" w:rsidR="00F7697D" w:rsidRPr="00F25BF8" w:rsidRDefault="00F7697D" w:rsidP="00F7697D">
            <w:pPr>
              <w:contextualSpacing/>
              <w:jc w:val="center"/>
            </w:pPr>
          </w:p>
        </w:tc>
        <w:tc>
          <w:tcPr>
            <w:tcW w:w="1348" w:type="dxa"/>
          </w:tcPr>
          <w:p w14:paraId="43962D8D" w14:textId="77777777" w:rsidR="00F7697D" w:rsidRPr="00F25BF8" w:rsidRDefault="00F7697D" w:rsidP="00F7697D">
            <w:pPr>
              <w:contextualSpacing/>
              <w:jc w:val="center"/>
            </w:pPr>
          </w:p>
        </w:tc>
        <w:tc>
          <w:tcPr>
            <w:tcW w:w="1442" w:type="dxa"/>
          </w:tcPr>
          <w:p w14:paraId="735E4F0A" w14:textId="77777777" w:rsidR="00F7697D" w:rsidRPr="00F25BF8" w:rsidRDefault="00F7697D" w:rsidP="00F7697D">
            <w:pPr>
              <w:contextualSpacing/>
              <w:jc w:val="center"/>
            </w:pPr>
          </w:p>
        </w:tc>
        <w:tc>
          <w:tcPr>
            <w:tcW w:w="718" w:type="dxa"/>
          </w:tcPr>
          <w:p w14:paraId="040B2427" w14:textId="77777777" w:rsidR="00F7697D" w:rsidRPr="00F25BF8" w:rsidRDefault="00F7697D" w:rsidP="00F7697D">
            <w:pPr>
              <w:contextualSpacing/>
              <w:jc w:val="center"/>
            </w:pPr>
          </w:p>
        </w:tc>
        <w:tc>
          <w:tcPr>
            <w:tcW w:w="1080" w:type="dxa"/>
          </w:tcPr>
          <w:p w14:paraId="3A76A6D6" w14:textId="77777777" w:rsidR="00F7697D" w:rsidRPr="00F25BF8" w:rsidRDefault="00F7697D" w:rsidP="00F7697D">
            <w:pPr>
              <w:contextualSpacing/>
              <w:jc w:val="center"/>
            </w:pPr>
          </w:p>
        </w:tc>
        <w:tc>
          <w:tcPr>
            <w:tcW w:w="1440" w:type="dxa"/>
          </w:tcPr>
          <w:p w14:paraId="74EB4232" w14:textId="77777777" w:rsidR="00F7697D" w:rsidRPr="00F25BF8" w:rsidRDefault="00F7697D" w:rsidP="00F7697D">
            <w:pPr>
              <w:contextualSpacing/>
              <w:jc w:val="center"/>
            </w:pPr>
          </w:p>
        </w:tc>
        <w:tc>
          <w:tcPr>
            <w:tcW w:w="1440" w:type="dxa"/>
          </w:tcPr>
          <w:p w14:paraId="00576BEF" w14:textId="77777777" w:rsidR="00F7697D" w:rsidRPr="00F25BF8" w:rsidRDefault="00F7697D" w:rsidP="00F7697D">
            <w:pPr>
              <w:contextualSpacing/>
              <w:jc w:val="center"/>
            </w:pPr>
          </w:p>
        </w:tc>
        <w:tc>
          <w:tcPr>
            <w:tcW w:w="1440" w:type="dxa"/>
          </w:tcPr>
          <w:p w14:paraId="34D4555D" w14:textId="77777777" w:rsidR="00F7697D" w:rsidRPr="00F25BF8" w:rsidRDefault="00F7697D" w:rsidP="00F7697D">
            <w:pPr>
              <w:contextualSpacing/>
              <w:jc w:val="center"/>
            </w:pPr>
          </w:p>
        </w:tc>
      </w:tr>
    </w:tbl>
    <w:p w14:paraId="16307C0E" w14:textId="77777777" w:rsidR="00F7697D" w:rsidRPr="00F25BF8" w:rsidRDefault="00F7697D" w:rsidP="00F7697D">
      <w:pPr>
        <w:spacing w:after="0" w:line="240" w:lineRule="auto"/>
        <w:contextualSpacing/>
        <w:rPr>
          <w:rFonts w:eastAsia="SimSun"/>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F25BF8" w14:paraId="61C04BEF" w14:textId="77777777" w:rsidTr="00F7697D">
        <w:trPr>
          <w:jc w:val="center"/>
        </w:trPr>
        <w:tc>
          <w:tcPr>
            <w:tcW w:w="3955" w:type="dxa"/>
          </w:tcPr>
          <w:p w14:paraId="5D13F58F"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Primary Decision (E9)</w:t>
            </w:r>
          </w:p>
        </w:tc>
      </w:tr>
      <w:tr w:rsidR="00F7697D" w:rsidRPr="00F25BF8" w14:paraId="330544A3" w14:textId="77777777" w:rsidTr="00F7697D">
        <w:trPr>
          <w:jc w:val="center"/>
        </w:trPr>
        <w:tc>
          <w:tcPr>
            <w:tcW w:w="3955" w:type="dxa"/>
          </w:tcPr>
          <w:p w14:paraId="292DF9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1=Head of household</w:t>
            </w:r>
          </w:p>
          <w:p w14:paraId="63CE34E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2=Spouse</w:t>
            </w:r>
          </w:p>
          <w:p w14:paraId="78CFA00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3=Both head and spouse together</w:t>
            </w:r>
          </w:p>
          <w:p w14:paraId="503C571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4=Other male household member</w:t>
            </w:r>
          </w:p>
          <w:p w14:paraId="35E6AA2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 female household member</w:t>
            </w:r>
          </w:p>
          <w:p w14:paraId="6D1AA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6C26FF3F" w14:textId="77777777" w:rsidR="00F7697D" w:rsidRPr="00F25BF8" w:rsidRDefault="00F7697D" w:rsidP="00F7697D">
      <w:pPr>
        <w:spacing w:after="0" w:line="240" w:lineRule="auto"/>
        <w:contextualSpacing/>
        <w:rPr>
          <w:rFonts w:eastAsia="SimSun"/>
        </w:rPr>
      </w:pPr>
      <w:r w:rsidRPr="00F25BF8">
        <w:rPr>
          <w:rFonts w:eastAsia="SimSun"/>
        </w:rPr>
        <w:br w:type="page"/>
      </w:r>
    </w:p>
    <w:p w14:paraId="2F1B1284"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tbl>
      <w:tblPr>
        <w:tblStyle w:val="TableGrid2"/>
        <w:tblpPr w:leftFromText="180" w:rightFromText="180" w:vertAnchor="text" w:horzAnchor="page" w:tblpX="1470" w:tblpY="93"/>
        <w:tblW w:w="10795" w:type="dxa"/>
        <w:tblLayout w:type="fixed"/>
        <w:tblCellMar>
          <w:left w:w="29" w:type="dxa"/>
          <w:right w:w="29" w:type="dxa"/>
        </w:tblCellMar>
        <w:tblLook w:val="04A0" w:firstRow="1" w:lastRow="0" w:firstColumn="1" w:lastColumn="0" w:noHBand="0" w:noVBand="1"/>
      </w:tblPr>
      <w:tblGrid>
        <w:gridCol w:w="677"/>
        <w:gridCol w:w="1118"/>
        <w:gridCol w:w="1440"/>
        <w:gridCol w:w="1440"/>
        <w:gridCol w:w="2160"/>
        <w:gridCol w:w="1080"/>
        <w:gridCol w:w="1440"/>
        <w:gridCol w:w="1440"/>
      </w:tblGrid>
      <w:tr w:rsidR="005133B7" w:rsidRPr="00F25BF8" w14:paraId="2301BE71" w14:textId="77777777" w:rsidTr="005133B7">
        <w:trPr>
          <w:trHeight w:val="244"/>
        </w:trPr>
        <w:tc>
          <w:tcPr>
            <w:tcW w:w="677" w:type="dxa"/>
          </w:tcPr>
          <w:p w14:paraId="133B17DD"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118" w:type="dxa"/>
          </w:tcPr>
          <w:p w14:paraId="5D0F2245"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I.17</w:t>
            </w:r>
          </w:p>
        </w:tc>
        <w:tc>
          <w:tcPr>
            <w:tcW w:w="1440" w:type="dxa"/>
          </w:tcPr>
          <w:p w14:paraId="28A2989E"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I.18</w:t>
            </w:r>
          </w:p>
        </w:tc>
        <w:tc>
          <w:tcPr>
            <w:tcW w:w="1440" w:type="dxa"/>
          </w:tcPr>
          <w:p w14:paraId="00C5C04A"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I.19</w:t>
            </w:r>
          </w:p>
        </w:tc>
        <w:tc>
          <w:tcPr>
            <w:tcW w:w="2160" w:type="dxa"/>
          </w:tcPr>
          <w:p w14:paraId="3D6E9706"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I.20</w:t>
            </w:r>
          </w:p>
        </w:tc>
        <w:tc>
          <w:tcPr>
            <w:tcW w:w="1080" w:type="dxa"/>
          </w:tcPr>
          <w:p w14:paraId="56A4873D"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I.21</w:t>
            </w:r>
          </w:p>
        </w:tc>
        <w:tc>
          <w:tcPr>
            <w:tcW w:w="1440" w:type="dxa"/>
          </w:tcPr>
          <w:p w14:paraId="00E50E19" w14:textId="77777777" w:rsidR="005133B7" w:rsidRPr="00F25BF8" w:rsidRDefault="005133B7" w:rsidP="005133B7">
            <w:pPr>
              <w:contextualSpacing/>
              <w:jc w:val="center"/>
              <w:rPr>
                <w:rFonts w:cs="Times New Roman"/>
                <w:sz w:val="20"/>
              </w:rPr>
            </w:pPr>
            <w:r>
              <w:rPr>
                <w:rFonts w:cs="Times New Roman"/>
                <w:sz w:val="20"/>
              </w:rPr>
              <w:t>I.22</w:t>
            </w:r>
          </w:p>
        </w:tc>
        <w:tc>
          <w:tcPr>
            <w:tcW w:w="1440" w:type="dxa"/>
          </w:tcPr>
          <w:p w14:paraId="6E5A8DE0"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I.23</w:t>
            </w:r>
          </w:p>
        </w:tc>
      </w:tr>
      <w:tr w:rsidR="005133B7" w:rsidRPr="00F25BF8" w14:paraId="2708A90D" w14:textId="77777777" w:rsidTr="005133B7">
        <w:trPr>
          <w:trHeight w:val="244"/>
        </w:trPr>
        <w:tc>
          <w:tcPr>
            <w:tcW w:w="677" w:type="dxa"/>
            <w:vMerge w:val="restart"/>
          </w:tcPr>
          <w:p w14:paraId="14F3C201"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666668BE" w14:textId="7CDA0DE3"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From December-</w:t>
            </w:r>
            <w:r w:rsidR="00CD4FA7">
              <w:rPr>
                <w:rFonts w:cs="Times New Roman"/>
                <w:sz w:val="20"/>
              </w:rPr>
              <w:t xml:space="preserve"> 2013 – April 2014 </w:t>
            </w:r>
            <w:r w:rsidRPr="00F25BF8">
              <w:rPr>
                <w:rFonts w:cs="Times New Roman"/>
                <w:sz w:val="20"/>
              </w:rPr>
              <w:t xml:space="preserve"> approximately how many person-days did your household weed</w:t>
            </w:r>
            <w:r w:rsidRPr="00F25BF8">
              <w:rPr>
                <w:rFonts w:cs="Times New Roman" w:hint="eastAsia"/>
                <w:sz w:val="20"/>
              </w:rPr>
              <w:t xml:space="preserve"> on this field</w:t>
            </w:r>
            <w:r w:rsidRPr="00F25BF8">
              <w:rPr>
                <w:rFonts w:cs="Times New Roman"/>
                <w:sz w:val="20"/>
              </w:rPr>
              <w:t>?</w:t>
            </w:r>
          </w:p>
        </w:tc>
        <w:tc>
          <w:tcPr>
            <w:tcW w:w="1440" w:type="dxa"/>
            <w:vMerge w:val="restart"/>
          </w:tcPr>
          <w:p w14:paraId="01CD2CB3" w14:textId="21F37B80"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Since last July, how many person days did your household spend ridging, fertilizing, and other non-harvesting activities on this field?</w:t>
            </w:r>
          </w:p>
        </w:tc>
        <w:tc>
          <w:tcPr>
            <w:tcW w:w="1440" w:type="dxa"/>
            <w:vMerge w:val="restart"/>
          </w:tcPr>
          <w:p w14:paraId="3738832E" w14:textId="64C50356"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From</w:t>
            </w:r>
            <w:r w:rsidRPr="00F25BF8">
              <w:rPr>
                <w:rFonts w:cs="Times New Roman"/>
                <w:sz w:val="20"/>
              </w:rPr>
              <w:t xml:space="preserve"> February - today, how many person days did your household spend harvesting on this field?</w:t>
            </w:r>
          </w:p>
        </w:tc>
        <w:tc>
          <w:tcPr>
            <w:tcW w:w="2160" w:type="dxa"/>
            <w:vMerge w:val="restart"/>
          </w:tcPr>
          <w:p w14:paraId="0E0D3F60" w14:textId="751DF439"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What was the main tillage method used?</w:t>
            </w:r>
          </w:p>
          <w:p w14:paraId="2D45112E"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1=Conventional hand hoeing</w:t>
            </w:r>
          </w:p>
          <w:p w14:paraId="4DB0DA3E"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2=Planting basins / pot holing</w:t>
            </w:r>
          </w:p>
          <w:p w14:paraId="14B14FC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3=Zero tillage</w:t>
            </w:r>
          </w:p>
          <w:p w14:paraId="714E0AD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4=Ploughing</w:t>
            </w:r>
          </w:p>
          <w:p w14:paraId="5A029E84"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5=Ripping</w:t>
            </w:r>
          </w:p>
          <w:p w14:paraId="318801A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6=Ridging (before planting)</w:t>
            </w:r>
          </w:p>
          <w:p w14:paraId="49B4130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7=Bunding</w:t>
            </w:r>
          </w:p>
          <w:p w14:paraId="1C4A9F3B"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8=Mounding</w:t>
            </w:r>
          </w:p>
        </w:tc>
        <w:tc>
          <w:tcPr>
            <w:tcW w:w="1080" w:type="dxa"/>
            <w:vMerge w:val="restart"/>
          </w:tcPr>
          <w:p w14:paraId="75CB49EF" w14:textId="192F23D3"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What types of fertilizer did you use on this field?</w:t>
            </w:r>
          </w:p>
          <w:p w14:paraId="12E05C2C" w14:textId="797846DB"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(See Code</w:t>
            </w:r>
            <w:r w:rsidR="00CD4FA7">
              <w:rPr>
                <w:rFonts w:cs="Times New Roman"/>
                <w:sz w:val="20"/>
              </w:rPr>
              <w:t xml:space="preserve"> 119</w:t>
            </w:r>
            <w:r w:rsidRPr="00F25BF8">
              <w:rPr>
                <w:rFonts w:cs="Times New Roman"/>
                <w:sz w:val="20"/>
              </w:rPr>
              <w:t xml:space="preserve"> below. Select all that apply)</w:t>
            </w:r>
          </w:p>
          <w:p w14:paraId="443CD1AF"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Probe and code</w:t>
            </w:r>
          </w:p>
        </w:tc>
        <w:tc>
          <w:tcPr>
            <w:tcW w:w="1440" w:type="dxa"/>
            <w:vMerge w:val="restart"/>
          </w:tcPr>
          <w:p w14:paraId="6C450E46" w14:textId="407E0588" w:rsidR="005133B7" w:rsidRPr="00F25BF8" w:rsidRDefault="005133B7" w:rsidP="00CD4FA7">
            <w:pPr>
              <w:contextualSpacing/>
              <w:rPr>
                <w:rFonts w:cs="Times New Roman"/>
                <w:sz w:val="20"/>
              </w:rPr>
            </w:pPr>
            <w:r w:rsidRPr="00F25BF8">
              <w:rPr>
                <w:rFonts w:cs="Times New Roman"/>
                <w:sz w:val="20"/>
              </w:rPr>
              <w:t>What quantity of fertilizer (in total) did the household apply</w:t>
            </w:r>
            <w:r w:rsidRPr="00F25BF8">
              <w:rPr>
                <w:rFonts w:cs="Times New Roman" w:hint="eastAsia"/>
                <w:sz w:val="20"/>
              </w:rPr>
              <w:t xml:space="preserve"> to this field</w:t>
            </w:r>
            <w:r w:rsidRPr="00F25BF8">
              <w:rPr>
                <w:rFonts w:cs="Times New Roman"/>
                <w:sz w:val="20"/>
              </w:rPr>
              <w:t>?</w:t>
            </w:r>
          </w:p>
          <w:p w14:paraId="30417C41" w14:textId="77777777" w:rsidR="005133B7" w:rsidRPr="00F25BF8" w:rsidRDefault="005133B7" w:rsidP="00CD4FA7">
            <w:pPr>
              <w:contextualSpacing/>
              <w:rPr>
                <w:rFonts w:cs="Times New Roman"/>
                <w:sz w:val="20"/>
              </w:rPr>
            </w:pPr>
            <w:r w:rsidRPr="00F25BF8">
              <w:rPr>
                <w:rFonts w:cs="Times New Roman"/>
                <w:sz w:val="20"/>
              </w:rPr>
              <w:t>In kgs</w:t>
            </w:r>
          </w:p>
          <w:p w14:paraId="5B48A7F2" w14:textId="44A6809F" w:rsidR="005133B7" w:rsidRPr="00F25BF8" w:rsidRDefault="005133B7" w:rsidP="00CD4FA7">
            <w:pPr>
              <w:contextualSpacing/>
              <w:rPr>
                <w:rFonts w:cs="Times New Roman"/>
                <w:sz w:val="20"/>
              </w:rPr>
            </w:pPr>
            <w:r w:rsidRPr="00F25BF8">
              <w:rPr>
                <w:rFonts w:cs="Times New Roman" w:hint="eastAsia"/>
                <w:sz w:val="20"/>
              </w:rPr>
              <w:t xml:space="preserve">Skip if </w:t>
            </w:r>
            <w:r w:rsidR="00CD4FA7">
              <w:rPr>
                <w:rFonts w:cs="Times New Roman"/>
                <w:sz w:val="20"/>
              </w:rPr>
              <w:t>I</w:t>
            </w:r>
            <w:r w:rsidR="00CD4FA7">
              <w:rPr>
                <w:rFonts w:cs="Times New Roman" w:hint="eastAsia"/>
                <w:sz w:val="20"/>
              </w:rPr>
              <w:t>21</w:t>
            </w:r>
            <w:r w:rsidRPr="00F25BF8">
              <w:rPr>
                <w:rFonts w:cs="Times New Roman" w:hint="eastAsia"/>
                <w:sz w:val="20"/>
              </w:rPr>
              <w:t>=0</w:t>
            </w:r>
          </w:p>
        </w:tc>
        <w:tc>
          <w:tcPr>
            <w:tcW w:w="1440" w:type="dxa"/>
            <w:vMerge w:val="restart"/>
          </w:tcPr>
          <w:p w14:paraId="0D5FE30E" w14:textId="3DA70EDE"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Within the past 5 years, has your household ever let this field rest (lie fallow)?</w:t>
            </w:r>
          </w:p>
          <w:p w14:paraId="32965865" w14:textId="03A92784"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0</w:t>
            </w:r>
            <w:r w:rsidRPr="00F25BF8">
              <w:rPr>
                <w:rFonts w:cs="Times New Roman"/>
                <w:sz w:val="20"/>
              </w:rPr>
              <w:t>=No</w:t>
            </w:r>
          </w:p>
          <w:p w14:paraId="4CC9D908" w14:textId="2300190C"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1</w:t>
            </w:r>
            <w:r w:rsidRPr="00F25BF8">
              <w:rPr>
                <w:rFonts w:cs="Times New Roman"/>
                <w:sz w:val="20"/>
              </w:rPr>
              <w:t>=Yes</w:t>
            </w:r>
          </w:p>
          <w:p w14:paraId="7697E68A"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888=Don’t know</w:t>
            </w:r>
          </w:p>
          <w:p w14:paraId="3C7425C8"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999=Prefer not to respond</w:t>
            </w:r>
          </w:p>
          <w:p w14:paraId="4EDA47FE" w14:textId="75A02C2E" w:rsidR="005133B7" w:rsidRPr="00F25BF8" w:rsidRDefault="005133B7" w:rsidP="00CD4FA7">
            <w:pPr>
              <w:kinsoku w:val="0"/>
              <w:overflowPunct w:val="0"/>
              <w:autoSpaceDE w:val="0"/>
              <w:autoSpaceDN w:val="0"/>
              <w:adjustRightInd w:val="0"/>
              <w:contextualSpacing/>
              <w:rPr>
                <w:rFonts w:cs="Times New Roman"/>
                <w:sz w:val="20"/>
              </w:rPr>
            </w:pPr>
          </w:p>
        </w:tc>
      </w:tr>
      <w:tr w:rsidR="005133B7" w:rsidRPr="00F25BF8" w14:paraId="7BED1208" w14:textId="77777777" w:rsidTr="005133B7">
        <w:trPr>
          <w:trHeight w:val="244"/>
        </w:trPr>
        <w:tc>
          <w:tcPr>
            <w:tcW w:w="677" w:type="dxa"/>
            <w:vMerge/>
          </w:tcPr>
          <w:p w14:paraId="124A2008" w14:textId="77777777" w:rsidR="005133B7" w:rsidRPr="00F25BF8" w:rsidRDefault="005133B7" w:rsidP="005133B7">
            <w:pPr>
              <w:contextualSpacing/>
              <w:jc w:val="center"/>
              <w:rPr>
                <w:sz w:val="20"/>
              </w:rPr>
            </w:pPr>
          </w:p>
        </w:tc>
        <w:tc>
          <w:tcPr>
            <w:tcW w:w="1118" w:type="dxa"/>
            <w:vMerge/>
          </w:tcPr>
          <w:p w14:paraId="40BB913F"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76BFFC85"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1440" w:type="dxa"/>
            <w:vMerge/>
          </w:tcPr>
          <w:p w14:paraId="3E4763F7"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2160" w:type="dxa"/>
            <w:vMerge/>
          </w:tcPr>
          <w:p w14:paraId="53D2D910"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1080" w:type="dxa"/>
            <w:vMerge/>
          </w:tcPr>
          <w:p w14:paraId="5ADE2EF3"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18BC0EF3"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01963E9F" w14:textId="77777777" w:rsidR="005133B7" w:rsidRPr="00F25BF8" w:rsidRDefault="005133B7" w:rsidP="005133B7">
            <w:pPr>
              <w:contextualSpacing/>
              <w:jc w:val="center"/>
              <w:rPr>
                <w:rFonts w:cs="Times New Roman"/>
                <w:sz w:val="20"/>
              </w:rPr>
            </w:pPr>
          </w:p>
        </w:tc>
      </w:tr>
      <w:tr w:rsidR="005133B7" w:rsidRPr="00F25BF8" w14:paraId="237A280C" w14:textId="77777777" w:rsidTr="005133B7">
        <w:trPr>
          <w:trHeight w:val="20"/>
        </w:trPr>
        <w:tc>
          <w:tcPr>
            <w:tcW w:w="677" w:type="dxa"/>
          </w:tcPr>
          <w:p w14:paraId="50D9A68E"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48D77F4F"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weed_days</w:t>
            </w:r>
          </w:p>
        </w:tc>
        <w:tc>
          <w:tcPr>
            <w:tcW w:w="1440" w:type="dxa"/>
          </w:tcPr>
          <w:p w14:paraId="0E3BDEDB"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nonharvest_days</w:t>
            </w:r>
          </w:p>
        </w:tc>
        <w:tc>
          <w:tcPr>
            <w:tcW w:w="1440" w:type="dxa"/>
          </w:tcPr>
          <w:p w14:paraId="29E13347"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harvest_days</w:t>
            </w:r>
          </w:p>
        </w:tc>
        <w:tc>
          <w:tcPr>
            <w:tcW w:w="2160" w:type="dxa"/>
          </w:tcPr>
          <w:p w14:paraId="3F78FBB7"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tillage</w:t>
            </w:r>
          </w:p>
        </w:tc>
        <w:tc>
          <w:tcPr>
            <w:tcW w:w="1080" w:type="dxa"/>
          </w:tcPr>
          <w:p w14:paraId="1F5D7BEA"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w:t>
            </w:r>
          </w:p>
        </w:tc>
        <w:tc>
          <w:tcPr>
            <w:tcW w:w="1440" w:type="dxa"/>
          </w:tcPr>
          <w:p w14:paraId="60679114"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fertilizer_kgs</w:t>
            </w:r>
          </w:p>
        </w:tc>
        <w:tc>
          <w:tcPr>
            <w:tcW w:w="1440" w:type="dxa"/>
          </w:tcPr>
          <w:p w14:paraId="00359AA4"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fallow5</w:t>
            </w:r>
          </w:p>
        </w:tc>
      </w:tr>
      <w:tr w:rsidR="005133B7" w:rsidRPr="00F25BF8" w14:paraId="3708303C" w14:textId="77777777" w:rsidTr="005133B7">
        <w:trPr>
          <w:trHeight w:val="20"/>
        </w:trPr>
        <w:tc>
          <w:tcPr>
            <w:tcW w:w="677" w:type="dxa"/>
          </w:tcPr>
          <w:p w14:paraId="205F1D1E" w14:textId="77777777" w:rsidR="005133B7" w:rsidRPr="00F25BF8" w:rsidRDefault="005133B7" w:rsidP="005133B7">
            <w:pPr>
              <w:contextualSpacing/>
              <w:jc w:val="center"/>
              <w:rPr>
                <w:sz w:val="20"/>
              </w:rPr>
            </w:pPr>
            <w:r w:rsidRPr="00F25BF8">
              <w:rPr>
                <w:sz w:val="20"/>
              </w:rPr>
              <w:t>1</w:t>
            </w:r>
          </w:p>
        </w:tc>
        <w:tc>
          <w:tcPr>
            <w:tcW w:w="1118" w:type="dxa"/>
          </w:tcPr>
          <w:p w14:paraId="7BECD812" w14:textId="77777777" w:rsidR="005133B7" w:rsidRPr="00F25BF8" w:rsidRDefault="005133B7" w:rsidP="005133B7">
            <w:pPr>
              <w:contextualSpacing/>
              <w:jc w:val="center"/>
            </w:pPr>
          </w:p>
        </w:tc>
        <w:tc>
          <w:tcPr>
            <w:tcW w:w="1440" w:type="dxa"/>
          </w:tcPr>
          <w:p w14:paraId="482A1204" w14:textId="77777777" w:rsidR="005133B7" w:rsidRPr="00F25BF8" w:rsidRDefault="005133B7" w:rsidP="005133B7">
            <w:pPr>
              <w:contextualSpacing/>
              <w:jc w:val="center"/>
            </w:pPr>
          </w:p>
        </w:tc>
        <w:tc>
          <w:tcPr>
            <w:tcW w:w="1440" w:type="dxa"/>
          </w:tcPr>
          <w:p w14:paraId="1101F773" w14:textId="77777777" w:rsidR="005133B7" w:rsidRPr="00F25BF8" w:rsidRDefault="005133B7" w:rsidP="005133B7">
            <w:pPr>
              <w:contextualSpacing/>
              <w:jc w:val="center"/>
            </w:pPr>
          </w:p>
        </w:tc>
        <w:tc>
          <w:tcPr>
            <w:tcW w:w="2160" w:type="dxa"/>
          </w:tcPr>
          <w:p w14:paraId="137EC202" w14:textId="77777777" w:rsidR="005133B7" w:rsidRPr="00F25BF8" w:rsidRDefault="005133B7" w:rsidP="005133B7">
            <w:pPr>
              <w:contextualSpacing/>
              <w:jc w:val="center"/>
            </w:pPr>
          </w:p>
        </w:tc>
        <w:tc>
          <w:tcPr>
            <w:tcW w:w="1080" w:type="dxa"/>
          </w:tcPr>
          <w:p w14:paraId="00E5884B" w14:textId="77777777" w:rsidR="005133B7" w:rsidRPr="00F25BF8" w:rsidRDefault="005133B7" w:rsidP="005133B7">
            <w:pPr>
              <w:contextualSpacing/>
              <w:jc w:val="center"/>
            </w:pPr>
          </w:p>
        </w:tc>
        <w:tc>
          <w:tcPr>
            <w:tcW w:w="1440" w:type="dxa"/>
          </w:tcPr>
          <w:p w14:paraId="00AA5641" w14:textId="77777777" w:rsidR="005133B7" w:rsidRPr="00F25BF8" w:rsidRDefault="005133B7" w:rsidP="005133B7">
            <w:pPr>
              <w:contextualSpacing/>
              <w:jc w:val="center"/>
            </w:pPr>
          </w:p>
        </w:tc>
        <w:tc>
          <w:tcPr>
            <w:tcW w:w="1440" w:type="dxa"/>
          </w:tcPr>
          <w:p w14:paraId="21BBA726" w14:textId="77777777" w:rsidR="005133B7" w:rsidRPr="00F25BF8" w:rsidRDefault="005133B7" w:rsidP="005133B7">
            <w:pPr>
              <w:contextualSpacing/>
              <w:jc w:val="center"/>
            </w:pPr>
          </w:p>
        </w:tc>
      </w:tr>
      <w:tr w:rsidR="005133B7" w:rsidRPr="00F25BF8" w14:paraId="19F71246" w14:textId="77777777" w:rsidTr="005133B7">
        <w:trPr>
          <w:trHeight w:val="20"/>
        </w:trPr>
        <w:tc>
          <w:tcPr>
            <w:tcW w:w="677" w:type="dxa"/>
          </w:tcPr>
          <w:p w14:paraId="502F4DAB" w14:textId="77777777" w:rsidR="005133B7" w:rsidRPr="00F25BF8" w:rsidRDefault="005133B7" w:rsidP="005133B7">
            <w:pPr>
              <w:contextualSpacing/>
              <w:jc w:val="center"/>
              <w:rPr>
                <w:sz w:val="20"/>
              </w:rPr>
            </w:pPr>
            <w:r w:rsidRPr="00F25BF8">
              <w:rPr>
                <w:sz w:val="20"/>
              </w:rPr>
              <w:t>2</w:t>
            </w:r>
          </w:p>
        </w:tc>
        <w:tc>
          <w:tcPr>
            <w:tcW w:w="1118" w:type="dxa"/>
          </w:tcPr>
          <w:p w14:paraId="41C36F70" w14:textId="77777777" w:rsidR="005133B7" w:rsidRPr="00F25BF8" w:rsidRDefault="005133B7" w:rsidP="005133B7">
            <w:pPr>
              <w:contextualSpacing/>
              <w:jc w:val="center"/>
            </w:pPr>
          </w:p>
        </w:tc>
        <w:tc>
          <w:tcPr>
            <w:tcW w:w="1440" w:type="dxa"/>
          </w:tcPr>
          <w:p w14:paraId="0196FF1F" w14:textId="77777777" w:rsidR="005133B7" w:rsidRPr="00F25BF8" w:rsidRDefault="005133B7" w:rsidP="005133B7">
            <w:pPr>
              <w:contextualSpacing/>
              <w:jc w:val="center"/>
            </w:pPr>
          </w:p>
        </w:tc>
        <w:tc>
          <w:tcPr>
            <w:tcW w:w="1440" w:type="dxa"/>
          </w:tcPr>
          <w:p w14:paraId="18C5FD2A" w14:textId="77777777" w:rsidR="005133B7" w:rsidRPr="00F25BF8" w:rsidRDefault="005133B7" w:rsidP="005133B7">
            <w:pPr>
              <w:contextualSpacing/>
              <w:jc w:val="center"/>
            </w:pPr>
          </w:p>
        </w:tc>
        <w:tc>
          <w:tcPr>
            <w:tcW w:w="2160" w:type="dxa"/>
          </w:tcPr>
          <w:p w14:paraId="7E8DF0DF" w14:textId="77777777" w:rsidR="005133B7" w:rsidRPr="00F25BF8" w:rsidRDefault="005133B7" w:rsidP="005133B7">
            <w:pPr>
              <w:contextualSpacing/>
              <w:jc w:val="center"/>
            </w:pPr>
          </w:p>
        </w:tc>
        <w:tc>
          <w:tcPr>
            <w:tcW w:w="1080" w:type="dxa"/>
          </w:tcPr>
          <w:p w14:paraId="265EA4B2" w14:textId="77777777" w:rsidR="005133B7" w:rsidRPr="00F25BF8" w:rsidRDefault="005133B7" w:rsidP="005133B7">
            <w:pPr>
              <w:contextualSpacing/>
              <w:jc w:val="center"/>
            </w:pPr>
          </w:p>
        </w:tc>
        <w:tc>
          <w:tcPr>
            <w:tcW w:w="1440" w:type="dxa"/>
          </w:tcPr>
          <w:p w14:paraId="17E0FE55" w14:textId="77777777" w:rsidR="005133B7" w:rsidRPr="00F25BF8" w:rsidRDefault="005133B7" w:rsidP="005133B7">
            <w:pPr>
              <w:contextualSpacing/>
              <w:jc w:val="center"/>
            </w:pPr>
          </w:p>
        </w:tc>
        <w:tc>
          <w:tcPr>
            <w:tcW w:w="1440" w:type="dxa"/>
          </w:tcPr>
          <w:p w14:paraId="2D89C92A" w14:textId="77777777" w:rsidR="005133B7" w:rsidRPr="00F25BF8" w:rsidRDefault="005133B7" w:rsidP="005133B7">
            <w:pPr>
              <w:contextualSpacing/>
              <w:jc w:val="center"/>
            </w:pPr>
          </w:p>
        </w:tc>
      </w:tr>
      <w:tr w:rsidR="005133B7" w:rsidRPr="00F25BF8" w14:paraId="72E10576" w14:textId="77777777" w:rsidTr="005133B7">
        <w:trPr>
          <w:trHeight w:val="20"/>
        </w:trPr>
        <w:tc>
          <w:tcPr>
            <w:tcW w:w="677" w:type="dxa"/>
          </w:tcPr>
          <w:p w14:paraId="3684BBE1" w14:textId="77777777" w:rsidR="005133B7" w:rsidRPr="00F25BF8" w:rsidRDefault="005133B7" w:rsidP="005133B7">
            <w:pPr>
              <w:contextualSpacing/>
              <w:jc w:val="center"/>
              <w:rPr>
                <w:sz w:val="20"/>
              </w:rPr>
            </w:pPr>
            <w:r w:rsidRPr="00F25BF8">
              <w:rPr>
                <w:sz w:val="20"/>
              </w:rPr>
              <w:t>3</w:t>
            </w:r>
          </w:p>
        </w:tc>
        <w:tc>
          <w:tcPr>
            <w:tcW w:w="1118" w:type="dxa"/>
          </w:tcPr>
          <w:p w14:paraId="1D288646" w14:textId="77777777" w:rsidR="005133B7" w:rsidRPr="00F25BF8" w:rsidRDefault="005133B7" w:rsidP="005133B7">
            <w:pPr>
              <w:contextualSpacing/>
              <w:jc w:val="center"/>
            </w:pPr>
          </w:p>
        </w:tc>
        <w:tc>
          <w:tcPr>
            <w:tcW w:w="1440" w:type="dxa"/>
          </w:tcPr>
          <w:p w14:paraId="36B3F59C" w14:textId="77777777" w:rsidR="005133B7" w:rsidRPr="00F25BF8" w:rsidRDefault="005133B7" w:rsidP="005133B7">
            <w:pPr>
              <w:contextualSpacing/>
              <w:jc w:val="center"/>
            </w:pPr>
          </w:p>
        </w:tc>
        <w:tc>
          <w:tcPr>
            <w:tcW w:w="1440" w:type="dxa"/>
          </w:tcPr>
          <w:p w14:paraId="30E234C5" w14:textId="77777777" w:rsidR="005133B7" w:rsidRPr="00F25BF8" w:rsidRDefault="005133B7" w:rsidP="005133B7">
            <w:pPr>
              <w:contextualSpacing/>
              <w:jc w:val="center"/>
            </w:pPr>
          </w:p>
        </w:tc>
        <w:tc>
          <w:tcPr>
            <w:tcW w:w="2160" w:type="dxa"/>
          </w:tcPr>
          <w:p w14:paraId="710F2DE6" w14:textId="77777777" w:rsidR="005133B7" w:rsidRPr="00F25BF8" w:rsidRDefault="005133B7" w:rsidP="005133B7">
            <w:pPr>
              <w:contextualSpacing/>
              <w:jc w:val="center"/>
            </w:pPr>
          </w:p>
        </w:tc>
        <w:tc>
          <w:tcPr>
            <w:tcW w:w="1080" w:type="dxa"/>
          </w:tcPr>
          <w:p w14:paraId="6E60C391" w14:textId="77777777" w:rsidR="005133B7" w:rsidRPr="00F25BF8" w:rsidRDefault="005133B7" w:rsidP="005133B7">
            <w:pPr>
              <w:contextualSpacing/>
              <w:jc w:val="center"/>
            </w:pPr>
          </w:p>
        </w:tc>
        <w:tc>
          <w:tcPr>
            <w:tcW w:w="1440" w:type="dxa"/>
          </w:tcPr>
          <w:p w14:paraId="113B8AFD" w14:textId="77777777" w:rsidR="005133B7" w:rsidRPr="00F25BF8" w:rsidRDefault="005133B7" w:rsidP="005133B7">
            <w:pPr>
              <w:contextualSpacing/>
              <w:jc w:val="center"/>
            </w:pPr>
          </w:p>
        </w:tc>
        <w:tc>
          <w:tcPr>
            <w:tcW w:w="1440" w:type="dxa"/>
          </w:tcPr>
          <w:p w14:paraId="344FC262" w14:textId="77777777" w:rsidR="005133B7" w:rsidRPr="00F25BF8" w:rsidRDefault="005133B7" w:rsidP="005133B7">
            <w:pPr>
              <w:contextualSpacing/>
              <w:jc w:val="center"/>
            </w:pPr>
          </w:p>
        </w:tc>
      </w:tr>
      <w:tr w:rsidR="005133B7" w:rsidRPr="00F25BF8" w14:paraId="56E1589C" w14:textId="77777777" w:rsidTr="005133B7">
        <w:trPr>
          <w:trHeight w:val="20"/>
        </w:trPr>
        <w:tc>
          <w:tcPr>
            <w:tcW w:w="677" w:type="dxa"/>
          </w:tcPr>
          <w:p w14:paraId="3D9B743B" w14:textId="77777777" w:rsidR="005133B7" w:rsidRPr="00F25BF8" w:rsidRDefault="005133B7" w:rsidP="005133B7">
            <w:pPr>
              <w:contextualSpacing/>
              <w:jc w:val="center"/>
              <w:rPr>
                <w:sz w:val="20"/>
              </w:rPr>
            </w:pPr>
            <w:r w:rsidRPr="00F25BF8">
              <w:rPr>
                <w:sz w:val="20"/>
              </w:rPr>
              <w:t>4</w:t>
            </w:r>
          </w:p>
        </w:tc>
        <w:tc>
          <w:tcPr>
            <w:tcW w:w="1118" w:type="dxa"/>
          </w:tcPr>
          <w:p w14:paraId="0FC6D8B9" w14:textId="77777777" w:rsidR="005133B7" w:rsidRPr="00F25BF8" w:rsidRDefault="005133B7" w:rsidP="005133B7">
            <w:pPr>
              <w:contextualSpacing/>
              <w:jc w:val="center"/>
            </w:pPr>
          </w:p>
        </w:tc>
        <w:tc>
          <w:tcPr>
            <w:tcW w:w="1440" w:type="dxa"/>
          </w:tcPr>
          <w:p w14:paraId="5A74EA27" w14:textId="77777777" w:rsidR="005133B7" w:rsidRPr="00F25BF8" w:rsidRDefault="005133B7" w:rsidP="005133B7">
            <w:pPr>
              <w:contextualSpacing/>
              <w:jc w:val="center"/>
            </w:pPr>
          </w:p>
        </w:tc>
        <w:tc>
          <w:tcPr>
            <w:tcW w:w="1440" w:type="dxa"/>
          </w:tcPr>
          <w:p w14:paraId="5247B5CE" w14:textId="77777777" w:rsidR="005133B7" w:rsidRPr="00F25BF8" w:rsidRDefault="005133B7" w:rsidP="005133B7">
            <w:pPr>
              <w:contextualSpacing/>
              <w:jc w:val="center"/>
            </w:pPr>
          </w:p>
        </w:tc>
        <w:tc>
          <w:tcPr>
            <w:tcW w:w="2160" w:type="dxa"/>
          </w:tcPr>
          <w:p w14:paraId="24167F4C" w14:textId="77777777" w:rsidR="005133B7" w:rsidRPr="00F25BF8" w:rsidRDefault="005133B7" w:rsidP="005133B7">
            <w:pPr>
              <w:contextualSpacing/>
              <w:jc w:val="center"/>
            </w:pPr>
          </w:p>
        </w:tc>
        <w:tc>
          <w:tcPr>
            <w:tcW w:w="1080" w:type="dxa"/>
          </w:tcPr>
          <w:p w14:paraId="0E1E49D3" w14:textId="77777777" w:rsidR="005133B7" w:rsidRPr="00F25BF8" w:rsidRDefault="005133B7" w:rsidP="005133B7">
            <w:pPr>
              <w:contextualSpacing/>
              <w:jc w:val="center"/>
            </w:pPr>
          </w:p>
        </w:tc>
        <w:tc>
          <w:tcPr>
            <w:tcW w:w="1440" w:type="dxa"/>
          </w:tcPr>
          <w:p w14:paraId="3B02D482" w14:textId="77777777" w:rsidR="005133B7" w:rsidRPr="00F25BF8" w:rsidRDefault="005133B7" w:rsidP="005133B7">
            <w:pPr>
              <w:contextualSpacing/>
              <w:jc w:val="center"/>
            </w:pPr>
          </w:p>
        </w:tc>
        <w:tc>
          <w:tcPr>
            <w:tcW w:w="1440" w:type="dxa"/>
          </w:tcPr>
          <w:p w14:paraId="769F432F" w14:textId="77777777" w:rsidR="005133B7" w:rsidRPr="00F25BF8" w:rsidRDefault="005133B7" w:rsidP="005133B7">
            <w:pPr>
              <w:contextualSpacing/>
              <w:jc w:val="center"/>
            </w:pPr>
          </w:p>
        </w:tc>
      </w:tr>
      <w:tr w:rsidR="005133B7" w:rsidRPr="00F25BF8" w14:paraId="680709A2" w14:textId="77777777" w:rsidTr="005133B7">
        <w:trPr>
          <w:trHeight w:val="20"/>
        </w:trPr>
        <w:tc>
          <w:tcPr>
            <w:tcW w:w="677" w:type="dxa"/>
          </w:tcPr>
          <w:p w14:paraId="1E11404D" w14:textId="77777777" w:rsidR="005133B7" w:rsidRPr="00F25BF8" w:rsidRDefault="005133B7" w:rsidP="005133B7">
            <w:pPr>
              <w:contextualSpacing/>
              <w:jc w:val="center"/>
              <w:rPr>
                <w:sz w:val="20"/>
              </w:rPr>
            </w:pPr>
            <w:r w:rsidRPr="00F25BF8">
              <w:rPr>
                <w:sz w:val="20"/>
              </w:rPr>
              <w:t>5</w:t>
            </w:r>
          </w:p>
        </w:tc>
        <w:tc>
          <w:tcPr>
            <w:tcW w:w="1118" w:type="dxa"/>
          </w:tcPr>
          <w:p w14:paraId="16DC8578" w14:textId="77777777" w:rsidR="005133B7" w:rsidRPr="00F25BF8" w:rsidRDefault="005133B7" w:rsidP="005133B7">
            <w:pPr>
              <w:contextualSpacing/>
              <w:jc w:val="center"/>
            </w:pPr>
          </w:p>
        </w:tc>
        <w:tc>
          <w:tcPr>
            <w:tcW w:w="1440" w:type="dxa"/>
          </w:tcPr>
          <w:p w14:paraId="24F9089D" w14:textId="77777777" w:rsidR="005133B7" w:rsidRPr="00F25BF8" w:rsidRDefault="005133B7" w:rsidP="005133B7">
            <w:pPr>
              <w:contextualSpacing/>
              <w:jc w:val="center"/>
            </w:pPr>
          </w:p>
        </w:tc>
        <w:tc>
          <w:tcPr>
            <w:tcW w:w="1440" w:type="dxa"/>
          </w:tcPr>
          <w:p w14:paraId="00CC3579" w14:textId="77777777" w:rsidR="005133B7" w:rsidRPr="00F25BF8" w:rsidRDefault="005133B7" w:rsidP="005133B7">
            <w:pPr>
              <w:contextualSpacing/>
              <w:jc w:val="center"/>
            </w:pPr>
          </w:p>
        </w:tc>
        <w:tc>
          <w:tcPr>
            <w:tcW w:w="2160" w:type="dxa"/>
          </w:tcPr>
          <w:p w14:paraId="352C0C8B" w14:textId="77777777" w:rsidR="005133B7" w:rsidRPr="00F25BF8" w:rsidRDefault="005133B7" w:rsidP="005133B7">
            <w:pPr>
              <w:contextualSpacing/>
              <w:jc w:val="center"/>
            </w:pPr>
          </w:p>
        </w:tc>
        <w:tc>
          <w:tcPr>
            <w:tcW w:w="1080" w:type="dxa"/>
          </w:tcPr>
          <w:p w14:paraId="75EA0311" w14:textId="77777777" w:rsidR="005133B7" w:rsidRPr="00F25BF8" w:rsidRDefault="005133B7" w:rsidP="005133B7">
            <w:pPr>
              <w:contextualSpacing/>
              <w:jc w:val="center"/>
            </w:pPr>
          </w:p>
        </w:tc>
        <w:tc>
          <w:tcPr>
            <w:tcW w:w="1440" w:type="dxa"/>
          </w:tcPr>
          <w:p w14:paraId="2D848EF6" w14:textId="77777777" w:rsidR="005133B7" w:rsidRPr="00F25BF8" w:rsidRDefault="005133B7" w:rsidP="005133B7">
            <w:pPr>
              <w:contextualSpacing/>
              <w:jc w:val="center"/>
            </w:pPr>
          </w:p>
        </w:tc>
        <w:tc>
          <w:tcPr>
            <w:tcW w:w="1440" w:type="dxa"/>
          </w:tcPr>
          <w:p w14:paraId="516D4543" w14:textId="77777777" w:rsidR="005133B7" w:rsidRPr="00F25BF8" w:rsidRDefault="005133B7" w:rsidP="005133B7">
            <w:pPr>
              <w:contextualSpacing/>
              <w:jc w:val="center"/>
            </w:pPr>
          </w:p>
        </w:tc>
      </w:tr>
      <w:tr w:rsidR="005133B7" w:rsidRPr="00F25BF8" w14:paraId="7B6C3A6F" w14:textId="77777777" w:rsidTr="005133B7">
        <w:trPr>
          <w:trHeight w:val="20"/>
        </w:trPr>
        <w:tc>
          <w:tcPr>
            <w:tcW w:w="677" w:type="dxa"/>
          </w:tcPr>
          <w:p w14:paraId="71097413" w14:textId="77777777" w:rsidR="005133B7" w:rsidRPr="00F25BF8" w:rsidRDefault="005133B7" w:rsidP="005133B7">
            <w:pPr>
              <w:contextualSpacing/>
              <w:jc w:val="center"/>
              <w:rPr>
                <w:sz w:val="20"/>
              </w:rPr>
            </w:pPr>
            <w:r w:rsidRPr="00F25BF8">
              <w:rPr>
                <w:sz w:val="20"/>
              </w:rPr>
              <w:t>6</w:t>
            </w:r>
          </w:p>
        </w:tc>
        <w:tc>
          <w:tcPr>
            <w:tcW w:w="1118" w:type="dxa"/>
          </w:tcPr>
          <w:p w14:paraId="12B6F025" w14:textId="77777777" w:rsidR="005133B7" w:rsidRPr="00F25BF8" w:rsidRDefault="005133B7" w:rsidP="005133B7">
            <w:pPr>
              <w:contextualSpacing/>
              <w:jc w:val="center"/>
            </w:pPr>
          </w:p>
        </w:tc>
        <w:tc>
          <w:tcPr>
            <w:tcW w:w="1440" w:type="dxa"/>
          </w:tcPr>
          <w:p w14:paraId="0F277D02" w14:textId="77777777" w:rsidR="005133B7" w:rsidRPr="00F25BF8" w:rsidRDefault="005133B7" w:rsidP="005133B7">
            <w:pPr>
              <w:contextualSpacing/>
              <w:jc w:val="center"/>
            </w:pPr>
          </w:p>
        </w:tc>
        <w:tc>
          <w:tcPr>
            <w:tcW w:w="1440" w:type="dxa"/>
          </w:tcPr>
          <w:p w14:paraId="78F366BA" w14:textId="77777777" w:rsidR="005133B7" w:rsidRPr="00F25BF8" w:rsidRDefault="005133B7" w:rsidP="005133B7">
            <w:pPr>
              <w:contextualSpacing/>
              <w:jc w:val="center"/>
            </w:pPr>
          </w:p>
        </w:tc>
        <w:tc>
          <w:tcPr>
            <w:tcW w:w="2160" w:type="dxa"/>
          </w:tcPr>
          <w:p w14:paraId="2CB8E5D5" w14:textId="77777777" w:rsidR="005133B7" w:rsidRPr="00F25BF8" w:rsidRDefault="005133B7" w:rsidP="005133B7">
            <w:pPr>
              <w:contextualSpacing/>
              <w:jc w:val="center"/>
            </w:pPr>
          </w:p>
        </w:tc>
        <w:tc>
          <w:tcPr>
            <w:tcW w:w="1080" w:type="dxa"/>
          </w:tcPr>
          <w:p w14:paraId="4C55E462" w14:textId="77777777" w:rsidR="005133B7" w:rsidRPr="00F25BF8" w:rsidRDefault="005133B7" w:rsidP="005133B7">
            <w:pPr>
              <w:contextualSpacing/>
              <w:jc w:val="center"/>
            </w:pPr>
          </w:p>
        </w:tc>
        <w:tc>
          <w:tcPr>
            <w:tcW w:w="1440" w:type="dxa"/>
          </w:tcPr>
          <w:p w14:paraId="162772CC" w14:textId="77777777" w:rsidR="005133B7" w:rsidRPr="00F25BF8" w:rsidRDefault="005133B7" w:rsidP="005133B7">
            <w:pPr>
              <w:contextualSpacing/>
              <w:jc w:val="center"/>
            </w:pPr>
          </w:p>
        </w:tc>
        <w:tc>
          <w:tcPr>
            <w:tcW w:w="1440" w:type="dxa"/>
          </w:tcPr>
          <w:p w14:paraId="026BC4DE" w14:textId="77777777" w:rsidR="005133B7" w:rsidRPr="00F25BF8" w:rsidRDefault="005133B7" w:rsidP="005133B7">
            <w:pPr>
              <w:contextualSpacing/>
              <w:jc w:val="center"/>
            </w:pPr>
          </w:p>
        </w:tc>
      </w:tr>
      <w:tr w:rsidR="005133B7" w:rsidRPr="00F25BF8" w14:paraId="295B0D6C" w14:textId="77777777" w:rsidTr="005133B7">
        <w:trPr>
          <w:trHeight w:val="20"/>
        </w:trPr>
        <w:tc>
          <w:tcPr>
            <w:tcW w:w="677" w:type="dxa"/>
          </w:tcPr>
          <w:p w14:paraId="020AA09A" w14:textId="77777777" w:rsidR="005133B7" w:rsidRPr="00F25BF8" w:rsidRDefault="005133B7" w:rsidP="005133B7">
            <w:pPr>
              <w:contextualSpacing/>
              <w:jc w:val="center"/>
              <w:rPr>
                <w:sz w:val="20"/>
              </w:rPr>
            </w:pPr>
            <w:r w:rsidRPr="00F25BF8">
              <w:rPr>
                <w:sz w:val="20"/>
              </w:rPr>
              <w:t>7</w:t>
            </w:r>
          </w:p>
        </w:tc>
        <w:tc>
          <w:tcPr>
            <w:tcW w:w="1118" w:type="dxa"/>
          </w:tcPr>
          <w:p w14:paraId="6CBFEA1E" w14:textId="77777777" w:rsidR="005133B7" w:rsidRPr="00F25BF8" w:rsidRDefault="005133B7" w:rsidP="005133B7">
            <w:pPr>
              <w:contextualSpacing/>
              <w:jc w:val="center"/>
            </w:pPr>
          </w:p>
        </w:tc>
        <w:tc>
          <w:tcPr>
            <w:tcW w:w="1440" w:type="dxa"/>
          </w:tcPr>
          <w:p w14:paraId="19856741" w14:textId="77777777" w:rsidR="005133B7" w:rsidRPr="00F25BF8" w:rsidRDefault="005133B7" w:rsidP="005133B7">
            <w:pPr>
              <w:contextualSpacing/>
              <w:jc w:val="center"/>
            </w:pPr>
          </w:p>
        </w:tc>
        <w:tc>
          <w:tcPr>
            <w:tcW w:w="1440" w:type="dxa"/>
          </w:tcPr>
          <w:p w14:paraId="2DD6F7D0" w14:textId="77777777" w:rsidR="005133B7" w:rsidRPr="00F25BF8" w:rsidRDefault="005133B7" w:rsidP="005133B7">
            <w:pPr>
              <w:contextualSpacing/>
              <w:jc w:val="center"/>
            </w:pPr>
          </w:p>
        </w:tc>
        <w:tc>
          <w:tcPr>
            <w:tcW w:w="2160" w:type="dxa"/>
          </w:tcPr>
          <w:p w14:paraId="2AEDC02E" w14:textId="77777777" w:rsidR="005133B7" w:rsidRPr="00F25BF8" w:rsidRDefault="005133B7" w:rsidP="005133B7">
            <w:pPr>
              <w:contextualSpacing/>
              <w:jc w:val="center"/>
            </w:pPr>
          </w:p>
        </w:tc>
        <w:tc>
          <w:tcPr>
            <w:tcW w:w="1080" w:type="dxa"/>
          </w:tcPr>
          <w:p w14:paraId="7DF26179" w14:textId="77777777" w:rsidR="005133B7" w:rsidRPr="00F25BF8" w:rsidRDefault="005133B7" w:rsidP="005133B7">
            <w:pPr>
              <w:contextualSpacing/>
              <w:jc w:val="center"/>
            </w:pPr>
          </w:p>
        </w:tc>
        <w:tc>
          <w:tcPr>
            <w:tcW w:w="1440" w:type="dxa"/>
          </w:tcPr>
          <w:p w14:paraId="56926B12" w14:textId="77777777" w:rsidR="005133B7" w:rsidRPr="00F25BF8" w:rsidRDefault="005133B7" w:rsidP="005133B7">
            <w:pPr>
              <w:contextualSpacing/>
              <w:jc w:val="center"/>
            </w:pPr>
          </w:p>
        </w:tc>
        <w:tc>
          <w:tcPr>
            <w:tcW w:w="1440" w:type="dxa"/>
          </w:tcPr>
          <w:p w14:paraId="4A228527" w14:textId="77777777" w:rsidR="005133B7" w:rsidRPr="00F25BF8" w:rsidRDefault="005133B7" w:rsidP="005133B7">
            <w:pPr>
              <w:contextualSpacing/>
              <w:jc w:val="center"/>
            </w:pPr>
          </w:p>
        </w:tc>
      </w:tr>
      <w:tr w:rsidR="005133B7" w:rsidRPr="00F25BF8" w14:paraId="364602BC" w14:textId="77777777" w:rsidTr="005133B7">
        <w:trPr>
          <w:trHeight w:val="20"/>
        </w:trPr>
        <w:tc>
          <w:tcPr>
            <w:tcW w:w="677" w:type="dxa"/>
          </w:tcPr>
          <w:p w14:paraId="251EC36D" w14:textId="77777777" w:rsidR="005133B7" w:rsidRPr="00F25BF8" w:rsidRDefault="005133B7" w:rsidP="005133B7">
            <w:pPr>
              <w:contextualSpacing/>
              <w:jc w:val="center"/>
              <w:rPr>
                <w:sz w:val="20"/>
              </w:rPr>
            </w:pPr>
            <w:r w:rsidRPr="00F25BF8">
              <w:rPr>
                <w:sz w:val="20"/>
              </w:rPr>
              <w:t>8</w:t>
            </w:r>
          </w:p>
        </w:tc>
        <w:tc>
          <w:tcPr>
            <w:tcW w:w="1118" w:type="dxa"/>
          </w:tcPr>
          <w:p w14:paraId="283BE240" w14:textId="77777777" w:rsidR="005133B7" w:rsidRPr="00F25BF8" w:rsidRDefault="005133B7" w:rsidP="005133B7">
            <w:pPr>
              <w:contextualSpacing/>
              <w:jc w:val="center"/>
            </w:pPr>
          </w:p>
        </w:tc>
        <w:tc>
          <w:tcPr>
            <w:tcW w:w="1440" w:type="dxa"/>
          </w:tcPr>
          <w:p w14:paraId="1C6366D4" w14:textId="77777777" w:rsidR="005133B7" w:rsidRPr="00F25BF8" w:rsidRDefault="005133B7" w:rsidP="005133B7">
            <w:pPr>
              <w:contextualSpacing/>
              <w:jc w:val="center"/>
            </w:pPr>
          </w:p>
        </w:tc>
        <w:tc>
          <w:tcPr>
            <w:tcW w:w="1440" w:type="dxa"/>
          </w:tcPr>
          <w:p w14:paraId="2C6C819F" w14:textId="77777777" w:rsidR="005133B7" w:rsidRPr="00F25BF8" w:rsidRDefault="005133B7" w:rsidP="005133B7">
            <w:pPr>
              <w:contextualSpacing/>
              <w:jc w:val="center"/>
            </w:pPr>
          </w:p>
        </w:tc>
        <w:tc>
          <w:tcPr>
            <w:tcW w:w="2160" w:type="dxa"/>
          </w:tcPr>
          <w:p w14:paraId="59B589DA" w14:textId="77777777" w:rsidR="005133B7" w:rsidRPr="00F25BF8" w:rsidRDefault="005133B7" w:rsidP="005133B7">
            <w:pPr>
              <w:contextualSpacing/>
              <w:jc w:val="center"/>
            </w:pPr>
          </w:p>
        </w:tc>
        <w:tc>
          <w:tcPr>
            <w:tcW w:w="1080" w:type="dxa"/>
          </w:tcPr>
          <w:p w14:paraId="247648EA" w14:textId="77777777" w:rsidR="005133B7" w:rsidRPr="00F25BF8" w:rsidRDefault="005133B7" w:rsidP="005133B7">
            <w:pPr>
              <w:contextualSpacing/>
              <w:jc w:val="center"/>
            </w:pPr>
          </w:p>
        </w:tc>
        <w:tc>
          <w:tcPr>
            <w:tcW w:w="1440" w:type="dxa"/>
          </w:tcPr>
          <w:p w14:paraId="68D7EEE1" w14:textId="77777777" w:rsidR="005133B7" w:rsidRPr="00F25BF8" w:rsidRDefault="005133B7" w:rsidP="005133B7">
            <w:pPr>
              <w:contextualSpacing/>
              <w:jc w:val="center"/>
            </w:pPr>
          </w:p>
        </w:tc>
        <w:tc>
          <w:tcPr>
            <w:tcW w:w="1440" w:type="dxa"/>
          </w:tcPr>
          <w:p w14:paraId="3EF41E95" w14:textId="77777777" w:rsidR="005133B7" w:rsidRPr="00F25BF8" w:rsidRDefault="005133B7" w:rsidP="005133B7">
            <w:pPr>
              <w:contextualSpacing/>
              <w:jc w:val="center"/>
            </w:pPr>
          </w:p>
        </w:tc>
      </w:tr>
      <w:tr w:rsidR="005133B7" w:rsidRPr="00F25BF8" w14:paraId="205F9F6D" w14:textId="77777777" w:rsidTr="005133B7">
        <w:trPr>
          <w:trHeight w:val="20"/>
        </w:trPr>
        <w:tc>
          <w:tcPr>
            <w:tcW w:w="677" w:type="dxa"/>
          </w:tcPr>
          <w:p w14:paraId="36E3C083" w14:textId="77777777" w:rsidR="005133B7" w:rsidRPr="00F25BF8" w:rsidRDefault="005133B7" w:rsidP="005133B7">
            <w:pPr>
              <w:contextualSpacing/>
              <w:jc w:val="center"/>
              <w:rPr>
                <w:sz w:val="20"/>
              </w:rPr>
            </w:pPr>
            <w:r w:rsidRPr="00F25BF8">
              <w:rPr>
                <w:sz w:val="20"/>
              </w:rPr>
              <w:t>9</w:t>
            </w:r>
          </w:p>
        </w:tc>
        <w:tc>
          <w:tcPr>
            <w:tcW w:w="1118" w:type="dxa"/>
          </w:tcPr>
          <w:p w14:paraId="5A5D2FBD" w14:textId="77777777" w:rsidR="005133B7" w:rsidRPr="00F25BF8" w:rsidRDefault="005133B7" w:rsidP="005133B7">
            <w:pPr>
              <w:contextualSpacing/>
              <w:jc w:val="center"/>
            </w:pPr>
          </w:p>
        </w:tc>
        <w:tc>
          <w:tcPr>
            <w:tcW w:w="1440" w:type="dxa"/>
          </w:tcPr>
          <w:p w14:paraId="43FD50CF" w14:textId="77777777" w:rsidR="005133B7" w:rsidRPr="00F25BF8" w:rsidRDefault="005133B7" w:rsidP="005133B7">
            <w:pPr>
              <w:contextualSpacing/>
              <w:jc w:val="center"/>
            </w:pPr>
          </w:p>
        </w:tc>
        <w:tc>
          <w:tcPr>
            <w:tcW w:w="1440" w:type="dxa"/>
          </w:tcPr>
          <w:p w14:paraId="6811E54C" w14:textId="77777777" w:rsidR="005133B7" w:rsidRPr="00F25BF8" w:rsidRDefault="005133B7" w:rsidP="005133B7">
            <w:pPr>
              <w:contextualSpacing/>
              <w:jc w:val="center"/>
            </w:pPr>
          </w:p>
        </w:tc>
        <w:tc>
          <w:tcPr>
            <w:tcW w:w="2160" w:type="dxa"/>
          </w:tcPr>
          <w:p w14:paraId="1196751F" w14:textId="77777777" w:rsidR="005133B7" w:rsidRPr="00F25BF8" w:rsidRDefault="005133B7" w:rsidP="005133B7">
            <w:pPr>
              <w:contextualSpacing/>
              <w:jc w:val="center"/>
            </w:pPr>
          </w:p>
        </w:tc>
        <w:tc>
          <w:tcPr>
            <w:tcW w:w="1080" w:type="dxa"/>
          </w:tcPr>
          <w:p w14:paraId="5417D7F0" w14:textId="77777777" w:rsidR="005133B7" w:rsidRPr="00F25BF8" w:rsidRDefault="005133B7" w:rsidP="005133B7">
            <w:pPr>
              <w:contextualSpacing/>
              <w:jc w:val="center"/>
            </w:pPr>
          </w:p>
        </w:tc>
        <w:tc>
          <w:tcPr>
            <w:tcW w:w="1440" w:type="dxa"/>
          </w:tcPr>
          <w:p w14:paraId="31C3FC70" w14:textId="77777777" w:rsidR="005133B7" w:rsidRPr="00F25BF8" w:rsidRDefault="005133B7" w:rsidP="005133B7">
            <w:pPr>
              <w:contextualSpacing/>
              <w:jc w:val="center"/>
            </w:pPr>
          </w:p>
        </w:tc>
        <w:tc>
          <w:tcPr>
            <w:tcW w:w="1440" w:type="dxa"/>
          </w:tcPr>
          <w:p w14:paraId="46B81DE4" w14:textId="77777777" w:rsidR="005133B7" w:rsidRPr="00F25BF8" w:rsidRDefault="005133B7" w:rsidP="005133B7">
            <w:pPr>
              <w:contextualSpacing/>
              <w:jc w:val="center"/>
            </w:pPr>
          </w:p>
        </w:tc>
      </w:tr>
      <w:tr w:rsidR="005133B7" w:rsidRPr="00F25BF8" w14:paraId="2400701F" w14:textId="77777777" w:rsidTr="005133B7">
        <w:trPr>
          <w:trHeight w:val="20"/>
        </w:trPr>
        <w:tc>
          <w:tcPr>
            <w:tcW w:w="677" w:type="dxa"/>
          </w:tcPr>
          <w:p w14:paraId="0F73EC25" w14:textId="77777777" w:rsidR="005133B7" w:rsidRPr="00F25BF8" w:rsidRDefault="005133B7" w:rsidP="005133B7">
            <w:pPr>
              <w:contextualSpacing/>
              <w:jc w:val="center"/>
              <w:rPr>
                <w:sz w:val="20"/>
              </w:rPr>
            </w:pPr>
            <w:r w:rsidRPr="00F25BF8">
              <w:rPr>
                <w:sz w:val="20"/>
              </w:rPr>
              <w:t>10</w:t>
            </w:r>
          </w:p>
        </w:tc>
        <w:tc>
          <w:tcPr>
            <w:tcW w:w="1118" w:type="dxa"/>
          </w:tcPr>
          <w:p w14:paraId="6D370F38" w14:textId="77777777" w:rsidR="005133B7" w:rsidRPr="00F25BF8" w:rsidRDefault="005133B7" w:rsidP="005133B7">
            <w:pPr>
              <w:contextualSpacing/>
              <w:jc w:val="center"/>
            </w:pPr>
          </w:p>
        </w:tc>
        <w:tc>
          <w:tcPr>
            <w:tcW w:w="1440" w:type="dxa"/>
          </w:tcPr>
          <w:p w14:paraId="744FD7FE" w14:textId="77777777" w:rsidR="005133B7" w:rsidRPr="00F25BF8" w:rsidRDefault="005133B7" w:rsidP="005133B7">
            <w:pPr>
              <w:contextualSpacing/>
              <w:jc w:val="center"/>
            </w:pPr>
          </w:p>
        </w:tc>
        <w:tc>
          <w:tcPr>
            <w:tcW w:w="1440" w:type="dxa"/>
          </w:tcPr>
          <w:p w14:paraId="361E26D5" w14:textId="77777777" w:rsidR="005133B7" w:rsidRPr="00F25BF8" w:rsidRDefault="005133B7" w:rsidP="005133B7">
            <w:pPr>
              <w:contextualSpacing/>
              <w:jc w:val="center"/>
            </w:pPr>
          </w:p>
        </w:tc>
        <w:tc>
          <w:tcPr>
            <w:tcW w:w="2160" w:type="dxa"/>
          </w:tcPr>
          <w:p w14:paraId="3DC48116" w14:textId="77777777" w:rsidR="005133B7" w:rsidRPr="00F25BF8" w:rsidRDefault="005133B7" w:rsidP="005133B7">
            <w:pPr>
              <w:contextualSpacing/>
              <w:jc w:val="center"/>
            </w:pPr>
          </w:p>
        </w:tc>
        <w:tc>
          <w:tcPr>
            <w:tcW w:w="1080" w:type="dxa"/>
          </w:tcPr>
          <w:p w14:paraId="3698FC50" w14:textId="77777777" w:rsidR="005133B7" w:rsidRPr="00F25BF8" w:rsidRDefault="005133B7" w:rsidP="005133B7">
            <w:pPr>
              <w:contextualSpacing/>
              <w:jc w:val="center"/>
            </w:pPr>
          </w:p>
        </w:tc>
        <w:tc>
          <w:tcPr>
            <w:tcW w:w="1440" w:type="dxa"/>
          </w:tcPr>
          <w:p w14:paraId="2614624E" w14:textId="77777777" w:rsidR="005133B7" w:rsidRPr="00F25BF8" w:rsidRDefault="005133B7" w:rsidP="005133B7">
            <w:pPr>
              <w:contextualSpacing/>
              <w:jc w:val="center"/>
            </w:pPr>
          </w:p>
        </w:tc>
        <w:tc>
          <w:tcPr>
            <w:tcW w:w="1440" w:type="dxa"/>
          </w:tcPr>
          <w:p w14:paraId="770C0A9F" w14:textId="77777777" w:rsidR="005133B7" w:rsidRPr="00F25BF8" w:rsidRDefault="005133B7" w:rsidP="005133B7">
            <w:pPr>
              <w:contextualSpacing/>
              <w:jc w:val="center"/>
            </w:pPr>
          </w:p>
        </w:tc>
      </w:tr>
    </w:tbl>
    <w:p w14:paraId="3CA22AE5" w14:textId="77777777" w:rsidR="00F7697D" w:rsidRPr="00F25BF8" w:rsidRDefault="00F7697D" w:rsidP="00F7697D">
      <w:pPr>
        <w:spacing w:after="0" w:line="240" w:lineRule="auto"/>
        <w:contextualSpacing/>
        <w:rPr>
          <w:rFonts w:eastAsia="SimSun"/>
        </w:rPr>
      </w:pPr>
    </w:p>
    <w:p w14:paraId="623FDCCF" w14:textId="77777777" w:rsidR="00F7697D" w:rsidRPr="00F25BF8" w:rsidRDefault="00F7697D" w:rsidP="00F7697D">
      <w:pPr>
        <w:spacing w:after="0" w:line="240" w:lineRule="auto"/>
        <w:contextualSpacing/>
        <w:rPr>
          <w:rFonts w:eastAsia="SimSun"/>
        </w:rPr>
      </w:pPr>
    </w:p>
    <w:tbl>
      <w:tblPr>
        <w:tblStyle w:val="TableGrid2"/>
        <w:tblW w:w="7915" w:type="dxa"/>
        <w:jc w:val="center"/>
        <w:tblCellMar>
          <w:left w:w="29" w:type="dxa"/>
          <w:right w:w="29" w:type="dxa"/>
        </w:tblCellMar>
        <w:tblLook w:val="04A0" w:firstRow="1" w:lastRow="0" w:firstColumn="1" w:lastColumn="0" w:noHBand="0" w:noVBand="1"/>
      </w:tblPr>
      <w:tblGrid>
        <w:gridCol w:w="2638"/>
        <w:gridCol w:w="2638"/>
        <w:gridCol w:w="2639"/>
      </w:tblGrid>
      <w:tr w:rsidR="00F7697D" w:rsidRPr="00F25BF8" w14:paraId="6D3492F2" w14:textId="77777777" w:rsidTr="00F7697D">
        <w:trPr>
          <w:jc w:val="center"/>
        </w:trPr>
        <w:tc>
          <w:tcPr>
            <w:tcW w:w="7915" w:type="dxa"/>
            <w:gridSpan w:val="3"/>
          </w:tcPr>
          <w:p w14:paraId="4706DC0C" w14:textId="1CC2D529" w:rsidR="00F7697D" w:rsidRPr="00F25BF8" w:rsidRDefault="00CD4FA7" w:rsidP="00F7697D">
            <w:pPr>
              <w:kinsoku w:val="0"/>
              <w:overflowPunct w:val="0"/>
              <w:autoSpaceDE w:val="0"/>
              <w:autoSpaceDN w:val="0"/>
              <w:adjustRightInd w:val="0"/>
              <w:contextualSpacing/>
              <w:rPr>
                <w:rFonts w:cs="Times New Roman"/>
                <w:b/>
                <w:sz w:val="20"/>
              </w:rPr>
            </w:pPr>
            <w:r>
              <w:rPr>
                <w:rFonts w:cs="Times New Roman"/>
                <w:b/>
                <w:sz w:val="20"/>
              </w:rPr>
              <w:t>Fertilizer Code 119</w:t>
            </w:r>
          </w:p>
        </w:tc>
      </w:tr>
      <w:tr w:rsidR="00F7697D" w:rsidRPr="00F25BF8" w14:paraId="0DE8A16B" w14:textId="77777777" w:rsidTr="00F7697D">
        <w:trPr>
          <w:jc w:val="center"/>
        </w:trPr>
        <w:tc>
          <w:tcPr>
            <w:tcW w:w="2638" w:type="dxa"/>
          </w:tcPr>
          <w:p w14:paraId="14F63EE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0=None</w:t>
            </w:r>
          </w:p>
          <w:p w14:paraId="45D820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1=Compound D</w:t>
            </w:r>
          </w:p>
          <w:p w14:paraId="0F7010A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2=Compound X</w:t>
            </w:r>
          </w:p>
          <w:p w14:paraId="593A990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3=Triple Super Phosphate (TSP)</w:t>
            </w:r>
          </w:p>
          <w:p w14:paraId="380D5F4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4=Single Super Phosephate</w:t>
            </w:r>
          </w:p>
          <w:p w14:paraId="740D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5=Compound R</w:t>
            </w:r>
          </w:p>
        </w:tc>
        <w:tc>
          <w:tcPr>
            <w:tcW w:w="2638" w:type="dxa"/>
          </w:tcPr>
          <w:p w14:paraId="3B7AA9D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6=Compound WV</w:t>
            </w:r>
          </w:p>
          <w:p w14:paraId="6BD1B8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7=Di-grow (foliar)</w:t>
            </w:r>
          </w:p>
          <w:p w14:paraId="67A4BC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8=Wonder (foliar)</w:t>
            </w:r>
          </w:p>
          <w:p w14:paraId="35CFF8C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9=Vegetative (foliar)</w:t>
            </w:r>
          </w:p>
          <w:p w14:paraId="06869B0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10=Urea</w:t>
            </w:r>
          </w:p>
          <w:p w14:paraId="74F6BEC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11=Ammonium Nitrate</w:t>
            </w:r>
          </w:p>
        </w:tc>
        <w:tc>
          <w:tcPr>
            <w:tcW w:w="2639" w:type="dxa"/>
          </w:tcPr>
          <w:p w14:paraId="390295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12=CAN</w:t>
            </w:r>
          </w:p>
          <w:p w14:paraId="331E6C4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13=Allwin top</w:t>
            </w:r>
          </w:p>
          <w:p w14:paraId="312D6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14=Flower&amp;Plant (foliar)</w:t>
            </w:r>
          </w:p>
          <w:p w14:paraId="36573C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15=Compound B</w:t>
            </w:r>
          </w:p>
          <w:p w14:paraId="4BB6AB2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16=Manure</w:t>
            </w:r>
          </w:p>
          <w:p w14:paraId="39D07A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888=Do not know</w:t>
            </w:r>
          </w:p>
        </w:tc>
      </w:tr>
    </w:tbl>
    <w:p w14:paraId="30855047" w14:textId="77777777" w:rsidR="00F7697D" w:rsidRPr="00F25BF8" w:rsidRDefault="00F7697D" w:rsidP="00F7697D">
      <w:pPr>
        <w:spacing w:after="0" w:line="240" w:lineRule="auto"/>
        <w:contextualSpacing/>
        <w:rPr>
          <w:rFonts w:eastAsia="SimSun"/>
        </w:rPr>
      </w:pPr>
    </w:p>
    <w:p w14:paraId="0565756F" w14:textId="77777777" w:rsidR="00F7697D" w:rsidRPr="00F25BF8" w:rsidRDefault="00F7697D" w:rsidP="00F7697D">
      <w:pPr>
        <w:spacing w:after="0" w:line="240" w:lineRule="auto"/>
        <w:contextualSpacing/>
        <w:rPr>
          <w:rFonts w:eastAsia="SimSun"/>
        </w:rPr>
      </w:pPr>
      <w:r w:rsidRPr="00F25BF8">
        <w:rPr>
          <w:rFonts w:eastAsia="SimSun"/>
        </w:rPr>
        <w:br w:type="page"/>
      </w:r>
    </w:p>
    <w:p w14:paraId="2056DB4C" w14:textId="47F55C78" w:rsidR="00F7697D" w:rsidRPr="00F25BF8" w:rsidRDefault="004229F7" w:rsidP="00F7697D">
      <w:pPr>
        <w:spacing w:after="0" w:line="240" w:lineRule="auto"/>
        <w:contextualSpacing/>
        <w:rPr>
          <w:rFonts w:eastAsia="Times New Roman" w:cs="Times New Roman"/>
          <w:b/>
          <w:bCs/>
        </w:rPr>
      </w:pPr>
      <w:r>
        <w:rPr>
          <w:rFonts w:eastAsia="Times New Roman" w:cs="Times New Roman"/>
          <w:b/>
          <w:bCs/>
        </w:rPr>
        <w:lastRenderedPageBreak/>
        <w:t>SECTION I</w:t>
      </w:r>
      <w:r w:rsidR="00F7697D" w:rsidRPr="00F25BF8">
        <w:rPr>
          <w:rFonts w:eastAsia="Times New Roman" w:cs="Times New Roman"/>
          <w:b/>
          <w:bCs/>
        </w:rPr>
        <w:t>. FIELD OVERVIEW (Continued)</w:t>
      </w:r>
    </w:p>
    <w:p w14:paraId="3F27C063" w14:textId="77777777" w:rsidR="00F7697D" w:rsidRPr="00F25BF8" w:rsidRDefault="00F7697D" w:rsidP="004229F7">
      <w:pPr>
        <w:tabs>
          <w:tab w:val="left" w:pos="360"/>
        </w:tabs>
        <w:spacing w:after="0" w:line="240" w:lineRule="auto"/>
        <w:contextualSpacing/>
        <w:rPr>
          <w:rFonts w:eastAsia="SimSun"/>
        </w:rPr>
      </w:pPr>
    </w:p>
    <w:tbl>
      <w:tblPr>
        <w:tblStyle w:val="TableGrid2"/>
        <w:tblpPr w:leftFromText="180" w:rightFromText="180" w:vertAnchor="page" w:horzAnchor="page" w:tblpX="1345" w:tblpY="1801"/>
        <w:tblW w:w="12539" w:type="dxa"/>
        <w:tblLayout w:type="fixed"/>
        <w:tblCellMar>
          <w:left w:w="29" w:type="dxa"/>
          <w:right w:w="29" w:type="dxa"/>
        </w:tblCellMar>
        <w:tblLook w:val="04A0" w:firstRow="1" w:lastRow="0" w:firstColumn="1" w:lastColumn="0" w:noHBand="0" w:noVBand="1"/>
      </w:tblPr>
      <w:tblGrid>
        <w:gridCol w:w="694"/>
        <w:gridCol w:w="1440"/>
        <w:gridCol w:w="1135"/>
        <w:gridCol w:w="1440"/>
        <w:gridCol w:w="1440"/>
        <w:gridCol w:w="1530"/>
        <w:gridCol w:w="1710"/>
        <w:gridCol w:w="1710"/>
        <w:gridCol w:w="1440"/>
      </w:tblGrid>
      <w:tr w:rsidR="004229F7" w:rsidRPr="00F25BF8" w14:paraId="2651D15A" w14:textId="621D77CB" w:rsidTr="004229F7">
        <w:trPr>
          <w:trHeight w:val="244"/>
        </w:trPr>
        <w:tc>
          <w:tcPr>
            <w:tcW w:w="694" w:type="dxa"/>
          </w:tcPr>
          <w:p w14:paraId="52FCED45"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tcPr>
          <w:p w14:paraId="4C27524C" w14:textId="2AE9409C"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I.25</w:t>
            </w:r>
          </w:p>
        </w:tc>
        <w:tc>
          <w:tcPr>
            <w:tcW w:w="1135" w:type="dxa"/>
          </w:tcPr>
          <w:p w14:paraId="1B8D0C79" w14:textId="5160726B"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I.26</w:t>
            </w:r>
          </w:p>
        </w:tc>
        <w:tc>
          <w:tcPr>
            <w:tcW w:w="1440" w:type="dxa"/>
          </w:tcPr>
          <w:p w14:paraId="0D242FCA" w14:textId="7C12533A"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I.27</w:t>
            </w:r>
          </w:p>
        </w:tc>
        <w:tc>
          <w:tcPr>
            <w:tcW w:w="1440" w:type="dxa"/>
          </w:tcPr>
          <w:p w14:paraId="404A03D7" w14:textId="660FC889"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I.28</w:t>
            </w:r>
          </w:p>
        </w:tc>
        <w:tc>
          <w:tcPr>
            <w:tcW w:w="1530" w:type="dxa"/>
          </w:tcPr>
          <w:p w14:paraId="7282366E" w14:textId="068D2257"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I.29</w:t>
            </w:r>
          </w:p>
        </w:tc>
        <w:tc>
          <w:tcPr>
            <w:tcW w:w="1710" w:type="dxa"/>
          </w:tcPr>
          <w:p w14:paraId="086F0650" w14:textId="6F6B0CAA"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I.30</w:t>
            </w:r>
          </w:p>
        </w:tc>
        <w:tc>
          <w:tcPr>
            <w:tcW w:w="1710" w:type="dxa"/>
          </w:tcPr>
          <w:p w14:paraId="5D3896D9" w14:textId="16C978ED" w:rsidR="004229F7"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I.31</w:t>
            </w:r>
          </w:p>
        </w:tc>
        <w:tc>
          <w:tcPr>
            <w:tcW w:w="1440" w:type="dxa"/>
          </w:tcPr>
          <w:p w14:paraId="1F898588" w14:textId="4A30CDDA" w:rsidR="004229F7"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I.32</w:t>
            </w:r>
          </w:p>
        </w:tc>
      </w:tr>
      <w:tr w:rsidR="004229F7" w:rsidRPr="00F25BF8" w14:paraId="41CB6B02" w14:textId="79D483A0" w:rsidTr="004229F7">
        <w:trPr>
          <w:trHeight w:val="244"/>
        </w:trPr>
        <w:tc>
          <w:tcPr>
            <w:tcW w:w="694" w:type="dxa"/>
            <w:vMerge w:val="restart"/>
          </w:tcPr>
          <w:p w14:paraId="730C5E45"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Field</w:t>
            </w:r>
          </w:p>
        </w:tc>
        <w:tc>
          <w:tcPr>
            <w:tcW w:w="1440" w:type="dxa"/>
            <w:vMerge w:val="restart"/>
          </w:tcPr>
          <w:p w14:paraId="3C8961C5" w14:textId="722215F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Did you replant this field during the 2013-2014 agricultural seasons?</w:t>
            </w:r>
          </w:p>
          <w:p w14:paraId="7D78A133"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1=No</w:t>
            </w:r>
          </w:p>
          <w:p w14:paraId="17CD0B2E"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2=Yes</w:t>
            </w:r>
          </w:p>
          <w:p w14:paraId="30329BAF"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888=Don’t know</w:t>
            </w:r>
          </w:p>
          <w:p w14:paraId="208B565A"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999=Prefer not to respond</w:t>
            </w:r>
          </w:p>
        </w:tc>
        <w:tc>
          <w:tcPr>
            <w:tcW w:w="1135" w:type="dxa"/>
            <w:vMerge w:val="restart"/>
          </w:tcPr>
          <w:p w14:paraId="1C7C8301" w14:textId="13A2BDCB"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Does your household plan to sell</w:t>
            </w:r>
            <w:r w:rsidRPr="00F25BF8">
              <w:rPr>
                <w:rFonts w:cs="Times New Roman"/>
                <w:sz w:val="20"/>
              </w:rPr>
              <w:t xml:space="preserve"> any of the harvest from this field </w:t>
            </w:r>
          </w:p>
          <w:p w14:paraId="6FBA7BB3" w14:textId="77777777" w:rsidR="004229F7" w:rsidRPr="00F25BF8" w:rsidRDefault="004229F7" w:rsidP="004229F7">
            <w:pPr>
              <w:kinsoku w:val="0"/>
              <w:overflowPunct w:val="0"/>
              <w:autoSpaceDE w:val="0"/>
              <w:autoSpaceDN w:val="0"/>
              <w:adjustRightInd w:val="0"/>
              <w:contextualSpacing/>
              <w:rPr>
                <w:rFonts w:cs="Times New Roman"/>
                <w:sz w:val="20"/>
              </w:rPr>
            </w:pPr>
          </w:p>
          <w:p w14:paraId="60288706"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w:t>
            </w:r>
          </w:p>
          <w:p w14:paraId="0DD0DAE8"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1=Yes</w:t>
            </w:r>
          </w:p>
          <w:p w14:paraId="206AB513" w14:textId="730EA37C"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 xml:space="preserve"> If No, skip to I.28</w:t>
            </w:r>
          </w:p>
        </w:tc>
        <w:tc>
          <w:tcPr>
            <w:tcW w:w="1440" w:type="dxa"/>
            <w:vMerge w:val="restart"/>
          </w:tcPr>
          <w:p w14:paraId="38B1559F" w14:textId="6557BE08" w:rsidR="004229F7" w:rsidRPr="004229F7" w:rsidRDefault="004229F7" w:rsidP="004229F7">
            <w:pPr>
              <w:kinsoku w:val="0"/>
              <w:overflowPunct w:val="0"/>
              <w:autoSpaceDE w:val="0"/>
              <w:autoSpaceDN w:val="0"/>
              <w:adjustRightInd w:val="0"/>
              <w:contextualSpacing/>
              <w:rPr>
                <w:rFonts w:cs="Times New Roman"/>
                <w:sz w:val="20"/>
              </w:rPr>
            </w:pPr>
            <w:r w:rsidRPr="004229F7">
              <w:rPr>
                <w:rFonts w:cs="Times New Roman"/>
                <w:sz w:val="20"/>
              </w:rPr>
              <w:t>How much money do you anticipate your household will make by selling the main crop harvest from this field?</w:t>
            </w:r>
          </w:p>
          <w:p w14:paraId="062E85B0" w14:textId="77777777" w:rsidR="004229F7" w:rsidRPr="004229F7" w:rsidRDefault="004229F7" w:rsidP="004229F7">
            <w:pPr>
              <w:kinsoku w:val="0"/>
              <w:overflowPunct w:val="0"/>
              <w:autoSpaceDE w:val="0"/>
              <w:autoSpaceDN w:val="0"/>
              <w:adjustRightInd w:val="0"/>
              <w:contextualSpacing/>
              <w:rPr>
                <w:rFonts w:cs="Times New Roman"/>
                <w:sz w:val="20"/>
              </w:rPr>
            </w:pPr>
            <w:r w:rsidRPr="004229F7">
              <w:rPr>
                <w:rFonts w:cs="Times New Roman"/>
                <w:sz w:val="20"/>
              </w:rPr>
              <w:t>(In ZK)</w:t>
            </w:r>
          </w:p>
        </w:tc>
        <w:tc>
          <w:tcPr>
            <w:tcW w:w="1440" w:type="dxa"/>
          </w:tcPr>
          <w:p w14:paraId="7C3B39DA" w14:textId="42A82701" w:rsidR="004229F7" w:rsidRPr="004229F7" w:rsidRDefault="004229F7" w:rsidP="004229F7">
            <w:pPr>
              <w:kinsoku w:val="0"/>
              <w:overflowPunct w:val="0"/>
              <w:autoSpaceDE w:val="0"/>
              <w:autoSpaceDN w:val="0"/>
              <w:adjustRightInd w:val="0"/>
              <w:contextualSpacing/>
              <w:rPr>
                <w:rFonts w:cs="Times New Roman"/>
                <w:sz w:val="20"/>
              </w:rPr>
            </w:pPr>
            <w:ins w:id="768" w:author="Aleta Haflett" w:date="2014-11-03T16:24:00Z">
              <w:r w:rsidRPr="004229F7">
                <w:rPr>
                  <w:rFonts w:cs="Times New Roman"/>
                  <w:sz w:val="20"/>
                </w:rPr>
                <w:t>In the field, how was the crop/field residue from the last agricultural season mainly used or disposed of?</w:t>
              </w:r>
            </w:ins>
          </w:p>
          <w:p w14:paraId="06C3C9EC" w14:textId="77777777" w:rsidR="004229F7" w:rsidRPr="004229F7" w:rsidRDefault="004229F7" w:rsidP="004229F7">
            <w:pPr>
              <w:kinsoku w:val="0"/>
              <w:overflowPunct w:val="0"/>
              <w:autoSpaceDE w:val="0"/>
              <w:autoSpaceDN w:val="0"/>
              <w:adjustRightInd w:val="0"/>
              <w:contextualSpacing/>
              <w:rPr>
                <w:ins w:id="769" w:author="Aleta Haflett" w:date="2014-11-03T16:24:00Z"/>
                <w:rFonts w:cs="Times New Roman"/>
                <w:sz w:val="20"/>
              </w:rPr>
            </w:pPr>
          </w:p>
          <w:p w14:paraId="072755B0" w14:textId="6B932372" w:rsidR="004229F7" w:rsidRPr="004229F7" w:rsidRDefault="004229F7" w:rsidP="004229F7">
            <w:pPr>
              <w:kinsoku w:val="0"/>
              <w:overflowPunct w:val="0"/>
              <w:autoSpaceDE w:val="0"/>
              <w:autoSpaceDN w:val="0"/>
              <w:adjustRightInd w:val="0"/>
              <w:ind w:right="38"/>
              <w:contextualSpacing/>
              <w:rPr>
                <w:ins w:id="770" w:author="Aleta Haflett" w:date="2014-11-03T16:24:00Z"/>
                <w:rFonts w:cs="Times New Roman"/>
                <w:i/>
                <w:sz w:val="20"/>
              </w:rPr>
            </w:pPr>
            <w:ins w:id="771" w:author="Aleta Haflett" w:date="2014-11-03T16:24:00Z">
              <w:r w:rsidRPr="004229F7">
                <w:rPr>
                  <w:rFonts w:cs="Times New Roman"/>
                  <w:i/>
                  <w:sz w:val="20"/>
                </w:rPr>
                <w:t xml:space="preserve">(See residue Code </w:t>
              </w:r>
            </w:ins>
            <w:r w:rsidRPr="004229F7">
              <w:rPr>
                <w:rFonts w:cs="Times New Roman"/>
                <w:i/>
                <w:sz w:val="20"/>
              </w:rPr>
              <w:t xml:space="preserve">120 </w:t>
            </w:r>
            <w:ins w:id="772" w:author="Aleta Haflett" w:date="2014-11-03T16:24:00Z">
              <w:r w:rsidRPr="004229F7">
                <w:rPr>
                  <w:rFonts w:cs="Times New Roman"/>
                  <w:i/>
                  <w:sz w:val="20"/>
                </w:rPr>
                <w:t>Below)</w:t>
              </w:r>
            </w:ins>
          </w:p>
          <w:p w14:paraId="50578002" w14:textId="20261FCE" w:rsidR="004229F7" w:rsidRPr="004229F7" w:rsidRDefault="004229F7" w:rsidP="004229F7">
            <w:pPr>
              <w:kinsoku w:val="0"/>
              <w:overflowPunct w:val="0"/>
              <w:autoSpaceDE w:val="0"/>
              <w:autoSpaceDN w:val="0"/>
              <w:adjustRightInd w:val="0"/>
              <w:ind w:right="38"/>
              <w:contextualSpacing/>
              <w:rPr>
                <w:rFonts w:cs="Times New Roman"/>
                <w:sz w:val="20"/>
              </w:rPr>
            </w:pPr>
            <w:ins w:id="773" w:author="Aleta Haflett" w:date="2014-11-03T16:24:00Z">
              <w:r w:rsidRPr="004229F7">
                <w:rPr>
                  <w:rFonts w:cs="Times New Roman"/>
                  <w:i/>
                  <w:sz w:val="20"/>
                </w:rPr>
                <w:t>Probe and Code</w:t>
              </w:r>
            </w:ins>
            <w:r w:rsidRPr="004229F7">
              <w:rPr>
                <w:rFonts w:cs="Times New Roman"/>
                <w:i/>
                <w:sz w:val="20"/>
              </w:rPr>
              <w:t>, select all that apply</w:t>
            </w:r>
            <w:r w:rsidRPr="004229F7">
              <w:rPr>
                <w:rFonts w:cs="Times New Roman"/>
                <w:sz w:val="20"/>
              </w:rPr>
              <w:t xml:space="preserve"> </w:t>
            </w:r>
          </w:p>
        </w:tc>
        <w:tc>
          <w:tcPr>
            <w:tcW w:w="1530" w:type="dxa"/>
            <w:vMerge w:val="restart"/>
          </w:tcPr>
          <w:p w14:paraId="56AF6498" w14:textId="3417327F" w:rsidR="004229F7" w:rsidRDefault="004229F7" w:rsidP="004229F7">
            <w:pPr>
              <w:kinsoku w:val="0"/>
              <w:overflowPunct w:val="0"/>
              <w:autoSpaceDE w:val="0"/>
              <w:autoSpaceDN w:val="0"/>
              <w:adjustRightInd w:val="0"/>
              <w:contextualSpacing/>
              <w:rPr>
                <w:ins w:id="774" w:author="Aleta Haflett" w:date="2014-11-03T16:24:00Z"/>
                <w:rFonts w:cs="Times New Roman"/>
                <w:sz w:val="20"/>
              </w:rPr>
            </w:pPr>
            <w:ins w:id="775" w:author="Aleta Haflett" w:date="2014-11-03T16:24:00Z">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with planting basins (pot holes)?</w:t>
              </w:r>
            </w:ins>
          </w:p>
          <w:p w14:paraId="21B30099" w14:textId="77777777" w:rsidR="004229F7" w:rsidRDefault="004229F7" w:rsidP="004229F7">
            <w:pPr>
              <w:kinsoku w:val="0"/>
              <w:overflowPunct w:val="0"/>
              <w:autoSpaceDE w:val="0"/>
              <w:autoSpaceDN w:val="0"/>
              <w:adjustRightInd w:val="0"/>
              <w:contextualSpacing/>
              <w:rPr>
                <w:ins w:id="776" w:author="Aleta Haflett" w:date="2014-11-03T16:24:00Z"/>
                <w:rFonts w:cs="Times New Roman"/>
                <w:sz w:val="20"/>
              </w:rPr>
            </w:pPr>
          </w:p>
          <w:p w14:paraId="6B2ABE34" w14:textId="77777777" w:rsidR="004229F7" w:rsidRDefault="004229F7" w:rsidP="004229F7">
            <w:pPr>
              <w:kinsoku w:val="0"/>
              <w:overflowPunct w:val="0"/>
              <w:autoSpaceDE w:val="0"/>
              <w:autoSpaceDN w:val="0"/>
              <w:adjustRightInd w:val="0"/>
              <w:contextualSpacing/>
              <w:rPr>
                <w:ins w:id="777" w:author="Aleta Haflett" w:date="2014-11-03T16:24:00Z"/>
                <w:rFonts w:cs="Times New Roman"/>
                <w:sz w:val="20"/>
              </w:rPr>
            </w:pPr>
            <w:ins w:id="778" w:author="Aleta Haflett" w:date="2014-11-03T16:24:00Z">
              <w:r>
                <w:rPr>
                  <w:rFonts w:cs="Times New Roman"/>
                  <w:sz w:val="20"/>
                </w:rPr>
                <w:t>0-None</w:t>
              </w:r>
            </w:ins>
          </w:p>
          <w:p w14:paraId="61CFBBD0" w14:textId="77777777" w:rsidR="004229F7" w:rsidRDefault="004229F7" w:rsidP="004229F7">
            <w:pPr>
              <w:kinsoku w:val="0"/>
              <w:overflowPunct w:val="0"/>
              <w:autoSpaceDE w:val="0"/>
              <w:autoSpaceDN w:val="0"/>
              <w:adjustRightInd w:val="0"/>
              <w:contextualSpacing/>
              <w:rPr>
                <w:ins w:id="779" w:author="Aleta Haflett" w:date="2014-11-03T16:24:00Z"/>
                <w:rFonts w:cs="Times New Roman"/>
                <w:sz w:val="20"/>
              </w:rPr>
            </w:pPr>
            <w:ins w:id="780" w:author="Aleta Haflett" w:date="2014-11-03T16:24:00Z">
              <w:r>
                <w:rPr>
                  <w:rFonts w:cs="Times New Roman"/>
                  <w:sz w:val="20"/>
                </w:rPr>
                <w:t>1-One</w:t>
              </w:r>
            </w:ins>
          </w:p>
          <w:p w14:paraId="7964FC31" w14:textId="77777777" w:rsidR="004229F7" w:rsidRDefault="004229F7" w:rsidP="004229F7">
            <w:pPr>
              <w:kinsoku w:val="0"/>
              <w:overflowPunct w:val="0"/>
              <w:autoSpaceDE w:val="0"/>
              <w:autoSpaceDN w:val="0"/>
              <w:adjustRightInd w:val="0"/>
              <w:contextualSpacing/>
              <w:rPr>
                <w:ins w:id="781" w:author="Aleta Haflett" w:date="2014-11-03T16:24:00Z"/>
                <w:rFonts w:cs="Times New Roman"/>
                <w:sz w:val="20"/>
              </w:rPr>
            </w:pPr>
            <w:ins w:id="782" w:author="Aleta Haflett" w:date="2014-11-03T16:24:00Z">
              <w:r>
                <w:rPr>
                  <w:rFonts w:cs="Times New Roman"/>
                  <w:sz w:val="20"/>
                </w:rPr>
                <w:t>2-Two</w:t>
              </w:r>
            </w:ins>
          </w:p>
          <w:p w14:paraId="322BD7A4" w14:textId="77777777" w:rsidR="004229F7" w:rsidRDefault="004229F7" w:rsidP="004229F7">
            <w:pPr>
              <w:kinsoku w:val="0"/>
              <w:overflowPunct w:val="0"/>
              <w:autoSpaceDE w:val="0"/>
              <w:autoSpaceDN w:val="0"/>
              <w:adjustRightInd w:val="0"/>
              <w:contextualSpacing/>
              <w:rPr>
                <w:ins w:id="783" w:author="Aleta Haflett" w:date="2014-11-03T16:24:00Z"/>
                <w:rFonts w:cs="Times New Roman"/>
                <w:sz w:val="20"/>
              </w:rPr>
            </w:pPr>
            <w:ins w:id="784" w:author="Aleta Haflett" w:date="2014-11-03T16:24:00Z">
              <w:r>
                <w:rPr>
                  <w:rFonts w:cs="Times New Roman"/>
                  <w:sz w:val="20"/>
                </w:rPr>
                <w:t>3-Three</w:t>
              </w:r>
            </w:ins>
          </w:p>
          <w:p w14:paraId="56FC8186" w14:textId="77777777" w:rsidR="004229F7" w:rsidRDefault="004229F7" w:rsidP="004229F7">
            <w:pPr>
              <w:kinsoku w:val="0"/>
              <w:overflowPunct w:val="0"/>
              <w:autoSpaceDE w:val="0"/>
              <w:autoSpaceDN w:val="0"/>
              <w:adjustRightInd w:val="0"/>
              <w:contextualSpacing/>
              <w:rPr>
                <w:ins w:id="785" w:author="Aleta Haflett" w:date="2014-11-03T16:24:00Z"/>
                <w:rFonts w:cs="Times New Roman"/>
                <w:sz w:val="20"/>
              </w:rPr>
            </w:pPr>
            <w:ins w:id="786" w:author="Aleta Haflett" w:date="2014-11-03T16:24:00Z">
              <w:r>
                <w:rPr>
                  <w:rFonts w:cs="Times New Roman"/>
                  <w:sz w:val="20"/>
                </w:rPr>
                <w:t>4-Four</w:t>
              </w:r>
            </w:ins>
          </w:p>
          <w:p w14:paraId="3001CE71" w14:textId="77777777" w:rsidR="004229F7" w:rsidRPr="00F25BF8" w:rsidRDefault="004229F7" w:rsidP="004229F7">
            <w:pPr>
              <w:kinsoku w:val="0"/>
              <w:overflowPunct w:val="0"/>
              <w:autoSpaceDE w:val="0"/>
              <w:autoSpaceDN w:val="0"/>
              <w:adjustRightInd w:val="0"/>
              <w:contextualSpacing/>
              <w:rPr>
                <w:ins w:id="787" w:author="Aleta Haflett" w:date="2014-11-03T16:24:00Z"/>
                <w:rFonts w:cs="Times New Roman"/>
                <w:sz w:val="20"/>
              </w:rPr>
            </w:pPr>
            <w:ins w:id="788" w:author="Aleta Haflett" w:date="2014-11-03T16:24:00Z">
              <w:r>
                <w:rPr>
                  <w:rFonts w:cs="Times New Roman"/>
                  <w:sz w:val="20"/>
                </w:rPr>
                <w:t>5-Five</w:t>
              </w:r>
            </w:ins>
          </w:p>
          <w:p w14:paraId="505999F2" w14:textId="77777777" w:rsidR="004229F7" w:rsidRPr="00F25BF8" w:rsidRDefault="004229F7" w:rsidP="004229F7">
            <w:pPr>
              <w:kinsoku w:val="0"/>
              <w:overflowPunct w:val="0"/>
              <w:autoSpaceDE w:val="0"/>
              <w:autoSpaceDN w:val="0"/>
              <w:adjustRightInd w:val="0"/>
              <w:contextualSpacing/>
              <w:rPr>
                <w:ins w:id="789" w:author="Aleta Haflett" w:date="2014-11-03T16:24:00Z"/>
                <w:rFonts w:cs="Times New Roman"/>
                <w:sz w:val="20"/>
              </w:rPr>
            </w:pPr>
            <w:ins w:id="790" w:author="Aleta Haflett" w:date="2014-11-03T16:24:00Z">
              <w:r w:rsidRPr="00F25BF8">
                <w:rPr>
                  <w:rFonts w:cs="Times New Roman"/>
                  <w:sz w:val="20"/>
                </w:rPr>
                <w:t>888=Don’t know</w:t>
              </w:r>
            </w:ins>
          </w:p>
          <w:p w14:paraId="1873AB0A" w14:textId="77777777" w:rsidR="004229F7" w:rsidRPr="00F25BF8" w:rsidRDefault="004229F7" w:rsidP="004229F7">
            <w:pPr>
              <w:kinsoku w:val="0"/>
              <w:overflowPunct w:val="0"/>
              <w:autoSpaceDE w:val="0"/>
              <w:autoSpaceDN w:val="0"/>
              <w:adjustRightInd w:val="0"/>
              <w:contextualSpacing/>
              <w:rPr>
                <w:ins w:id="791" w:author="Aleta Haflett" w:date="2014-11-03T16:24:00Z"/>
                <w:rFonts w:cs="Times New Roman"/>
                <w:sz w:val="20"/>
              </w:rPr>
            </w:pPr>
            <w:ins w:id="792" w:author="Aleta Haflett" w:date="2014-11-03T16:24:00Z">
              <w:r w:rsidRPr="00F25BF8">
                <w:rPr>
                  <w:rFonts w:cs="Times New Roman"/>
                  <w:sz w:val="20"/>
                </w:rPr>
                <w:t>999=Prefer not to respond</w:t>
              </w:r>
            </w:ins>
          </w:p>
          <w:p w14:paraId="47D6B2A1"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710" w:type="dxa"/>
            <w:vMerge w:val="restart"/>
          </w:tcPr>
          <w:p w14:paraId="2875551C" w14:textId="59F79AFD" w:rsidR="004229F7" w:rsidRDefault="004229F7" w:rsidP="004229F7">
            <w:pPr>
              <w:kinsoku w:val="0"/>
              <w:overflowPunct w:val="0"/>
              <w:autoSpaceDE w:val="0"/>
              <w:autoSpaceDN w:val="0"/>
              <w:adjustRightInd w:val="0"/>
              <w:contextualSpacing/>
              <w:rPr>
                <w:ins w:id="793" w:author="Aleta Haflett" w:date="2014-11-03T16:24:00Z"/>
                <w:rFonts w:cs="Times New Roman"/>
                <w:sz w:val="20"/>
              </w:rPr>
            </w:pPr>
            <w:ins w:id="794" w:author="Aleta Haflett" w:date="2014-11-03T16:24:00Z">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through zero tillage?</w:t>
              </w:r>
            </w:ins>
          </w:p>
          <w:p w14:paraId="384EC8AC" w14:textId="77777777" w:rsidR="004229F7" w:rsidRDefault="004229F7" w:rsidP="004229F7">
            <w:pPr>
              <w:kinsoku w:val="0"/>
              <w:overflowPunct w:val="0"/>
              <w:autoSpaceDE w:val="0"/>
              <w:autoSpaceDN w:val="0"/>
              <w:adjustRightInd w:val="0"/>
              <w:contextualSpacing/>
              <w:rPr>
                <w:ins w:id="795" w:author="Aleta Haflett" w:date="2014-11-03T16:24:00Z"/>
                <w:rFonts w:cs="Times New Roman"/>
                <w:sz w:val="20"/>
              </w:rPr>
            </w:pPr>
          </w:p>
          <w:p w14:paraId="41753C7C" w14:textId="77777777" w:rsidR="004229F7" w:rsidRDefault="004229F7" w:rsidP="004229F7">
            <w:pPr>
              <w:kinsoku w:val="0"/>
              <w:overflowPunct w:val="0"/>
              <w:autoSpaceDE w:val="0"/>
              <w:autoSpaceDN w:val="0"/>
              <w:adjustRightInd w:val="0"/>
              <w:contextualSpacing/>
              <w:rPr>
                <w:ins w:id="796" w:author="Aleta Haflett" w:date="2014-11-03T16:24:00Z"/>
                <w:rFonts w:cs="Times New Roman"/>
                <w:sz w:val="20"/>
              </w:rPr>
            </w:pPr>
            <w:ins w:id="797" w:author="Aleta Haflett" w:date="2014-11-03T16:24:00Z">
              <w:r>
                <w:rPr>
                  <w:rFonts w:cs="Times New Roman"/>
                  <w:sz w:val="20"/>
                </w:rPr>
                <w:t>0-None</w:t>
              </w:r>
            </w:ins>
          </w:p>
          <w:p w14:paraId="499E3E42" w14:textId="77777777" w:rsidR="004229F7" w:rsidRDefault="004229F7" w:rsidP="004229F7">
            <w:pPr>
              <w:kinsoku w:val="0"/>
              <w:overflowPunct w:val="0"/>
              <w:autoSpaceDE w:val="0"/>
              <w:autoSpaceDN w:val="0"/>
              <w:adjustRightInd w:val="0"/>
              <w:contextualSpacing/>
              <w:rPr>
                <w:ins w:id="798" w:author="Aleta Haflett" w:date="2014-11-03T16:24:00Z"/>
                <w:rFonts w:cs="Times New Roman"/>
                <w:sz w:val="20"/>
              </w:rPr>
            </w:pPr>
            <w:ins w:id="799" w:author="Aleta Haflett" w:date="2014-11-03T16:24:00Z">
              <w:r>
                <w:rPr>
                  <w:rFonts w:cs="Times New Roman"/>
                  <w:sz w:val="20"/>
                </w:rPr>
                <w:t>1-One</w:t>
              </w:r>
            </w:ins>
          </w:p>
          <w:p w14:paraId="56C74251" w14:textId="77777777" w:rsidR="004229F7" w:rsidRDefault="004229F7" w:rsidP="004229F7">
            <w:pPr>
              <w:kinsoku w:val="0"/>
              <w:overflowPunct w:val="0"/>
              <w:autoSpaceDE w:val="0"/>
              <w:autoSpaceDN w:val="0"/>
              <w:adjustRightInd w:val="0"/>
              <w:contextualSpacing/>
              <w:rPr>
                <w:ins w:id="800" w:author="Aleta Haflett" w:date="2014-11-03T16:24:00Z"/>
                <w:rFonts w:cs="Times New Roman"/>
                <w:sz w:val="20"/>
              </w:rPr>
            </w:pPr>
            <w:ins w:id="801" w:author="Aleta Haflett" w:date="2014-11-03T16:24:00Z">
              <w:r>
                <w:rPr>
                  <w:rFonts w:cs="Times New Roman"/>
                  <w:sz w:val="20"/>
                </w:rPr>
                <w:t>2-Two</w:t>
              </w:r>
            </w:ins>
          </w:p>
          <w:p w14:paraId="3547FD2F" w14:textId="77777777" w:rsidR="004229F7" w:rsidRDefault="004229F7" w:rsidP="004229F7">
            <w:pPr>
              <w:kinsoku w:val="0"/>
              <w:overflowPunct w:val="0"/>
              <w:autoSpaceDE w:val="0"/>
              <w:autoSpaceDN w:val="0"/>
              <w:adjustRightInd w:val="0"/>
              <w:contextualSpacing/>
              <w:rPr>
                <w:ins w:id="802" w:author="Aleta Haflett" w:date="2014-11-03T16:24:00Z"/>
                <w:rFonts w:cs="Times New Roman"/>
                <w:sz w:val="20"/>
              </w:rPr>
            </w:pPr>
            <w:ins w:id="803" w:author="Aleta Haflett" w:date="2014-11-03T16:24:00Z">
              <w:r>
                <w:rPr>
                  <w:rFonts w:cs="Times New Roman"/>
                  <w:sz w:val="20"/>
                </w:rPr>
                <w:t>3-Three</w:t>
              </w:r>
            </w:ins>
          </w:p>
          <w:p w14:paraId="25C8D329" w14:textId="77777777" w:rsidR="004229F7" w:rsidRDefault="004229F7" w:rsidP="004229F7">
            <w:pPr>
              <w:kinsoku w:val="0"/>
              <w:overflowPunct w:val="0"/>
              <w:autoSpaceDE w:val="0"/>
              <w:autoSpaceDN w:val="0"/>
              <w:adjustRightInd w:val="0"/>
              <w:contextualSpacing/>
              <w:rPr>
                <w:ins w:id="804" w:author="Aleta Haflett" w:date="2014-11-03T16:24:00Z"/>
                <w:rFonts w:cs="Times New Roman"/>
                <w:sz w:val="20"/>
              </w:rPr>
            </w:pPr>
            <w:ins w:id="805" w:author="Aleta Haflett" w:date="2014-11-03T16:24:00Z">
              <w:r>
                <w:rPr>
                  <w:rFonts w:cs="Times New Roman"/>
                  <w:sz w:val="20"/>
                </w:rPr>
                <w:t>4-Four</w:t>
              </w:r>
            </w:ins>
          </w:p>
          <w:p w14:paraId="245992A1" w14:textId="77777777" w:rsidR="004229F7" w:rsidRPr="00F25BF8" w:rsidRDefault="004229F7" w:rsidP="004229F7">
            <w:pPr>
              <w:kinsoku w:val="0"/>
              <w:overflowPunct w:val="0"/>
              <w:autoSpaceDE w:val="0"/>
              <w:autoSpaceDN w:val="0"/>
              <w:adjustRightInd w:val="0"/>
              <w:contextualSpacing/>
              <w:rPr>
                <w:ins w:id="806" w:author="Aleta Haflett" w:date="2014-11-03T16:24:00Z"/>
                <w:rFonts w:cs="Times New Roman"/>
                <w:sz w:val="20"/>
              </w:rPr>
            </w:pPr>
            <w:ins w:id="807" w:author="Aleta Haflett" w:date="2014-11-03T16:24:00Z">
              <w:r>
                <w:rPr>
                  <w:rFonts w:cs="Times New Roman"/>
                  <w:sz w:val="20"/>
                </w:rPr>
                <w:t>5-Five</w:t>
              </w:r>
            </w:ins>
          </w:p>
          <w:p w14:paraId="1B5AEFF3" w14:textId="77777777" w:rsidR="004229F7" w:rsidRPr="00F25BF8" w:rsidRDefault="004229F7" w:rsidP="004229F7">
            <w:pPr>
              <w:kinsoku w:val="0"/>
              <w:overflowPunct w:val="0"/>
              <w:autoSpaceDE w:val="0"/>
              <w:autoSpaceDN w:val="0"/>
              <w:adjustRightInd w:val="0"/>
              <w:contextualSpacing/>
              <w:rPr>
                <w:ins w:id="808" w:author="Aleta Haflett" w:date="2014-11-03T16:24:00Z"/>
                <w:rFonts w:cs="Times New Roman"/>
                <w:sz w:val="20"/>
              </w:rPr>
            </w:pPr>
          </w:p>
          <w:p w14:paraId="0AB3FF5E" w14:textId="77777777" w:rsidR="004229F7" w:rsidRPr="00F25BF8" w:rsidRDefault="004229F7" w:rsidP="004229F7">
            <w:pPr>
              <w:kinsoku w:val="0"/>
              <w:overflowPunct w:val="0"/>
              <w:autoSpaceDE w:val="0"/>
              <w:autoSpaceDN w:val="0"/>
              <w:adjustRightInd w:val="0"/>
              <w:contextualSpacing/>
              <w:rPr>
                <w:ins w:id="809" w:author="Aleta Haflett" w:date="2014-11-03T16:24:00Z"/>
                <w:rFonts w:cs="Times New Roman"/>
                <w:sz w:val="20"/>
              </w:rPr>
            </w:pPr>
            <w:ins w:id="810" w:author="Aleta Haflett" w:date="2014-11-03T16:24:00Z">
              <w:r w:rsidRPr="00F25BF8">
                <w:rPr>
                  <w:rFonts w:cs="Times New Roman"/>
                  <w:sz w:val="20"/>
                </w:rPr>
                <w:t>888=Don’t know</w:t>
              </w:r>
            </w:ins>
          </w:p>
          <w:p w14:paraId="36587491" w14:textId="77777777" w:rsidR="004229F7" w:rsidRPr="00F25BF8" w:rsidRDefault="004229F7" w:rsidP="004229F7">
            <w:pPr>
              <w:contextualSpacing/>
              <w:rPr>
                <w:ins w:id="811" w:author="Aleta Haflett" w:date="2014-11-03T16:24:00Z"/>
                <w:rFonts w:cs="Times New Roman"/>
                <w:sz w:val="20"/>
              </w:rPr>
            </w:pPr>
            <w:ins w:id="812" w:author="Aleta Haflett" w:date="2014-11-03T16:24:00Z">
              <w:r w:rsidRPr="00F25BF8">
                <w:rPr>
                  <w:sz w:val="20"/>
                </w:rPr>
                <w:t>999=Prefer not to respond</w:t>
              </w:r>
            </w:ins>
          </w:p>
          <w:p w14:paraId="128FA587"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710" w:type="dxa"/>
            <w:vMerge w:val="restart"/>
          </w:tcPr>
          <w:p w14:paraId="74BF2278" w14:textId="77777777" w:rsidR="004229F7"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 xml:space="preserve">In the past five years, </w:t>
            </w:r>
            <w:r>
              <w:rPr>
                <w:rFonts w:cs="Times New Roman"/>
                <w:sz w:val="20"/>
              </w:rPr>
              <w:t xml:space="preserve">how many years </w:t>
            </w:r>
            <w:r w:rsidRPr="00F25BF8">
              <w:rPr>
                <w:rFonts w:cs="Times New Roman"/>
                <w:sz w:val="20"/>
              </w:rPr>
              <w:t xml:space="preserve">did your household improve this field through ridging, mounding, or terracing? </w:t>
            </w:r>
          </w:p>
          <w:p w14:paraId="639A53B2" w14:textId="77777777" w:rsidR="004229F7" w:rsidRDefault="004229F7" w:rsidP="004229F7">
            <w:pPr>
              <w:kinsoku w:val="0"/>
              <w:overflowPunct w:val="0"/>
              <w:autoSpaceDE w:val="0"/>
              <w:autoSpaceDN w:val="0"/>
              <w:adjustRightInd w:val="0"/>
              <w:contextualSpacing/>
              <w:rPr>
                <w:rFonts w:cs="Times New Roman"/>
                <w:sz w:val="20"/>
              </w:rPr>
            </w:pPr>
          </w:p>
          <w:p w14:paraId="3289C87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0-None</w:t>
            </w:r>
          </w:p>
          <w:p w14:paraId="6ADCD0F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1-One</w:t>
            </w:r>
          </w:p>
          <w:p w14:paraId="3449ECCC"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2-Two</w:t>
            </w:r>
          </w:p>
          <w:p w14:paraId="130E3032"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3-Three</w:t>
            </w:r>
          </w:p>
          <w:p w14:paraId="225B98B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4-Four</w:t>
            </w:r>
          </w:p>
          <w:p w14:paraId="79F23BAC" w14:textId="6F646AF6"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5-Five</w:t>
            </w:r>
          </w:p>
          <w:p w14:paraId="5CE824AD"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888=Don’t know</w:t>
            </w:r>
          </w:p>
          <w:p w14:paraId="50D3FB81" w14:textId="77777777" w:rsidR="004229F7" w:rsidRPr="00F25BF8" w:rsidRDefault="004229F7" w:rsidP="004229F7">
            <w:pPr>
              <w:contextualSpacing/>
              <w:rPr>
                <w:rFonts w:cs="Times New Roman"/>
                <w:sz w:val="20"/>
              </w:rPr>
            </w:pPr>
            <w:r w:rsidRPr="00F25BF8">
              <w:rPr>
                <w:sz w:val="20"/>
              </w:rPr>
              <w:t>999=Prefer not to respond</w:t>
            </w:r>
          </w:p>
          <w:p w14:paraId="1A3A1338"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440" w:type="dxa"/>
            <w:vMerge w:val="restart"/>
          </w:tcPr>
          <w:p w14:paraId="70FA42F0" w14:textId="411E914C" w:rsidR="004229F7"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through fencing?</w:t>
            </w:r>
          </w:p>
          <w:p w14:paraId="4CB8F11E" w14:textId="77777777" w:rsidR="004229F7" w:rsidRPr="004229F7" w:rsidRDefault="004229F7" w:rsidP="004229F7">
            <w:pPr>
              <w:kinsoku w:val="0"/>
              <w:overflowPunct w:val="0"/>
              <w:autoSpaceDE w:val="0"/>
              <w:autoSpaceDN w:val="0"/>
              <w:adjustRightInd w:val="0"/>
              <w:contextualSpacing/>
              <w:rPr>
                <w:rFonts w:cs="Times New Roman"/>
                <w:sz w:val="20"/>
              </w:rPr>
            </w:pPr>
          </w:p>
          <w:p w14:paraId="4BE6D90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0-None</w:t>
            </w:r>
          </w:p>
          <w:p w14:paraId="7221252E"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1-One</w:t>
            </w:r>
          </w:p>
          <w:p w14:paraId="7C9C39A9"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2-Two</w:t>
            </w:r>
          </w:p>
          <w:p w14:paraId="105D1497"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3-Three</w:t>
            </w:r>
          </w:p>
          <w:p w14:paraId="5DEB92A3"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4-Four</w:t>
            </w:r>
          </w:p>
          <w:p w14:paraId="6E06E3F0"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5-Five</w:t>
            </w:r>
          </w:p>
          <w:p w14:paraId="19635870" w14:textId="77777777" w:rsidR="004229F7" w:rsidRPr="00F25BF8" w:rsidRDefault="004229F7" w:rsidP="004229F7">
            <w:pPr>
              <w:kinsoku w:val="0"/>
              <w:overflowPunct w:val="0"/>
              <w:autoSpaceDE w:val="0"/>
              <w:autoSpaceDN w:val="0"/>
              <w:adjustRightInd w:val="0"/>
              <w:contextualSpacing/>
              <w:rPr>
                <w:ins w:id="813" w:author="Aleta Haflett" w:date="2014-11-03T10:20:00Z"/>
                <w:rFonts w:cs="Times New Roman"/>
                <w:sz w:val="20"/>
              </w:rPr>
            </w:pPr>
            <w:r w:rsidRPr="00F25BF8">
              <w:rPr>
                <w:rFonts w:cs="Times New Roman"/>
                <w:sz w:val="20"/>
              </w:rPr>
              <w:t>888=Don’t know</w:t>
            </w:r>
          </w:p>
          <w:p w14:paraId="13448A0C" w14:textId="77777777" w:rsidR="004229F7" w:rsidRDefault="004229F7" w:rsidP="004229F7">
            <w:pPr>
              <w:kinsoku w:val="0"/>
              <w:overflowPunct w:val="0"/>
              <w:autoSpaceDE w:val="0"/>
              <w:autoSpaceDN w:val="0"/>
              <w:adjustRightInd w:val="0"/>
              <w:contextualSpacing/>
              <w:rPr>
                <w:sz w:val="20"/>
              </w:rPr>
            </w:pPr>
            <w:r w:rsidRPr="00F25BF8">
              <w:rPr>
                <w:sz w:val="20"/>
              </w:rPr>
              <w:t>999=Prefer not to respond</w:t>
            </w:r>
          </w:p>
          <w:p w14:paraId="68CA8D6E" w14:textId="31655061" w:rsidR="004229F7" w:rsidRPr="00F25BF8" w:rsidRDefault="004229F7" w:rsidP="004229F7">
            <w:pPr>
              <w:kinsoku w:val="0"/>
              <w:overflowPunct w:val="0"/>
              <w:autoSpaceDE w:val="0"/>
              <w:autoSpaceDN w:val="0"/>
              <w:adjustRightInd w:val="0"/>
              <w:contextualSpacing/>
              <w:rPr>
                <w:rFonts w:cs="Times New Roman"/>
                <w:sz w:val="20"/>
              </w:rPr>
            </w:pPr>
          </w:p>
        </w:tc>
      </w:tr>
      <w:tr w:rsidR="004229F7" w:rsidRPr="00F25BF8" w14:paraId="3198C2E8" w14:textId="3DA09BFD" w:rsidTr="004229F7">
        <w:trPr>
          <w:trHeight w:val="244"/>
        </w:trPr>
        <w:tc>
          <w:tcPr>
            <w:tcW w:w="694" w:type="dxa"/>
            <w:vMerge/>
          </w:tcPr>
          <w:p w14:paraId="33D4FCCD"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0CF30C7B"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135" w:type="dxa"/>
            <w:vMerge/>
          </w:tcPr>
          <w:p w14:paraId="63329383"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2651F7B6"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tcPr>
          <w:p w14:paraId="18013515"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530" w:type="dxa"/>
            <w:vMerge/>
          </w:tcPr>
          <w:p w14:paraId="015E147D"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710" w:type="dxa"/>
            <w:vMerge/>
          </w:tcPr>
          <w:p w14:paraId="1144B92F"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710" w:type="dxa"/>
            <w:vMerge/>
          </w:tcPr>
          <w:p w14:paraId="3763F586"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558D0962"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r>
      <w:tr w:rsidR="004229F7" w:rsidRPr="00F25BF8" w14:paraId="47F990B9" w14:textId="1EADD197" w:rsidTr="004229F7">
        <w:trPr>
          <w:trHeight w:val="20"/>
        </w:trPr>
        <w:tc>
          <w:tcPr>
            <w:tcW w:w="694" w:type="dxa"/>
          </w:tcPr>
          <w:p w14:paraId="4C7A0430"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7FFF9155"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replant</w:t>
            </w:r>
          </w:p>
        </w:tc>
        <w:tc>
          <w:tcPr>
            <w:tcW w:w="1135" w:type="dxa"/>
          </w:tcPr>
          <w:p w14:paraId="0A77594D"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crop_sell</w:t>
            </w:r>
          </w:p>
        </w:tc>
        <w:tc>
          <w:tcPr>
            <w:tcW w:w="1440" w:type="dxa"/>
          </w:tcPr>
          <w:p w14:paraId="1FA99659"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Harvest_profit_hypothetical</w:t>
            </w:r>
          </w:p>
        </w:tc>
        <w:tc>
          <w:tcPr>
            <w:tcW w:w="1440" w:type="dxa"/>
          </w:tcPr>
          <w:p w14:paraId="324E626C" w14:textId="7A7CBA16"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814" w:author="Aleta Haflett" w:date="2014-11-03T16:24:00Z">
              <w:r w:rsidRPr="00F25BF8">
                <w:rPr>
                  <w:rFonts w:cs="Times New Roman"/>
                  <w:b/>
                  <w:bCs/>
                  <w:spacing w:val="1"/>
                  <w:w w:val="105"/>
                  <w:sz w:val="18"/>
                  <w:szCs w:val="18"/>
                </w:rPr>
                <w:t>residue</w:t>
              </w:r>
            </w:ins>
          </w:p>
        </w:tc>
        <w:tc>
          <w:tcPr>
            <w:tcW w:w="1530" w:type="dxa"/>
          </w:tcPr>
          <w:p w14:paraId="04229F38" w14:textId="1DFBCEE9"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815" w:author="Aleta Haflett" w:date="2014-11-03T16:24:00Z">
              <w:r w:rsidRPr="00F25BF8">
                <w:rPr>
                  <w:rFonts w:cs="Times New Roman"/>
                  <w:b/>
                  <w:bCs/>
                  <w:spacing w:val="1"/>
                  <w:w w:val="105"/>
                  <w:sz w:val="18"/>
                  <w:szCs w:val="18"/>
                </w:rPr>
                <w:t>plantbasin</w:t>
              </w:r>
            </w:ins>
          </w:p>
        </w:tc>
        <w:tc>
          <w:tcPr>
            <w:tcW w:w="1710" w:type="dxa"/>
          </w:tcPr>
          <w:p w14:paraId="3F42D83C" w14:textId="603D904B"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816" w:author="Aleta Haflett" w:date="2014-11-03T16:24:00Z">
              <w:r w:rsidRPr="00F25BF8">
                <w:rPr>
                  <w:rFonts w:cs="Times New Roman"/>
                  <w:b/>
                  <w:bCs/>
                  <w:spacing w:val="1"/>
                  <w:w w:val="105"/>
                  <w:sz w:val="18"/>
                  <w:szCs w:val="18"/>
                </w:rPr>
                <w:t>zerotill</w:t>
              </w:r>
            </w:ins>
          </w:p>
        </w:tc>
        <w:tc>
          <w:tcPr>
            <w:tcW w:w="1710" w:type="dxa"/>
          </w:tcPr>
          <w:p w14:paraId="6B85CCFB"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p>
        </w:tc>
        <w:tc>
          <w:tcPr>
            <w:tcW w:w="1440" w:type="dxa"/>
          </w:tcPr>
          <w:p w14:paraId="0D4E514B"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p>
        </w:tc>
      </w:tr>
      <w:tr w:rsidR="004229F7" w:rsidRPr="00F25BF8" w14:paraId="4455CD82" w14:textId="10917002" w:rsidTr="004229F7">
        <w:trPr>
          <w:trHeight w:val="20"/>
        </w:trPr>
        <w:tc>
          <w:tcPr>
            <w:tcW w:w="694" w:type="dxa"/>
          </w:tcPr>
          <w:p w14:paraId="4C31F27B" w14:textId="77777777" w:rsidR="004229F7" w:rsidRPr="00F25BF8" w:rsidRDefault="004229F7" w:rsidP="004229F7">
            <w:pPr>
              <w:contextualSpacing/>
              <w:jc w:val="center"/>
              <w:rPr>
                <w:sz w:val="20"/>
              </w:rPr>
            </w:pPr>
            <w:r w:rsidRPr="00F25BF8">
              <w:rPr>
                <w:sz w:val="20"/>
              </w:rPr>
              <w:t>1</w:t>
            </w:r>
          </w:p>
        </w:tc>
        <w:tc>
          <w:tcPr>
            <w:tcW w:w="1440" w:type="dxa"/>
          </w:tcPr>
          <w:p w14:paraId="33303A64" w14:textId="77777777" w:rsidR="004229F7" w:rsidRPr="00F25BF8" w:rsidRDefault="004229F7" w:rsidP="004229F7">
            <w:pPr>
              <w:contextualSpacing/>
              <w:jc w:val="center"/>
              <w:rPr>
                <w:sz w:val="20"/>
              </w:rPr>
            </w:pPr>
          </w:p>
        </w:tc>
        <w:tc>
          <w:tcPr>
            <w:tcW w:w="1135" w:type="dxa"/>
          </w:tcPr>
          <w:p w14:paraId="5C3CE2C5" w14:textId="77777777" w:rsidR="004229F7" w:rsidRPr="00F25BF8" w:rsidRDefault="004229F7" w:rsidP="004229F7">
            <w:pPr>
              <w:contextualSpacing/>
              <w:jc w:val="center"/>
              <w:rPr>
                <w:sz w:val="20"/>
              </w:rPr>
            </w:pPr>
          </w:p>
        </w:tc>
        <w:tc>
          <w:tcPr>
            <w:tcW w:w="1440" w:type="dxa"/>
          </w:tcPr>
          <w:p w14:paraId="26D4949B" w14:textId="77777777" w:rsidR="004229F7" w:rsidRPr="00F25BF8" w:rsidRDefault="004229F7" w:rsidP="004229F7">
            <w:pPr>
              <w:contextualSpacing/>
              <w:jc w:val="center"/>
              <w:rPr>
                <w:sz w:val="20"/>
              </w:rPr>
            </w:pPr>
          </w:p>
        </w:tc>
        <w:tc>
          <w:tcPr>
            <w:tcW w:w="1440" w:type="dxa"/>
          </w:tcPr>
          <w:p w14:paraId="5D10207D" w14:textId="77777777" w:rsidR="004229F7" w:rsidRPr="00F25BF8" w:rsidRDefault="004229F7" w:rsidP="004229F7">
            <w:pPr>
              <w:contextualSpacing/>
              <w:jc w:val="center"/>
              <w:rPr>
                <w:sz w:val="20"/>
              </w:rPr>
            </w:pPr>
          </w:p>
        </w:tc>
        <w:tc>
          <w:tcPr>
            <w:tcW w:w="1530" w:type="dxa"/>
          </w:tcPr>
          <w:p w14:paraId="4EBB52C6" w14:textId="77777777" w:rsidR="004229F7" w:rsidRPr="00F25BF8" w:rsidRDefault="004229F7" w:rsidP="004229F7">
            <w:pPr>
              <w:contextualSpacing/>
              <w:jc w:val="center"/>
              <w:rPr>
                <w:sz w:val="20"/>
              </w:rPr>
            </w:pPr>
          </w:p>
        </w:tc>
        <w:tc>
          <w:tcPr>
            <w:tcW w:w="1710" w:type="dxa"/>
          </w:tcPr>
          <w:p w14:paraId="03634DF9" w14:textId="77777777" w:rsidR="004229F7" w:rsidRPr="00F25BF8" w:rsidRDefault="004229F7" w:rsidP="004229F7">
            <w:pPr>
              <w:contextualSpacing/>
              <w:jc w:val="center"/>
              <w:rPr>
                <w:sz w:val="20"/>
              </w:rPr>
            </w:pPr>
          </w:p>
        </w:tc>
        <w:tc>
          <w:tcPr>
            <w:tcW w:w="1710" w:type="dxa"/>
          </w:tcPr>
          <w:p w14:paraId="650BD871" w14:textId="77777777" w:rsidR="004229F7" w:rsidRPr="00F25BF8" w:rsidRDefault="004229F7" w:rsidP="004229F7">
            <w:pPr>
              <w:contextualSpacing/>
              <w:jc w:val="center"/>
              <w:rPr>
                <w:sz w:val="20"/>
              </w:rPr>
            </w:pPr>
          </w:p>
        </w:tc>
        <w:tc>
          <w:tcPr>
            <w:tcW w:w="1440" w:type="dxa"/>
          </w:tcPr>
          <w:p w14:paraId="3682B453" w14:textId="77777777" w:rsidR="004229F7" w:rsidRPr="00F25BF8" w:rsidRDefault="004229F7" w:rsidP="004229F7">
            <w:pPr>
              <w:contextualSpacing/>
              <w:jc w:val="center"/>
              <w:rPr>
                <w:sz w:val="20"/>
              </w:rPr>
            </w:pPr>
          </w:p>
        </w:tc>
      </w:tr>
      <w:tr w:rsidR="004229F7" w:rsidRPr="00F25BF8" w14:paraId="12ABDB79" w14:textId="4F4CA573" w:rsidTr="004229F7">
        <w:trPr>
          <w:trHeight w:val="20"/>
        </w:trPr>
        <w:tc>
          <w:tcPr>
            <w:tcW w:w="694" w:type="dxa"/>
          </w:tcPr>
          <w:p w14:paraId="2AB9CDD8" w14:textId="77777777" w:rsidR="004229F7" w:rsidRPr="00F25BF8" w:rsidRDefault="004229F7" w:rsidP="004229F7">
            <w:pPr>
              <w:contextualSpacing/>
              <w:jc w:val="center"/>
              <w:rPr>
                <w:sz w:val="20"/>
              </w:rPr>
            </w:pPr>
            <w:r w:rsidRPr="00F25BF8">
              <w:rPr>
                <w:sz w:val="20"/>
              </w:rPr>
              <w:t>2</w:t>
            </w:r>
          </w:p>
        </w:tc>
        <w:tc>
          <w:tcPr>
            <w:tcW w:w="1440" w:type="dxa"/>
          </w:tcPr>
          <w:p w14:paraId="351A943D" w14:textId="77777777" w:rsidR="004229F7" w:rsidRPr="00F25BF8" w:rsidRDefault="004229F7" w:rsidP="004229F7">
            <w:pPr>
              <w:contextualSpacing/>
              <w:jc w:val="center"/>
              <w:rPr>
                <w:sz w:val="20"/>
              </w:rPr>
            </w:pPr>
          </w:p>
        </w:tc>
        <w:tc>
          <w:tcPr>
            <w:tcW w:w="1135" w:type="dxa"/>
          </w:tcPr>
          <w:p w14:paraId="57B5A78C" w14:textId="77777777" w:rsidR="004229F7" w:rsidRPr="00F25BF8" w:rsidRDefault="004229F7" w:rsidP="004229F7">
            <w:pPr>
              <w:contextualSpacing/>
              <w:jc w:val="center"/>
              <w:rPr>
                <w:sz w:val="20"/>
              </w:rPr>
            </w:pPr>
          </w:p>
        </w:tc>
        <w:tc>
          <w:tcPr>
            <w:tcW w:w="1440" w:type="dxa"/>
          </w:tcPr>
          <w:p w14:paraId="6EE99952" w14:textId="77777777" w:rsidR="004229F7" w:rsidRPr="00F25BF8" w:rsidRDefault="004229F7" w:rsidP="004229F7">
            <w:pPr>
              <w:contextualSpacing/>
              <w:jc w:val="center"/>
              <w:rPr>
                <w:sz w:val="20"/>
              </w:rPr>
            </w:pPr>
          </w:p>
        </w:tc>
        <w:tc>
          <w:tcPr>
            <w:tcW w:w="1440" w:type="dxa"/>
          </w:tcPr>
          <w:p w14:paraId="5713B22C" w14:textId="77777777" w:rsidR="004229F7" w:rsidRPr="00F25BF8" w:rsidRDefault="004229F7" w:rsidP="004229F7">
            <w:pPr>
              <w:contextualSpacing/>
              <w:jc w:val="center"/>
              <w:rPr>
                <w:sz w:val="20"/>
              </w:rPr>
            </w:pPr>
          </w:p>
        </w:tc>
        <w:tc>
          <w:tcPr>
            <w:tcW w:w="1530" w:type="dxa"/>
          </w:tcPr>
          <w:p w14:paraId="29A72D95" w14:textId="77777777" w:rsidR="004229F7" w:rsidRPr="00F25BF8" w:rsidRDefault="004229F7" w:rsidP="004229F7">
            <w:pPr>
              <w:contextualSpacing/>
              <w:jc w:val="center"/>
              <w:rPr>
                <w:sz w:val="20"/>
              </w:rPr>
            </w:pPr>
          </w:p>
        </w:tc>
        <w:tc>
          <w:tcPr>
            <w:tcW w:w="1710" w:type="dxa"/>
          </w:tcPr>
          <w:p w14:paraId="0D8C80AD" w14:textId="77777777" w:rsidR="004229F7" w:rsidRPr="00F25BF8" w:rsidRDefault="004229F7" w:rsidP="004229F7">
            <w:pPr>
              <w:contextualSpacing/>
              <w:jc w:val="center"/>
              <w:rPr>
                <w:sz w:val="20"/>
              </w:rPr>
            </w:pPr>
          </w:p>
        </w:tc>
        <w:tc>
          <w:tcPr>
            <w:tcW w:w="1710" w:type="dxa"/>
          </w:tcPr>
          <w:p w14:paraId="1DF0D6F1" w14:textId="77777777" w:rsidR="004229F7" w:rsidRPr="00F25BF8" w:rsidRDefault="004229F7" w:rsidP="004229F7">
            <w:pPr>
              <w:contextualSpacing/>
              <w:jc w:val="center"/>
              <w:rPr>
                <w:sz w:val="20"/>
              </w:rPr>
            </w:pPr>
          </w:p>
        </w:tc>
        <w:tc>
          <w:tcPr>
            <w:tcW w:w="1440" w:type="dxa"/>
          </w:tcPr>
          <w:p w14:paraId="4A7409B0" w14:textId="77777777" w:rsidR="004229F7" w:rsidRPr="00F25BF8" w:rsidRDefault="004229F7" w:rsidP="004229F7">
            <w:pPr>
              <w:contextualSpacing/>
              <w:jc w:val="center"/>
              <w:rPr>
                <w:sz w:val="20"/>
              </w:rPr>
            </w:pPr>
          </w:p>
        </w:tc>
      </w:tr>
      <w:tr w:rsidR="004229F7" w:rsidRPr="00F25BF8" w14:paraId="221C856C" w14:textId="60A487C4" w:rsidTr="004229F7">
        <w:trPr>
          <w:trHeight w:val="20"/>
        </w:trPr>
        <w:tc>
          <w:tcPr>
            <w:tcW w:w="694" w:type="dxa"/>
          </w:tcPr>
          <w:p w14:paraId="660F6E06" w14:textId="77777777" w:rsidR="004229F7" w:rsidRPr="00F25BF8" w:rsidRDefault="004229F7" w:rsidP="004229F7">
            <w:pPr>
              <w:contextualSpacing/>
              <w:jc w:val="center"/>
              <w:rPr>
                <w:sz w:val="20"/>
              </w:rPr>
            </w:pPr>
            <w:r w:rsidRPr="00F25BF8">
              <w:rPr>
                <w:sz w:val="20"/>
              </w:rPr>
              <w:t>3</w:t>
            </w:r>
          </w:p>
        </w:tc>
        <w:tc>
          <w:tcPr>
            <w:tcW w:w="1440" w:type="dxa"/>
          </w:tcPr>
          <w:p w14:paraId="78FCB770" w14:textId="77777777" w:rsidR="004229F7" w:rsidRPr="00F25BF8" w:rsidRDefault="004229F7" w:rsidP="004229F7">
            <w:pPr>
              <w:contextualSpacing/>
              <w:jc w:val="center"/>
              <w:rPr>
                <w:sz w:val="20"/>
              </w:rPr>
            </w:pPr>
          </w:p>
        </w:tc>
        <w:tc>
          <w:tcPr>
            <w:tcW w:w="1135" w:type="dxa"/>
          </w:tcPr>
          <w:p w14:paraId="12164D09" w14:textId="77777777" w:rsidR="004229F7" w:rsidRPr="00F25BF8" w:rsidRDefault="004229F7" w:rsidP="004229F7">
            <w:pPr>
              <w:contextualSpacing/>
              <w:jc w:val="center"/>
              <w:rPr>
                <w:sz w:val="20"/>
              </w:rPr>
            </w:pPr>
          </w:p>
        </w:tc>
        <w:tc>
          <w:tcPr>
            <w:tcW w:w="1440" w:type="dxa"/>
          </w:tcPr>
          <w:p w14:paraId="7C9603CB" w14:textId="77777777" w:rsidR="004229F7" w:rsidRPr="00F25BF8" w:rsidRDefault="004229F7" w:rsidP="004229F7">
            <w:pPr>
              <w:contextualSpacing/>
              <w:jc w:val="center"/>
              <w:rPr>
                <w:sz w:val="20"/>
              </w:rPr>
            </w:pPr>
          </w:p>
        </w:tc>
        <w:tc>
          <w:tcPr>
            <w:tcW w:w="1440" w:type="dxa"/>
          </w:tcPr>
          <w:p w14:paraId="14BCDEC8" w14:textId="77777777" w:rsidR="004229F7" w:rsidRPr="00F25BF8" w:rsidRDefault="004229F7" w:rsidP="004229F7">
            <w:pPr>
              <w:contextualSpacing/>
              <w:jc w:val="center"/>
              <w:rPr>
                <w:sz w:val="20"/>
              </w:rPr>
            </w:pPr>
          </w:p>
        </w:tc>
        <w:tc>
          <w:tcPr>
            <w:tcW w:w="1530" w:type="dxa"/>
          </w:tcPr>
          <w:p w14:paraId="2CBB4D6A" w14:textId="77777777" w:rsidR="004229F7" w:rsidRPr="00F25BF8" w:rsidRDefault="004229F7" w:rsidP="004229F7">
            <w:pPr>
              <w:contextualSpacing/>
              <w:jc w:val="center"/>
              <w:rPr>
                <w:sz w:val="20"/>
              </w:rPr>
            </w:pPr>
          </w:p>
        </w:tc>
        <w:tc>
          <w:tcPr>
            <w:tcW w:w="1710" w:type="dxa"/>
          </w:tcPr>
          <w:p w14:paraId="28959C2C" w14:textId="77777777" w:rsidR="004229F7" w:rsidRPr="00F25BF8" w:rsidRDefault="004229F7" w:rsidP="004229F7">
            <w:pPr>
              <w:contextualSpacing/>
              <w:jc w:val="center"/>
              <w:rPr>
                <w:sz w:val="20"/>
              </w:rPr>
            </w:pPr>
          </w:p>
        </w:tc>
        <w:tc>
          <w:tcPr>
            <w:tcW w:w="1710" w:type="dxa"/>
          </w:tcPr>
          <w:p w14:paraId="370518C6" w14:textId="77777777" w:rsidR="004229F7" w:rsidRPr="00F25BF8" w:rsidRDefault="004229F7" w:rsidP="004229F7">
            <w:pPr>
              <w:contextualSpacing/>
              <w:jc w:val="center"/>
              <w:rPr>
                <w:sz w:val="20"/>
              </w:rPr>
            </w:pPr>
          </w:p>
        </w:tc>
        <w:tc>
          <w:tcPr>
            <w:tcW w:w="1440" w:type="dxa"/>
          </w:tcPr>
          <w:p w14:paraId="22F95A73" w14:textId="77777777" w:rsidR="004229F7" w:rsidRPr="00F25BF8" w:rsidRDefault="004229F7" w:rsidP="004229F7">
            <w:pPr>
              <w:contextualSpacing/>
              <w:jc w:val="center"/>
              <w:rPr>
                <w:sz w:val="20"/>
              </w:rPr>
            </w:pPr>
          </w:p>
        </w:tc>
      </w:tr>
      <w:tr w:rsidR="004229F7" w:rsidRPr="00F25BF8" w14:paraId="6B4443E1" w14:textId="530FA500" w:rsidTr="004229F7">
        <w:trPr>
          <w:trHeight w:val="20"/>
        </w:trPr>
        <w:tc>
          <w:tcPr>
            <w:tcW w:w="694" w:type="dxa"/>
          </w:tcPr>
          <w:p w14:paraId="3B3751AF" w14:textId="77777777" w:rsidR="004229F7" w:rsidRPr="00F25BF8" w:rsidRDefault="004229F7" w:rsidP="004229F7">
            <w:pPr>
              <w:contextualSpacing/>
              <w:jc w:val="center"/>
              <w:rPr>
                <w:sz w:val="20"/>
              </w:rPr>
            </w:pPr>
            <w:r w:rsidRPr="00F25BF8">
              <w:rPr>
                <w:sz w:val="20"/>
              </w:rPr>
              <w:t>4</w:t>
            </w:r>
          </w:p>
        </w:tc>
        <w:tc>
          <w:tcPr>
            <w:tcW w:w="1440" w:type="dxa"/>
          </w:tcPr>
          <w:p w14:paraId="54456B0F" w14:textId="77777777" w:rsidR="004229F7" w:rsidRPr="00F25BF8" w:rsidRDefault="004229F7" w:rsidP="004229F7">
            <w:pPr>
              <w:contextualSpacing/>
              <w:jc w:val="center"/>
              <w:rPr>
                <w:sz w:val="20"/>
              </w:rPr>
            </w:pPr>
          </w:p>
        </w:tc>
        <w:tc>
          <w:tcPr>
            <w:tcW w:w="1135" w:type="dxa"/>
          </w:tcPr>
          <w:p w14:paraId="0628F90B" w14:textId="77777777" w:rsidR="004229F7" w:rsidRPr="00F25BF8" w:rsidRDefault="004229F7" w:rsidP="004229F7">
            <w:pPr>
              <w:contextualSpacing/>
              <w:jc w:val="center"/>
              <w:rPr>
                <w:sz w:val="20"/>
              </w:rPr>
            </w:pPr>
          </w:p>
        </w:tc>
        <w:tc>
          <w:tcPr>
            <w:tcW w:w="1440" w:type="dxa"/>
          </w:tcPr>
          <w:p w14:paraId="6CE6BF42" w14:textId="77777777" w:rsidR="004229F7" w:rsidRPr="00F25BF8" w:rsidRDefault="004229F7" w:rsidP="004229F7">
            <w:pPr>
              <w:contextualSpacing/>
              <w:jc w:val="center"/>
              <w:rPr>
                <w:sz w:val="20"/>
              </w:rPr>
            </w:pPr>
          </w:p>
        </w:tc>
        <w:tc>
          <w:tcPr>
            <w:tcW w:w="1440" w:type="dxa"/>
          </w:tcPr>
          <w:p w14:paraId="083EA97E" w14:textId="77777777" w:rsidR="004229F7" w:rsidRPr="00F25BF8" w:rsidRDefault="004229F7" w:rsidP="004229F7">
            <w:pPr>
              <w:contextualSpacing/>
              <w:jc w:val="center"/>
              <w:rPr>
                <w:sz w:val="20"/>
              </w:rPr>
            </w:pPr>
          </w:p>
        </w:tc>
        <w:tc>
          <w:tcPr>
            <w:tcW w:w="1530" w:type="dxa"/>
          </w:tcPr>
          <w:p w14:paraId="66F90A35" w14:textId="77777777" w:rsidR="004229F7" w:rsidRPr="00F25BF8" w:rsidRDefault="004229F7" w:rsidP="004229F7">
            <w:pPr>
              <w:contextualSpacing/>
              <w:jc w:val="center"/>
              <w:rPr>
                <w:sz w:val="20"/>
              </w:rPr>
            </w:pPr>
          </w:p>
        </w:tc>
        <w:tc>
          <w:tcPr>
            <w:tcW w:w="1710" w:type="dxa"/>
          </w:tcPr>
          <w:p w14:paraId="7B097F5F" w14:textId="77777777" w:rsidR="004229F7" w:rsidRPr="00F25BF8" w:rsidRDefault="004229F7" w:rsidP="004229F7">
            <w:pPr>
              <w:contextualSpacing/>
              <w:jc w:val="center"/>
              <w:rPr>
                <w:sz w:val="20"/>
              </w:rPr>
            </w:pPr>
          </w:p>
        </w:tc>
        <w:tc>
          <w:tcPr>
            <w:tcW w:w="1710" w:type="dxa"/>
          </w:tcPr>
          <w:p w14:paraId="2543B510" w14:textId="77777777" w:rsidR="004229F7" w:rsidRPr="00F25BF8" w:rsidRDefault="004229F7" w:rsidP="004229F7">
            <w:pPr>
              <w:contextualSpacing/>
              <w:jc w:val="center"/>
              <w:rPr>
                <w:sz w:val="20"/>
              </w:rPr>
            </w:pPr>
          </w:p>
        </w:tc>
        <w:tc>
          <w:tcPr>
            <w:tcW w:w="1440" w:type="dxa"/>
          </w:tcPr>
          <w:p w14:paraId="1A39C5D2" w14:textId="77777777" w:rsidR="004229F7" w:rsidRPr="00F25BF8" w:rsidRDefault="004229F7" w:rsidP="004229F7">
            <w:pPr>
              <w:contextualSpacing/>
              <w:jc w:val="center"/>
              <w:rPr>
                <w:sz w:val="20"/>
              </w:rPr>
            </w:pPr>
          </w:p>
        </w:tc>
      </w:tr>
      <w:tr w:rsidR="004229F7" w:rsidRPr="00F25BF8" w14:paraId="77754A5A" w14:textId="3566D471" w:rsidTr="004229F7">
        <w:trPr>
          <w:trHeight w:val="20"/>
        </w:trPr>
        <w:tc>
          <w:tcPr>
            <w:tcW w:w="694" w:type="dxa"/>
          </w:tcPr>
          <w:p w14:paraId="34ED0726" w14:textId="77777777" w:rsidR="004229F7" w:rsidRPr="00F25BF8" w:rsidRDefault="004229F7" w:rsidP="004229F7">
            <w:pPr>
              <w:contextualSpacing/>
              <w:jc w:val="center"/>
              <w:rPr>
                <w:sz w:val="20"/>
              </w:rPr>
            </w:pPr>
            <w:r w:rsidRPr="00F25BF8">
              <w:rPr>
                <w:sz w:val="20"/>
              </w:rPr>
              <w:t>5</w:t>
            </w:r>
          </w:p>
        </w:tc>
        <w:tc>
          <w:tcPr>
            <w:tcW w:w="1440" w:type="dxa"/>
          </w:tcPr>
          <w:p w14:paraId="043812C0" w14:textId="77777777" w:rsidR="004229F7" w:rsidRPr="00F25BF8" w:rsidRDefault="004229F7" w:rsidP="004229F7">
            <w:pPr>
              <w:contextualSpacing/>
              <w:jc w:val="center"/>
              <w:rPr>
                <w:sz w:val="20"/>
              </w:rPr>
            </w:pPr>
          </w:p>
        </w:tc>
        <w:tc>
          <w:tcPr>
            <w:tcW w:w="1135" w:type="dxa"/>
          </w:tcPr>
          <w:p w14:paraId="76341056" w14:textId="77777777" w:rsidR="004229F7" w:rsidRPr="00F25BF8" w:rsidRDefault="004229F7" w:rsidP="004229F7">
            <w:pPr>
              <w:contextualSpacing/>
              <w:jc w:val="center"/>
              <w:rPr>
                <w:sz w:val="20"/>
              </w:rPr>
            </w:pPr>
          </w:p>
        </w:tc>
        <w:tc>
          <w:tcPr>
            <w:tcW w:w="1440" w:type="dxa"/>
          </w:tcPr>
          <w:p w14:paraId="4663A31C" w14:textId="77777777" w:rsidR="004229F7" w:rsidRPr="00F25BF8" w:rsidRDefault="004229F7" w:rsidP="004229F7">
            <w:pPr>
              <w:contextualSpacing/>
              <w:jc w:val="center"/>
              <w:rPr>
                <w:sz w:val="20"/>
              </w:rPr>
            </w:pPr>
          </w:p>
        </w:tc>
        <w:tc>
          <w:tcPr>
            <w:tcW w:w="1440" w:type="dxa"/>
          </w:tcPr>
          <w:p w14:paraId="5DCADA30" w14:textId="77777777" w:rsidR="004229F7" w:rsidRPr="00F25BF8" w:rsidRDefault="004229F7" w:rsidP="004229F7">
            <w:pPr>
              <w:contextualSpacing/>
              <w:jc w:val="center"/>
              <w:rPr>
                <w:sz w:val="20"/>
              </w:rPr>
            </w:pPr>
          </w:p>
        </w:tc>
        <w:tc>
          <w:tcPr>
            <w:tcW w:w="1530" w:type="dxa"/>
          </w:tcPr>
          <w:p w14:paraId="4A214E49" w14:textId="77777777" w:rsidR="004229F7" w:rsidRPr="00F25BF8" w:rsidRDefault="004229F7" w:rsidP="004229F7">
            <w:pPr>
              <w:contextualSpacing/>
              <w:jc w:val="center"/>
              <w:rPr>
                <w:sz w:val="20"/>
              </w:rPr>
            </w:pPr>
          </w:p>
        </w:tc>
        <w:tc>
          <w:tcPr>
            <w:tcW w:w="1710" w:type="dxa"/>
          </w:tcPr>
          <w:p w14:paraId="7AC5211B" w14:textId="77777777" w:rsidR="004229F7" w:rsidRPr="00F25BF8" w:rsidRDefault="004229F7" w:rsidP="004229F7">
            <w:pPr>
              <w:contextualSpacing/>
              <w:jc w:val="center"/>
              <w:rPr>
                <w:sz w:val="20"/>
              </w:rPr>
            </w:pPr>
          </w:p>
        </w:tc>
        <w:tc>
          <w:tcPr>
            <w:tcW w:w="1710" w:type="dxa"/>
          </w:tcPr>
          <w:p w14:paraId="78B4E7CD" w14:textId="77777777" w:rsidR="004229F7" w:rsidRPr="00F25BF8" w:rsidRDefault="004229F7" w:rsidP="004229F7">
            <w:pPr>
              <w:contextualSpacing/>
              <w:jc w:val="center"/>
              <w:rPr>
                <w:sz w:val="20"/>
              </w:rPr>
            </w:pPr>
          </w:p>
        </w:tc>
        <w:tc>
          <w:tcPr>
            <w:tcW w:w="1440" w:type="dxa"/>
          </w:tcPr>
          <w:p w14:paraId="44F0D402" w14:textId="77777777" w:rsidR="004229F7" w:rsidRPr="00F25BF8" w:rsidRDefault="004229F7" w:rsidP="004229F7">
            <w:pPr>
              <w:contextualSpacing/>
              <w:jc w:val="center"/>
              <w:rPr>
                <w:sz w:val="20"/>
              </w:rPr>
            </w:pPr>
          </w:p>
        </w:tc>
      </w:tr>
      <w:tr w:rsidR="004229F7" w:rsidRPr="00F25BF8" w14:paraId="18568F5B" w14:textId="66022C36" w:rsidTr="004229F7">
        <w:trPr>
          <w:trHeight w:val="20"/>
        </w:trPr>
        <w:tc>
          <w:tcPr>
            <w:tcW w:w="694" w:type="dxa"/>
          </w:tcPr>
          <w:p w14:paraId="69B24F16" w14:textId="77777777" w:rsidR="004229F7" w:rsidRPr="00F25BF8" w:rsidRDefault="004229F7" w:rsidP="004229F7">
            <w:pPr>
              <w:contextualSpacing/>
              <w:jc w:val="center"/>
              <w:rPr>
                <w:sz w:val="20"/>
              </w:rPr>
            </w:pPr>
            <w:r w:rsidRPr="00F25BF8">
              <w:rPr>
                <w:sz w:val="20"/>
              </w:rPr>
              <w:t>6</w:t>
            </w:r>
          </w:p>
        </w:tc>
        <w:tc>
          <w:tcPr>
            <w:tcW w:w="1440" w:type="dxa"/>
          </w:tcPr>
          <w:p w14:paraId="7890EA83" w14:textId="77777777" w:rsidR="004229F7" w:rsidRPr="00F25BF8" w:rsidRDefault="004229F7" w:rsidP="004229F7">
            <w:pPr>
              <w:contextualSpacing/>
              <w:jc w:val="center"/>
              <w:rPr>
                <w:sz w:val="20"/>
              </w:rPr>
            </w:pPr>
          </w:p>
        </w:tc>
        <w:tc>
          <w:tcPr>
            <w:tcW w:w="1135" w:type="dxa"/>
          </w:tcPr>
          <w:p w14:paraId="6A819687" w14:textId="77777777" w:rsidR="004229F7" w:rsidRPr="00F25BF8" w:rsidRDefault="004229F7" w:rsidP="004229F7">
            <w:pPr>
              <w:contextualSpacing/>
              <w:jc w:val="center"/>
              <w:rPr>
                <w:sz w:val="20"/>
              </w:rPr>
            </w:pPr>
          </w:p>
        </w:tc>
        <w:tc>
          <w:tcPr>
            <w:tcW w:w="1440" w:type="dxa"/>
          </w:tcPr>
          <w:p w14:paraId="0878AB76" w14:textId="77777777" w:rsidR="004229F7" w:rsidRPr="00F25BF8" w:rsidRDefault="004229F7" w:rsidP="004229F7">
            <w:pPr>
              <w:contextualSpacing/>
              <w:jc w:val="center"/>
              <w:rPr>
                <w:sz w:val="20"/>
              </w:rPr>
            </w:pPr>
          </w:p>
        </w:tc>
        <w:tc>
          <w:tcPr>
            <w:tcW w:w="1440" w:type="dxa"/>
          </w:tcPr>
          <w:p w14:paraId="02E30405" w14:textId="77777777" w:rsidR="004229F7" w:rsidRPr="00F25BF8" w:rsidRDefault="004229F7" w:rsidP="004229F7">
            <w:pPr>
              <w:contextualSpacing/>
              <w:jc w:val="center"/>
              <w:rPr>
                <w:sz w:val="20"/>
              </w:rPr>
            </w:pPr>
          </w:p>
        </w:tc>
        <w:tc>
          <w:tcPr>
            <w:tcW w:w="1530" w:type="dxa"/>
          </w:tcPr>
          <w:p w14:paraId="5A1DDF80" w14:textId="77777777" w:rsidR="004229F7" w:rsidRPr="00F25BF8" w:rsidRDefault="004229F7" w:rsidP="004229F7">
            <w:pPr>
              <w:contextualSpacing/>
              <w:jc w:val="center"/>
              <w:rPr>
                <w:sz w:val="20"/>
              </w:rPr>
            </w:pPr>
          </w:p>
        </w:tc>
        <w:tc>
          <w:tcPr>
            <w:tcW w:w="1710" w:type="dxa"/>
          </w:tcPr>
          <w:p w14:paraId="4714075F" w14:textId="77777777" w:rsidR="004229F7" w:rsidRPr="00F25BF8" w:rsidRDefault="004229F7" w:rsidP="004229F7">
            <w:pPr>
              <w:contextualSpacing/>
              <w:jc w:val="center"/>
              <w:rPr>
                <w:sz w:val="20"/>
              </w:rPr>
            </w:pPr>
          </w:p>
        </w:tc>
        <w:tc>
          <w:tcPr>
            <w:tcW w:w="1710" w:type="dxa"/>
          </w:tcPr>
          <w:p w14:paraId="218BBC99" w14:textId="77777777" w:rsidR="004229F7" w:rsidRPr="00F25BF8" w:rsidRDefault="004229F7" w:rsidP="004229F7">
            <w:pPr>
              <w:contextualSpacing/>
              <w:jc w:val="center"/>
              <w:rPr>
                <w:sz w:val="20"/>
              </w:rPr>
            </w:pPr>
          </w:p>
        </w:tc>
        <w:tc>
          <w:tcPr>
            <w:tcW w:w="1440" w:type="dxa"/>
          </w:tcPr>
          <w:p w14:paraId="7C670B80" w14:textId="77777777" w:rsidR="004229F7" w:rsidRPr="00F25BF8" w:rsidRDefault="004229F7" w:rsidP="004229F7">
            <w:pPr>
              <w:contextualSpacing/>
              <w:jc w:val="center"/>
              <w:rPr>
                <w:sz w:val="20"/>
              </w:rPr>
            </w:pPr>
          </w:p>
        </w:tc>
      </w:tr>
      <w:tr w:rsidR="004229F7" w:rsidRPr="00F25BF8" w14:paraId="10F132FB" w14:textId="18311F52" w:rsidTr="004229F7">
        <w:trPr>
          <w:trHeight w:val="20"/>
        </w:trPr>
        <w:tc>
          <w:tcPr>
            <w:tcW w:w="694" w:type="dxa"/>
          </w:tcPr>
          <w:p w14:paraId="4BC66675" w14:textId="77777777" w:rsidR="004229F7" w:rsidRPr="00F25BF8" w:rsidRDefault="004229F7" w:rsidP="004229F7">
            <w:pPr>
              <w:contextualSpacing/>
              <w:jc w:val="center"/>
              <w:rPr>
                <w:sz w:val="20"/>
              </w:rPr>
            </w:pPr>
            <w:r w:rsidRPr="00F25BF8">
              <w:rPr>
                <w:sz w:val="20"/>
              </w:rPr>
              <w:t>7</w:t>
            </w:r>
          </w:p>
        </w:tc>
        <w:tc>
          <w:tcPr>
            <w:tcW w:w="1440" w:type="dxa"/>
          </w:tcPr>
          <w:p w14:paraId="15556C86" w14:textId="77777777" w:rsidR="004229F7" w:rsidRPr="00F25BF8" w:rsidRDefault="004229F7" w:rsidP="004229F7">
            <w:pPr>
              <w:contextualSpacing/>
              <w:jc w:val="center"/>
              <w:rPr>
                <w:sz w:val="20"/>
              </w:rPr>
            </w:pPr>
          </w:p>
        </w:tc>
        <w:tc>
          <w:tcPr>
            <w:tcW w:w="1135" w:type="dxa"/>
          </w:tcPr>
          <w:p w14:paraId="0931183D" w14:textId="77777777" w:rsidR="004229F7" w:rsidRPr="00F25BF8" w:rsidRDefault="004229F7" w:rsidP="004229F7">
            <w:pPr>
              <w:contextualSpacing/>
              <w:jc w:val="center"/>
              <w:rPr>
                <w:sz w:val="20"/>
              </w:rPr>
            </w:pPr>
          </w:p>
        </w:tc>
        <w:tc>
          <w:tcPr>
            <w:tcW w:w="1440" w:type="dxa"/>
          </w:tcPr>
          <w:p w14:paraId="3B7BA18B" w14:textId="77777777" w:rsidR="004229F7" w:rsidRPr="00F25BF8" w:rsidRDefault="004229F7" w:rsidP="004229F7">
            <w:pPr>
              <w:contextualSpacing/>
              <w:jc w:val="center"/>
              <w:rPr>
                <w:sz w:val="20"/>
              </w:rPr>
            </w:pPr>
          </w:p>
        </w:tc>
        <w:tc>
          <w:tcPr>
            <w:tcW w:w="1440" w:type="dxa"/>
          </w:tcPr>
          <w:p w14:paraId="48B83B46" w14:textId="77777777" w:rsidR="004229F7" w:rsidRPr="00F25BF8" w:rsidRDefault="004229F7" w:rsidP="004229F7">
            <w:pPr>
              <w:contextualSpacing/>
              <w:jc w:val="center"/>
              <w:rPr>
                <w:sz w:val="20"/>
              </w:rPr>
            </w:pPr>
          </w:p>
        </w:tc>
        <w:tc>
          <w:tcPr>
            <w:tcW w:w="1530" w:type="dxa"/>
          </w:tcPr>
          <w:p w14:paraId="5EC6CDFC" w14:textId="77777777" w:rsidR="004229F7" w:rsidRPr="00F25BF8" w:rsidRDefault="004229F7" w:rsidP="004229F7">
            <w:pPr>
              <w:contextualSpacing/>
              <w:jc w:val="center"/>
              <w:rPr>
                <w:sz w:val="20"/>
              </w:rPr>
            </w:pPr>
          </w:p>
        </w:tc>
        <w:tc>
          <w:tcPr>
            <w:tcW w:w="1710" w:type="dxa"/>
          </w:tcPr>
          <w:p w14:paraId="0BD9296C" w14:textId="77777777" w:rsidR="004229F7" w:rsidRPr="00F25BF8" w:rsidRDefault="004229F7" w:rsidP="004229F7">
            <w:pPr>
              <w:contextualSpacing/>
              <w:jc w:val="center"/>
              <w:rPr>
                <w:sz w:val="20"/>
              </w:rPr>
            </w:pPr>
          </w:p>
        </w:tc>
        <w:tc>
          <w:tcPr>
            <w:tcW w:w="1710" w:type="dxa"/>
          </w:tcPr>
          <w:p w14:paraId="095A1CBB" w14:textId="77777777" w:rsidR="004229F7" w:rsidRPr="00F25BF8" w:rsidRDefault="004229F7" w:rsidP="004229F7">
            <w:pPr>
              <w:contextualSpacing/>
              <w:jc w:val="center"/>
              <w:rPr>
                <w:sz w:val="20"/>
              </w:rPr>
            </w:pPr>
          </w:p>
        </w:tc>
        <w:tc>
          <w:tcPr>
            <w:tcW w:w="1440" w:type="dxa"/>
          </w:tcPr>
          <w:p w14:paraId="2F8B3CF8" w14:textId="77777777" w:rsidR="004229F7" w:rsidRPr="00F25BF8" w:rsidRDefault="004229F7" w:rsidP="004229F7">
            <w:pPr>
              <w:contextualSpacing/>
              <w:jc w:val="center"/>
              <w:rPr>
                <w:sz w:val="20"/>
              </w:rPr>
            </w:pPr>
          </w:p>
        </w:tc>
      </w:tr>
      <w:tr w:rsidR="004229F7" w:rsidRPr="00F25BF8" w14:paraId="4BA6E414" w14:textId="0BAEC812" w:rsidTr="004229F7">
        <w:trPr>
          <w:trHeight w:val="20"/>
        </w:trPr>
        <w:tc>
          <w:tcPr>
            <w:tcW w:w="694" w:type="dxa"/>
          </w:tcPr>
          <w:p w14:paraId="103D86BA" w14:textId="77777777" w:rsidR="004229F7" w:rsidRPr="00F25BF8" w:rsidRDefault="004229F7" w:rsidP="004229F7">
            <w:pPr>
              <w:contextualSpacing/>
              <w:jc w:val="center"/>
              <w:rPr>
                <w:sz w:val="20"/>
              </w:rPr>
            </w:pPr>
            <w:r w:rsidRPr="00F25BF8">
              <w:rPr>
                <w:sz w:val="20"/>
              </w:rPr>
              <w:t>8</w:t>
            </w:r>
          </w:p>
        </w:tc>
        <w:tc>
          <w:tcPr>
            <w:tcW w:w="1440" w:type="dxa"/>
          </w:tcPr>
          <w:p w14:paraId="2366423F" w14:textId="77777777" w:rsidR="004229F7" w:rsidRPr="00F25BF8" w:rsidRDefault="004229F7" w:rsidP="004229F7">
            <w:pPr>
              <w:contextualSpacing/>
              <w:jc w:val="center"/>
              <w:rPr>
                <w:sz w:val="20"/>
              </w:rPr>
            </w:pPr>
          </w:p>
        </w:tc>
        <w:tc>
          <w:tcPr>
            <w:tcW w:w="1135" w:type="dxa"/>
          </w:tcPr>
          <w:p w14:paraId="250838F7" w14:textId="77777777" w:rsidR="004229F7" w:rsidRPr="00F25BF8" w:rsidRDefault="004229F7" w:rsidP="004229F7">
            <w:pPr>
              <w:contextualSpacing/>
              <w:jc w:val="center"/>
              <w:rPr>
                <w:sz w:val="20"/>
              </w:rPr>
            </w:pPr>
          </w:p>
        </w:tc>
        <w:tc>
          <w:tcPr>
            <w:tcW w:w="1440" w:type="dxa"/>
          </w:tcPr>
          <w:p w14:paraId="477E198C" w14:textId="77777777" w:rsidR="004229F7" w:rsidRPr="00F25BF8" w:rsidRDefault="004229F7" w:rsidP="004229F7">
            <w:pPr>
              <w:contextualSpacing/>
              <w:jc w:val="center"/>
              <w:rPr>
                <w:sz w:val="20"/>
              </w:rPr>
            </w:pPr>
          </w:p>
        </w:tc>
        <w:tc>
          <w:tcPr>
            <w:tcW w:w="1440" w:type="dxa"/>
          </w:tcPr>
          <w:p w14:paraId="758847D4" w14:textId="77777777" w:rsidR="004229F7" w:rsidRPr="00F25BF8" w:rsidRDefault="004229F7" w:rsidP="004229F7">
            <w:pPr>
              <w:contextualSpacing/>
              <w:jc w:val="center"/>
              <w:rPr>
                <w:sz w:val="20"/>
              </w:rPr>
            </w:pPr>
          </w:p>
        </w:tc>
        <w:tc>
          <w:tcPr>
            <w:tcW w:w="1530" w:type="dxa"/>
          </w:tcPr>
          <w:p w14:paraId="0838970A" w14:textId="77777777" w:rsidR="004229F7" w:rsidRPr="00F25BF8" w:rsidRDefault="004229F7" w:rsidP="004229F7">
            <w:pPr>
              <w:contextualSpacing/>
              <w:jc w:val="center"/>
              <w:rPr>
                <w:sz w:val="20"/>
              </w:rPr>
            </w:pPr>
          </w:p>
        </w:tc>
        <w:tc>
          <w:tcPr>
            <w:tcW w:w="1710" w:type="dxa"/>
          </w:tcPr>
          <w:p w14:paraId="7E071A65" w14:textId="77777777" w:rsidR="004229F7" w:rsidRPr="00F25BF8" w:rsidRDefault="004229F7" w:rsidP="004229F7">
            <w:pPr>
              <w:contextualSpacing/>
              <w:jc w:val="center"/>
              <w:rPr>
                <w:sz w:val="20"/>
              </w:rPr>
            </w:pPr>
          </w:p>
        </w:tc>
        <w:tc>
          <w:tcPr>
            <w:tcW w:w="1710" w:type="dxa"/>
          </w:tcPr>
          <w:p w14:paraId="486A8C10" w14:textId="77777777" w:rsidR="004229F7" w:rsidRPr="00F25BF8" w:rsidRDefault="004229F7" w:rsidP="004229F7">
            <w:pPr>
              <w:contextualSpacing/>
              <w:jc w:val="center"/>
              <w:rPr>
                <w:sz w:val="20"/>
              </w:rPr>
            </w:pPr>
          </w:p>
        </w:tc>
        <w:tc>
          <w:tcPr>
            <w:tcW w:w="1440" w:type="dxa"/>
          </w:tcPr>
          <w:p w14:paraId="4B3E0313" w14:textId="77777777" w:rsidR="004229F7" w:rsidRPr="00F25BF8" w:rsidRDefault="004229F7" w:rsidP="004229F7">
            <w:pPr>
              <w:contextualSpacing/>
              <w:jc w:val="center"/>
              <w:rPr>
                <w:sz w:val="20"/>
              </w:rPr>
            </w:pPr>
          </w:p>
        </w:tc>
      </w:tr>
      <w:tr w:rsidR="004229F7" w:rsidRPr="00F25BF8" w14:paraId="0F3629BD" w14:textId="2508D402" w:rsidTr="004229F7">
        <w:trPr>
          <w:trHeight w:val="20"/>
        </w:trPr>
        <w:tc>
          <w:tcPr>
            <w:tcW w:w="694" w:type="dxa"/>
          </w:tcPr>
          <w:p w14:paraId="5C88B366" w14:textId="77777777" w:rsidR="004229F7" w:rsidRPr="00F25BF8" w:rsidRDefault="004229F7" w:rsidP="004229F7">
            <w:pPr>
              <w:contextualSpacing/>
              <w:jc w:val="center"/>
              <w:rPr>
                <w:sz w:val="20"/>
              </w:rPr>
            </w:pPr>
            <w:r w:rsidRPr="00F25BF8">
              <w:rPr>
                <w:sz w:val="20"/>
              </w:rPr>
              <w:t>9</w:t>
            </w:r>
          </w:p>
        </w:tc>
        <w:tc>
          <w:tcPr>
            <w:tcW w:w="1440" w:type="dxa"/>
          </w:tcPr>
          <w:p w14:paraId="03572B9F" w14:textId="77777777" w:rsidR="004229F7" w:rsidRPr="00F25BF8" w:rsidRDefault="004229F7" w:rsidP="004229F7">
            <w:pPr>
              <w:contextualSpacing/>
              <w:jc w:val="center"/>
              <w:rPr>
                <w:sz w:val="20"/>
              </w:rPr>
            </w:pPr>
          </w:p>
        </w:tc>
        <w:tc>
          <w:tcPr>
            <w:tcW w:w="1135" w:type="dxa"/>
          </w:tcPr>
          <w:p w14:paraId="423124E4" w14:textId="77777777" w:rsidR="004229F7" w:rsidRPr="00F25BF8" w:rsidRDefault="004229F7" w:rsidP="004229F7">
            <w:pPr>
              <w:contextualSpacing/>
              <w:jc w:val="center"/>
              <w:rPr>
                <w:sz w:val="20"/>
              </w:rPr>
            </w:pPr>
          </w:p>
        </w:tc>
        <w:tc>
          <w:tcPr>
            <w:tcW w:w="1440" w:type="dxa"/>
          </w:tcPr>
          <w:p w14:paraId="72610628" w14:textId="77777777" w:rsidR="004229F7" w:rsidRPr="00F25BF8" w:rsidRDefault="004229F7" w:rsidP="004229F7">
            <w:pPr>
              <w:contextualSpacing/>
              <w:jc w:val="center"/>
              <w:rPr>
                <w:sz w:val="20"/>
              </w:rPr>
            </w:pPr>
          </w:p>
        </w:tc>
        <w:tc>
          <w:tcPr>
            <w:tcW w:w="1440" w:type="dxa"/>
          </w:tcPr>
          <w:p w14:paraId="36C92314" w14:textId="77777777" w:rsidR="004229F7" w:rsidRPr="00F25BF8" w:rsidRDefault="004229F7" w:rsidP="004229F7">
            <w:pPr>
              <w:contextualSpacing/>
              <w:jc w:val="center"/>
              <w:rPr>
                <w:sz w:val="20"/>
              </w:rPr>
            </w:pPr>
          </w:p>
        </w:tc>
        <w:tc>
          <w:tcPr>
            <w:tcW w:w="1530" w:type="dxa"/>
          </w:tcPr>
          <w:p w14:paraId="5D538337" w14:textId="77777777" w:rsidR="004229F7" w:rsidRPr="00F25BF8" w:rsidRDefault="004229F7" w:rsidP="004229F7">
            <w:pPr>
              <w:contextualSpacing/>
              <w:jc w:val="center"/>
              <w:rPr>
                <w:sz w:val="20"/>
              </w:rPr>
            </w:pPr>
          </w:p>
        </w:tc>
        <w:tc>
          <w:tcPr>
            <w:tcW w:w="1710" w:type="dxa"/>
          </w:tcPr>
          <w:p w14:paraId="67DDC3B9" w14:textId="77777777" w:rsidR="004229F7" w:rsidRPr="00F25BF8" w:rsidRDefault="004229F7" w:rsidP="004229F7">
            <w:pPr>
              <w:contextualSpacing/>
              <w:jc w:val="center"/>
              <w:rPr>
                <w:sz w:val="20"/>
              </w:rPr>
            </w:pPr>
          </w:p>
        </w:tc>
        <w:tc>
          <w:tcPr>
            <w:tcW w:w="1710" w:type="dxa"/>
          </w:tcPr>
          <w:p w14:paraId="2E6C2C0E" w14:textId="77777777" w:rsidR="004229F7" w:rsidRPr="00F25BF8" w:rsidRDefault="004229F7" w:rsidP="004229F7">
            <w:pPr>
              <w:contextualSpacing/>
              <w:jc w:val="center"/>
              <w:rPr>
                <w:sz w:val="20"/>
              </w:rPr>
            </w:pPr>
          </w:p>
        </w:tc>
        <w:tc>
          <w:tcPr>
            <w:tcW w:w="1440" w:type="dxa"/>
          </w:tcPr>
          <w:p w14:paraId="5EBA1DFA" w14:textId="77777777" w:rsidR="004229F7" w:rsidRPr="00F25BF8" w:rsidRDefault="004229F7" w:rsidP="004229F7">
            <w:pPr>
              <w:contextualSpacing/>
              <w:jc w:val="center"/>
              <w:rPr>
                <w:sz w:val="20"/>
              </w:rPr>
            </w:pPr>
          </w:p>
        </w:tc>
      </w:tr>
      <w:tr w:rsidR="004229F7" w:rsidRPr="00F25BF8" w14:paraId="15CBD22A" w14:textId="251CE414" w:rsidTr="004229F7">
        <w:trPr>
          <w:trHeight w:val="20"/>
        </w:trPr>
        <w:tc>
          <w:tcPr>
            <w:tcW w:w="694" w:type="dxa"/>
          </w:tcPr>
          <w:p w14:paraId="2BEBFF38" w14:textId="77777777" w:rsidR="004229F7" w:rsidRPr="00F25BF8" w:rsidRDefault="004229F7" w:rsidP="004229F7">
            <w:pPr>
              <w:contextualSpacing/>
              <w:jc w:val="center"/>
              <w:rPr>
                <w:sz w:val="20"/>
              </w:rPr>
            </w:pPr>
            <w:r w:rsidRPr="00F25BF8">
              <w:rPr>
                <w:sz w:val="20"/>
              </w:rPr>
              <w:t>10</w:t>
            </w:r>
          </w:p>
        </w:tc>
        <w:tc>
          <w:tcPr>
            <w:tcW w:w="1440" w:type="dxa"/>
          </w:tcPr>
          <w:p w14:paraId="17AACCBB" w14:textId="77777777" w:rsidR="004229F7" w:rsidRPr="00F25BF8" w:rsidRDefault="004229F7" w:rsidP="004229F7">
            <w:pPr>
              <w:contextualSpacing/>
              <w:jc w:val="center"/>
              <w:rPr>
                <w:sz w:val="20"/>
              </w:rPr>
            </w:pPr>
          </w:p>
        </w:tc>
        <w:tc>
          <w:tcPr>
            <w:tcW w:w="1135" w:type="dxa"/>
          </w:tcPr>
          <w:p w14:paraId="0E7CDD0E" w14:textId="77777777" w:rsidR="004229F7" w:rsidRPr="00F25BF8" w:rsidRDefault="004229F7" w:rsidP="004229F7">
            <w:pPr>
              <w:contextualSpacing/>
              <w:jc w:val="center"/>
              <w:rPr>
                <w:sz w:val="20"/>
              </w:rPr>
            </w:pPr>
          </w:p>
        </w:tc>
        <w:tc>
          <w:tcPr>
            <w:tcW w:w="1440" w:type="dxa"/>
          </w:tcPr>
          <w:p w14:paraId="673921A0" w14:textId="77777777" w:rsidR="004229F7" w:rsidRPr="00F25BF8" w:rsidRDefault="004229F7" w:rsidP="004229F7">
            <w:pPr>
              <w:contextualSpacing/>
              <w:jc w:val="center"/>
              <w:rPr>
                <w:sz w:val="20"/>
              </w:rPr>
            </w:pPr>
          </w:p>
        </w:tc>
        <w:tc>
          <w:tcPr>
            <w:tcW w:w="1440" w:type="dxa"/>
          </w:tcPr>
          <w:p w14:paraId="445F4140" w14:textId="77777777" w:rsidR="004229F7" w:rsidRPr="00F25BF8" w:rsidRDefault="004229F7" w:rsidP="004229F7">
            <w:pPr>
              <w:contextualSpacing/>
              <w:jc w:val="center"/>
              <w:rPr>
                <w:sz w:val="20"/>
              </w:rPr>
            </w:pPr>
          </w:p>
        </w:tc>
        <w:tc>
          <w:tcPr>
            <w:tcW w:w="1530" w:type="dxa"/>
          </w:tcPr>
          <w:p w14:paraId="15571E47" w14:textId="77777777" w:rsidR="004229F7" w:rsidRPr="00F25BF8" w:rsidRDefault="004229F7" w:rsidP="004229F7">
            <w:pPr>
              <w:contextualSpacing/>
              <w:jc w:val="center"/>
              <w:rPr>
                <w:sz w:val="20"/>
              </w:rPr>
            </w:pPr>
          </w:p>
        </w:tc>
        <w:tc>
          <w:tcPr>
            <w:tcW w:w="1710" w:type="dxa"/>
          </w:tcPr>
          <w:p w14:paraId="4A313E18" w14:textId="77777777" w:rsidR="004229F7" w:rsidRPr="00F25BF8" w:rsidRDefault="004229F7" w:rsidP="004229F7">
            <w:pPr>
              <w:contextualSpacing/>
              <w:jc w:val="center"/>
              <w:rPr>
                <w:sz w:val="20"/>
              </w:rPr>
            </w:pPr>
          </w:p>
        </w:tc>
        <w:tc>
          <w:tcPr>
            <w:tcW w:w="1710" w:type="dxa"/>
          </w:tcPr>
          <w:p w14:paraId="470F58A5" w14:textId="77777777" w:rsidR="004229F7" w:rsidRPr="00F25BF8" w:rsidRDefault="004229F7" w:rsidP="004229F7">
            <w:pPr>
              <w:contextualSpacing/>
              <w:jc w:val="center"/>
              <w:rPr>
                <w:sz w:val="20"/>
              </w:rPr>
            </w:pPr>
          </w:p>
        </w:tc>
        <w:tc>
          <w:tcPr>
            <w:tcW w:w="1440" w:type="dxa"/>
          </w:tcPr>
          <w:p w14:paraId="60668817" w14:textId="77777777" w:rsidR="004229F7" w:rsidRPr="00F25BF8" w:rsidRDefault="004229F7" w:rsidP="004229F7">
            <w:pPr>
              <w:contextualSpacing/>
              <w:jc w:val="center"/>
              <w:rPr>
                <w:sz w:val="20"/>
              </w:rPr>
            </w:pPr>
          </w:p>
        </w:tc>
      </w:tr>
    </w:tbl>
    <w:p w14:paraId="474A6355" w14:textId="77777777" w:rsidR="00F7697D" w:rsidRPr="00F25BF8" w:rsidRDefault="00F7697D" w:rsidP="00F7697D">
      <w:pPr>
        <w:spacing w:after="0" w:line="240" w:lineRule="auto"/>
        <w:contextualSpacing/>
        <w:rPr>
          <w:rFonts w:eastAsia="SimSun"/>
        </w:rPr>
      </w:pPr>
    </w:p>
    <w:p w14:paraId="0BD19810" w14:textId="77777777" w:rsidR="00F7697D" w:rsidRPr="00F25BF8" w:rsidRDefault="00F7697D" w:rsidP="00F7697D">
      <w:pPr>
        <w:spacing w:after="0" w:line="240" w:lineRule="auto"/>
        <w:contextualSpacing/>
        <w:rPr>
          <w:rFonts w:eastAsia="SimSun"/>
        </w:rPr>
      </w:pPr>
    </w:p>
    <w:p w14:paraId="02C34BAC" w14:textId="77777777" w:rsidR="00F7697D" w:rsidRPr="00F25BF8" w:rsidRDefault="00F7697D" w:rsidP="00F7697D">
      <w:pPr>
        <w:spacing w:after="0" w:line="240" w:lineRule="auto"/>
        <w:contextualSpacing/>
        <w:rPr>
          <w:rFonts w:eastAsia="SimSun"/>
        </w:rPr>
      </w:pPr>
      <w:r w:rsidRPr="00F25BF8">
        <w:rPr>
          <w:rFonts w:eastAsia="SimSun"/>
        </w:rPr>
        <w:br w:type="page"/>
      </w:r>
    </w:p>
    <w:p w14:paraId="7DC7FC2D"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34508" w:rsidRPr="00F25BF8" w14:paraId="418BCB70" w14:textId="77777777" w:rsidTr="00E34508">
        <w:tc>
          <w:tcPr>
            <w:tcW w:w="8275" w:type="dxa"/>
          </w:tcPr>
          <w:p w14:paraId="339A4D14" w14:textId="4B21D271" w:rsidR="00E34508" w:rsidRPr="00F25BF8" w:rsidRDefault="004229F7" w:rsidP="00E34508">
            <w:pPr>
              <w:kinsoku w:val="0"/>
              <w:overflowPunct w:val="0"/>
              <w:autoSpaceDE w:val="0"/>
              <w:autoSpaceDN w:val="0"/>
              <w:adjustRightInd w:val="0"/>
              <w:contextualSpacing/>
              <w:rPr>
                <w:rFonts w:cs="Times New Roman"/>
                <w:b/>
                <w:sz w:val="20"/>
              </w:rPr>
            </w:pPr>
            <w:r>
              <w:rPr>
                <w:rFonts w:cs="Times New Roman"/>
                <w:b/>
                <w:sz w:val="20"/>
              </w:rPr>
              <w:t>Crop residue use-  120</w:t>
            </w:r>
          </w:p>
        </w:tc>
      </w:tr>
      <w:tr w:rsidR="00E34508" w:rsidRPr="00F25BF8" w14:paraId="0E59D029" w14:textId="77777777" w:rsidTr="00E34508">
        <w:tc>
          <w:tcPr>
            <w:tcW w:w="8275" w:type="dxa"/>
          </w:tcPr>
          <w:p w14:paraId="2B0852FE"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1=Left in fields then plowed/incorporated into the field</w:t>
            </w:r>
          </w:p>
          <w:p w14:paraId="7964A2CD"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2=Burned on the field</w:t>
            </w:r>
          </w:p>
          <w:p w14:paraId="24C68C15"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3=Cut and spread on the field</w:t>
            </w:r>
          </w:p>
          <w:p w14:paraId="6FF8D3F9"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4=Cut and removed from the field and fed to animals</w:t>
            </w:r>
          </w:p>
          <w:p w14:paraId="37E8E933"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5=Cut and removed from the field for other household uses</w:t>
            </w:r>
          </w:p>
          <w:p w14:paraId="7D47192C"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6=Grazed by animals</w:t>
            </w:r>
          </w:p>
          <w:p w14:paraId="2B9DB069"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7=For sale</w:t>
            </w:r>
          </w:p>
          <w:p w14:paraId="5B8576B2"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8=Mulched</w:t>
            </w:r>
          </w:p>
          <w:p w14:paraId="2A27809A"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9=No crop residue because they did not cultivate on this field during the last agricultural season</w:t>
            </w:r>
          </w:p>
          <w:p w14:paraId="487D6A0A"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13544214" w14:textId="77777777" w:rsidR="00F7697D" w:rsidRPr="00F25BF8" w:rsidRDefault="00F7697D" w:rsidP="00F7697D">
      <w:pPr>
        <w:spacing w:after="0" w:line="240" w:lineRule="auto"/>
        <w:contextualSpacing/>
        <w:rPr>
          <w:rFonts w:eastAsia="SimSun"/>
        </w:rPr>
      </w:pPr>
    </w:p>
    <w:p w14:paraId="53303EFF" w14:textId="77777777" w:rsidR="00F7697D" w:rsidRPr="00F25BF8" w:rsidRDefault="00F7697D" w:rsidP="00F7697D">
      <w:pPr>
        <w:spacing w:after="0" w:line="240" w:lineRule="auto"/>
        <w:contextualSpacing/>
        <w:rPr>
          <w:rFonts w:eastAsia="SimSun"/>
        </w:rPr>
      </w:pPr>
    </w:p>
    <w:p w14:paraId="7CED97F9" w14:textId="77777777" w:rsidR="00F7697D" w:rsidRPr="00F25BF8" w:rsidRDefault="00F7697D" w:rsidP="00F7697D">
      <w:pPr>
        <w:spacing w:after="0" w:line="240" w:lineRule="auto"/>
        <w:contextualSpacing/>
        <w:rPr>
          <w:rFonts w:eastAsia="SimSun"/>
        </w:rPr>
      </w:pPr>
      <w:r w:rsidRPr="00F25BF8">
        <w:rPr>
          <w:rFonts w:eastAsia="SimSun"/>
        </w:rPr>
        <w:br w:type="page"/>
      </w:r>
    </w:p>
    <w:p w14:paraId="41EC1568" w14:textId="16CDBE53" w:rsidR="00F7697D" w:rsidRPr="00F25BF8" w:rsidRDefault="004229F7" w:rsidP="00F7697D">
      <w:pPr>
        <w:spacing w:after="0" w:line="240" w:lineRule="auto"/>
        <w:contextualSpacing/>
        <w:rPr>
          <w:rFonts w:eastAsia="Times New Roman" w:cs="Times New Roman"/>
          <w:b/>
          <w:bCs/>
        </w:rPr>
      </w:pPr>
      <w:r>
        <w:rPr>
          <w:rFonts w:eastAsia="Times New Roman" w:cs="Times New Roman"/>
          <w:b/>
          <w:bCs/>
        </w:rPr>
        <w:lastRenderedPageBreak/>
        <w:t>SECTION I</w:t>
      </w:r>
      <w:r w:rsidRPr="00F25BF8">
        <w:rPr>
          <w:rFonts w:eastAsia="Times New Roman" w:cs="Times New Roman"/>
          <w:b/>
          <w:bCs/>
        </w:rPr>
        <w:t>. FIE</w:t>
      </w:r>
      <w:r>
        <w:rPr>
          <w:rFonts w:eastAsia="Times New Roman" w:cs="Times New Roman"/>
          <w:b/>
          <w:bCs/>
        </w:rPr>
        <w:t>LD OVERVIEW (Continued)</w:t>
      </w:r>
    </w:p>
    <w:p w14:paraId="18FE0AA1"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page" w:horzAnchor="page" w:tblpX="1470" w:tblpY="1801"/>
        <w:tblW w:w="6046" w:type="dxa"/>
        <w:tblLayout w:type="fixed"/>
        <w:tblCellMar>
          <w:left w:w="29" w:type="dxa"/>
          <w:right w:w="29" w:type="dxa"/>
        </w:tblCellMar>
        <w:tblLook w:val="04A0" w:firstRow="1" w:lastRow="0" w:firstColumn="1" w:lastColumn="0" w:noHBand="0" w:noVBand="1"/>
      </w:tblPr>
      <w:tblGrid>
        <w:gridCol w:w="694"/>
        <w:gridCol w:w="1482"/>
        <w:gridCol w:w="1710"/>
        <w:gridCol w:w="2160"/>
      </w:tblGrid>
      <w:tr w:rsidR="007045FC" w:rsidRPr="00F25BF8" w14:paraId="576092A3" w14:textId="77777777" w:rsidTr="007045FC">
        <w:trPr>
          <w:trHeight w:val="351"/>
        </w:trPr>
        <w:tc>
          <w:tcPr>
            <w:tcW w:w="694" w:type="dxa"/>
          </w:tcPr>
          <w:p w14:paraId="17196476" w14:textId="77777777" w:rsidR="007045FC" w:rsidRPr="00F25BF8" w:rsidRDefault="007045FC" w:rsidP="00E34508">
            <w:pPr>
              <w:contextualSpacing/>
              <w:jc w:val="center"/>
              <w:rPr>
                <w:sz w:val="20"/>
              </w:rPr>
            </w:pPr>
          </w:p>
        </w:tc>
        <w:tc>
          <w:tcPr>
            <w:tcW w:w="1482" w:type="dxa"/>
          </w:tcPr>
          <w:p w14:paraId="442FBEF6" w14:textId="3EADA89A" w:rsidR="007045FC" w:rsidRPr="00F25BF8" w:rsidRDefault="007045FC" w:rsidP="00E34508">
            <w:pPr>
              <w:kinsoku w:val="0"/>
              <w:overflowPunct w:val="0"/>
              <w:autoSpaceDE w:val="0"/>
              <w:autoSpaceDN w:val="0"/>
              <w:adjustRightInd w:val="0"/>
              <w:contextualSpacing/>
              <w:jc w:val="center"/>
              <w:rPr>
                <w:rFonts w:cs="Times New Roman"/>
                <w:sz w:val="20"/>
              </w:rPr>
            </w:pPr>
            <w:r>
              <w:rPr>
                <w:rFonts w:cs="Times New Roman"/>
                <w:sz w:val="20"/>
              </w:rPr>
              <w:t>I.33</w:t>
            </w:r>
          </w:p>
        </w:tc>
        <w:tc>
          <w:tcPr>
            <w:tcW w:w="1710" w:type="dxa"/>
          </w:tcPr>
          <w:p w14:paraId="76BDB0C4" w14:textId="2729F8C9" w:rsidR="007045FC" w:rsidRPr="00F25BF8" w:rsidRDefault="007045FC" w:rsidP="00E34508">
            <w:pPr>
              <w:kinsoku w:val="0"/>
              <w:overflowPunct w:val="0"/>
              <w:autoSpaceDE w:val="0"/>
              <w:autoSpaceDN w:val="0"/>
              <w:adjustRightInd w:val="0"/>
              <w:contextualSpacing/>
              <w:jc w:val="center"/>
              <w:rPr>
                <w:rFonts w:cs="Times New Roman"/>
                <w:sz w:val="20"/>
              </w:rPr>
            </w:pPr>
            <w:r>
              <w:rPr>
                <w:rFonts w:cs="Times New Roman"/>
                <w:sz w:val="20"/>
              </w:rPr>
              <w:t>I.34</w:t>
            </w:r>
          </w:p>
        </w:tc>
        <w:tc>
          <w:tcPr>
            <w:tcW w:w="2160" w:type="dxa"/>
          </w:tcPr>
          <w:p w14:paraId="66334164" w14:textId="1039EC86" w:rsidR="007045FC" w:rsidRPr="00F25BF8" w:rsidRDefault="007045FC" w:rsidP="007045FC">
            <w:pPr>
              <w:kinsoku w:val="0"/>
              <w:overflowPunct w:val="0"/>
              <w:autoSpaceDE w:val="0"/>
              <w:autoSpaceDN w:val="0"/>
              <w:adjustRightInd w:val="0"/>
              <w:contextualSpacing/>
              <w:jc w:val="center"/>
              <w:rPr>
                <w:rFonts w:cs="Times New Roman"/>
                <w:sz w:val="20"/>
              </w:rPr>
            </w:pPr>
            <w:r>
              <w:rPr>
                <w:rFonts w:cs="Times New Roman"/>
                <w:sz w:val="20"/>
              </w:rPr>
              <w:t>I.35</w:t>
            </w:r>
          </w:p>
        </w:tc>
      </w:tr>
      <w:tr w:rsidR="007045FC" w:rsidRPr="00F25BF8" w14:paraId="4FE69D52" w14:textId="3C2BD493" w:rsidTr="007045FC">
        <w:trPr>
          <w:trHeight w:val="4517"/>
        </w:trPr>
        <w:tc>
          <w:tcPr>
            <w:tcW w:w="694" w:type="dxa"/>
          </w:tcPr>
          <w:p w14:paraId="36F7D699" w14:textId="77777777" w:rsidR="007045FC" w:rsidRPr="00F25BF8" w:rsidRDefault="007045FC" w:rsidP="00E34508">
            <w:pPr>
              <w:contextualSpacing/>
              <w:jc w:val="center"/>
              <w:rPr>
                <w:sz w:val="20"/>
              </w:rPr>
            </w:pPr>
          </w:p>
        </w:tc>
        <w:tc>
          <w:tcPr>
            <w:tcW w:w="1482" w:type="dxa"/>
          </w:tcPr>
          <w:p w14:paraId="115028F6" w14:textId="19337852" w:rsidR="007045FC" w:rsidRPr="007045FC" w:rsidRDefault="007045FC" w:rsidP="00E34508">
            <w:pPr>
              <w:kinsoku w:val="0"/>
              <w:overflowPunct w:val="0"/>
              <w:autoSpaceDE w:val="0"/>
              <w:autoSpaceDN w:val="0"/>
              <w:adjustRightInd w:val="0"/>
              <w:contextualSpacing/>
              <w:jc w:val="center"/>
              <w:rPr>
                <w:ins w:id="817" w:author="Aleta Haflett" w:date="2014-11-03T16:25:00Z"/>
                <w:rFonts w:cs="Times New Roman"/>
                <w:sz w:val="20"/>
              </w:rPr>
            </w:pPr>
            <w:ins w:id="818" w:author="Aleta Haflett" w:date="2014-11-03T16:25:00Z">
              <w:r w:rsidRPr="007045FC">
                <w:rPr>
                  <w:rFonts w:cs="Times New Roman"/>
                  <w:sz w:val="20"/>
                </w:rPr>
                <w:t>In the last five agricultural seasons, how many seasons has your household left this field fallow?</w:t>
              </w:r>
            </w:ins>
          </w:p>
          <w:p w14:paraId="0946D54E" w14:textId="77777777" w:rsidR="007045FC" w:rsidRPr="00F25BF8" w:rsidRDefault="007045FC" w:rsidP="00E34508">
            <w:pPr>
              <w:ind w:right="1410"/>
            </w:pPr>
          </w:p>
        </w:tc>
        <w:tc>
          <w:tcPr>
            <w:tcW w:w="1710" w:type="dxa"/>
          </w:tcPr>
          <w:p w14:paraId="41C1440F" w14:textId="669B98A2" w:rsidR="007045FC" w:rsidRDefault="007045FC" w:rsidP="00E34508">
            <w:pPr>
              <w:kinsoku w:val="0"/>
              <w:overflowPunct w:val="0"/>
              <w:autoSpaceDE w:val="0"/>
              <w:autoSpaceDN w:val="0"/>
              <w:adjustRightInd w:val="0"/>
              <w:contextualSpacing/>
              <w:jc w:val="center"/>
              <w:rPr>
                <w:ins w:id="819" w:author="Aleta Haflett" w:date="2014-11-03T16:25:00Z"/>
                <w:rFonts w:cs="Times New Roman"/>
                <w:sz w:val="20"/>
              </w:rPr>
            </w:pPr>
            <w:ins w:id="820" w:author="Aleta Haflett" w:date="2014-11-03T16:25:00Z">
              <w:r w:rsidRPr="00F25BF8">
                <w:rPr>
                  <w:rFonts w:cs="Times New Roman"/>
                  <w:sz w:val="20"/>
                </w:rPr>
                <w:t xml:space="preserve">In the past five years, </w:t>
              </w:r>
              <w:r>
                <w:rPr>
                  <w:rFonts w:cs="Times New Roman"/>
                  <w:sz w:val="20"/>
                </w:rPr>
                <w:t xml:space="preserve"> how many years </w:t>
              </w:r>
              <w:r w:rsidRPr="00F25BF8">
                <w:rPr>
                  <w:rFonts w:cs="Times New Roman"/>
                  <w:sz w:val="20"/>
                </w:rPr>
                <w:t>did your household improve this field by investing in irrigation practices that reduce water use, such as d</w:t>
              </w:r>
              <w:r>
                <w:rPr>
                  <w:rFonts w:cs="Times New Roman"/>
                  <w:sz w:val="20"/>
                </w:rPr>
                <w:t>rip irrigation/sprinklers</w:t>
              </w:r>
            </w:ins>
          </w:p>
          <w:p w14:paraId="2E5CD90E" w14:textId="77777777" w:rsidR="007045FC" w:rsidRPr="00F25BF8" w:rsidRDefault="007045FC" w:rsidP="00E34508">
            <w:pPr>
              <w:kinsoku w:val="0"/>
              <w:overflowPunct w:val="0"/>
              <w:autoSpaceDE w:val="0"/>
              <w:autoSpaceDN w:val="0"/>
              <w:adjustRightInd w:val="0"/>
              <w:contextualSpacing/>
              <w:jc w:val="center"/>
              <w:rPr>
                <w:ins w:id="821" w:author="Aleta Haflett" w:date="2014-11-03T16:25:00Z"/>
                <w:rFonts w:cs="Times New Roman"/>
                <w:sz w:val="20"/>
              </w:rPr>
            </w:pPr>
          </w:p>
          <w:p w14:paraId="027AFFDC" w14:textId="77777777" w:rsidR="007045FC" w:rsidRPr="00F25BF8" w:rsidRDefault="007045FC" w:rsidP="007045FC">
            <w:pPr>
              <w:kinsoku w:val="0"/>
              <w:overflowPunct w:val="0"/>
              <w:autoSpaceDE w:val="0"/>
              <w:autoSpaceDN w:val="0"/>
              <w:adjustRightInd w:val="0"/>
              <w:contextualSpacing/>
              <w:rPr>
                <w:ins w:id="822" w:author="Aleta Haflett" w:date="2014-11-03T16:26:00Z"/>
                <w:rFonts w:cs="Times New Roman"/>
                <w:sz w:val="20"/>
              </w:rPr>
            </w:pPr>
            <w:r>
              <w:rPr>
                <w:rFonts w:cs="Times New Roman"/>
                <w:sz w:val="20"/>
              </w:rPr>
              <w:t>0</w:t>
            </w:r>
            <w:ins w:id="823" w:author="Aleta Haflett" w:date="2014-11-03T16:26:00Z">
              <w:r w:rsidRPr="00F25BF8">
                <w:rPr>
                  <w:rFonts w:cs="Times New Roman"/>
                  <w:sz w:val="20"/>
                </w:rPr>
                <w:t>=No</w:t>
              </w:r>
            </w:ins>
          </w:p>
          <w:p w14:paraId="43B65464" w14:textId="77777777" w:rsidR="007045FC" w:rsidRPr="00F25BF8" w:rsidRDefault="007045FC" w:rsidP="007045FC">
            <w:pPr>
              <w:kinsoku w:val="0"/>
              <w:overflowPunct w:val="0"/>
              <w:autoSpaceDE w:val="0"/>
              <w:autoSpaceDN w:val="0"/>
              <w:adjustRightInd w:val="0"/>
              <w:contextualSpacing/>
              <w:rPr>
                <w:ins w:id="824" w:author="Aleta Haflett" w:date="2014-11-03T16:26:00Z"/>
                <w:rFonts w:cs="Times New Roman"/>
                <w:sz w:val="20"/>
              </w:rPr>
            </w:pPr>
            <w:r>
              <w:rPr>
                <w:rFonts w:cs="Times New Roman"/>
                <w:sz w:val="20"/>
              </w:rPr>
              <w:t>1</w:t>
            </w:r>
            <w:ins w:id="825" w:author="Aleta Haflett" w:date="2014-11-03T16:26:00Z">
              <w:r w:rsidRPr="00F25BF8">
                <w:rPr>
                  <w:rFonts w:cs="Times New Roman"/>
                  <w:sz w:val="20"/>
                </w:rPr>
                <w:t>=Yes</w:t>
              </w:r>
            </w:ins>
          </w:p>
          <w:p w14:paraId="44D06662" w14:textId="77777777" w:rsidR="007045FC" w:rsidRPr="00F25BF8" w:rsidRDefault="007045FC" w:rsidP="007045FC">
            <w:pPr>
              <w:kinsoku w:val="0"/>
              <w:overflowPunct w:val="0"/>
              <w:autoSpaceDE w:val="0"/>
              <w:autoSpaceDN w:val="0"/>
              <w:adjustRightInd w:val="0"/>
              <w:contextualSpacing/>
              <w:rPr>
                <w:ins w:id="826" w:author="Aleta Haflett" w:date="2014-11-03T16:26:00Z"/>
                <w:rFonts w:cs="Times New Roman"/>
                <w:sz w:val="20"/>
              </w:rPr>
            </w:pPr>
            <w:ins w:id="827" w:author="Aleta Haflett" w:date="2014-11-03T16:26:00Z">
              <w:r w:rsidRPr="00F25BF8">
                <w:rPr>
                  <w:rFonts w:cs="Times New Roman"/>
                  <w:sz w:val="20"/>
                </w:rPr>
                <w:t>888=Don’t know</w:t>
              </w:r>
            </w:ins>
          </w:p>
          <w:p w14:paraId="7D71C99B" w14:textId="09F49738" w:rsidR="007045FC" w:rsidRPr="00F25BF8" w:rsidRDefault="007045FC" w:rsidP="007045FC">
            <w:ins w:id="828" w:author="Aleta Haflett" w:date="2014-11-03T16:26:00Z">
              <w:r w:rsidRPr="00F25BF8">
                <w:rPr>
                  <w:rFonts w:cs="Times New Roman"/>
                  <w:sz w:val="20"/>
                </w:rPr>
                <w:t>999=Prefer not to respond</w:t>
              </w:r>
            </w:ins>
          </w:p>
        </w:tc>
        <w:tc>
          <w:tcPr>
            <w:tcW w:w="2160" w:type="dxa"/>
          </w:tcPr>
          <w:p w14:paraId="36F02B83" w14:textId="7A3B7D8D" w:rsidR="007045FC" w:rsidRDefault="007045FC" w:rsidP="008113F0">
            <w:pPr>
              <w:kinsoku w:val="0"/>
              <w:overflowPunct w:val="0"/>
              <w:autoSpaceDE w:val="0"/>
              <w:autoSpaceDN w:val="0"/>
              <w:adjustRightInd w:val="0"/>
              <w:contextualSpacing/>
              <w:rPr>
                <w:ins w:id="829" w:author="Aleta Haflett" w:date="2014-11-03T16:28:00Z"/>
                <w:rFonts w:cs="Times New Roman"/>
                <w:sz w:val="20"/>
              </w:rPr>
            </w:pPr>
            <w:commentRangeStart w:id="830"/>
            <w:ins w:id="831" w:author="Aleta Haflett" w:date="2014-11-03T16:26:00Z">
              <w:r w:rsidRPr="00F25BF8">
                <w:rPr>
                  <w:rFonts w:cs="Times New Roman"/>
                  <w:sz w:val="20"/>
                </w:rPr>
                <w:t>Is this field currently planted with agroforestry trees or shrubs, such as musangu, glricidia, ububa, cowpeas, or pigeon peas?</w:t>
              </w:r>
              <w:commentRangeEnd w:id="830"/>
              <w:r>
                <w:rPr>
                  <w:rStyle w:val="CommentReference"/>
                  <w:rFonts w:eastAsiaTheme="minorHAnsi"/>
                </w:rPr>
                <w:commentReference w:id="830"/>
              </w:r>
            </w:ins>
          </w:p>
          <w:p w14:paraId="55AAEF83" w14:textId="77777777" w:rsidR="007045FC" w:rsidRPr="00F25BF8" w:rsidRDefault="007045FC" w:rsidP="008113F0">
            <w:pPr>
              <w:kinsoku w:val="0"/>
              <w:overflowPunct w:val="0"/>
              <w:autoSpaceDE w:val="0"/>
              <w:autoSpaceDN w:val="0"/>
              <w:adjustRightInd w:val="0"/>
              <w:contextualSpacing/>
              <w:rPr>
                <w:ins w:id="832" w:author="Aleta Haflett" w:date="2014-11-03T16:26:00Z"/>
                <w:rFonts w:cs="Times New Roman"/>
                <w:sz w:val="20"/>
              </w:rPr>
            </w:pPr>
          </w:p>
          <w:p w14:paraId="36C202AD" w14:textId="02BFABA4" w:rsidR="007045FC" w:rsidRPr="00F25BF8" w:rsidRDefault="007045FC" w:rsidP="008113F0">
            <w:pPr>
              <w:kinsoku w:val="0"/>
              <w:overflowPunct w:val="0"/>
              <w:autoSpaceDE w:val="0"/>
              <w:autoSpaceDN w:val="0"/>
              <w:adjustRightInd w:val="0"/>
              <w:contextualSpacing/>
              <w:rPr>
                <w:ins w:id="833" w:author="Aleta Haflett" w:date="2014-11-03T16:26:00Z"/>
                <w:rFonts w:cs="Times New Roman"/>
                <w:sz w:val="20"/>
              </w:rPr>
            </w:pPr>
            <w:r>
              <w:rPr>
                <w:rFonts w:cs="Times New Roman"/>
                <w:sz w:val="20"/>
              </w:rPr>
              <w:t>0</w:t>
            </w:r>
            <w:ins w:id="834" w:author="Aleta Haflett" w:date="2014-11-03T16:26:00Z">
              <w:r w:rsidRPr="00F25BF8">
                <w:rPr>
                  <w:rFonts w:cs="Times New Roman"/>
                  <w:sz w:val="20"/>
                </w:rPr>
                <w:t>=No</w:t>
              </w:r>
            </w:ins>
          </w:p>
          <w:p w14:paraId="4BED88A1" w14:textId="4021F5C6" w:rsidR="007045FC" w:rsidRPr="00F25BF8" w:rsidRDefault="007045FC" w:rsidP="008113F0">
            <w:pPr>
              <w:kinsoku w:val="0"/>
              <w:overflowPunct w:val="0"/>
              <w:autoSpaceDE w:val="0"/>
              <w:autoSpaceDN w:val="0"/>
              <w:adjustRightInd w:val="0"/>
              <w:contextualSpacing/>
              <w:rPr>
                <w:ins w:id="835" w:author="Aleta Haflett" w:date="2014-11-03T16:26:00Z"/>
                <w:rFonts w:cs="Times New Roman"/>
                <w:sz w:val="20"/>
              </w:rPr>
            </w:pPr>
            <w:r>
              <w:rPr>
                <w:rFonts w:cs="Times New Roman"/>
                <w:sz w:val="20"/>
              </w:rPr>
              <w:t>1</w:t>
            </w:r>
            <w:ins w:id="836" w:author="Aleta Haflett" w:date="2014-11-03T16:26:00Z">
              <w:r w:rsidRPr="00F25BF8">
                <w:rPr>
                  <w:rFonts w:cs="Times New Roman"/>
                  <w:sz w:val="20"/>
                </w:rPr>
                <w:t>=Yes</w:t>
              </w:r>
            </w:ins>
          </w:p>
          <w:p w14:paraId="729F63E6" w14:textId="77777777" w:rsidR="007045FC" w:rsidRPr="00F25BF8" w:rsidRDefault="007045FC" w:rsidP="008113F0">
            <w:pPr>
              <w:kinsoku w:val="0"/>
              <w:overflowPunct w:val="0"/>
              <w:autoSpaceDE w:val="0"/>
              <w:autoSpaceDN w:val="0"/>
              <w:adjustRightInd w:val="0"/>
              <w:contextualSpacing/>
              <w:rPr>
                <w:ins w:id="837" w:author="Aleta Haflett" w:date="2014-11-03T16:26:00Z"/>
                <w:rFonts w:cs="Times New Roman"/>
                <w:sz w:val="20"/>
              </w:rPr>
            </w:pPr>
            <w:ins w:id="838" w:author="Aleta Haflett" w:date="2014-11-03T16:26:00Z">
              <w:r w:rsidRPr="00F25BF8">
                <w:rPr>
                  <w:rFonts w:cs="Times New Roman"/>
                  <w:sz w:val="20"/>
                </w:rPr>
                <w:t>888=Don’t know</w:t>
              </w:r>
            </w:ins>
          </w:p>
          <w:p w14:paraId="7886D85A" w14:textId="67C85F78" w:rsidR="007045FC" w:rsidRPr="00F25BF8" w:rsidRDefault="007045FC" w:rsidP="00E34508">
            <w:ins w:id="839" w:author="Aleta Haflett" w:date="2014-11-03T16:26:00Z">
              <w:r w:rsidRPr="00F25BF8">
                <w:rPr>
                  <w:rFonts w:cs="Times New Roman"/>
                  <w:sz w:val="20"/>
                </w:rPr>
                <w:t xml:space="preserve">999=Prefer not to respond </w:t>
              </w:r>
            </w:ins>
          </w:p>
        </w:tc>
      </w:tr>
      <w:tr w:rsidR="007045FC" w:rsidRPr="00F25BF8" w14:paraId="1FF73B19" w14:textId="589D3B5E" w:rsidTr="007045FC">
        <w:trPr>
          <w:trHeight w:val="20"/>
        </w:trPr>
        <w:tc>
          <w:tcPr>
            <w:tcW w:w="694" w:type="dxa"/>
          </w:tcPr>
          <w:p w14:paraId="5D2E3B8A" w14:textId="77777777" w:rsidR="007045FC" w:rsidRPr="00F25BF8" w:rsidRDefault="007045FC" w:rsidP="00E3450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82" w:type="dxa"/>
            <w:vAlign w:val="center"/>
          </w:tcPr>
          <w:p w14:paraId="290E42C5" w14:textId="2BD055D1" w:rsidR="007045FC" w:rsidRPr="00F25BF8" w:rsidRDefault="007045FC" w:rsidP="00E34508">
            <w:ins w:id="840" w:author="Aleta Haflett" w:date="2014-11-03T16:25:00Z">
              <w:r w:rsidRPr="00F25BF8">
                <w:rPr>
                  <w:rFonts w:cs="Times New Roman"/>
                  <w:b/>
                  <w:bCs/>
                  <w:spacing w:val="1"/>
                  <w:w w:val="105"/>
                  <w:sz w:val="18"/>
                  <w:szCs w:val="18"/>
                </w:rPr>
                <w:t>fallowyr</w:t>
              </w:r>
            </w:ins>
          </w:p>
        </w:tc>
        <w:tc>
          <w:tcPr>
            <w:tcW w:w="1710" w:type="dxa"/>
          </w:tcPr>
          <w:p w14:paraId="2324567C" w14:textId="72790FAF" w:rsidR="007045FC" w:rsidRPr="00F25BF8" w:rsidRDefault="007045FC" w:rsidP="00E34508">
            <w:ins w:id="841" w:author="Aleta Haflett" w:date="2014-11-03T16:25:00Z">
              <w:r w:rsidRPr="00F25BF8">
                <w:rPr>
                  <w:rFonts w:cs="Times New Roman"/>
                  <w:b/>
                  <w:bCs/>
                  <w:spacing w:val="1"/>
                  <w:w w:val="105"/>
                  <w:sz w:val="18"/>
                  <w:szCs w:val="18"/>
                </w:rPr>
                <w:t>dripirrigate</w:t>
              </w:r>
            </w:ins>
          </w:p>
        </w:tc>
        <w:tc>
          <w:tcPr>
            <w:tcW w:w="2160" w:type="dxa"/>
          </w:tcPr>
          <w:p w14:paraId="22FB75EB" w14:textId="21831861" w:rsidR="007045FC" w:rsidRPr="00F25BF8" w:rsidRDefault="007045FC">
            <w:ins w:id="842" w:author="Aleta Haflett" w:date="2014-11-03T16:26:00Z">
              <w:r w:rsidRPr="00F25BF8">
                <w:rPr>
                  <w:rFonts w:cs="Times New Roman"/>
                  <w:b/>
                  <w:bCs/>
                  <w:spacing w:val="1"/>
                  <w:w w:val="105"/>
                  <w:sz w:val="18"/>
                  <w:szCs w:val="18"/>
                </w:rPr>
                <w:t>fence</w:t>
              </w:r>
            </w:ins>
          </w:p>
        </w:tc>
      </w:tr>
      <w:tr w:rsidR="007045FC" w:rsidRPr="00F25BF8" w14:paraId="312EF150" w14:textId="23E77A03" w:rsidTr="007045FC">
        <w:trPr>
          <w:trHeight w:val="20"/>
        </w:trPr>
        <w:tc>
          <w:tcPr>
            <w:tcW w:w="694" w:type="dxa"/>
          </w:tcPr>
          <w:p w14:paraId="6AA2EF91" w14:textId="77777777" w:rsidR="007045FC" w:rsidRPr="00F25BF8" w:rsidRDefault="007045FC" w:rsidP="00E34508">
            <w:pPr>
              <w:contextualSpacing/>
              <w:jc w:val="center"/>
              <w:rPr>
                <w:sz w:val="20"/>
              </w:rPr>
            </w:pPr>
            <w:r w:rsidRPr="00F25BF8">
              <w:rPr>
                <w:sz w:val="20"/>
              </w:rPr>
              <w:t>1</w:t>
            </w:r>
          </w:p>
        </w:tc>
        <w:tc>
          <w:tcPr>
            <w:tcW w:w="1482" w:type="dxa"/>
            <w:vAlign w:val="center"/>
          </w:tcPr>
          <w:p w14:paraId="333E65CC" w14:textId="4D7B7877" w:rsidR="007045FC" w:rsidRPr="00F25BF8" w:rsidRDefault="007045FC" w:rsidP="00E34508"/>
        </w:tc>
        <w:tc>
          <w:tcPr>
            <w:tcW w:w="1710" w:type="dxa"/>
          </w:tcPr>
          <w:p w14:paraId="7BD402B8" w14:textId="3603DE7F" w:rsidR="007045FC" w:rsidRPr="00F25BF8" w:rsidRDefault="007045FC" w:rsidP="00E34508"/>
        </w:tc>
        <w:tc>
          <w:tcPr>
            <w:tcW w:w="2160" w:type="dxa"/>
          </w:tcPr>
          <w:p w14:paraId="02407D11" w14:textId="106583EF" w:rsidR="007045FC" w:rsidRPr="00F25BF8" w:rsidRDefault="007045FC"/>
        </w:tc>
      </w:tr>
      <w:tr w:rsidR="007045FC" w:rsidRPr="00F25BF8" w14:paraId="632D2FB3" w14:textId="5526152A" w:rsidTr="007045FC">
        <w:trPr>
          <w:trHeight w:val="20"/>
        </w:trPr>
        <w:tc>
          <w:tcPr>
            <w:tcW w:w="694" w:type="dxa"/>
          </w:tcPr>
          <w:p w14:paraId="70EC4F85" w14:textId="77777777" w:rsidR="007045FC" w:rsidRPr="00F25BF8" w:rsidRDefault="007045FC" w:rsidP="00E34508">
            <w:pPr>
              <w:contextualSpacing/>
              <w:jc w:val="center"/>
              <w:rPr>
                <w:sz w:val="20"/>
              </w:rPr>
            </w:pPr>
            <w:r w:rsidRPr="00F25BF8">
              <w:rPr>
                <w:sz w:val="20"/>
              </w:rPr>
              <w:t>2</w:t>
            </w:r>
          </w:p>
        </w:tc>
        <w:tc>
          <w:tcPr>
            <w:tcW w:w="1482" w:type="dxa"/>
          </w:tcPr>
          <w:p w14:paraId="601F42EF" w14:textId="77777777" w:rsidR="007045FC" w:rsidRPr="00F25BF8" w:rsidRDefault="007045FC" w:rsidP="00E34508"/>
        </w:tc>
        <w:tc>
          <w:tcPr>
            <w:tcW w:w="1710" w:type="dxa"/>
          </w:tcPr>
          <w:p w14:paraId="2A57BCB8" w14:textId="77777777" w:rsidR="007045FC" w:rsidRPr="00F25BF8" w:rsidRDefault="007045FC" w:rsidP="00E34508"/>
        </w:tc>
        <w:tc>
          <w:tcPr>
            <w:tcW w:w="2160" w:type="dxa"/>
          </w:tcPr>
          <w:p w14:paraId="3106C19A" w14:textId="77777777" w:rsidR="007045FC" w:rsidRPr="00F25BF8" w:rsidRDefault="007045FC"/>
        </w:tc>
      </w:tr>
      <w:tr w:rsidR="007045FC" w:rsidRPr="00F25BF8" w14:paraId="52CD7315" w14:textId="6B3E0683" w:rsidTr="007045FC">
        <w:trPr>
          <w:trHeight w:val="20"/>
        </w:trPr>
        <w:tc>
          <w:tcPr>
            <w:tcW w:w="694" w:type="dxa"/>
          </w:tcPr>
          <w:p w14:paraId="578BCEB3" w14:textId="77777777" w:rsidR="007045FC" w:rsidRPr="00F25BF8" w:rsidRDefault="007045FC" w:rsidP="00E34508">
            <w:pPr>
              <w:contextualSpacing/>
              <w:jc w:val="center"/>
              <w:rPr>
                <w:sz w:val="20"/>
              </w:rPr>
            </w:pPr>
            <w:r w:rsidRPr="00F25BF8">
              <w:rPr>
                <w:sz w:val="20"/>
              </w:rPr>
              <w:t>3</w:t>
            </w:r>
          </w:p>
        </w:tc>
        <w:tc>
          <w:tcPr>
            <w:tcW w:w="1482" w:type="dxa"/>
          </w:tcPr>
          <w:p w14:paraId="3C571F41" w14:textId="77777777" w:rsidR="007045FC" w:rsidRPr="00F25BF8" w:rsidRDefault="007045FC" w:rsidP="00E34508"/>
        </w:tc>
        <w:tc>
          <w:tcPr>
            <w:tcW w:w="1710" w:type="dxa"/>
          </w:tcPr>
          <w:p w14:paraId="7556D402" w14:textId="77777777" w:rsidR="007045FC" w:rsidRPr="00F25BF8" w:rsidRDefault="007045FC" w:rsidP="00E34508"/>
        </w:tc>
        <w:tc>
          <w:tcPr>
            <w:tcW w:w="2160" w:type="dxa"/>
          </w:tcPr>
          <w:p w14:paraId="458CBA10" w14:textId="77777777" w:rsidR="007045FC" w:rsidRPr="00F25BF8" w:rsidRDefault="007045FC"/>
        </w:tc>
      </w:tr>
      <w:tr w:rsidR="007045FC" w:rsidRPr="00F25BF8" w14:paraId="33BC2B64" w14:textId="42CAD5FF" w:rsidTr="007045FC">
        <w:trPr>
          <w:trHeight w:val="20"/>
        </w:trPr>
        <w:tc>
          <w:tcPr>
            <w:tcW w:w="694" w:type="dxa"/>
          </w:tcPr>
          <w:p w14:paraId="2EC4D801" w14:textId="77777777" w:rsidR="007045FC" w:rsidRPr="00F25BF8" w:rsidRDefault="007045FC" w:rsidP="00E34508">
            <w:pPr>
              <w:contextualSpacing/>
              <w:jc w:val="center"/>
              <w:rPr>
                <w:sz w:val="20"/>
              </w:rPr>
            </w:pPr>
            <w:r w:rsidRPr="00F25BF8">
              <w:rPr>
                <w:sz w:val="20"/>
              </w:rPr>
              <w:t>4</w:t>
            </w:r>
          </w:p>
        </w:tc>
        <w:tc>
          <w:tcPr>
            <w:tcW w:w="1482" w:type="dxa"/>
          </w:tcPr>
          <w:p w14:paraId="4EA49BBA" w14:textId="77777777" w:rsidR="007045FC" w:rsidRPr="00F25BF8" w:rsidRDefault="007045FC" w:rsidP="00E34508"/>
        </w:tc>
        <w:tc>
          <w:tcPr>
            <w:tcW w:w="1710" w:type="dxa"/>
          </w:tcPr>
          <w:p w14:paraId="1BF70ABC" w14:textId="77777777" w:rsidR="007045FC" w:rsidRPr="00F25BF8" w:rsidRDefault="007045FC" w:rsidP="00E34508"/>
        </w:tc>
        <w:tc>
          <w:tcPr>
            <w:tcW w:w="2160" w:type="dxa"/>
          </w:tcPr>
          <w:p w14:paraId="7A807DD6" w14:textId="77777777" w:rsidR="007045FC" w:rsidRPr="00F25BF8" w:rsidRDefault="007045FC"/>
        </w:tc>
      </w:tr>
      <w:tr w:rsidR="007045FC" w:rsidRPr="00F25BF8" w14:paraId="79A78D41" w14:textId="2E6871A8" w:rsidTr="007045FC">
        <w:trPr>
          <w:trHeight w:val="20"/>
        </w:trPr>
        <w:tc>
          <w:tcPr>
            <w:tcW w:w="694" w:type="dxa"/>
          </w:tcPr>
          <w:p w14:paraId="54D97B03" w14:textId="77777777" w:rsidR="007045FC" w:rsidRPr="00F25BF8" w:rsidRDefault="007045FC" w:rsidP="00E34508">
            <w:pPr>
              <w:contextualSpacing/>
              <w:jc w:val="center"/>
              <w:rPr>
                <w:sz w:val="20"/>
              </w:rPr>
            </w:pPr>
            <w:r w:rsidRPr="00F25BF8">
              <w:rPr>
                <w:sz w:val="20"/>
              </w:rPr>
              <w:t>5</w:t>
            </w:r>
          </w:p>
        </w:tc>
        <w:tc>
          <w:tcPr>
            <w:tcW w:w="1482" w:type="dxa"/>
          </w:tcPr>
          <w:p w14:paraId="59DD7EED" w14:textId="77777777" w:rsidR="007045FC" w:rsidRPr="00F25BF8" w:rsidRDefault="007045FC" w:rsidP="00E34508"/>
        </w:tc>
        <w:tc>
          <w:tcPr>
            <w:tcW w:w="1710" w:type="dxa"/>
          </w:tcPr>
          <w:p w14:paraId="215B23F0" w14:textId="77777777" w:rsidR="007045FC" w:rsidRPr="00F25BF8" w:rsidRDefault="007045FC" w:rsidP="00E34508"/>
        </w:tc>
        <w:tc>
          <w:tcPr>
            <w:tcW w:w="2160" w:type="dxa"/>
          </w:tcPr>
          <w:p w14:paraId="77DCF7B2" w14:textId="77777777" w:rsidR="007045FC" w:rsidRPr="00F25BF8" w:rsidRDefault="007045FC"/>
        </w:tc>
      </w:tr>
      <w:tr w:rsidR="007045FC" w:rsidRPr="00F25BF8" w14:paraId="307C28D4" w14:textId="7317544F" w:rsidTr="007045FC">
        <w:trPr>
          <w:trHeight w:val="20"/>
        </w:trPr>
        <w:tc>
          <w:tcPr>
            <w:tcW w:w="694" w:type="dxa"/>
          </w:tcPr>
          <w:p w14:paraId="2BE2E296" w14:textId="77777777" w:rsidR="007045FC" w:rsidRPr="00F25BF8" w:rsidRDefault="007045FC" w:rsidP="00E34508">
            <w:pPr>
              <w:contextualSpacing/>
              <w:jc w:val="center"/>
              <w:rPr>
                <w:sz w:val="20"/>
              </w:rPr>
            </w:pPr>
            <w:r w:rsidRPr="00F25BF8">
              <w:rPr>
                <w:sz w:val="20"/>
              </w:rPr>
              <w:t>6</w:t>
            </w:r>
          </w:p>
        </w:tc>
        <w:tc>
          <w:tcPr>
            <w:tcW w:w="1482" w:type="dxa"/>
          </w:tcPr>
          <w:p w14:paraId="4FFBF450" w14:textId="77777777" w:rsidR="007045FC" w:rsidRPr="00F25BF8" w:rsidRDefault="007045FC" w:rsidP="00E34508"/>
        </w:tc>
        <w:tc>
          <w:tcPr>
            <w:tcW w:w="1710" w:type="dxa"/>
          </w:tcPr>
          <w:p w14:paraId="0FD86F4A" w14:textId="77777777" w:rsidR="007045FC" w:rsidRPr="00F25BF8" w:rsidRDefault="007045FC" w:rsidP="00E34508"/>
        </w:tc>
        <w:tc>
          <w:tcPr>
            <w:tcW w:w="2160" w:type="dxa"/>
          </w:tcPr>
          <w:p w14:paraId="610A4339" w14:textId="77777777" w:rsidR="007045FC" w:rsidRPr="00F25BF8" w:rsidRDefault="007045FC"/>
        </w:tc>
      </w:tr>
      <w:tr w:rsidR="007045FC" w:rsidRPr="00F25BF8" w14:paraId="2FC54A78" w14:textId="61C1CA88" w:rsidTr="007045FC">
        <w:trPr>
          <w:trHeight w:val="20"/>
        </w:trPr>
        <w:tc>
          <w:tcPr>
            <w:tcW w:w="694" w:type="dxa"/>
          </w:tcPr>
          <w:p w14:paraId="263710E7" w14:textId="77777777" w:rsidR="007045FC" w:rsidRPr="00F25BF8" w:rsidRDefault="007045FC" w:rsidP="00E34508">
            <w:pPr>
              <w:contextualSpacing/>
              <w:jc w:val="center"/>
              <w:rPr>
                <w:sz w:val="20"/>
              </w:rPr>
            </w:pPr>
            <w:r w:rsidRPr="00F25BF8">
              <w:rPr>
                <w:sz w:val="20"/>
              </w:rPr>
              <w:t>7</w:t>
            </w:r>
          </w:p>
        </w:tc>
        <w:tc>
          <w:tcPr>
            <w:tcW w:w="1482" w:type="dxa"/>
          </w:tcPr>
          <w:p w14:paraId="0A407A32" w14:textId="77777777" w:rsidR="007045FC" w:rsidRPr="00F25BF8" w:rsidRDefault="007045FC" w:rsidP="00E34508"/>
        </w:tc>
        <w:tc>
          <w:tcPr>
            <w:tcW w:w="1710" w:type="dxa"/>
          </w:tcPr>
          <w:p w14:paraId="669C8AD5" w14:textId="77777777" w:rsidR="007045FC" w:rsidRPr="00F25BF8" w:rsidRDefault="007045FC" w:rsidP="00E34508"/>
        </w:tc>
        <w:tc>
          <w:tcPr>
            <w:tcW w:w="2160" w:type="dxa"/>
          </w:tcPr>
          <w:p w14:paraId="6283A1AA" w14:textId="77777777" w:rsidR="007045FC" w:rsidRPr="00F25BF8" w:rsidRDefault="007045FC"/>
        </w:tc>
      </w:tr>
      <w:tr w:rsidR="007045FC" w:rsidRPr="00F25BF8" w14:paraId="190307E7" w14:textId="6EDDE3ED" w:rsidTr="007045FC">
        <w:trPr>
          <w:trHeight w:val="20"/>
        </w:trPr>
        <w:tc>
          <w:tcPr>
            <w:tcW w:w="694" w:type="dxa"/>
          </w:tcPr>
          <w:p w14:paraId="3EC6A560" w14:textId="77777777" w:rsidR="007045FC" w:rsidRPr="00F25BF8" w:rsidRDefault="007045FC" w:rsidP="00E34508">
            <w:pPr>
              <w:contextualSpacing/>
              <w:jc w:val="center"/>
              <w:rPr>
                <w:sz w:val="20"/>
              </w:rPr>
            </w:pPr>
            <w:r w:rsidRPr="00F25BF8">
              <w:rPr>
                <w:sz w:val="20"/>
              </w:rPr>
              <w:t>8</w:t>
            </w:r>
          </w:p>
        </w:tc>
        <w:tc>
          <w:tcPr>
            <w:tcW w:w="1482" w:type="dxa"/>
          </w:tcPr>
          <w:p w14:paraId="39ABB225" w14:textId="77777777" w:rsidR="007045FC" w:rsidRPr="00F25BF8" w:rsidRDefault="007045FC" w:rsidP="00E34508"/>
        </w:tc>
        <w:tc>
          <w:tcPr>
            <w:tcW w:w="1710" w:type="dxa"/>
          </w:tcPr>
          <w:p w14:paraId="0ADE0146" w14:textId="77777777" w:rsidR="007045FC" w:rsidRPr="00F25BF8" w:rsidRDefault="007045FC" w:rsidP="00E34508"/>
        </w:tc>
        <w:tc>
          <w:tcPr>
            <w:tcW w:w="2160" w:type="dxa"/>
          </w:tcPr>
          <w:p w14:paraId="517DEDE3" w14:textId="77777777" w:rsidR="007045FC" w:rsidRPr="00F25BF8" w:rsidRDefault="007045FC"/>
        </w:tc>
      </w:tr>
      <w:tr w:rsidR="007045FC" w:rsidRPr="00F25BF8" w14:paraId="2796B00C" w14:textId="671C01CB" w:rsidTr="007045FC">
        <w:trPr>
          <w:trHeight w:val="20"/>
        </w:trPr>
        <w:tc>
          <w:tcPr>
            <w:tcW w:w="694" w:type="dxa"/>
          </w:tcPr>
          <w:p w14:paraId="2452F965" w14:textId="77777777" w:rsidR="007045FC" w:rsidRPr="00F25BF8" w:rsidRDefault="007045FC" w:rsidP="00E34508">
            <w:pPr>
              <w:contextualSpacing/>
              <w:jc w:val="center"/>
              <w:rPr>
                <w:sz w:val="20"/>
              </w:rPr>
            </w:pPr>
            <w:r w:rsidRPr="00F25BF8">
              <w:rPr>
                <w:sz w:val="20"/>
              </w:rPr>
              <w:t>9</w:t>
            </w:r>
          </w:p>
        </w:tc>
        <w:tc>
          <w:tcPr>
            <w:tcW w:w="1482" w:type="dxa"/>
          </w:tcPr>
          <w:p w14:paraId="10BF5ADB" w14:textId="77777777" w:rsidR="007045FC" w:rsidRPr="00F25BF8" w:rsidRDefault="007045FC" w:rsidP="00E34508"/>
        </w:tc>
        <w:tc>
          <w:tcPr>
            <w:tcW w:w="1710" w:type="dxa"/>
          </w:tcPr>
          <w:p w14:paraId="180D3218" w14:textId="77777777" w:rsidR="007045FC" w:rsidRPr="00F25BF8" w:rsidRDefault="007045FC" w:rsidP="00E34508"/>
        </w:tc>
        <w:tc>
          <w:tcPr>
            <w:tcW w:w="2160" w:type="dxa"/>
          </w:tcPr>
          <w:p w14:paraId="387DAAE7" w14:textId="77777777" w:rsidR="007045FC" w:rsidRPr="00F25BF8" w:rsidRDefault="007045FC"/>
        </w:tc>
      </w:tr>
      <w:tr w:rsidR="007045FC" w:rsidRPr="00F25BF8" w14:paraId="3EF1D5EF" w14:textId="481237CF" w:rsidTr="007045FC">
        <w:trPr>
          <w:trHeight w:val="20"/>
        </w:trPr>
        <w:tc>
          <w:tcPr>
            <w:tcW w:w="694" w:type="dxa"/>
          </w:tcPr>
          <w:p w14:paraId="5AEC73F4" w14:textId="77777777" w:rsidR="007045FC" w:rsidRPr="00F25BF8" w:rsidRDefault="007045FC" w:rsidP="00E34508">
            <w:pPr>
              <w:contextualSpacing/>
              <w:jc w:val="center"/>
              <w:rPr>
                <w:sz w:val="20"/>
              </w:rPr>
            </w:pPr>
            <w:r w:rsidRPr="00F25BF8">
              <w:rPr>
                <w:sz w:val="20"/>
              </w:rPr>
              <w:t>10</w:t>
            </w:r>
          </w:p>
        </w:tc>
        <w:tc>
          <w:tcPr>
            <w:tcW w:w="1482" w:type="dxa"/>
          </w:tcPr>
          <w:p w14:paraId="4BD89374" w14:textId="77777777" w:rsidR="007045FC" w:rsidRPr="00F25BF8" w:rsidRDefault="007045FC" w:rsidP="00E34508"/>
        </w:tc>
        <w:tc>
          <w:tcPr>
            <w:tcW w:w="1710" w:type="dxa"/>
          </w:tcPr>
          <w:p w14:paraId="4E9DA5D4" w14:textId="77777777" w:rsidR="007045FC" w:rsidRPr="00F25BF8" w:rsidRDefault="007045FC" w:rsidP="00E34508"/>
        </w:tc>
        <w:tc>
          <w:tcPr>
            <w:tcW w:w="2160" w:type="dxa"/>
          </w:tcPr>
          <w:p w14:paraId="7DF3DC82" w14:textId="77777777" w:rsidR="007045FC" w:rsidRPr="00F25BF8" w:rsidRDefault="007045FC"/>
        </w:tc>
      </w:tr>
    </w:tbl>
    <w:p w14:paraId="5EA8FBB4" w14:textId="77777777" w:rsidR="00F7697D" w:rsidRPr="00F25BF8" w:rsidRDefault="00F7697D" w:rsidP="00F7697D">
      <w:pPr>
        <w:tabs>
          <w:tab w:val="left" w:pos="4093"/>
        </w:tabs>
        <w:spacing w:after="0" w:line="240" w:lineRule="auto"/>
        <w:contextualSpacing/>
        <w:rPr>
          <w:rFonts w:eastAsia="SimSun"/>
        </w:rPr>
      </w:pPr>
      <w:r>
        <w:rPr>
          <w:rFonts w:eastAsia="SimSun"/>
        </w:rPr>
        <w:tab/>
      </w:r>
    </w:p>
    <w:p w14:paraId="13CD05FB" w14:textId="77777777" w:rsidR="00F7697D" w:rsidRPr="00F25BF8" w:rsidRDefault="00F7697D" w:rsidP="00F7697D">
      <w:pPr>
        <w:spacing w:after="0" w:line="240" w:lineRule="auto"/>
        <w:contextualSpacing/>
        <w:rPr>
          <w:rFonts w:eastAsia="SimSun"/>
        </w:rPr>
      </w:pPr>
    </w:p>
    <w:p w14:paraId="4711C58E" w14:textId="77777777" w:rsidR="000D64E6" w:rsidRDefault="00F7697D" w:rsidP="00F7697D">
      <w:pPr>
        <w:spacing w:after="0" w:line="240" w:lineRule="auto"/>
        <w:contextualSpacing/>
        <w:rPr>
          <w:ins w:id="843" w:author="Stephanie Fenner" w:date="2014-11-04T14:14:00Z"/>
          <w:rFonts w:eastAsia="SimSun"/>
        </w:rPr>
      </w:pPr>
      <w:r w:rsidRPr="00F25BF8">
        <w:rPr>
          <w:rFonts w:eastAsia="SimSun"/>
        </w:rPr>
        <w:br w:type="page"/>
      </w:r>
    </w:p>
    <w:p w14:paraId="712A8D87" w14:textId="3BF5A685" w:rsidR="000D64E6" w:rsidRPr="000D64E6" w:rsidRDefault="000D64E6" w:rsidP="000D64E6">
      <w:pPr>
        <w:rPr>
          <w:ins w:id="844" w:author="Stephanie Fenner" w:date="2014-11-04T14:14:00Z"/>
          <w:rFonts w:ascii="Arial" w:hAnsi="Arial" w:cs="Arial"/>
          <w:sz w:val="18"/>
          <w:szCs w:val="18"/>
        </w:rPr>
      </w:pPr>
      <w:commentRangeStart w:id="845"/>
      <w:ins w:id="846" w:author="Stephanie Fenner" w:date="2014-11-04T14:14:00Z">
        <w:r w:rsidRPr="000D64E6">
          <w:rPr>
            <w:rFonts w:ascii="Arial" w:hAnsi="Arial" w:cs="Arial"/>
            <w:sz w:val="18"/>
            <w:szCs w:val="18"/>
            <w:rPrChange w:id="847" w:author="Stephanie Fenner" w:date="2014-11-04T14:14:00Z">
              <w:rPr>
                <w:rFonts w:ascii="Arial" w:hAnsi="Arial" w:cs="Arial"/>
                <w:sz w:val="18"/>
                <w:szCs w:val="18"/>
                <w:highlight w:val="magenta"/>
              </w:rPr>
            </w:rPrChange>
          </w:rPr>
          <w:lastRenderedPageBreak/>
          <w:t>Please indicate the crops planted / harvested in this current farming year, and indicate amounts consumed, sold or given away:</w:t>
        </w:r>
        <w:r w:rsidRPr="000D64E6">
          <w:rPr>
            <w:rFonts w:ascii="Arial" w:hAnsi="Arial" w:cs="Arial"/>
            <w:sz w:val="18"/>
            <w:szCs w:val="18"/>
          </w:rPr>
          <w:t xml:space="preserve"> </w:t>
        </w:r>
      </w:ins>
      <w:commentRangeEnd w:id="845"/>
      <w:ins w:id="848" w:author="Stephanie Fenner" w:date="2014-11-04T14:17:00Z">
        <w:r>
          <w:rPr>
            <w:rStyle w:val="CommentReference"/>
          </w:rPr>
          <w:commentReference w:id="845"/>
        </w:r>
      </w:ins>
    </w:p>
    <w:tbl>
      <w:tblPr>
        <w:tblStyle w:val="TableGrid"/>
        <w:tblW w:w="9009" w:type="dxa"/>
        <w:tblLook w:val="04A0" w:firstRow="1" w:lastRow="0" w:firstColumn="1" w:lastColumn="0" w:noHBand="0" w:noVBand="1"/>
      </w:tblPr>
      <w:tblGrid>
        <w:gridCol w:w="1398"/>
        <w:gridCol w:w="2391"/>
        <w:gridCol w:w="1020"/>
        <w:gridCol w:w="627"/>
        <w:gridCol w:w="768"/>
        <w:gridCol w:w="775"/>
        <w:gridCol w:w="1209"/>
        <w:gridCol w:w="821"/>
        <w:tblGridChange w:id="849">
          <w:tblGrid>
            <w:gridCol w:w="1398"/>
            <w:gridCol w:w="2391"/>
            <w:gridCol w:w="1020"/>
            <w:gridCol w:w="627"/>
            <w:gridCol w:w="768"/>
            <w:gridCol w:w="775"/>
            <w:gridCol w:w="1209"/>
            <w:gridCol w:w="821"/>
          </w:tblGrid>
        </w:tblGridChange>
      </w:tblGrid>
      <w:tr w:rsidR="000D64E6" w14:paraId="4D31CDC0" w14:textId="77777777" w:rsidTr="0090229E">
        <w:trPr>
          <w:ins w:id="850" w:author="Stephanie Fenner" w:date="2014-11-04T14:14:00Z"/>
        </w:trPr>
        <w:tc>
          <w:tcPr>
            <w:tcW w:w="1398" w:type="dxa"/>
          </w:tcPr>
          <w:p w14:paraId="57F17A29" w14:textId="0491D786" w:rsidR="000D64E6" w:rsidRPr="000D64E6" w:rsidRDefault="000D64E6" w:rsidP="0090229E">
            <w:pPr>
              <w:rPr>
                <w:ins w:id="851" w:author="Stephanie Fenner" w:date="2014-11-04T14:14:00Z"/>
                <w:rFonts w:ascii="Arial" w:hAnsi="Arial" w:cs="Arial"/>
                <w:sz w:val="18"/>
                <w:szCs w:val="18"/>
              </w:rPr>
            </w:pPr>
            <w:ins w:id="852" w:author="Stephanie Fenner" w:date="2014-11-04T14:14:00Z">
              <w:r w:rsidRPr="000D64E6">
                <w:rPr>
                  <w:rFonts w:ascii="Arial" w:hAnsi="Arial" w:cs="Arial"/>
                  <w:sz w:val="18"/>
                  <w:szCs w:val="18"/>
                </w:rPr>
                <w:t>Crop</w:t>
              </w:r>
            </w:ins>
          </w:p>
        </w:tc>
        <w:tc>
          <w:tcPr>
            <w:tcW w:w="2391" w:type="dxa"/>
          </w:tcPr>
          <w:p w14:paraId="65E84AF6" w14:textId="77777777" w:rsidR="000D64E6" w:rsidRPr="000D64E6" w:rsidRDefault="000D64E6" w:rsidP="0090229E">
            <w:pPr>
              <w:rPr>
                <w:ins w:id="853" w:author="Stephanie Fenner" w:date="2014-11-04T14:14:00Z"/>
                <w:rFonts w:ascii="Arial" w:hAnsi="Arial" w:cs="Arial"/>
                <w:sz w:val="18"/>
                <w:szCs w:val="18"/>
              </w:rPr>
            </w:pPr>
            <w:ins w:id="854" w:author="Stephanie Fenner" w:date="2014-11-04T14:14:00Z">
              <w:r w:rsidRPr="000D64E6">
                <w:rPr>
                  <w:rFonts w:ascii="Arial" w:hAnsi="Arial" w:cs="Arial"/>
                  <w:sz w:val="18"/>
                  <w:szCs w:val="18"/>
                </w:rPr>
                <w:t>Size area planted (Indicate Limas, Hectares, Acres, # basins)</w:t>
              </w:r>
            </w:ins>
          </w:p>
        </w:tc>
        <w:tc>
          <w:tcPr>
            <w:tcW w:w="1020" w:type="dxa"/>
          </w:tcPr>
          <w:p w14:paraId="1B90B7EE" w14:textId="77777777" w:rsidR="000D64E6" w:rsidRPr="00496396" w:rsidRDefault="000D64E6" w:rsidP="0090229E">
            <w:pPr>
              <w:rPr>
                <w:ins w:id="855" w:author="Stephanie Fenner" w:date="2014-11-04T14:14:00Z"/>
                <w:rFonts w:ascii="Arial" w:hAnsi="Arial" w:cs="Arial"/>
                <w:sz w:val="18"/>
                <w:szCs w:val="18"/>
              </w:rPr>
            </w:pPr>
            <w:ins w:id="856" w:author="Stephanie Fenner" w:date="2014-11-04T14:14:00Z">
              <w:r w:rsidRPr="000D64E6">
                <w:rPr>
                  <w:rFonts w:ascii="Arial" w:hAnsi="Arial" w:cs="Arial"/>
                  <w:sz w:val="18"/>
                  <w:szCs w:val="18"/>
                </w:rPr>
                <w:t># bags harvested</w:t>
              </w:r>
            </w:ins>
          </w:p>
        </w:tc>
        <w:tc>
          <w:tcPr>
            <w:tcW w:w="627" w:type="dxa"/>
          </w:tcPr>
          <w:p w14:paraId="19ECE2E8" w14:textId="77777777" w:rsidR="000D64E6" w:rsidRPr="00E575D6" w:rsidRDefault="000D64E6" w:rsidP="0090229E">
            <w:pPr>
              <w:rPr>
                <w:ins w:id="857" w:author="Stephanie Fenner" w:date="2014-11-04T14:14:00Z"/>
                <w:rFonts w:ascii="Arial" w:hAnsi="Arial" w:cs="Arial"/>
                <w:sz w:val="18"/>
                <w:szCs w:val="18"/>
              </w:rPr>
            </w:pPr>
            <w:ins w:id="858" w:author="Stephanie Fenner" w:date="2014-11-04T14:14:00Z">
              <w:r w:rsidRPr="00496396">
                <w:rPr>
                  <w:rFonts w:ascii="Arial" w:hAnsi="Arial" w:cs="Arial"/>
                  <w:sz w:val="18"/>
                  <w:szCs w:val="18"/>
                </w:rPr>
                <w:t>Size Bags (KG)</w:t>
              </w:r>
            </w:ins>
          </w:p>
        </w:tc>
        <w:tc>
          <w:tcPr>
            <w:tcW w:w="768" w:type="dxa"/>
          </w:tcPr>
          <w:p w14:paraId="2FC98FA9" w14:textId="77777777" w:rsidR="000D64E6" w:rsidRPr="00D25595" w:rsidRDefault="000D64E6" w:rsidP="0090229E">
            <w:pPr>
              <w:rPr>
                <w:ins w:id="859" w:author="Stephanie Fenner" w:date="2014-11-04T14:14:00Z"/>
                <w:rFonts w:ascii="Arial" w:hAnsi="Arial" w:cs="Arial"/>
                <w:sz w:val="18"/>
                <w:szCs w:val="18"/>
              </w:rPr>
            </w:pPr>
            <w:ins w:id="860" w:author="Stephanie Fenner" w:date="2014-11-04T14:14:00Z">
              <w:r w:rsidRPr="00E575D6">
                <w:rPr>
                  <w:rFonts w:ascii="Arial" w:hAnsi="Arial" w:cs="Arial"/>
                  <w:sz w:val="18"/>
                  <w:szCs w:val="18"/>
                </w:rPr>
                <w:t># bags sold</w:t>
              </w:r>
            </w:ins>
          </w:p>
        </w:tc>
        <w:tc>
          <w:tcPr>
            <w:tcW w:w="775" w:type="dxa"/>
          </w:tcPr>
          <w:p w14:paraId="629914C5" w14:textId="77777777" w:rsidR="000D64E6" w:rsidRPr="00E31E9E" w:rsidRDefault="000D64E6" w:rsidP="0090229E">
            <w:pPr>
              <w:rPr>
                <w:ins w:id="861" w:author="Stephanie Fenner" w:date="2014-11-04T14:14:00Z"/>
                <w:rFonts w:ascii="Arial" w:hAnsi="Arial" w:cs="Arial"/>
                <w:sz w:val="18"/>
                <w:szCs w:val="18"/>
              </w:rPr>
            </w:pPr>
            <w:ins w:id="862" w:author="Stephanie Fenner" w:date="2014-11-04T14:14:00Z">
              <w:r w:rsidRPr="00D25595">
                <w:rPr>
                  <w:rFonts w:ascii="Arial" w:hAnsi="Arial" w:cs="Arial"/>
                  <w:sz w:val="18"/>
                  <w:szCs w:val="18"/>
                </w:rPr>
                <w:t>Price / Bag</w:t>
              </w:r>
            </w:ins>
          </w:p>
        </w:tc>
        <w:tc>
          <w:tcPr>
            <w:tcW w:w="1209" w:type="dxa"/>
          </w:tcPr>
          <w:p w14:paraId="25BEA342" w14:textId="77777777" w:rsidR="000D64E6" w:rsidRPr="00E31E9E" w:rsidRDefault="000D64E6" w:rsidP="0090229E">
            <w:pPr>
              <w:rPr>
                <w:ins w:id="863" w:author="Stephanie Fenner" w:date="2014-11-04T14:14:00Z"/>
                <w:rFonts w:ascii="Arial" w:hAnsi="Arial" w:cs="Arial"/>
                <w:sz w:val="18"/>
                <w:szCs w:val="18"/>
              </w:rPr>
            </w:pPr>
            <w:ins w:id="864" w:author="Stephanie Fenner" w:date="2014-11-04T14:14:00Z">
              <w:r w:rsidRPr="00E31E9E">
                <w:rPr>
                  <w:rFonts w:ascii="Arial" w:hAnsi="Arial" w:cs="Arial"/>
                  <w:sz w:val="18"/>
                  <w:szCs w:val="18"/>
                </w:rPr>
                <w:t># bags consumed (household)</w:t>
              </w:r>
            </w:ins>
          </w:p>
        </w:tc>
        <w:tc>
          <w:tcPr>
            <w:tcW w:w="821" w:type="dxa"/>
          </w:tcPr>
          <w:p w14:paraId="1D89DEB7" w14:textId="77777777" w:rsidR="000D64E6" w:rsidRDefault="000D64E6" w:rsidP="0090229E">
            <w:pPr>
              <w:rPr>
                <w:ins w:id="865" w:author="Stephanie Fenner" w:date="2014-11-04T14:14:00Z"/>
                <w:rFonts w:ascii="Arial" w:hAnsi="Arial" w:cs="Arial"/>
                <w:sz w:val="18"/>
                <w:szCs w:val="18"/>
              </w:rPr>
            </w:pPr>
            <w:ins w:id="866" w:author="Stephanie Fenner" w:date="2014-11-04T14:14:00Z">
              <w:r w:rsidRPr="00E31E9E">
                <w:rPr>
                  <w:rFonts w:ascii="Arial" w:hAnsi="Arial" w:cs="Arial"/>
                  <w:sz w:val="18"/>
                  <w:szCs w:val="18"/>
                </w:rPr>
                <w:t># bags given away</w:t>
              </w:r>
            </w:ins>
          </w:p>
        </w:tc>
      </w:tr>
      <w:tr w:rsidR="000D64E6" w14:paraId="048786C0" w14:textId="77777777" w:rsidTr="0090229E">
        <w:trPr>
          <w:ins w:id="867" w:author="Stephanie Fenner" w:date="2014-11-04T14:14:00Z"/>
        </w:trPr>
        <w:tc>
          <w:tcPr>
            <w:tcW w:w="1398" w:type="dxa"/>
          </w:tcPr>
          <w:p w14:paraId="0AAF0C3B" w14:textId="77777777" w:rsidR="000D64E6" w:rsidRDefault="000D64E6" w:rsidP="0090229E">
            <w:pPr>
              <w:rPr>
                <w:ins w:id="868" w:author="Stephanie Fenner" w:date="2014-11-04T14:14:00Z"/>
                <w:rFonts w:ascii="Arial" w:hAnsi="Arial" w:cs="Arial"/>
                <w:sz w:val="18"/>
                <w:szCs w:val="18"/>
              </w:rPr>
            </w:pPr>
          </w:p>
        </w:tc>
        <w:tc>
          <w:tcPr>
            <w:tcW w:w="2391" w:type="dxa"/>
          </w:tcPr>
          <w:p w14:paraId="7874DFDD" w14:textId="77777777" w:rsidR="000D64E6" w:rsidRDefault="000D64E6" w:rsidP="0090229E">
            <w:pPr>
              <w:rPr>
                <w:ins w:id="869" w:author="Stephanie Fenner" w:date="2014-11-04T14:14:00Z"/>
                <w:rFonts w:ascii="Arial" w:hAnsi="Arial" w:cs="Arial"/>
                <w:sz w:val="18"/>
                <w:szCs w:val="18"/>
              </w:rPr>
            </w:pPr>
          </w:p>
        </w:tc>
        <w:tc>
          <w:tcPr>
            <w:tcW w:w="1020" w:type="dxa"/>
          </w:tcPr>
          <w:p w14:paraId="36BD1679" w14:textId="77777777" w:rsidR="000D64E6" w:rsidRDefault="000D64E6" w:rsidP="0090229E">
            <w:pPr>
              <w:rPr>
                <w:ins w:id="870" w:author="Stephanie Fenner" w:date="2014-11-04T14:14:00Z"/>
                <w:rFonts w:ascii="Arial" w:hAnsi="Arial" w:cs="Arial"/>
                <w:sz w:val="18"/>
                <w:szCs w:val="18"/>
              </w:rPr>
            </w:pPr>
          </w:p>
        </w:tc>
        <w:tc>
          <w:tcPr>
            <w:tcW w:w="627" w:type="dxa"/>
          </w:tcPr>
          <w:p w14:paraId="0F13FD19" w14:textId="77777777" w:rsidR="000D64E6" w:rsidRDefault="000D64E6" w:rsidP="0090229E">
            <w:pPr>
              <w:rPr>
                <w:ins w:id="871" w:author="Stephanie Fenner" w:date="2014-11-04T14:14:00Z"/>
                <w:rFonts w:ascii="Arial" w:hAnsi="Arial" w:cs="Arial"/>
                <w:sz w:val="18"/>
                <w:szCs w:val="18"/>
              </w:rPr>
            </w:pPr>
          </w:p>
        </w:tc>
        <w:tc>
          <w:tcPr>
            <w:tcW w:w="768" w:type="dxa"/>
          </w:tcPr>
          <w:p w14:paraId="0CE15318" w14:textId="77777777" w:rsidR="000D64E6" w:rsidRDefault="000D64E6" w:rsidP="0090229E">
            <w:pPr>
              <w:rPr>
                <w:ins w:id="872" w:author="Stephanie Fenner" w:date="2014-11-04T14:14:00Z"/>
                <w:rFonts w:ascii="Arial" w:hAnsi="Arial" w:cs="Arial"/>
                <w:sz w:val="18"/>
                <w:szCs w:val="18"/>
              </w:rPr>
            </w:pPr>
          </w:p>
        </w:tc>
        <w:tc>
          <w:tcPr>
            <w:tcW w:w="775" w:type="dxa"/>
          </w:tcPr>
          <w:p w14:paraId="3B3D7D3C" w14:textId="77777777" w:rsidR="000D64E6" w:rsidRDefault="000D64E6" w:rsidP="0090229E">
            <w:pPr>
              <w:rPr>
                <w:ins w:id="873" w:author="Stephanie Fenner" w:date="2014-11-04T14:14:00Z"/>
                <w:rFonts w:ascii="Arial" w:hAnsi="Arial" w:cs="Arial"/>
                <w:sz w:val="18"/>
                <w:szCs w:val="18"/>
              </w:rPr>
            </w:pPr>
          </w:p>
        </w:tc>
        <w:tc>
          <w:tcPr>
            <w:tcW w:w="1209" w:type="dxa"/>
          </w:tcPr>
          <w:p w14:paraId="40FA4582" w14:textId="77777777" w:rsidR="000D64E6" w:rsidRDefault="000D64E6" w:rsidP="0090229E">
            <w:pPr>
              <w:rPr>
                <w:ins w:id="874" w:author="Stephanie Fenner" w:date="2014-11-04T14:14:00Z"/>
                <w:rFonts w:ascii="Arial" w:hAnsi="Arial" w:cs="Arial"/>
                <w:sz w:val="18"/>
                <w:szCs w:val="18"/>
              </w:rPr>
            </w:pPr>
          </w:p>
        </w:tc>
        <w:tc>
          <w:tcPr>
            <w:tcW w:w="821" w:type="dxa"/>
          </w:tcPr>
          <w:p w14:paraId="5C49567B" w14:textId="77777777" w:rsidR="000D64E6" w:rsidRDefault="000D64E6" w:rsidP="0090229E">
            <w:pPr>
              <w:rPr>
                <w:ins w:id="875" w:author="Stephanie Fenner" w:date="2014-11-04T14:14:00Z"/>
                <w:rFonts w:ascii="Arial" w:hAnsi="Arial" w:cs="Arial"/>
                <w:sz w:val="18"/>
                <w:szCs w:val="18"/>
              </w:rPr>
            </w:pPr>
          </w:p>
        </w:tc>
      </w:tr>
      <w:tr w:rsidR="000D64E6" w14:paraId="3DFAA6E3" w14:textId="77777777" w:rsidTr="0090229E">
        <w:trPr>
          <w:ins w:id="876" w:author="Stephanie Fenner" w:date="2014-11-04T14:14:00Z"/>
        </w:trPr>
        <w:tc>
          <w:tcPr>
            <w:tcW w:w="1398" w:type="dxa"/>
          </w:tcPr>
          <w:p w14:paraId="5E4933F6" w14:textId="77777777" w:rsidR="000D64E6" w:rsidRDefault="000D64E6" w:rsidP="0090229E">
            <w:pPr>
              <w:rPr>
                <w:ins w:id="877" w:author="Stephanie Fenner" w:date="2014-11-04T14:14:00Z"/>
                <w:rFonts w:ascii="Arial" w:hAnsi="Arial" w:cs="Arial"/>
                <w:sz w:val="18"/>
                <w:szCs w:val="18"/>
              </w:rPr>
            </w:pPr>
          </w:p>
        </w:tc>
        <w:tc>
          <w:tcPr>
            <w:tcW w:w="2391" w:type="dxa"/>
          </w:tcPr>
          <w:p w14:paraId="395B57C2" w14:textId="77777777" w:rsidR="000D64E6" w:rsidRDefault="000D64E6" w:rsidP="0090229E">
            <w:pPr>
              <w:rPr>
                <w:ins w:id="878" w:author="Stephanie Fenner" w:date="2014-11-04T14:14:00Z"/>
                <w:rFonts w:ascii="Arial" w:hAnsi="Arial" w:cs="Arial"/>
                <w:sz w:val="18"/>
                <w:szCs w:val="18"/>
              </w:rPr>
            </w:pPr>
          </w:p>
        </w:tc>
        <w:tc>
          <w:tcPr>
            <w:tcW w:w="1020" w:type="dxa"/>
          </w:tcPr>
          <w:p w14:paraId="00427CD4" w14:textId="77777777" w:rsidR="000D64E6" w:rsidRDefault="000D64E6" w:rsidP="0090229E">
            <w:pPr>
              <w:rPr>
                <w:ins w:id="879" w:author="Stephanie Fenner" w:date="2014-11-04T14:14:00Z"/>
                <w:rFonts w:ascii="Arial" w:hAnsi="Arial" w:cs="Arial"/>
                <w:sz w:val="18"/>
                <w:szCs w:val="18"/>
              </w:rPr>
            </w:pPr>
          </w:p>
        </w:tc>
        <w:tc>
          <w:tcPr>
            <w:tcW w:w="627" w:type="dxa"/>
          </w:tcPr>
          <w:p w14:paraId="11BB9235" w14:textId="77777777" w:rsidR="000D64E6" w:rsidRDefault="000D64E6" w:rsidP="0090229E">
            <w:pPr>
              <w:rPr>
                <w:ins w:id="880" w:author="Stephanie Fenner" w:date="2014-11-04T14:14:00Z"/>
                <w:rFonts w:ascii="Arial" w:hAnsi="Arial" w:cs="Arial"/>
                <w:sz w:val="18"/>
                <w:szCs w:val="18"/>
              </w:rPr>
            </w:pPr>
          </w:p>
        </w:tc>
        <w:tc>
          <w:tcPr>
            <w:tcW w:w="768" w:type="dxa"/>
          </w:tcPr>
          <w:p w14:paraId="63E4AFC7" w14:textId="77777777" w:rsidR="000D64E6" w:rsidRDefault="000D64E6" w:rsidP="0090229E">
            <w:pPr>
              <w:rPr>
                <w:ins w:id="881" w:author="Stephanie Fenner" w:date="2014-11-04T14:14:00Z"/>
                <w:rFonts w:ascii="Arial" w:hAnsi="Arial" w:cs="Arial"/>
                <w:sz w:val="18"/>
                <w:szCs w:val="18"/>
              </w:rPr>
            </w:pPr>
          </w:p>
        </w:tc>
        <w:tc>
          <w:tcPr>
            <w:tcW w:w="775" w:type="dxa"/>
          </w:tcPr>
          <w:p w14:paraId="57385A29" w14:textId="77777777" w:rsidR="000D64E6" w:rsidRDefault="000D64E6" w:rsidP="0090229E">
            <w:pPr>
              <w:rPr>
                <w:ins w:id="882" w:author="Stephanie Fenner" w:date="2014-11-04T14:14:00Z"/>
                <w:rFonts w:ascii="Arial" w:hAnsi="Arial" w:cs="Arial"/>
                <w:sz w:val="18"/>
                <w:szCs w:val="18"/>
              </w:rPr>
            </w:pPr>
          </w:p>
        </w:tc>
        <w:tc>
          <w:tcPr>
            <w:tcW w:w="1209" w:type="dxa"/>
          </w:tcPr>
          <w:p w14:paraId="27E7C664" w14:textId="77777777" w:rsidR="000D64E6" w:rsidRDefault="000D64E6" w:rsidP="0090229E">
            <w:pPr>
              <w:rPr>
                <w:ins w:id="883" w:author="Stephanie Fenner" w:date="2014-11-04T14:14:00Z"/>
                <w:rFonts w:ascii="Arial" w:hAnsi="Arial" w:cs="Arial"/>
                <w:sz w:val="18"/>
                <w:szCs w:val="18"/>
              </w:rPr>
            </w:pPr>
          </w:p>
        </w:tc>
        <w:tc>
          <w:tcPr>
            <w:tcW w:w="821" w:type="dxa"/>
          </w:tcPr>
          <w:p w14:paraId="01B2A899" w14:textId="77777777" w:rsidR="000D64E6" w:rsidRDefault="000D64E6" w:rsidP="0090229E">
            <w:pPr>
              <w:rPr>
                <w:ins w:id="884" w:author="Stephanie Fenner" w:date="2014-11-04T14:14:00Z"/>
                <w:rFonts w:ascii="Arial" w:hAnsi="Arial" w:cs="Arial"/>
                <w:sz w:val="18"/>
                <w:szCs w:val="18"/>
              </w:rPr>
            </w:pPr>
          </w:p>
        </w:tc>
      </w:tr>
      <w:tr w:rsidR="000D64E6" w14:paraId="1FAEFE9C" w14:textId="77777777" w:rsidTr="0090229E">
        <w:trPr>
          <w:ins w:id="885" w:author="Stephanie Fenner" w:date="2014-11-04T14:14:00Z"/>
        </w:trPr>
        <w:tc>
          <w:tcPr>
            <w:tcW w:w="1398" w:type="dxa"/>
          </w:tcPr>
          <w:p w14:paraId="53E119DF" w14:textId="77777777" w:rsidR="000D64E6" w:rsidRDefault="000D64E6" w:rsidP="0090229E">
            <w:pPr>
              <w:rPr>
                <w:ins w:id="886" w:author="Stephanie Fenner" w:date="2014-11-04T14:14:00Z"/>
                <w:rFonts w:ascii="Arial" w:hAnsi="Arial" w:cs="Arial"/>
                <w:sz w:val="18"/>
                <w:szCs w:val="18"/>
              </w:rPr>
            </w:pPr>
          </w:p>
        </w:tc>
        <w:tc>
          <w:tcPr>
            <w:tcW w:w="2391" w:type="dxa"/>
          </w:tcPr>
          <w:p w14:paraId="7DAA74D2" w14:textId="77777777" w:rsidR="000D64E6" w:rsidRDefault="000D64E6" w:rsidP="0090229E">
            <w:pPr>
              <w:rPr>
                <w:ins w:id="887" w:author="Stephanie Fenner" w:date="2014-11-04T14:14:00Z"/>
                <w:rFonts w:ascii="Arial" w:hAnsi="Arial" w:cs="Arial"/>
                <w:sz w:val="18"/>
                <w:szCs w:val="18"/>
              </w:rPr>
            </w:pPr>
          </w:p>
        </w:tc>
        <w:tc>
          <w:tcPr>
            <w:tcW w:w="1020" w:type="dxa"/>
          </w:tcPr>
          <w:p w14:paraId="0F50A350" w14:textId="77777777" w:rsidR="000D64E6" w:rsidRDefault="000D64E6" w:rsidP="0090229E">
            <w:pPr>
              <w:rPr>
                <w:ins w:id="888" w:author="Stephanie Fenner" w:date="2014-11-04T14:14:00Z"/>
                <w:rFonts w:ascii="Arial" w:hAnsi="Arial" w:cs="Arial"/>
                <w:sz w:val="18"/>
                <w:szCs w:val="18"/>
              </w:rPr>
            </w:pPr>
          </w:p>
        </w:tc>
        <w:tc>
          <w:tcPr>
            <w:tcW w:w="627" w:type="dxa"/>
          </w:tcPr>
          <w:p w14:paraId="2395F3AE" w14:textId="77777777" w:rsidR="000D64E6" w:rsidRDefault="000D64E6" w:rsidP="0090229E">
            <w:pPr>
              <w:rPr>
                <w:ins w:id="889" w:author="Stephanie Fenner" w:date="2014-11-04T14:14:00Z"/>
                <w:rFonts w:ascii="Arial" w:hAnsi="Arial" w:cs="Arial"/>
                <w:sz w:val="18"/>
                <w:szCs w:val="18"/>
              </w:rPr>
            </w:pPr>
          </w:p>
        </w:tc>
        <w:tc>
          <w:tcPr>
            <w:tcW w:w="768" w:type="dxa"/>
          </w:tcPr>
          <w:p w14:paraId="4AB215DB" w14:textId="77777777" w:rsidR="000D64E6" w:rsidRDefault="000D64E6" w:rsidP="0090229E">
            <w:pPr>
              <w:rPr>
                <w:ins w:id="890" w:author="Stephanie Fenner" w:date="2014-11-04T14:14:00Z"/>
                <w:rFonts w:ascii="Arial" w:hAnsi="Arial" w:cs="Arial"/>
                <w:sz w:val="18"/>
                <w:szCs w:val="18"/>
              </w:rPr>
            </w:pPr>
          </w:p>
        </w:tc>
        <w:tc>
          <w:tcPr>
            <w:tcW w:w="775" w:type="dxa"/>
          </w:tcPr>
          <w:p w14:paraId="2CFD3C84" w14:textId="77777777" w:rsidR="000D64E6" w:rsidRDefault="000D64E6" w:rsidP="0090229E">
            <w:pPr>
              <w:rPr>
                <w:ins w:id="891" w:author="Stephanie Fenner" w:date="2014-11-04T14:14:00Z"/>
                <w:rFonts w:ascii="Arial" w:hAnsi="Arial" w:cs="Arial"/>
                <w:sz w:val="18"/>
                <w:szCs w:val="18"/>
              </w:rPr>
            </w:pPr>
          </w:p>
        </w:tc>
        <w:tc>
          <w:tcPr>
            <w:tcW w:w="1209" w:type="dxa"/>
          </w:tcPr>
          <w:p w14:paraId="0A075226" w14:textId="77777777" w:rsidR="000D64E6" w:rsidRDefault="000D64E6" w:rsidP="0090229E">
            <w:pPr>
              <w:rPr>
                <w:ins w:id="892" w:author="Stephanie Fenner" w:date="2014-11-04T14:14:00Z"/>
                <w:rFonts w:ascii="Arial" w:hAnsi="Arial" w:cs="Arial"/>
                <w:sz w:val="18"/>
                <w:szCs w:val="18"/>
              </w:rPr>
            </w:pPr>
          </w:p>
        </w:tc>
        <w:tc>
          <w:tcPr>
            <w:tcW w:w="821" w:type="dxa"/>
          </w:tcPr>
          <w:p w14:paraId="55E72623" w14:textId="77777777" w:rsidR="000D64E6" w:rsidRDefault="000D64E6" w:rsidP="0090229E">
            <w:pPr>
              <w:rPr>
                <w:ins w:id="893" w:author="Stephanie Fenner" w:date="2014-11-04T14:14:00Z"/>
                <w:rFonts w:ascii="Arial" w:hAnsi="Arial" w:cs="Arial"/>
                <w:sz w:val="18"/>
                <w:szCs w:val="18"/>
              </w:rPr>
            </w:pPr>
          </w:p>
        </w:tc>
      </w:tr>
      <w:tr w:rsidR="000D64E6" w14:paraId="669E9C9E" w14:textId="77777777" w:rsidTr="0090229E">
        <w:trPr>
          <w:ins w:id="894" w:author="Stephanie Fenner" w:date="2014-11-04T14:14:00Z"/>
        </w:trPr>
        <w:tc>
          <w:tcPr>
            <w:tcW w:w="1398" w:type="dxa"/>
          </w:tcPr>
          <w:p w14:paraId="176A5DBF" w14:textId="77777777" w:rsidR="000D64E6" w:rsidRDefault="000D64E6" w:rsidP="0090229E">
            <w:pPr>
              <w:rPr>
                <w:ins w:id="895" w:author="Stephanie Fenner" w:date="2014-11-04T14:14:00Z"/>
                <w:rFonts w:ascii="Arial" w:hAnsi="Arial" w:cs="Arial"/>
                <w:sz w:val="18"/>
                <w:szCs w:val="18"/>
              </w:rPr>
            </w:pPr>
          </w:p>
        </w:tc>
        <w:tc>
          <w:tcPr>
            <w:tcW w:w="2391" w:type="dxa"/>
          </w:tcPr>
          <w:p w14:paraId="669B2F44" w14:textId="77777777" w:rsidR="000D64E6" w:rsidRDefault="000D64E6" w:rsidP="0090229E">
            <w:pPr>
              <w:rPr>
                <w:ins w:id="896" w:author="Stephanie Fenner" w:date="2014-11-04T14:14:00Z"/>
                <w:rFonts w:ascii="Arial" w:hAnsi="Arial" w:cs="Arial"/>
                <w:sz w:val="18"/>
                <w:szCs w:val="18"/>
              </w:rPr>
            </w:pPr>
          </w:p>
        </w:tc>
        <w:tc>
          <w:tcPr>
            <w:tcW w:w="1020" w:type="dxa"/>
          </w:tcPr>
          <w:p w14:paraId="6A713D76" w14:textId="77777777" w:rsidR="000D64E6" w:rsidRDefault="000D64E6" w:rsidP="0090229E">
            <w:pPr>
              <w:rPr>
                <w:ins w:id="897" w:author="Stephanie Fenner" w:date="2014-11-04T14:14:00Z"/>
                <w:rFonts w:ascii="Arial" w:hAnsi="Arial" w:cs="Arial"/>
                <w:sz w:val="18"/>
                <w:szCs w:val="18"/>
              </w:rPr>
            </w:pPr>
          </w:p>
        </w:tc>
        <w:tc>
          <w:tcPr>
            <w:tcW w:w="627" w:type="dxa"/>
          </w:tcPr>
          <w:p w14:paraId="154FB814" w14:textId="77777777" w:rsidR="000D64E6" w:rsidRDefault="000D64E6" w:rsidP="0090229E">
            <w:pPr>
              <w:rPr>
                <w:ins w:id="898" w:author="Stephanie Fenner" w:date="2014-11-04T14:14:00Z"/>
                <w:rFonts w:ascii="Arial" w:hAnsi="Arial" w:cs="Arial"/>
                <w:sz w:val="18"/>
                <w:szCs w:val="18"/>
              </w:rPr>
            </w:pPr>
          </w:p>
        </w:tc>
        <w:tc>
          <w:tcPr>
            <w:tcW w:w="768" w:type="dxa"/>
          </w:tcPr>
          <w:p w14:paraId="2E55936F" w14:textId="77777777" w:rsidR="000D64E6" w:rsidRDefault="000D64E6" w:rsidP="0090229E">
            <w:pPr>
              <w:rPr>
                <w:ins w:id="899" w:author="Stephanie Fenner" w:date="2014-11-04T14:14:00Z"/>
                <w:rFonts w:ascii="Arial" w:hAnsi="Arial" w:cs="Arial"/>
                <w:sz w:val="18"/>
                <w:szCs w:val="18"/>
              </w:rPr>
            </w:pPr>
          </w:p>
        </w:tc>
        <w:tc>
          <w:tcPr>
            <w:tcW w:w="775" w:type="dxa"/>
          </w:tcPr>
          <w:p w14:paraId="2405DDB2" w14:textId="77777777" w:rsidR="000D64E6" w:rsidRDefault="000D64E6" w:rsidP="0090229E">
            <w:pPr>
              <w:rPr>
                <w:ins w:id="900" w:author="Stephanie Fenner" w:date="2014-11-04T14:14:00Z"/>
                <w:rFonts w:ascii="Arial" w:hAnsi="Arial" w:cs="Arial"/>
                <w:sz w:val="18"/>
                <w:szCs w:val="18"/>
              </w:rPr>
            </w:pPr>
          </w:p>
        </w:tc>
        <w:tc>
          <w:tcPr>
            <w:tcW w:w="1209" w:type="dxa"/>
          </w:tcPr>
          <w:p w14:paraId="1016BD60" w14:textId="77777777" w:rsidR="000D64E6" w:rsidRDefault="000D64E6" w:rsidP="0090229E">
            <w:pPr>
              <w:rPr>
                <w:ins w:id="901" w:author="Stephanie Fenner" w:date="2014-11-04T14:14:00Z"/>
                <w:rFonts w:ascii="Arial" w:hAnsi="Arial" w:cs="Arial"/>
                <w:sz w:val="18"/>
                <w:szCs w:val="18"/>
              </w:rPr>
            </w:pPr>
          </w:p>
        </w:tc>
        <w:tc>
          <w:tcPr>
            <w:tcW w:w="821" w:type="dxa"/>
          </w:tcPr>
          <w:p w14:paraId="536BB8D5" w14:textId="77777777" w:rsidR="000D64E6" w:rsidRDefault="000D64E6" w:rsidP="0090229E">
            <w:pPr>
              <w:rPr>
                <w:ins w:id="902" w:author="Stephanie Fenner" w:date="2014-11-04T14:14:00Z"/>
                <w:rFonts w:ascii="Arial" w:hAnsi="Arial" w:cs="Arial"/>
                <w:sz w:val="18"/>
                <w:szCs w:val="18"/>
              </w:rPr>
            </w:pPr>
          </w:p>
        </w:tc>
      </w:tr>
      <w:tr w:rsidR="000D64E6" w14:paraId="3EEEF85A" w14:textId="77777777" w:rsidTr="000D64E6">
        <w:tblPrEx>
          <w:tblW w:w="9009" w:type="dxa"/>
          <w:tblPrExChange w:id="903" w:author="Stephanie Fenner" w:date="2014-11-04T14:18:00Z">
            <w:tblPrEx>
              <w:tblW w:w="9009" w:type="dxa"/>
            </w:tblPrEx>
          </w:tblPrExChange>
        </w:tblPrEx>
        <w:trPr>
          <w:trHeight w:val="125"/>
          <w:ins w:id="904" w:author="Stephanie Fenner" w:date="2014-11-04T14:14:00Z"/>
        </w:trPr>
        <w:tc>
          <w:tcPr>
            <w:tcW w:w="1398" w:type="dxa"/>
            <w:tcPrChange w:id="905" w:author="Stephanie Fenner" w:date="2014-11-04T14:18:00Z">
              <w:tcPr>
                <w:tcW w:w="1398" w:type="dxa"/>
              </w:tcPr>
            </w:tcPrChange>
          </w:tcPr>
          <w:p w14:paraId="6DEB400C" w14:textId="77777777" w:rsidR="000D64E6" w:rsidRDefault="000D64E6" w:rsidP="0090229E">
            <w:pPr>
              <w:rPr>
                <w:ins w:id="906" w:author="Stephanie Fenner" w:date="2014-11-04T14:14:00Z"/>
                <w:rFonts w:ascii="Arial" w:hAnsi="Arial" w:cs="Arial"/>
                <w:sz w:val="18"/>
                <w:szCs w:val="18"/>
              </w:rPr>
            </w:pPr>
          </w:p>
        </w:tc>
        <w:tc>
          <w:tcPr>
            <w:tcW w:w="2391" w:type="dxa"/>
            <w:tcPrChange w:id="907" w:author="Stephanie Fenner" w:date="2014-11-04T14:18:00Z">
              <w:tcPr>
                <w:tcW w:w="2391" w:type="dxa"/>
              </w:tcPr>
            </w:tcPrChange>
          </w:tcPr>
          <w:p w14:paraId="750506B7" w14:textId="77777777" w:rsidR="000D64E6" w:rsidRDefault="000D64E6" w:rsidP="0090229E">
            <w:pPr>
              <w:rPr>
                <w:ins w:id="908" w:author="Stephanie Fenner" w:date="2014-11-04T14:14:00Z"/>
                <w:rFonts w:ascii="Arial" w:hAnsi="Arial" w:cs="Arial"/>
                <w:sz w:val="18"/>
                <w:szCs w:val="18"/>
              </w:rPr>
            </w:pPr>
          </w:p>
        </w:tc>
        <w:tc>
          <w:tcPr>
            <w:tcW w:w="1020" w:type="dxa"/>
            <w:tcPrChange w:id="909" w:author="Stephanie Fenner" w:date="2014-11-04T14:18:00Z">
              <w:tcPr>
                <w:tcW w:w="1020" w:type="dxa"/>
              </w:tcPr>
            </w:tcPrChange>
          </w:tcPr>
          <w:p w14:paraId="5CDF8C25" w14:textId="77777777" w:rsidR="000D64E6" w:rsidRDefault="000D64E6" w:rsidP="0090229E">
            <w:pPr>
              <w:rPr>
                <w:ins w:id="910" w:author="Stephanie Fenner" w:date="2014-11-04T14:14:00Z"/>
                <w:rFonts w:ascii="Arial" w:hAnsi="Arial" w:cs="Arial"/>
                <w:sz w:val="18"/>
                <w:szCs w:val="18"/>
              </w:rPr>
            </w:pPr>
          </w:p>
        </w:tc>
        <w:tc>
          <w:tcPr>
            <w:tcW w:w="627" w:type="dxa"/>
            <w:tcPrChange w:id="911" w:author="Stephanie Fenner" w:date="2014-11-04T14:18:00Z">
              <w:tcPr>
                <w:tcW w:w="627" w:type="dxa"/>
              </w:tcPr>
            </w:tcPrChange>
          </w:tcPr>
          <w:p w14:paraId="0710566A" w14:textId="77777777" w:rsidR="000D64E6" w:rsidRDefault="000D64E6" w:rsidP="0090229E">
            <w:pPr>
              <w:rPr>
                <w:ins w:id="912" w:author="Stephanie Fenner" w:date="2014-11-04T14:14:00Z"/>
                <w:rFonts w:ascii="Arial" w:hAnsi="Arial" w:cs="Arial"/>
                <w:sz w:val="18"/>
                <w:szCs w:val="18"/>
              </w:rPr>
            </w:pPr>
          </w:p>
        </w:tc>
        <w:tc>
          <w:tcPr>
            <w:tcW w:w="768" w:type="dxa"/>
            <w:tcPrChange w:id="913" w:author="Stephanie Fenner" w:date="2014-11-04T14:18:00Z">
              <w:tcPr>
                <w:tcW w:w="768" w:type="dxa"/>
              </w:tcPr>
            </w:tcPrChange>
          </w:tcPr>
          <w:p w14:paraId="18CFD45C" w14:textId="77777777" w:rsidR="000D64E6" w:rsidRDefault="000D64E6" w:rsidP="0090229E">
            <w:pPr>
              <w:rPr>
                <w:ins w:id="914" w:author="Stephanie Fenner" w:date="2014-11-04T14:14:00Z"/>
                <w:rFonts w:ascii="Arial" w:hAnsi="Arial" w:cs="Arial"/>
                <w:sz w:val="18"/>
                <w:szCs w:val="18"/>
              </w:rPr>
            </w:pPr>
          </w:p>
        </w:tc>
        <w:tc>
          <w:tcPr>
            <w:tcW w:w="775" w:type="dxa"/>
            <w:tcPrChange w:id="915" w:author="Stephanie Fenner" w:date="2014-11-04T14:18:00Z">
              <w:tcPr>
                <w:tcW w:w="775" w:type="dxa"/>
              </w:tcPr>
            </w:tcPrChange>
          </w:tcPr>
          <w:p w14:paraId="78129B92" w14:textId="77777777" w:rsidR="000D64E6" w:rsidRDefault="000D64E6" w:rsidP="0090229E">
            <w:pPr>
              <w:rPr>
                <w:ins w:id="916" w:author="Stephanie Fenner" w:date="2014-11-04T14:14:00Z"/>
                <w:rFonts w:ascii="Arial" w:hAnsi="Arial" w:cs="Arial"/>
                <w:sz w:val="18"/>
                <w:szCs w:val="18"/>
              </w:rPr>
            </w:pPr>
          </w:p>
        </w:tc>
        <w:tc>
          <w:tcPr>
            <w:tcW w:w="1209" w:type="dxa"/>
            <w:tcPrChange w:id="917" w:author="Stephanie Fenner" w:date="2014-11-04T14:18:00Z">
              <w:tcPr>
                <w:tcW w:w="1209" w:type="dxa"/>
              </w:tcPr>
            </w:tcPrChange>
          </w:tcPr>
          <w:p w14:paraId="7CE71B2F" w14:textId="77777777" w:rsidR="000D64E6" w:rsidRDefault="000D64E6" w:rsidP="0090229E">
            <w:pPr>
              <w:rPr>
                <w:ins w:id="918" w:author="Stephanie Fenner" w:date="2014-11-04T14:14:00Z"/>
                <w:rFonts w:ascii="Arial" w:hAnsi="Arial" w:cs="Arial"/>
                <w:sz w:val="18"/>
                <w:szCs w:val="18"/>
              </w:rPr>
            </w:pPr>
          </w:p>
        </w:tc>
        <w:tc>
          <w:tcPr>
            <w:tcW w:w="821" w:type="dxa"/>
            <w:tcPrChange w:id="919" w:author="Stephanie Fenner" w:date="2014-11-04T14:18:00Z">
              <w:tcPr>
                <w:tcW w:w="821" w:type="dxa"/>
              </w:tcPr>
            </w:tcPrChange>
          </w:tcPr>
          <w:p w14:paraId="490AD089" w14:textId="77777777" w:rsidR="000D64E6" w:rsidRDefault="000D64E6" w:rsidP="0090229E">
            <w:pPr>
              <w:rPr>
                <w:ins w:id="920" w:author="Stephanie Fenner" w:date="2014-11-04T14:14:00Z"/>
                <w:rFonts w:ascii="Arial" w:hAnsi="Arial" w:cs="Arial"/>
                <w:sz w:val="18"/>
                <w:szCs w:val="18"/>
              </w:rPr>
            </w:pPr>
          </w:p>
        </w:tc>
      </w:tr>
    </w:tbl>
    <w:p w14:paraId="70BA73B4" w14:textId="77777777" w:rsidR="000D64E6" w:rsidRDefault="000D64E6" w:rsidP="000D64E6">
      <w:pPr>
        <w:rPr>
          <w:ins w:id="921" w:author="Stephanie Fenner" w:date="2014-11-04T14:14:00Z"/>
          <w:rFonts w:ascii="Arial" w:hAnsi="Arial" w:cs="Arial"/>
          <w:sz w:val="18"/>
          <w:szCs w:val="18"/>
        </w:rPr>
      </w:pPr>
    </w:p>
    <w:p w14:paraId="6BC2A8CE" w14:textId="77777777" w:rsidR="000D64E6" w:rsidRDefault="000D64E6" w:rsidP="00F7697D">
      <w:pPr>
        <w:spacing w:after="0" w:line="240" w:lineRule="auto"/>
        <w:contextualSpacing/>
        <w:rPr>
          <w:ins w:id="922" w:author="Stephanie Fenner" w:date="2014-11-04T14:14:00Z"/>
          <w:rFonts w:eastAsia="SimSun"/>
        </w:rPr>
      </w:pPr>
    </w:p>
    <w:p w14:paraId="25D2D55B" w14:textId="77777777" w:rsidR="000D64E6" w:rsidRDefault="000D64E6" w:rsidP="00F7697D">
      <w:pPr>
        <w:spacing w:after="0" w:line="240" w:lineRule="auto"/>
        <w:contextualSpacing/>
        <w:rPr>
          <w:ins w:id="923" w:author="Stephanie Fenner" w:date="2014-11-04T14:14:00Z"/>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F25BF8" w14:paraId="3BB41CDC" w14:textId="77777777" w:rsidTr="0090229E">
        <w:trPr>
          <w:jc w:val="center"/>
          <w:ins w:id="924" w:author="Stephanie Fenner" w:date="2014-11-04T14:14:00Z"/>
        </w:trPr>
        <w:tc>
          <w:tcPr>
            <w:tcW w:w="3404" w:type="dxa"/>
          </w:tcPr>
          <w:p w14:paraId="07A0F214" w14:textId="77777777" w:rsidR="000D64E6" w:rsidRPr="00F25BF8" w:rsidRDefault="000D64E6" w:rsidP="0090229E">
            <w:pPr>
              <w:kinsoku w:val="0"/>
              <w:overflowPunct w:val="0"/>
              <w:autoSpaceDE w:val="0"/>
              <w:autoSpaceDN w:val="0"/>
              <w:adjustRightInd w:val="0"/>
              <w:contextualSpacing/>
              <w:rPr>
                <w:ins w:id="925" w:author="Stephanie Fenner" w:date="2014-11-04T14:14:00Z"/>
                <w:rFonts w:cs="Times New Roman"/>
                <w:sz w:val="20"/>
              </w:rPr>
            </w:pPr>
            <w:ins w:id="926" w:author="Stephanie Fenner" w:date="2014-11-04T14:14:00Z">
              <w:r w:rsidRPr="00F25BF8">
                <w:rPr>
                  <w:rFonts w:cs="Times New Roman"/>
                  <w:sz w:val="20"/>
                </w:rPr>
                <w:t>1=Local maize</w:t>
              </w:r>
            </w:ins>
          </w:p>
          <w:p w14:paraId="44738B82" w14:textId="77777777" w:rsidR="000D64E6" w:rsidRPr="00F25BF8" w:rsidRDefault="000D64E6" w:rsidP="0090229E">
            <w:pPr>
              <w:kinsoku w:val="0"/>
              <w:overflowPunct w:val="0"/>
              <w:autoSpaceDE w:val="0"/>
              <w:autoSpaceDN w:val="0"/>
              <w:adjustRightInd w:val="0"/>
              <w:contextualSpacing/>
              <w:rPr>
                <w:ins w:id="927" w:author="Stephanie Fenner" w:date="2014-11-04T14:14:00Z"/>
                <w:rFonts w:cs="Times New Roman"/>
                <w:sz w:val="20"/>
              </w:rPr>
            </w:pPr>
            <w:ins w:id="928" w:author="Stephanie Fenner" w:date="2014-11-04T14:14:00Z">
              <w:r w:rsidRPr="00F25BF8">
                <w:rPr>
                  <w:rFonts w:cs="Times New Roman"/>
                  <w:sz w:val="20"/>
                </w:rPr>
                <w:t>2=Composite (pollenated) maize</w:t>
              </w:r>
            </w:ins>
          </w:p>
          <w:p w14:paraId="1FBBD471" w14:textId="77777777" w:rsidR="000D64E6" w:rsidRPr="00F25BF8" w:rsidRDefault="000D64E6" w:rsidP="0090229E">
            <w:pPr>
              <w:kinsoku w:val="0"/>
              <w:overflowPunct w:val="0"/>
              <w:autoSpaceDE w:val="0"/>
              <w:autoSpaceDN w:val="0"/>
              <w:adjustRightInd w:val="0"/>
              <w:contextualSpacing/>
              <w:rPr>
                <w:ins w:id="929" w:author="Stephanie Fenner" w:date="2014-11-04T14:14:00Z"/>
                <w:rFonts w:cs="Times New Roman"/>
                <w:sz w:val="20"/>
              </w:rPr>
            </w:pPr>
            <w:ins w:id="930" w:author="Stephanie Fenner" w:date="2014-11-04T14:14:00Z">
              <w:r w:rsidRPr="00F25BF8">
                <w:rPr>
                  <w:rFonts w:cs="Times New Roman"/>
                  <w:sz w:val="20"/>
                </w:rPr>
                <w:t>3=Hybrid maize</w:t>
              </w:r>
            </w:ins>
          </w:p>
          <w:p w14:paraId="03D1C134" w14:textId="77777777" w:rsidR="000D64E6" w:rsidRPr="00F25BF8" w:rsidRDefault="000D64E6" w:rsidP="0090229E">
            <w:pPr>
              <w:kinsoku w:val="0"/>
              <w:overflowPunct w:val="0"/>
              <w:autoSpaceDE w:val="0"/>
              <w:autoSpaceDN w:val="0"/>
              <w:adjustRightInd w:val="0"/>
              <w:contextualSpacing/>
              <w:rPr>
                <w:ins w:id="931" w:author="Stephanie Fenner" w:date="2014-11-04T14:14:00Z"/>
                <w:rFonts w:cs="Times New Roman"/>
                <w:sz w:val="20"/>
              </w:rPr>
            </w:pPr>
            <w:ins w:id="932" w:author="Stephanie Fenner" w:date="2014-11-04T14:14:00Z">
              <w:r w:rsidRPr="00F25BF8">
                <w:rPr>
                  <w:rFonts w:cs="Times New Roman"/>
                  <w:sz w:val="20"/>
                </w:rPr>
                <w:t>4=Cassava</w:t>
              </w:r>
            </w:ins>
          </w:p>
          <w:p w14:paraId="20EDACAD" w14:textId="77777777" w:rsidR="000D64E6" w:rsidRPr="00F25BF8" w:rsidRDefault="000D64E6" w:rsidP="0090229E">
            <w:pPr>
              <w:kinsoku w:val="0"/>
              <w:overflowPunct w:val="0"/>
              <w:autoSpaceDE w:val="0"/>
              <w:autoSpaceDN w:val="0"/>
              <w:adjustRightInd w:val="0"/>
              <w:contextualSpacing/>
              <w:rPr>
                <w:ins w:id="933" w:author="Stephanie Fenner" w:date="2014-11-04T14:14:00Z"/>
                <w:rFonts w:cs="Times New Roman"/>
                <w:sz w:val="20"/>
              </w:rPr>
            </w:pPr>
            <w:ins w:id="934" w:author="Stephanie Fenner" w:date="2014-11-04T14:14:00Z">
              <w:r w:rsidRPr="00F25BF8">
                <w:rPr>
                  <w:rFonts w:cs="Times New Roman"/>
                  <w:sz w:val="20"/>
                </w:rPr>
                <w:t>5=Sweet potato</w:t>
              </w:r>
            </w:ins>
          </w:p>
          <w:p w14:paraId="590638F2" w14:textId="77777777" w:rsidR="000D64E6" w:rsidRPr="00F25BF8" w:rsidRDefault="000D64E6" w:rsidP="0090229E">
            <w:pPr>
              <w:kinsoku w:val="0"/>
              <w:overflowPunct w:val="0"/>
              <w:autoSpaceDE w:val="0"/>
              <w:autoSpaceDN w:val="0"/>
              <w:adjustRightInd w:val="0"/>
              <w:contextualSpacing/>
              <w:rPr>
                <w:ins w:id="935" w:author="Stephanie Fenner" w:date="2014-11-04T14:14:00Z"/>
                <w:rFonts w:cs="Times New Roman"/>
                <w:sz w:val="20"/>
              </w:rPr>
            </w:pPr>
            <w:ins w:id="936" w:author="Stephanie Fenner" w:date="2014-11-04T14:14:00Z">
              <w:r w:rsidRPr="00F25BF8">
                <w:rPr>
                  <w:rFonts w:cs="Times New Roman"/>
                  <w:sz w:val="20"/>
                </w:rPr>
                <w:t>6=Irish potato</w:t>
              </w:r>
            </w:ins>
          </w:p>
          <w:p w14:paraId="5EC37C6C" w14:textId="77777777" w:rsidR="000D64E6" w:rsidRPr="00F25BF8" w:rsidRDefault="000D64E6" w:rsidP="0090229E">
            <w:pPr>
              <w:kinsoku w:val="0"/>
              <w:overflowPunct w:val="0"/>
              <w:autoSpaceDE w:val="0"/>
              <w:autoSpaceDN w:val="0"/>
              <w:adjustRightInd w:val="0"/>
              <w:contextualSpacing/>
              <w:rPr>
                <w:ins w:id="937" w:author="Stephanie Fenner" w:date="2014-11-04T14:14:00Z"/>
                <w:rFonts w:cs="Times New Roman"/>
                <w:sz w:val="20"/>
              </w:rPr>
            </w:pPr>
            <w:ins w:id="938" w:author="Stephanie Fenner" w:date="2014-11-04T14:14:00Z">
              <w:r w:rsidRPr="00F25BF8">
                <w:rPr>
                  <w:rFonts w:cs="Times New Roman"/>
                  <w:sz w:val="20"/>
                </w:rPr>
                <w:t>7=Groundnut</w:t>
              </w:r>
            </w:ins>
          </w:p>
          <w:p w14:paraId="0C891347" w14:textId="77777777" w:rsidR="000D64E6" w:rsidRPr="00F25BF8" w:rsidRDefault="000D64E6" w:rsidP="0090229E">
            <w:pPr>
              <w:kinsoku w:val="0"/>
              <w:overflowPunct w:val="0"/>
              <w:autoSpaceDE w:val="0"/>
              <w:autoSpaceDN w:val="0"/>
              <w:adjustRightInd w:val="0"/>
              <w:contextualSpacing/>
              <w:rPr>
                <w:ins w:id="939" w:author="Stephanie Fenner" w:date="2014-11-04T14:14:00Z"/>
                <w:rFonts w:cs="Times New Roman"/>
                <w:sz w:val="20"/>
              </w:rPr>
            </w:pPr>
            <w:ins w:id="940" w:author="Stephanie Fenner" w:date="2014-11-04T14:14:00Z">
              <w:r w:rsidRPr="00F25BF8">
                <w:rPr>
                  <w:rFonts w:cs="Times New Roman"/>
                  <w:sz w:val="20"/>
                </w:rPr>
                <w:t>8=Ground bean (Nzama)</w:t>
              </w:r>
            </w:ins>
          </w:p>
          <w:p w14:paraId="01B54EAF" w14:textId="77777777" w:rsidR="000D64E6" w:rsidRPr="00F25BF8" w:rsidRDefault="000D64E6" w:rsidP="0090229E">
            <w:pPr>
              <w:kinsoku w:val="0"/>
              <w:overflowPunct w:val="0"/>
              <w:autoSpaceDE w:val="0"/>
              <w:autoSpaceDN w:val="0"/>
              <w:adjustRightInd w:val="0"/>
              <w:contextualSpacing/>
              <w:rPr>
                <w:ins w:id="941" w:author="Stephanie Fenner" w:date="2014-11-04T14:14:00Z"/>
                <w:rFonts w:cs="Times New Roman"/>
                <w:sz w:val="20"/>
              </w:rPr>
            </w:pPr>
            <w:ins w:id="942" w:author="Stephanie Fenner" w:date="2014-11-04T14:14:00Z">
              <w:r w:rsidRPr="00F25BF8">
                <w:rPr>
                  <w:rFonts w:cs="Times New Roman"/>
                  <w:sz w:val="20"/>
                </w:rPr>
                <w:t>9=Rice</w:t>
              </w:r>
            </w:ins>
          </w:p>
          <w:p w14:paraId="2398326B" w14:textId="77777777" w:rsidR="000D64E6" w:rsidRPr="00F25BF8" w:rsidRDefault="000D64E6" w:rsidP="0090229E">
            <w:pPr>
              <w:kinsoku w:val="0"/>
              <w:overflowPunct w:val="0"/>
              <w:autoSpaceDE w:val="0"/>
              <w:autoSpaceDN w:val="0"/>
              <w:adjustRightInd w:val="0"/>
              <w:contextualSpacing/>
              <w:rPr>
                <w:ins w:id="943" w:author="Stephanie Fenner" w:date="2014-11-04T14:14:00Z"/>
                <w:rFonts w:cs="Times New Roman"/>
                <w:sz w:val="20"/>
              </w:rPr>
            </w:pPr>
            <w:ins w:id="944" w:author="Stephanie Fenner" w:date="2014-11-04T14:14:00Z">
              <w:r w:rsidRPr="00F25BF8">
                <w:rPr>
                  <w:rFonts w:cs="Times New Roman"/>
                  <w:sz w:val="20"/>
                </w:rPr>
                <w:t>10=Finger millet (mawere)</w:t>
              </w:r>
            </w:ins>
          </w:p>
        </w:tc>
        <w:tc>
          <w:tcPr>
            <w:tcW w:w="3404" w:type="dxa"/>
          </w:tcPr>
          <w:p w14:paraId="20D2F81C" w14:textId="77777777" w:rsidR="000D64E6" w:rsidRPr="00F25BF8" w:rsidRDefault="000D64E6" w:rsidP="0090229E">
            <w:pPr>
              <w:kinsoku w:val="0"/>
              <w:overflowPunct w:val="0"/>
              <w:autoSpaceDE w:val="0"/>
              <w:autoSpaceDN w:val="0"/>
              <w:adjustRightInd w:val="0"/>
              <w:contextualSpacing/>
              <w:rPr>
                <w:ins w:id="945" w:author="Stephanie Fenner" w:date="2014-11-04T14:14:00Z"/>
                <w:rFonts w:cs="Times New Roman"/>
                <w:sz w:val="20"/>
              </w:rPr>
            </w:pPr>
            <w:ins w:id="946" w:author="Stephanie Fenner" w:date="2014-11-04T14:14:00Z">
              <w:r w:rsidRPr="00F25BF8">
                <w:rPr>
                  <w:rFonts w:cs="Times New Roman"/>
                  <w:sz w:val="20"/>
                </w:rPr>
                <w:t>11=Sorghum</w:t>
              </w:r>
            </w:ins>
          </w:p>
          <w:p w14:paraId="58850E5B" w14:textId="77777777" w:rsidR="000D64E6" w:rsidRPr="00F25BF8" w:rsidRDefault="000D64E6" w:rsidP="0090229E">
            <w:pPr>
              <w:kinsoku w:val="0"/>
              <w:overflowPunct w:val="0"/>
              <w:autoSpaceDE w:val="0"/>
              <w:autoSpaceDN w:val="0"/>
              <w:adjustRightInd w:val="0"/>
              <w:contextualSpacing/>
              <w:rPr>
                <w:ins w:id="947" w:author="Stephanie Fenner" w:date="2014-11-04T14:14:00Z"/>
                <w:rFonts w:cs="Times New Roman"/>
                <w:sz w:val="20"/>
              </w:rPr>
            </w:pPr>
            <w:ins w:id="948" w:author="Stephanie Fenner" w:date="2014-11-04T14:14:00Z">
              <w:r w:rsidRPr="00F25BF8">
                <w:rPr>
                  <w:rFonts w:cs="Times New Roman"/>
                  <w:sz w:val="20"/>
                </w:rPr>
                <w:t>12=Pearl millet (mchewere)</w:t>
              </w:r>
            </w:ins>
          </w:p>
          <w:p w14:paraId="03849E24" w14:textId="77777777" w:rsidR="000D64E6" w:rsidRPr="00F25BF8" w:rsidRDefault="000D64E6" w:rsidP="0090229E">
            <w:pPr>
              <w:kinsoku w:val="0"/>
              <w:overflowPunct w:val="0"/>
              <w:autoSpaceDE w:val="0"/>
              <w:autoSpaceDN w:val="0"/>
              <w:adjustRightInd w:val="0"/>
              <w:contextualSpacing/>
              <w:rPr>
                <w:ins w:id="949" w:author="Stephanie Fenner" w:date="2014-11-04T14:14:00Z"/>
                <w:rFonts w:cs="Times New Roman"/>
                <w:sz w:val="20"/>
              </w:rPr>
            </w:pPr>
            <w:ins w:id="950" w:author="Stephanie Fenner" w:date="2014-11-04T14:14:00Z">
              <w:r w:rsidRPr="00F25BF8">
                <w:rPr>
                  <w:rFonts w:cs="Times New Roman"/>
                  <w:sz w:val="20"/>
                </w:rPr>
                <w:t>13=Bean</w:t>
              </w:r>
            </w:ins>
          </w:p>
          <w:p w14:paraId="11B37FD5" w14:textId="77777777" w:rsidR="000D64E6" w:rsidRPr="00F25BF8" w:rsidRDefault="000D64E6" w:rsidP="0090229E">
            <w:pPr>
              <w:kinsoku w:val="0"/>
              <w:overflowPunct w:val="0"/>
              <w:autoSpaceDE w:val="0"/>
              <w:autoSpaceDN w:val="0"/>
              <w:adjustRightInd w:val="0"/>
              <w:contextualSpacing/>
              <w:rPr>
                <w:ins w:id="951" w:author="Stephanie Fenner" w:date="2014-11-04T14:14:00Z"/>
                <w:rFonts w:cs="Times New Roman"/>
                <w:sz w:val="20"/>
              </w:rPr>
            </w:pPr>
            <w:ins w:id="952" w:author="Stephanie Fenner" w:date="2014-11-04T14:14:00Z">
              <w:r w:rsidRPr="00F25BF8">
                <w:rPr>
                  <w:rFonts w:cs="Times New Roman"/>
                  <w:sz w:val="20"/>
                </w:rPr>
                <w:t>14=Soyabean</w:t>
              </w:r>
            </w:ins>
          </w:p>
          <w:p w14:paraId="2E3BBD10" w14:textId="77777777" w:rsidR="000D64E6" w:rsidRPr="00F25BF8" w:rsidRDefault="000D64E6" w:rsidP="0090229E">
            <w:pPr>
              <w:kinsoku w:val="0"/>
              <w:overflowPunct w:val="0"/>
              <w:autoSpaceDE w:val="0"/>
              <w:autoSpaceDN w:val="0"/>
              <w:adjustRightInd w:val="0"/>
              <w:contextualSpacing/>
              <w:rPr>
                <w:ins w:id="953" w:author="Stephanie Fenner" w:date="2014-11-04T14:14:00Z"/>
                <w:rFonts w:cs="Times New Roman"/>
                <w:sz w:val="20"/>
              </w:rPr>
            </w:pPr>
            <w:ins w:id="954" w:author="Stephanie Fenner" w:date="2014-11-04T14:14:00Z">
              <w:r w:rsidRPr="00F25BF8">
                <w:rPr>
                  <w:rFonts w:cs="Times New Roman"/>
                  <w:sz w:val="20"/>
                </w:rPr>
                <w:t>15=Pigeon Peas</w:t>
              </w:r>
            </w:ins>
          </w:p>
          <w:p w14:paraId="44D0C882" w14:textId="77777777" w:rsidR="000D64E6" w:rsidRPr="00F25BF8" w:rsidRDefault="000D64E6" w:rsidP="0090229E">
            <w:pPr>
              <w:kinsoku w:val="0"/>
              <w:overflowPunct w:val="0"/>
              <w:autoSpaceDE w:val="0"/>
              <w:autoSpaceDN w:val="0"/>
              <w:adjustRightInd w:val="0"/>
              <w:contextualSpacing/>
              <w:rPr>
                <w:ins w:id="955" w:author="Stephanie Fenner" w:date="2014-11-04T14:14:00Z"/>
                <w:rFonts w:cs="Times New Roman"/>
                <w:sz w:val="20"/>
              </w:rPr>
            </w:pPr>
            <w:ins w:id="956" w:author="Stephanie Fenner" w:date="2014-11-04T14:14:00Z">
              <w:r w:rsidRPr="00F25BF8">
                <w:rPr>
                  <w:rFonts w:cs="Times New Roman"/>
                  <w:sz w:val="20"/>
                </w:rPr>
                <w:t>16=Burley tobacco</w:t>
              </w:r>
            </w:ins>
          </w:p>
          <w:p w14:paraId="18A8F7D3" w14:textId="77777777" w:rsidR="000D64E6" w:rsidRPr="00F25BF8" w:rsidRDefault="000D64E6" w:rsidP="0090229E">
            <w:pPr>
              <w:kinsoku w:val="0"/>
              <w:overflowPunct w:val="0"/>
              <w:autoSpaceDE w:val="0"/>
              <w:autoSpaceDN w:val="0"/>
              <w:adjustRightInd w:val="0"/>
              <w:contextualSpacing/>
              <w:rPr>
                <w:ins w:id="957" w:author="Stephanie Fenner" w:date="2014-11-04T14:14:00Z"/>
                <w:rFonts w:cs="Times New Roman"/>
                <w:sz w:val="20"/>
              </w:rPr>
            </w:pPr>
            <w:ins w:id="958" w:author="Stephanie Fenner" w:date="2014-11-04T14:14:00Z">
              <w:r w:rsidRPr="00F25BF8">
                <w:rPr>
                  <w:rFonts w:cs="Times New Roman"/>
                  <w:sz w:val="20"/>
                </w:rPr>
                <w:t>17=Tobacco (other)</w:t>
              </w:r>
            </w:ins>
          </w:p>
          <w:p w14:paraId="25380FE7" w14:textId="77777777" w:rsidR="000D64E6" w:rsidRPr="00F25BF8" w:rsidRDefault="000D64E6" w:rsidP="0090229E">
            <w:pPr>
              <w:kinsoku w:val="0"/>
              <w:overflowPunct w:val="0"/>
              <w:autoSpaceDE w:val="0"/>
              <w:autoSpaceDN w:val="0"/>
              <w:adjustRightInd w:val="0"/>
              <w:contextualSpacing/>
              <w:rPr>
                <w:ins w:id="959" w:author="Stephanie Fenner" w:date="2014-11-04T14:14:00Z"/>
                <w:rFonts w:cs="Times New Roman"/>
                <w:sz w:val="20"/>
              </w:rPr>
            </w:pPr>
            <w:ins w:id="960" w:author="Stephanie Fenner" w:date="2014-11-04T14:14:00Z">
              <w:r w:rsidRPr="00F25BF8">
                <w:rPr>
                  <w:rFonts w:cs="Times New Roman"/>
                  <w:sz w:val="20"/>
                </w:rPr>
                <w:t>18=Cotton</w:t>
              </w:r>
            </w:ins>
          </w:p>
          <w:p w14:paraId="72C6D7DF" w14:textId="77777777" w:rsidR="000D64E6" w:rsidRPr="00F25BF8" w:rsidRDefault="000D64E6" w:rsidP="0090229E">
            <w:pPr>
              <w:kinsoku w:val="0"/>
              <w:overflowPunct w:val="0"/>
              <w:autoSpaceDE w:val="0"/>
              <w:autoSpaceDN w:val="0"/>
              <w:adjustRightInd w:val="0"/>
              <w:contextualSpacing/>
              <w:rPr>
                <w:ins w:id="961" w:author="Stephanie Fenner" w:date="2014-11-04T14:14:00Z"/>
                <w:rFonts w:cs="Times New Roman"/>
                <w:sz w:val="20"/>
              </w:rPr>
            </w:pPr>
            <w:ins w:id="962" w:author="Stephanie Fenner" w:date="2014-11-04T14:14:00Z">
              <w:r w:rsidRPr="00F25BF8">
                <w:rPr>
                  <w:rFonts w:cs="Times New Roman"/>
                  <w:sz w:val="20"/>
                </w:rPr>
                <w:t>19=Sugarcane</w:t>
              </w:r>
            </w:ins>
          </w:p>
        </w:tc>
        <w:tc>
          <w:tcPr>
            <w:tcW w:w="3404" w:type="dxa"/>
          </w:tcPr>
          <w:p w14:paraId="515486BD" w14:textId="77777777" w:rsidR="000D64E6" w:rsidRPr="00F25BF8" w:rsidRDefault="000D64E6" w:rsidP="0090229E">
            <w:pPr>
              <w:kinsoku w:val="0"/>
              <w:overflowPunct w:val="0"/>
              <w:autoSpaceDE w:val="0"/>
              <w:autoSpaceDN w:val="0"/>
              <w:adjustRightInd w:val="0"/>
              <w:contextualSpacing/>
              <w:rPr>
                <w:ins w:id="963" w:author="Stephanie Fenner" w:date="2014-11-04T14:14:00Z"/>
                <w:rFonts w:cs="Times New Roman"/>
                <w:sz w:val="20"/>
              </w:rPr>
            </w:pPr>
            <w:ins w:id="964" w:author="Stephanie Fenner" w:date="2014-11-04T14:14:00Z">
              <w:r w:rsidRPr="00F25BF8">
                <w:rPr>
                  <w:rFonts w:cs="Times New Roman"/>
                  <w:sz w:val="20"/>
                </w:rPr>
                <w:t>20=Cabbage Tanaposi</w:t>
              </w:r>
            </w:ins>
          </w:p>
          <w:p w14:paraId="32C1DCC0" w14:textId="77777777" w:rsidR="000D64E6" w:rsidRPr="00F25BF8" w:rsidRDefault="000D64E6" w:rsidP="0090229E">
            <w:pPr>
              <w:kinsoku w:val="0"/>
              <w:overflowPunct w:val="0"/>
              <w:autoSpaceDE w:val="0"/>
              <w:autoSpaceDN w:val="0"/>
              <w:adjustRightInd w:val="0"/>
              <w:contextualSpacing/>
              <w:rPr>
                <w:ins w:id="965" w:author="Stephanie Fenner" w:date="2014-11-04T14:14:00Z"/>
                <w:rFonts w:cs="Times New Roman"/>
                <w:sz w:val="20"/>
              </w:rPr>
            </w:pPr>
            <w:ins w:id="966" w:author="Stephanie Fenner" w:date="2014-11-04T14:14:00Z">
              <w:r w:rsidRPr="00F25BF8">
                <w:rPr>
                  <w:rFonts w:cs="Times New Roman"/>
                  <w:sz w:val="20"/>
                </w:rPr>
                <w:t>21=Nkhwani</w:t>
              </w:r>
            </w:ins>
          </w:p>
          <w:p w14:paraId="523E6E4B" w14:textId="77777777" w:rsidR="000D64E6" w:rsidRPr="00F25BF8" w:rsidRDefault="000D64E6" w:rsidP="0090229E">
            <w:pPr>
              <w:kinsoku w:val="0"/>
              <w:overflowPunct w:val="0"/>
              <w:autoSpaceDE w:val="0"/>
              <w:autoSpaceDN w:val="0"/>
              <w:adjustRightInd w:val="0"/>
              <w:contextualSpacing/>
              <w:rPr>
                <w:ins w:id="967" w:author="Stephanie Fenner" w:date="2014-11-04T14:14:00Z"/>
                <w:rFonts w:cs="Times New Roman"/>
                <w:sz w:val="20"/>
              </w:rPr>
            </w:pPr>
            <w:ins w:id="968" w:author="Stephanie Fenner" w:date="2014-11-04T14:14:00Z">
              <w:r w:rsidRPr="00F25BF8">
                <w:rPr>
                  <w:rFonts w:cs="Times New Roman"/>
                  <w:sz w:val="20"/>
                </w:rPr>
                <w:t>22=Therere/Okra</w:t>
              </w:r>
            </w:ins>
          </w:p>
          <w:p w14:paraId="401A0418" w14:textId="77777777" w:rsidR="000D64E6" w:rsidRPr="00F25BF8" w:rsidRDefault="000D64E6" w:rsidP="0090229E">
            <w:pPr>
              <w:kinsoku w:val="0"/>
              <w:overflowPunct w:val="0"/>
              <w:autoSpaceDE w:val="0"/>
              <w:autoSpaceDN w:val="0"/>
              <w:adjustRightInd w:val="0"/>
              <w:contextualSpacing/>
              <w:rPr>
                <w:ins w:id="969" w:author="Stephanie Fenner" w:date="2014-11-04T14:14:00Z"/>
                <w:rFonts w:cs="Times New Roman"/>
                <w:sz w:val="20"/>
              </w:rPr>
            </w:pPr>
            <w:ins w:id="970" w:author="Stephanie Fenner" w:date="2014-11-04T14:14:00Z">
              <w:r w:rsidRPr="00F25BF8">
                <w:rPr>
                  <w:rFonts w:cs="Times New Roman"/>
                  <w:sz w:val="20"/>
                </w:rPr>
                <w:t>23=Tomato</w:t>
              </w:r>
            </w:ins>
          </w:p>
          <w:p w14:paraId="411BE62F" w14:textId="77777777" w:rsidR="000D64E6" w:rsidRPr="00F25BF8" w:rsidRDefault="000D64E6" w:rsidP="0090229E">
            <w:pPr>
              <w:kinsoku w:val="0"/>
              <w:overflowPunct w:val="0"/>
              <w:autoSpaceDE w:val="0"/>
              <w:autoSpaceDN w:val="0"/>
              <w:adjustRightInd w:val="0"/>
              <w:contextualSpacing/>
              <w:rPr>
                <w:ins w:id="971" w:author="Stephanie Fenner" w:date="2014-11-04T14:14:00Z"/>
                <w:rFonts w:cs="Times New Roman"/>
                <w:sz w:val="20"/>
              </w:rPr>
            </w:pPr>
            <w:ins w:id="972" w:author="Stephanie Fenner" w:date="2014-11-04T14:14:00Z">
              <w:r w:rsidRPr="00F25BF8">
                <w:rPr>
                  <w:rFonts w:cs="Times New Roman"/>
                  <w:sz w:val="20"/>
                </w:rPr>
                <w:t>24=Onion</w:t>
              </w:r>
            </w:ins>
          </w:p>
          <w:p w14:paraId="665A6E44" w14:textId="77777777" w:rsidR="000D64E6" w:rsidRPr="00F25BF8" w:rsidRDefault="000D64E6" w:rsidP="0090229E">
            <w:pPr>
              <w:kinsoku w:val="0"/>
              <w:overflowPunct w:val="0"/>
              <w:autoSpaceDE w:val="0"/>
              <w:autoSpaceDN w:val="0"/>
              <w:adjustRightInd w:val="0"/>
              <w:contextualSpacing/>
              <w:rPr>
                <w:ins w:id="973" w:author="Stephanie Fenner" w:date="2014-11-04T14:14:00Z"/>
                <w:rFonts w:cs="Times New Roman"/>
                <w:sz w:val="20"/>
              </w:rPr>
            </w:pPr>
            <w:ins w:id="974" w:author="Stephanie Fenner" w:date="2014-11-04T14:14:00Z">
              <w:r w:rsidRPr="00F25BF8">
                <w:rPr>
                  <w:rFonts w:cs="Times New Roman"/>
                  <w:sz w:val="20"/>
                </w:rPr>
                <w:t>25=Peas</w:t>
              </w:r>
            </w:ins>
          </w:p>
          <w:p w14:paraId="364514B3" w14:textId="77777777" w:rsidR="000D64E6" w:rsidRPr="00F25BF8" w:rsidRDefault="000D64E6" w:rsidP="0090229E">
            <w:pPr>
              <w:kinsoku w:val="0"/>
              <w:overflowPunct w:val="0"/>
              <w:autoSpaceDE w:val="0"/>
              <w:autoSpaceDN w:val="0"/>
              <w:adjustRightInd w:val="0"/>
              <w:contextualSpacing/>
              <w:rPr>
                <w:ins w:id="975" w:author="Stephanie Fenner" w:date="2014-11-04T14:14:00Z"/>
                <w:rFonts w:cs="Times New Roman"/>
                <w:sz w:val="20"/>
              </w:rPr>
            </w:pPr>
            <w:ins w:id="976" w:author="Stephanie Fenner" w:date="2014-11-04T14:14:00Z">
              <w:r w:rsidRPr="00F25BF8">
                <w:rPr>
                  <w:rFonts w:cs="Times New Roman"/>
                  <w:sz w:val="20"/>
                </w:rPr>
                <w:t>26=Trees or woodlot</w:t>
              </w:r>
            </w:ins>
          </w:p>
          <w:p w14:paraId="1337E362" w14:textId="77777777" w:rsidR="000D64E6" w:rsidRPr="00F25BF8" w:rsidRDefault="000D64E6" w:rsidP="0090229E">
            <w:pPr>
              <w:kinsoku w:val="0"/>
              <w:overflowPunct w:val="0"/>
              <w:autoSpaceDE w:val="0"/>
              <w:autoSpaceDN w:val="0"/>
              <w:adjustRightInd w:val="0"/>
              <w:contextualSpacing/>
              <w:rPr>
                <w:ins w:id="977" w:author="Stephanie Fenner" w:date="2014-11-04T14:14:00Z"/>
                <w:rFonts w:cs="Times New Roman"/>
                <w:sz w:val="20"/>
              </w:rPr>
            </w:pPr>
            <w:ins w:id="978" w:author="Stephanie Fenner" w:date="2014-11-04T14:14:00Z">
              <w:r w:rsidRPr="00F25BF8">
                <w:rPr>
                  <w:rFonts w:cs="Times New Roman"/>
                  <w:sz w:val="20"/>
                </w:rPr>
                <w:t>27=Sunflower</w:t>
              </w:r>
            </w:ins>
          </w:p>
          <w:p w14:paraId="621ADD99" w14:textId="77777777" w:rsidR="000D64E6" w:rsidRPr="00F25BF8" w:rsidRDefault="000D64E6" w:rsidP="0090229E">
            <w:pPr>
              <w:kinsoku w:val="0"/>
              <w:overflowPunct w:val="0"/>
              <w:autoSpaceDE w:val="0"/>
              <w:autoSpaceDN w:val="0"/>
              <w:adjustRightInd w:val="0"/>
              <w:contextualSpacing/>
              <w:rPr>
                <w:ins w:id="979" w:author="Stephanie Fenner" w:date="2014-11-04T14:14:00Z"/>
                <w:rFonts w:cs="Times New Roman"/>
                <w:sz w:val="20"/>
              </w:rPr>
            </w:pPr>
            <w:ins w:id="980" w:author="Stephanie Fenner" w:date="2014-11-04T14:14:00Z">
              <w:r w:rsidRPr="00F25BF8">
                <w:rPr>
                  <w:rFonts w:cs="Times New Roman"/>
                  <w:sz w:val="20"/>
                </w:rPr>
                <w:t>97=Other, specify</w:t>
              </w:r>
            </w:ins>
          </w:p>
        </w:tc>
      </w:tr>
    </w:tbl>
    <w:p w14:paraId="244FDAE7" w14:textId="77777777" w:rsidR="000D64E6" w:rsidRDefault="000D64E6" w:rsidP="00F7697D">
      <w:pPr>
        <w:spacing w:after="0" w:line="240" w:lineRule="auto"/>
        <w:contextualSpacing/>
        <w:rPr>
          <w:ins w:id="981" w:author="Stephanie Fenner" w:date="2014-11-04T14:14:00Z"/>
          <w:rFonts w:eastAsia="SimSun"/>
        </w:rPr>
      </w:pPr>
    </w:p>
    <w:p w14:paraId="268D9767" w14:textId="77777777" w:rsidR="000D64E6" w:rsidRDefault="000D64E6" w:rsidP="00F7697D">
      <w:pPr>
        <w:spacing w:after="0" w:line="240" w:lineRule="auto"/>
        <w:contextualSpacing/>
        <w:rPr>
          <w:ins w:id="982" w:author="Stephanie Fenner" w:date="2014-11-04T14:14:00Z"/>
          <w:rFonts w:eastAsia="SimSun"/>
        </w:rPr>
      </w:pPr>
    </w:p>
    <w:p w14:paraId="20F608D6" w14:textId="77777777" w:rsidR="000D64E6" w:rsidRDefault="000D64E6" w:rsidP="00F7697D">
      <w:pPr>
        <w:spacing w:after="0" w:line="240" w:lineRule="auto"/>
        <w:contextualSpacing/>
        <w:rPr>
          <w:ins w:id="983" w:author="Stephanie Fenner" w:date="2014-11-04T14:14:00Z"/>
          <w:rFonts w:eastAsia="SimSun"/>
        </w:rPr>
      </w:pPr>
    </w:p>
    <w:p w14:paraId="19BDB8FC" w14:textId="77777777" w:rsidR="000D64E6" w:rsidRDefault="000D64E6" w:rsidP="00F7697D">
      <w:pPr>
        <w:spacing w:after="0" w:line="240" w:lineRule="auto"/>
        <w:contextualSpacing/>
        <w:rPr>
          <w:ins w:id="984" w:author="Stephanie Fenner" w:date="2014-11-04T14:14:00Z"/>
          <w:rFonts w:eastAsia="SimSun"/>
        </w:rPr>
      </w:pPr>
    </w:p>
    <w:p w14:paraId="7DA3B2EF" w14:textId="0FD4A4CB" w:rsidR="00F7697D" w:rsidRPr="007045FC" w:rsidRDefault="00F7697D" w:rsidP="00F7697D">
      <w:pPr>
        <w:spacing w:after="0" w:line="240" w:lineRule="auto"/>
        <w:contextualSpacing/>
        <w:rPr>
          <w:rFonts w:eastAsia="SimSun"/>
        </w:rPr>
      </w:pPr>
      <w:r w:rsidRPr="00F25BF8">
        <w:rPr>
          <w:rFonts w:eastAsia="Times New Roman" w:cs="Times New Roman"/>
          <w:b/>
          <w:bCs/>
        </w:rPr>
        <w:t>SECTI</w:t>
      </w:r>
      <w:r w:rsidR="007045FC">
        <w:rPr>
          <w:rFonts w:eastAsia="Times New Roman" w:cs="Times New Roman"/>
          <w:b/>
          <w:bCs/>
        </w:rPr>
        <w:t>ON J</w:t>
      </w:r>
      <w:r w:rsidRPr="00F25BF8">
        <w:rPr>
          <w:rFonts w:eastAsia="Times New Roman" w:cs="Times New Roman"/>
          <w:b/>
          <w:bCs/>
        </w:rPr>
        <w:t xml:space="preserve">. TENURE STATUS </w:t>
      </w:r>
    </w:p>
    <w:p w14:paraId="0C146EAB" w14:textId="77777777" w:rsidR="00F7697D" w:rsidRPr="00F25BF8" w:rsidRDefault="00F7697D" w:rsidP="00F7697D">
      <w:pPr>
        <w:spacing w:after="0" w:line="240" w:lineRule="auto"/>
        <w:contextualSpacing/>
        <w:rPr>
          <w:rFonts w:eastAsia="SimSun"/>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F25BF8" w14:paraId="5F62DD11" w14:textId="77777777" w:rsidTr="00C67ECD">
        <w:trPr>
          <w:trHeight w:val="260"/>
        </w:trPr>
        <w:tc>
          <w:tcPr>
            <w:tcW w:w="694" w:type="dxa"/>
          </w:tcPr>
          <w:p w14:paraId="05C02AE7" w14:textId="77777777" w:rsidR="007045FC" w:rsidRPr="00F25BF8" w:rsidRDefault="007045FC" w:rsidP="00F7697D">
            <w:pPr>
              <w:contextualSpacing/>
              <w:jc w:val="center"/>
              <w:rPr>
                <w:sz w:val="20"/>
              </w:rPr>
            </w:pPr>
          </w:p>
        </w:tc>
        <w:tc>
          <w:tcPr>
            <w:tcW w:w="1101" w:type="dxa"/>
          </w:tcPr>
          <w:p w14:paraId="383A835C" w14:textId="77777777" w:rsidR="007045FC" w:rsidRPr="00F25BF8" w:rsidRDefault="007045FC" w:rsidP="00F7697D">
            <w:pPr>
              <w:contextualSpacing/>
              <w:jc w:val="center"/>
              <w:rPr>
                <w:sz w:val="20"/>
              </w:rPr>
            </w:pPr>
          </w:p>
        </w:tc>
        <w:tc>
          <w:tcPr>
            <w:tcW w:w="1594" w:type="dxa"/>
          </w:tcPr>
          <w:p w14:paraId="37CE370A" w14:textId="47106AFD" w:rsidR="007045FC" w:rsidRPr="00F25BF8" w:rsidRDefault="00C67ECD" w:rsidP="00F7697D">
            <w:pPr>
              <w:contextualSpacing/>
              <w:jc w:val="center"/>
              <w:rPr>
                <w:rFonts w:cs="Times New Roman"/>
                <w:sz w:val="20"/>
              </w:rPr>
            </w:pPr>
            <w:r>
              <w:rPr>
                <w:rFonts w:cs="Times New Roman"/>
                <w:sz w:val="20"/>
              </w:rPr>
              <w:t>J.1</w:t>
            </w:r>
          </w:p>
        </w:tc>
        <w:tc>
          <w:tcPr>
            <w:tcW w:w="1594" w:type="dxa"/>
          </w:tcPr>
          <w:p w14:paraId="7D225392" w14:textId="5BE53D0E" w:rsidR="007045FC" w:rsidRPr="00F25BF8" w:rsidRDefault="00C67ECD" w:rsidP="00F7697D">
            <w:pPr>
              <w:contextualSpacing/>
              <w:jc w:val="center"/>
              <w:rPr>
                <w:rFonts w:cs="Times New Roman"/>
                <w:sz w:val="20"/>
              </w:rPr>
            </w:pPr>
            <w:r>
              <w:rPr>
                <w:rFonts w:cs="Times New Roman"/>
                <w:sz w:val="20"/>
              </w:rPr>
              <w:t>J.2</w:t>
            </w:r>
          </w:p>
        </w:tc>
        <w:tc>
          <w:tcPr>
            <w:tcW w:w="1047" w:type="dxa"/>
          </w:tcPr>
          <w:p w14:paraId="28ECF92F" w14:textId="0464376D" w:rsidR="007045FC" w:rsidRPr="00F25BF8" w:rsidRDefault="00C67ECD" w:rsidP="00F7697D">
            <w:pPr>
              <w:contextualSpacing/>
              <w:jc w:val="center"/>
              <w:rPr>
                <w:rFonts w:cs="Times New Roman"/>
                <w:sz w:val="20"/>
              </w:rPr>
            </w:pPr>
            <w:r>
              <w:rPr>
                <w:rFonts w:cs="Times New Roman"/>
                <w:sz w:val="20"/>
              </w:rPr>
              <w:t>J.3</w:t>
            </w:r>
          </w:p>
        </w:tc>
        <w:tc>
          <w:tcPr>
            <w:tcW w:w="1080" w:type="dxa"/>
          </w:tcPr>
          <w:p w14:paraId="26203E57" w14:textId="13AF154F" w:rsidR="007045FC" w:rsidRPr="00F25BF8" w:rsidRDefault="00C67ECD" w:rsidP="00F7697D">
            <w:pPr>
              <w:contextualSpacing/>
              <w:jc w:val="center"/>
              <w:rPr>
                <w:rFonts w:cs="Times New Roman"/>
                <w:sz w:val="20"/>
              </w:rPr>
            </w:pPr>
            <w:r>
              <w:rPr>
                <w:rFonts w:cs="Times New Roman"/>
                <w:sz w:val="20"/>
              </w:rPr>
              <w:t>J.4</w:t>
            </w:r>
          </w:p>
        </w:tc>
        <w:tc>
          <w:tcPr>
            <w:tcW w:w="1530" w:type="dxa"/>
          </w:tcPr>
          <w:p w14:paraId="3E046746" w14:textId="3ED140D4" w:rsidR="007045FC" w:rsidRPr="00F25BF8" w:rsidRDefault="00C67ECD" w:rsidP="00F7697D">
            <w:pPr>
              <w:contextualSpacing/>
              <w:jc w:val="center"/>
              <w:rPr>
                <w:rFonts w:cs="Times New Roman"/>
                <w:sz w:val="20"/>
              </w:rPr>
            </w:pPr>
            <w:r>
              <w:rPr>
                <w:rFonts w:cs="Times New Roman"/>
                <w:sz w:val="20"/>
              </w:rPr>
              <w:t>J.5</w:t>
            </w:r>
          </w:p>
        </w:tc>
        <w:tc>
          <w:tcPr>
            <w:tcW w:w="1530" w:type="dxa"/>
          </w:tcPr>
          <w:p w14:paraId="49FAAFD6" w14:textId="7CB0E9A4" w:rsidR="007045FC" w:rsidRDefault="00C67ECD" w:rsidP="007045FC">
            <w:pPr>
              <w:contextualSpacing/>
              <w:jc w:val="center"/>
              <w:rPr>
                <w:rFonts w:cs="Times New Roman"/>
                <w:sz w:val="20"/>
              </w:rPr>
            </w:pPr>
            <w:r>
              <w:rPr>
                <w:rFonts w:cs="Times New Roman"/>
                <w:sz w:val="20"/>
              </w:rPr>
              <w:t>J.6</w:t>
            </w:r>
          </w:p>
        </w:tc>
        <w:tc>
          <w:tcPr>
            <w:tcW w:w="1170" w:type="dxa"/>
          </w:tcPr>
          <w:p w14:paraId="3138828E" w14:textId="2A00369C" w:rsidR="007045FC" w:rsidRDefault="00C67ECD" w:rsidP="007045FC">
            <w:pPr>
              <w:contextualSpacing/>
              <w:jc w:val="center"/>
              <w:rPr>
                <w:rFonts w:cs="Times New Roman"/>
                <w:sz w:val="20"/>
              </w:rPr>
            </w:pPr>
            <w:r>
              <w:rPr>
                <w:rFonts w:cs="Times New Roman"/>
                <w:sz w:val="20"/>
              </w:rPr>
              <w:t>J.7</w:t>
            </w:r>
          </w:p>
        </w:tc>
        <w:tc>
          <w:tcPr>
            <w:tcW w:w="1350" w:type="dxa"/>
          </w:tcPr>
          <w:p w14:paraId="5FF544F2" w14:textId="653BC63A" w:rsidR="007045FC" w:rsidRDefault="00C67ECD" w:rsidP="007045FC">
            <w:pPr>
              <w:contextualSpacing/>
              <w:jc w:val="center"/>
              <w:rPr>
                <w:rFonts w:cs="Times New Roman"/>
                <w:sz w:val="20"/>
              </w:rPr>
            </w:pPr>
            <w:r>
              <w:rPr>
                <w:rFonts w:cs="Times New Roman"/>
                <w:sz w:val="20"/>
              </w:rPr>
              <w:t>J.8</w:t>
            </w:r>
          </w:p>
        </w:tc>
      </w:tr>
      <w:tr w:rsidR="007045FC" w:rsidRPr="00F25BF8" w14:paraId="3BD0BDDB" w14:textId="629248E6" w:rsidTr="00C67ECD">
        <w:trPr>
          <w:trHeight w:val="3418"/>
        </w:trPr>
        <w:tc>
          <w:tcPr>
            <w:tcW w:w="694" w:type="dxa"/>
          </w:tcPr>
          <w:p w14:paraId="06E642B5" w14:textId="77777777" w:rsidR="007045FC" w:rsidRPr="00F25BF8" w:rsidRDefault="007045FC" w:rsidP="00F7697D">
            <w:pPr>
              <w:contextualSpacing/>
              <w:jc w:val="center"/>
              <w:rPr>
                <w:sz w:val="20"/>
              </w:rPr>
            </w:pPr>
            <w:r w:rsidRPr="00F25BF8">
              <w:rPr>
                <w:sz w:val="20"/>
              </w:rPr>
              <w:lastRenderedPageBreak/>
              <w:t>Field</w:t>
            </w:r>
          </w:p>
        </w:tc>
        <w:tc>
          <w:tcPr>
            <w:tcW w:w="1101" w:type="dxa"/>
          </w:tcPr>
          <w:p w14:paraId="4A99D027" w14:textId="77777777" w:rsidR="007045FC" w:rsidRPr="00F25BF8" w:rsidRDefault="007045FC" w:rsidP="00F7697D">
            <w:pPr>
              <w:contextualSpacing/>
              <w:jc w:val="center"/>
              <w:rPr>
                <w:sz w:val="20"/>
              </w:rPr>
            </w:pPr>
            <w:r w:rsidRPr="00F25BF8">
              <w:rPr>
                <w:sz w:val="20"/>
              </w:rPr>
              <w:t>Field name</w:t>
            </w:r>
          </w:p>
        </w:tc>
        <w:tc>
          <w:tcPr>
            <w:tcW w:w="1594" w:type="dxa"/>
          </w:tcPr>
          <w:p w14:paraId="09D33D11" w14:textId="41308AD1" w:rsidR="007045FC" w:rsidRPr="00F25BF8" w:rsidRDefault="007045FC" w:rsidP="00C67ECD">
            <w:pPr>
              <w:contextualSpacing/>
              <w:rPr>
                <w:rFonts w:cs="Times New Roman"/>
                <w:sz w:val="20"/>
              </w:rPr>
            </w:pPr>
            <w:r w:rsidRPr="00F25BF8">
              <w:rPr>
                <w:rFonts w:cs="Times New Roman"/>
                <w:sz w:val="20"/>
              </w:rPr>
              <w:t>What is the tenure status of this field?</w:t>
            </w:r>
          </w:p>
          <w:p w14:paraId="07DA60F0" w14:textId="77777777" w:rsidR="007045FC" w:rsidRPr="00F25BF8" w:rsidRDefault="007045FC" w:rsidP="00C67ECD">
            <w:pPr>
              <w:contextualSpacing/>
              <w:rPr>
                <w:rFonts w:cs="Times New Roman"/>
                <w:sz w:val="20"/>
              </w:rPr>
            </w:pPr>
            <w:commentRangeStart w:id="985"/>
            <w:r w:rsidRPr="00F25BF8">
              <w:rPr>
                <w:rFonts w:cs="Times New Roman"/>
                <w:sz w:val="20"/>
              </w:rPr>
              <w:t>1=State land</w:t>
            </w:r>
            <w:commentRangeEnd w:id="985"/>
            <w:r>
              <w:rPr>
                <w:rStyle w:val="CommentReference"/>
                <w:rFonts w:eastAsiaTheme="minorHAnsi"/>
              </w:rPr>
              <w:commentReference w:id="985"/>
            </w:r>
          </w:p>
          <w:p w14:paraId="5FC58DA9" w14:textId="77777777" w:rsidR="007045FC" w:rsidRPr="00F25BF8" w:rsidRDefault="007045FC" w:rsidP="00C67ECD">
            <w:pPr>
              <w:contextualSpacing/>
              <w:rPr>
                <w:rFonts w:cs="Times New Roman"/>
                <w:sz w:val="20"/>
              </w:rPr>
            </w:pPr>
            <w:r w:rsidRPr="00F25BF8">
              <w:rPr>
                <w:rFonts w:cs="Times New Roman"/>
                <w:sz w:val="20"/>
              </w:rPr>
              <w:t>2=Former customary land converted to state land</w:t>
            </w:r>
          </w:p>
          <w:p w14:paraId="38D86842" w14:textId="77777777" w:rsidR="007045FC" w:rsidRPr="00F25BF8" w:rsidRDefault="007045FC" w:rsidP="00C67ECD">
            <w:pPr>
              <w:contextualSpacing/>
              <w:rPr>
                <w:rFonts w:cs="Times New Roman"/>
                <w:sz w:val="20"/>
              </w:rPr>
            </w:pPr>
            <w:r w:rsidRPr="00F25BF8">
              <w:rPr>
                <w:rFonts w:cs="Times New Roman"/>
                <w:sz w:val="20"/>
              </w:rPr>
              <w:t>3=</w:t>
            </w:r>
            <w:commentRangeStart w:id="986"/>
            <w:r w:rsidRPr="00F25BF8">
              <w:rPr>
                <w:rFonts w:cs="Times New Roman"/>
                <w:sz w:val="20"/>
              </w:rPr>
              <w:t>Customary</w:t>
            </w:r>
            <w:commentRangeEnd w:id="986"/>
            <w:r>
              <w:rPr>
                <w:rStyle w:val="CommentReference"/>
                <w:rFonts w:eastAsiaTheme="minorHAnsi"/>
              </w:rPr>
              <w:commentReference w:id="986"/>
            </w:r>
          </w:p>
          <w:p w14:paraId="612479FA" w14:textId="77777777" w:rsidR="007045FC" w:rsidRPr="00F25BF8" w:rsidRDefault="007045FC" w:rsidP="00C67ECD">
            <w:pPr>
              <w:contextualSpacing/>
              <w:rPr>
                <w:rFonts w:cs="Times New Roman"/>
                <w:sz w:val="20"/>
              </w:rPr>
            </w:pPr>
            <w:r w:rsidRPr="00F25BF8">
              <w:rPr>
                <w:rFonts w:cs="Times New Roman"/>
                <w:sz w:val="20"/>
              </w:rPr>
              <w:t>97=Other,specify</w:t>
            </w:r>
          </w:p>
          <w:p w14:paraId="4F684908" w14:textId="77777777" w:rsidR="007045FC" w:rsidRPr="00F25BF8" w:rsidRDefault="007045FC" w:rsidP="00C67ECD">
            <w:pPr>
              <w:contextualSpacing/>
              <w:rPr>
                <w:rFonts w:cs="Times New Roman"/>
                <w:sz w:val="20"/>
              </w:rPr>
            </w:pPr>
            <w:r w:rsidRPr="00F25BF8">
              <w:rPr>
                <w:rFonts w:cs="Times New Roman"/>
                <w:sz w:val="20"/>
              </w:rPr>
              <w:t>888=Don't know</w:t>
            </w:r>
          </w:p>
          <w:p w14:paraId="6EC6903F" w14:textId="77777777" w:rsidR="007045FC" w:rsidRPr="00F25BF8" w:rsidRDefault="007045FC" w:rsidP="00C67ECD">
            <w:pPr>
              <w:contextualSpacing/>
              <w:rPr>
                <w:rFonts w:cs="Times New Roman"/>
                <w:sz w:val="20"/>
              </w:rPr>
            </w:pPr>
            <w:r w:rsidRPr="00F25BF8">
              <w:rPr>
                <w:rFonts w:cs="Times New Roman"/>
                <w:sz w:val="20"/>
              </w:rPr>
              <w:t>999=Prefer not to answer</w:t>
            </w:r>
          </w:p>
        </w:tc>
        <w:tc>
          <w:tcPr>
            <w:tcW w:w="1594" w:type="dxa"/>
          </w:tcPr>
          <w:p w14:paraId="5298A0A5" w14:textId="7E4A5567" w:rsidR="007045FC" w:rsidRPr="00F25BF8" w:rsidRDefault="007045FC" w:rsidP="00C67ECD">
            <w:pPr>
              <w:contextualSpacing/>
              <w:rPr>
                <w:rFonts w:cs="Times New Roman"/>
                <w:sz w:val="20"/>
              </w:rPr>
            </w:pPr>
            <w:r w:rsidRPr="00F25BF8">
              <w:rPr>
                <w:rFonts w:cs="Times New Roman"/>
                <w:sz w:val="20"/>
              </w:rPr>
              <w:t>Do you or your household have any kind of paper documentation for this field?</w:t>
            </w:r>
          </w:p>
          <w:p w14:paraId="4457B92D"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1=No</w:t>
            </w:r>
          </w:p>
          <w:p w14:paraId="7467C804"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2=Yes</w:t>
            </w:r>
          </w:p>
          <w:p w14:paraId="4C712508"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888=Don’t know</w:t>
            </w:r>
          </w:p>
          <w:p w14:paraId="2BA68D2F" w14:textId="77777777" w:rsidR="007045FC" w:rsidRDefault="007045FC" w:rsidP="00C67ECD">
            <w:pPr>
              <w:contextualSpacing/>
              <w:rPr>
                <w:sz w:val="20"/>
              </w:rPr>
            </w:pPr>
            <w:r w:rsidRPr="00F25BF8">
              <w:rPr>
                <w:sz w:val="20"/>
              </w:rPr>
              <w:t>999=Prefer not to respond</w:t>
            </w:r>
          </w:p>
          <w:p w14:paraId="68B23EBA" w14:textId="77777777" w:rsidR="00C67ECD" w:rsidRPr="00F25BF8" w:rsidRDefault="00C67ECD" w:rsidP="00C67ECD">
            <w:pPr>
              <w:contextualSpacing/>
              <w:rPr>
                <w:rFonts w:cs="Times New Roman"/>
                <w:sz w:val="20"/>
              </w:rPr>
            </w:pPr>
          </w:p>
          <w:p w14:paraId="2F82FF6B" w14:textId="04D729CF" w:rsidR="007045FC" w:rsidRPr="007045FC" w:rsidRDefault="00C67ECD" w:rsidP="00C67ECD">
            <w:pPr>
              <w:contextualSpacing/>
              <w:rPr>
                <w:rFonts w:cs="Times New Roman"/>
                <w:i/>
                <w:sz w:val="20"/>
              </w:rPr>
            </w:pPr>
            <w:r>
              <w:rPr>
                <w:rFonts w:cs="Times New Roman"/>
                <w:i/>
                <w:sz w:val="20"/>
              </w:rPr>
              <w:t>If not 2,skip to J6</w:t>
            </w:r>
          </w:p>
        </w:tc>
        <w:tc>
          <w:tcPr>
            <w:tcW w:w="1047" w:type="dxa"/>
          </w:tcPr>
          <w:p w14:paraId="4F8D8051" w14:textId="7355D51C" w:rsidR="007045FC" w:rsidRDefault="007045FC" w:rsidP="00C67ECD">
            <w:pPr>
              <w:contextualSpacing/>
              <w:rPr>
                <w:rFonts w:cs="Times New Roman"/>
                <w:sz w:val="20"/>
              </w:rPr>
            </w:pPr>
            <w:r w:rsidRPr="00F25BF8">
              <w:rPr>
                <w:rFonts w:cs="Times New Roman"/>
                <w:sz w:val="20"/>
              </w:rPr>
              <w:t>What type of documentation does your household have for this field?</w:t>
            </w:r>
          </w:p>
          <w:p w14:paraId="3DF7DBA6" w14:textId="77777777" w:rsidR="00C67ECD" w:rsidRPr="00F25BF8" w:rsidRDefault="00C67ECD" w:rsidP="00C67ECD">
            <w:pPr>
              <w:contextualSpacing/>
              <w:rPr>
                <w:rFonts w:cs="Times New Roman"/>
                <w:sz w:val="20"/>
              </w:rPr>
            </w:pPr>
          </w:p>
          <w:p w14:paraId="0280721B" w14:textId="1F15026E" w:rsidR="007045FC" w:rsidRPr="007045FC" w:rsidRDefault="007045FC" w:rsidP="00C67ECD">
            <w:pPr>
              <w:contextualSpacing/>
              <w:rPr>
                <w:rFonts w:cs="Times New Roman"/>
                <w:i/>
                <w:sz w:val="20"/>
              </w:rPr>
            </w:pPr>
            <w:r w:rsidRPr="007045FC">
              <w:rPr>
                <w:rFonts w:cs="Times New Roman"/>
                <w:i/>
                <w:sz w:val="20"/>
              </w:rPr>
              <w:t>See code 121 below</w:t>
            </w:r>
          </w:p>
          <w:p w14:paraId="14A61EA6" w14:textId="71E8E3F2" w:rsidR="007045FC" w:rsidRPr="00F25BF8" w:rsidRDefault="00C67ECD" w:rsidP="00C67ECD">
            <w:pPr>
              <w:contextualSpacing/>
              <w:rPr>
                <w:rFonts w:cs="Times New Roman"/>
                <w:sz w:val="20"/>
              </w:rPr>
            </w:pPr>
            <w:r>
              <w:rPr>
                <w:rFonts w:cs="Times New Roman"/>
                <w:i/>
                <w:sz w:val="20"/>
              </w:rPr>
              <w:t>If not 4, skip to J5</w:t>
            </w:r>
          </w:p>
        </w:tc>
        <w:tc>
          <w:tcPr>
            <w:tcW w:w="1080" w:type="dxa"/>
          </w:tcPr>
          <w:p w14:paraId="43F2798F" w14:textId="3EDD775A" w:rsidR="007045FC" w:rsidRPr="00F25BF8" w:rsidRDefault="007045FC" w:rsidP="00C67ECD">
            <w:pPr>
              <w:contextualSpacing/>
              <w:rPr>
                <w:rFonts w:cs="Times New Roman"/>
                <w:sz w:val="20"/>
              </w:rPr>
            </w:pPr>
            <w:r w:rsidRPr="00F25BF8">
              <w:rPr>
                <w:rFonts w:cs="Times New Roman"/>
                <w:sz w:val="20"/>
              </w:rPr>
              <w:t>Who is this letter signed by?</w:t>
            </w:r>
          </w:p>
          <w:p w14:paraId="482E36B8" w14:textId="77777777" w:rsidR="007045FC" w:rsidRPr="00F25BF8" w:rsidRDefault="007045FC" w:rsidP="00C67ECD">
            <w:pPr>
              <w:contextualSpacing/>
              <w:rPr>
                <w:rFonts w:cs="Times New Roman"/>
                <w:sz w:val="20"/>
              </w:rPr>
            </w:pPr>
            <w:r w:rsidRPr="00F25BF8">
              <w:rPr>
                <w:rFonts w:cs="Times New Roman"/>
                <w:sz w:val="20"/>
              </w:rPr>
              <w:t>1=Chief</w:t>
            </w:r>
          </w:p>
          <w:p w14:paraId="2FF60D88" w14:textId="77777777" w:rsidR="007045FC" w:rsidRPr="00F25BF8" w:rsidRDefault="007045FC" w:rsidP="00C67ECD">
            <w:pPr>
              <w:contextualSpacing/>
              <w:rPr>
                <w:rFonts w:cs="Times New Roman"/>
                <w:sz w:val="20"/>
              </w:rPr>
            </w:pPr>
            <w:r w:rsidRPr="00F25BF8">
              <w:rPr>
                <w:rFonts w:cs="Times New Roman"/>
                <w:sz w:val="20"/>
              </w:rPr>
              <w:t>2=District Council</w:t>
            </w:r>
          </w:p>
          <w:p w14:paraId="0D71E856" w14:textId="77777777" w:rsidR="007045FC" w:rsidRPr="00F25BF8" w:rsidRDefault="007045FC" w:rsidP="00C67ECD">
            <w:pPr>
              <w:contextualSpacing/>
              <w:rPr>
                <w:rFonts w:cs="Times New Roman"/>
                <w:sz w:val="20"/>
              </w:rPr>
            </w:pPr>
            <w:r w:rsidRPr="00F25BF8">
              <w:rPr>
                <w:rFonts w:cs="Times New Roman"/>
                <w:sz w:val="20"/>
              </w:rPr>
              <w:t>3=Both</w:t>
            </w:r>
          </w:p>
          <w:p w14:paraId="65EADB1F" w14:textId="77777777" w:rsidR="007045FC" w:rsidRPr="00F25BF8" w:rsidRDefault="007045FC" w:rsidP="00C67ECD">
            <w:pPr>
              <w:contextualSpacing/>
              <w:rPr>
                <w:rFonts w:cs="Times New Roman"/>
                <w:sz w:val="20"/>
              </w:rPr>
            </w:pPr>
            <w:r w:rsidRPr="00F25BF8">
              <w:rPr>
                <w:rFonts w:cs="Times New Roman"/>
                <w:sz w:val="20"/>
              </w:rPr>
              <w:t>888=Don't know</w:t>
            </w:r>
          </w:p>
          <w:p w14:paraId="7DE510B8" w14:textId="77777777" w:rsidR="007045FC" w:rsidRPr="00F25BF8" w:rsidRDefault="007045FC" w:rsidP="00C67ECD">
            <w:pPr>
              <w:contextualSpacing/>
              <w:rPr>
                <w:rFonts w:cs="Times New Roman"/>
                <w:sz w:val="20"/>
              </w:rPr>
            </w:pPr>
            <w:r w:rsidRPr="00F25BF8">
              <w:rPr>
                <w:rFonts w:cs="Times New Roman"/>
                <w:sz w:val="20"/>
              </w:rPr>
              <w:t>999=Prefer not to answer</w:t>
            </w:r>
          </w:p>
        </w:tc>
        <w:tc>
          <w:tcPr>
            <w:tcW w:w="1530" w:type="dxa"/>
          </w:tcPr>
          <w:p w14:paraId="57BF6897" w14:textId="58512E00" w:rsidR="007045FC" w:rsidRPr="00F25BF8" w:rsidRDefault="007045FC" w:rsidP="00C67ECD">
            <w:pPr>
              <w:contextualSpacing/>
              <w:rPr>
                <w:rFonts w:cs="Times New Roman"/>
                <w:sz w:val="20"/>
              </w:rPr>
            </w:pPr>
            <w:commentRangeStart w:id="987"/>
            <w:r w:rsidRPr="00F25BF8">
              <w:rPr>
                <w:rFonts w:cs="Times New Roman"/>
                <w:sz w:val="20"/>
              </w:rPr>
              <w:t>Which household members are listed on the documentation for this field?</w:t>
            </w:r>
            <w:commentRangeEnd w:id="987"/>
            <w:r>
              <w:rPr>
                <w:rStyle w:val="CommentReference"/>
                <w:rFonts w:eastAsiaTheme="minorHAnsi"/>
              </w:rPr>
              <w:commentReference w:id="987"/>
            </w:r>
          </w:p>
          <w:p w14:paraId="651C4B89" w14:textId="77777777" w:rsidR="007045FC" w:rsidRPr="00F25BF8" w:rsidRDefault="007045FC" w:rsidP="00C67ECD">
            <w:pPr>
              <w:contextualSpacing/>
              <w:rPr>
                <w:rFonts w:cs="Times New Roman"/>
                <w:sz w:val="20"/>
              </w:rPr>
            </w:pPr>
            <w:r w:rsidRPr="00F25BF8">
              <w:rPr>
                <w:rFonts w:cs="Times New Roman"/>
                <w:sz w:val="20"/>
              </w:rPr>
              <w:t>1=Husband only</w:t>
            </w:r>
          </w:p>
          <w:p w14:paraId="098AA914" w14:textId="77777777" w:rsidR="007045FC" w:rsidRPr="00F25BF8" w:rsidRDefault="007045FC" w:rsidP="00C67ECD">
            <w:pPr>
              <w:contextualSpacing/>
              <w:rPr>
                <w:rFonts w:cs="Times New Roman"/>
                <w:sz w:val="20"/>
              </w:rPr>
            </w:pPr>
            <w:r w:rsidRPr="00F25BF8">
              <w:rPr>
                <w:rFonts w:cs="Times New Roman"/>
                <w:sz w:val="20"/>
              </w:rPr>
              <w:t>2=Wife only</w:t>
            </w:r>
          </w:p>
          <w:p w14:paraId="278523BB" w14:textId="77777777" w:rsidR="007045FC" w:rsidRPr="00F25BF8" w:rsidRDefault="007045FC" w:rsidP="00C67ECD">
            <w:pPr>
              <w:contextualSpacing/>
              <w:rPr>
                <w:rFonts w:cs="Times New Roman"/>
                <w:sz w:val="20"/>
              </w:rPr>
            </w:pPr>
            <w:r w:rsidRPr="00F25BF8">
              <w:rPr>
                <w:rFonts w:cs="Times New Roman"/>
                <w:sz w:val="20"/>
              </w:rPr>
              <w:t>3=Husband and wire</w:t>
            </w:r>
          </w:p>
          <w:p w14:paraId="39B89101" w14:textId="77777777" w:rsidR="007045FC" w:rsidRPr="00F25BF8" w:rsidRDefault="007045FC" w:rsidP="00C67ECD">
            <w:pPr>
              <w:contextualSpacing/>
              <w:rPr>
                <w:rFonts w:cs="Times New Roman"/>
                <w:sz w:val="20"/>
              </w:rPr>
            </w:pPr>
            <w:r w:rsidRPr="00F25BF8">
              <w:rPr>
                <w:rFonts w:cs="Times New Roman"/>
                <w:sz w:val="20"/>
              </w:rPr>
              <w:t>4=Husband, wife and children</w:t>
            </w:r>
          </w:p>
          <w:p w14:paraId="789FA58E" w14:textId="77777777" w:rsidR="007045FC" w:rsidRPr="00F25BF8" w:rsidRDefault="007045FC" w:rsidP="00C67ECD">
            <w:pPr>
              <w:contextualSpacing/>
              <w:rPr>
                <w:rFonts w:cs="Times New Roman"/>
                <w:sz w:val="20"/>
              </w:rPr>
            </w:pPr>
            <w:r w:rsidRPr="00F25BF8">
              <w:rPr>
                <w:rFonts w:cs="Times New Roman"/>
                <w:sz w:val="20"/>
              </w:rPr>
              <w:t>97=Other</w:t>
            </w:r>
          </w:p>
          <w:p w14:paraId="1F9F42C2" w14:textId="77777777" w:rsidR="007045FC" w:rsidRPr="00C67ECD" w:rsidRDefault="007045FC" w:rsidP="00C67ECD">
            <w:pPr>
              <w:contextualSpacing/>
              <w:rPr>
                <w:rFonts w:cs="Times New Roman"/>
                <w:i/>
                <w:sz w:val="20"/>
              </w:rPr>
            </w:pPr>
            <w:r w:rsidRPr="00C67ECD">
              <w:rPr>
                <w:rFonts w:cs="Times New Roman"/>
                <w:i/>
                <w:sz w:val="20"/>
              </w:rPr>
              <w:t>Probe and code</w:t>
            </w:r>
          </w:p>
        </w:tc>
        <w:tc>
          <w:tcPr>
            <w:tcW w:w="1530" w:type="dxa"/>
          </w:tcPr>
          <w:p w14:paraId="20A9085F" w14:textId="5029845C" w:rsidR="007045FC" w:rsidRDefault="007045FC" w:rsidP="00C67ECD">
            <w:pPr>
              <w:contextualSpacing/>
              <w:rPr>
                <w:rFonts w:cs="Times New Roman"/>
                <w:sz w:val="20"/>
              </w:rPr>
            </w:pPr>
            <w:r>
              <w:rPr>
                <w:rFonts w:cs="Times New Roman"/>
                <w:sz w:val="20"/>
              </w:rPr>
              <w:t>In the next 5 years, h</w:t>
            </w:r>
            <w:r w:rsidRPr="00F25BF8">
              <w:rPr>
                <w:rFonts w:cs="Times New Roman"/>
                <w:sz w:val="20"/>
              </w:rPr>
              <w:t xml:space="preserve">ow likely do you think it is that other households within your village </w:t>
            </w:r>
            <w:commentRangeStart w:id="988"/>
            <w:r w:rsidRPr="00F25BF8">
              <w:rPr>
                <w:rFonts w:cs="Times New Roman"/>
                <w:sz w:val="20"/>
              </w:rPr>
              <w:t xml:space="preserve">may try to cross-over your boundaries </w:t>
            </w:r>
            <w:commentRangeEnd w:id="988"/>
            <w:r w:rsidR="00222712">
              <w:rPr>
                <w:rStyle w:val="CommentReference"/>
                <w:rFonts w:eastAsiaTheme="minorHAnsi"/>
              </w:rPr>
              <w:commentReference w:id="988"/>
            </w:r>
            <w:r w:rsidRPr="00F25BF8">
              <w:rPr>
                <w:rFonts w:cs="Times New Roman"/>
                <w:sz w:val="20"/>
              </w:rPr>
              <w:t>(step on your side)</w:t>
            </w:r>
            <w:r>
              <w:rPr>
                <w:rFonts w:cs="Times New Roman"/>
                <w:sz w:val="20"/>
              </w:rPr>
              <w:t xml:space="preserve"> </w:t>
            </w:r>
            <w:r w:rsidRPr="00F25BF8">
              <w:rPr>
                <w:rFonts w:cs="Times New Roman"/>
                <w:sz w:val="20"/>
              </w:rPr>
              <w:t>and take or use some of this field?</w:t>
            </w:r>
          </w:p>
          <w:p w14:paraId="4D6BA4F1" w14:textId="77777777" w:rsidR="00C67ECD" w:rsidRPr="00F25BF8" w:rsidRDefault="00C67ECD" w:rsidP="00C67ECD">
            <w:pPr>
              <w:contextualSpacing/>
              <w:rPr>
                <w:rFonts w:cs="Times New Roman"/>
                <w:sz w:val="20"/>
              </w:rPr>
            </w:pPr>
          </w:p>
          <w:p w14:paraId="6D71E873" w14:textId="1C5C617F" w:rsidR="007045FC" w:rsidRPr="00C67ECD" w:rsidRDefault="007045FC" w:rsidP="00C67ECD">
            <w:pPr>
              <w:contextualSpacing/>
              <w:rPr>
                <w:rFonts w:cs="Times New Roman"/>
                <w:i/>
                <w:sz w:val="20"/>
              </w:rPr>
            </w:pPr>
            <w:r w:rsidRPr="00C67ECD">
              <w:rPr>
                <w:rFonts w:cs="Times New Roman"/>
                <w:i/>
                <w:sz w:val="20"/>
              </w:rPr>
              <w:t>(See Code 112 Below)</w:t>
            </w:r>
          </w:p>
        </w:tc>
        <w:tc>
          <w:tcPr>
            <w:tcW w:w="1170" w:type="dxa"/>
          </w:tcPr>
          <w:p w14:paraId="3C3AFA74" w14:textId="27121224" w:rsidR="007045FC" w:rsidRDefault="007045FC" w:rsidP="00C67ECD">
            <w:pPr>
              <w:contextualSpacing/>
              <w:rPr>
                <w:rFonts w:cs="Times New Roman"/>
                <w:sz w:val="20"/>
              </w:rPr>
            </w:pPr>
            <w:r>
              <w:rPr>
                <w:rFonts w:cs="Times New Roman"/>
                <w:sz w:val="20"/>
              </w:rPr>
              <w:t>In the next 5 years, h</w:t>
            </w:r>
            <w:r w:rsidRPr="00F25BF8">
              <w:rPr>
                <w:rFonts w:cs="Times New Roman"/>
                <w:sz w:val="20"/>
              </w:rPr>
              <w:t>ow likely do you think it is that elites/big people may take this field without your permission/</w:t>
            </w:r>
            <w:r>
              <w:rPr>
                <w:rFonts w:cs="Times New Roman"/>
                <w:sz w:val="20"/>
              </w:rPr>
              <w:t xml:space="preserve"> </w:t>
            </w:r>
            <w:r w:rsidRPr="00F25BF8">
              <w:rPr>
                <w:rFonts w:cs="Times New Roman"/>
                <w:sz w:val="20"/>
              </w:rPr>
              <w:t>agreement?</w:t>
            </w:r>
          </w:p>
          <w:p w14:paraId="35A39AFA" w14:textId="77777777" w:rsidR="00C67ECD" w:rsidRPr="00F25BF8" w:rsidRDefault="00C67ECD" w:rsidP="00C67ECD">
            <w:pPr>
              <w:contextualSpacing/>
              <w:rPr>
                <w:rFonts w:cs="Times New Roman"/>
                <w:sz w:val="20"/>
              </w:rPr>
            </w:pPr>
          </w:p>
          <w:p w14:paraId="04E6D112" w14:textId="3F50DDDE" w:rsidR="007045FC" w:rsidRPr="00C67ECD" w:rsidRDefault="007045FC" w:rsidP="00C67ECD">
            <w:pPr>
              <w:contextualSpacing/>
              <w:rPr>
                <w:rFonts w:cs="Times New Roman"/>
                <w:i/>
                <w:sz w:val="20"/>
              </w:rPr>
            </w:pPr>
            <w:r w:rsidRPr="00C67ECD">
              <w:rPr>
                <w:rFonts w:cs="Times New Roman"/>
                <w:i/>
                <w:sz w:val="20"/>
              </w:rPr>
              <w:t>(See  Code  112 Below)</w:t>
            </w:r>
          </w:p>
        </w:tc>
        <w:tc>
          <w:tcPr>
            <w:tcW w:w="1350" w:type="dxa"/>
          </w:tcPr>
          <w:p w14:paraId="587AA4BB" w14:textId="169BC6C6" w:rsidR="007045FC" w:rsidRDefault="007045FC" w:rsidP="00C67ECD">
            <w:pPr>
              <w:contextualSpacing/>
              <w:rPr>
                <w:rFonts w:cs="Times New Roman"/>
                <w:sz w:val="20"/>
              </w:rPr>
            </w:pPr>
            <w:commentRangeStart w:id="989"/>
            <w:r>
              <w:rPr>
                <w:rFonts w:cs="Times New Roman"/>
                <w:sz w:val="20"/>
              </w:rPr>
              <w:t>In the next 5 years, h</w:t>
            </w:r>
            <w:r w:rsidRPr="00F25BF8">
              <w:rPr>
                <w:rFonts w:cs="Times New Roman"/>
                <w:sz w:val="20"/>
              </w:rPr>
              <w:t>ow likely do you think it is that people from a neighboring community with encroach/cross-over to use this field</w:t>
            </w:r>
            <w:commentRangeEnd w:id="989"/>
            <w:r w:rsidR="007E0863">
              <w:rPr>
                <w:rStyle w:val="CommentReference"/>
                <w:rFonts w:eastAsiaTheme="minorHAnsi"/>
              </w:rPr>
              <w:commentReference w:id="989"/>
            </w:r>
            <w:r w:rsidRPr="00F25BF8">
              <w:rPr>
                <w:rFonts w:cs="Times New Roman"/>
                <w:sz w:val="20"/>
              </w:rPr>
              <w:t>?</w:t>
            </w:r>
          </w:p>
          <w:p w14:paraId="607D3219" w14:textId="77777777" w:rsidR="00C67ECD" w:rsidRPr="00F25BF8" w:rsidRDefault="00C67ECD" w:rsidP="00C67ECD">
            <w:pPr>
              <w:contextualSpacing/>
              <w:rPr>
                <w:rFonts w:cs="Times New Roman"/>
                <w:sz w:val="20"/>
              </w:rPr>
            </w:pPr>
          </w:p>
          <w:p w14:paraId="21039139" w14:textId="71254EE7" w:rsidR="007045FC" w:rsidRDefault="007045FC" w:rsidP="00C67ECD">
            <w:pPr>
              <w:contextualSpacing/>
              <w:rPr>
                <w:rFonts w:cs="Times New Roman"/>
                <w:sz w:val="20"/>
              </w:rPr>
            </w:pPr>
            <w:r w:rsidRPr="00F25BF8">
              <w:rPr>
                <w:rFonts w:cs="Times New Roman"/>
                <w:sz w:val="20"/>
              </w:rPr>
              <w:t>(</w:t>
            </w:r>
            <w:r w:rsidRPr="00C67ECD">
              <w:rPr>
                <w:rFonts w:cs="Times New Roman"/>
                <w:i/>
                <w:sz w:val="20"/>
              </w:rPr>
              <w:t>See Code 112 Below)</w:t>
            </w:r>
            <w:r w:rsidRPr="00C67ECD">
              <w:rPr>
                <w:rStyle w:val="CommentReference"/>
                <w:rFonts w:eastAsiaTheme="minorHAnsi"/>
                <w:i/>
              </w:rPr>
              <w:commentReference w:id="990"/>
            </w:r>
          </w:p>
        </w:tc>
      </w:tr>
      <w:tr w:rsidR="007045FC" w:rsidRPr="00F25BF8" w14:paraId="7029946D" w14:textId="20E7003D" w:rsidTr="00C67ECD">
        <w:trPr>
          <w:trHeight w:val="20"/>
        </w:trPr>
        <w:tc>
          <w:tcPr>
            <w:tcW w:w="694" w:type="dxa"/>
          </w:tcPr>
          <w:p w14:paraId="73769181"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26B8E5BF" w14:textId="77777777" w:rsidR="007045FC" w:rsidRPr="00F25BF8" w:rsidRDefault="007045FC" w:rsidP="00F7697D">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1594" w:type="dxa"/>
          </w:tcPr>
          <w:p w14:paraId="1E5288CF"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tenurestatus</w:t>
            </w:r>
          </w:p>
        </w:tc>
        <w:tc>
          <w:tcPr>
            <w:tcW w:w="1594" w:type="dxa"/>
          </w:tcPr>
          <w:p w14:paraId="5F573E6B"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paperdoc</w:t>
            </w:r>
          </w:p>
        </w:tc>
        <w:tc>
          <w:tcPr>
            <w:tcW w:w="1047" w:type="dxa"/>
          </w:tcPr>
          <w:p w14:paraId="31028B2E"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w:t>
            </w:r>
          </w:p>
        </w:tc>
        <w:tc>
          <w:tcPr>
            <w:tcW w:w="1080" w:type="dxa"/>
          </w:tcPr>
          <w:p w14:paraId="49A2244D"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docsign</w:t>
            </w:r>
          </w:p>
        </w:tc>
        <w:tc>
          <w:tcPr>
            <w:tcW w:w="1530" w:type="dxa"/>
          </w:tcPr>
          <w:p w14:paraId="6C57677A"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decument_mem</w:t>
            </w:r>
          </w:p>
        </w:tc>
        <w:tc>
          <w:tcPr>
            <w:tcW w:w="1530" w:type="dxa"/>
          </w:tcPr>
          <w:p w14:paraId="5E6752FA" w14:textId="0AD9FD88"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villhh_encroach</w:t>
            </w:r>
          </w:p>
        </w:tc>
        <w:tc>
          <w:tcPr>
            <w:tcW w:w="1170" w:type="dxa"/>
          </w:tcPr>
          <w:p w14:paraId="743BF76E" w14:textId="4B3464CB"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elite_encroach</w:t>
            </w:r>
          </w:p>
        </w:tc>
        <w:tc>
          <w:tcPr>
            <w:tcW w:w="1350" w:type="dxa"/>
          </w:tcPr>
          <w:p w14:paraId="5900F767" w14:textId="4944C93B"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neighvill_encroach</w:t>
            </w:r>
          </w:p>
        </w:tc>
      </w:tr>
      <w:tr w:rsidR="007045FC" w:rsidRPr="00F25BF8" w14:paraId="01C90AD2" w14:textId="1520230E" w:rsidTr="00C67ECD">
        <w:trPr>
          <w:trHeight w:val="20"/>
        </w:trPr>
        <w:tc>
          <w:tcPr>
            <w:tcW w:w="694" w:type="dxa"/>
          </w:tcPr>
          <w:p w14:paraId="06300307" w14:textId="77777777" w:rsidR="007045FC" w:rsidRPr="00F25BF8" w:rsidRDefault="007045FC" w:rsidP="00F7697D">
            <w:pPr>
              <w:contextualSpacing/>
              <w:jc w:val="center"/>
              <w:rPr>
                <w:sz w:val="20"/>
              </w:rPr>
            </w:pPr>
            <w:r w:rsidRPr="00F25BF8">
              <w:rPr>
                <w:sz w:val="20"/>
              </w:rPr>
              <w:t>1</w:t>
            </w:r>
          </w:p>
        </w:tc>
        <w:tc>
          <w:tcPr>
            <w:tcW w:w="1101" w:type="dxa"/>
          </w:tcPr>
          <w:p w14:paraId="7AF0C688" w14:textId="77777777" w:rsidR="007045FC" w:rsidRPr="00F25BF8" w:rsidRDefault="007045FC" w:rsidP="00F7697D">
            <w:pPr>
              <w:contextualSpacing/>
              <w:jc w:val="center"/>
              <w:rPr>
                <w:sz w:val="20"/>
              </w:rPr>
            </w:pPr>
          </w:p>
        </w:tc>
        <w:tc>
          <w:tcPr>
            <w:tcW w:w="1594" w:type="dxa"/>
          </w:tcPr>
          <w:p w14:paraId="01FD48F2" w14:textId="77777777" w:rsidR="007045FC" w:rsidRPr="00F25BF8" w:rsidRDefault="007045FC" w:rsidP="00F7697D">
            <w:pPr>
              <w:contextualSpacing/>
              <w:jc w:val="center"/>
              <w:rPr>
                <w:sz w:val="20"/>
              </w:rPr>
            </w:pPr>
          </w:p>
        </w:tc>
        <w:tc>
          <w:tcPr>
            <w:tcW w:w="1594" w:type="dxa"/>
          </w:tcPr>
          <w:p w14:paraId="6CE41100" w14:textId="77777777" w:rsidR="007045FC" w:rsidRPr="00F25BF8" w:rsidRDefault="007045FC" w:rsidP="00F7697D">
            <w:pPr>
              <w:contextualSpacing/>
              <w:jc w:val="center"/>
              <w:rPr>
                <w:sz w:val="20"/>
              </w:rPr>
            </w:pPr>
          </w:p>
        </w:tc>
        <w:tc>
          <w:tcPr>
            <w:tcW w:w="1047" w:type="dxa"/>
          </w:tcPr>
          <w:p w14:paraId="046D29D6" w14:textId="77777777" w:rsidR="007045FC" w:rsidRPr="00F25BF8" w:rsidRDefault="007045FC" w:rsidP="00F7697D">
            <w:pPr>
              <w:contextualSpacing/>
              <w:jc w:val="center"/>
              <w:rPr>
                <w:sz w:val="20"/>
              </w:rPr>
            </w:pPr>
          </w:p>
        </w:tc>
        <w:tc>
          <w:tcPr>
            <w:tcW w:w="1080" w:type="dxa"/>
          </w:tcPr>
          <w:p w14:paraId="6AEAB275" w14:textId="77777777" w:rsidR="007045FC" w:rsidRPr="00F25BF8" w:rsidRDefault="007045FC" w:rsidP="00F7697D">
            <w:pPr>
              <w:contextualSpacing/>
              <w:jc w:val="center"/>
              <w:rPr>
                <w:sz w:val="20"/>
              </w:rPr>
            </w:pPr>
          </w:p>
        </w:tc>
        <w:tc>
          <w:tcPr>
            <w:tcW w:w="1530" w:type="dxa"/>
          </w:tcPr>
          <w:p w14:paraId="48CD29CA" w14:textId="77777777" w:rsidR="007045FC" w:rsidRPr="00F25BF8" w:rsidRDefault="007045FC" w:rsidP="00F7697D">
            <w:pPr>
              <w:contextualSpacing/>
              <w:jc w:val="center"/>
              <w:rPr>
                <w:sz w:val="20"/>
              </w:rPr>
            </w:pPr>
          </w:p>
        </w:tc>
        <w:tc>
          <w:tcPr>
            <w:tcW w:w="1530" w:type="dxa"/>
          </w:tcPr>
          <w:p w14:paraId="0B551BC8" w14:textId="77777777" w:rsidR="007045FC" w:rsidRPr="00F25BF8" w:rsidRDefault="007045FC" w:rsidP="00F7697D">
            <w:pPr>
              <w:contextualSpacing/>
              <w:jc w:val="center"/>
              <w:rPr>
                <w:sz w:val="20"/>
              </w:rPr>
            </w:pPr>
          </w:p>
        </w:tc>
        <w:tc>
          <w:tcPr>
            <w:tcW w:w="1170" w:type="dxa"/>
          </w:tcPr>
          <w:p w14:paraId="27369148" w14:textId="77777777" w:rsidR="007045FC" w:rsidRPr="00F25BF8" w:rsidRDefault="007045FC" w:rsidP="00F7697D">
            <w:pPr>
              <w:contextualSpacing/>
              <w:jc w:val="center"/>
              <w:rPr>
                <w:sz w:val="20"/>
              </w:rPr>
            </w:pPr>
          </w:p>
        </w:tc>
        <w:tc>
          <w:tcPr>
            <w:tcW w:w="1350" w:type="dxa"/>
          </w:tcPr>
          <w:p w14:paraId="0CED9480" w14:textId="77777777" w:rsidR="007045FC" w:rsidRPr="00F25BF8" w:rsidRDefault="007045FC" w:rsidP="00F7697D">
            <w:pPr>
              <w:contextualSpacing/>
              <w:jc w:val="center"/>
              <w:rPr>
                <w:sz w:val="20"/>
              </w:rPr>
            </w:pPr>
          </w:p>
        </w:tc>
      </w:tr>
      <w:tr w:rsidR="007045FC" w:rsidRPr="00F25BF8" w14:paraId="3A68BEC2" w14:textId="11669FC3" w:rsidTr="00C67ECD">
        <w:trPr>
          <w:trHeight w:val="20"/>
        </w:trPr>
        <w:tc>
          <w:tcPr>
            <w:tcW w:w="694" w:type="dxa"/>
          </w:tcPr>
          <w:p w14:paraId="18B0C500" w14:textId="77777777" w:rsidR="007045FC" w:rsidRPr="00F25BF8" w:rsidRDefault="007045FC" w:rsidP="00F7697D">
            <w:pPr>
              <w:contextualSpacing/>
              <w:jc w:val="center"/>
              <w:rPr>
                <w:sz w:val="20"/>
              </w:rPr>
            </w:pPr>
            <w:r w:rsidRPr="00F25BF8">
              <w:rPr>
                <w:sz w:val="20"/>
              </w:rPr>
              <w:t>2</w:t>
            </w:r>
          </w:p>
        </w:tc>
        <w:tc>
          <w:tcPr>
            <w:tcW w:w="1101" w:type="dxa"/>
          </w:tcPr>
          <w:p w14:paraId="50825902" w14:textId="77777777" w:rsidR="007045FC" w:rsidRPr="00F25BF8" w:rsidRDefault="007045FC" w:rsidP="00F7697D">
            <w:pPr>
              <w:contextualSpacing/>
              <w:jc w:val="center"/>
              <w:rPr>
                <w:sz w:val="20"/>
              </w:rPr>
            </w:pPr>
          </w:p>
        </w:tc>
        <w:tc>
          <w:tcPr>
            <w:tcW w:w="1594" w:type="dxa"/>
          </w:tcPr>
          <w:p w14:paraId="339D8190" w14:textId="77777777" w:rsidR="007045FC" w:rsidRPr="00F25BF8" w:rsidRDefault="007045FC" w:rsidP="00F7697D">
            <w:pPr>
              <w:contextualSpacing/>
              <w:jc w:val="center"/>
              <w:rPr>
                <w:sz w:val="20"/>
              </w:rPr>
            </w:pPr>
          </w:p>
        </w:tc>
        <w:tc>
          <w:tcPr>
            <w:tcW w:w="1594" w:type="dxa"/>
          </w:tcPr>
          <w:p w14:paraId="3C803101" w14:textId="77777777" w:rsidR="007045FC" w:rsidRPr="00F25BF8" w:rsidRDefault="007045FC" w:rsidP="00F7697D">
            <w:pPr>
              <w:contextualSpacing/>
              <w:jc w:val="center"/>
              <w:rPr>
                <w:sz w:val="20"/>
              </w:rPr>
            </w:pPr>
          </w:p>
        </w:tc>
        <w:tc>
          <w:tcPr>
            <w:tcW w:w="1047" w:type="dxa"/>
          </w:tcPr>
          <w:p w14:paraId="1CE4B5FA" w14:textId="77777777" w:rsidR="007045FC" w:rsidRPr="00F25BF8" w:rsidRDefault="007045FC" w:rsidP="00F7697D">
            <w:pPr>
              <w:contextualSpacing/>
              <w:jc w:val="center"/>
              <w:rPr>
                <w:sz w:val="20"/>
              </w:rPr>
            </w:pPr>
          </w:p>
        </w:tc>
        <w:tc>
          <w:tcPr>
            <w:tcW w:w="1080" w:type="dxa"/>
          </w:tcPr>
          <w:p w14:paraId="0D25FDA8" w14:textId="77777777" w:rsidR="007045FC" w:rsidRPr="00F25BF8" w:rsidRDefault="007045FC" w:rsidP="00F7697D">
            <w:pPr>
              <w:contextualSpacing/>
              <w:jc w:val="center"/>
              <w:rPr>
                <w:sz w:val="20"/>
              </w:rPr>
            </w:pPr>
          </w:p>
        </w:tc>
        <w:tc>
          <w:tcPr>
            <w:tcW w:w="1530" w:type="dxa"/>
          </w:tcPr>
          <w:p w14:paraId="0580D49A" w14:textId="77777777" w:rsidR="007045FC" w:rsidRPr="00F25BF8" w:rsidRDefault="007045FC" w:rsidP="00F7697D">
            <w:pPr>
              <w:contextualSpacing/>
              <w:jc w:val="center"/>
              <w:rPr>
                <w:sz w:val="20"/>
              </w:rPr>
            </w:pPr>
          </w:p>
        </w:tc>
        <w:tc>
          <w:tcPr>
            <w:tcW w:w="1530" w:type="dxa"/>
          </w:tcPr>
          <w:p w14:paraId="30B5E3B0" w14:textId="77777777" w:rsidR="007045FC" w:rsidRPr="00F25BF8" w:rsidRDefault="007045FC" w:rsidP="00F7697D">
            <w:pPr>
              <w:contextualSpacing/>
              <w:jc w:val="center"/>
              <w:rPr>
                <w:sz w:val="20"/>
              </w:rPr>
            </w:pPr>
          </w:p>
        </w:tc>
        <w:tc>
          <w:tcPr>
            <w:tcW w:w="1170" w:type="dxa"/>
          </w:tcPr>
          <w:p w14:paraId="347BD3DB" w14:textId="77777777" w:rsidR="007045FC" w:rsidRPr="00F25BF8" w:rsidRDefault="007045FC" w:rsidP="00F7697D">
            <w:pPr>
              <w:contextualSpacing/>
              <w:jc w:val="center"/>
              <w:rPr>
                <w:sz w:val="20"/>
              </w:rPr>
            </w:pPr>
          </w:p>
        </w:tc>
        <w:tc>
          <w:tcPr>
            <w:tcW w:w="1350" w:type="dxa"/>
          </w:tcPr>
          <w:p w14:paraId="290BA43A" w14:textId="77777777" w:rsidR="007045FC" w:rsidRPr="00F25BF8" w:rsidRDefault="007045FC" w:rsidP="00F7697D">
            <w:pPr>
              <w:contextualSpacing/>
              <w:jc w:val="center"/>
              <w:rPr>
                <w:sz w:val="20"/>
              </w:rPr>
            </w:pPr>
          </w:p>
        </w:tc>
      </w:tr>
      <w:tr w:rsidR="007045FC" w:rsidRPr="00F25BF8" w14:paraId="4CCE1F83" w14:textId="3EA81B3D" w:rsidTr="00C67ECD">
        <w:trPr>
          <w:trHeight w:val="20"/>
        </w:trPr>
        <w:tc>
          <w:tcPr>
            <w:tcW w:w="694" w:type="dxa"/>
          </w:tcPr>
          <w:p w14:paraId="5F6AF5C3" w14:textId="77777777" w:rsidR="007045FC" w:rsidRPr="00F25BF8" w:rsidRDefault="007045FC" w:rsidP="00F7697D">
            <w:pPr>
              <w:contextualSpacing/>
              <w:jc w:val="center"/>
              <w:rPr>
                <w:sz w:val="20"/>
              </w:rPr>
            </w:pPr>
            <w:r w:rsidRPr="00F25BF8">
              <w:rPr>
                <w:sz w:val="20"/>
              </w:rPr>
              <w:t>3</w:t>
            </w:r>
          </w:p>
        </w:tc>
        <w:tc>
          <w:tcPr>
            <w:tcW w:w="1101" w:type="dxa"/>
          </w:tcPr>
          <w:p w14:paraId="25631927" w14:textId="77777777" w:rsidR="007045FC" w:rsidRPr="00F25BF8" w:rsidRDefault="007045FC" w:rsidP="00F7697D">
            <w:pPr>
              <w:contextualSpacing/>
              <w:jc w:val="center"/>
              <w:rPr>
                <w:sz w:val="20"/>
              </w:rPr>
            </w:pPr>
          </w:p>
        </w:tc>
        <w:tc>
          <w:tcPr>
            <w:tcW w:w="1594" w:type="dxa"/>
          </w:tcPr>
          <w:p w14:paraId="65C8A271" w14:textId="77777777" w:rsidR="007045FC" w:rsidRPr="00F25BF8" w:rsidRDefault="007045FC" w:rsidP="00F7697D">
            <w:pPr>
              <w:contextualSpacing/>
              <w:jc w:val="center"/>
              <w:rPr>
                <w:sz w:val="20"/>
              </w:rPr>
            </w:pPr>
          </w:p>
        </w:tc>
        <w:tc>
          <w:tcPr>
            <w:tcW w:w="1594" w:type="dxa"/>
          </w:tcPr>
          <w:p w14:paraId="5D0CA882" w14:textId="77777777" w:rsidR="007045FC" w:rsidRPr="00F25BF8" w:rsidRDefault="007045FC" w:rsidP="00F7697D">
            <w:pPr>
              <w:contextualSpacing/>
              <w:jc w:val="center"/>
              <w:rPr>
                <w:sz w:val="20"/>
              </w:rPr>
            </w:pPr>
          </w:p>
        </w:tc>
        <w:tc>
          <w:tcPr>
            <w:tcW w:w="1047" w:type="dxa"/>
          </w:tcPr>
          <w:p w14:paraId="49A96CCD" w14:textId="77777777" w:rsidR="007045FC" w:rsidRPr="00F25BF8" w:rsidRDefault="007045FC" w:rsidP="00F7697D">
            <w:pPr>
              <w:contextualSpacing/>
              <w:jc w:val="center"/>
              <w:rPr>
                <w:sz w:val="20"/>
              </w:rPr>
            </w:pPr>
          </w:p>
        </w:tc>
        <w:tc>
          <w:tcPr>
            <w:tcW w:w="1080" w:type="dxa"/>
          </w:tcPr>
          <w:p w14:paraId="03BFCBB1" w14:textId="77777777" w:rsidR="007045FC" w:rsidRPr="00F25BF8" w:rsidRDefault="007045FC" w:rsidP="00F7697D">
            <w:pPr>
              <w:contextualSpacing/>
              <w:jc w:val="center"/>
              <w:rPr>
                <w:sz w:val="20"/>
              </w:rPr>
            </w:pPr>
          </w:p>
        </w:tc>
        <w:tc>
          <w:tcPr>
            <w:tcW w:w="1530" w:type="dxa"/>
          </w:tcPr>
          <w:p w14:paraId="6FF60942" w14:textId="77777777" w:rsidR="007045FC" w:rsidRPr="00F25BF8" w:rsidRDefault="007045FC" w:rsidP="00F7697D">
            <w:pPr>
              <w:contextualSpacing/>
              <w:jc w:val="center"/>
              <w:rPr>
                <w:sz w:val="20"/>
              </w:rPr>
            </w:pPr>
          </w:p>
        </w:tc>
        <w:tc>
          <w:tcPr>
            <w:tcW w:w="1530" w:type="dxa"/>
          </w:tcPr>
          <w:p w14:paraId="2B0AE4B9" w14:textId="77777777" w:rsidR="007045FC" w:rsidRPr="00F25BF8" w:rsidRDefault="007045FC" w:rsidP="00F7697D">
            <w:pPr>
              <w:contextualSpacing/>
              <w:jc w:val="center"/>
              <w:rPr>
                <w:sz w:val="20"/>
              </w:rPr>
            </w:pPr>
          </w:p>
        </w:tc>
        <w:tc>
          <w:tcPr>
            <w:tcW w:w="1170" w:type="dxa"/>
          </w:tcPr>
          <w:p w14:paraId="4E572D43" w14:textId="77777777" w:rsidR="007045FC" w:rsidRPr="00F25BF8" w:rsidRDefault="007045FC" w:rsidP="00F7697D">
            <w:pPr>
              <w:contextualSpacing/>
              <w:jc w:val="center"/>
              <w:rPr>
                <w:sz w:val="20"/>
              </w:rPr>
            </w:pPr>
          </w:p>
        </w:tc>
        <w:tc>
          <w:tcPr>
            <w:tcW w:w="1350" w:type="dxa"/>
          </w:tcPr>
          <w:p w14:paraId="5229C8A7" w14:textId="77777777" w:rsidR="007045FC" w:rsidRPr="00F25BF8" w:rsidRDefault="007045FC" w:rsidP="00F7697D">
            <w:pPr>
              <w:contextualSpacing/>
              <w:jc w:val="center"/>
              <w:rPr>
                <w:sz w:val="20"/>
              </w:rPr>
            </w:pPr>
          </w:p>
        </w:tc>
      </w:tr>
      <w:tr w:rsidR="007045FC" w:rsidRPr="00F25BF8" w14:paraId="60BF0847" w14:textId="2803922D" w:rsidTr="00C67ECD">
        <w:trPr>
          <w:trHeight w:val="20"/>
        </w:trPr>
        <w:tc>
          <w:tcPr>
            <w:tcW w:w="694" w:type="dxa"/>
          </w:tcPr>
          <w:p w14:paraId="1A9BCC38" w14:textId="77777777" w:rsidR="007045FC" w:rsidRPr="00F25BF8" w:rsidRDefault="007045FC" w:rsidP="00F7697D">
            <w:pPr>
              <w:contextualSpacing/>
              <w:jc w:val="center"/>
              <w:rPr>
                <w:sz w:val="20"/>
              </w:rPr>
            </w:pPr>
            <w:r w:rsidRPr="00F25BF8">
              <w:rPr>
                <w:sz w:val="20"/>
              </w:rPr>
              <w:t>4</w:t>
            </w:r>
          </w:p>
        </w:tc>
        <w:tc>
          <w:tcPr>
            <w:tcW w:w="1101" w:type="dxa"/>
          </w:tcPr>
          <w:p w14:paraId="65F63BD6" w14:textId="77777777" w:rsidR="007045FC" w:rsidRPr="00F25BF8" w:rsidRDefault="007045FC" w:rsidP="00F7697D">
            <w:pPr>
              <w:contextualSpacing/>
              <w:jc w:val="center"/>
              <w:rPr>
                <w:sz w:val="20"/>
              </w:rPr>
            </w:pPr>
          </w:p>
        </w:tc>
        <w:tc>
          <w:tcPr>
            <w:tcW w:w="1594" w:type="dxa"/>
          </w:tcPr>
          <w:p w14:paraId="32626320" w14:textId="77777777" w:rsidR="007045FC" w:rsidRPr="00F25BF8" w:rsidRDefault="007045FC" w:rsidP="00F7697D">
            <w:pPr>
              <w:contextualSpacing/>
              <w:jc w:val="center"/>
              <w:rPr>
                <w:sz w:val="20"/>
              </w:rPr>
            </w:pPr>
          </w:p>
        </w:tc>
        <w:tc>
          <w:tcPr>
            <w:tcW w:w="1594" w:type="dxa"/>
          </w:tcPr>
          <w:p w14:paraId="03818910" w14:textId="77777777" w:rsidR="007045FC" w:rsidRPr="00F25BF8" w:rsidRDefault="007045FC" w:rsidP="00F7697D">
            <w:pPr>
              <w:contextualSpacing/>
              <w:jc w:val="center"/>
              <w:rPr>
                <w:sz w:val="20"/>
              </w:rPr>
            </w:pPr>
          </w:p>
        </w:tc>
        <w:tc>
          <w:tcPr>
            <w:tcW w:w="1047" w:type="dxa"/>
          </w:tcPr>
          <w:p w14:paraId="1B73D466" w14:textId="77777777" w:rsidR="007045FC" w:rsidRPr="00F25BF8" w:rsidRDefault="007045FC" w:rsidP="00F7697D">
            <w:pPr>
              <w:contextualSpacing/>
              <w:jc w:val="center"/>
              <w:rPr>
                <w:sz w:val="20"/>
              </w:rPr>
            </w:pPr>
          </w:p>
        </w:tc>
        <w:tc>
          <w:tcPr>
            <w:tcW w:w="1080" w:type="dxa"/>
          </w:tcPr>
          <w:p w14:paraId="45A81FA0" w14:textId="77777777" w:rsidR="007045FC" w:rsidRPr="00F25BF8" w:rsidRDefault="007045FC" w:rsidP="00F7697D">
            <w:pPr>
              <w:contextualSpacing/>
              <w:jc w:val="center"/>
              <w:rPr>
                <w:sz w:val="20"/>
              </w:rPr>
            </w:pPr>
          </w:p>
        </w:tc>
        <w:tc>
          <w:tcPr>
            <w:tcW w:w="1530" w:type="dxa"/>
          </w:tcPr>
          <w:p w14:paraId="5DD21D68" w14:textId="77777777" w:rsidR="007045FC" w:rsidRPr="00F25BF8" w:rsidRDefault="007045FC" w:rsidP="00F7697D">
            <w:pPr>
              <w:contextualSpacing/>
              <w:jc w:val="center"/>
              <w:rPr>
                <w:sz w:val="20"/>
              </w:rPr>
            </w:pPr>
          </w:p>
        </w:tc>
        <w:tc>
          <w:tcPr>
            <w:tcW w:w="1530" w:type="dxa"/>
          </w:tcPr>
          <w:p w14:paraId="6D8B0B0B" w14:textId="77777777" w:rsidR="007045FC" w:rsidRPr="00F25BF8" w:rsidRDefault="007045FC" w:rsidP="00F7697D">
            <w:pPr>
              <w:contextualSpacing/>
              <w:jc w:val="center"/>
              <w:rPr>
                <w:sz w:val="20"/>
              </w:rPr>
            </w:pPr>
          </w:p>
        </w:tc>
        <w:tc>
          <w:tcPr>
            <w:tcW w:w="1170" w:type="dxa"/>
          </w:tcPr>
          <w:p w14:paraId="4A5ADA36" w14:textId="77777777" w:rsidR="007045FC" w:rsidRPr="00F25BF8" w:rsidRDefault="007045FC" w:rsidP="00F7697D">
            <w:pPr>
              <w:contextualSpacing/>
              <w:jc w:val="center"/>
              <w:rPr>
                <w:sz w:val="20"/>
              </w:rPr>
            </w:pPr>
          </w:p>
        </w:tc>
        <w:tc>
          <w:tcPr>
            <w:tcW w:w="1350" w:type="dxa"/>
          </w:tcPr>
          <w:p w14:paraId="2C0B8438" w14:textId="77777777" w:rsidR="007045FC" w:rsidRPr="00F25BF8" w:rsidRDefault="007045FC" w:rsidP="00F7697D">
            <w:pPr>
              <w:contextualSpacing/>
              <w:jc w:val="center"/>
              <w:rPr>
                <w:sz w:val="20"/>
              </w:rPr>
            </w:pPr>
          </w:p>
        </w:tc>
      </w:tr>
      <w:tr w:rsidR="007045FC" w:rsidRPr="00F25BF8" w14:paraId="7C09E42A" w14:textId="50DC10D7" w:rsidTr="00C67ECD">
        <w:trPr>
          <w:trHeight w:val="20"/>
        </w:trPr>
        <w:tc>
          <w:tcPr>
            <w:tcW w:w="694" w:type="dxa"/>
          </w:tcPr>
          <w:p w14:paraId="1BAD8268" w14:textId="77777777" w:rsidR="007045FC" w:rsidRPr="00F25BF8" w:rsidRDefault="007045FC" w:rsidP="00F7697D">
            <w:pPr>
              <w:contextualSpacing/>
              <w:jc w:val="center"/>
              <w:rPr>
                <w:sz w:val="20"/>
              </w:rPr>
            </w:pPr>
            <w:r w:rsidRPr="00F25BF8">
              <w:rPr>
                <w:sz w:val="20"/>
              </w:rPr>
              <w:t>5</w:t>
            </w:r>
          </w:p>
        </w:tc>
        <w:tc>
          <w:tcPr>
            <w:tcW w:w="1101" w:type="dxa"/>
          </w:tcPr>
          <w:p w14:paraId="6A7097DC" w14:textId="77777777" w:rsidR="007045FC" w:rsidRPr="00F25BF8" w:rsidRDefault="007045FC" w:rsidP="00F7697D">
            <w:pPr>
              <w:contextualSpacing/>
              <w:jc w:val="center"/>
              <w:rPr>
                <w:sz w:val="20"/>
              </w:rPr>
            </w:pPr>
          </w:p>
        </w:tc>
        <w:tc>
          <w:tcPr>
            <w:tcW w:w="1594" w:type="dxa"/>
          </w:tcPr>
          <w:p w14:paraId="7C7EC915" w14:textId="77777777" w:rsidR="007045FC" w:rsidRPr="00F25BF8" w:rsidRDefault="007045FC" w:rsidP="00F7697D">
            <w:pPr>
              <w:contextualSpacing/>
              <w:jc w:val="center"/>
              <w:rPr>
                <w:sz w:val="20"/>
              </w:rPr>
            </w:pPr>
          </w:p>
        </w:tc>
        <w:tc>
          <w:tcPr>
            <w:tcW w:w="1594" w:type="dxa"/>
          </w:tcPr>
          <w:p w14:paraId="26F515A1" w14:textId="77777777" w:rsidR="007045FC" w:rsidRPr="00F25BF8" w:rsidRDefault="007045FC" w:rsidP="00F7697D">
            <w:pPr>
              <w:contextualSpacing/>
              <w:jc w:val="center"/>
              <w:rPr>
                <w:sz w:val="20"/>
              </w:rPr>
            </w:pPr>
          </w:p>
        </w:tc>
        <w:tc>
          <w:tcPr>
            <w:tcW w:w="1047" w:type="dxa"/>
          </w:tcPr>
          <w:p w14:paraId="234B83A7" w14:textId="77777777" w:rsidR="007045FC" w:rsidRPr="00F25BF8" w:rsidRDefault="007045FC" w:rsidP="00F7697D">
            <w:pPr>
              <w:contextualSpacing/>
              <w:jc w:val="center"/>
              <w:rPr>
                <w:sz w:val="20"/>
              </w:rPr>
            </w:pPr>
          </w:p>
        </w:tc>
        <w:tc>
          <w:tcPr>
            <w:tcW w:w="1080" w:type="dxa"/>
          </w:tcPr>
          <w:p w14:paraId="2306600E" w14:textId="77777777" w:rsidR="007045FC" w:rsidRPr="00F25BF8" w:rsidRDefault="007045FC" w:rsidP="00F7697D">
            <w:pPr>
              <w:contextualSpacing/>
              <w:jc w:val="center"/>
              <w:rPr>
                <w:sz w:val="20"/>
              </w:rPr>
            </w:pPr>
          </w:p>
        </w:tc>
        <w:tc>
          <w:tcPr>
            <w:tcW w:w="1530" w:type="dxa"/>
          </w:tcPr>
          <w:p w14:paraId="469FD061" w14:textId="77777777" w:rsidR="007045FC" w:rsidRPr="00F25BF8" w:rsidRDefault="007045FC" w:rsidP="00F7697D">
            <w:pPr>
              <w:contextualSpacing/>
              <w:jc w:val="center"/>
              <w:rPr>
                <w:sz w:val="20"/>
              </w:rPr>
            </w:pPr>
          </w:p>
        </w:tc>
        <w:tc>
          <w:tcPr>
            <w:tcW w:w="1530" w:type="dxa"/>
          </w:tcPr>
          <w:p w14:paraId="75F739A7" w14:textId="77777777" w:rsidR="007045FC" w:rsidRPr="00F25BF8" w:rsidRDefault="007045FC" w:rsidP="00F7697D">
            <w:pPr>
              <w:contextualSpacing/>
              <w:jc w:val="center"/>
              <w:rPr>
                <w:sz w:val="20"/>
              </w:rPr>
            </w:pPr>
          </w:p>
        </w:tc>
        <w:tc>
          <w:tcPr>
            <w:tcW w:w="1170" w:type="dxa"/>
          </w:tcPr>
          <w:p w14:paraId="2600F113" w14:textId="77777777" w:rsidR="007045FC" w:rsidRPr="00F25BF8" w:rsidRDefault="007045FC" w:rsidP="00F7697D">
            <w:pPr>
              <w:contextualSpacing/>
              <w:jc w:val="center"/>
              <w:rPr>
                <w:sz w:val="20"/>
              </w:rPr>
            </w:pPr>
          </w:p>
        </w:tc>
        <w:tc>
          <w:tcPr>
            <w:tcW w:w="1350" w:type="dxa"/>
          </w:tcPr>
          <w:p w14:paraId="257EE04C" w14:textId="77777777" w:rsidR="007045FC" w:rsidRPr="00F25BF8" w:rsidRDefault="007045FC" w:rsidP="00F7697D">
            <w:pPr>
              <w:contextualSpacing/>
              <w:jc w:val="center"/>
              <w:rPr>
                <w:sz w:val="20"/>
              </w:rPr>
            </w:pPr>
          </w:p>
        </w:tc>
      </w:tr>
      <w:tr w:rsidR="007045FC" w:rsidRPr="00F25BF8" w14:paraId="4E37A28A" w14:textId="0F6F956F" w:rsidTr="00C67ECD">
        <w:trPr>
          <w:trHeight w:val="20"/>
        </w:trPr>
        <w:tc>
          <w:tcPr>
            <w:tcW w:w="694" w:type="dxa"/>
          </w:tcPr>
          <w:p w14:paraId="228311AD" w14:textId="77777777" w:rsidR="007045FC" w:rsidRPr="00F25BF8" w:rsidRDefault="007045FC" w:rsidP="00F7697D">
            <w:pPr>
              <w:contextualSpacing/>
              <w:jc w:val="center"/>
              <w:rPr>
                <w:sz w:val="20"/>
              </w:rPr>
            </w:pPr>
            <w:r w:rsidRPr="00F25BF8">
              <w:rPr>
                <w:sz w:val="20"/>
              </w:rPr>
              <w:t>6</w:t>
            </w:r>
          </w:p>
        </w:tc>
        <w:tc>
          <w:tcPr>
            <w:tcW w:w="1101" w:type="dxa"/>
          </w:tcPr>
          <w:p w14:paraId="1949DB6A" w14:textId="77777777" w:rsidR="007045FC" w:rsidRPr="00F25BF8" w:rsidRDefault="007045FC" w:rsidP="00F7697D">
            <w:pPr>
              <w:contextualSpacing/>
              <w:jc w:val="center"/>
              <w:rPr>
                <w:sz w:val="20"/>
              </w:rPr>
            </w:pPr>
          </w:p>
        </w:tc>
        <w:tc>
          <w:tcPr>
            <w:tcW w:w="1594" w:type="dxa"/>
          </w:tcPr>
          <w:p w14:paraId="41732283" w14:textId="77777777" w:rsidR="007045FC" w:rsidRPr="00F25BF8" w:rsidRDefault="007045FC" w:rsidP="00F7697D">
            <w:pPr>
              <w:contextualSpacing/>
              <w:jc w:val="center"/>
              <w:rPr>
                <w:sz w:val="20"/>
              </w:rPr>
            </w:pPr>
          </w:p>
        </w:tc>
        <w:tc>
          <w:tcPr>
            <w:tcW w:w="1594" w:type="dxa"/>
          </w:tcPr>
          <w:p w14:paraId="78FFCD7C" w14:textId="77777777" w:rsidR="007045FC" w:rsidRPr="00F25BF8" w:rsidRDefault="007045FC" w:rsidP="00F7697D">
            <w:pPr>
              <w:contextualSpacing/>
              <w:jc w:val="center"/>
              <w:rPr>
                <w:sz w:val="20"/>
              </w:rPr>
            </w:pPr>
          </w:p>
        </w:tc>
        <w:tc>
          <w:tcPr>
            <w:tcW w:w="1047" w:type="dxa"/>
          </w:tcPr>
          <w:p w14:paraId="087AFC58" w14:textId="77777777" w:rsidR="007045FC" w:rsidRPr="00F25BF8" w:rsidRDefault="007045FC" w:rsidP="00F7697D">
            <w:pPr>
              <w:contextualSpacing/>
              <w:jc w:val="center"/>
              <w:rPr>
                <w:sz w:val="20"/>
              </w:rPr>
            </w:pPr>
          </w:p>
        </w:tc>
        <w:tc>
          <w:tcPr>
            <w:tcW w:w="1080" w:type="dxa"/>
          </w:tcPr>
          <w:p w14:paraId="712F7DD4" w14:textId="77777777" w:rsidR="007045FC" w:rsidRPr="00F25BF8" w:rsidRDefault="007045FC" w:rsidP="00F7697D">
            <w:pPr>
              <w:contextualSpacing/>
              <w:jc w:val="center"/>
              <w:rPr>
                <w:sz w:val="20"/>
              </w:rPr>
            </w:pPr>
          </w:p>
        </w:tc>
        <w:tc>
          <w:tcPr>
            <w:tcW w:w="1530" w:type="dxa"/>
          </w:tcPr>
          <w:p w14:paraId="45FB2141" w14:textId="77777777" w:rsidR="007045FC" w:rsidRPr="00F25BF8" w:rsidRDefault="007045FC" w:rsidP="00F7697D">
            <w:pPr>
              <w:contextualSpacing/>
              <w:jc w:val="center"/>
              <w:rPr>
                <w:sz w:val="20"/>
              </w:rPr>
            </w:pPr>
          </w:p>
        </w:tc>
        <w:tc>
          <w:tcPr>
            <w:tcW w:w="1530" w:type="dxa"/>
          </w:tcPr>
          <w:p w14:paraId="48DF42A7" w14:textId="77777777" w:rsidR="007045FC" w:rsidRPr="00F25BF8" w:rsidRDefault="007045FC" w:rsidP="00F7697D">
            <w:pPr>
              <w:contextualSpacing/>
              <w:jc w:val="center"/>
              <w:rPr>
                <w:sz w:val="20"/>
              </w:rPr>
            </w:pPr>
          </w:p>
        </w:tc>
        <w:tc>
          <w:tcPr>
            <w:tcW w:w="1170" w:type="dxa"/>
          </w:tcPr>
          <w:p w14:paraId="1A861E1F" w14:textId="77777777" w:rsidR="007045FC" w:rsidRPr="00F25BF8" w:rsidRDefault="007045FC" w:rsidP="00F7697D">
            <w:pPr>
              <w:contextualSpacing/>
              <w:jc w:val="center"/>
              <w:rPr>
                <w:sz w:val="20"/>
              </w:rPr>
            </w:pPr>
          </w:p>
        </w:tc>
        <w:tc>
          <w:tcPr>
            <w:tcW w:w="1350" w:type="dxa"/>
          </w:tcPr>
          <w:p w14:paraId="46C48449" w14:textId="77777777" w:rsidR="007045FC" w:rsidRPr="00F25BF8" w:rsidRDefault="007045FC" w:rsidP="00F7697D">
            <w:pPr>
              <w:contextualSpacing/>
              <w:jc w:val="center"/>
              <w:rPr>
                <w:sz w:val="20"/>
              </w:rPr>
            </w:pPr>
          </w:p>
        </w:tc>
      </w:tr>
      <w:tr w:rsidR="007045FC" w:rsidRPr="00F25BF8" w14:paraId="78E30CB6" w14:textId="7C13D0DD" w:rsidTr="00C67ECD">
        <w:trPr>
          <w:trHeight w:val="20"/>
        </w:trPr>
        <w:tc>
          <w:tcPr>
            <w:tcW w:w="694" w:type="dxa"/>
          </w:tcPr>
          <w:p w14:paraId="47635F80" w14:textId="77777777" w:rsidR="007045FC" w:rsidRPr="00F25BF8" w:rsidRDefault="007045FC" w:rsidP="00F7697D">
            <w:pPr>
              <w:contextualSpacing/>
              <w:jc w:val="center"/>
              <w:rPr>
                <w:sz w:val="20"/>
              </w:rPr>
            </w:pPr>
            <w:r w:rsidRPr="00F25BF8">
              <w:rPr>
                <w:sz w:val="20"/>
              </w:rPr>
              <w:t>7</w:t>
            </w:r>
          </w:p>
        </w:tc>
        <w:tc>
          <w:tcPr>
            <w:tcW w:w="1101" w:type="dxa"/>
          </w:tcPr>
          <w:p w14:paraId="4A538365" w14:textId="77777777" w:rsidR="007045FC" w:rsidRPr="00F25BF8" w:rsidRDefault="007045FC" w:rsidP="00F7697D">
            <w:pPr>
              <w:contextualSpacing/>
              <w:jc w:val="center"/>
              <w:rPr>
                <w:sz w:val="20"/>
              </w:rPr>
            </w:pPr>
          </w:p>
        </w:tc>
        <w:tc>
          <w:tcPr>
            <w:tcW w:w="1594" w:type="dxa"/>
          </w:tcPr>
          <w:p w14:paraId="00E4A7FD" w14:textId="77777777" w:rsidR="007045FC" w:rsidRPr="00F25BF8" w:rsidRDefault="007045FC" w:rsidP="00F7697D">
            <w:pPr>
              <w:contextualSpacing/>
              <w:jc w:val="center"/>
              <w:rPr>
                <w:sz w:val="20"/>
              </w:rPr>
            </w:pPr>
          </w:p>
        </w:tc>
        <w:tc>
          <w:tcPr>
            <w:tcW w:w="1594" w:type="dxa"/>
          </w:tcPr>
          <w:p w14:paraId="5F0D56C5" w14:textId="77777777" w:rsidR="007045FC" w:rsidRPr="00F25BF8" w:rsidRDefault="007045FC" w:rsidP="00F7697D">
            <w:pPr>
              <w:contextualSpacing/>
              <w:jc w:val="center"/>
              <w:rPr>
                <w:sz w:val="20"/>
              </w:rPr>
            </w:pPr>
          </w:p>
        </w:tc>
        <w:tc>
          <w:tcPr>
            <w:tcW w:w="1047" w:type="dxa"/>
          </w:tcPr>
          <w:p w14:paraId="1DC6B6CF" w14:textId="77777777" w:rsidR="007045FC" w:rsidRPr="00F25BF8" w:rsidRDefault="007045FC" w:rsidP="00F7697D">
            <w:pPr>
              <w:contextualSpacing/>
              <w:jc w:val="center"/>
              <w:rPr>
                <w:sz w:val="20"/>
              </w:rPr>
            </w:pPr>
          </w:p>
        </w:tc>
        <w:tc>
          <w:tcPr>
            <w:tcW w:w="1080" w:type="dxa"/>
          </w:tcPr>
          <w:p w14:paraId="6B5FF013" w14:textId="77777777" w:rsidR="007045FC" w:rsidRPr="00F25BF8" w:rsidRDefault="007045FC" w:rsidP="00F7697D">
            <w:pPr>
              <w:contextualSpacing/>
              <w:jc w:val="center"/>
              <w:rPr>
                <w:sz w:val="20"/>
              </w:rPr>
            </w:pPr>
          </w:p>
        </w:tc>
        <w:tc>
          <w:tcPr>
            <w:tcW w:w="1530" w:type="dxa"/>
          </w:tcPr>
          <w:p w14:paraId="5A89F0AD" w14:textId="77777777" w:rsidR="007045FC" w:rsidRPr="00F25BF8" w:rsidRDefault="007045FC" w:rsidP="00F7697D">
            <w:pPr>
              <w:contextualSpacing/>
              <w:jc w:val="center"/>
              <w:rPr>
                <w:sz w:val="20"/>
              </w:rPr>
            </w:pPr>
          </w:p>
        </w:tc>
        <w:tc>
          <w:tcPr>
            <w:tcW w:w="1530" w:type="dxa"/>
          </w:tcPr>
          <w:p w14:paraId="5E923122" w14:textId="77777777" w:rsidR="007045FC" w:rsidRPr="00F25BF8" w:rsidRDefault="007045FC" w:rsidP="00F7697D">
            <w:pPr>
              <w:contextualSpacing/>
              <w:jc w:val="center"/>
              <w:rPr>
                <w:sz w:val="20"/>
              </w:rPr>
            </w:pPr>
          </w:p>
        </w:tc>
        <w:tc>
          <w:tcPr>
            <w:tcW w:w="1170" w:type="dxa"/>
          </w:tcPr>
          <w:p w14:paraId="409A208F" w14:textId="77777777" w:rsidR="007045FC" w:rsidRPr="00F25BF8" w:rsidRDefault="007045FC" w:rsidP="00F7697D">
            <w:pPr>
              <w:contextualSpacing/>
              <w:jc w:val="center"/>
              <w:rPr>
                <w:sz w:val="20"/>
              </w:rPr>
            </w:pPr>
          </w:p>
        </w:tc>
        <w:tc>
          <w:tcPr>
            <w:tcW w:w="1350" w:type="dxa"/>
          </w:tcPr>
          <w:p w14:paraId="1F40A127" w14:textId="77777777" w:rsidR="007045FC" w:rsidRPr="00F25BF8" w:rsidRDefault="007045FC" w:rsidP="00F7697D">
            <w:pPr>
              <w:contextualSpacing/>
              <w:jc w:val="center"/>
              <w:rPr>
                <w:sz w:val="20"/>
              </w:rPr>
            </w:pPr>
          </w:p>
        </w:tc>
      </w:tr>
      <w:tr w:rsidR="007045FC" w:rsidRPr="00F25BF8" w14:paraId="6C9DB410" w14:textId="0D731A2E" w:rsidTr="00C67ECD">
        <w:trPr>
          <w:trHeight w:val="20"/>
        </w:trPr>
        <w:tc>
          <w:tcPr>
            <w:tcW w:w="694" w:type="dxa"/>
          </w:tcPr>
          <w:p w14:paraId="396BA997" w14:textId="77777777" w:rsidR="007045FC" w:rsidRPr="00F25BF8" w:rsidRDefault="007045FC" w:rsidP="00F7697D">
            <w:pPr>
              <w:contextualSpacing/>
              <w:jc w:val="center"/>
              <w:rPr>
                <w:sz w:val="20"/>
              </w:rPr>
            </w:pPr>
            <w:r w:rsidRPr="00F25BF8">
              <w:rPr>
                <w:sz w:val="20"/>
              </w:rPr>
              <w:t>8</w:t>
            </w:r>
          </w:p>
        </w:tc>
        <w:tc>
          <w:tcPr>
            <w:tcW w:w="1101" w:type="dxa"/>
          </w:tcPr>
          <w:p w14:paraId="7255C8EA" w14:textId="77777777" w:rsidR="007045FC" w:rsidRPr="00F25BF8" w:rsidRDefault="007045FC" w:rsidP="00F7697D">
            <w:pPr>
              <w:contextualSpacing/>
              <w:jc w:val="center"/>
              <w:rPr>
                <w:sz w:val="20"/>
              </w:rPr>
            </w:pPr>
          </w:p>
        </w:tc>
        <w:tc>
          <w:tcPr>
            <w:tcW w:w="1594" w:type="dxa"/>
          </w:tcPr>
          <w:p w14:paraId="6009A8A6" w14:textId="77777777" w:rsidR="007045FC" w:rsidRPr="00F25BF8" w:rsidRDefault="007045FC" w:rsidP="00F7697D">
            <w:pPr>
              <w:contextualSpacing/>
              <w:jc w:val="center"/>
              <w:rPr>
                <w:sz w:val="20"/>
              </w:rPr>
            </w:pPr>
          </w:p>
        </w:tc>
        <w:tc>
          <w:tcPr>
            <w:tcW w:w="1594" w:type="dxa"/>
          </w:tcPr>
          <w:p w14:paraId="6D97DB04" w14:textId="77777777" w:rsidR="007045FC" w:rsidRPr="00F25BF8" w:rsidRDefault="007045FC" w:rsidP="00F7697D">
            <w:pPr>
              <w:contextualSpacing/>
              <w:jc w:val="center"/>
              <w:rPr>
                <w:sz w:val="20"/>
              </w:rPr>
            </w:pPr>
          </w:p>
        </w:tc>
        <w:tc>
          <w:tcPr>
            <w:tcW w:w="1047" w:type="dxa"/>
          </w:tcPr>
          <w:p w14:paraId="75BA2C2D" w14:textId="77777777" w:rsidR="007045FC" w:rsidRPr="00F25BF8" w:rsidRDefault="007045FC" w:rsidP="00F7697D">
            <w:pPr>
              <w:contextualSpacing/>
              <w:jc w:val="center"/>
              <w:rPr>
                <w:sz w:val="20"/>
              </w:rPr>
            </w:pPr>
          </w:p>
        </w:tc>
        <w:tc>
          <w:tcPr>
            <w:tcW w:w="1080" w:type="dxa"/>
          </w:tcPr>
          <w:p w14:paraId="023DA0C7" w14:textId="77777777" w:rsidR="007045FC" w:rsidRPr="00F25BF8" w:rsidRDefault="007045FC" w:rsidP="00F7697D">
            <w:pPr>
              <w:contextualSpacing/>
              <w:jc w:val="center"/>
              <w:rPr>
                <w:sz w:val="20"/>
              </w:rPr>
            </w:pPr>
          </w:p>
        </w:tc>
        <w:tc>
          <w:tcPr>
            <w:tcW w:w="1530" w:type="dxa"/>
          </w:tcPr>
          <w:p w14:paraId="114DB176" w14:textId="77777777" w:rsidR="007045FC" w:rsidRPr="00F25BF8" w:rsidRDefault="007045FC" w:rsidP="00F7697D">
            <w:pPr>
              <w:contextualSpacing/>
              <w:jc w:val="center"/>
              <w:rPr>
                <w:sz w:val="20"/>
              </w:rPr>
            </w:pPr>
          </w:p>
        </w:tc>
        <w:tc>
          <w:tcPr>
            <w:tcW w:w="1530" w:type="dxa"/>
          </w:tcPr>
          <w:p w14:paraId="5940E38C" w14:textId="77777777" w:rsidR="007045FC" w:rsidRPr="00F25BF8" w:rsidRDefault="007045FC" w:rsidP="00F7697D">
            <w:pPr>
              <w:contextualSpacing/>
              <w:jc w:val="center"/>
              <w:rPr>
                <w:sz w:val="20"/>
              </w:rPr>
            </w:pPr>
          </w:p>
        </w:tc>
        <w:tc>
          <w:tcPr>
            <w:tcW w:w="1170" w:type="dxa"/>
          </w:tcPr>
          <w:p w14:paraId="71784EC8" w14:textId="77777777" w:rsidR="007045FC" w:rsidRPr="00F25BF8" w:rsidRDefault="007045FC" w:rsidP="00F7697D">
            <w:pPr>
              <w:contextualSpacing/>
              <w:jc w:val="center"/>
              <w:rPr>
                <w:sz w:val="20"/>
              </w:rPr>
            </w:pPr>
          </w:p>
        </w:tc>
        <w:tc>
          <w:tcPr>
            <w:tcW w:w="1350" w:type="dxa"/>
          </w:tcPr>
          <w:p w14:paraId="13C0155B" w14:textId="77777777" w:rsidR="007045FC" w:rsidRPr="00F25BF8" w:rsidRDefault="007045FC" w:rsidP="00F7697D">
            <w:pPr>
              <w:contextualSpacing/>
              <w:jc w:val="center"/>
              <w:rPr>
                <w:sz w:val="20"/>
              </w:rPr>
            </w:pPr>
          </w:p>
        </w:tc>
      </w:tr>
      <w:tr w:rsidR="007045FC" w:rsidRPr="00F25BF8" w14:paraId="31CF7A55" w14:textId="4AFFF1D7" w:rsidTr="00C67ECD">
        <w:trPr>
          <w:trHeight w:val="20"/>
        </w:trPr>
        <w:tc>
          <w:tcPr>
            <w:tcW w:w="694" w:type="dxa"/>
          </w:tcPr>
          <w:p w14:paraId="7911C37E" w14:textId="77777777" w:rsidR="007045FC" w:rsidRPr="00F25BF8" w:rsidRDefault="007045FC" w:rsidP="00F7697D">
            <w:pPr>
              <w:contextualSpacing/>
              <w:jc w:val="center"/>
              <w:rPr>
                <w:sz w:val="20"/>
              </w:rPr>
            </w:pPr>
            <w:r w:rsidRPr="00F25BF8">
              <w:rPr>
                <w:sz w:val="20"/>
              </w:rPr>
              <w:t>9</w:t>
            </w:r>
          </w:p>
        </w:tc>
        <w:tc>
          <w:tcPr>
            <w:tcW w:w="1101" w:type="dxa"/>
          </w:tcPr>
          <w:p w14:paraId="3985B861" w14:textId="77777777" w:rsidR="007045FC" w:rsidRPr="00F25BF8" w:rsidRDefault="007045FC" w:rsidP="00F7697D">
            <w:pPr>
              <w:contextualSpacing/>
              <w:jc w:val="center"/>
              <w:rPr>
                <w:sz w:val="20"/>
              </w:rPr>
            </w:pPr>
          </w:p>
        </w:tc>
        <w:tc>
          <w:tcPr>
            <w:tcW w:w="1594" w:type="dxa"/>
          </w:tcPr>
          <w:p w14:paraId="59FF219A" w14:textId="77777777" w:rsidR="007045FC" w:rsidRPr="00F25BF8" w:rsidRDefault="007045FC" w:rsidP="00F7697D">
            <w:pPr>
              <w:contextualSpacing/>
              <w:jc w:val="center"/>
              <w:rPr>
                <w:sz w:val="20"/>
              </w:rPr>
            </w:pPr>
          </w:p>
        </w:tc>
        <w:tc>
          <w:tcPr>
            <w:tcW w:w="1594" w:type="dxa"/>
          </w:tcPr>
          <w:p w14:paraId="2BB8EBE9" w14:textId="77777777" w:rsidR="007045FC" w:rsidRPr="00F25BF8" w:rsidRDefault="007045FC" w:rsidP="00F7697D">
            <w:pPr>
              <w:contextualSpacing/>
              <w:jc w:val="center"/>
              <w:rPr>
                <w:sz w:val="20"/>
              </w:rPr>
            </w:pPr>
          </w:p>
        </w:tc>
        <w:tc>
          <w:tcPr>
            <w:tcW w:w="1047" w:type="dxa"/>
          </w:tcPr>
          <w:p w14:paraId="703F10C0" w14:textId="77777777" w:rsidR="007045FC" w:rsidRPr="00F25BF8" w:rsidRDefault="007045FC" w:rsidP="00F7697D">
            <w:pPr>
              <w:contextualSpacing/>
              <w:jc w:val="center"/>
              <w:rPr>
                <w:sz w:val="20"/>
              </w:rPr>
            </w:pPr>
          </w:p>
        </w:tc>
        <w:tc>
          <w:tcPr>
            <w:tcW w:w="1080" w:type="dxa"/>
          </w:tcPr>
          <w:p w14:paraId="3E727E0D" w14:textId="77777777" w:rsidR="007045FC" w:rsidRPr="00F25BF8" w:rsidRDefault="007045FC" w:rsidP="00F7697D">
            <w:pPr>
              <w:contextualSpacing/>
              <w:jc w:val="center"/>
              <w:rPr>
                <w:sz w:val="20"/>
              </w:rPr>
            </w:pPr>
          </w:p>
        </w:tc>
        <w:tc>
          <w:tcPr>
            <w:tcW w:w="1530" w:type="dxa"/>
          </w:tcPr>
          <w:p w14:paraId="495A8C91" w14:textId="77777777" w:rsidR="007045FC" w:rsidRPr="00F25BF8" w:rsidRDefault="007045FC" w:rsidP="00F7697D">
            <w:pPr>
              <w:contextualSpacing/>
              <w:jc w:val="center"/>
              <w:rPr>
                <w:sz w:val="20"/>
              </w:rPr>
            </w:pPr>
          </w:p>
        </w:tc>
        <w:tc>
          <w:tcPr>
            <w:tcW w:w="1530" w:type="dxa"/>
          </w:tcPr>
          <w:p w14:paraId="57C2DD8C" w14:textId="77777777" w:rsidR="007045FC" w:rsidRPr="00F25BF8" w:rsidRDefault="007045FC" w:rsidP="00F7697D">
            <w:pPr>
              <w:contextualSpacing/>
              <w:jc w:val="center"/>
              <w:rPr>
                <w:sz w:val="20"/>
              </w:rPr>
            </w:pPr>
          </w:p>
        </w:tc>
        <w:tc>
          <w:tcPr>
            <w:tcW w:w="1170" w:type="dxa"/>
          </w:tcPr>
          <w:p w14:paraId="758E20B3" w14:textId="77777777" w:rsidR="007045FC" w:rsidRPr="00F25BF8" w:rsidRDefault="007045FC" w:rsidP="00F7697D">
            <w:pPr>
              <w:contextualSpacing/>
              <w:jc w:val="center"/>
              <w:rPr>
                <w:sz w:val="20"/>
              </w:rPr>
            </w:pPr>
          </w:p>
        </w:tc>
        <w:tc>
          <w:tcPr>
            <w:tcW w:w="1350" w:type="dxa"/>
          </w:tcPr>
          <w:p w14:paraId="57ED9E45" w14:textId="77777777" w:rsidR="007045FC" w:rsidRPr="00F25BF8" w:rsidRDefault="007045FC" w:rsidP="00F7697D">
            <w:pPr>
              <w:contextualSpacing/>
              <w:jc w:val="center"/>
              <w:rPr>
                <w:sz w:val="20"/>
              </w:rPr>
            </w:pPr>
          </w:p>
        </w:tc>
      </w:tr>
      <w:tr w:rsidR="007045FC" w:rsidRPr="00F25BF8" w14:paraId="60761F5C" w14:textId="51DD9CC0" w:rsidTr="00C67ECD">
        <w:trPr>
          <w:trHeight w:val="20"/>
        </w:trPr>
        <w:tc>
          <w:tcPr>
            <w:tcW w:w="694" w:type="dxa"/>
          </w:tcPr>
          <w:p w14:paraId="7F94D8AE" w14:textId="77777777" w:rsidR="007045FC" w:rsidRPr="00F25BF8" w:rsidRDefault="007045FC" w:rsidP="00F7697D">
            <w:pPr>
              <w:contextualSpacing/>
              <w:jc w:val="center"/>
              <w:rPr>
                <w:sz w:val="20"/>
              </w:rPr>
            </w:pPr>
            <w:r w:rsidRPr="00F25BF8">
              <w:rPr>
                <w:sz w:val="20"/>
              </w:rPr>
              <w:t>10</w:t>
            </w:r>
          </w:p>
        </w:tc>
        <w:tc>
          <w:tcPr>
            <w:tcW w:w="1101" w:type="dxa"/>
          </w:tcPr>
          <w:p w14:paraId="0C498832" w14:textId="77777777" w:rsidR="007045FC" w:rsidRPr="00F25BF8" w:rsidRDefault="007045FC" w:rsidP="00F7697D">
            <w:pPr>
              <w:contextualSpacing/>
              <w:jc w:val="center"/>
              <w:rPr>
                <w:sz w:val="20"/>
              </w:rPr>
            </w:pPr>
          </w:p>
        </w:tc>
        <w:tc>
          <w:tcPr>
            <w:tcW w:w="1594" w:type="dxa"/>
          </w:tcPr>
          <w:p w14:paraId="7BFA98BD" w14:textId="77777777" w:rsidR="007045FC" w:rsidRPr="00F25BF8" w:rsidRDefault="007045FC" w:rsidP="00F7697D">
            <w:pPr>
              <w:contextualSpacing/>
              <w:jc w:val="center"/>
              <w:rPr>
                <w:sz w:val="20"/>
              </w:rPr>
            </w:pPr>
          </w:p>
        </w:tc>
        <w:tc>
          <w:tcPr>
            <w:tcW w:w="1594" w:type="dxa"/>
          </w:tcPr>
          <w:p w14:paraId="57C27BCD" w14:textId="77777777" w:rsidR="007045FC" w:rsidRPr="00F25BF8" w:rsidRDefault="007045FC" w:rsidP="00F7697D">
            <w:pPr>
              <w:contextualSpacing/>
              <w:jc w:val="center"/>
              <w:rPr>
                <w:sz w:val="20"/>
              </w:rPr>
            </w:pPr>
          </w:p>
        </w:tc>
        <w:tc>
          <w:tcPr>
            <w:tcW w:w="1047" w:type="dxa"/>
          </w:tcPr>
          <w:p w14:paraId="5B144C1A" w14:textId="77777777" w:rsidR="007045FC" w:rsidRPr="00F25BF8" w:rsidRDefault="007045FC" w:rsidP="00F7697D">
            <w:pPr>
              <w:contextualSpacing/>
              <w:jc w:val="center"/>
              <w:rPr>
                <w:sz w:val="20"/>
              </w:rPr>
            </w:pPr>
          </w:p>
        </w:tc>
        <w:tc>
          <w:tcPr>
            <w:tcW w:w="1080" w:type="dxa"/>
          </w:tcPr>
          <w:p w14:paraId="34B8591D" w14:textId="77777777" w:rsidR="007045FC" w:rsidRPr="00F25BF8" w:rsidRDefault="007045FC" w:rsidP="00F7697D">
            <w:pPr>
              <w:contextualSpacing/>
              <w:jc w:val="center"/>
              <w:rPr>
                <w:sz w:val="20"/>
              </w:rPr>
            </w:pPr>
          </w:p>
        </w:tc>
        <w:tc>
          <w:tcPr>
            <w:tcW w:w="1530" w:type="dxa"/>
          </w:tcPr>
          <w:p w14:paraId="1F3F74F2" w14:textId="77777777" w:rsidR="007045FC" w:rsidRPr="00F25BF8" w:rsidRDefault="007045FC" w:rsidP="00F7697D">
            <w:pPr>
              <w:contextualSpacing/>
              <w:jc w:val="center"/>
              <w:rPr>
                <w:sz w:val="20"/>
              </w:rPr>
            </w:pPr>
          </w:p>
        </w:tc>
        <w:tc>
          <w:tcPr>
            <w:tcW w:w="1530" w:type="dxa"/>
          </w:tcPr>
          <w:p w14:paraId="25C9F9EA" w14:textId="77777777" w:rsidR="007045FC" w:rsidRPr="00F25BF8" w:rsidRDefault="007045FC" w:rsidP="00F7697D">
            <w:pPr>
              <w:contextualSpacing/>
              <w:jc w:val="center"/>
              <w:rPr>
                <w:sz w:val="20"/>
              </w:rPr>
            </w:pPr>
          </w:p>
        </w:tc>
        <w:tc>
          <w:tcPr>
            <w:tcW w:w="1170" w:type="dxa"/>
          </w:tcPr>
          <w:p w14:paraId="7C418E50" w14:textId="77777777" w:rsidR="007045FC" w:rsidRPr="00F25BF8" w:rsidRDefault="007045FC" w:rsidP="00F7697D">
            <w:pPr>
              <w:contextualSpacing/>
              <w:jc w:val="center"/>
              <w:rPr>
                <w:sz w:val="20"/>
              </w:rPr>
            </w:pPr>
          </w:p>
        </w:tc>
        <w:tc>
          <w:tcPr>
            <w:tcW w:w="1350" w:type="dxa"/>
          </w:tcPr>
          <w:p w14:paraId="3DD349DE" w14:textId="77777777" w:rsidR="007045FC" w:rsidRPr="00F25BF8" w:rsidRDefault="007045FC" w:rsidP="00F7697D">
            <w:pPr>
              <w:contextualSpacing/>
              <w:jc w:val="center"/>
              <w:rPr>
                <w:sz w:val="20"/>
              </w:rPr>
            </w:pPr>
          </w:p>
        </w:tc>
      </w:tr>
    </w:tbl>
    <w:p w14:paraId="2E9DF626" w14:textId="77777777" w:rsidR="00F7697D" w:rsidRPr="00F25BF8" w:rsidRDefault="00F7697D" w:rsidP="00F7697D">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F25BF8" w14:paraId="43927DF8" w14:textId="77777777" w:rsidTr="007045FC">
        <w:trPr>
          <w:jc w:val="center"/>
        </w:trPr>
        <w:tc>
          <w:tcPr>
            <w:tcW w:w="5397" w:type="dxa"/>
          </w:tcPr>
          <w:p w14:paraId="7CF8CE97" w14:textId="5772933C" w:rsidR="007045FC" w:rsidRPr="00F25BF8" w:rsidRDefault="007045FC" w:rsidP="00F7697D">
            <w:pPr>
              <w:kinsoku w:val="0"/>
              <w:overflowPunct w:val="0"/>
              <w:autoSpaceDE w:val="0"/>
              <w:autoSpaceDN w:val="0"/>
              <w:adjustRightInd w:val="0"/>
              <w:contextualSpacing/>
              <w:rPr>
                <w:rFonts w:cs="Times New Roman"/>
                <w:b/>
                <w:sz w:val="20"/>
              </w:rPr>
            </w:pPr>
            <w:r>
              <w:rPr>
                <w:rFonts w:cs="Times New Roman"/>
                <w:b/>
                <w:sz w:val="20"/>
              </w:rPr>
              <w:t>Documentation Type 121</w:t>
            </w:r>
          </w:p>
        </w:tc>
        <w:tc>
          <w:tcPr>
            <w:tcW w:w="5398" w:type="dxa"/>
          </w:tcPr>
          <w:p w14:paraId="4A0C4EFD" w14:textId="51B0544C" w:rsidR="007045FC" w:rsidRPr="00F25BF8" w:rsidRDefault="007045FC" w:rsidP="00F7697D">
            <w:pPr>
              <w:kinsoku w:val="0"/>
              <w:overflowPunct w:val="0"/>
              <w:autoSpaceDE w:val="0"/>
              <w:autoSpaceDN w:val="0"/>
              <w:adjustRightInd w:val="0"/>
              <w:contextualSpacing/>
              <w:rPr>
                <w:rFonts w:cs="Times New Roman"/>
                <w:b/>
                <w:sz w:val="20"/>
              </w:rPr>
            </w:pPr>
            <w:r>
              <w:rPr>
                <w:rFonts w:cs="Times New Roman"/>
                <w:b/>
                <w:sz w:val="20"/>
              </w:rPr>
              <w:t>Likelihood scale 122</w:t>
            </w:r>
          </w:p>
        </w:tc>
      </w:tr>
      <w:tr w:rsidR="007045FC" w:rsidRPr="00F25BF8" w14:paraId="39555FF7" w14:textId="77777777" w:rsidTr="007045FC">
        <w:trPr>
          <w:jc w:val="center"/>
        </w:trPr>
        <w:tc>
          <w:tcPr>
            <w:tcW w:w="5397" w:type="dxa"/>
          </w:tcPr>
          <w:p w14:paraId="65F77A91"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1=Customary land certificate</w:t>
            </w:r>
          </w:p>
          <w:p w14:paraId="622606F5"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2=State land lease/title - 14 year lease</w:t>
            </w:r>
          </w:p>
          <w:p w14:paraId="67E5CFA0"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3=State land lease/title - 99 year lease</w:t>
            </w:r>
          </w:p>
          <w:p w14:paraId="765B192B"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4=Letter of consent not yet registered with the Ministry of Lands</w:t>
            </w:r>
          </w:p>
          <w:p w14:paraId="1FE183FA"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5=Other documentation</w:t>
            </w:r>
          </w:p>
        </w:tc>
        <w:tc>
          <w:tcPr>
            <w:tcW w:w="5398" w:type="dxa"/>
          </w:tcPr>
          <w:p w14:paraId="749ED6A6"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0C9DA5DA"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16F0664D"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1F91641A"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27BA01E7"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71D42085" w14:textId="25E7C732"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7=</w:t>
            </w:r>
            <w:r>
              <w:rPr>
                <w:rFonts w:cs="Times New Roman"/>
                <w:sz w:val="20"/>
              </w:rPr>
              <w:t>Prefer not</w:t>
            </w:r>
            <w:r w:rsidRPr="00F25BF8">
              <w:rPr>
                <w:rFonts w:cs="Times New Roman"/>
                <w:sz w:val="20"/>
              </w:rPr>
              <w:t xml:space="preserve"> to answer</w:t>
            </w:r>
          </w:p>
        </w:tc>
      </w:tr>
    </w:tbl>
    <w:p w14:paraId="1B4F4EBD" w14:textId="77777777" w:rsidR="00F7697D" w:rsidRPr="00F25BF8" w:rsidRDefault="00F7697D" w:rsidP="00F7697D">
      <w:pPr>
        <w:spacing w:after="0" w:line="240" w:lineRule="auto"/>
        <w:contextualSpacing/>
        <w:rPr>
          <w:rFonts w:eastAsia="SimSun"/>
        </w:rPr>
      </w:pPr>
    </w:p>
    <w:p w14:paraId="6935914F" w14:textId="17553073" w:rsidR="00C67ECD" w:rsidRDefault="00C67ECD" w:rsidP="00F7697D">
      <w:pPr>
        <w:spacing w:after="0" w:line="240" w:lineRule="auto"/>
        <w:contextualSpacing/>
        <w:rPr>
          <w:rFonts w:eastAsia="Times New Roman" w:cs="Times New Roman"/>
          <w:b/>
          <w:bCs/>
        </w:rPr>
      </w:pPr>
      <w:r w:rsidRPr="00F25BF8">
        <w:rPr>
          <w:rFonts w:eastAsia="Times New Roman" w:cs="Times New Roman"/>
          <w:b/>
          <w:bCs/>
        </w:rPr>
        <w:t>SECTI</w:t>
      </w:r>
      <w:r>
        <w:rPr>
          <w:rFonts w:eastAsia="Times New Roman" w:cs="Times New Roman"/>
          <w:b/>
          <w:bCs/>
        </w:rPr>
        <w:t>ON J</w:t>
      </w:r>
      <w:r w:rsidRPr="00F25BF8">
        <w:rPr>
          <w:rFonts w:eastAsia="Times New Roman" w:cs="Times New Roman"/>
          <w:b/>
          <w:bCs/>
        </w:rPr>
        <w:t xml:space="preserve">. TENURE STATUS </w:t>
      </w:r>
      <w:r w:rsidR="000F5C1F">
        <w:rPr>
          <w:rFonts w:eastAsia="Times New Roman" w:cs="Times New Roman"/>
          <w:b/>
          <w:bCs/>
        </w:rPr>
        <w:t>/CONFLICTS</w:t>
      </w:r>
    </w:p>
    <w:tbl>
      <w:tblPr>
        <w:tblStyle w:val="TableGrid2"/>
        <w:tblpPr w:leftFromText="180" w:rightFromText="180" w:horzAnchor="page" w:tblpX="1470" w:tblpY="360"/>
        <w:tblW w:w="114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2700"/>
        <w:gridCol w:w="1250"/>
        <w:gridCol w:w="10"/>
      </w:tblGrid>
      <w:tr w:rsidR="000F5C1F" w:rsidRPr="00F25BF8" w14:paraId="57DF78CB" w14:textId="44660095" w:rsidTr="000F5C1F">
        <w:trPr>
          <w:trHeight w:val="244"/>
        </w:trPr>
        <w:tc>
          <w:tcPr>
            <w:tcW w:w="797" w:type="dxa"/>
            <w:vMerge w:val="restart"/>
          </w:tcPr>
          <w:p w14:paraId="4983945C" w14:textId="77777777" w:rsidR="000F5C1F" w:rsidRPr="00F25BF8" w:rsidRDefault="000F5C1F" w:rsidP="00C67ECD">
            <w:pPr>
              <w:contextualSpacing/>
              <w:jc w:val="both"/>
              <w:rPr>
                <w:sz w:val="20"/>
              </w:rPr>
            </w:pPr>
            <w:r w:rsidRPr="00F25BF8">
              <w:rPr>
                <w:sz w:val="20"/>
              </w:rPr>
              <w:lastRenderedPageBreak/>
              <w:t>Field</w:t>
            </w:r>
          </w:p>
        </w:tc>
        <w:tc>
          <w:tcPr>
            <w:tcW w:w="1752" w:type="dxa"/>
          </w:tcPr>
          <w:p w14:paraId="08DFC54C" w14:textId="5E7F123E" w:rsidR="000F5C1F" w:rsidRPr="00F25BF8" w:rsidRDefault="000F5C1F" w:rsidP="00C67ECD">
            <w:pPr>
              <w:contextualSpacing/>
              <w:jc w:val="both"/>
              <w:rPr>
                <w:sz w:val="20"/>
              </w:rPr>
            </w:pPr>
            <w:r>
              <w:rPr>
                <w:sz w:val="20"/>
              </w:rPr>
              <w:t xml:space="preserve">J.9 </w:t>
            </w:r>
          </w:p>
        </w:tc>
        <w:tc>
          <w:tcPr>
            <w:tcW w:w="1912" w:type="dxa"/>
          </w:tcPr>
          <w:p w14:paraId="7BAF12F1" w14:textId="4BEBC25E" w:rsidR="000F5C1F" w:rsidRPr="00F25BF8" w:rsidRDefault="000F5C1F" w:rsidP="00C67ECD">
            <w:pPr>
              <w:contextualSpacing/>
              <w:jc w:val="both"/>
              <w:rPr>
                <w:sz w:val="20"/>
              </w:rPr>
            </w:pPr>
            <w:r>
              <w:rPr>
                <w:sz w:val="20"/>
              </w:rPr>
              <w:t>J.10</w:t>
            </w:r>
          </w:p>
        </w:tc>
        <w:tc>
          <w:tcPr>
            <w:tcW w:w="1430" w:type="dxa"/>
          </w:tcPr>
          <w:p w14:paraId="28F157A4" w14:textId="2E8C74EE" w:rsidR="000F5C1F" w:rsidRPr="00F25BF8" w:rsidRDefault="000F5C1F" w:rsidP="00C67ECD">
            <w:pPr>
              <w:contextualSpacing/>
              <w:jc w:val="both"/>
              <w:rPr>
                <w:sz w:val="20"/>
              </w:rPr>
            </w:pPr>
            <w:r>
              <w:rPr>
                <w:sz w:val="20"/>
              </w:rPr>
              <w:t>J.11</w:t>
            </w:r>
          </w:p>
        </w:tc>
        <w:tc>
          <w:tcPr>
            <w:tcW w:w="1620" w:type="dxa"/>
          </w:tcPr>
          <w:p w14:paraId="47363765" w14:textId="5D6E8DB3" w:rsidR="000F5C1F" w:rsidRPr="00F25BF8" w:rsidRDefault="000F5C1F" w:rsidP="00C67ECD">
            <w:pPr>
              <w:contextualSpacing/>
              <w:jc w:val="both"/>
              <w:rPr>
                <w:sz w:val="20"/>
              </w:rPr>
            </w:pPr>
            <w:r>
              <w:rPr>
                <w:sz w:val="20"/>
              </w:rPr>
              <w:t>J.12</w:t>
            </w:r>
          </w:p>
        </w:tc>
        <w:tc>
          <w:tcPr>
            <w:tcW w:w="2710" w:type="dxa"/>
            <w:gridSpan w:val="2"/>
          </w:tcPr>
          <w:p w14:paraId="789AA6E8" w14:textId="3A306FAA" w:rsidR="000F5C1F" w:rsidRDefault="000F5C1F" w:rsidP="00C67ECD">
            <w:pPr>
              <w:contextualSpacing/>
              <w:jc w:val="both"/>
              <w:rPr>
                <w:sz w:val="20"/>
              </w:rPr>
            </w:pPr>
            <w:r>
              <w:rPr>
                <w:sz w:val="20"/>
              </w:rPr>
              <w:t xml:space="preserve"> J.13</w:t>
            </w:r>
          </w:p>
        </w:tc>
        <w:tc>
          <w:tcPr>
            <w:tcW w:w="1260" w:type="dxa"/>
            <w:gridSpan w:val="2"/>
          </w:tcPr>
          <w:p w14:paraId="18311D56" w14:textId="6F3895F6" w:rsidR="000F5C1F" w:rsidRDefault="000F5C1F" w:rsidP="00C67ECD">
            <w:pPr>
              <w:contextualSpacing/>
              <w:jc w:val="both"/>
              <w:rPr>
                <w:sz w:val="20"/>
              </w:rPr>
            </w:pPr>
            <w:r>
              <w:rPr>
                <w:sz w:val="20"/>
              </w:rPr>
              <w:t>J.14</w:t>
            </w:r>
          </w:p>
        </w:tc>
      </w:tr>
      <w:tr w:rsidR="000F5C1F" w:rsidRPr="00F25BF8" w14:paraId="69D2E1E4" w14:textId="2F3F317A" w:rsidTr="000F5C1F">
        <w:trPr>
          <w:trHeight w:val="244"/>
        </w:trPr>
        <w:tc>
          <w:tcPr>
            <w:tcW w:w="797" w:type="dxa"/>
            <w:vMerge/>
          </w:tcPr>
          <w:p w14:paraId="3329E8C0" w14:textId="77777777" w:rsidR="000F5C1F" w:rsidRPr="00F25BF8" w:rsidRDefault="000F5C1F" w:rsidP="00C67ECD">
            <w:pPr>
              <w:contextualSpacing/>
              <w:jc w:val="both"/>
              <w:rPr>
                <w:sz w:val="20"/>
              </w:rPr>
            </w:pPr>
          </w:p>
        </w:tc>
        <w:tc>
          <w:tcPr>
            <w:tcW w:w="1752" w:type="dxa"/>
          </w:tcPr>
          <w:p w14:paraId="71852B5F" w14:textId="7FCE64B9" w:rsidR="000F5C1F" w:rsidRDefault="000F5C1F" w:rsidP="00C67ECD">
            <w:pPr>
              <w:contextualSpacing/>
              <w:rPr>
                <w:rFonts w:cs="Times New Roman"/>
                <w:sz w:val="20"/>
              </w:rPr>
            </w:pPr>
            <w:r>
              <w:rPr>
                <w:rFonts w:cs="Times New Roman"/>
                <w:sz w:val="20"/>
              </w:rPr>
              <w:t>In the next 1-3 years, h</w:t>
            </w:r>
            <w:r w:rsidRPr="00F25BF8">
              <w:rPr>
                <w:rFonts w:cs="Times New Roman"/>
                <w:sz w:val="20"/>
              </w:rPr>
              <w:t>ow likely do you think it is that the chief will give this field up for investment purposes?</w:t>
            </w:r>
          </w:p>
          <w:p w14:paraId="247DC850" w14:textId="77777777" w:rsidR="000F5C1F" w:rsidRPr="00F25BF8" w:rsidRDefault="000F5C1F" w:rsidP="00C67ECD">
            <w:pPr>
              <w:contextualSpacing/>
              <w:rPr>
                <w:rFonts w:cs="Times New Roman"/>
                <w:sz w:val="20"/>
              </w:rPr>
            </w:pPr>
          </w:p>
          <w:p w14:paraId="2E573A6A" w14:textId="0DDD80F6" w:rsidR="000F5C1F" w:rsidRPr="00C55D75" w:rsidRDefault="000F5C1F" w:rsidP="00C67ECD">
            <w:pPr>
              <w:contextualSpacing/>
              <w:rPr>
                <w:i/>
                <w:sz w:val="20"/>
              </w:rPr>
            </w:pPr>
            <w:r w:rsidRPr="00C55D75">
              <w:rPr>
                <w:rFonts w:cs="Times New Roman"/>
                <w:i/>
                <w:sz w:val="20"/>
              </w:rPr>
              <w:t>(See  Code 122 Below)</w:t>
            </w:r>
          </w:p>
        </w:tc>
        <w:tc>
          <w:tcPr>
            <w:tcW w:w="1912" w:type="dxa"/>
          </w:tcPr>
          <w:p w14:paraId="096D0FBC" w14:textId="30D8F28B" w:rsidR="000F5C1F" w:rsidRDefault="000F5C1F" w:rsidP="00C67ECD">
            <w:pPr>
              <w:contextualSpacing/>
              <w:rPr>
                <w:rFonts w:cs="Times New Roman"/>
                <w:sz w:val="20"/>
              </w:rPr>
            </w:pPr>
            <w:r>
              <w:rPr>
                <w:rFonts w:cs="Times New Roman"/>
                <w:sz w:val="20"/>
              </w:rPr>
              <w:t>In the next 1-3 years, h</w:t>
            </w:r>
            <w:r w:rsidRPr="00F25BF8">
              <w:rPr>
                <w:rFonts w:cs="Times New Roman"/>
                <w:sz w:val="20"/>
              </w:rPr>
              <w:t>ow likely do you think it is that the village headman will re-allocate some or all of this field to another household or for other purposes:</w:t>
            </w:r>
          </w:p>
          <w:p w14:paraId="087A5C4A" w14:textId="77777777" w:rsidR="000F5C1F" w:rsidRPr="00C55D75" w:rsidRDefault="000F5C1F" w:rsidP="00C67ECD">
            <w:pPr>
              <w:contextualSpacing/>
              <w:rPr>
                <w:rFonts w:cs="Times New Roman"/>
                <w:i/>
                <w:sz w:val="20"/>
              </w:rPr>
            </w:pPr>
          </w:p>
          <w:p w14:paraId="0EFD80A9" w14:textId="05A91545" w:rsidR="000F5C1F" w:rsidRPr="00F25BF8" w:rsidRDefault="000F5C1F" w:rsidP="00C67ECD">
            <w:pPr>
              <w:contextualSpacing/>
              <w:rPr>
                <w:sz w:val="20"/>
              </w:rPr>
            </w:pPr>
            <w:r w:rsidRPr="00C55D75">
              <w:rPr>
                <w:rFonts w:cs="Times New Roman"/>
                <w:i/>
                <w:sz w:val="20"/>
              </w:rPr>
              <w:t>(See Code 122 Below)</w:t>
            </w:r>
            <w:r w:rsidRPr="00C55D75">
              <w:rPr>
                <w:rStyle w:val="CommentReference"/>
                <w:rFonts w:eastAsiaTheme="minorHAnsi"/>
                <w:i/>
              </w:rPr>
              <w:commentReference w:id="991"/>
            </w:r>
          </w:p>
        </w:tc>
        <w:tc>
          <w:tcPr>
            <w:tcW w:w="1430" w:type="dxa"/>
          </w:tcPr>
          <w:p w14:paraId="133399D1" w14:textId="44159257" w:rsidR="000F5C1F" w:rsidRDefault="000F5C1F" w:rsidP="00C67ECD">
            <w:pPr>
              <w:kinsoku w:val="0"/>
              <w:overflowPunct w:val="0"/>
              <w:autoSpaceDE w:val="0"/>
              <w:autoSpaceDN w:val="0"/>
              <w:adjustRightInd w:val="0"/>
              <w:contextualSpacing/>
              <w:rPr>
                <w:rFonts w:cs="Times New Roman"/>
                <w:sz w:val="20"/>
              </w:rPr>
            </w:pPr>
            <w:r>
              <w:rPr>
                <w:rFonts w:cs="Times New Roman"/>
                <w:sz w:val="20"/>
              </w:rPr>
              <w:t>In the next 1-3 years, h</w:t>
            </w:r>
            <w:r w:rsidRPr="00F25BF8">
              <w:rPr>
                <w:rFonts w:cs="Times New Roman"/>
                <w:sz w:val="20"/>
              </w:rPr>
              <w:t>ow likely is it that someone from wi</w:t>
            </w:r>
            <w:ins w:id="992" w:author="Stickler, Mercedes M. (E3/LTRM)" w:date="2014-09-22T17:17:00Z">
              <w:r>
                <w:rPr>
                  <w:rFonts w:cs="Times New Roman"/>
                  <w:sz w:val="20"/>
                </w:rPr>
                <w:t>t</w:t>
              </w:r>
            </w:ins>
            <w:r w:rsidRPr="00F25BF8">
              <w:rPr>
                <w:rFonts w:cs="Times New Roman"/>
                <w:sz w:val="20"/>
              </w:rPr>
              <w:t>hin your extended family will take over the use of this field:</w:t>
            </w:r>
          </w:p>
          <w:p w14:paraId="59333156" w14:textId="77777777" w:rsidR="000F5C1F" w:rsidRPr="00F25BF8" w:rsidRDefault="000F5C1F" w:rsidP="00C67ECD">
            <w:pPr>
              <w:kinsoku w:val="0"/>
              <w:overflowPunct w:val="0"/>
              <w:autoSpaceDE w:val="0"/>
              <w:autoSpaceDN w:val="0"/>
              <w:adjustRightInd w:val="0"/>
              <w:contextualSpacing/>
              <w:rPr>
                <w:rFonts w:cs="Times New Roman"/>
                <w:sz w:val="20"/>
              </w:rPr>
            </w:pPr>
          </w:p>
          <w:p w14:paraId="3FDE3697" w14:textId="0A9BEE33" w:rsidR="000F5C1F" w:rsidRPr="00F25BF8" w:rsidRDefault="000F5C1F" w:rsidP="00C67ECD">
            <w:pPr>
              <w:contextualSpacing/>
              <w:rPr>
                <w:sz w:val="20"/>
              </w:rPr>
            </w:pPr>
            <w:r w:rsidRPr="00F25BF8">
              <w:rPr>
                <w:rFonts w:cs="Times New Roman"/>
                <w:sz w:val="20"/>
              </w:rPr>
              <w:t>(</w:t>
            </w:r>
            <w:r w:rsidRPr="00C55D75">
              <w:rPr>
                <w:rFonts w:cs="Times New Roman"/>
                <w:i/>
                <w:sz w:val="20"/>
              </w:rPr>
              <w:t>See  Code 122 Below)</w:t>
            </w:r>
          </w:p>
        </w:tc>
        <w:tc>
          <w:tcPr>
            <w:tcW w:w="1620" w:type="dxa"/>
          </w:tcPr>
          <w:p w14:paraId="60866D80" w14:textId="753EF18D" w:rsidR="000F5C1F" w:rsidRDefault="000F5C1F" w:rsidP="00C67ECD">
            <w:pPr>
              <w:contextualSpacing/>
              <w:jc w:val="center"/>
              <w:rPr>
                <w:rFonts w:cs="Times New Roman"/>
                <w:sz w:val="20"/>
              </w:rPr>
            </w:pPr>
            <w:r w:rsidRPr="00F25BF8">
              <w:rPr>
                <w:rFonts w:cs="Times New Roman"/>
                <w:sz w:val="20"/>
              </w:rPr>
              <w:t>How many seasons could you let this field lie fallow without being worried about the field being reallocated to another household?</w:t>
            </w:r>
          </w:p>
          <w:p w14:paraId="1BF8A1C3" w14:textId="77777777" w:rsidR="000F5C1F" w:rsidRPr="00F25BF8" w:rsidRDefault="000F5C1F" w:rsidP="00C67ECD">
            <w:pPr>
              <w:contextualSpacing/>
              <w:jc w:val="center"/>
              <w:rPr>
                <w:rFonts w:cs="Times New Roman"/>
                <w:sz w:val="20"/>
              </w:rPr>
            </w:pPr>
          </w:p>
          <w:p w14:paraId="140577E9" w14:textId="2023C276" w:rsidR="000F5C1F" w:rsidRPr="00C55D75" w:rsidRDefault="000F5C1F" w:rsidP="00C67ECD">
            <w:pPr>
              <w:kinsoku w:val="0"/>
              <w:overflowPunct w:val="0"/>
              <w:autoSpaceDE w:val="0"/>
              <w:autoSpaceDN w:val="0"/>
              <w:adjustRightInd w:val="0"/>
              <w:contextualSpacing/>
              <w:rPr>
                <w:rFonts w:cs="Times New Roman"/>
                <w:i/>
                <w:sz w:val="20"/>
              </w:rPr>
            </w:pPr>
            <w:r w:rsidRPr="00C55D75">
              <w:rPr>
                <w:rFonts w:cs="Times New Roman"/>
                <w:i/>
                <w:sz w:val="20"/>
              </w:rPr>
              <w:t>If they do not think it will ever be reallocated, enter 777</w:t>
            </w:r>
            <w:r w:rsidRPr="00C55D75">
              <w:rPr>
                <w:rStyle w:val="CommentReference"/>
                <w:rFonts w:eastAsiaTheme="minorHAnsi"/>
                <w:i/>
              </w:rPr>
              <w:commentReference w:id="993"/>
            </w:r>
          </w:p>
        </w:tc>
        <w:tc>
          <w:tcPr>
            <w:tcW w:w="2710" w:type="dxa"/>
            <w:gridSpan w:val="2"/>
            <w:vAlign w:val="center"/>
          </w:tcPr>
          <w:p w14:paraId="6231C996" w14:textId="24657C4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 xml:space="preserve">Have you ever experienced a land dispute on this </w:t>
            </w:r>
            <w:commentRangeStart w:id="994"/>
            <w:r w:rsidRPr="00F25BF8">
              <w:rPr>
                <w:rFonts w:cs="Times New Roman"/>
                <w:sz w:val="20"/>
              </w:rPr>
              <w:t>field</w:t>
            </w:r>
            <w:commentRangeEnd w:id="994"/>
            <w:r>
              <w:rPr>
                <w:rStyle w:val="CommentReference"/>
                <w:rFonts w:eastAsiaTheme="minorHAnsi"/>
              </w:rPr>
              <w:commentReference w:id="994"/>
            </w:r>
            <w:r w:rsidRPr="00F25BF8">
              <w:rPr>
                <w:rFonts w:cs="Times New Roman"/>
                <w:sz w:val="20"/>
              </w:rPr>
              <w:t>?</w:t>
            </w:r>
          </w:p>
          <w:p w14:paraId="2B0F71D6" w14:textId="7777777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(A dispute is defined as a confrontation that is either long and drawn out, led to violence or property destruction, or required the involvement of a third party to resolve.)</w:t>
            </w:r>
          </w:p>
          <w:p w14:paraId="0A8EE4BB" w14:textId="336A33D8"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Pr>
                <w:rFonts w:cs="Times New Roman"/>
                <w:sz w:val="20"/>
              </w:rPr>
              <w:t>0</w:t>
            </w:r>
            <w:r w:rsidRPr="00F25BF8">
              <w:rPr>
                <w:rFonts w:cs="Times New Roman"/>
                <w:sz w:val="20"/>
              </w:rPr>
              <w:t>=No</w:t>
            </w:r>
          </w:p>
          <w:p w14:paraId="26E98013" w14:textId="00DCAE09"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Pr>
                <w:rFonts w:cs="Times New Roman"/>
                <w:sz w:val="20"/>
              </w:rPr>
              <w:t>1</w:t>
            </w:r>
            <w:r w:rsidRPr="00F25BF8">
              <w:rPr>
                <w:rFonts w:cs="Times New Roman"/>
                <w:sz w:val="20"/>
              </w:rPr>
              <w:t>=Yes</w:t>
            </w:r>
          </w:p>
          <w:p w14:paraId="66E31DD6" w14:textId="7777777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1FC78C7" w14:textId="77777777" w:rsidR="000F5C1F" w:rsidRPr="00F25BF8" w:rsidRDefault="000F5C1F" w:rsidP="000F5C1F">
            <w:pPr>
              <w:tabs>
                <w:tab w:val="left" w:pos="7740"/>
              </w:tabs>
              <w:contextualSpacing/>
              <w:jc w:val="center"/>
              <w:rPr>
                <w:rFonts w:cs="Times New Roman"/>
                <w:sz w:val="20"/>
              </w:rPr>
            </w:pPr>
            <w:r w:rsidRPr="00F25BF8">
              <w:rPr>
                <w:rFonts w:cs="Times New Roman"/>
                <w:sz w:val="20"/>
              </w:rPr>
              <w:t>999=Prefer not to respond</w:t>
            </w:r>
          </w:p>
          <w:p w14:paraId="48F982E6" w14:textId="2AE71A07" w:rsidR="000F5C1F" w:rsidRPr="00F25BF8" w:rsidRDefault="000F5C1F" w:rsidP="000F5C1F">
            <w:pPr>
              <w:tabs>
                <w:tab w:val="left" w:pos="7740"/>
              </w:tabs>
              <w:contextualSpacing/>
              <w:jc w:val="center"/>
              <w:rPr>
                <w:rFonts w:cs="Times New Roman"/>
                <w:sz w:val="20"/>
              </w:rPr>
            </w:pPr>
            <w:r>
              <w:rPr>
                <w:rFonts w:cs="Times New Roman"/>
                <w:sz w:val="20"/>
              </w:rPr>
              <w:t>If 0, skip to next field</w:t>
            </w:r>
          </w:p>
        </w:tc>
        <w:tc>
          <w:tcPr>
            <w:tcW w:w="1260" w:type="dxa"/>
            <w:gridSpan w:val="2"/>
          </w:tcPr>
          <w:p w14:paraId="2659E8DE" w14:textId="68DDE9F6" w:rsidR="000F5C1F" w:rsidRPr="00F25BF8" w:rsidRDefault="000F5C1F" w:rsidP="000F5C1F">
            <w:pPr>
              <w:tabs>
                <w:tab w:val="left" w:pos="9810"/>
              </w:tabs>
              <w:contextualSpacing/>
              <w:rPr>
                <w:rFonts w:cs="Times New Roman"/>
                <w:sz w:val="20"/>
              </w:rPr>
            </w:pPr>
            <w:commentRangeStart w:id="995"/>
            <w:r w:rsidRPr="00F25BF8">
              <w:rPr>
                <w:rFonts w:cs="Times New Roman"/>
                <w:sz w:val="20"/>
              </w:rPr>
              <w:t>In the past 3 years, how many land disputes have you experienced on this field?</w:t>
            </w:r>
            <w:commentRangeEnd w:id="995"/>
            <w:r w:rsidR="0021752C">
              <w:rPr>
                <w:rStyle w:val="CommentReference"/>
                <w:rFonts w:eastAsiaTheme="minorHAnsi"/>
              </w:rPr>
              <w:commentReference w:id="995"/>
            </w:r>
          </w:p>
        </w:tc>
      </w:tr>
      <w:tr w:rsidR="000F5C1F" w:rsidRPr="00F25BF8" w14:paraId="21286DBF" w14:textId="6247546E" w:rsidTr="000F5C1F">
        <w:trPr>
          <w:gridAfter w:val="1"/>
          <w:wAfter w:w="10" w:type="dxa"/>
          <w:trHeight w:val="20"/>
        </w:trPr>
        <w:tc>
          <w:tcPr>
            <w:tcW w:w="797" w:type="dxa"/>
          </w:tcPr>
          <w:p w14:paraId="5A30E75B"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r w:rsidRPr="00F25BF8">
              <w:rPr>
                <w:rFonts w:cs="Times New Roman"/>
                <w:b/>
                <w:bCs/>
                <w:spacing w:val="1"/>
                <w:w w:val="105"/>
                <w:sz w:val="18"/>
                <w:szCs w:val="18"/>
              </w:rPr>
              <w:t>FIELD</w:t>
            </w:r>
          </w:p>
        </w:tc>
        <w:tc>
          <w:tcPr>
            <w:tcW w:w="1752" w:type="dxa"/>
          </w:tcPr>
          <w:p w14:paraId="44B2F5AC"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912" w:type="dxa"/>
          </w:tcPr>
          <w:p w14:paraId="090D0EF4"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430" w:type="dxa"/>
          </w:tcPr>
          <w:p w14:paraId="36696E43"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630" w:type="dxa"/>
            <w:gridSpan w:val="2"/>
          </w:tcPr>
          <w:p w14:paraId="17D781D9"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2700" w:type="dxa"/>
          </w:tcPr>
          <w:p w14:paraId="01670588"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250" w:type="dxa"/>
          </w:tcPr>
          <w:p w14:paraId="657EDA3F" w14:textId="77777777" w:rsidR="000F5C1F" w:rsidRPr="00F25BF8" w:rsidRDefault="000F5C1F" w:rsidP="000F5C1F">
            <w:pPr>
              <w:kinsoku w:val="0"/>
              <w:overflowPunct w:val="0"/>
              <w:autoSpaceDE w:val="0"/>
              <w:autoSpaceDN w:val="0"/>
              <w:adjustRightInd w:val="0"/>
              <w:ind w:right="414"/>
              <w:contextualSpacing/>
              <w:jc w:val="both"/>
              <w:rPr>
                <w:rFonts w:cs="Times New Roman"/>
                <w:b/>
                <w:bCs/>
                <w:spacing w:val="1"/>
                <w:w w:val="105"/>
                <w:sz w:val="18"/>
                <w:szCs w:val="18"/>
              </w:rPr>
            </w:pPr>
          </w:p>
        </w:tc>
      </w:tr>
      <w:tr w:rsidR="000F5C1F" w:rsidRPr="00F25BF8" w14:paraId="4F5131EE" w14:textId="4E879E5E" w:rsidTr="000F5C1F">
        <w:trPr>
          <w:gridAfter w:val="1"/>
          <w:wAfter w:w="10" w:type="dxa"/>
          <w:trHeight w:val="20"/>
        </w:trPr>
        <w:tc>
          <w:tcPr>
            <w:tcW w:w="797" w:type="dxa"/>
          </w:tcPr>
          <w:p w14:paraId="2706EA24" w14:textId="77777777" w:rsidR="000F5C1F" w:rsidRPr="00F25BF8" w:rsidRDefault="000F5C1F" w:rsidP="00C67ECD">
            <w:pPr>
              <w:contextualSpacing/>
              <w:jc w:val="both"/>
              <w:rPr>
                <w:sz w:val="20"/>
              </w:rPr>
            </w:pPr>
            <w:r w:rsidRPr="00F25BF8">
              <w:rPr>
                <w:sz w:val="20"/>
              </w:rPr>
              <w:t>1</w:t>
            </w:r>
          </w:p>
        </w:tc>
        <w:tc>
          <w:tcPr>
            <w:tcW w:w="1752" w:type="dxa"/>
          </w:tcPr>
          <w:p w14:paraId="0C3C763C" w14:textId="77777777" w:rsidR="000F5C1F" w:rsidRPr="00F25BF8" w:rsidRDefault="000F5C1F" w:rsidP="00C67ECD">
            <w:pPr>
              <w:contextualSpacing/>
              <w:jc w:val="both"/>
              <w:rPr>
                <w:sz w:val="20"/>
              </w:rPr>
            </w:pPr>
          </w:p>
        </w:tc>
        <w:tc>
          <w:tcPr>
            <w:tcW w:w="1912" w:type="dxa"/>
          </w:tcPr>
          <w:p w14:paraId="7FB5BF43" w14:textId="77777777" w:rsidR="000F5C1F" w:rsidRPr="00F25BF8" w:rsidRDefault="000F5C1F" w:rsidP="00C67ECD">
            <w:pPr>
              <w:contextualSpacing/>
              <w:jc w:val="both"/>
              <w:rPr>
                <w:sz w:val="20"/>
              </w:rPr>
            </w:pPr>
          </w:p>
        </w:tc>
        <w:tc>
          <w:tcPr>
            <w:tcW w:w="1430" w:type="dxa"/>
          </w:tcPr>
          <w:p w14:paraId="786DD190" w14:textId="77777777" w:rsidR="000F5C1F" w:rsidRPr="00F25BF8" w:rsidRDefault="000F5C1F" w:rsidP="00C67ECD">
            <w:pPr>
              <w:contextualSpacing/>
              <w:jc w:val="both"/>
              <w:rPr>
                <w:sz w:val="20"/>
              </w:rPr>
            </w:pPr>
          </w:p>
        </w:tc>
        <w:tc>
          <w:tcPr>
            <w:tcW w:w="1630" w:type="dxa"/>
            <w:gridSpan w:val="2"/>
          </w:tcPr>
          <w:p w14:paraId="45C82105" w14:textId="77777777" w:rsidR="000F5C1F" w:rsidRPr="00F25BF8" w:rsidRDefault="000F5C1F" w:rsidP="00C67ECD">
            <w:pPr>
              <w:contextualSpacing/>
              <w:jc w:val="both"/>
              <w:rPr>
                <w:sz w:val="20"/>
              </w:rPr>
            </w:pPr>
          </w:p>
        </w:tc>
        <w:tc>
          <w:tcPr>
            <w:tcW w:w="2700" w:type="dxa"/>
            <w:vAlign w:val="center"/>
          </w:tcPr>
          <w:p w14:paraId="3FD66245" w14:textId="50F66388" w:rsidR="000F5C1F" w:rsidRPr="00F25BF8" w:rsidRDefault="000F5C1F" w:rsidP="000F5C1F">
            <w:pPr>
              <w:ind w:right="414"/>
              <w:contextualSpacing/>
              <w:jc w:val="both"/>
              <w:rPr>
                <w:sz w:val="20"/>
              </w:rPr>
            </w:pPr>
          </w:p>
        </w:tc>
        <w:tc>
          <w:tcPr>
            <w:tcW w:w="1250" w:type="dxa"/>
            <w:vAlign w:val="center"/>
          </w:tcPr>
          <w:p w14:paraId="43D3632D" w14:textId="2DA242A0" w:rsidR="000F5C1F" w:rsidRPr="00F25BF8" w:rsidRDefault="000F5C1F" w:rsidP="000F5C1F">
            <w:pPr>
              <w:ind w:right="414"/>
              <w:contextualSpacing/>
              <w:jc w:val="both"/>
              <w:rPr>
                <w:sz w:val="20"/>
              </w:rPr>
            </w:pPr>
          </w:p>
        </w:tc>
      </w:tr>
      <w:tr w:rsidR="000F5C1F" w:rsidRPr="00F25BF8" w14:paraId="78E04A40" w14:textId="1F9085D3" w:rsidTr="000F5C1F">
        <w:trPr>
          <w:gridAfter w:val="1"/>
          <w:wAfter w:w="10" w:type="dxa"/>
          <w:trHeight w:val="20"/>
        </w:trPr>
        <w:tc>
          <w:tcPr>
            <w:tcW w:w="797" w:type="dxa"/>
          </w:tcPr>
          <w:p w14:paraId="78F562E8" w14:textId="4B5BEEA5" w:rsidR="000F5C1F" w:rsidRPr="00F25BF8" w:rsidRDefault="000F5C1F" w:rsidP="00C67ECD">
            <w:pPr>
              <w:ind w:left="-900" w:firstLine="810"/>
              <w:contextualSpacing/>
              <w:jc w:val="both"/>
              <w:rPr>
                <w:sz w:val="20"/>
              </w:rPr>
            </w:pPr>
            <w:r>
              <w:rPr>
                <w:sz w:val="20"/>
              </w:rPr>
              <w:t xml:space="preserve"> 2</w:t>
            </w:r>
          </w:p>
        </w:tc>
        <w:tc>
          <w:tcPr>
            <w:tcW w:w="1752" w:type="dxa"/>
          </w:tcPr>
          <w:p w14:paraId="75508585" w14:textId="77777777" w:rsidR="000F5C1F" w:rsidRDefault="000F5C1F" w:rsidP="00C67ECD">
            <w:pPr>
              <w:ind w:left="-900" w:firstLine="810"/>
              <w:contextualSpacing/>
              <w:jc w:val="both"/>
              <w:rPr>
                <w:sz w:val="20"/>
              </w:rPr>
            </w:pPr>
          </w:p>
        </w:tc>
        <w:tc>
          <w:tcPr>
            <w:tcW w:w="1912" w:type="dxa"/>
          </w:tcPr>
          <w:p w14:paraId="50C0F5B1" w14:textId="77777777" w:rsidR="000F5C1F" w:rsidRDefault="000F5C1F" w:rsidP="00C67ECD">
            <w:pPr>
              <w:ind w:left="-900" w:firstLine="810"/>
              <w:contextualSpacing/>
              <w:jc w:val="both"/>
              <w:rPr>
                <w:sz w:val="20"/>
              </w:rPr>
            </w:pPr>
          </w:p>
        </w:tc>
        <w:tc>
          <w:tcPr>
            <w:tcW w:w="1430" w:type="dxa"/>
          </w:tcPr>
          <w:p w14:paraId="26F83041" w14:textId="77777777" w:rsidR="000F5C1F" w:rsidRDefault="000F5C1F" w:rsidP="00C67ECD">
            <w:pPr>
              <w:ind w:left="-900" w:firstLine="810"/>
              <w:contextualSpacing/>
              <w:jc w:val="both"/>
              <w:rPr>
                <w:sz w:val="20"/>
              </w:rPr>
            </w:pPr>
          </w:p>
        </w:tc>
        <w:tc>
          <w:tcPr>
            <w:tcW w:w="1630" w:type="dxa"/>
            <w:gridSpan w:val="2"/>
          </w:tcPr>
          <w:p w14:paraId="20031D69" w14:textId="77777777" w:rsidR="000F5C1F" w:rsidRDefault="000F5C1F" w:rsidP="00C67ECD">
            <w:pPr>
              <w:ind w:left="-900" w:firstLine="810"/>
              <w:contextualSpacing/>
              <w:jc w:val="both"/>
              <w:rPr>
                <w:sz w:val="20"/>
              </w:rPr>
            </w:pPr>
          </w:p>
        </w:tc>
        <w:tc>
          <w:tcPr>
            <w:tcW w:w="2700" w:type="dxa"/>
          </w:tcPr>
          <w:p w14:paraId="6809F0B5" w14:textId="77777777" w:rsidR="000F5C1F" w:rsidRDefault="000F5C1F" w:rsidP="00C67ECD">
            <w:pPr>
              <w:ind w:left="-900" w:firstLine="810"/>
              <w:contextualSpacing/>
              <w:jc w:val="both"/>
              <w:rPr>
                <w:sz w:val="20"/>
              </w:rPr>
            </w:pPr>
          </w:p>
        </w:tc>
        <w:tc>
          <w:tcPr>
            <w:tcW w:w="1250" w:type="dxa"/>
          </w:tcPr>
          <w:p w14:paraId="066AA647" w14:textId="77777777" w:rsidR="000F5C1F" w:rsidRDefault="000F5C1F" w:rsidP="000F5C1F">
            <w:pPr>
              <w:ind w:left="-900" w:right="414" w:firstLine="810"/>
              <w:contextualSpacing/>
              <w:jc w:val="both"/>
              <w:rPr>
                <w:sz w:val="20"/>
              </w:rPr>
            </w:pPr>
          </w:p>
        </w:tc>
      </w:tr>
      <w:tr w:rsidR="000F5C1F" w:rsidRPr="00F25BF8" w14:paraId="000379B4" w14:textId="4479B53A" w:rsidTr="000F5C1F">
        <w:trPr>
          <w:gridAfter w:val="1"/>
          <w:wAfter w:w="10" w:type="dxa"/>
          <w:trHeight w:val="20"/>
        </w:trPr>
        <w:tc>
          <w:tcPr>
            <w:tcW w:w="797" w:type="dxa"/>
          </w:tcPr>
          <w:p w14:paraId="4F8D6FB6" w14:textId="77777777" w:rsidR="000F5C1F" w:rsidRPr="00F25BF8" w:rsidRDefault="000F5C1F" w:rsidP="00C67ECD">
            <w:pPr>
              <w:contextualSpacing/>
              <w:jc w:val="both"/>
              <w:rPr>
                <w:sz w:val="20"/>
              </w:rPr>
            </w:pPr>
            <w:r w:rsidRPr="00F25BF8">
              <w:rPr>
                <w:sz w:val="20"/>
              </w:rPr>
              <w:t>3</w:t>
            </w:r>
          </w:p>
        </w:tc>
        <w:tc>
          <w:tcPr>
            <w:tcW w:w="1752" w:type="dxa"/>
          </w:tcPr>
          <w:p w14:paraId="1E81F4EE" w14:textId="77777777" w:rsidR="000F5C1F" w:rsidRPr="00F25BF8" w:rsidRDefault="000F5C1F" w:rsidP="00C67ECD">
            <w:pPr>
              <w:contextualSpacing/>
              <w:jc w:val="both"/>
              <w:rPr>
                <w:sz w:val="20"/>
              </w:rPr>
            </w:pPr>
          </w:p>
        </w:tc>
        <w:tc>
          <w:tcPr>
            <w:tcW w:w="1912" w:type="dxa"/>
          </w:tcPr>
          <w:p w14:paraId="77A577E3" w14:textId="77777777" w:rsidR="000F5C1F" w:rsidRPr="00F25BF8" w:rsidRDefault="000F5C1F" w:rsidP="00C67ECD">
            <w:pPr>
              <w:contextualSpacing/>
              <w:jc w:val="both"/>
              <w:rPr>
                <w:sz w:val="20"/>
              </w:rPr>
            </w:pPr>
          </w:p>
        </w:tc>
        <w:tc>
          <w:tcPr>
            <w:tcW w:w="1430" w:type="dxa"/>
          </w:tcPr>
          <w:p w14:paraId="6E3EFF03" w14:textId="77777777" w:rsidR="000F5C1F" w:rsidRPr="00F25BF8" w:rsidRDefault="000F5C1F" w:rsidP="00C67ECD">
            <w:pPr>
              <w:contextualSpacing/>
              <w:jc w:val="both"/>
              <w:rPr>
                <w:sz w:val="20"/>
              </w:rPr>
            </w:pPr>
          </w:p>
        </w:tc>
        <w:tc>
          <w:tcPr>
            <w:tcW w:w="1630" w:type="dxa"/>
            <w:gridSpan w:val="2"/>
          </w:tcPr>
          <w:p w14:paraId="3EC23DF4" w14:textId="77777777" w:rsidR="000F5C1F" w:rsidRPr="00F25BF8" w:rsidRDefault="000F5C1F" w:rsidP="00C67ECD">
            <w:pPr>
              <w:contextualSpacing/>
              <w:jc w:val="both"/>
              <w:rPr>
                <w:sz w:val="20"/>
              </w:rPr>
            </w:pPr>
          </w:p>
        </w:tc>
        <w:tc>
          <w:tcPr>
            <w:tcW w:w="2700" w:type="dxa"/>
          </w:tcPr>
          <w:p w14:paraId="0333FD7E" w14:textId="77777777" w:rsidR="000F5C1F" w:rsidRPr="00F25BF8" w:rsidRDefault="000F5C1F" w:rsidP="00C67ECD">
            <w:pPr>
              <w:contextualSpacing/>
              <w:jc w:val="both"/>
              <w:rPr>
                <w:sz w:val="20"/>
              </w:rPr>
            </w:pPr>
          </w:p>
        </w:tc>
        <w:tc>
          <w:tcPr>
            <w:tcW w:w="1250" w:type="dxa"/>
          </w:tcPr>
          <w:p w14:paraId="0C2A5E32" w14:textId="77777777" w:rsidR="000F5C1F" w:rsidRPr="00F25BF8" w:rsidRDefault="000F5C1F" w:rsidP="000F5C1F">
            <w:pPr>
              <w:ind w:right="414"/>
              <w:contextualSpacing/>
              <w:jc w:val="both"/>
              <w:rPr>
                <w:sz w:val="20"/>
              </w:rPr>
            </w:pPr>
          </w:p>
        </w:tc>
      </w:tr>
      <w:tr w:rsidR="000F5C1F" w:rsidRPr="00F25BF8" w14:paraId="36F4EA66" w14:textId="506C5BC3" w:rsidTr="000F5C1F">
        <w:trPr>
          <w:trHeight w:val="20"/>
        </w:trPr>
        <w:tc>
          <w:tcPr>
            <w:tcW w:w="797" w:type="dxa"/>
          </w:tcPr>
          <w:p w14:paraId="2060A70A" w14:textId="77777777" w:rsidR="000F5C1F" w:rsidRPr="00F25BF8" w:rsidRDefault="000F5C1F" w:rsidP="00C67ECD">
            <w:pPr>
              <w:contextualSpacing/>
              <w:jc w:val="both"/>
              <w:rPr>
                <w:sz w:val="20"/>
              </w:rPr>
            </w:pPr>
            <w:r w:rsidRPr="00F25BF8">
              <w:rPr>
                <w:sz w:val="20"/>
              </w:rPr>
              <w:t>4</w:t>
            </w:r>
          </w:p>
        </w:tc>
        <w:tc>
          <w:tcPr>
            <w:tcW w:w="1752" w:type="dxa"/>
          </w:tcPr>
          <w:p w14:paraId="1ED096EB" w14:textId="77777777" w:rsidR="000F5C1F" w:rsidRPr="00F25BF8" w:rsidRDefault="000F5C1F" w:rsidP="00C67ECD">
            <w:pPr>
              <w:contextualSpacing/>
              <w:jc w:val="both"/>
              <w:rPr>
                <w:sz w:val="20"/>
              </w:rPr>
            </w:pPr>
          </w:p>
        </w:tc>
        <w:tc>
          <w:tcPr>
            <w:tcW w:w="1912" w:type="dxa"/>
          </w:tcPr>
          <w:p w14:paraId="554B3AE4" w14:textId="77777777" w:rsidR="000F5C1F" w:rsidRPr="00F25BF8" w:rsidRDefault="000F5C1F" w:rsidP="00C67ECD">
            <w:pPr>
              <w:contextualSpacing/>
              <w:jc w:val="both"/>
              <w:rPr>
                <w:sz w:val="20"/>
              </w:rPr>
            </w:pPr>
          </w:p>
        </w:tc>
        <w:tc>
          <w:tcPr>
            <w:tcW w:w="1430" w:type="dxa"/>
          </w:tcPr>
          <w:p w14:paraId="3F41FE61" w14:textId="77777777" w:rsidR="000F5C1F" w:rsidRPr="00F25BF8" w:rsidRDefault="000F5C1F" w:rsidP="00C67ECD">
            <w:pPr>
              <w:contextualSpacing/>
              <w:jc w:val="both"/>
              <w:rPr>
                <w:sz w:val="20"/>
              </w:rPr>
            </w:pPr>
          </w:p>
        </w:tc>
        <w:tc>
          <w:tcPr>
            <w:tcW w:w="1630" w:type="dxa"/>
            <w:gridSpan w:val="2"/>
          </w:tcPr>
          <w:p w14:paraId="7F010DE4" w14:textId="77777777" w:rsidR="000F5C1F" w:rsidRPr="00F25BF8" w:rsidRDefault="000F5C1F" w:rsidP="00C67ECD">
            <w:pPr>
              <w:contextualSpacing/>
              <w:jc w:val="both"/>
              <w:rPr>
                <w:sz w:val="20"/>
              </w:rPr>
            </w:pPr>
          </w:p>
        </w:tc>
        <w:tc>
          <w:tcPr>
            <w:tcW w:w="2700" w:type="dxa"/>
          </w:tcPr>
          <w:p w14:paraId="4B5CD08C" w14:textId="77777777" w:rsidR="000F5C1F" w:rsidRPr="00F25BF8" w:rsidRDefault="000F5C1F" w:rsidP="00C67ECD">
            <w:pPr>
              <w:contextualSpacing/>
              <w:jc w:val="both"/>
              <w:rPr>
                <w:sz w:val="20"/>
              </w:rPr>
            </w:pPr>
          </w:p>
        </w:tc>
        <w:tc>
          <w:tcPr>
            <w:tcW w:w="1260" w:type="dxa"/>
            <w:gridSpan w:val="2"/>
          </w:tcPr>
          <w:p w14:paraId="68091923" w14:textId="77777777" w:rsidR="000F5C1F" w:rsidRPr="00F25BF8" w:rsidRDefault="000F5C1F" w:rsidP="000F5C1F">
            <w:pPr>
              <w:ind w:right="414"/>
              <w:contextualSpacing/>
              <w:jc w:val="both"/>
              <w:rPr>
                <w:sz w:val="20"/>
              </w:rPr>
            </w:pPr>
          </w:p>
        </w:tc>
      </w:tr>
      <w:tr w:rsidR="000F5C1F" w:rsidRPr="00F25BF8" w14:paraId="2E23CB1B" w14:textId="401630A0" w:rsidTr="000F5C1F">
        <w:trPr>
          <w:gridAfter w:val="1"/>
          <w:wAfter w:w="10" w:type="dxa"/>
          <w:trHeight w:val="20"/>
        </w:trPr>
        <w:tc>
          <w:tcPr>
            <w:tcW w:w="797" w:type="dxa"/>
          </w:tcPr>
          <w:p w14:paraId="6CD12275" w14:textId="77777777" w:rsidR="000F5C1F" w:rsidRPr="00F25BF8" w:rsidRDefault="000F5C1F" w:rsidP="00C67ECD">
            <w:pPr>
              <w:contextualSpacing/>
              <w:jc w:val="both"/>
              <w:rPr>
                <w:sz w:val="20"/>
              </w:rPr>
            </w:pPr>
            <w:r w:rsidRPr="00F25BF8">
              <w:rPr>
                <w:sz w:val="20"/>
              </w:rPr>
              <w:t>5</w:t>
            </w:r>
          </w:p>
        </w:tc>
        <w:tc>
          <w:tcPr>
            <w:tcW w:w="1752" w:type="dxa"/>
          </w:tcPr>
          <w:p w14:paraId="32CF5EC3" w14:textId="77777777" w:rsidR="000F5C1F" w:rsidRPr="00F25BF8" w:rsidRDefault="000F5C1F" w:rsidP="00C67ECD">
            <w:pPr>
              <w:contextualSpacing/>
              <w:jc w:val="both"/>
              <w:rPr>
                <w:sz w:val="20"/>
              </w:rPr>
            </w:pPr>
          </w:p>
        </w:tc>
        <w:tc>
          <w:tcPr>
            <w:tcW w:w="1912" w:type="dxa"/>
          </w:tcPr>
          <w:p w14:paraId="3C486038" w14:textId="77777777" w:rsidR="000F5C1F" w:rsidRPr="00F25BF8" w:rsidRDefault="000F5C1F" w:rsidP="00C67ECD">
            <w:pPr>
              <w:contextualSpacing/>
              <w:jc w:val="both"/>
              <w:rPr>
                <w:sz w:val="20"/>
              </w:rPr>
            </w:pPr>
          </w:p>
        </w:tc>
        <w:tc>
          <w:tcPr>
            <w:tcW w:w="1430" w:type="dxa"/>
          </w:tcPr>
          <w:p w14:paraId="671D0EB1" w14:textId="77777777" w:rsidR="000F5C1F" w:rsidRPr="00F25BF8" w:rsidRDefault="000F5C1F" w:rsidP="00C67ECD">
            <w:pPr>
              <w:contextualSpacing/>
              <w:jc w:val="both"/>
              <w:rPr>
                <w:sz w:val="20"/>
              </w:rPr>
            </w:pPr>
          </w:p>
        </w:tc>
        <w:tc>
          <w:tcPr>
            <w:tcW w:w="1630" w:type="dxa"/>
            <w:gridSpan w:val="2"/>
          </w:tcPr>
          <w:p w14:paraId="2CFED8A8" w14:textId="77777777" w:rsidR="000F5C1F" w:rsidRPr="00F25BF8" w:rsidRDefault="000F5C1F" w:rsidP="00C67ECD">
            <w:pPr>
              <w:contextualSpacing/>
              <w:jc w:val="both"/>
              <w:rPr>
                <w:sz w:val="20"/>
              </w:rPr>
            </w:pPr>
          </w:p>
        </w:tc>
        <w:tc>
          <w:tcPr>
            <w:tcW w:w="2700" w:type="dxa"/>
          </w:tcPr>
          <w:p w14:paraId="6055964C" w14:textId="77777777" w:rsidR="000F5C1F" w:rsidRPr="00F25BF8" w:rsidRDefault="000F5C1F" w:rsidP="00C67ECD">
            <w:pPr>
              <w:contextualSpacing/>
              <w:jc w:val="both"/>
              <w:rPr>
                <w:sz w:val="20"/>
              </w:rPr>
            </w:pPr>
          </w:p>
        </w:tc>
        <w:tc>
          <w:tcPr>
            <w:tcW w:w="1250" w:type="dxa"/>
          </w:tcPr>
          <w:p w14:paraId="2E544CF5" w14:textId="77777777" w:rsidR="000F5C1F" w:rsidRPr="00F25BF8" w:rsidRDefault="000F5C1F" w:rsidP="000F5C1F">
            <w:pPr>
              <w:ind w:right="414"/>
              <w:contextualSpacing/>
              <w:jc w:val="both"/>
              <w:rPr>
                <w:sz w:val="20"/>
              </w:rPr>
            </w:pPr>
          </w:p>
        </w:tc>
      </w:tr>
      <w:tr w:rsidR="000F5C1F" w:rsidRPr="00F25BF8" w14:paraId="0BC7E26F" w14:textId="73191CE1" w:rsidTr="000F5C1F">
        <w:trPr>
          <w:gridAfter w:val="1"/>
          <w:wAfter w:w="10" w:type="dxa"/>
          <w:trHeight w:val="20"/>
        </w:trPr>
        <w:tc>
          <w:tcPr>
            <w:tcW w:w="797" w:type="dxa"/>
          </w:tcPr>
          <w:p w14:paraId="2E33942A" w14:textId="77777777" w:rsidR="000F5C1F" w:rsidRPr="00F25BF8" w:rsidRDefault="000F5C1F" w:rsidP="00C67ECD">
            <w:pPr>
              <w:contextualSpacing/>
              <w:jc w:val="both"/>
              <w:rPr>
                <w:sz w:val="20"/>
              </w:rPr>
            </w:pPr>
            <w:r w:rsidRPr="00F25BF8">
              <w:rPr>
                <w:sz w:val="20"/>
              </w:rPr>
              <w:t>6</w:t>
            </w:r>
          </w:p>
        </w:tc>
        <w:tc>
          <w:tcPr>
            <w:tcW w:w="1752" w:type="dxa"/>
          </w:tcPr>
          <w:p w14:paraId="587D2F6F" w14:textId="77777777" w:rsidR="000F5C1F" w:rsidRPr="00F25BF8" w:rsidRDefault="000F5C1F" w:rsidP="00C67ECD">
            <w:pPr>
              <w:contextualSpacing/>
              <w:jc w:val="both"/>
              <w:rPr>
                <w:sz w:val="20"/>
              </w:rPr>
            </w:pPr>
          </w:p>
        </w:tc>
        <w:tc>
          <w:tcPr>
            <w:tcW w:w="1912" w:type="dxa"/>
          </w:tcPr>
          <w:p w14:paraId="7A937B2F" w14:textId="77777777" w:rsidR="000F5C1F" w:rsidRPr="00F25BF8" w:rsidRDefault="000F5C1F" w:rsidP="00C67ECD">
            <w:pPr>
              <w:contextualSpacing/>
              <w:jc w:val="both"/>
              <w:rPr>
                <w:sz w:val="20"/>
              </w:rPr>
            </w:pPr>
          </w:p>
        </w:tc>
        <w:tc>
          <w:tcPr>
            <w:tcW w:w="1430" w:type="dxa"/>
          </w:tcPr>
          <w:p w14:paraId="304F6081" w14:textId="77777777" w:rsidR="000F5C1F" w:rsidRPr="00F25BF8" w:rsidRDefault="000F5C1F" w:rsidP="00C67ECD">
            <w:pPr>
              <w:contextualSpacing/>
              <w:jc w:val="both"/>
              <w:rPr>
                <w:sz w:val="20"/>
              </w:rPr>
            </w:pPr>
          </w:p>
        </w:tc>
        <w:tc>
          <w:tcPr>
            <w:tcW w:w="1630" w:type="dxa"/>
            <w:gridSpan w:val="2"/>
          </w:tcPr>
          <w:p w14:paraId="39AC59A6" w14:textId="77777777" w:rsidR="000F5C1F" w:rsidRPr="00F25BF8" w:rsidRDefault="000F5C1F" w:rsidP="00C67ECD">
            <w:pPr>
              <w:contextualSpacing/>
              <w:jc w:val="both"/>
              <w:rPr>
                <w:sz w:val="20"/>
              </w:rPr>
            </w:pPr>
          </w:p>
        </w:tc>
        <w:tc>
          <w:tcPr>
            <w:tcW w:w="2700" w:type="dxa"/>
          </w:tcPr>
          <w:p w14:paraId="4B4C6108" w14:textId="77777777" w:rsidR="000F5C1F" w:rsidRPr="00F25BF8" w:rsidRDefault="000F5C1F" w:rsidP="00C67ECD">
            <w:pPr>
              <w:contextualSpacing/>
              <w:jc w:val="both"/>
              <w:rPr>
                <w:sz w:val="20"/>
              </w:rPr>
            </w:pPr>
          </w:p>
        </w:tc>
        <w:tc>
          <w:tcPr>
            <w:tcW w:w="1250" w:type="dxa"/>
          </w:tcPr>
          <w:p w14:paraId="2575E7B0" w14:textId="77777777" w:rsidR="000F5C1F" w:rsidRPr="00F25BF8" w:rsidRDefault="000F5C1F" w:rsidP="000F5C1F">
            <w:pPr>
              <w:ind w:right="414"/>
              <w:contextualSpacing/>
              <w:jc w:val="both"/>
              <w:rPr>
                <w:sz w:val="20"/>
              </w:rPr>
            </w:pPr>
          </w:p>
        </w:tc>
      </w:tr>
      <w:tr w:rsidR="000F5C1F" w:rsidRPr="00F25BF8" w14:paraId="3D0E363C" w14:textId="37461FD5" w:rsidTr="000F5C1F">
        <w:trPr>
          <w:gridAfter w:val="1"/>
          <w:wAfter w:w="10" w:type="dxa"/>
          <w:trHeight w:val="20"/>
        </w:trPr>
        <w:tc>
          <w:tcPr>
            <w:tcW w:w="797" w:type="dxa"/>
          </w:tcPr>
          <w:p w14:paraId="0E466144" w14:textId="77777777" w:rsidR="000F5C1F" w:rsidRPr="00F25BF8" w:rsidRDefault="000F5C1F" w:rsidP="00C67ECD">
            <w:pPr>
              <w:contextualSpacing/>
              <w:jc w:val="both"/>
              <w:rPr>
                <w:sz w:val="20"/>
              </w:rPr>
            </w:pPr>
            <w:r w:rsidRPr="00F25BF8">
              <w:rPr>
                <w:sz w:val="20"/>
              </w:rPr>
              <w:t>7</w:t>
            </w:r>
          </w:p>
        </w:tc>
        <w:tc>
          <w:tcPr>
            <w:tcW w:w="1752" w:type="dxa"/>
          </w:tcPr>
          <w:p w14:paraId="4B1FDC16" w14:textId="77777777" w:rsidR="000F5C1F" w:rsidRPr="00F25BF8" w:rsidRDefault="000F5C1F" w:rsidP="00C67ECD">
            <w:pPr>
              <w:contextualSpacing/>
              <w:jc w:val="both"/>
              <w:rPr>
                <w:sz w:val="20"/>
              </w:rPr>
            </w:pPr>
          </w:p>
        </w:tc>
        <w:tc>
          <w:tcPr>
            <w:tcW w:w="1912" w:type="dxa"/>
          </w:tcPr>
          <w:p w14:paraId="51485432" w14:textId="77777777" w:rsidR="000F5C1F" w:rsidRPr="00F25BF8" w:rsidRDefault="000F5C1F" w:rsidP="00C67ECD">
            <w:pPr>
              <w:contextualSpacing/>
              <w:jc w:val="both"/>
              <w:rPr>
                <w:sz w:val="20"/>
              </w:rPr>
            </w:pPr>
          </w:p>
        </w:tc>
        <w:tc>
          <w:tcPr>
            <w:tcW w:w="1430" w:type="dxa"/>
          </w:tcPr>
          <w:p w14:paraId="62833C38" w14:textId="77777777" w:rsidR="000F5C1F" w:rsidRPr="00F25BF8" w:rsidRDefault="000F5C1F" w:rsidP="00C67ECD">
            <w:pPr>
              <w:contextualSpacing/>
              <w:jc w:val="both"/>
              <w:rPr>
                <w:sz w:val="20"/>
              </w:rPr>
            </w:pPr>
          </w:p>
        </w:tc>
        <w:tc>
          <w:tcPr>
            <w:tcW w:w="1630" w:type="dxa"/>
            <w:gridSpan w:val="2"/>
          </w:tcPr>
          <w:p w14:paraId="7C5BC7C7" w14:textId="77777777" w:rsidR="000F5C1F" w:rsidRPr="00F25BF8" w:rsidRDefault="000F5C1F" w:rsidP="00C67ECD">
            <w:pPr>
              <w:contextualSpacing/>
              <w:jc w:val="both"/>
              <w:rPr>
                <w:sz w:val="20"/>
              </w:rPr>
            </w:pPr>
          </w:p>
        </w:tc>
        <w:tc>
          <w:tcPr>
            <w:tcW w:w="2700" w:type="dxa"/>
          </w:tcPr>
          <w:p w14:paraId="67DD27D5" w14:textId="77777777" w:rsidR="000F5C1F" w:rsidRPr="00F25BF8" w:rsidRDefault="000F5C1F" w:rsidP="00C67ECD">
            <w:pPr>
              <w:contextualSpacing/>
              <w:jc w:val="both"/>
              <w:rPr>
                <w:sz w:val="20"/>
              </w:rPr>
            </w:pPr>
          </w:p>
        </w:tc>
        <w:tc>
          <w:tcPr>
            <w:tcW w:w="1250" w:type="dxa"/>
          </w:tcPr>
          <w:p w14:paraId="18400081" w14:textId="77777777" w:rsidR="000F5C1F" w:rsidRPr="00F25BF8" w:rsidRDefault="000F5C1F" w:rsidP="000F5C1F">
            <w:pPr>
              <w:ind w:right="414"/>
              <w:contextualSpacing/>
              <w:jc w:val="both"/>
              <w:rPr>
                <w:sz w:val="20"/>
              </w:rPr>
            </w:pPr>
          </w:p>
        </w:tc>
      </w:tr>
      <w:tr w:rsidR="000F5C1F" w:rsidRPr="00F25BF8" w14:paraId="6707CB44" w14:textId="6A600B55" w:rsidTr="000F5C1F">
        <w:trPr>
          <w:gridAfter w:val="1"/>
          <w:wAfter w:w="10" w:type="dxa"/>
          <w:trHeight w:val="20"/>
        </w:trPr>
        <w:tc>
          <w:tcPr>
            <w:tcW w:w="797" w:type="dxa"/>
          </w:tcPr>
          <w:p w14:paraId="65436F0A" w14:textId="77777777" w:rsidR="000F5C1F" w:rsidRPr="00F25BF8" w:rsidRDefault="000F5C1F" w:rsidP="00C67ECD">
            <w:pPr>
              <w:contextualSpacing/>
              <w:jc w:val="both"/>
              <w:rPr>
                <w:sz w:val="20"/>
              </w:rPr>
            </w:pPr>
            <w:r w:rsidRPr="00F25BF8">
              <w:rPr>
                <w:sz w:val="20"/>
              </w:rPr>
              <w:t>8</w:t>
            </w:r>
          </w:p>
        </w:tc>
        <w:tc>
          <w:tcPr>
            <w:tcW w:w="1752" w:type="dxa"/>
          </w:tcPr>
          <w:p w14:paraId="7B76645B" w14:textId="77777777" w:rsidR="000F5C1F" w:rsidRPr="00F25BF8" w:rsidRDefault="000F5C1F" w:rsidP="00C67ECD">
            <w:pPr>
              <w:contextualSpacing/>
              <w:jc w:val="both"/>
              <w:rPr>
                <w:sz w:val="20"/>
              </w:rPr>
            </w:pPr>
          </w:p>
        </w:tc>
        <w:tc>
          <w:tcPr>
            <w:tcW w:w="1912" w:type="dxa"/>
          </w:tcPr>
          <w:p w14:paraId="5A350533" w14:textId="77777777" w:rsidR="000F5C1F" w:rsidRPr="00F25BF8" w:rsidRDefault="000F5C1F" w:rsidP="00C67ECD">
            <w:pPr>
              <w:contextualSpacing/>
              <w:jc w:val="both"/>
              <w:rPr>
                <w:sz w:val="20"/>
              </w:rPr>
            </w:pPr>
          </w:p>
        </w:tc>
        <w:tc>
          <w:tcPr>
            <w:tcW w:w="1430" w:type="dxa"/>
          </w:tcPr>
          <w:p w14:paraId="1C7A5A8A" w14:textId="77777777" w:rsidR="000F5C1F" w:rsidRPr="00F25BF8" w:rsidRDefault="000F5C1F" w:rsidP="00C67ECD">
            <w:pPr>
              <w:contextualSpacing/>
              <w:jc w:val="both"/>
              <w:rPr>
                <w:sz w:val="20"/>
              </w:rPr>
            </w:pPr>
          </w:p>
        </w:tc>
        <w:tc>
          <w:tcPr>
            <w:tcW w:w="1630" w:type="dxa"/>
            <w:gridSpan w:val="2"/>
          </w:tcPr>
          <w:p w14:paraId="31CC1A5E" w14:textId="77777777" w:rsidR="000F5C1F" w:rsidRPr="00F25BF8" w:rsidRDefault="000F5C1F" w:rsidP="00C67ECD">
            <w:pPr>
              <w:contextualSpacing/>
              <w:jc w:val="both"/>
              <w:rPr>
                <w:sz w:val="20"/>
              </w:rPr>
            </w:pPr>
          </w:p>
        </w:tc>
        <w:tc>
          <w:tcPr>
            <w:tcW w:w="2700" w:type="dxa"/>
          </w:tcPr>
          <w:p w14:paraId="0C025AA3" w14:textId="77777777" w:rsidR="000F5C1F" w:rsidRPr="00F25BF8" w:rsidRDefault="000F5C1F" w:rsidP="00C67ECD">
            <w:pPr>
              <w:contextualSpacing/>
              <w:jc w:val="both"/>
              <w:rPr>
                <w:sz w:val="20"/>
              </w:rPr>
            </w:pPr>
          </w:p>
        </w:tc>
        <w:tc>
          <w:tcPr>
            <w:tcW w:w="1250" w:type="dxa"/>
          </w:tcPr>
          <w:p w14:paraId="019FBE1C" w14:textId="77777777" w:rsidR="000F5C1F" w:rsidRPr="00F25BF8" w:rsidRDefault="000F5C1F" w:rsidP="000F5C1F">
            <w:pPr>
              <w:ind w:right="414"/>
              <w:contextualSpacing/>
              <w:jc w:val="both"/>
              <w:rPr>
                <w:sz w:val="20"/>
              </w:rPr>
            </w:pPr>
          </w:p>
        </w:tc>
      </w:tr>
      <w:tr w:rsidR="000F5C1F" w:rsidRPr="00F25BF8" w14:paraId="7B834DF0" w14:textId="684CDFCF" w:rsidTr="000F5C1F">
        <w:trPr>
          <w:gridAfter w:val="1"/>
          <w:wAfter w:w="10" w:type="dxa"/>
          <w:trHeight w:val="20"/>
        </w:trPr>
        <w:tc>
          <w:tcPr>
            <w:tcW w:w="797" w:type="dxa"/>
          </w:tcPr>
          <w:p w14:paraId="310DDA7A" w14:textId="77777777" w:rsidR="000F5C1F" w:rsidRPr="00F25BF8" w:rsidRDefault="000F5C1F" w:rsidP="00C67ECD">
            <w:pPr>
              <w:contextualSpacing/>
              <w:jc w:val="both"/>
              <w:rPr>
                <w:sz w:val="20"/>
              </w:rPr>
            </w:pPr>
            <w:r w:rsidRPr="00F25BF8">
              <w:rPr>
                <w:sz w:val="20"/>
              </w:rPr>
              <w:t>9</w:t>
            </w:r>
          </w:p>
        </w:tc>
        <w:tc>
          <w:tcPr>
            <w:tcW w:w="1752" w:type="dxa"/>
          </w:tcPr>
          <w:p w14:paraId="5D3FC5C1" w14:textId="77777777" w:rsidR="000F5C1F" w:rsidRPr="00F25BF8" w:rsidRDefault="000F5C1F" w:rsidP="00C67ECD">
            <w:pPr>
              <w:contextualSpacing/>
              <w:jc w:val="both"/>
              <w:rPr>
                <w:sz w:val="20"/>
              </w:rPr>
            </w:pPr>
          </w:p>
        </w:tc>
        <w:tc>
          <w:tcPr>
            <w:tcW w:w="1912" w:type="dxa"/>
          </w:tcPr>
          <w:p w14:paraId="2F507DCC" w14:textId="77777777" w:rsidR="000F5C1F" w:rsidRPr="00F25BF8" w:rsidRDefault="000F5C1F" w:rsidP="00C67ECD">
            <w:pPr>
              <w:contextualSpacing/>
              <w:jc w:val="both"/>
              <w:rPr>
                <w:sz w:val="20"/>
              </w:rPr>
            </w:pPr>
          </w:p>
        </w:tc>
        <w:tc>
          <w:tcPr>
            <w:tcW w:w="1430" w:type="dxa"/>
          </w:tcPr>
          <w:p w14:paraId="40A8DF4B" w14:textId="77777777" w:rsidR="000F5C1F" w:rsidRPr="00F25BF8" w:rsidRDefault="000F5C1F" w:rsidP="00C67ECD">
            <w:pPr>
              <w:contextualSpacing/>
              <w:jc w:val="both"/>
              <w:rPr>
                <w:sz w:val="20"/>
              </w:rPr>
            </w:pPr>
          </w:p>
        </w:tc>
        <w:tc>
          <w:tcPr>
            <w:tcW w:w="1630" w:type="dxa"/>
            <w:gridSpan w:val="2"/>
          </w:tcPr>
          <w:p w14:paraId="20BA262A" w14:textId="77777777" w:rsidR="000F5C1F" w:rsidRPr="00F25BF8" w:rsidRDefault="000F5C1F" w:rsidP="00C67ECD">
            <w:pPr>
              <w:contextualSpacing/>
              <w:jc w:val="both"/>
              <w:rPr>
                <w:sz w:val="20"/>
              </w:rPr>
            </w:pPr>
          </w:p>
        </w:tc>
        <w:tc>
          <w:tcPr>
            <w:tcW w:w="2700" w:type="dxa"/>
          </w:tcPr>
          <w:p w14:paraId="4DC23E89" w14:textId="77777777" w:rsidR="000F5C1F" w:rsidRPr="00F25BF8" w:rsidRDefault="000F5C1F" w:rsidP="00C67ECD">
            <w:pPr>
              <w:contextualSpacing/>
              <w:jc w:val="both"/>
              <w:rPr>
                <w:sz w:val="20"/>
              </w:rPr>
            </w:pPr>
          </w:p>
        </w:tc>
        <w:tc>
          <w:tcPr>
            <w:tcW w:w="1250" w:type="dxa"/>
          </w:tcPr>
          <w:p w14:paraId="6832E569" w14:textId="77777777" w:rsidR="000F5C1F" w:rsidRPr="00F25BF8" w:rsidRDefault="000F5C1F" w:rsidP="000F5C1F">
            <w:pPr>
              <w:ind w:right="414"/>
              <w:contextualSpacing/>
              <w:jc w:val="both"/>
              <w:rPr>
                <w:sz w:val="20"/>
              </w:rPr>
            </w:pPr>
          </w:p>
        </w:tc>
      </w:tr>
      <w:tr w:rsidR="000F5C1F" w:rsidRPr="00F25BF8" w14:paraId="1BD69138" w14:textId="0397D0F4" w:rsidTr="000F5C1F">
        <w:trPr>
          <w:gridAfter w:val="1"/>
          <w:wAfter w:w="10" w:type="dxa"/>
          <w:trHeight w:val="20"/>
        </w:trPr>
        <w:tc>
          <w:tcPr>
            <w:tcW w:w="797" w:type="dxa"/>
          </w:tcPr>
          <w:p w14:paraId="7751E54C" w14:textId="77777777" w:rsidR="000F5C1F" w:rsidRPr="00F25BF8" w:rsidRDefault="000F5C1F" w:rsidP="00C67ECD">
            <w:pPr>
              <w:contextualSpacing/>
              <w:jc w:val="both"/>
              <w:rPr>
                <w:sz w:val="20"/>
              </w:rPr>
            </w:pPr>
            <w:r w:rsidRPr="00F25BF8">
              <w:rPr>
                <w:sz w:val="20"/>
              </w:rPr>
              <w:t>10</w:t>
            </w:r>
          </w:p>
        </w:tc>
        <w:tc>
          <w:tcPr>
            <w:tcW w:w="1752" w:type="dxa"/>
          </w:tcPr>
          <w:p w14:paraId="7793CCF8" w14:textId="77777777" w:rsidR="000F5C1F" w:rsidRPr="00F25BF8" w:rsidRDefault="000F5C1F" w:rsidP="00C67ECD">
            <w:pPr>
              <w:contextualSpacing/>
              <w:jc w:val="both"/>
              <w:rPr>
                <w:sz w:val="20"/>
              </w:rPr>
            </w:pPr>
          </w:p>
        </w:tc>
        <w:tc>
          <w:tcPr>
            <w:tcW w:w="1912" w:type="dxa"/>
          </w:tcPr>
          <w:p w14:paraId="3E3803C6" w14:textId="77777777" w:rsidR="000F5C1F" w:rsidRPr="00F25BF8" w:rsidRDefault="000F5C1F" w:rsidP="00C67ECD">
            <w:pPr>
              <w:contextualSpacing/>
              <w:jc w:val="both"/>
              <w:rPr>
                <w:sz w:val="20"/>
              </w:rPr>
            </w:pPr>
          </w:p>
        </w:tc>
        <w:tc>
          <w:tcPr>
            <w:tcW w:w="1430" w:type="dxa"/>
          </w:tcPr>
          <w:p w14:paraId="580D1452" w14:textId="77777777" w:rsidR="000F5C1F" w:rsidRPr="00F25BF8" w:rsidRDefault="000F5C1F" w:rsidP="00C67ECD">
            <w:pPr>
              <w:contextualSpacing/>
              <w:jc w:val="both"/>
              <w:rPr>
                <w:sz w:val="20"/>
              </w:rPr>
            </w:pPr>
          </w:p>
        </w:tc>
        <w:tc>
          <w:tcPr>
            <w:tcW w:w="1630" w:type="dxa"/>
            <w:gridSpan w:val="2"/>
          </w:tcPr>
          <w:p w14:paraId="3E85C81F" w14:textId="77777777" w:rsidR="000F5C1F" w:rsidRPr="00F25BF8" w:rsidRDefault="000F5C1F" w:rsidP="00C67ECD">
            <w:pPr>
              <w:contextualSpacing/>
              <w:jc w:val="both"/>
              <w:rPr>
                <w:sz w:val="20"/>
              </w:rPr>
            </w:pPr>
          </w:p>
        </w:tc>
        <w:tc>
          <w:tcPr>
            <w:tcW w:w="2700" w:type="dxa"/>
          </w:tcPr>
          <w:p w14:paraId="2523789E" w14:textId="77777777" w:rsidR="000F5C1F" w:rsidRPr="00F25BF8" w:rsidRDefault="000F5C1F" w:rsidP="00C67ECD">
            <w:pPr>
              <w:contextualSpacing/>
              <w:jc w:val="both"/>
              <w:rPr>
                <w:sz w:val="20"/>
              </w:rPr>
            </w:pPr>
          </w:p>
        </w:tc>
        <w:tc>
          <w:tcPr>
            <w:tcW w:w="1250" w:type="dxa"/>
          </w:tcPr>
          <w:p w14:paraId="7237D204" w14:textId="77777777" w:rsidR="000F5C1F" w:rsidRPr="00F25BF8" w:rsidRDefault="000F5C1F" w:rsidP="000F5C1F">
            <w:pPr>
              <w:ind w:right="414"/>
              <w:contextualSpacing/>
              <w:jc w:val="both"/>
              <w:rPr>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14:paraId="5A154781" w14:textId="77777777" w:rsidTr="000F5C1F">
        <w:tc>
          <w:tcPr>
            <w:tcW w:w="3528" w:type="dxa"/>
          </w:tcPr>
          <w:p w14:paraId="2A99671B" w14:textId="77777777" w:rsidR="000F5C1F" w:rsidRDefault="000F5C1F" w:rsidP="000F5C1F">
            <w:pPr>
              <w:contextualSpacing/>
              <w:rPr>
                <w:rFonts w:eastAsia="SimSun"/>
              </w:rPr>
            </w:pPr>
            <w:r>
              <w:rPr>
                <w:rFonts w:cs="Times New Roman"/>
                <w:b/>
                <w:sz w:val="20"/>
              </w:rPr>
              <w:t>Likelihood scale 122</w:t>
            </w:r>
          </w:p>
        </w:tc>
      </w:tr>
      <w:tr w:rsidR="000F5C1F" w14:paraId="5848478E" w14:textId="77777777" w:rsidTr="000F5C1F">
        <w:tc>
          <w:tcPr>
            <w:tcW w:w="3528" w:type="dxa"/>
          </w:tcPr>
          <w:p w14:paraId="7D6511C0"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2966F68D"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6E0D462D"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0E4A2D14"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4EB00E23"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531B458E" w14:textId="77777777" w:rsidR="000F5C1F" w:rsidRDefault="000F5C1F" w:rsidP="000F5C1F">
            <w:pPr>
              <w:contextualSpacing/>
              <w:rPr>
                <w:rFonts w:cs="Times New Roman"/>
                <w:b/>
                <w:sz w:val="20"/>
              </w:rPr>
            </w:pPr>
            <w:r w:rsidRPr="00F25BF8">
              <w:rPr>
                <w:rFonts w:cs="Times New Roman"/>
                <w:sz w:val="20"/>
              </w:rPr>
              <w:t>7=</w:t>
            </w:r>
            <w:r>
              <w:rPr>
                <w:rFonts w:cs="Times New Roman"/>
                <w:sz w:val="20"/>
              </w:rPr>
              <w:t>Prefer not</w:t>
            </w:r>
            <w:r w:rsidRPr="00F25BF8">
              <w:rPr>
                <w:rFonts w:cs="Times New Roman"/>
                <w:sz w:val="20"/>
              </w:rPr>
              <w:t xml:space="preserve"> to answer</w:t>
            </w:r>
          </w:p>
        </w:tc>
      </w:tr>
    </w:tbl>
    <w:p w14:paraId="42388C50" w14:textId="77777777" w:rsidR="00C67ECD" w:rsidRDefault="00C67ECD" w:rsidP="00F7697D">
      <w:pPr>
        <w:spacing w:after="0" w:line="240" w:lineRule="auto"/>
        <w:contextualSpacing/>
        <w:rPr>
          <w:rFonts w:eastAsia="SimSun"/>
        </w:rPr>
      </w:pPr>
    </w:p>
    <w:p w14:paraId="0E6BBF1E" w14:textId="77777777" w:rsidR="00C67ECD" w:rsidRDefault="00C67ECD" w:rsidP="00F7697D">
      <w:pPr>
        <w:spacing w:after="0" w:line="240" w:lineRule="auto"/>
        <w:contextualSpacing/>
        <w:rPr>
          <w:rFonts w:eastAsia="SimSun"/>
        </w:rPr>
      </w:pPr>
    </w:p>
    <w:p w14:paraId="568FA482" w14:textId="77777777" w:rsidR="00C67ECD" w:rsidRDefault="00C67ECD" w:rsidP="00F7697D">
      <w:pPr>
        <w:spacing w:after="0" w:line="240" w:lineRule="auto"/>
        <w:contextualSpacing/>
        <w:rPr>
          <w:rFonts w:eastAsia="SimSun"/>
        </w:rPr>
      </w:pPr>
    </w:p>
    <w:p w14:paraId="1E2B066E" w14:textId="77777777" w:rsidR="00C67ECD" w:rsidRDefault="00C67ECD" w:rsidP="00F7697D">
      <w:pPr>
        <w:spacing w:after="0" w:line="240" w:lineRule="auto"/>
        <w:contextualSpacing/>
        <w:rPr>
          <w:rFonts w:eastAsia="SimSun"/>
        </w:rPr>
      </w:pPr>
    </w:p>
    <w:p w14:paraId="73A273FD" w14:textId="77777777" w:rsidR="00C67ECD" w:rsidRDefault="00C67ECD" w:rsidP="00F7697D">
      <w:pPr>
        <w:spacing w:after="0" w:line="240" w:lineRule="auto"/>
        <w:contextualSpacing/>
        <w:rPr>
          <w:rFonts w:eastAsia="SimSun"/>
        </w:rPr>
      </w:pPr>
    </w:p>
    <w:p w14:paraId="3A489C6F" w14:textId="77777777" w:rsidR="00C67ECD" w:rsidRDefault="00C67ECD" w:rsidP="00F7697D">
      <w:pPr>
        <w:spacing w:after="0" w:line="240" w:lineRule="auto"/>
        <w:contextualSpacing/>
        <w:rPr>
          <w:rFonts w:eastAsia="SimSun"/>
        </w:rPr>
      </w:pPr>
    </w:p>
    <w:p w14:paraId="0EA61AFB" w14:textId="77777777" w:rsidR="00C67ECD" w:rsidRDefault="00C67ECD" w:rsidP="00F7697D">
      <w:pPr>
        <w:spacing w:after="0" w:line="240" w:lineRule="auto"/>
        <w:contextualSpacing/>
        <w:rPr>
          <w:rFonts w:eastAsia="SimSun"/>
        </w:rPr>
      </w:pPr>
    </w:p>
    <w:p w14:paraId="1565BBB2" w14:textId="77777777" w:rsidR="00C67ECD" w:rsidRDefault="00C67ECD" w:rsidP="00F7697D">
      <w:pPr>
        <w:spacing w:after="0" w:line="240" w:lineRule="auto"/>
        <w:contextualSpacing/>
        <w:rPr>
          <w:rFonts w:eastAsia="SimSun"/>
        </w:rPr>
      </w:pPr>
    </w:p>
    <w:p w14:paraId="7ADE4B17" w14:textId="77777777" w:rsidR="00C67ECD" w:rsidRDefault="00C67ECD" w:rsidP="00F7697D">
      <w:pPr>
        <w:spacing w:after="0" w:line="240" w:lineRule="auto"/>
        <w:contextualSpacing/>
        <w:rPr>
          <w:rFonts w:eastAsia="SimSun"/>
        </w:rPr>
      </w:pPr>
    </w:p>
    <w:p w14:paraId="3CF3B0BC" w14:textId="77777777" w:rsidR="00C67ECD" w:rsidRDefault="00C67ECD" w:rsidP="00F7697D">
      <w:pPr>
        <w:spacing w:after="0" w:line="240" w:lineRule="auto"/>
        <w:contextualSpacing/>
        <w:rPr>
          <w:rFonts w:eastAsia="SimSun"/>
        </w:rPr>
      </w:pPr>
    </w:p>
    <w:p w14:paraId="6BCFEE0B" w14:textId="77777777" w:rsidR="00C67ECD" w:rsidRDefault="00C67ECD" w:rsidP="00F7697D">
      <w:pPr>
        <w:spacing w:after="0" w:line="240" w:lineRule="auto"/>
        <w:contextualSpacing/>
        <w:rPr>
          <w:rFonts w:eastAsia="SimSun"/>
        </w:rPr>
      </w:pPr>
    </w:p>
    <w:p w14:paraId="22EBFC5B" w14:textId="77777777" w:rsidR="00C67ECD" w:rsidRDefault="00C67ECD" w:rsidP="00F7697D">
      <w:pPr>
        <w:spacing w:after="0" w:line="240" w:lineRule="auto"/>
        <w:contextualSpacing/>
        <w:rPr>
          <w:rFonts w:eastAsia="SimSun"/>
        </w:rPr>
      </w:pPr>
    </w:p>
    <w:p w14:paraId="523CF950" w14:textId="77777777" w:rsidR="00C67ECD" w:rsidRDefault="00C67ECD" w:rsidP="00F7697D">
      <w:pPr>
        <w:spacing w:after="0" w:line="240" w:lineRule="auto"/>
        <w:contextualSpacing/>
        <w:rPr>
          <w:rFonts w:eastAsia="SimSun"/>
        </w:rPr>
      </w:pPr>
    </w:p>
    <w:p w14:paraId="08354C21" w14:textId="77777777" w:rsidR="00C67ECD" w:rsidRDefault="00C67ECD" w:rsidP="00F7697D">
      <w:pPr>
        <w:spacing w:after="0" w:line="240" w:lineRule="auto"/>
        <w:contextualSpacing/>
        <w:rPr>
          <w:rFonts w:eastAsia="SimSun"/>
        </w:rPr>
      </w:pPr>
    </w:p>
    <w:p w14:paraId="7FB64E33" w14:textId="77777777" w:rsidR="00C67ECD" w:rsidRDefault="00C67ECD" w:rsidP="00F7697D">
      <w:pPr>
        <w:spacing w:after="0" w:line="240" w:lineRule="auto"/>
        <w:contextualSpacing/>
        <w:rPr>
          <w:rFonts w:eastAsia="SimSun"/>
        </w:rPr>
      </w:pPr>
    </w:p>
    <w:p w14:paraId="0FE2EDEC" w14:textId="77777777" w:rsidR="00C67ECD" w:rsidRDefault="00C67ECD" w:rsidP="00F7697D">
      <w:pPr>
        <w:spacing w:after="0" w:line="240" w:lineRule="auto"/>
        <w:contextualSpacing/>
        <w:rPr>
          <w:rFonts w:eastAsia="SimSun"/>
        </w:rPr>
      </w:pPr>
    </w:p>
    <w:p w14:paraId="0FCE1FB9" w14:textId="77777777" w:rsidR="00C67ECD" w:rsidRDefault="00C67ECD" w:rsidP="00F7697D">
      <w:pPr>
        <w:spacing w:after="0" w:line="240" w:lineRule="auto"/>
        <w:contextualSpacing/>
        <w:rPr>
          <w:rFonts w:eastAsia="SimSun"/>
        </w:rPr>
      </w:pPr>
    </w:p>
    <w:p w14:paraId="71A3BD64" w14:textId="77777777" w:rsidR="00C67ECD" w:rsidRDefault="00C67ECD" w:rsidP="00F7697D">
      <w:pPr>
        <w:spacing w:after="0" w:line="240" w:lineRule="auto"/>
        <w:contextualSpacing/>
        <w:rPr>
          <w:rFonts w:eastAsia="SimSun"/>
        </w:rPr>
      </w:pPr>
    </w:p>
    <w:p w14:paraId="31A5A695" w14:textId="77777777" w:rsidR="00C67ECD" w:rsidRDefault="00C67ECD" w:rsidP="00F7697D">
      <w:pPr>
        <w:spacing w:after="0" w:line="240" w:lineRule="auto"/>
        <w:contextualSpacing/>
        <w:rPr>
          <w:rFonts w:eastAsia="SimSun"/>
        </w:rPr>
      </w:pPr>
    </w:p>
    <w:p w14:paraId="3AF46258" w14:textId="77777777" w:rsidR="00C67ECD" w:rsidRDefault="00C67ECD" w:rsidP="00F7697D">
      <w:pPr>
        <w:spacing w:after="0" w:line="240" w:lineRule="auto"/>
        <w:contextualSpacing/>
        <w:rPr>
          <w:rFonts w:eastAsia="SimSun"/>
        </w:rPr>
      </w:pPr>
    </w:p>
    <w:p w14:paraId="4C6D96FF" w14:textId="77777777" w:rsidR="00C67ECD" w:rsidRDefault="00C67ECD" w:rsidP="00F7697D">
      <w:pPr>
        <w:spacing w:after="0" w:line="240" w:lineRule="auto"/>
        <w:contextualSpacing/>
        <w:rPr>
          <w:rFonts w:eastAsia="SimSun"/>
        </w:rPr>
      </w:pPr>
    </w:p>
    <w:p w14:paraId="12C17E36" w14:textId="69755571" w:rsidR="00F7697D" w:rsidRPr="00F25BF8" w:rsidRDefault="00F7697D" w:rsidP="00F7697D">
      <w:pPr>
        <w:spacing w:after="0" w:line="240" w:lineRule="auto"/>
        <w:contextualSpacing/>
        <w:rPr>
          <w:rFonts w:eastAsia="SimSun"/>
        </w:rPr>
      </w:pPr>
    </w:p>
    <w:p w14:paraId="6B2AE1F3" w14:textId="77777777" w:rsidR="00F7697D" w:rsidRPr="00F25BF8" w:rsidRDefault="00F7697D" w:rsidP="00F7697D">
      <w:pPr>
        <w:spacing w:after="0" w:line="240" w:lineRule="auto"/>
        <w:contextualSpacing/>
        <w:rPr>
          <w:rFonts w:eastAsia="SimSun"/>
        </w:rPr>
      </w:pPr>
    </w:p>
    <w:p w14:paraId="0608D72B" w14:textId="77777777" w:rsidR="00F7697D" w:rsidRPr="00F25BF8" w:rsidRDefault="00F7697D" w:rsidP="00F7697D">
      <w:pPr>
        <w:spacing w:after="0" w:line="240" w:lineRule="auto"/>
        <w:contextualSpacing/>
        <w:rPr>
          <w:rFonts w:eastAsia="SimSun"/>
        </w:rPr>
      </w:pPr>
    </w:p>
    <w:p w14:paraId="21D31C76" w14:textId="6F7EB9CD" w:rsidR="00F7697D" w:rsidRPr="00F25BF8" w:rsidRDefault="00F7697D" w:rsidP="00F7697D">
      <w:pPr>
        <w:spacing w:after="0" w:line="240" w:lineRule="auto"/>
        <w:contextualSpacing/>
        <w:rPr>
          <w:rFonts w:eastAsia="SimSun"/>
        </w:rPr>
      </w:pPr>
    </w:p>
    <w:p w14:paraId="7A431FB3" w14:textId="77777777" w:rsidR="00F7697D" w:rsidRPr="00F25BF8" w:rsidRDefault="00F7697D" w:rsidP="00F7697D">
      <w:pPr>
        <w:spacing w:after="0" w:line="240" w:lineRule="auto"/>
        <w:contextualSpacing/>
        <w:rPr>
          <w:rFonts w:eastAsia="SimSun"/>
        </w:rPr>
      </w:pPr>
    </w:p>
    <w:p w14:paraId="3EFCE28C" w14:textId="23B3483D" w:rsidR="008128E9" w:rsidRPr="003C0031" w:rsidRDefault="00F7697D" w:rsidP="000F5C1F">
      <w:pPr>
        <w:spacing w:after="0" w:line="240" w:lineRule="auto"/>
        <w:rPr>
          <w:ins w:id="996" w:author="Aleta Haflett" w:date="2014-11-03T12:52:00Z"/>
          <w:b/>
        </w:rPr>
      </w:pPr>
      <w:r w:rsidRPr="00F25BF8">
        <w:rPr>
          <w:rFonts w:eastAsia="SimSun"/>
        </w:rPr>
        <w:br w:type="page"/>
      </w:r>
      <w:r w:rsidR="00FF4E9D">
        <w:rPr>
          <w:b/>
        </w:rPr>
        <w:lastRenderedPageBreak/>
        <w:t>K</w:t>
      </w:r>
      <w:r w:rsidR="003C0031" w:rsidRPr="003C0031">
        <w:rPr>
          <w:b/>
        </w:rPr>
        <w:t>. INCOME AND REMITTANCES</w:t>
      </w:r>
    </w:p>
    <w:p w14:paraId="30618AEF" w14:textId="3BD2379E" w:rsidR="003C3B44" w:rsidRDefault="003C0031" w:rsidP="001E617E">
      <w:pPr>
        <w:spacing w:after="0" w:line="240" w:lineRule="auto"/>
        <w:rPr>
          <w:ins w:id="997" w:author="Aleta Haflett" w:date="2014-11-03T13:16:00Z"/>
        </w:rPr>
      </w:pPr>
      <w:r>
        <w:t>Now we are going to talk about sources of income for your household.</w:t>
      </w:r>
    </w:p>
    <w:tbl>
      <w:tblPr>
        <w:tblStyle w:val="TableGrid"/>
        <w:tblW w:w="9666" w:type="dxa"/>
        <w:tblLayout w:type="fixed"/>
        <w:tblLook w:val="04A0" w:firstRow="1" w:lastRow="0" w:firstColumn="1" w:lastColumn="0" w:noHBand="0" w:noVBand="1"/>
      </w:tblPr>
      <w:tblGrid>
        <w:gridCol w:w="468"/>
        <w:gridCol w:w="4338"/>
        <w:gridCol w:w="2520"/>
        <w:gridCol w:w="2340"/>
      </w:tblGrid>
      <w:tr w:rsidR="00580237" w14:paraId="272ECD4A" w14:textId="77777777" w:rsidTr="00580237">
        <w:trPr>
          <w:ins w:id="998" w:author="Aleta Haflett" w:date="2014-11-03T13:19:00Z"/>
        </w:trPr>
        <w:tc>
          <w:tcPr>
            <w:tcW w:w="468" w:type="dxa"/>
          </w:tcPr>
          <w:p w14:paraId="09A87D64" w14:textId="77777777" w:rsidR="00580237" w:rsidRDefault="00580237" w:rsidP="008128E9"/>
        </w:tc>
        <w:tc>
          <w:tcPr>
            <w:tcW w:w="4338" w:type="dxa"/>
          </w:tcPr>
          <w:p w14:paraId="3E7FBFBD" w14:textId="5E6CA951" w:rsidR="00580237" w:rsidRDefault="00580237" w:rsidP="008128E9">
            <w:pPr>
              <w:rPr>
                <w:ins w:id="999" w:author="Aleta Haflett" w:date="2014-11-03T13:19:00Z"/>
              </w:rPr>
            </w:pPr>
            <w:ins w:id="1000" w:author="Aleta Haflett" w:date="2014-11-03T13:19:00Z">
              <w:r>
                <w:t>Sources of income</w:t>
              </w:r>
            </w:ins>
          </w:p>
        </w:tc>
        <w:tc>
          <w:tcPr>
            <w:tcW w:w="2520" w:type="dxa"/>
          </w:tcPr>
          <w:p w14:paraId="38C74090" w14:textId="45489FBF" w:rsidR="00580237" w:rsidRDefault="00580237" w:rsidP="008128E9">
            <w:pPr>
              <w:rPr>
                <w:ins w:id="1001" w:author="Aleta Haflett" w:date="2014-11-03T13:24:00Z"/>
              </w:rPr>
            </w:pPr>
            <w:r>
              <w:t xml:space="preserve">K.1 </w:t>
            </w:r>
            <w:ins w:id="1002" w:author="Aleta Haflett" w:date="2014-11-03T13:20:00Z">
              <w:r>
                <w:t xml:space="preserve">During the last 12 months, has anyone in your household earned income from &lt;source&gt;? </w:t>
              </w:r>
            </w:ins>
          </w:p>
          <w:p w14:paraId="4F049679" w14:textId="77777777" w:rsidR="00580237" w:rsidRDefault="00580237" w:rsidP="008128E9">
            <w:pPr>
              <w:rPr>
                <w:ins w:id="1003" w:author="Aleta Haflett" w:date="2014-11-03T13:24:00Z"/>
              </w:rPr>
            </w:pPr>
            <w:ins w:id="1004" w:author="Aleta Haflett" w:date="2014-11-03T13:24:00Z">
              <w:r>
                <w:t>0=No</w:t>
              </w:r>
            </w:ins>
          </w:p>
          <w:p w14:paraId="68425F0B" w14:textId="77777777" w:rsidR="00580237" w:rsidRDefault="00580237" w:rsidP="008128E9">
            <w:pPr>
              <w:rPr>
                <w:ins w:id="1005" w:author="Aleta Haflett" w:date="2014-11-03T13:24:00Z"/>
              </w:rPr>
            </w:pPr>
            <w:ins w:id="1006" w:author="Aleta Haflett" w:date="2014-11-03T13:24:00Z">
              <w:r>
                <w:t>1=Yes</w:t>
              </w:r>
            </w:ins>
          </w:p>
          <w:p w14:paraId="45EB99D7" w14:textId="571134CE" w:rsidR="00580237" w:rsidRDefault="00580237" w:rsidP="008128E9">
            <w:pPr>
              <w:rPr>
                <w:ins w:id="1007" w:author="Aleta Haflett" w:date="2014-11-03T13:19:00Z"/>
              </w:rPr>
            </w:pPr>
            <w:ins w:id="1008" w:author="Aleta Haflett" w:date="2014-11-03T13:24:00Z">
              <w:r>
                <w:t>If 0, skip to next income source</w:t>
              </w:r>
            </w:ins>
          </w:p>
        </w:tc>
        <w:tc>
          <w:tcPr>
            <w:tcW w:w="2340" w:type="dxa"/>
          </w:tcPr>
          <w:p w14:paraId="7A79A152" w14:textId="0E252C6B" w:rsidR="00580237" w:rsidRDefault="00580237" w:rsidP="003C3B44">
            <w:pPr>
              <w:rPr>
                <w:ins w:id="1009" w:author="Aleta Haflett" w:date="2014-11-03T13:19:00Z"/>
              </w:rPr>
            </w:pPr>
            <w:r>
              <w:t xml:space="preserve">K.2 </w:t>
            </w:r>
            <w:commentRangeStart w:id="1010"/>
            <w:ins w:id="1011" w:author="Aleta Haflett" w:date="2014-11-03T13:20:00Z">
              <w:r>
                <w:t xml:space="preserve">What proportion of your household income is </w:t>
              </w:r>
            </w:ins>
            <w:ins w:id="1012" w:author="Aleta Haflett" w:date="2014-11-03T13:21:00Z">
              <w:r>
                <w:t xml:space="preserve">&lt;source&gt;? </w:t>
              </w:r>
            </w:ins>
            <w:ins w:id="1013" w:author="Aleta Haflett" w:date="2014-11-03T13:20:00Z">
              <w:r>
                <w:t xml:space="preserve"> </w:t>
              </w:r>
            </w:ins>
            <w:commentRangeEnd w:id="1010"/>
            <w:ins w:id="1014" w:author="Aleta Haflett" w:date="2014-11-03T13:21:00Z">
              <w:r>
                <w:rPr>
                  <w:rStyle w:val="CommentReference"/>
                </w:rPr>
                <w:commentReference w:id="1010"/>
              </w:r>
            </w:ins>
          </w:p>
        </w:tc>
      </w:tr>
      <w:tr w:rsidR="00580237" w14:paraId="4E67F143" w14:textId="77777777" w:rsidTr="00580237">
        <w:trPr>
          <w:ins w:id="1015" w:author="Aleta Haflett" w:date="2014-11-03T13:19:00Z"/>
        </w:trPr>
        <w:tc>
          <w:tcPr>
            <w:tcW w:w="468" w:type="dxa"/>
          </w:tcPr>
          <w:p w14:paraId="4FE3A4AF" w14:textId="50962ABE" w:rsidR="00580237" w:rsidRPr="005E0051" w:rsidRDefault="00580237" w:rsidP="008128E9">
            <w:pPr>
              <w:rPr>
                <w:sz w:val="20"/>
                <w:szCs w:val="20"/>
              </w:rPr>
            </w:pPr>
            <w:r>
              <w:rPr>
                <w:sz w:val="20"/>
                <w:szCs w:val="20"/>
              </w:rPr>
              <w:t>a</w:t>
            </w:r>
          </w:p>
        </w:tc>
        <w:tc>
          <w:tcPr>
            <w:tcW w:w="4338" w:type="dxa"/>
          </w:tcPr>
          <w:p w14:paraId="49864528" w14:textId="1FDF2D90" w:rsidR="00580237" w:rsidRPr="005E0051" w:rsidRDefault="00580237" w:rsidP="008128E9">
            <w:pPr>
              <w:rPr>
                <w:ins w:id="1016" w:author="Aleta Haflett" w:date="2014-11-03T13:19:00Z"/>
                <w:sz w:val="20"/>
                <w:szCs w:val="20"/>
              </w:rPr>
            </w:pPr>
            <w:ins w:id="1017" w:author="Aleta Haflett" w:date="2014-11-03T13:26:00Z">
              <w:r w:rsidRPr="005E0051">
                <w:rPr>
                  <w:sz w:val="20"/>
                  <w:szCs w:val="20"/>
                </w:rPr>
                <w:t>Crop production</w:t>
              </w:r>
            </w:ins>
          </w:p>
        </w:tc>
        <w:tc>
          <w:tcPr>
            <w:tcW w:w="2520" w:type="dxa"/>
          </w:tcPr>
          <w:p w14:paraId="3F17EEFE" w14:textId="77777777" w:rsidR="00580237" w:rsidRDefault="00580237" w:rsidP="008128E9">
            <w:pPr>
              <w:rPr>
                <w:ins w:id="1018" w:author="Aleta Haflett" w:date="2014-11-03T13:19:00Z"/>
              </w:rPr>
            </w:pPr>
          </w:p>
        </w:tc>
        <w:tc>
          <w:tcPr>
            <w:tcW w:w="2340" w:type="dxa"/>
          </w:tcPr>
          <w:p w14:paraId="1438497D" w14:textId="77777777" w:rsidR="00580237" w:rsidRDefault="00580237" w:rsidP="008128E9">
            <w:pPr>
              <w:rPr>
                <w:ins w:id="1019" w:author="Aleta Haflett" w:date="2014-11-03T13:19:00Z"/>
              </w:rPr>
            </w:pPr>
          </w:p>
        </w:tc>
      </w:tr>
      <w:tr w:rsidR="00580237" w14:paraId="44354E2F" w14:textId="77777777" w:rsidTr="00580237">
        <w:trPr>
          <w:ins w:id="1020" w:author="Aleta Haflett" w:date="2014-11-03T13:19:00Z"/>
        </w:trPr>
        <w:tc>
          <w:tcPr>
            <w:tcW w:w="468" w:type="dxa"/>
          </w:tcPr>
          <w:p w14:paraId="6C466FCA" w14:textId="2BF29D7B" w:rsidR="00580237" w:rsidRPr="005E0051" w:rsidRDefault="00580237" w:rsidP="008128E9">
            <w:pPr>
              <w:rPr>
                <w:sz w:val="20"/>
                <w:szCs w:val="20"/>
              </w:rPr>
            </w:pPr>
            <w:r>
              <w:rPr>
                <w:sz w:val="20"/>
                <w:szCs w:val="20"/>
              </w:rPr>
              <w:t>b</w:t>
            </w:r>
          </w:p>
        </w:tc>
        <w:tc>
          <w:tcPr>
            <w:tcW w:w="4338" w:type="dxa"/>
          </w:tcPr>
          <w:p w14:paraId="049F81AB" w14:textId="6B31B054" w:rsidR="00580237" w:rsidRPr="005E0051" w:rsidRDefault="00580237" w:rsidP="008128E9">
            <w:pPr>
              <w:rPr>
                <w:ins w:id="1021" w:author="Aleta Haflett" w:date="2014-11-03T13:19:00Z"/>
                <w:sz w:val="20"/>
                <w:szCs w:val="20"/>
              </w:rPr>
            </w:pPr>
            <w:ins w:id="1022" w:author="Aleta Haflett" w:date="2014-11-03T13:26:00Z">
              <w:r w:rsidRPr="005E0051">
                <w:rPr>
                  <w:sz w:val="20"/>
                  <w:szCs w:val="20"/>
                </w:rPr>
                <w:t>Vegetable gardening</w:t>
              </w:r>
            </w:ins>
          </w:p>
        </w:tc>
        <w:tc>
          <w:tcPr>
            <w:tcW w:w="2520" w:type="dxa"/>
          </w:tcPr>
          <w:p w14:paraId="763E26EE" w14:textId="77777777" w:rsidR="00580237" w:rsidRDefault="00580237" w:rsidP="008128E9">
            <w:pPr>
              <w:rPr>
                <w:ins w:id="1023" w:author="Aleta Haflett" w:date="2014-11-03T13:19:00Z"/>
              </w:rPr>
            </w:pPr>
          </w:p>
        </w:tc>
        <w:tc>
          <w:tcPr>
            <w:tcW w:w="2340" w:type="dxa"/>
          </w:tcPr>
          <w:p w14:paraId="49685FF0" w14:textId="77777777" w:rsidR="00580237" w:rsidRDefault="00580237" w:rsidP="008128E9">
            <w:pPr>
              <w:rPr>
                <w:ins w:id="1024" w:author="Aleta Haflett" w:date="2014-11-03T13:19:00Z"/>
              </w:rPr>
            </w:pPr>
          </w:p>
        </w:tc>
      </w:tr>
      <w:tr w:rsidR="00580237" w14:paraId="6C0B1AC7" w14:textId="77777777" w:rsidTr="00580237">
        <w:trPr>
          <w:ins w:id="1025" w:author="Aleta Haflett" w:date="2014-11-03T13:19:00Z"/>
        </w:trPr>
        <w:tc>
          <w:tcPr>
            <w:tcW w:w="468" w:type="dxa"/>
          </w:tcPr>
          <w:p w14:paraId="35CA78BF" w14:textId="15904516" w:rsidR="00580237" w:rsidRPr="005E0051" w:rsidRDefault="00580237" w:rsidP="008128E9">
            <w:pPr>
              <w:rPr>
                <w:sz w:val="20"/>
                <w:szCs w:val="20"/>
              </w:rPr>
            </w:pPr>
            <w:r>
              <w:rPr>
                <w:sz w:val="20"/>
                <w:szCs w:val="20"/>
              </w:rPr>
              <w:t>c</w:t>
            </w:r>
          </w:p>
        </w:tc>
        <w:tc>
          <w:tcPr>
            <w:tcW w:w="4338" w:type="dxa"/>
          </w:tcPr>
          <w:p w14:paraId="4C052C4D" w14:textId="653B7A2A" w:rsidR="00580237" w:rsidRPr="005E0051" w:rsidRDefault="00580237" w:rsidP="008128E9">
            <w:pPr>
              <w:rPr>
                <w:ins w:id="1026" w:author="Aleta Haflett" w:date="2014-11-03T13:19:00Z"/>
                <w:sz w:val="20"/>
                <w:szCs w:val="20"/>
              </w:rPr>
            </w:pPr>
            <w:ins w:id="1027" w:author="Aleta Haflett" w:date="2014-11-03T13:26:00Z">
              <w:r w:rsidRPr="005E0051">
                <w:rPr>
                  <w:sz w:val="20"/>
                  <w:szCs w:val="20"/>
                </w:rPr>
                <w:t>Fruit trees</w:t>
              </w:r>
            </w:ins>
          </w:p>
        </w:tc>
        <w:tc>
          <w:tcPr>
            <w:tcW w:w="2520" w:type="dxa"/>
          </w:tcPr>
          <w:p w14:paraId="7D816DE5" w14:textId="77777777" w:rsidR="00580237" w:rsidRDefault="00580237" w:rsidP="008128E9">
            <w:pPr>
              <w:rPr>
                <w:ins w:id="1028" w:author="Aleta Haflett" w:date="2014-11-03T13:19:00Z"/>
              </w:rPr>
            </w:pPr>
          </w:p>
        </w:tc>
        <w:tc>
          <w:tcPr>
            <w:tcW w:w="2340" w:type="dxa"/>
          </w:tcPr>
          <w:p w14:paraId="6961E7EB" w14:textId="77777777" w:rsidR="00580237" w:rsidRDefault="00580237" w:rsidP="008128E9">
            <w:pPr>
              <w:rPr>
                <w:ins w:id="1029" w:author="Aleta Haflett" w:date="2014-11-03T13:19:00Z"/>
              </w:rPr>
            </w:pPr>
          </w:p>
        </w:tc>
      </w:tr>
      <w:tr w:rsidR="00580237" w14:paraId="5F6A0E94" w14:textId="77777777" w:rsidTr="00580237">
        <w:trPr>
          <w:ins w:id="1030" w:author="Aleta Haflett" w:date="2014-11-03T13:19:00Z"/>
        </w:trPr>
        <w:tc>
          <w:tcPr>
            <w:tcW w:w="468" w:type="dxa"/>
          </w:tcPr>
          <w:p w14:paraId="5E6D9E19" w14:textId="5AB728D1" w:rsidR="00580237" w:rsidRPr="005E0051" w:rsidRDefault="00580237" w:rsidP="008128E9">
            <w:pPr>
              <w:rPr>
                <w:sz w:val="20"/>
                <w:szCs w:val="20"/>
              </w:rPr>
            </w:pPr>
            <w:r>
              <w:rPr>
                <w:sz w:val="20"/>
                <w:szCs w:val="20"/>
              </w:rPr>
              <w:t>d</w:t>
            </w:r>
          </w:p>
        </w:tc>
        <w:tc>
          <w:tcPr>
            <w:tcW w:w="4338" w:type="dxa"/>
          </w:tcPr>
          <w:p w14:paraId="010F4087" w14:textId="338708E9" w:rsidR="00580237" w:rsidRPr="005E0051" w:rsidRDefault="00580237" w:rsidP="008128E9">
            <w:pPr>
              <w:rPr>
                <w:ins w:id="1031" w:author="Aleta Haflett" w:date="2014-11-03T13:19:00Z"/>
                <w:sz w:val="20"/>
                <w:szCs w:val="20"/>
              </w:rPr>
            </w:pPr>
            <w:ins w:id="1032" w:author="Aleta Haflett" w:date="2014-11-03T13:26:00Z">
              <w:r w:rsidRPr="005E0051">
                <w:rPr>
                  <w:sz w:val="20"/>
                  <w:szCs w:val="20"/>
                </w:rPr>
                <w:t>Livestock</w:t>
              </w:r>
            </w:ins>
          </w:p>
        </w:tc>
        <w:tc>
          <w:tcPr>
            <w:tcW w:w="2520" w:type="dxa"/>
          </w:tcPr>
          <w:p w14:paraId="412B34D0" w14:textId="77777777" w:rsidR="00580237" w:rsidRDefault="00580237" w:rsidP="008128E9">
            <w:pPr>
              <w:rPr>
                <w:ins w:id="1033" w:author="Aleta Haflett" w:date="2014-11-03T13:19:00Z"/>
              </w:rPr>
            </w:pPr>
          </w:p>
        </w:tc>
        <w:tc>
          <w:tcPr>
            <w:tcW w:w="2340" w:type="dxa"/>
          </w:tcPr>
          <w:p w14:paraId="3195EB21" w14:textId="77777777" w:rsidR="00580237" w:rsidRDefault="00580237" w:rsidP="008128E9">
            <w:pPr>
              <w:rPr>
                <w:ins w:id="1034" w:author="Aleta Haflett" w:date="2014-11-03T13:19:00Z"/>
              </w:rPr>
            </w:pPr>
          </w:p>
        </w:tc>
      </w:tr>
      <w:tr w:rsidR="00580237" w14:paraId="1EDF7EAB" w14:textId="77777777" w:rsidTr="00580237">
        <w:trPr>
          <w:ins w:id="1035" w:author="Aleta Haflett" w:date="2014-11-03T13:19:00Z"/>
        </w:trPr>
        <w:tc>
          <w:tcPr>
            <w:tcW w:w="468" w:type="dxa"/>
          </w:tcPr>
          <w:p w14:paraId="59FD1B3A" w14:textId="3FA5D33C" w:rsidR="00580237" w:rsidRPr="005E0051" w:rsidRDefault="00580237" w:rsidP="008128E9">
            <w:pPr>
              <w:rPr>
                <w:sz w:val="20"/>
                <w:szCs w:val="20"/>
              </w:rPr>
            </w:pPr>
            <w:r>
              <w:rPr>
                <w:sz w:val="20"/>
                <w:szCs w:val="20"/>
              </w:rPr>
              <w:t>e</w:t>
            </w:r>
          </w:p>
        </w:tc>
        <w:tc>
          <w:tcPr>
            <w:tcW w:w="4338" w:type="dxa"/>
          </w:tcPr>
          <w:p w14:paraId="02BE2973" w14:textId="2E56FB8D" w:rsidR="00580237" w:rsidRPr="005E0051" w:rsidRDefault="00580237" w:rsidP="008128E9">
            <w:pPr>
              <w:rPr>
                <w:ins w:id="1036" w:author="Aleta Haflett" w:date="2014-11-03T13:19:00Z"/>
                <w:sz w:val="20"/>
                <w:szCs w:val="20"/>
              </w:rPr>
            </w:pPr>
            <w:ins w:id="1037" w:author="Aleta Haflett" w:date="2014-11-03T13:26:00Z">
              <w:r w:rsidRPr="005E0051">
                <w:rPr>
                  <w:sz w:val="20"/>
                  <w:szCs w:val="20"/>
                </w:rPr>
                <w:t>Aquaculture/fish farming</w:t>
              </w:r>
            </w:ins>
          </w:p>
        </w:tc>
        <w:tc>
          <w:tcPr>
            <w:tcW w:w="2520" w:type="dxa"/>
          </w:tcPr>
          <w:p w14:paraId="5448C08C" w14:textId="77777777" w:rsidR="00580237" w:rsidRDefault="00580237" w:rsidP="008128E9">
            <w:pPr>
              <w:rPr>
                <w:ins w:id="1038" w:author="Aleta Haflett" w:date="2014-11-03T13:19:00Z"/>
              </w:rPr>
            </w:pPr>
          </w:p>
        </w:tc>
        <w:tc>
          <w:tcPr>
            <w:tcW w:w="2340" w:type="dxa"/>
          </w:tcPr>
          <w:p w14:paraId="060F954E" w14:textId="77777777" w:rsidR="00580237" w:rsidRDefault="00580237" w:rsidP="008128E9">
            <w:pPr>
              <w:rPr>
                <w:ins w:id="1039" w:author="Aleta Haflett" w:date="2014-11-03T13:19:00Z"/>
              </w:rPr>
            </w:pPr>
          </w:p>
        </w:tc>
      </w:tr>
      <w:tr w:rsidR="00580237" w14:paraId="25BD5033" w14:textId="77777777" w:rsidTr="00580237">
        <w:trPr>
          <w:ins w:id="1040" w:author="Aleta Haflett" w:date="2014-11-03T13:19:00Z"/>
        </w:trPr>
        <w:tc>
          <w:tcPr>
            <w:tcW w:w="468" w:type="dxa"/>
          </w:tcPr>
          <w:p w14:paraId="4D227D16" w14:textId="57A5818F" w:rsidR="00580237" w:rsidRPr="005E0051" w:rsidRDefault="00580237" w:rsidP="008128E9">
            <w:pPr>
              <w:rPr>
                <w:sz w:val="20"/>
                <w:szCs w:val="20"/>
              </w:rPr>
            </w:pPr>
            <w:r>
              <w:rPr>
                <w:sz w:val="20"/>
                <w:szCs w:val="20"/>
              </w:rPr>
              <w:t>f</w:t>
            </w:r>
          </w:p>
        </w:tc>
        <w:tc>
          <w:tcPr>
            <w:tcW w:w="4338" w:type="dxa"/>
          </w:tcPr>
          <w:p w14:paraId="7F0B3BD6" w14:textId="5E0A5317" w:rsidR="00580237" w:rsidRPr="005E0051" w:rsidRDefault="00580237" w:rsidP="008128E9">
            <w:pPr>
              <w:rPr>
                <w:ins w:id="1041" w:author="Aleta Haflett" w:date="2014-11-03T13:19:00Z"/>
                <w:sz w:val="20"/>
                <w:szCs w:val="20"/>
              </w:rPr>
            </w:pPr>
            <w:ins w:id="1042" w:author="Aleta Haflett" w:date="2014-11-03T13:26:00Z">
              <w:r w:rsidRPr="005E0051">
                <w:rPr>
                  <w:sz w:val="20"/>
                  <w:szCs w:val="20"/>
                </w:rPr>
                <w:t>Fishing</w:t>
              </w:r>
            </w:ins>
          </w:p>
        </w:tc>
        <w:tc>
          <w:tcPr>
            <w:tcW w:w="2520" w:type="dxa"/>
          </w:tcPr>
          <w:p w14:paraId="6D037926" w14:textId="77777777" w:rsidR="00580237" w:rsidRDefault="00580237" w:rsidP="008128E9">
            <w:pPr>
              <w:rPr>
                <w:ins w:id="1043" w:author="Aleta Haflett" w:date="2014-11-03T13:19:00Z"/>
              </w:rPr>
            </w:pPr>
          </w:p>
        </w:tc>
        <w:tc>
          <w:tcPr>
            <w:tcW w:w="2340" w:type="dxa"/>
          </w:tcPr>
          <w:p w14:paraId="394BA31D" w14:textId="77777777" w:rsidR="00580237" w:rsidRDefault="00580237" w:rsidP="008128E9">
            <w:pPr>
              <w:rPr>
                <w:ins w:id="1044" w:author="Aleta Haflett" w:date="2014-11-03T13:19:00Z"/>
              </w:rPr>
            </w:pPr>
          </w:p>
        </w:tc>
      </w:tr>
      <w:tr w:rsidR="00580237" w14:paraId="4E424A17" w14:textId="77777777" w:rsidTr="00580237">
        <w:trPr>
          <w:ins w:id="1045" w:author="Aleta Haflett" w:date="2014-11-03T13:19:00Z"/>
        </w:trPr>
        <w:tc>
          <w:tcPr>
            <w:tcW w:w="468" w:type="dxa"/>
          </w:tcPr>
          <w:p w14:paraId="1D8982B4" w14:textId="03681FD9" w:rsidR="00580237" w:rsidRPr="005E0051" w:rsidRDefault="00580237" w:rsidP="008128E9">
            <w:pPr>
              <w:rPr>
                <w:sz w:val="20"/>
                <w:szCs w:val="20"/>
              </w:rPr>
            </w:pPr>
            <w:r>
              <w:rPr>
                <w:sz w:val="20"/>
                <w:szCs w:val="20"/>
              </w:rPr>
              <w:t>g</w:t>
            </w:r>
          </w:p>
        </w:tc>
        <w:tc>
          <w:tcPr>
            <w:tcW w:w="4338" w:type="dxa"/>
          </w:tcPr>
          <w:p w14:paraId="6ABA8500" w14:textId="3F2585C4" w:rsidR="00580237" w:rsidRPr="005E0051" w:rsidRDefault="00580237" w:rsidP="008128E9">
            <w:pPr>
              <w:rPr>
                <w:ins w:id="1046" w:author="Aleta Haflett" w:date="2014-11-03T13:19:00Z"/>
                <w:sz w:val="20"/>
                <w:szCs w:val="20"/>
              </w:rPr>
            </w:pPr>
            <w:ins w:id="1047" w:author="Aleta Haflett" w:date="2014-11-03T13:27:00Z">
              <w:r w:rsidRPr="005E0051">
                <w:rPr>
                  <w:sz w:val="20"/>
                  <w:szCs w:val="20"/>
                </w:rPr>
                <w:t>Hunting</w:t>
              </w:r>
            </w:ins>
          </w:p>
        </w:tc>
        <w:tc>
          <w:tcPr>
            <w:tcW w:w="2520" w:type="dxa"/>
          </w:tcPr>
          <w:p w14:paraId="108D2DFD" w14:textId="77777777" w:rsidR="00580237" w:rsidRDefault="00580237" w:rsidP="008128E9">
            <w:pPr>
              <w:rPr>
                <w:ins w:id="1048" w:author="Aleta Haflett" w:date="2014-11-03T13:19:00Z"/>
              </w:rPr>
            </w:pPr>
          </w:p>
        </w:tc>
        <w:tc>
          <w:tcPr>
            <w:tcW w:w="2340" w:type="dxa"/>
          </w:tcPr>
          <w:p w14:paraId="132A0659" w14:textId="77777777" w:rsidR="00580237" w:rsidRDefault="00580237" w:rsidP="008128E9">
            <w:pPr>
              <w:rPr>
                <w:ins w:id="1049" w:author="Aleta Haflett" w:date="2014-11-03T13:19:00Z"/>
              </w:rPr>
            </w:pPr>
          </w:p>
        </w:tc>
      </w:tr>
      <w:tr w:rsidR="00580237" w14:paraId="2280A380" w14:textId="77777777" w:rsidTr="00580237">
        <w:trPr>
          <w:ins w:id="1050" w:author="Aleta Haflett" w:date="2014-11-03T13:22:00Z"/>
        </w:trPr>
        <w:tc>
          <w:tcPr>
            <w:tcW w:w="468" w:type="dxa"/>
          </w:tcPr>
          <w:p w14:paraId="0FFC853B" w14:textId="4C9A7397" w:rsidR="00580237" w:rsidRPr="005E0051" w:rsidRDefault="00580237" w:rsidP="008128E9">
            <w:pPr>
              <w:rPr>
                <w:sz w:val="20"/>
                <w:szCs w:val="20"/>
              </w:rPr>
            </w:pPr>
            <w:r>
              <w:rPr>
                <w:sz w:val="20"/>
                <w:szCs w:val="20"/>
              </w:rPr>
              <w:t>h</w:t>
            </w:r>
          </w:p>
        </w:tc>
        <w:tc>
          <w:tcPr>
            <w:tcW w:w="4338" w:type="dxa"/>
          </w:tcPr>
          <w:p w14:paraId="6C8A03A2" w14:textId="3F67E658" w:rsidR="00580237" w:rsidRPr="005E0051" w:rsidRDefault="00580237" w:rsidP="008128E9">
            <w:pPr>
              <w:rPr>
                <w:ins w:id="1051" w:author="Aleta Haflett" w:date="2014-11-03T13:22:00Z"/>
                <w:sz w:val="20"/>
                <w:szCs w:val="20"/>
              </w:rPr>
            </w:pPr>
            <w:ins w:id="1052" w:author="Aleta Haflett" w:date="2014-11-03T13:27:00Z">
              <w:r w:rsidRPr="005E0051">
                <w:rPr>
                  <w:sz w:val="20"/>
                  <w:szCs w:val="20"/>
                </w:rPr>
                <w:t>Processing of agricultural products for sale (crops, livestock, fish)</w:t>
              </w:r>
            </w:ins>
          </w:p>
        </w:tc>
        <w:tc>
          <w:tcPr>
            <w:tcW w:w="2520" w:type="dxa"/>
          </w:tcPr>
          <w:p w14:paraId="05BA49C1" w14:textId="77777777" w:rsidR="00580237" w:rsidRDefault="00580237" w:rsidP="008128E9">
            <w:pPr>
              <w:rPr>
                <w:ins w:id="1053" w:author="Aleta Haflett" w:date="2014-11-03T13:22:00Z"/>
              </w:rPr>
            </w:pPr>
          </w:p>
        </w:tc>
        <w:tc>
          <w:tcPr>
            <w:tcW w:w="2340" w:type="dxa"/>
          </w:tcPr>
          <w:p w14:paraId="56AC13CE" w14:textId="77777777" w:rsidR="00580237" w:rsidRDefault="00580237" w:rsidP="008128E9">
            <w:pPr>
              <w:rPr>
                <w:ins w:id="1054" w:author="Aleta Haflett" w:date="2014-11-03T13:22:00Z"/>
              </w:rPr>
            </w:pPr>
          </w:p>
        </w:tc>
      </w:tr>
      <w:tr w:rsidR="00580237" w14:paraId="61C02DC1" w14:textId="77777777" w:rsidTr="00580237">
        <w:trPr>
          <w:ins w:id="1055" w:author="Aleta Haflett" w:date="2014-11-03T13:22:00Z"/>
        </w:trPr>
        <w:tc>
          <w:tcPr>
            <w:tcW w:w="468" w:type="dxa"/>
          </w:tcPr>
          <w:p w14:paraId="5975FC84" w14:textId="5C5144B1" w:rsidR="00580237" w:rsidRPr="005E0051" w:rsidRDefault="00580237" w:rsidP="008128E9">
            <w:pPr>
              <w:rPr>
                <w:sz w:val="20"/>
                <w:szCs w:val="20"/>
              </w:rPr>
            </w:pPr>
            <w:r>
              <w:rPr>
                <w:sz w:val="20"/>
                <w:szCs w:val="20"/>
              </w:rPr>
              <w:t>i</w:t>
            </w:r>
          </w:p>
        </w:tc>
        <w:tc>
          <w:tcPr>
            <w:tcW w:w="4338" w:type="dxa"/>
          </w:tcPr>
          <w:p w14:paraId="3C0D1AED" w14:textId="658FD1F1" w:rsidR="00580237" w:rsidRPr="005E0051" w:rsidRDefault="00580237" w:rsidP="008128E9">
            <w:pPr>
              <w:rPr>
                <w:ins w:id="1056" w:author="Aleta Haflett" w:date="2014-11-03T13:22:00Z"/>
                <w:sz w:val="20"/>
                <w:szCs w:val="20"/>
              </w:rPr>
            </w:pPr>
            <w:ins w:id="1057" w:author="Aleta Haflett" w:date="2014-11-03T13:27:00Z">
              <w:r w:rsidRPr="005E0051">
                <w:rPr>
                  <w:sz w:val="20"/>
                  <w:szCs w:val="20"/>
                </w:rPr>
                <w:t>Collection/harvesting of wood products (timber, poles, etc)</w:t>
              </w:r>
            </w:ins>
          </w:p>
        </w:tc>
        <w:tc>
          <w:tcPr>
            <w:tcW w:w="2520" w:type="dxa"/>
          </w:tcPr>
          <w:p w14:paraId="5DCEBD21" w14:textId="77777777" w:rsidR="00580237" w:rsidRDefault="00580237" w:rsidP="008128E9">
            <w:pPr>
              <w:rPr>
                <w:ins w:id="1058" w:author="Aleta Haflett" w:date="2014-11-03T13:22:00Z"/>
              </w:rPr>
            </w:pPr>
          </w:p>
        </w:tc>
        <w:tc>
          <w:tcPr>
            <w:tcW w:w="2340" w:type="dxa"/>
          </w:tcPr>
          <w:p w14:paraId="5F3A7C52" w14:textId="77777777" w:rsidR="00580237" w:rsidRDefault="00580237" w:rsidP="008128E9">
            <w:pPr>
              <w:rPr>
                <w:ins w:id="1059" w:author="Aleta Haflett" w:date="2014-11-03T13:22:00Z"/>
              </w:rPr>
            </w:pPr>
          </w:p>
        </w:tc>
      </w:tr>
      <w:tr w:rsidR="00580237" w14:paraId="784FEFE9" w14:textId="77777777" w:rsidTr="00580237">
        <w:trPr>
          <w:ins w:id="1060" w:author="Aleta Haflett" w:date="2014-11-03T13:22:00Z"/>
        </w:trPr>
        <w:tc>
          <w:tcPr>
            <w:tcW w:w="468" w:type="dxa"/>
          </w:tcPr>
          <w:p w14:paraId="2C2FE42F" w14:textId="34C5162A" w:rsidR="00580237" w:rsidRPr="005E0051" w:rsidRDefault="00580237" w:rsidP="008128E9">
            <w:pPr>
              <w:rPr>
                <w:sz w:val="20"/>
                <w:szCs w:val="20"/>
              </w:rPr>
            </w:pPr>
            <w:r>
              <w:rPr>
                <w:sz w:val="20"/>
                <w:szCs w:val="20"/>
              </w:rPr>
              <w:t>j</w:t>
            </w:r>
          </w:p>
        </w:tc>
        <w:tc>
          <w:tcPr>
            <w:tcW w:w="4338" w:type="dxa"/>
          </w:tcPr>
          <w:p w14:paraId="24A82865" w14:textId="1E65385C" w:rsidR="00580237" w:rsidRPr="005E0051" w:rsidRDefault="00580237" w:rsidP="008128E9">
            <w:pPr>
              <w:rPr>
                <w:ins w:id="1061" w:author="Aleta Haflett" w:date="2014-11-03T13:22:00Z"/>
                <w:sz w:val="20"/>
                <w:szCs w:val="20"/>
              </w:rPr>
            </w:pPr>
            <w:ins w:id="1062" w:author="Aleta Haflett" w:date="2014-11-03T13:28:00Z">
              <w:r w:rsidRPr="005E0051">
                <w:rPr>
                  <w:sz w:val="20"/>
                  <w:szCs w:val="20"/>
                </w:rPr>
                <w:t>Collection of fuel wood</w:t>
              </w:r>
            </w:ins>
          </w:p>
        </w:tc>
        <w:tc>
          <w:tcPr>
            <w:tcW w:w="2520" w:type="dxa"/>
          </w:tcPr>
          <w:p w14:paraId="62227804" w14:textId="77777777" w:rsidR="00580237" w:rsidRDefault="00580237" w:rsidP="008128E9">
            <w:pPr>
              <w:rPr>
                <w:ins w:id="1063" w:author="Aleta Haflett" w:date="2014-11-03T13:22:00Z"/>
              </w:rPr>
            </w:pPr>
          </w:p>
        </w:tc>
        <w:tc>
          <w:tcPr>
            <w:tcW w:w="2340" w:type="dxa"/>
          </w:tcPr>
          <w:p w14:paraId="5F631CAD" w14:textId="77777777" w:rsidR="00580237" w:rsidRDefault="00580237" w:rsidP="008128E9">
            <w:pPr>
              <w:rPr>
                <w:ins w:id="1064" w:author="Aleta Haflett" w:date="2014-11-03T13:22:00Z"/>
              </w:rPr>
            </w:pPr>
          </w:p>
        </w:tc>
      </w:tr>
      <w:tr w:rsidR="00580237" w14:paraId="2B4589A0" w14:textId="77777777" w:rsidTr="00580237">
        <w:trPr>
          <w:ins w:id="1065" w:author="Aleta Haflett" w:date="2014-11-03T13:22:00Z"/>
        </w:trPr>
        <w:tc>
          <w:tcPr>
            <w:tcW w:w="468" w:type="dxa"/>
          </w:tcPr>
          <w:p w14:paraId="0D46E529" w14:textId="07F01743" w:rsidR="00580237" w:rsidRPr="005E0051" w:rsidRDefault="00580237" w:rsidP="008128E9">
            <w:pPr>
              <w:rPr>
                <w:sz w:val="20"/>
                <w:szCs w:val="20"/>
              </w:rPr>
            </w:pPr>
            <w:r>
              <w:rPr>
                <w:sz w:val="20"/>
                <w:szCs w:val="20"/>
              </w:rPr>
              <w:t>k</w:t>
            </w:r>
          </w:p>
        </w:tc>
        <w:tc>
          <w:tcPr>
            <w:tcW w:w="4338" w:type="dxa"/>
          </w:tcPr>
          <w:p w14:paraId="2DB3C065" w14:textId="4451B2D8" w:rsidR="00580237" w:rsidRPr="005E0051" w:rsidRDefault="00580237" w:rsidP="008128E9">
            <w:pPr>
              <w:rPr>
                <w:ins w:id="1066" w:author="Aleta Haflett" w:date="2014-11-03T13:22:00Z"/>
                <w:sz w:val="20"/>
                <w:szCs w:val="20"/>
              </w:rPr>
            </w:pPr>
            <w:ins w:id="1067" w:author="Aleta Haflett" w:date="2014-11-03T13:28:00Z">
              <w:r w:rsidRPr="005E0051">
                <w:rPr>
                  <w:sz w:val="20"/>
                  <w:szCs w:val="20"/>
                </w:rPr>
                <w:t>Production of charcoal</w:t>
              </w:r>
            </w:ins>
          </w:p>
        </w:tc>
        <w:tc>
          <w:tcPr>
            <w:tcW w:w="2520" w:type="dxa"/>
          </w:tcPr>
          <w:p w14:paraId="63E8BB2E" w14:textId="77777777" w:rsidR="00580237" w:rsidRDefault="00580237" w:rsidP="008128E9">
            <w:pPr>
              <w:rPr>
                <w:ins w:id="1068" w:author="Aleta Haflett" w:date="2014-11-03T13:22:00Z"/>
              </w:rPr>
            </w:pPr>
          </w:p>
        </w:tc>
        <w:tc>
          <w:tcPr>
            <w:tcW w:w="2340" w:type="dxa"/>
          </w:tcPr>
          <w:p w14:paraId="7261C167" w14:textId="77777777" w:rsidR="00580237" w:rsidRDefault="00580237" w:rsidP="008128E9">
            <w:pPr>
              <w:rPr>
                <w:ins w:id="1069" w:author="Aleta Haflett" w:date="2014-11-03T13:22:00Z"/>
              </w:rPr>
            </w:pPr>
          </w:p>
        </w:tc>
      </w:tr>
      <w:tr w:rsidR="00580237" w14:paraId="5007A517" w14:textId="77777777" w:rsidTr="00580237">
        <w:trPr>
          <w:ins w:id="1070" w:author="Aleta Haflett" w:date="2014-11-03T13:26:00Z"/>
        </w:trPr>
        <w:tc>
          <w:tcPr>
            <w:tcW w:w="468" w:type="dxa"/>
          </w:tcPr>
          <w:p w14:paraId="59F547BF" w14:textId="20B91C31" w:rsidR="00580237" w:rsidRPr="005E0051" w:rsidRDefault="00580237" w:rsidP="008128E9">
            <w:pPr>
              <w:rPr>
                <w:sz w:val="20"/>
                <w:szCs w:val="20"/>
              </w:rPr>
            </w:pPr>
            <w:r>
              <w:rPr>
                <w:sz w:val="20"/>
                <w:szCs w:val="20"/>
              </w:rPr>
              <w:t>l</w:t>
            </w:r>
          </w:p>
        </w:tc>
        <w:tc>
          <w:tcPr>
            <w:tcW w:w="4338" w:type="dxa"/>
          </w:tcPr>
          <w:p w14:paraId="15DF8331" w14:textId="73D1FD74" w:rsidR="00580237" w:rsidRPr="005E0051" w:rsidRDefault="00580237" w:rsidP="008128E9">
            <w:pPr>
              <w:rPr>
                <w:ins w:id="1071" w:author="Aleta Haflett" w:date="2014-11-03T13:26:00Z"/>
                <w:sz w:val="20"/>
                <w:szCs w:val="20"/>
              </w:rPr>
            </w:pPr>
            <w:ins w:id="1072" w:author="Aleta Haflett" w:date="2014-11-03T13:28:00Z">
              <w:r w:rsidRPr="005E0051">
                <w:rPr>
                  <w:sz w:val="20"/>
                  <w:szCs w:val="20"/>
                </w:rPr>
                <w:t>Collection/harvesting of non-wood food forest products (eg fruit)</w:t>
              </w:r>
            </w:ins>
          </w:p>
        </w:tc>
        <w:tc>
          <w:tcPr>
            <w:tcW w:w="2520" w:type="dxa"/>
          </w:tcPr>
          <w:p w14:paraId="3AB8A81F" w14:textId="77777777" w:rsidR="00580237" w:rsidRDefault="00580237" w:rsidP="008128E9">
            <w:pPr>
              <w:rPr>
                <w:ins w:id="1073" w:author="Aleta Haflett" w:date="2014-11-03T13:26:00Z"/>
              </w:rPr>
            </w:pPr>
          </w:p>
        </w:tc>
        <w:tc>
          <w:tcPr>
            <w:tcW w:w="2340" w:type="dxa"/>
          </w:tcPr>
          <w:p w14:paraId="59168560" w14:textId="77777777" w:rsidR="00580237" w:rsidRDefault="00580237" w:rsidP="008128E9">
            <w:pPr>
              <w:rPr>
                <w:ins w:id="1074" w:author="Aleta Haflett" w:date="2014-11-03T13:26:00Z"/>
              </w:rPr>
            </w:pPr>
          </w:p>
        </w:tc>
      </w:tr>
      <w:tr w:rsidR="00580237" w14:paraId="4EEA1D3A" w14:textId="77777777" w:rsidTr="00580237">
        <w:trPr>
          <w:ins w:id="1075" w:author="Aleta Haflett" w:date="2014-11-03T13:26:00Z"/>
        </w:trPr>
        <w:tc>
          <w:tcPr>
            <w:tcW w:w="468" w:type="dxa"/>
          </w:tcPr>
          <w:p w14:paraId="5183B216" w14:textId="787B35C6" w:rsidR="00580237" w:rsidRPr="005E0051" w:rsidRDefault="00580237" w:rsidP="008128E9">
            <w:pPr>
              <w:rPr>
                <w:sz w:val="20"/>
                <w:szCs w:val="20"/>
              </w:rPr>
            </w:pPr>
            <w:r>
              <w:rPr>
                <w:sz w:val="20"/>
                <w:szCs w:val="20"/>
              </w:rPr>
              <w:t>m</w:t>
            </w:r>
          </w:p>
        </w:tc>
        <w:tc>
          <w:tcPr>
            <w:tcW w:w="4338" w:type="dxa"/>
          </w:tcPr>
          <w:p w14:paraId="50554ECD" w14:textId="31CE46ED" w:rsidR="00580237" w:rsidRPr="001E617E" w:rsidRDefault="00580237" w:rsidP="008128E9">
            <w:pPr>
              <w:rPr>
                <w:ins w:id="1076" w:author="Aleta Haflett" w:date="2014-11-03T13:26:00Z"/>
                <w:sz w:val="20"/>
                <w:szCs w:val="20"/>
              </w:rPr>
            </w:pPr>
            <w:ins w:id="1077" w:author="Aleta Haflett" w:date="2014-11-03T13:29:00Z">
              <w:r w:rsidRPr="005E0051">
                <w:rPr>
                  <w:sz w:val="20"/>
                  <w:szCs w:val="20"/>
                </w:rPr>
                <w:t>Collection/h</w:t>
              </w:r>
            </w:ins>
            <w:ins w:id="1078" w:author="Aleta Haflett" w:date="2014-11-03T13:31:00Z">
              <w:r w:rsidRPr="005E0051">
                <w:rPr>
                  <w:sz w:val="20"/>
                  <w:szCs w:val="20"/>
                </w:rPr>
                <w:t>arvesting of non-wood forest products (other than food, e.g. rattan, fibres)</w:t>
              </w:r>
            </w:ins>
          </w:p>
        </w:tc>
        <w:tc>
          <w:tcPr>
            <w:tcW w:w="2520" w:type="dxa"/>
          </w:tcPr>
          <w:p w14:paraId="73BCFA71" w14:textId="77777777" w:rsidR="00580237" w:rsidRDefault="00580237" w:rsidP="008128E9">
            <w:pPr>
              <w:rPr>
                <w:ins w:id="1079" w:author="Aleta Haflett" w:date="2014-11-03T13:26:00Z"/>
              </w:rPr>
            </w:pPr>
          </w:p>
        </w:tc>
        <w:tc>
          <w:tcPr>
            <w:tcW w:w="2340" w:type="dxa"/>
          </w:tcPr>
          <w:p w14:paraId="33E0B770" w14:textId="77777777" w:rsidR="00580237" w:rsidRDefault="00580237" w:rsidP="008128E9">
            <w:pPr>
              <w:rPr>
                <w:ins w:id="1080" w:author="Aleta Haflett" w:date="2014-11-03T13:26:00Z"/>
              </w:rPr>
            </w:pPr>
          </w:p>
        </w:tc>
      </w:tr>
      <w:tr w:rsidR="00580237" w14:paraId="41345D70" w14:textId="77777777" w:rsidTr="00580237">
        <w:trPr>
          <w:ins w:id="1081" w:author="Aleta Haflett" w:date="2014-11-03T13:26:00Z"/>
        </w:trPr>
        <w:tc>
          <w:tcPr>
            <w:tcW w:w="468" w:type="dxa"/>
          </w:tcPr>
          <w:p w14:paraId="5F0B2808" w14:textId="29CAF30E" w:rsidR="00580237" w:rsidRPr="005E0051" w:rsidRDefault="00580237" w:rsidP="008128E9">
            <w:pPr>
              <w:rPr>
                <w:sz w:val="20"/>
                <w:szCs w:val="20"/>
              </w:rPr>
            </w:pPr>
            <w:r>
              <w:rPr>
                <w:sz w:val="20"/>
                <w:szCs w:val="20"/>
              </w:rPr>
              <w:t>n</w:t>
            </w:r>
          </w:p>
        </w:tc>
        <w:tc>
          <w:tcPr>
            <w:tcW w:w="4338" w:type="dxa"/>
          </w:tcPr>
          <w:p w14:paraId="0670163C" w14:textId="4453D47A" w:rsidR="00580237" w:rsidRPr="005E0051" w:rsidRDefault="00580237" w:rsidP="008128E9">
            <w:pPr>
              <w:rPr>
                <w:ins w:id="1082" w:author="Aleta Haflett" w:date="2014-11-03T13:26:00Z"/>
                <w:sz w:val="20"/>
                <w:szCs w:val="20"/>
              </w:rPr>
            </w:pPr>
            <w:ins w:id="1083" w:author="Aleta Haflett" w:date="2014-11-03T13:32:00Z">
              <w:r w:rsidRPr="005E0051">
                <w:rPr>
                  <w:sz w:val="20"/>
                  <w:szCs w:val="20"/>
                </w:rPr>
                <w:t>Processing of wood products (eg for furniture)</w:t>
              </w:r>
            </w:ins>
          </w:p>
        </w:tc>
        <w:tc>
          <w:tcPr>
            <w:tcW w:w="2520" w:type="dxa"/>
          </w:tcPr>
          <w:p w14:paraId="1511BF4F" w14:textId="77777777" w:rsidR="00580237" w:rsidRDefault="00580237" w:rsidP="008128E9">
            <w:pPr>
              <w:rPr>
                <w:ins w:id="1084" w:author="Aleta Haflett" w:date="2014-11-03T13:26:00Z"/>
              </w:rPr>
            </w:pPr>
          </w:p>
        </w:tc>
        <w:tc>
          <w:tcPr>
            <w:tcW w:w="2340" w:type="dxa"/>
          </w:tcPr>
          <w:p w14:paraId="64E5066D" w14:textId="77777777" w:rsidR="00580237" w:rsidRDefault="00580237" w:rsidP="008128E9">
            <w:pPr>
              <w:rPr>
                <w:ins w:id="1085" w:author="Aleta Haflett" w:date="2014-11-03T13:26:00Z"/>
              </w:rPr>
            </w:pPr>
          </w:p>
        </w:tc>
      </w:tr>
      <w:tr w:rsidR="00580237" w14:paraId="53ACA722" w14:textId="77777777" w:rsidTr="00580237">
        <w:trPr>
          <w:ins w:id="1086" w:author="Aleta Haflett" w:date="2014-11-03T13:26:00Z"/>
        </w:trPr>
        <w:tc>
          <w:tcPr>
            <w:tcW w:w="468" w:type="dxa"/>
          </w:tcPr>
          <w:p w14:paraId="3B391F55" w14:textId="69DB18F4" w:rsidR="00580237" w:rsidRPr="005E0051" w:rsidRDefault="00580237" w:rsidP="008128E9">
            <w:pPr>
              <w:rPr>
                <w:sz w:val="20"/>
                <w:szCs w:val="20"/>
              </w:rPr>
            </w:pPr>
            <w:r>
              <w:rPr>
                <w:sz w:val="20"/>
                <w:szCs w:val="20"/>
              </w:rPr>
              <w:t>o</w:t>
            </w:r>
          </w:p>
        </w:tc>
        <w:tc>
          <w:tcPr>
            <w:tcW w:w="4338" w:type="dxa"/>
          </w:tcPr>
          <w:p w14:paraId="10F1635D" w14:textId="4A0BA155" w:rsidR="00580237" w:rsidRPr="005E0051" w:rsidRDefault="00580237" w:rsidP="008128E9">
            <w:pPr>
              <w:rPr>
                <w:ins w:id="1087" w:author="Aleta Haflett" w:date="2014-11-03T13:26:00Z"/>
                <w:sz w:val="20"/>
                <w:szCs w:val="20"/>
              </w:rPr>
            </w:pPr>
            <w:ins w:id="1088" w:author="Aleta Haflett" w:date="2014-11-03T13:32:00Z">
              <w:r w:rsidRPr="005E0051">
                <w:rPr>
                  <w:sz w:val="20"/>
                  <w:szCs w:val="20"/>
                </w:rPr>
                <w:t>Processing  of non-wood forest products (food)</w:t>
              </w:r>
            </w:ins>
          </w:p>
        </w:tc>
        <w:tc>
          <w:tcPr>
            <w:tcW w:w="2520" w:type="dxa"/>
          </w:tcPr>
          <w:p w14:paraId="177D99D0" w14:textId="77777777" w:rsidR="00580237" w:rsidRDefault="00580237" w:rsidP="008128E9">
            <w:pPr>
              <w:rPr>
                <w:ins w:id="1089" w:author="Aleta Haflett" w:date="2014-11-03T13:26:00Z"/>
              </w:rPr>
            </w:pPr>
          </w:p>
        </w:tc>
        <w:tc>
          <w:tcPr>
            <w:tcW w:w="2340" w:type="dxa"/>
          </w:tcPr>
          <w:p w14:paraId="48828ECA" w14:textId="77777777" w:rsidR="00580237" w:rsidRDefault="00580237" w:rsidP="008128E9">
            <w:pPr>
              <w:rPr>
                <w:ins w:id="1090" w:author="Aleta Haflett" w:date="2014-11-03T13:26:00Z"/>
              </w:rPr>
            </w:pPr>
          </w:p>
        </w:tc>
      </w:tr>
      <w:tr w:rsidR="00580237" w14:paraId="2AC007DD" w14:textId="77777777" w:rsidTr="00580237">
        <w:trPr>
          <w:ins w:id="1091" w:author="Aleta Haflett" w:date="2014-11-03T13:26:00Z"/>
        </w:trPr>
        <w:tc>
          <w:tcPr>
            <w:tcW w:w="468" w:type="dxa"/>
          </w:tcPr>
          <w:p w14:paraId="0C1DFD66" w14:textId="155943AD" w:rsidR="00580237" w:rsidRDefault="00580237" w:rsidP="008128E9">
            <w:pPr>
              <w:rPr>
                <w:sz w:val="20"/>
                <w:szCs w:val="20"/>
              </w:rPr>
            </w:pPr>
            <w:r>
              <w:rPr>
                <w:sz w:val="20"/>
                <w:szCs w:val="20"/>
              </w:rPr>
              <w:t>p</w:t>
            </w:r>
          </w:p>
        </w:tc>
        <w:tc>
          <w:tcPr>
            <w:tcW w:w="4338" w:type="dxa"/>
          </w:tcPr>
          <w:p w14:paraId="2194B5B2" w14:textId="1973D779" w:rsidR="00580237" w:rsidRPr="005E0051" w:rsidRDefault="00580237" w:rsidP="008128E9">
            <w:pPr>
              <w:rPr>
                <w:ins w:id="1092" w:author="Aleta Haflett" w:date="2014-11-03T13:26:00Z"/>
                <w:sz w:val="20"/>
                <w:szCs w:val="20"/>
              </w:rPr>
            </w:pPr>
            <w:ins w:id="1093" w:author="Aleta Haflett" w:date="2014-11-03T13:33:00Z">
              <w:r>
                <w:rPr>
                  <w:sz w:val="20"/>
                  <w:szCs w:val="20"/>
                </w:rPr>
                <w:t>Processing of non-wood forest products (other than food)</w:t>
              </w:r>
            </w:ins>
          </w:p>
        </w:tc>
        <w:tc>
          <w:tcPr>
            <w:tcW w:w="2520" w:type="dxa"/>
          </w:tcPr>
          <w:p w14:paraId="610B282E" w14:textId="77777777" w:rsidR="00580237" w:rsidRDefault="00580237" w:rsidP="008128E9">
            <w:pPr>
              <w:rPr>
                <w:ins w:id="1094" w:author="Aleta Haflett" w:date="2014-11-03T13:26:00Z"/>
              </w:rPr>
            </w:pPr>
          </w:p>
        </w:tc>
        <w:tc>
          <w:tcPr>
            <w:tcW w:w="2340" w:type="dxa"/>
          </w:tcPr>
          <w:p w14:paraId="04116799" w14:textId="77777777" w:rsidR="00580237" w:rsidRDefault="00580237" w:rsidP="008128E9">
            <w:pPr>
              <w:rPr>
                <w:ins w:id="1095" w:author="Aleta Haflett" w:date="2014-11-03T13:26:00Z"/>
              </w:rPr>
            </w:pPr>
          </w:p>
        </w:tc>
      </w:tr>
      <w:tr w:rsidR="00580237" w14:paraId="227BF7F2" w14:textId="77777777" w:rsidTr="00580237">
        <w:trPr>
          <w:ins w:id="1096" w:author="Aleta Haflett" w:date="2014-11-03T13:26:00Z"/>
        </w:trPr>
        <w:tc>
          <w:tcPr>
            <w:tcW w:w="468" w:type="dxa"/>
          </w:tcPr>
          <w:p w14:paraId="073ED61D" w14:textId="1C860111" w:rsidR="00580237" w:rsidRDefault="00580237" w:rsidP="008128E9">
            <w:pPr>
              <w:rPr>
                <w:sz w:val="20"/>
                <w:szCs w:val="20"/>
              </w:rPr>
            </w:pPr>
            <w:r>
              <w:rPr>
                <w:sz w:val="20"/>
                <w:szCs w:val="20"/>
              </w:rPr>
              <w:t>q</w:t>
            </w:r>
          </w:p>
        </w:tc>
        <w:tc>
          <w:tcPr>
            <w:tcW w:w="4338" w:type="dxa"/>
          </w:tcPr>
          <w:p w14:paraId="4A291348" w14:textId="758EED9F" w:rsidR="00580237" w:rsidRPr="005E0051" w:rsidRDefault="00580237" w:rsidP="008128E9">
            <w:pPr>
              <w:rPr>
                <w:ins w:id="1097" w:author="Aleta Haflett" w:date="2014-11-03T13:26:00Z"/>
                <w:sz w:val="20"/>
                <w:szCs w:val="20"/>
              </w:rPr>
            </w:pPr>
            <w:ins w:id="1098" w:author="Aleta Haflett" w:date="2014-11-03T13:33:00Z">
              <w:r>
                <w:rPr>
                  <w:sz w:val="20"/>
                  <w:szCs w:val="20"/>
                </w:rPr>
                <w:t xml:space="preserve">Tree nurseries </w:t>
              </w:r>
            </w:ins>
          </w:p>
        </w:tc>
        <w:tc>
          <w:tcPr>
            <w:tcW w:w="2520" w:type="dxa"/>
          </w:tcPr>
          <w:p w14:paraId="24D58022" w14:textId="77777777" w:rsidR="00580237" w:rsidRDefault="00580237" w:rsidP="008128E9">
            <w:pPr>
              <w:rPr>
                <w:ins w:id="1099" w:author="Aleta Haflett" w:date="2014-11-03T13:26:00Z"/>
              </w:rPr>
            </w:pPr>
          </w:p>
        </w:tc>
        <w:tc>
          <w:tcPr>
            <w:tcW w:w="2340" w:type="dxa"/>
          </w:tcPr>
          <w:p w14:paraId="2DA15D10" w14:textId="77777777" w:rsidR="00580237" w:rsidRDefault="00580237" w:rsidP="008128E9">
            <w:pPr>
              <w:rPr>
                <w:ins w:id="1100" w:author="Aleta Haflett" w:date="2014-11-03T13:26:00Z"/>
              </w:rPr>
            </w:pPr>
          </w:p>
        </w:tc>
      </w:tr>
      <w:tr w:rsidR="00580237" w14:paraId="7956F4C0" w14:textId="77777777" w:rsidTr="00580237">
        <w:trPr>
          <w:ins w:id="1101" w:author="Aleta Haflett" w:date="2014-11-03T13:26:00Z"/>
        </w:trPr>
        <w:tc>
          <w:tcPr>
            <w:tcW w:w="468" w:type="dxa"/>
          </w:tcPr>
          <w:p w14:paraId="38998CE6" w14:textId="5BE3AC03" w:rsidR="00580237" w:rsidRDefault="00580237" w:rsidP="008128E9">
            <w:pPr>
              <w:rPr>
                <w:sz w:val="20"/>
                <w:szCs w:val="20"/>
              </w:rPr>
            </w:pPr>
            <w:r>
              <w:rPr>
                <w:sz w:val="20"/>
                <w:szCs w:val="20"/>
              </w:rPr>
              <w:t>r</w:t>
            </w:r>
          </w:p>
        </w:tc>
        <w:tc>
          <w:tcPr>
            <w:tcW w:w="4338" w:type="dxa"/>
          </w:tcPr>
          <w:p w14:paraId="08E3BD2F" w14:textId="10A8D900" w:rsidR="00580237" w:rsidRPr="005E0051" w:rsidRDefault="00580237" w:rsidP="008128E9">
            <w:pPr>
              <w:rPr>
                <w:ins w:id="1102" w:author="Aleta Haflett" w:date="2014-11-03T13:26:00Z"/>
                <w:sz w:val="20"/>
                <w:szCs w:val="20"/>
              </w:rPr>
            </w:pPr>
            <w:ins w:id="1103" w:author="Aleta Haflett" w:date="2014-11-03T13:33:00Z">
              <w:r>
                <w:rPr>
                  <w:sz w:val="20"/>
                  <w:szCs w:val="20"/>
                </w:rPr>
                <w:t>Handicrafts</w:t>
              </w:r>
            </w:ins>
          </w:p>
        </w:tc>
        <w:tc>
          <w:tcPr>
            <w:tcW w:w="2520" w:type="dxa"/>
          </w:tcPr>
          <w:p w14:paraId="23DD6561" w14:textId="77777777" w:rsidR="00580237" w:rsidRDefault="00580237" w:rsidP="008128E9">
            <w:pPr>
              <w:rPr>
                <w:ins w:id="1104" w:author="Aleta Haflett" w:date="2014-11-03T13:26:00Z"/>
              </w:rPr>
            </w:pPr>
          </w:p>
        </w:tc>
        <w:tc>
          <w:tcPr>
            <w:tcW w:w="2340" w:type="dxa"/>
          </w:tcPr>
          <w:p w14:paraId="7F8701A4" w14:textId="77777777" w:rsidR="00580237" w:rsidRDefault="00580237" w:rsidP="008128E9">
            <w:pPr>
              <w:rPr>
                <w:ins w:id="1105" w:author="Aleta Haflett" w:date="2014-11-03T13:26:00Z"/>
              </w:rPr>
            </w:pPr>
          </w:p>
        </w:tc>
      </w:tr>
      <w:tr w:rsidR="00580237" w14:paraId="35C25A6D" w14:textId="77777777" w:rsidTr="00580237">
        <w:trPr>
          <w:ins w:id="1106" w:author="Aleta Haflett" w:date="2014-11-03T13:26:00Z"/>
        </w:trPr>
        <w:tc>
          <w:tcPr>
            <w:tcW w:w="468" w:type="dxa"/>
          </w:tcPr>
          <w:p w14:paraId="3F632E36" w14:textId="484AC9D4" w:rsidR="00580237" w:rsidRDefault="00580237" w:rsidP="008128E9">
            <w:pPr>
              <w:rPr>
                <w:sz w:val="20"/>
                <w:szCs w:val="20"/>
              </w:rPr>
            </w:pPr>
            <w:r>
              <w:rPr>
                <w:sz w:val="20"/>
                <w:szCs w:val="20"/>
              </w:rPr>
              <w:t>s</w:t>
            </w:r>
          </w:p>
        </w:tc>
        <w:tc>
          <w:tcPr>
            <w:tcW w:w="4338" w:type="dxa"/>
          </w:tcPr>
          <w:p w14:paraId="17F8537A" w14:textId="75BF1A5C" w:rsidR="00580237" w:rsidRPr="005E0051" w:rsidRDefault="00580237" w:rsidP="008128E9">
            <w:pPr>
              <w:rPr>
                <w:ins w:id="1107" w:author="Aleta Haflett" w:date="2014-11-03T13:26:00Z"/>
                <w:sz w:val="20"/>
                <w:szCs w:val="20"/>
              </w:rPr>
            </w:pPr>
            <w:ins w:id="1108" w:author="Aleta Haflett" w:date="2014-11-03T13:33:00Z">
              <w:r>
                <w:rPr>
                  <w:sz w:val="20"/>
                  <w:szCs w:val="20"/>
                </w:rPr>
                <w:t>Brick molding</w:t>
              </w:r>
            </w:ins>
          </w:p>
        </w:tc>
        <w:tc>
          <w:tcPr>
            <w:tcW w:w="2520" w:type="dxa"/>
          </w:tcPr>
          <w:p w14:paraId="2CA72E30" w14:textId="77777777" w:rsidR="00580237" w:rsidRDefault="00580237" w:rsidP="008128E9">
            <w:pPr>
              <w:rPr>
                <w:ins w:id="1109" w:author="Aleta Haflett" w:date="2014-11-03T13:26:00Z"/>
              </w:rPr>
            </w:pPr>
          </w:p>
        </w:tc>
        <w:tc>
          <w:tcPr>
            <w:tcW w:w="2340" w:type="dxa"/>
          </w:tcPr>
          <w:p w14:paraId="24A3AA20" w14:textId="77777777" w:rsidR="00580237" w:rsidRDefault="00580237" w:rsidP="008128E9">
            <w:pPr>
              <w:rPr>
                <w:ins w:id="1110" w:author="Aleta Haflett" w:date="2014-11-03T13:26:00Z"/>
              </w:rPr>
            </w:pPr>
          </w:p>
        </w:tc>
      </w:tr>
      <w:tr w:rsidR="00580237" w14:paraId="0CBC2585" w14:textId="77777777" w:rsidTr="00580237">
        <w:trPr>
          <w:ins w:id="1111" w:author="Aleta Haflett" w:date="2014-11-03T13:26:00Z"/>
        </w:trPr>
        <w:tc>
          <w:tcPr>
            <w:tcW w:w="468" w:type="dxa"/>
          </w:tcPr>
          <w:p w14:paraId="5EE77312" w14:textId="782DA294" w:rsidR="00580237" w:rsidRDefault="00580237" w:rsidP="008128E9">
            <w:pPr>
              <w:rPr>
                <w:sz w:val="20"/>
                <w:szCs w:val="20"/>
              </w:rPr>
            </w:pPr>
            <w:r>
              <w:rPr>
                <w:sz w:val="20"/>
                <w:szCs w:val="20"/>
              </w:rPr>
              <w:t>t</w:t>
            </w:r>
          </w:p>
        </w:tc>
        <w:tc>
          <w:tcPr>
            <w:tcW w:w="4338" w:type="dxa"/>
          </w:tcPr>
          <w:p w14:paraId="7C13E867" w14:textId="5AF0B1F2" w:rsidR="00580237" w:rsidRPr="005E0051" w:rsidRDefault="00580237" w:rsidP="008128E9">
            <w:pPr>
              <w:rPr>
                <w:ins w:id="1112" w:author="Aleta Haflett" w:date="2014-11-03T13:26:00Z"/>
                <w:sz w:val="20"/>
                <w:szCs w:val="20"/>
              </w:rPr>
            </w:pPr>
            <w:ins w:id="1113" w:author="Aleta Haflett" w:date="2014-11-03T13:33:00Z">
              <w:r>
                <w:rPr>
                  <w:sz w:val="20"/>
                  <w:szCs w:val="20"/>
                </w:rPr>
                <w:t>Own business (trade in goods or services)</w:t>
              </w:r>
            </w:ins>
          </w:p>
        </w:tc>
        <w:tc>
          <w:tcPr>
            <w:tcW w:w="2520" w:type="dxa"/>
          </w:tcPr>
          <w:p w14:paraId="22C7AB56" w14:textId="77777777" w:rsidR="00580237" w:rsidRDefault="00580237" w:rsidP="008128E9">
            <w:pPr>
              <w:rPr>
                <w:ins w:id="1114" w:author="Aleta Haflett" w:date="2014-11-03T13:26:00Z"/>
              </w:rPr>
            </w:pPr>
          </w:p>
        </w:tc>
        <w:tc>
          <w:tcPr>
            <w:tcW w:w="2340" w:type="dxa"/>
          </w:tcPr>
          <w:p w14:paraId="6104B5B7" w14:textId="77777777" w:rsidR="00580237" w:rsidRDefault="00580237" w:rsidP="008128E9">
            <w:pPr>
              <w:rPr>
                <w:ins w:id="1115" w:author="Aleta Haflett" w:date="2014-11-03T13:26:00Z"/>
              </w:rPr>
            </w:pPr>
          </w:p>
        </w:tc>
      </w:tr>
    </w:tbl>
    <w:p w14:paraId="09C2FC6F" w14:textId="77777777" w:rsidR="00580237" w:rsidRDefault="00580237"/>
    <w:tbl>
      <w:tblPr>
        <w:tblStyle w:val="TableGrid"/>
        <w:tblW w:w="9666" w:type="dxa"/>
        <w:tblLayout w:type="fixed"/>
        <w:tblLook w:val="04A0" w:firstRow="1" w:lastRow="0" w:firstColumn="1" w:lastColumn="0" w:noHBand="0" w:noVBand="1"/>
      </w:tblPr>
      <w:tblGrid>
        <w:gridCol w:w="468"/>
        <w:gridCol w:w="4338"/>
        <w:gridCol w:w="2520"/>
        <w:gridCol w:w="2340"/>
      </w:tblGrid>
      <w:tr w:rsidR="00580237" w:rsidRPr="001E617E" w14:paraId="7BA8D958" w14:textId="77777777" w:rsidTr="00580237">
        <w:trPr>
          <w:ins w:id="1116" w:author="Aleta Haflett" w:date="2014-11-03T13:34:00Z"/>
        </w:trPr>
        <w:tc>
          <w:tcPr>
            <w:tcW w:w="468" w:type="dxa"/>
          </w:tcPr>
          <w:p w14:paraId="67937F4C" w14:textId="77777777" w:rsidR="00580237" w:rsidRPr="001E617E" w:rsidRDefault="00580237" w:rsidP="001E617E">
            <w:pPr>
              <w:rPr>
                <w:b/>
              </w:rPr>
            </w:pPr>
          </w:p>
        </w:tc>
        <w:tc>
          <w:tcPr>
            <w:tcW w:w="4338" w:type="dxa"/>
          </w:tcPr>
          <w:p w14:paraId="5FCA1973" w14:textId="7342DFE0" w:rsidR="00580237" w:rsidRPr="001E617E" w:rsidRDefault="00580237" w:rsidP="001E617E">
            <w:pPr>
              <w:rPr>
                <w:ins w:id="1117" w:author="Aleta Haflett" w:date="2014-11-03T13:34:00Z"/>
                <w:b/>
              </w:rPr>
            </w:pPr>
            <w:ins w:id="1118" w:author="Aleta Haflett" w:date="2014-11-03T13:34:00Z">
              <w:r w:rsidRPr="001E617E">
                <w:rPr>
                  <w:b/>
                </w:rPr>
                <w:t>Sources of income</w:t>
              </w:r>
            </w:ins>
          </w:p>
        </w:tc>
        <w:tc>
          <w:tcPr>
            <w:tcW w:w="2520" w:type="dxa"/>
          </w:tcPr>
          <w:p w14:paraId="673F2CCA" w14:textId="1C535933" w:rsidR="00580237" w:rsidRPr="001E617E" w:rsidRDefault="00580237" w:rsidP="001E617E">
            <w:pPr>
              <w:rPr>
                <w:ins w:id="1119" w:author="Aleta Haflett" w:date="2014-11-03T13:34:00Z"/>
                <w:b/>
              </w:rPr>
            </w:pPr>
            <w:r>
              <w:rPr>
                <w:b/>
              </w:rPr>
              <w:t xml:space="preserve">K.1 </w:t>
            </w:r>
            <w:ins w:id="1120" w:author="Aleta Haflett" w:date="2014-11-03T13:34:00Z">
              <w:r w:rsidRPr="001E617E">
                <w:rPr>
                  <w:b/>
                </w:rPr>
                <w:t xml:space="preserve">During the last 12 months, has anyone in your household earned income from &lt;source&gt;? </w:t>
              </w:r>
            </w:ins>
          </w:p>
          <w:p w14:paraId="7DA61D51" w14:textId="77777777" w:rsidR="00580237" w:rsidRPr="001E617E" w:rsidRDefault="00580237" w:rsidP="001E617E">
            <w:pPr>
              <w:rPr>
                <w:ins w:id="1121" w:author="Aleta Haflett" w:date="2014-11-03T13:34:00Z"/>
                <w:b/>
              </w:rPr>
            </w:pPr>
            <w:ins w:id="1122" w:author="Aleta Haflett" w:date="2014-11-03T13:34:00Z">
              <w:r w:rsidRPr="001E617E">
                <w:rPr>
                  <w:b/>
                </w:rPr>
                <w:t>0=No</w:t>
              </w:r>
            </w:ins>
          </w:p>
          <w:p w14:paraId="68BFA7C1" w14:textId="77777777" w:rsidR="00580237" w:rsidRPr="001E617E" w:rsidRDefault="00580237" w:rsidP="001E617E">
            <w:pPr>
              <w:rPr>
                <w:ins w:id="1123" w:author="Aleta Haflett" w:date="2014-11-03T13:34:00Z"/>
                <w:b/>
              </w:rPr>
            </w:pPr>
            <w:ins w:id="1124" w:author="Aleta Haflett" w:date="2014-11-03T13:34:00Z">
              <w:r w:rsidRPr="001E617E">
                <w:rPr>
                  <w:b/>
                </w:rPr>
                <w:t>1=Yes</w:t>
              </w:r>
            </w:ins>
          </w:p>
          <w:p w14:paraId="1B9396B8" w14:textId="77777777" w:rsidR="00580237" w:rsidRPr="001E617E" w:rsidRDefault="00580237" w:rsidP="001E617E">
            <w:pPr>
              <w:rPr>
                <w:ins w:id="1125" w:author="Aleta Haflett" w:date="2014-11-03T13:34:00Z"/>
                <w:b/>
              </w:rPr>
            </w:pPr>
            <w:ins w:id="1126" w:author="Aleta Haflett" w:date="2014-11-03T13:34:00Z">
              <w:r w:rsidRPr="001E617E">
                <w:rPr>
                  <w:b/>
                </w:rPr>
                <w:t>If 0, skip to next income source</w:t>
              </w:r>
            </w:ins>
          </w:p>
        </w:tc>
        <w:tc>
          <w:tcPr>
            <w:tcW w:w="2340" w:type="dxa"/>
          </w:tcPr>
          <w:p w14:paraId="0809D123" w14:textId="4491C667" w:rsidR="00580237" w:rsidRPr="001E617E" w:rsidRDefault="00580237" w:rsidP="001E617E">
            <w:pPr>
              <w:rPr>
                <w:ins w:id="1127" w:author="Aleta Haflett" w:date="2014-11-03T13:34:00Z"/>
                <w:b/>
              </w:rPr>
            </w:pPr>
            <w:r>
              <w:rPr>
                <w:b/>
              </w:rPr>
              <w:t xml:space="preserve">K.2 </w:t>
            </w:r>
            <w:commentRangeStart w:id="1128"/>
            <w:ins w:id="1129" w:author="Aleta Haflett" w:date="2014-11-03T13:34:00Z">
              <w:r w:rsidRPr="001E617E">
                <w:rPr>
                  <w:b/>
                </w:rPr>
                <w:t xml:space="preserve">What proportion of your household income is &lt;source&gt;?  </w:t>
              </w:r>
              <w:commentRangeEnd w:id="1128"/>
              <w:r w:rsidRPr="001E617E">
                <w:rPr>
                  <w:rStyle w:val="CommentReference"/>
                  <w:b/>
                </w:rPr>
                <w:commentReference w:id="1128"/>
              </w:r>
            </w:ins>
          </w:p>
        </w:tc>
      </w:tr>
      <w:tr w:rsidR="00580237" w14:paraId="189D9E13" w14:textId="77777777" w:rsidTr="00580237">
        <w:trPr>
          <w:ins w:id="1130" w:author="Aleta Haflett" w:date="2014-11-03T13:34:00Z"/>
        </w:trPr>
        <w:tc>
          <w:tcPr>
            <w:tcW w:w="468" w:type="dxa"/>
          </w:tcPr>
          <w:p w14:paraId="05B6E001" w14:textId="185ADAC2" w:rsidR="00580237" w:rsidRDefault="00580237" w:rsidP="001E617E">
            <w:pPr>
              <w:rPr>
                <w:sz w:val="20"/>
                <w:szCs w:val="20"/>
              </w:rPr>
            </w:pPr>
            <w:r>
              <w:rPr>
                <w:sz w:val="20"/>
                <w:szCs w:val="20"/>
              </w:rPr>
              <w:t>u</w:t>
            </w:r>
          </w:p>
        </w:tc>
        <w:tc>
          <w:tcPr>
            <w:tcW w:w="4338" w:type="dxa"/>
          </w:tcPr>
          <w:p w14:paraId="17A6F690" w14:textId="2087683E" w:rsidR="00580237" w:rsidRPr="005E0051" w:rsidRDefault="00580237" w:rsidP="001E617E">
            <w:pPr>
              <w:rPr>
                <w:ins w:id="1131" w:author="Aleta Haflett" w:date="2014-11-03T13:34:00Z"/>
                <w:sz w:val="20"/>
                <w:szCs w:val="20"/>
              </w:rPr>
            </w:pPr>
            <w:ins w:id="1132" w:author="Aleta Haflett" w:date="2014-11-03T13:36:00Z">
              <w:r>
                <w:rPr>
                  <w:sz w:val="20"/>
                  <w:szCs w:val="20"/>
                </w:rPr>
                <w:t>Employment in forestry sector</w:t>
              </w:r>
            </w:ins>
          </w:p>
        </w:tc>
        <w:tc>
          <w:tcPr>
            <w:tcW w:w="2520" w:type="dxa"/>
          </w:tcPr>
          <w:p w14:paraId="7B4DB3DF" w14:textId="77777777" w:rsidR="00580237" w:rsidRDefault="00580237" w:rsidP="001E617E">
            <w:pPr>
              <w:rPr>
                <w:ins w:id="1133" w:author="Aleta Haflett" w:date="2014-11-03T13:34:00Z"/>
              </w:rPr>
            </w:pPr>
          </w:p>
        </w:tc>
        <w:tc>
          <w:tcPr>
            <w:tcW w:w="2340" w:type="dxa"/>
          </w:tcPr>
          <w:p w14:paraId="6EFA6FBD" w14:textId="77777777" w:rsidR="00580237" w:rsidRDefault="00580237" w:rsidP="001E617E">
            <w:pPr>
              <w:rPr>
                <w:ins w:id="1134" w:author="Aleta Haflett" w:date="2014-11-03T13:34:00Z"/>
              </w:rPr>
            </w:pPr>
          </w:p>
        </w:tc>
      </w:tr>
      <w:tr w:rsidR="00580237" w14:paraId="5ADF34B1" w14:textId="77777777" w:rsidTr="00580237">
        <w:trPr>
          <w:ins w:id="1135" w:author="Aleta Haflett" w:date="2014-11-03T13:34:00Z"/>
        </w:trPr>
        <w:tc>
          <w:tcPr>
            <w:tcW w:w="468" w:type="dxa"/>
          </w:tcPr>
          <w:p w14:paraId="75F58AEE" w14:textId="7087134C" w:rsidR="00580237" w:rsidRDefault="00580237" w:rsidP="001E617E">
            <w:pPr>
              <w:rPr>
                <w:sz w:val="20"/>
                <w:szCs w:val="20"/>
              </w:rPr>
            </w:pPr>
            <w:r>
              <w:rPr>
                <w:sz w:val="20"/>
                <w:szCs w:val="20"/>
              </w:rPr>
              <w:t>v</w:t>
            </w:r>
          </w:p>
        </w:tc>
        <w:tc>
          <w:tcPr>
            <w:tcW w:w="4338" w:type="dxa"/>
          </w:tcPr>
          <w:p w14:paraId="71C5EE7B" w14:textId="53BC32CB" w:rsidR="00580237" w:rsidRPr="005E0051" w:rsidRDefault="00580237" w:rsidP="001E617E">
            <w:pPr>
              <w:rPr>
                <w:ins w:id="1136" w:author="Aleta Haflett" w:date="2014-11-03T13:34:00Z"/>
                <w:sz w:val="20"/>
                <w:szCs w:val="20"/>
              </w:rPr>
            </w:pPr>
            <w:ins w:id="1137" w:author="Aleta Haflett" w:date="2014-11-03T13:36:00Z">
              <w:r>
                <w:rPr>
                  <w:sz w:val="20"/>
                  <w:szCs w:val="20"/>
                </w:rPr>
                <w:t>Employment in agriculture sector</w:t>
              </w:r>
            </w:ins>
          </w:p>
        </w:tc>
        <w:tc>
          <w:tcPr>
            <w:tcW w:w="2520" w:type="dxa"/>
          </w:tcPr>
          <w:p w14:paraId="515ACBA2" w14:textId="77777777" w:rsidR="00580237" w:rsidRDefault="00580237" w:rsidP="001E617E">
            <w:pPr>
              <w:rPr>
                <w:ins w:id="1138" w:author="Aleta Haflett" w:date="2014-11-03T13:34:00Z"/>
              </w:rPr>
            </w:pPr>
          </w:p>
        </w:tc>
        <w:tc>
          <w:tcPr>
            <w:tcW w:w="2340" w:type="dxa"/>
          </w:tcPr>
          <w:p w14:paraId="2342F5DF" w14:textId="77777777" w:rsidR="00580237" w:rsidRDefault="00580237" w:rsidP="001E617E">
            <w:pPr>
              <w:rPr>
                <w:ins w:id="1139" w:author="Aleta Haflett" w:date="2014-11-03T13:34:00Z"/>
              </w:rPr>
            </w:pPr>
          </w:p>
        </w:tc>
      </w:tr>
      <w:tr w:rsidR="00580237" w14:paraId="143C840D" w14:textId="77777777" w:rsidTr="00580237">
        <w:trPr>
          <w:ins w:id="1140" w:author="Aleta Haflett" w:date="2014-11-03T13:34:00Z"/>
        </w:trPr>
        <w:tc>
          <w:tcPr>
            <w:tcW w:w="468" w:type="dxa"/>
          </w:tcPr>
          <w:p w14:paraId="1039E1D1" w14:textId="08FC4E1D" w:rsidR="00580237" w:rsidRDefault="00580237" w:rsidP="001E617E">
            <w:pPr>
              <w:rPr>
                <w:sz w:val="20"/>
                <w:szCs w:val="20"/>
              </w:rPr>
            </w:pPr>
            <w:r>
              <w:rPr>
                <w:sz w:val="20"/>
                <w:szCs w:val="20"/>
              </w:rPr>
              <w:t>w</w:t>
            </w:r>
          </w:p>
        </w:tc>
        <w:tc>
          <w:tcPr>
            <w:tcW w:w="4338" w:type="dxa"/>
          </w:tcPr>
          <w:p w14:paraId="4482FFFE" w14:textId="67DFCFF5" w:rsidR="00580237" w:rsidRPr="005E0051" w:rsidRDefault="00580237" w:rsidP="001E617E">
            <w:pPr>
              <w:rPr>
                <w:ins w:id="1141" w:author="Aleta Haflett" w:date="2014-11-03T13:34:00Z"/>
                <w:sz w:val="20"/>
                <w:szCs w:val="20"/>
              </w:rPr>
            </w:pPr>
            <w:ins w:id="1142" w:author="Aleta Haflett" w:date="2014-11-03T13:36:00Z">
              <w:r>
                <w:rPr>
                  <w:sz w:val="20"/>
                  <w:szCs w:val="20"/>
                </w:rPr>
                <w:t xml:space="preserve">Employment, other </w:t>
              </w:r>
            </w:ins>
          </w:p>
        </w:tc>
        <w:tc>
          <w:tcPr>
            <w:tcW w:w="2520" w:type="dxa"/>
          </w:tcPr>
          <w:p w14:paraId="70A38CE3" w14:textId="77777777" w:rsidR="00580237" w:rsidRDefault="00580237" w:rsidP="001E617E">
            <w:pPr>
              <w:rPr>
                <w:ins w:id="1143" w:author="Aleta Haflett" w:date="2014-11-03T13:34:00Z"/>
              </w:rPr>
            </w:pPr>
          </w:p>
        </w:tc>
        <w:tc>
          <w:tcPr>
            <w:tcW w:w="2340" w:type="dxa"/>
          </w:tcPr>
          <w:p w14:paraId="4D60C398" w14:textId="77777777" w:rsidR="00580237" w:rsidRDefault="00580237" w:rsidP="001E617E">
            <w:pPr>
              <w:rPr>
                <w:ins w:id="1144" w:author="Aleta Haflett" w:date="2014-11-03T13:34:00Z"/>
              </w:rPr>
            </w:pPr>
          </w:p>
        </w:tc>
      </w:tr>
      <w:tr w:rsidR="00580237" w14:paraId="0FE9D6DB" w14:textId="77777777" w:rsidTr="00580237">
        <w:trPr>
          <w:ins w:id="1145" w:author="Aleta Haflett" w:date="2014-11-03T13:34:00Z"/>
        </w:trPr>
        <w:tc>
          <w:tcPr>
            <w:tcW w:w="468" w:type="dxa"/>
          </w:tcPr>
          <w:p w14:paraId="5CF33DBB" w14:textId="524D599E" w:rsidR="00580237" w:rsidRDefault="00580237" w:rsidP="001E617E">
            <w:pPr>
              <w:rPr>
                <w:sz w:val="20"/>
                <w:szCs w:val="20"/>
              </w:rPr>
            </w:pPr>
            <w:r>
              <w:rPr>
                <w:sz w:val="20"/>
                <w:szCs w:val="20"/>
              </w:rPr>
              <w:t>x</w:t>
            </w:r>
          </w:p>
        </w:tc>
        <w:tc>
          <w:tcPr>
            <w:tcW w:w="4338" w:type="dxa"/>
          </w:tcPr>
          <w:p w14:paraId="70A2946D" w14:textId="1798D36A" w:rsidR="00580237" w:rsidRPr="005E0051" w:rsidRDefault="00580237" w:rsidP="001E617E">
            <w:pPr>
              <w:rPr>
                <w:ins w:id="1146" w:author="Aleta Haflett" w:date="2014-11-03T13:34:00Z"/>
                <w:sz w:val="20"/>
                <w:szCs w:val="20"/>
              </w:rPr>
            </w:pPr>
            <w:ins w:id="1147" w:author="Aleta Haflett" w:date="2014-11-03T13:36:00Z">
              <w:r>
                <w:rPr>
                  <w:sz w:val="20"/>
                  <w:szCs w:val="20"/>
                </w:rPr>
                <w:t>Tourism (income generated from tourism/recreational activities)</w:t>
              </w:r>
            </w:ins>
          </w:p>
        </w:tc>
        <w:tc>
          <w:tcPr>
            <w:tcW w:w="2520" w:type="dxa"/>
          </w:tcPr>
          <w:p w14:paraId="28251229" w14:textId="77777777" w:rsidR="00580237" w:rsidRDefault="00580237" w:rsidP="001E617E">
            <w:pPr>
              <w:rPr>
                <w:ins w:id="1148" w:author="Aleta Haflett" w:date="2014-11-03T13:34:00Z"/>
              </w:rPr>
            </w:pPr>
          </w:p>
        </w:tc>
        <w:tc>
          <w:tcPr>
            <w:tcW w:w="2340" w:type="dxa"/>
          </w:tcPr>
          <w:p w14:paraId="31366C69" w14:textId="77777777" w:rsidR="00580237" w:rsidRDefault="00580237" w:rsidP="001E617E">
            <w:pPr>
              <w:rPr>
                <w:ins w:id="1149" w:author="Aleta Haflett" w:date="2014-11-03T13:34:00Z"/>
              </w:rPr>
            </w:pPr>
          </w:p>
        </w:tc>
      </w:tr>
      <w:tr w:rsidR="00580237" w14:paraId="3E0BD06B" w14:textId="77777777" w:rsidTr="00580237">
        <w:trPr>
          <w:ins w:id="1150" w:author="Aleta Haflett" w:date="2014-11-03T13:34:00Z"/>
        </w:trPr>
        <w:tc>
          <w:tcPr>
            <w:tcW w:w="468" w:type="dxa"/>
          </w:tcPr>
          <w:p w14:paraId="1F999DA4" w14:textId="7C73ED3E" w:rsidR="00580237" w:rsidRDefault="00580237" w:rsidP="001E617E">
            <w:pPr>
              <w:rPr>
                <w:sz w:val="20"/>
                <w:szCs w:val="20"/>
              </w:rPr>
            </w:pPr>
            <w:r>
              <w:rPr>
                <w:sz w:val="20"/>
                <w:szCs w:val="20"/>
              </w:rPr>
              <w:t>y</w:t>
            </w:r>
          </w:p>
        </w:tc>
        <w:tc>
          <w:tcPr>
            <w:tcW w:w="4338" w:type="dxa"/>
          </w:tcPr>
          <w:p w14:paraId="18E459D1" w14:textId="7A941FEC" w:rsidR="00580237" w:rsidRPr="005E0051" w:rsidRDefault="00580237" w:rsidP="001E617E">
            <w:pPr>
              <w:rPr>
                <w:ins w:id="1151" w:author="Aleta Haflett" w:date="2014-11-03T13:34:00Z"/>
                <w:sz w:val="20"/>
                <w:szCs w:val="20"/>
              </w:rPr>
            </w:pPr>
            <w:ins w:id="1152" w:author="Aleta Haflett" w:date="2014-11-03T13:36:00Z">
              <w:r>
                <w:rPr>
                  <w:sz w:val="20"/>
                  <w:szCs w:val="20"/>
                </w:rPr>
                <w:t>Environmental services (eg income from forest conservation)</w:t>
              </w:r>
            </w:ins>
          </w:p>
        </w:tc>
        <w:tc>
          <w:tcPr>
            <w:tcW w:w="2520" w:type="dxa"/>
          </w:tcPr>
          <w:p w14:paraId="0B565AA1" w14:textId="77777777" w:rsidR="00580237" w:rsidRDefault="00580237" w:rsidP="001E617E">
            <w:pPr>
              <w:rPr>
                <w:ins w:id="1153" w:author="Aleta Haflett" w:date="2014-11-03T13:34:00Z"/>
              </w:rPr>
            </w:pPr>
          </w:p>
        </w:tc>
        <w:tc>
          <w:tcPr>
            <w:tcW w:w="2340" w:type="dxa"/>
          </w:tcPr>
          <w:p w14:paraId="0ADF92B5" w14:textId="77777777" w:rsidR="00580237" w:rsidRDefault="00580237" w:rsidP="001E617E">
            <w:pPr>
              <w:rPr>
                <w:ins w:id="1154" w:author="Aleta Haflett" w:date="2014-11-03T13:34:00Z"/>
              </w:rPr>
            </w:pPr>
          </w:p>
        </w:tc>
      </w:tr>
      <w:tr w:rsidR="00580237" w14:paraId="6D76CCC4" w14:textId="77777777" w:rsidTr="00580237">
        <w:trPr>
          <w:ins w:id="1155" w:author="Aleta Haflett" w:date="2014-11-03T13:34:00Z"/>
        </w:trPr>
        <w:tc>
          <w:tcPr>
            <w:tcW w:w="468" w:type="dxa"/>
          </w:tcPr>
          <w:p w14:paraId="603DC5FE" w14:textId="0661647B" w:rsidR="00580237" w:rsidRDefault="00580237" w:rsidP="001E617E">
            <w:pPr>
              <w:rPr>
                <w:sz w:val="20"/>
                <w:szCs w:val="20"/>
              </w:rPr>
            </w:pPr>
            <w:r>
              <w:rPr>
                <w:sz w:val="20"/>
                <w:szCs w:val="20"/>
              </w:rPr>
              <w:t>z</w:t>
            </w:r>
          </w:p>
        </w:tc>
        <w:tc>
          <w:tcPr>
            <w:tcW w:w="4338" w:type="dxa"/>
          </w:tcPr>
          <w:p w14:paraId="66476838" w14:textId="63416E9F" w:rsidR="00580237" w:rsidRPr="005E0051" w:rsidRDefault="00580237" w:rsidP="001E617E">
            <w:pPr>
              <w:rPr>
                <w:ins w:id="1156" w:author="Aleta Haflett" w:date="2014-11-03T13:34:00Z"/>
                <w:sz w:val="20"/>
                <w:szCs w:val="20"/>
              </w:rPr>
            </w:pPr>
            <w:ins w:id="1157" w:author="Aleta Haflett" w:date="2014-11-03T13:37:00Z">
              <w:r>
                <w:rPr>
                  <w:sz w:val="20"/>
                  <w:szCs w:val="20"/>
                </w:rPr>
                <w:t xml:space="preserve">Mining </w:t>
              </w:r>
            </w:ins>
          </w:p>
        </w:tc>
        <w:tc>
          <w:tcPr>
            <w:tcW w:w="2520" w:type="dxa"/>
          </w:tcPr>
          <w:p w14:paraId="5C7613E5" w14:textId="77777777" w:rsidR="00580237" w:rsidRDefault="00580237" w:rsidP="001E617E">
            <w:pPr>
              <w:rPr>
                <w:ins w:id="1158" w:author="Aleta Haflett" w:date="2014-11-03T13:34:00Z"/>
              </w:rPr>
            </w:pPr>
          </w:p>
        </w:tc>
        <w:tc>
          <w:tcPr>
            <w:tcW w:w="2340" w:type="dxa"/>
          </w:tcPr>
          <w:p w14:paraId="38E61315" w14:textId="77777777" w:rsidR="00580237" w:rsidRDefault="00580237" w:rsidP="001E617E">
            <w:pPr>
              <w:rPr>
                <w:ins w:id="1159" w:author="Aleta Haflett" w:date="2014-11-03T13:34:00Z"/>
              </w:rPr>
            </w:pPr>
          </w:p>
        </w:tc>
      </w:tr>
      <w:tr w:rsidR="00580237" w14:paraId="2CE6A47F" w14:textId="77777777" w:rsidTr="00580237">
        <w:trPr>
          <w:ins w:id="1160" w:author="Aleta Haflett" w:date="2014-11-03T13:34:00Z"/>
        </w:trPr>
        <w:tc>
          <w:tcPr>
            <w:tcW w:w="468" w:type="dxa"/>
          </w:tcPr>
          <w:p w14:paraId="32288E9A" w14:textId="0B34A9DD" w:rsidR="00580237" w:rsidRDefault="00580237" w:rsidP="001E617E">
            <w:pPr>
              <w:rPr>
                <w:sz w:val="20"/>
                <w:szCs w:val="20"/>
              </w:rPr>
            </w:pPr>
            <w:r>
              <w:rPr>
                <w:sz w:val="20"/>
                <w:szCs w:val="20"/>
              </w:rPr>
              <w:t>aa</w:t>
            </w:r>
          </w:p>
        </w:tc>
        <w:tc>
          <w:tcPr>
            <w:tcW w:w="4338" w:type="dxa"/>
          </w:tcPr>
          <w:p w14:paraId="019A67A1" w14:textId="3CE18142" w:rsidR="00580237" w:rsidRPr="005E0051" w:rsidRDefault="00580237" w:rsidP="001E617E">
            <w:pPr>
              <w:rPr>
                <w:ins w:id="1161" w:author="Aleta Haflett" w:date="2014-11-03T13:34:00Z"/>
                <w:sz w:val="20"/>
                <w:szCs w:val="20"/>
              </w:rPr>
            </w:pPr>
            <w:ins w:id="1162" w:author="Aleta Haflett" w:date="2014-11-03T13:37:00Z">
              <w:r>
                <w:rPr>
                  <w:sz w:val="20"/>
                  <w:szCs w:val="20"/>
                </w:rPr>
                <w:t>Remittances</w:t>
              </w:r>
            </w:ins>
          </w:p>
        </w:tc>
        <w:tc>
          <w:tcPr>
            <w:tcW w:w="2520" w:type="dxa"/>
          </w:tcPr>
          <w:p w14:paraId="1B8638AC" w14:textId="77777777" w:rsidR="00580237" w:rsidRDefault="00580237" w:rsidP="001E617E">
            <w:pPr>
              <w:rPr>
                <w:ins w:id="1163" w:author="Aleta Haflett" w:date="2014-11-03T13:34:00Z"/>
              </w:rPr>
            </w:pPr>
          </w:p>
        </w:tc>
        <w:tc>
          <w:tcPr>
            <w:tcW w:w="2340" w:type="dxa"/>
          </w:tcPr>
          <w:p w14:paraId="0738E645" w14:textId="77777777" w:rsidR="00580237" w:rsidRDefault="00580237" w:rsidP="001E617E">
            <w:pPr>
              <w:rPr>
                <w:ins w:id="1164" w:author="Aleta Haflett" w:date="2014-11-03T13:34:00Z"/>
              </w:rPr>
            </w:pPr>
          </w:p>
        </w:tc>
      </w:tr>
      <w:tr w:rsidR="00580237" w14:paraId="100CF489" w14:textId="77777777" w:rsidTr="00580237">
        <w:trPr>
          <w:ins w:id="1165" w:author="Aleta Haflett" w:date="2014-11-03T13:34:00Z"/>
        </w:trPr>
        <w:tc>
          <w:tcPr>
            <w:tcW w:w="468" w:type="dxa"/>
          </w:tcPr>
          <w:p w14:paraId="121BFBCC" w14:textId="7E65430C" w:rsidR="00580237" w:rsidRDefault="00580237" w:rsidP="001E617E">
            <w:pPr>
              <w:rPr>
                <w:sz w:val="20"/>
                <w:szCs w:val="20"/>
              </w:rPr>
            </w:pPr>
            <w:r>
              <w:rPr>
                <w:sz w:val="20"/>
                <w:szCs w:val="20"/>
              </w:rPr>
              <w:t>bb</w:t>
            </w:r>
          </w:p>
        </w:tc>
        <w:tc>
          <w:tcPr>
            <w:tcW w:w="4338" w:type="dxa"/>
          </w:tcPr>
          <w:p w14:paraId="2741598B" w14:textId="58F38AAD" w:rsidR="00580237" w:rsidRPr="005E0051" w:rsidRDefault="00580237" w:rsidP="001E617E">
            <w:pPr>
              <w:rPr>
                <w:ins w:id="1166" w:author="Aleta Haflett" w:date="2014-11-03T13:34:00Z"/>
                <w:sz w:val="20"/>
                <w:szCs w:val="20"/>
              </w:rPr>
            </w:pPr>
            <w:ins w:id="1167" w:author="Aleta Haflett" w:date="2014-11-03T13:37:00Z">
              <w:r>
                <w:rPr>
                  <w:sz w:val="20"/>
                  <w:szCs w:val="20"/>
                </w:rPr>
                <w:t>Pensions</w:t>
              </w:r>
            </w:ins>
          </w:p>
        </w:tc>
        <w:tc>
          <w:tcPr>
            <w:tcW w:w="2520" w:type="dxa"/>
          </w:tcPr>
          <w:p w14:paraId="1114EA93" w14:textId="77777777" w:rsidR="00580237" w:rsidRDefault="00580237" w:rsidP="001E617E">
            <w:pPr>
              <w:rPr>
                <w:ins w:id="1168" w:author="Aleta Haflett" w:date="2014-11-03T13:34:00Z"/>
              </w:rPr>
            </w:pPr>
          </w:p>
        </w:tc>
        <w:tc>
          <w:tcPr>
            <w:tcW w:w="2340" w:type="dxa"/>
          </w:tcPr>
          <w:p w14:paraId="6A77C6A7" w14:textId="77777777" w:rsidR="00580237" w:rsidRDefault="00580237" w:rsidP="001E617E">
            <w:pPr>
              <w:rPr>
                <w:ins w:id="1169" w:author="Aleta Haflett" w:date="2014-11-03T13:34:00Z"/>
              </w:rPr>
            </w:pPr>
          </w:p>
        </w:tc>
      </w:tr>
      <w:tr w:rsidR="00580237" w14:paraId="08A050B3" w14:textId="77777777" w:rsidTr="00580237">
        <w:trPr>
          <w:ins w:id="1170" w:author="Aleta Haflett" w:date="2014-11-03T13:34:00Z"/>
        </w:trPr>
        <w:tc>
          <w:tcPr>
            <w:tcW w:w="468" w:type="dxa"/>
          </w:tcPr>
          <w:p w14:paraId="0BFBA92F" w14:textId="0DCA134E" w:rsidR="00580237" w:rsidRDefault="00580237" w:rsidP="001E617E">
            <w:pPr>
              <w:rPr>
                <w:sz w:val="20"/>
                <w:szCs w:val="20"/>
              </w:rPr>
            </w:pPr>
            <w:r>
              <w:rPr>
                <w:sz w:val="20"/>
                <w:szCs w:val="20"/>
              </w:rPr>
              <w:t>cc</w:t>
            </w:r>
          </w:p>
        </w:tc>
        <w:tc>
          <w:tcPr>
            <w:tcW w:w="4338" w:type="dxa"/>
          </w:tcPr>
          <w:p w14:paraId="5C0DF14D" w14:textId="569778A1" w:rsidR="00580237" w:rsidRPr="004C390C" w:rsidRDefault="00580237" w:rsidP="001E617E">
            <w:pPr>
              <w:rPr>
                <w:ins w:id="1171" w:author="Aleta Haflett" w:date="2014-11-03T13:34:00Z"/>
                <w:sz w:val="20"/>
                <w:szCs w:val="20"/>
              </w:rPr>
            </w:pPr>
            <w:ins w:id="1172" w:author="Aleta Haflett" w:date="2014-11-03T13:37:00Z">
              <w:r>
                <w:rPr>
                  <w:sz w:val="20"/>
                  <w:szCs w:val="20"/>
                </w:rPr>
                <w:t xml:space="preserve">Other, specify </w:t>
              </w:r>
            </w:ins>
          </w:p>
        </w:tc>
        <w:tc>
          <w:tcPr>
            <w:tcW w:w="2520" w:type="dxa"/>
          </w:tcPr>
          <w:p w14:paraId="1DEF0665" w14:textId="77777777" w:rsidR="00580237" w:rsidRDefault="00580237" w:rsidP="001E617E">
            <w:pPr>
              <w:rPr>
                <w:ins w:id="1173" w:author="Aleta Haflett" w:date="2014-11-03T13:34:00Z"/>
              </w:rPr>
            </w:pPr>
          </w:p>
        </w:tc>
        <w:tc>
          <w:tcPr>
            <w:tcW w:w="2340" w:type="dxa"/>
          </w:tcPr>
          <w:p w14:paraId="75D507FC" w14:textId="77777777" w:rsidR="00580237" w:rsidRDefault="00580237" w:rsidP="001E617E">
            <w:pPr>
              <w:rPr>
                <w:ins w:id="1174" w:author="Aleta Haflett" w:date="2014-11-03T13:34:00Z"/>
              </w:rPr>
            </w:pPr>
          </w:p>
        </w:tc>
      </w:tr>
    </w:tbl>
    <w:p w14:paraId="605ADBB5" w14:textId="77777777" w:rsidR="005E0051" w:rsidRDefault="005E0051">
      <w:pPr>
        <w:rPr>
          <w:ins w:id="1175" w:author="Aleta Haflett" w:date="2014-11-03T13:24:00Z"/>
        </w:rPr>
      </w:pPr>
      <w:ins w:id="1176" w:author="Aleta Haflett" w:date="2014-11-03T13:24:00Z">
        <w:r>
          <w:br w:type="page"/>
        </w:r>
      </w:ins>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68"/>
        <w:gridCol w:w="2204"/>
        <w:gridCol w:w="2192"/>
        <w:gridCol w:w="974"/>
        <w:gridCol w:w="766"/>
        <w:gridCol w:w="1433"/>
        <w:gridCol w:w="1058"/>
        <w:gridCol w:w="783"/>
        <w:gridCol w:w="1150"/>
        <w:gridCol w:w="1590"/>
      </w:tblGrid>
      <w:tr w:rsidR="00580237" w14:paraId="3F65F6E5" w14:textId="77777777" w:rsidTr="00580237">
        <w:tc>
          <w:tcPr>
            <w:tcW w:w="468" w:type="dxa"/>
          </w:tcPr>
          <w:p w14:paraId="752B31C2" w14:textId="77777777" w:rsidR="00580237" w:rsidRPr="003C3B44" w:rsidRDefault="00580237" w:rsidP="005E0051">
            <w:pPr>
              <w:rPr>
                <w:b/>
                <w:sz w:val="20"/>
                <w:szCs w:val="20"/>
              </w:rPr>
            </w:pPr>
          </w:p>
        </w:tc>
        <w:tc>
          <w:tcPr>
            <w:tcW w:w="2204" w:type="dxa"/>
          </w:tcPr>
          <w:p w14:paraId="2CFE9625" w14:textId="4C445985" w:rsidR="00580237" w:rsidRPr="003C3B44" w:rsidRDefault="00580237" w:rsidP="005E0051">
            <w:pPr>
              <w:rPr>
                <w:b/>
                <w:sz w:val="20"/>
                <w:szCs w:val="20"/>
              </w:rPr>
            </w:pPr>
          </w:p>
        </w:tc>
        <w:tc>
          <w:tcPr>
            <w:tcW w:w="2192" w:type="dxa"/>
          </w:tcPr>
          <w:p w14:paraId="3DD2C65C" w14:textId="78AC6685" w:rsidR="00580237" w:rsidRPr="003C3B44" w:rsidRDefault="00580237" w:rsidP="005E0051">
            <w:pPr>
              <w:rPr>
                <w:sz w:val="20"/>
                <w:szCs w:val="20"/>
              </w:rPr>
            </w:pPr>
            <w:r>
              <w:rPr>
                <w:sz w:val="20"/>
                <w:szCs w:val="20"/>
              </w:rPr>
              <w:t xml:space="preserve">K.3 </w:t>
            </w:r>
          </w:p>
        </w:tc>
        <w:tc>
          <w:tcPr>
            <w:tcW w:w="974" w:type="dxa"/>
          </w:tcPr>
          <w:p w14:paraId="5A1084BF" w14:textId="08E5E5E5" w:rsidR="00580237" w:rsidRPr="003C3B44" w:rsidRDefault="00580237" w:rsidP="005E0051">
            <w:pPr>
              <w:rPr>
                <w:sz w:val="20"/>
                <w:szCs w:val="20"/>
              </w:rPr>
            </w:pPr>
            <w:r>
              <w:rPr>
                <w:sz w:val="20"/>
                <w:szCs w:val="20"/>
              </w:rPr>
              <w:t>K.4</w:t>
            </w:r>
          </w:p>
        </w:tc>
        <w:tc>
          <w:tcPr>
            <w:tcW w:w="766" w:type="dxa"/>
          </w:tcPr>
          <w:p w14:paraId="46C17E9C" w14:textId="76B1331E" w:rsidR="00580237" w:rsidRPr="003C3B44" w:rsidRDefault="00580237" w:rsidP="005E0051">
            <w:pPr>
              <w:rPr>
                <w:sz w:val="20"/>
                <w:szCs w:val="20"/>
              </w:rPr>
            </w:pPr>
            <w:r>
              <w:rPr>
                <w:sz w:val="20"/>
                <w:szCs w:val="20"/>
              </w:rPr>
              <w:t>K.4b</w:t>
            </w:r>
          </w:p>
        </w:tc>
        <w:tc>
          <w:tcPr>
            <w:tcW w:w="1433" w:type="dxa"/>
          </w:tcPr>
          <w:p w14:paraId="0822FDBE" w14:textId="0702F732" w:rsidR="00580237" w:rsidRPr="003C3B44" w:rsidRDefault="00580237" w:rsidP="005E0051">
            <w:pPr>
              <w:rPr>
                <w:sz w:val="20"/>
                <w:szCs w:val="20"/>
              </w:rPr>
            </w:pPr>
            <w:r>
              <w:rPr>
                <w:sz w:val="20"/>
                <w:szCs w:val="20"/>
              </w:rPr>
              <w:t>K.5</w:t>
            </w:r>
          </w:p>
        </w:tc>
        <w:tc>
          <w:tcPr>
            <w:tcW w:w="1058" w:type="dxa"/>
          </w:tcPr>
          <w:p w14:paraId="416D180C" w14:textId="17D1DEDB" w:rsidR="00580237" w:rsidRPr="003C3B44" w:rsidRDefault="00580237" w:rsidP="005E0051">
            <w:pPr>
              <w:rPr>
                <w:sz w:val="20"/>
                <w:szCs w:val="20"/>
              </w:rPr>
            </w:pPr>
            <w:r>
              <w:rPr>
                <w:sz w:val="20"/>
                <w:szCs w:val="20"/>
              </w:rPr>
              <w:t>K.6</w:t>
            </w:r>
          </w:p>
        </w:tc>
        <w:tc>
          <w:tcPr>
            <w:tcW w:w="783" w:type="dxa"/>
          </w:tcPr>
          <w:p w14:paraId="11405CC7" w14:textId="695F390B" w:rsidR="00580237" w:rsidRPr="003C3B44" w:rsidRDefault="00580237" w:rsidP="005E0051">
            <w:pPr>
              <w:rPr>
                <w:sz w:val="20"/>
                <w:szCs w:val="20"/>
              </w:rPr>
            </w:pPr>
            <w:r>
              <w:rPr>
                <w:sz w:val="20"/>
                <w:szCs w:val="20"/>
              </w:rPr>
              <w:t>K.7</w:t>
            </w:r>
          </w:p>
        </w:tc>
        <w:tc>
          <w:tcPr>
            <w:tcW w:w="1150" w:type="dxa"/>
          </w:tcPr>
          <w:p w14:paraId="6D33FEA7" w14:textId="051C51C3" w:rsidR="00580237" w:rsidRPr="003C3B44" w:rsidRDefault="00580237" w:rsidP="005E0051">
            <w:pPr>
              <w:rPr>
                <w:sz w:val="20"/>
                <w:szCs w:val="20"/>
              </w:rPr>
            </w:pPr>
            <w:r>
              <w:rPr>
                <w:sz w:val="20"/>
                <w:szCs w:val="20"/>
              </w:rPr>
              <w:t>K.8</w:t>
            </w:r>
          </w:p>
        </w:tc>
        <w:tc>
          <w:tcPr>
            <w:tcW w:w="1590" w:type="dxa"/>
          </w:tcPr>
          <w:p w14:paraId="7EBD4DFE" w14:textId="2A79557F" w:rsidR="00580237" w:rsidRDefault="00580237" w:rsidP="005E0051">
            <w:pPr>
              <w:rPr>
                <w:sz w:val="20"/>
                <w:szCs w:val="20"/>
              </w:rPr>
            </w:pPr>
            <w:r>
              <w:rPr>
                <w:sz w:val="20"/>
                <w:szCs w:val="20"/>
              </w:rPr>
              <w:t>K.9</w:t>
            </w:r>
          </w:p>
        </w:tc>
      </w:tr>
      <w:tr w:rsidR="00580237" w14:paraId="7355D264" w14:textId="77777777" w:rsidTr="00580237">
        <w:trPr>
          <w:ins w:id="1177" w:author="Aleta Haflett" w:date="2014-11-03T13:26:00Z"/>
        </w:trPr>
        <w:tc>
          <w:tcPr>
            <w:tcW w:w="468" w:type="dxa"/>
          </w:tcPr>
          <w:p w14:paraId="27B0B94A" w14:textId="77777777" w:rsidR="00580237" w:rsidRPr="003C3B44" w:rsidRDefault="00580237" w:rsidP="005E0051">
            <w:pPr>
              <w:rPr>
                <w:b/>
                <w:sz w:val="20"/>
                <w:szCs w:val="20"/>
              </w:rPr>
            </w:pPr>
          </w:p>
        </w:tc>
        <w:tc>
          <w:tcPr>
            <w:tcW w:w="2204" w:type="dxa"/>
          </w:tcPr>
          <w:p w14:paraId="7FAE030F" w14:textId="1520D5A4" w:rsidR="00580237" w:rsidRPr="003C3B44" w:rsidRDefault="00580237" w:rsidP="005E0051">
            <w:pPr>
              <w:rPr>
                <w:ins w:id="1178" w:author="Aleta Haflett" w:date="2014-11-03T13:26:00Z"/>
                <w:b/>
                <w:sz w:val="20"/>
                <w:szCs w:val="20"/>
              </w:rPr>
            </w:pPr>
            <w:commentRangeStart w:id="1179"/>
            <w:ins w:id="1180" w:author="Aleta Haflett" w:date="2014-11-03T13:26:00Z">
              <w:r w:rsidRPr="003C3B44">
                <w:rPr>
                  <w:b/>
                  <w:sz w:val="20"/>
                  <w:szCs w:val="20"/>
                </w:rPr>
                <w:t>Wood/forest product</w:t>
              </w:r>
            </w:ins>
            <w:commentRangeEnd w:id="1179"/>
            <w:r w:rsidR="003338E1">
              <w:rPr>
                <w:rStyle w:val="CommentReference"/>
              </w:rPr>
              <w:commentReference w:id="1179"/>
            </w:r>
          </w:p>
        </w:tc>
        <w:tc>
          <w:tcPr>
            <w:tcW w:w="2192" w:type="dxa"/>
          </w:tcPr>
          <w:p w14:paraId="51B858D3" w14:textId="77777777" w:rsidR="00580237" w:rsidRPr="003C3B44" w:rsidRDefault="00580237" w:rsidP="005E0051">
            <w:pPr>
              <w:rPr>
                <w:ins w:id="1181" w:author="Aleta Haflett" w:date="2014-11-03T13:26:00Z"/>
                <w:sz w:val="20"/>
                <w:szCs w:val="20"/>
              </w:rPr>
            </w:pPr>
            <w:ins w:id="1182" w:author="Aleta Haflett" w:date="2014-11-03T13:26:00Z">
              <w:r w:rsidRPr="003C3B44">
                <w:rPr>
                  <w:sz w:val="20"/>
                  <w:szCs w:val="20"/>
                </w:rPr>
                <w:t>In the last 12 months, has &lt;product&gt; contributed to your household income?</w:t>
              </w:r>
            </w:ins>
          </w:p>
          <w:p w14:paraId="28347297" w14:textId="77777777" w:rsidR="00580237" w:rsidRPr="003C3B44" w:rsidRDefault="00580237" w:rsidP="005E0051">
            <w:pPr>
              <w:rPr>
                <w:ins w:id="1183" w:author="Aleta Haflett" w:date="2014-11-03T13:26:00Z"/>
                <w:sz w:val="20"/>
                <w:szCs w:val="20"/>
              </w:rPr>
            </w:pPr>
            <w:ins w:id="1184" w:author="Aleta Haflett" w:date="2014-11-03T13:26:00Z">
              <w:r w:rsidRPr="003C3B44">
                <w:rPr>
                  <w:sz w:val="20"/>
                  <w:szCs w:val="20"/>
                </w:rPr>
                <w:t>0=No</w:t>
              </w:r>
            </w:ins>
          </w:p>
          <w:p w14:paraId="7F1CDFD2" w14:textId="77777777" w:rsidR="00580237" w:rsidRPr="003C3B44" w:rsidRDefault="00580237" w:rsidP="005E0051">
            <w:pPr>
              <w:rPr>
                <w:ins w:id="1185" w:author="Aleta Haflett" w:date="2014-11-03T13:26:00Z"/>
                <w:sz w:val="20"/>
                <w:szCs w:val="20"/>
              </w:rPr>
            </w:pPr>
            <w:ins w:id="1186" w:author="Aleta Haflett" w:date="2014-11-03T13:26:00Z">
              <w:r w:rsidRPr="003C3B44">
                <w:rPr>
                  <w:sz w:val="20"/>
                  <w:szCs w:val="20"/>
                </w:rPr>
                <w:t xml:space="preserve"> 1=Yes</w:t>
              </w:r>
            </w:ins>
          </w:p>
          <w:p w14:paraId="11C37ABF" w14:textId="77777777" w:rsidR="00580237" w:rsidRPr="003C3B44" w:rsidRDefault="00580237" w:rsidP="005E0051">
            <w:pPr>
              <w:rPr>
                <w:ins w:id="1187" w:author="Aleta Haflett" w:date="2014-11-03T13:26:00Z"/>
                <w:i/>
                <w:sz w:val="20"/>
                <w:szCs w:val="20"/>
              </w:rPr>
            </w:pPr>
            <w:ins w:id="1188" w:author="Aleta Haflett" w:date="2014-11-03T13:26:00Z">
              <w:r w:rsidRPr="003C3B44">
                <w:rPr>
                  <w:i/>
                  <w:sz w:val="20"/>
                  <w:szCs w:val="20"/>
                </w:rPr>
                <w:t>If 0, skip to next activity</w:t>
              </w:r>
            </w:ins>
          </w:p>
        </w:tc>
        <w:tc>
          <w:tcPr>
            <w:tcW w:w="974" w:type="dxa"/>
          </w:tcPr>
          <w:p w14:paraId="1348A3D1" w14:textId="77777777" w:rsidR="00580237" w:rsidRPr="003C3B44" w:rsidRDefault="00580237" w:rsidP="005E0051">
            <w:pPr>
              <w:rPr>
                <w:ins w:id="1189" w:author="Aleta Haflett" w:date="2014-11-03T13:26:00Z"/>
                <w:sz w:val="20"/>
                <w:szCs w:val="20"/>
              </w:rPr>
            </w:pPr>
            <w:ins w:id="1190" w:author="Aleta Haflett" w:date="2014-11-03T13:26:00Z">
              <w:r w:rsidRPr="003C3B44">
                <w:rPr>
                  <w:sz w:val="20"/>
                  <w:szCs w:val="20"/>
                </w:rPr>
                <w:t xml:space="preserve">What quantity do you collect? </w:t>
              </w:r>
            </w:ins>
          </w:p>
        </w:tc>
        <w:tc>
          <w:tcPr>
            <w:tcW w:w="766" w:type="dxa"/>
          </w:tcPr>
          <w:p w14:paraId="64C145C4" w14:textId="77777777" w:rsidR="00580237" w:rsidRPr="003C3B44" w:rsidRDefault="00580237" w:rsidP="005E0051">
            <w:pPr>
              <w:rPr>
                <w:ins w:id="1191" w:author="Aleta Haflett" w:date="2014-11-03T13:26:00Z"/>
                <w:sz w:val="20"/>
                <w:szCs w:val="20"/>
              </w:rPr>
            </w:pPr>
            <w:ins w:id="1192" w:author="Aleta Haflett" w:date="2014-11-03T13:26:00Z">
              <w:r w:rsidRPr="003C3B44">
                <w:rPr>
                  <w:sz w:val="20"/>
                  <w:szCs w:val="20"/>
                </w:rPr>
                <w:t>Unit</w:t>
              </w:r>
            </w:ins>
          </w:p>
        </w:tc>
        <w:tc>
          <w:tcPr>
            <w:tcW w:w="1433" w:type="dxa"/>
          </w:tcPr>
          <w:p w14:paraId="659E5CEC" w14:textId="77777777" w:rsidR="00580237" w:rsidRPr="003C3B44" w:rsidRDefault="00580237" w:rsidP="005E0051">
            <w:pPr>
              <w:rPr>
                <w:ins w:id="1193" w:author="Aleta Haflett" w:date="2014-11-03T13:26:00Z"/>
                <w:sz w:val="20"/>
                <w:szCs w:val="20"/>
              </w:rPr>
            </w:pPr>
            <w:ins w:id="1194" w:author="Aleta Haflett" w:date="2014-11-03T13:26:00Z">
              <w:r w:rsidRPr="003C3B44">
                <w:rPr>
                  <w:sz w:val="20"/>
                  <w:szCs w:val="20"/>
                </w:rPr>
                <w:t>Are these products bartered/sold?</w:t>
              </w:r>
            </w:ins>
          </w:p>
          <w:p w14:paraId="075FB915" w14:textId="77777777" w:rsidR="00580237" w:rsidRPr="003C3B44" w:rsidRDefault="00580237" w:rsidP="005E0051">
            <w:pPr>
              <w:rPr>
                <w:ins w:id="1195" w:author="Aleta Haflett" w:date="2014-11-03T13:26:00Z"/>
                <w:sz w:val="20"/>
                <w:szCs w:val="20"/>
              </w:rPr>
            </w:pPr>
            <w:ins w:id="1196" w:author="Aleta Haflett" w:date="2014-11-03T13:26:00Z">
              <w:r w:rsidRPr="003C3B44">
                <w:rPr>
                  <w:sz w:val="20"/>
                  <w:szCs w:val="20"/>
                </w:rPr>
                <w:t>0=No</w:t>
              </w:r>
            </w:ins>
          </w:p>
          <w:p w14:paraId="7E4C0AF4" w14:textId="77777777" w:rsidR="00580237" w:rsidRPr="003C3B44" w:rsidRDefault="00580237" w:rsidP="005E0051">
            <w:pPr>
              <w:rPr>
                <w:ins w:id="1197" w:author="Aleta Haflett" w:date="2014-11-03T13:26:00Z"/>
                <w:sz w:val="20"/>
                <w:szCs w:val="20"/>
              </w:rPr>
            </w:pPr>
            <w:ins w:id="1198" w:author="Aleta Haflett" w:date="2014-11-03T13:26:00Z">
              <w:r w:rsidRPr="003C3B44">
                <w:rPr>
                  <w:sz w:val="20"/>
                  <w:szCs w:val="20"/>
                </w:rPr>
                <w:t>1=Yes</w:t>
              </w:r>
            </w:ins>
          </w:p>
          <w:p w14:paraId="464D38E9" w14:textId="77777777" w:rsidR="00580237" w:rsidRPr="003C3B44" w:rsidRDefault="00580237" w:rsidP="005E0051">
            <w:pPr>
              <w:rPr>
                <w:ins w:id="1199" w:author="Aleta Haflett" w:date="2014-11-03T13:26:00Z"/>
                <w:i/>
                <w:sz w:val="20"/>
                <w:szCs w:val="20"/>
              </w:rPr>
            </w:pPr>
            <w:ins w:id="1200" w:author="Aleta Haflett" w:date="2014-11-03T13:26:00Z">
              <w:r w:rsidRPr="003C3B44">
                <w:rPr>
                  <w:i/>
                  <w:sz w:val="20"/>
                  <w:szCs w:val="20"/>
                </w:rPr>
                <w:t xml:space="preserve">If 0, skip to </w:t>
              </w:r>
              <w:r>
                <w:rPr>
                  <w:i/>
                  <w:sz w:val="20"/>
                  <w:szCs w:val="20"/>
                </w:rPr>
                <w:t>next product</w:t>
              </w:r>
            </w:ins>
          </w:p>
        </w:tc>
        <w:tc>
          <w:tcPr>
            <w:tcW w:w="1058" w:type="dxa"/>
          </w:tcPr>
          <w:p w14:paraId="1B8D2FAB" w14:textId="77777777" w:rsidR="00580237" w:rsidRPr="003C3B44" w:rsidRDefault="00580237" w:rsidP="005E0051">
            <w:pPr>
              <w:rPr>
                <w:ins w:id="1201" w:author="Aleta Haflett" w:date="2014-11-03T13:26:00Z"/>
                <w:sz w:val="20"/>
                <w:szCs w:val="20"/>
              </w:rPr>
            </w:pPr>
            <w:ins w:id="1202" w:author="Aleta Haflett" w:date="2014-11-03T13:26:00Z">
              <w:r w:rsidRPr="003C3B44">
                <w:rPr>
                  <w:sz w:val="20"/>
                  <w:szCs w:val="20"/>
                </w:rPr>
                <w:t>Where is &lt;product&gt; sold?</w:t>
              </w:r>
            </w:ins>
          </w:p>
        </w:tc>
        <w:tc>
          <w:tcPr>
            <w:tcW w:w="783" w:type="dxa"/>
          </w:tcPr>
          <w:p w14:paraId="126A719D" w14:textId="77777777" w:rsidR="00580237" w:rsidRPr="003C3B44" w:rsidRDefault="00580237" w:rsidP="005E0051">
            <w:pPr>
              <w:rPr>
                <w:ins w:id="1203" w:author="Aleta Haflett" w:date="2014-11-03T13:26:00Z"/>
                <w:sz w:val="20"/>
                <w:szCs w:val="20"/>
              </w:rPr>
            </w:pPr>
            <w:ins w:id="1204" w:author="Aleta Haflett" w:date="2014-11-03T13:26:00Z">
              <w:r w:rsidRPr="003C3B44">
                <w:rPr>
                  <w:sz w:val="20"/>
                  <w:szCs w:val="20"/>
                </w:rPr>
                <w:t xml:space="preserve">What is the price per unit sold? </w:t>
              </w:r>
            </w:ins>
          </w:p>
        </w:tc>
        <w:tc>
          <w:tcPr>
            <w:tcW w:w="1150" w:type="dxa"/>
          </w:tcPr>
          <w:p w14:paraId="18955A3F" w14:textId="77777777" w:rsidR="00580237" w:rsidRPr="003C3B44" w:rsidRDefault="00580237" w:rsidP="005E0051">
            <w:pPr>
              <w:rPr>
                <w:ins w:id="1205" w:author="Aleta Haflett" w:date="2014-11-03T13:26:00Z"/>
                <w:sz w:val="20"/>
                <w:szCs w:val="20"/>
              </w:rPr>
            </w:pPr>
            <w:ins w:id="1206" w:author="Aleta Haflett" w:date="2014-11-03T13:26:00Z">
              <w:r w:rsidRPr="003C3B44">
                <w:rPr>
                  <w:sz w:val="20"/>
                  <w:szCs w:val="20"/>
                </w:rPr>
                <w:t xml:space="preserve">What is your total income from </w:t>
              </w:r>
              <w:r>
                <w:rPr>
                  <w:sz w:val="20"/>
                  <w:szCs w:val="20"/>
                </w:rPr>
                <w:t>selling  &lt;</w:t>
              </w:r>
              <w:r w:rsidRPr="003C3B44">
                <w:rPr>
                  <w:sz w:val="20"/>
                  <w:szCs w:val="20"/>
                </w:rPr>
                <w:t>product</w:t>
              </w:r>
              <w:r>
                <w:rPr>
                  <w:sz w:val="20"/>
                  <w:szCs w:val="20"/>
                </w:rPr>
                <w:t>&gt;</w:t>
              </w:r>
              <w:r w:rsidRPr="003C3B44">
                <w:rPr>
                  <w:sz w:val="20"/>
                  <w:szCs w:val="20"/>
                </w:rPr>
                <w:t>?</w:t>
              </w:r>
            </w:ins>
          </w:p>
        </w:tc>
        <w:tc>
          <w:tcPr>
            <w:tcW w:w="1590" w:type="dxa"/>
          </w:tcPr>
          <w:p w14:paraId="34B3DDEE" w14:textId="77777777" w:rsidR="00580237" w:rsidRPr="008128E9" w:rsidRDefault="00580237" w:rsidP="005E0051">
            <w:pPr>
              <w:rPr>
                <w:ins w:id="1207" w:author="Aleta Haflett" w:date="2014-11-03T13:26:00Z"/>
                <w:sz w:val="20"/>
                <w:szCs w:val="20"/>
              </w:rPr>
            </w:pPr>
            <w:ins w:id="1208" w:author="Aleta Haflett" w:date="2014-11-03T13:26:00Z">
              <w:r>
                <w:rPr>
                  <w:sz w:val="20"/>
                  <w:szCs w:val="20"/>
                </w:rPr>
                <w:t>Which household member decides how to use the income from selling &lt;product&gt;?</w:t>
              </w:r>
            </w:ins>
          </w:p>
        </w:tc>
      </w:tr>
      <w:tr w:rsidR="00580237" w14:paraId="2B1656B6" w14:textId="77777777" w:rsidTr="00580237">
        <w:trPr>
          <w:ins w:id="1209" w:author="Aleta Haflett" w:date="2014-11-03T13:26:00Z"/>
        </w:trPr>
        <w:tc>
          <w:tcPr>
            <w:tcW w:w="468" w:type="dxa"/>
          </w:tcPr>
          <w:p w14:paraId="274FF8B8" w14:textId="0BD1B0B2" w:rsidR="00580237" w:rsidRDefault="00580237" w:rsidP="005E0051">
            <w:r>
              <w:t>a</w:t>
            </w:r>
          </w:p>
        </w:tc>
        <w:tc>
          <w:tcPr>
            <w:tcW w:w="2204" w:type="dxa"/>
          </w:tcPr>
          <w:p w14:paraId="3E754BDA" w14:textId="41C11503" w:rsidR="00580237" w:rsidRDefault="00580237" w:rsidP="005E0051">
            <w:pPr>
              <w:rPr>
                <w:ins w:id="1210" w:author="Aleta Haflett" w:date="2014-11-03T13:26:00Z"/>
              </w:rPr>
            </w:pPr>
            <w:ins w:id="1211" w:author="Aleta Haflett" w:date="2014-11-03T13:26:00Z">
              <w:r>
                <w:t>Industrial wood</w:t>
              </w:r>
            </w:ins>
          </w:p>
        </w:tc>
        <w:tc>
          <w:tcPr>
            <w:tcW w:w="2192" w:type="dxa"/>
          </w:tcPr>
          <w:p w14:paraId="34EBB80C" w14:textId="77777777" w:rsidR="00580237" w:rsidRDefault="00580237" w:rsidP="005E0051">
            <w:pPr>
              <w:rPr>
                <w:ins w:id="1212" w:author="Aleta Haflett" w:date="2014-11-03T13:26:00Z"/>
              </w:rPr>
            </w:pPr>
          </w:p>
        </w:tc>
        <w:tc>
          <w:tcPr>
            <w:tcW w:w="974" w:type="dxa"/>
          </w:tcPr>
          <w:p w14:paraId="520073A2" w14:textId="77777777" w:rsidR="00580237" w:rsidRDefault="00580237" w:rsidP="005E0051">
            <w:pPr>
              <w:rPr>
                <w:ins w:id="1213" w:author="Aleta Haflett" w:date="2014-11-03T13:26:00Z"/>
              </w:rPr>
            </w:pPr>
          </w:p>
        </w:tc>
        <w:tc>
          <w:tcPr>
            <w:tcW w:w="766" w:type="dxa"/>
          </w:tcPr>
          <w:p w14:paraId="7660EE6E" w14:textId="77777777" w:rsidR="00580237" w:rsidRDefault="00580237" w:rsidP="005E0051">
            <w:pPr>
              <w:rPr>
                <w:ins w:id="1214" w:author="Aleta Haflett" w:date="2014-11-03T13:26:00Z"/>
              </w:rPr>
            </w:pPr>
          </w:p>
        </w:tc>
        <w:tc>
          <w:tcPr>
            <w:tcW w:w="1433" w:type="dxa"/>
          </w:tcPr>
          <w:p w14:paraId="7FA7F754" w14:textId="77777777" w:rsidR="00580237" w:rsidRDefault="00580237" w:rsidP="005E0051">
            <w:pPr>
              <w:rPr>
                <w:ins w:id="1215" w:author="Aleta Haflett" w:date="2014-11-03T13:26:00Z"/>
              </w:rPr>
            </w:pPr>
          </w:p>
        </w:tc>
        <w:tc>
          <w:tcPr>
            <w:tcW w:w="1058" w:type="dxa"/>
          </w:tcPr>
          <w:p w14:paraId="69C85E01" w14:textId="77777777" w:rsidR="00580237" w:rsidRDefault="00580237" w:rsidP="005E0051">
            <w:pPr>
              <w:rPr>
                <w:ins w:id="1216" w:author="Aleta Haflett" w:date="2014-11-03T13:26:00Z"/>
              </w:rPr>
            </w:pPr>
          </w:p>
        </w:tc>
        <w:tc>
          <w:tcPr>
            <w:tcW w:w="783" w:type="dxa"/>
          </w:tcPr>
          <w:p w14:paraId="46CB3C62" w14:textId="77777777" w:rsidR="00580237" w:rsidRDefault="00580237" w:rsidP="005E0051">
            <w:pPr>
              <w:rPr>
                <w:ins w:id="1217" w:author="Aleta Haflett" w:date="2014-11-03T13:26:00Z"/>
              </w:rPr>
            </w:pPr>
          </w:p>
        </w:tc>
        <w:tc>
          <w:tcPr>
            <w:tcW w:w="1150" w:type="dxa"/>
          </w:tcPr>
          <w:p w14:paraId="7DD84447" w14:textId="77777777" w:rsidR="00580237" w:rsidRDefault="00580237" w:rsidP="005E0051">
            <w:pPr>
              <w:rPr>
                <w:ins w:id="1218" w:author="Aleta Haflett" w:date="2014-11-03T13:26:00Z"/>
              </w:rPr>
            </w:pPr>
          </w:p>
        </w:tc>
        <w:tc>
          <w:tcPr>
            <w:tcW w:w="1590" w:type="dxa"/>
          </w:tcPr>
          <w:p w14:paraId="6CC05F56" w14:textId="77777777" w:rsidR="00580237" w:rsidRDefault="00580237" w:rsidP="005E0051">
            <w:pPr>
              <w:rPr>
                <w:ins w:id="1219" w:author="Aleta Haflett" w:date="2014-11-03T13:26:00Z"/>
              </w:rPr>
            </w:pPr>
          </w:p>
        </w:tc>
      </w:tr>
      <w:tr w:rsidR="00580237" w14:paraId="07C4B8AD" w14:textId="77777777" w:rsidTr="00580237">
        <w:trPr>
          <w:ins w:id="1220" w:author="Aleta Haflett" w:date="2014-11-03T13:26:00Z"/>
        </w:trPr>
        <w:tc>
          <w:tcPr>
            <w:tcW w:w="468" w:type="dxa"/>
          </w:tcPr>
          <w:p w14:paraId="686CA2FF" w14:textId="0674620D" w:rsidR="00580237" w:rsidRDefault="00580237" w:rsidP="005E0051">
            <w:r>
              <w:t>b</w:t>
            </w:r>
          </w:p>
        </w:tc>
        <w:tc>
          <w:tcPr>
            <w:tcW w:w="2204" w:type="dxa"/>
          </w:tcPr>
          <w:p w14:paraId="13095053" w14:textId="42058283" w:rsidR="00580237" w:rsidRDefault="00580237" w:rsidP="005E0051">
            <w:pPr>
              <w:rPr>
                <w:ins w:id="1221" w:author="Aleta Haflett" w:date="2014-11-03T13:26:00Z"/>
              </w:rPr>
            </w:pPr>
            <w:ins w:id="1222" w:author="Aleta Haflett" w:date="2014-11-03T13:26:00Z">
              <w:r>
                <w:t>Fuel wood</w:t>
              </w:r>
            </w:ins>
          </w:p>
        </w:tc>
        <w:tc>
          <w:tcPr>
            <w:tcW w:w="2192" w:type="dxa"/>
          </w:tcPr>
          <w:p w14:paraId="675B2936" w14:textId="77777777" w:rsidR="00580237" w:rsidRDefault="00580237" w:rsidP="005E0051">
            <w:pPr>
              <w:rPr>
                <w:ins w:id="1223" w:author="Aleta Haflett" w:date="2014-11-03T13:26:00Z"/>
              </w:rPr>
            </w:pPr>
          </w:p>
        </w:tc>
        <w:tc>
          <w:tcPr>
            <w:tcW w:w="974" w:type="dxa"/>
          </w:tcPr>
          <w:p w14:paraId="2F48EB23" w14:textId="77777777" w:rsidR="00580237" w:rsidRDefault="00580237" w:rsidP="005E0051">
            <w:pPr>
              <w:rPr>
                <w:ins w:id="1224" w:author="Aleta Haflett" w:date="2014-11-03T13:26:00Z"/>
              </w:rPr>
            </w:pPr>
          </w:p>
        </w:tc>
        <w:tc>
          <w:tcPr>
            <w:tcW w:w="766" w:type="dxa"/>
          </w:tcPr>
          <w:p w14:paraId="1B71747C" w14:textId="77777777" w:rsidR="00580237" w:rsidRDefault="00580237" w:rsidP="005E0051">
            <w:pPr>
              <w:rPr>
                <w:ins w:id="1225" w:author="Aleta Haflett" w:date="2014-11-03T13:26:00Z"/>
              </w:rPr>
            </w:pPr>
          </w:p>
        </w:tc>
        <w:tc>
          <w:tcPr>
            <w:tcW w:w="1433" w:type="dxa"/>
          </w:tcPr>
          <w:p w14:paraId="6A8E798F" w14:textId="77777777" w:rsidR="00580237" w:rsidRDefault="00580237" w:rsidP="005E0051">
            <w:pPr>
              <w:rPr>
                <w:ins w:id="1226" w:author="Aleta Haflett" w:date="2014-11-03T13:26:00Z"/>
              </w:rPr>
            </w:pPr>
          </w:p>
        </w:tc>
        <w:tc>
          <w:tcPr>
            <w:tcW w:w="1058" w:type="dxa"/>
          </w:tcPr>
          <w:p w14:paraId="76DA4BD9" w14:textId="77777777" w:rsidR="00580237" w:rsidRDefault="00580237" w:rsidP="005E0051">
            <w:pPr>
              <w:rPr>
                <w:ins w:id="1227" w:author="Aleta Haflett" w:date="2014-11-03T13:26:00Z"/>
              </w:rPr>
            </w:pPr>
          </w:p>
        </w:tc>
        <w:tc>
          <w:tcPr>
            <w:tcW w:w="783" w:type="dxa"/>
          </w:tcPr>
          <w:p w14:paraId="2F9CA910" w14:textId="77777777" w:rsidR="00580237" w:rsidRDefault="00580237" w:rsidP="005E0051">
            <w:pPr>
              <w:rPr>
                <w:ins w:id="1228" w:author="Aleta Haflett" w:date="2014-11-03T13:26:00Z"/>
              </w:rPr>
            </w:pPr>
          </w:p>
        </w:tc>
        <w:tc>
          <w:tcPr>
            <w:tcW w:w="1150" w:type="dxa"/>
          </w:tcPr>
          <w:p w14:paraId="280E8D93" w14:textId="77777777" w:rsidR="00580237" w:rsidRDefault="00580237" w:rsidP="005E0051">
            <w:pPr>
              <w:rPr>
                <w:ins w:id="1229" w:author="Aleta Haflett" w:date="2014-11-03T13:26:00Z"/>
              </w:rPr>
            </w:pPr>
          </w:p>
        </w:tc>
        <w:tc>
          <w:tcPr>
            <w:tcW w:w="1590" w:type="dxa"/>
          </w:tcPr>
          <w:p w14:paraId="515A142C" w14:textId="77777777" w:rsidR="00580237" w:rsidRDefault="00580237" w:rsidP="005E0051">
            <w:pPr>
              <w:rPr>
                <w:ins w:id="1230" w:author="Aleta Haflett" w:date="2014-11-03T13:26:00Z"/>
              </w:rPr>
            </w:pPr>
          </w:p>
        </w:tc>
      </w:tr>
      <w:tr w:rsidR="00580237" w14:paraId="641CADD0" w14:textId="77777777" w:rsidTr="00580237">
        <w:trPr>
          <w:ins w:id="1231" w:author="Aleta Haflett" w:date="2014-11-03T13:26:00Z"/>
        </w:trPr>
        <w:tc>
          <w:tcPr>
            <w:tcW w:w="468" w:type="dxa"/>
          </w:tcPr>
          <w:p w14:paraId="20897524" w14:textId="39E247D7" w:rsidR="00580237" w:rsidRDefault="00580237" w:rsidP="005E0051">
            <w:r>
              <w:t>c</w:t>
            </w:r>
          </w:p>
        </w:tc>
        <w:tc>
          <w:tcPr>
            <w:tcW w:w="2204" w:type="dxa"/>
          </w:tcPr>
          <w:p w14:paraId="20ED6C69" w14:textId="2AB5EE73" w:rsidR="00580237" w:rsidRDefault="00580237" w:rsidP="005E0051">
            <w:pPr>
              <w:rPr>
                <w:ins w:id="1232" w:author="Aleta Haflett" w:date="2014-11-03T13:26:00Z"/>
              </w:rPr>
            </w:pPr>
            <w:ins w:id="1233" w:author="Aleta Haflett" w:date="2014-11-03T13:26:00Z">
              <w:r>
                <w:t>Charcoal</w:t>
              </w:r>
            </w:ins>
          </w:p>
        </w:tc>
        <w:tc>
          <w:tcPr>
            <w:tcW w:w="2192" w:type="dxa"/>
          </w:tcPr>
          <w:p w14:paraId="4F64CE63" w14:textId="77777777" w:rsidR="00580237" w:rsidRDefault="00580237" w:rsidP="005E0051">
            <w:pPr>
              <w:rPr>
                <w:ins w:id="1234" w:author="Aleta Haflett" w:date="2014-11-03T13:26:00Z"/>
              </w:rPr>
            </w:pPr>
          </w:p>
        </w:tc>
        <w:tc>
          <w:tcPr>
            <w:tcW w:w="974" w:type="dxa"/>
          </w:tcPr>
          <w:p w14:paraId="694E886D" w14:textId="77777777" w:rsidR="00580237" w:rsidRDefault="00580237" w:rsidP="005E0051">
            <w:pPr>
              <w:rPr>
                <w:ins w:id="1235" w:author="Aleta Haflett" w:date="2014-11-03T13:26:00Z"/>
              </w:rPr>
            </w:pPr>
          </w:p>
        </w:tc>
        <w:tc>
          <w:tcPr>
            <w:tcW w:w="766" w:type="dxa"/>
          </w:tcPr>
          <w:p w14:paraId="04D49CFC" w14:textId="77777777" w:rsidR="00580237" w:rsidRDefault="00580237" w:rsidP="005E0051">
            <w:pPr>
              <w:rPr>
                <w:ins w:id="1236" w:author="Aleta Haflett" w:date="2014-11-03T13:26:00Z"/>
              </w:rPr>
            </w:pPr>
          </w:p>
        </w:tc>
        <w:tc>
          <w:tcPr>
            <w:tcW w:w="1433" w:type="dxa"/>
          </w:tcPr>
          <w:p w14:paraId="6B972BC9" w14:textId="77777777" w:rsidR="00580237" w:rsidRDefault="00580237" w:rsidP="005E0051">
            <w:pPr>
              <w:rPr>
                <w:ins w:id="1237" w:author="Aleta Haflett" w:date="2014-11-03T13:26:00Z"/>
              </w:rPr>
            </w:pPr>
          </w:p>
        </w:tc>
        <w:tc>
          <w:tcPr>
            <w:tcW w:w="1058" w:type="dxa"/>
          </w:tcPr>
          <w:p w14:paraId="2177BFB9" w14:textId="77777777" w:rsidR="00580237" w:rsidRDefault="00580237" w:rsidP="005E0051">
            <w:pPr>
              <w:rPr>
                <w:ins w:id="1238" w:author="Aleta Haflett" w:date="2014-11-03T13:26:00Z"/>
              </w:rPr>
            </w:pPr>
          </w:p>
        </w:tc>
        <w:tc>
          <w:tcPr>
            <w:tcW w:w="783" w:type="dxa"/>
          </w:tcPr>
          <w:p w14:paraId="0A02DFDF" w14:textId="77777777" w:rsidR="00580237" w:rsidRDefault="00580237" w:rsidP="005E0051">
            <w:pPr>
              <w:rPr>
                <w:ins w:id="1239" w:author="Aleta Haflett" w:date="2014-11-03T13:26:00Z"/>
              </w:rPr>
            </w:pPr>
          </w:p>
        </w:tc>
        <w:tc>
          <w:tcPr>
            <w:tcW w:w="1150" w:type="dxa"/>
          </w:tcPr>
          <w:p w14:paraId="2B532250" w14:textId="77777777" w:rsidR="00580237" w:rsidRDefault="00580237" w:rsidP="005E0051">
            <w:pPr>
              <w:rPr>
                <w:ins w:id="1240" w:author="Aleta Haflett" w:date="2014-11-03T13:26:00Z"/>
              </w:rPr>
            </w:pPr>
          </w:p>
        </w:tc>
        <w:tc>
          <w:tcPr>
            <w:tcW w:w="1590" w:type="dxa"/>
          </w:tcPr>
          <w:p w14:paraId="2F5828A9" w14:textId="77777777" w:rsidR="00580237" w:rsidRDefault="00580237" w:rsidP="005E0051">
            <w:pPr>
              <w:rPr>
                <w:ins w:id="1241" w:author="Aleta Haflett" w:date="2014-11-03T13:26:00Z"/>
              </w:rPr>
            </w:pPr>
          </w:p>
        </w:tc>
      </w:tr>
      <w:tr w:rsidR="00580237" w14:paraId="033628EB" w14:textId="77777777" w:rsidTr="00580237">
        <w:trPr>
          <w:ins w:id="1242" w:author="Aleta Haflett" w:date="2014-11-03T13:26:00Z"/>
        </w:trPr>
        <w:tc>
          <w:tcPr>
            <w:tcW w:w="468" w:type="dxa"/>
          </w:tcPr>
          <w:p w14:paraId="7444BABA" w14:textId="38EAE902" w:rsidR="00580237" w:rsidRDefault="00580237" w:rsidP="005E0051">
            <w:r>
              <w:t>d</w:t>
            </w:r>
          </w:p>
        </w:tc>
        <w:tc>
          <w:tcPr>
            <w:tcW w:w="2204" w:type="dxa"/>
          </w:tcPr>
          <w:p w14:paraId="3B44FD46" w14:textId="545FA4DE" w:rsidR="00580237" w:rsidRDefault="00580237" w:rsidP="005E0051">
            <w:pPr>
              <w:rPr>
                <w:ins w:id="1243" w:author="Aleta Haflett" w:date="2014-11-03T13:26:00Z"/>
              </w:rPr>
            </w:pPr>
            <w:ins w:id="1244" w:author="Aleta Haflett" w:date="2014-11-03T13:26:00Z">
              <w:r>
                <w:t>Wood for wood carving</w:t>
              </w:r>
            </w:ins>
          </w:p>
        </w:tc>
        <w:tc>
          <w:tcPr>
            <w:tcW w:w="2192" w:type="dxa"/>
          </w:tcPr>
          <w:p w14:paraId="60B531CE" w14:textId="77777777" w:rsidR="00580237" w:rsidRDefault="00580237" w:rsidP="005E0051">
            <w:pPr>
              <w:rPr>
                <w:ins w:id="1245" w:author="Aleta Haflett" w:date="2014-11-03T13:26:00Z"/>
              </w:rPr>
            </w:pPr>
          </w:p>
        </w:tc>
        <w:tc>
          <w:tcPr>
            <w:tcW w:w="974" w:type="dxa"/>
          </w:tcPr>
          <w:p w14:paraId="2244A1B3" w14:textId="77777777" w:rsidR="00580237" w:rsidRDefault="00580237" w:rsidP="005E0051">
            <w:pPr>
              <w:rPr>
                <w:ins w:id="1246" w:author="Aleta Haflett" w:date="2014-11-03T13:26:00Z"/>
              </w:rPr>
            </w:pPr>
          </w:p>
        </w:tc>
        <w:tc>
          <w:tcPr>
            <w:tcW w:w="766" w:type="dxa"/>
          </w:tcPr>
          <w:p w14:paraId="3DFC1F27" w14:textId="77777777" w:rsidR="00580237" w:rsidRDefault="00580237" w:rsidP="005E0051">
            <w:pPr>
              <w:rPr>
                <w:ins w:id="1247" w:author="Aleta Haflett" w:date="2014-11-03T13:26:00Z"/>
              </w:rPr>
            </w:pPr>
          </w:p>
        </w:tc>
        <w:tc>
          <w:tcPr>
            <w:tcW w:w="1433" w:type="dxa"/>
          </w:tcPr>
          <w:p w14:paraId="0C43EDD1" w14:textId="77777777" w:rsidR="00580237" w:rsidRDefault="00580237" w:rsidP="005E0051">
            <w:pPr>
              <w:rPr>
                <w:ins w:id="1248" w:author="Aleta Haflett" w:date="2014-11-03T13:26:00Z"/>
              </w:rPr>
            </w:pPr>
          </w:p>
        </w:tc>
        <w:tc>
          <w:tcPr>
            <w:tcW w:w="1058" w:type="dxa"/>
          </w:tcPr>
          <w:p w14:paraId="25072BD1" w14:textId="77777777" w:rsidR="00580237" w:rsidRDefault="00580237" w:rsidP="005E0051">
            <w:pPr>
              <w:rPr>
                <w:ins w:id="1249" w:author="Aleta Haflett" w:date="2014-11-03T13:26:00Z"/>
              </w:rPr>
            </w:pPr>
          </w:p>
        </w:tc>
        <w:tc>
          <w:tcPr>
            <w:tcW w:w="783" w:type="dxa"/>
          </w:tcPr>
          <w:p w14:paraId="1F28AFF1" w14:textId="77777777" w:rsidR="00580237" w:rsidRDefault="00580237" w:rsidP="005E0051">
            <w:pPr>
              <w:rPr>
                <w:ins w:id="1250" w:author="Aleta Haflett" w:date="2014-11-03T13:26:00Z"/>
              </w:rPr>
            </w:pPr>
          </w:p>
        </w:tc>
        <w:tc>
          <w:tcPr>
            <w:tcW w:w="1150" w:type="dxa"/>
          </w:tcPr>
          <w:p w14:paraId="76F2812C" w14:textId="77777777" w:rsidR="00580237" w:rsidRDefault="00580237" w:rsidP="005E0051">
            <w:pPr>
              <w:rPr>
                <w:ins w:id="1251" w:author="Aleta Haflett" w:date="2014-11-03T13:26:00Z"/>
              </w:rPr>
            </w:pPr>
          </w:p>
        </w:tc>
        <w:tc>
          <w:tcPr>
            <w:tcW w:w="1590" w:type="dxa"/>
          </w:tcPr>
          <w:p w14:paraId="50525FE8" w14:textId="77777777" w:rsidR="00580237" w:rsidRDefault="00580237" w:rsidP="005E0051">
            <w:pPr>
              <w:rPr>
                <w:ins w:id="1252" w:author="Aleta Haflett" w:date="2014-11-03T13:26:00Z"/>
              </w:rPr>
            </w:pPr>
          </w:p>
        </w:tc>
      </w:tr>
      <w:tr w:rsidR="00580237" w14:paraId="4E6C95BD" w14:textId="77777777" w:rsidTr="00580237">
        <w:trPr>
          <w:ins w:id="1253" w:author="Aleta Haflett" w:date="2014-11-03T13:26:00Z"/>
        </w:trPr>
        <w:tc>
          <w:tcPr>
            <w:tcW w:w="468" w:type="dxa"/>
          </w:tcPr>
          <w:p w14:paraId="560F79FE" w14:textId="26F9CCC4" w:rsidR="00580237" w:rsidRDefault="00580237" w:rsidP="005E0051">
            <w:r>
              <w:t>e</w:t>
            </w:r>
          </w:p>
        </w:tc>
        <w:tc>
          <w:tcPr>
            <w:tcW w:w="2204" w:type="dxa"/>
          </w:tcPr>
          <w:p w14:paraId="4FCC667C" w14:textId="0BBC68DC" w:rsidR="00580237" w:rsidRDefault="00580237" w:rsidP="005E0051">
            <w:pPr>
              <w:rPr>
                <w:ins w:id="1254" w:author="Aleta Haflett" w:date="2014-11-03T13:26:00Z"/>
              </w:rPr>
            </w:pPr>
            <w:ins w:id="1255" w:author="Aleta Haflett" w:date="2014-11-03T13:26:00Z">
              <w:r>
                <w:t>Wood for poles</w:t>
              </w:r>
            </w:ins>
          </w:p>
        </w:tc>
        <w:tc>
          <w:tcPr>
            <w:tcW w:w="2192" w:type="dxa"/>
          </w:tcPr>
          <w:p w14:paraId="6F8475D8" w14:textId="77777777" w:rsidR="00580237" w:rsidRDefault="00580237" w:rsidP="005E0051">
            <w:pPr>
              <w:rPr>
                <w:ins w:id="1256" w:author="Aleta Haflett" w:date="2014-11-03T13:26:00Z"/>
              </w:rPr>
            </w:pPr>
          </w:p>
        </w:tc>
        <w:tc>
          <w:tcPr>
            <w:tcW w:w="974" w:type="dxa"/>
          </w:tcPr>
          <w:p w14:paraId="47A9C54C" w14:textId="77777777" w:rsidR="00580237" w:rsidRDefault="00580237" w:rsidP="005E0051">
            <w:pPr>
              <w:rPr>
                <w:ins w:id="1257" w:author="Aleta Haflett" w:date="2014-11-03T13:26:00Z"/>
              </w:rPr>
            </w:pPr>
          </w:p>
        </w:tc>
        <w:tc>
          <w:tcPr>
            <w:tcW w:w="766" w:type="dxa"/>
          </w:tcPr>
          <w:p w14:paraId="5702C8C1" w14:textId="77777777" w:rsidR="00580237" w:rsidRDefault="00580237" w:rsidP="005E0051">
            <w:pPr>
              <w:rPr>
                <w:ins w:id="1258" w:author="Aleta Haflett" w:date="2014-11-03T13:26:00Z"/>
              </w:rPr>
            </w:pPr>
          </w:p>
        </w:tc>
        <w:tc>
          <w:tcPr>
            <w:tcW w:w="1433" w:type="dxa"/>
          </w:tcPr>
          <w:p w14:paraId="20DC6D48" w14:textId="77777777" w:rsidR="00580237" w:rsidRDefault="00580237" w:rsidP="005E0051">
            <w:pPr>
              <w:rPr>
                <w:ins w:id="1259" w:author="Aleta Haflett" w:date="2014-11-03T13:26:00Z"/>
              </w:rPr>
            </w:pPr>
          </w:p>
        </w:tc>
        <w:tc>
          <w:tcPr>
            <w:tcW w:w="1058" w:type="dxa"/>
          </w:tcPr>
          <w:p w14:paraId="43591C7A" w14:textId="77777777" w:rsidR="00580237" w:rsidRDefault="00580237" w:rsidP="005E0051">
            <w:pPr>
              <w:rPr>
                <w:ins w:id="1260" w:author="Aleta Haflett" w:date="2014-11-03T13:26:00Z"/>
              </w:rPr>
            </w:pPr>
          </w:p>
        </w:tc>
        <w:tc>
          <w:tcPr>
            <w:tcW w:w="783" w:type="dxa"/>
          </w:tcPr>
          <w:p w14:paraId="4CA64C6F" w14:textId="77777777" w:rsidR="00580237" w:rsidRDefault="00580237" w:rsidP="005E0051">
            <w:pPr>
              <w:rPr>
                <w:ins w:id="1261" w:author="Aleta Haflett" w:date="2014-11-03T13:26:00Z"/>
              </w:rPr>
            </w:pPr>
          </w:p>
        </w:tc>
        <w:tc>
          <w:tcPr>
            <w:tcW w:w="1150" w:type="dxa"/>
          </w:tcPr>
          <w:p w14:paraId="22CF2F8B" w14:textId="77777777" w:rsidR="00580237" w:rsidRDefault="00580237" w:rsidP="005E0051">
            <w:pPr>
              <w:rPr>
                <w:ins w:id="1262" w:author="Aleta Haflett" w:date="2014-11-03T13:26:00Z"/>
              </w:rPr>
            </w:pPr>
          </w:p>
        </w:tc>
        <w:tc>
          <w:tcPr>
            <w:tcW w:w="1590" w:type="dxa"/>
          </w:tcPr>
          <w:p w14:paraId="015FAC96" w14:textId="77777777" w:rsidR="00580237" w:rsidRDefault="00580237" w:rsidP="005E0051">
            <w:pPr>
              <w:rPr>
                <w:ins w:id="1263" w:author="Aleta Haflett" w:date="2014-11-03T13:26:00Z"/>
              </w:rPr>
            </w:pPr>
          </w:p>
        </w:tc>
      </w:tr>
      <w:tr w:rsidR="00580237" w14:paraId="051FE768" w14:textId="77777777" w:rsidTr="00580237">
        <w:trPr>
          <w:trHeight w:val="179"/>
          <w:ins w:id="1264" w:author="Aleta Haflett" w:date="2014-11-03T13:26:00Z"/>
        </w:trPr>
        <w:tc>
          <w:tcPr>
            <w:tcW w:w="468" w:type="dxa"/>
          </w:tcPr>
          <w:p w14:paraId="4F76DC56" w14:textId="58314947" w:rsidR="00580237" w:rsidRDefault="00580237" w:rsidP="005E0051">
            <w:r>
              <w:t>f</w:t>
            </w:r>
          </w:p>
        </w:tc>
        <w:tc>
          <w:tcPr>
            <w:tcW w:w="2204" w:type="dxa"/>
          </w:tcPr>
          <w:p w14:paraId="36B943B0" w14:textId="2AC7D659" w:rsidR="00580237" w:rsidRDefault="00580237" w:rsidP="005E0051">
            <w:pPr>
              <w:rPr>
                <w:ins w:id="1265" w:author="Aleta Haflett" w:date="2014-11-03T13:26:00Z"/>
              </w:rPr>
            </w:pPr>
            <w:ins w:id="1266" w:author="Aleta Haflett" w:date="2014-11-03T13:26:00Z">
              <w:r>
                <w:t xml:space="preserve">Fruit, nuts, seeds, roots, berries, etc. </w:t>
              </w:r>
            </w:ins>
          </w:p>
        </w:tc>
        <w:tc>
          <w:tcPr>
            <w:tcW w:w="2192" w:type="dxa"/>
          </w:tcPr>
          <w:p w14:paraId="7C667593" w14:textId="77777777" w:rsidR="00580237" w:rsidRDefault="00580237" w:rsidP="005E0051">
            <w:pPr>
              <w:rPr>
                <w:ins w:id="1267" w:author="Aleta Haflett" w:date="2014-11-03T13:26:00Z"/>
              </w:rPr>
            </w:pPr>
          </w:p>
        </w:tc>
        <w:tc>
          <w:tcPr>
            <w:tcW w:w="974" w:type="dxa"/>
          </w:tcPr>
          <w:p w14:paraId="01B982EA" w14:textId="77777777" w:rsidR="00580237" w:rsidRDefault="00580237" w:rsidP="005E0051">
            <w:pPr>
              <w:rPr>
                <w:ins w:id="1268" w:author="Aleta Haflett" w:date="2014-11-03T13:26:00Z"/>
              </w:rPr>
            </w:pPr>
          </w:p>
        </w:tc>
        <w:tc>
          <w:tcPr>
            <w:tcW w:w="766" w:type="dxa"/>
          </w:tcPr>
          <w:p w14:paraId="44DFFDE2" w14:textId="77777777" w:rsidR="00580237" w:rsidRDefault="00580237" w:rsidP="005E0051">
            <w:pPr>
              <w:rPr>
                <w:ins w:id="1269" w:author="Aleta Haflett" w:date="2014-11-03T13:26:00Z"/>
              </w:rPr>
            </w:pPr>
          </w:p>
        </w:tc>
        <w:tc>
          <w:tcPr>
            <w:tcW w:w="1433" w:type="dxa"/>
          </w:tcPr>
          <w:p w14:paraId="601BADC1" w14:textId="77777777" w:rsidR="00580237" w:rsidRDefault="00580237" w:rsidP="005E0051">
            <w:pPr>
              <w:rPr>
                <w:ins w:id="1270" w:author="Aleta Haflett" w:date="2014-11-03T13:26:00Z"/>
              </w:rPr>
            </w:pPr>
          </w:p>
        </w:tc>
        <w:tc>
          <w:tcPr>
            <w:tcW w:w="1058" w:type="dxa"/>
          </w:tcPr>
          <w:p w14:paraId="20E5B01D" w14:textId="77777777" w:rsidR="00580237" w:rsidRDefault="00580237" w:rsidP="005E0051">
            <w:pPr>
              <w:rPr>
                <w:ins w:id="1271" w:author="Aleta Haflett" w:date="2014-11-03T13:26:00Z"/>
              </w:rPr>
            </w:pPr>
          </w:p>
        </w:tc>
        <w:tc>
          <w:tcPr>
            <w:tcW w:w="783" w:type="dxa"/>
          </w:tcPr>
          <w:p w14:paraId="26A20AB3" w14:textId="77777777" w:rsidR="00580237" w:rsidRDefault="00580237" w:rsidP="005E0051">
            <w:pPr>
              <w:rPr>
                <w:ins w:id="1272" w:author="Aleta Haflett" w:date="2014-11-03T13:26:00Z"/>
              </w:rPr>
            </w:pPr>
          </w:p>
        </w:tc>
        <w:tc>
          <w:tcPr>
            <w:tcW w:w="1150" w:type="dxa"/>
          </w:tcPr>
          <w:p w14:paraId="3181376A" w14:textId="77777777" w:rsidR="00580237" w:rsidRDefault="00580237" w:rsidP="005E0051">
            <w:pPr>
              <w:rPr>
                <w:ins w:id="1273" w:author="Aleta Haflett" w:date="2014-11-03T13:26:00Z"/>
              </w:rPr>
            </w:pPr>
          </w:p>
        </w:tc>
        <w:tc>
          <w:tcPr>
            <w:tcW w:w="1590" w:type="dxa"/>
          </w:tcPr>
          <w:p w14:paraId="4537B4CD" w14:textId="77777777" w:rsidR="00580237" w:rsidRDefault="00580237" w:rsidP="005E0051">
            <w:pPr>
              <w:rPr>
                <w:ins w:id="1274" w:author="Aleta Haflett" w:date="2014-11-03T13:26:00Z"/>
              </w:rPr>
            </w:pPr>
          </w:p>
        </w:tc>
      </w:tr>
      <w:tr w:rsidR="00580237" w14:paraId="4AC3E8CC" w14:textId="77777777" w:rsidTr="00580237">
        <w:trPr>
          <w:ins w:id="1275" w:author="Aleta Haflett" w:date="2014-11-03T13:26:00Z"/>
        </w:trPr>
        <w:tc>
          <w:tcPr>
            <w:tcW w:w="468" w:type="dxa"/>
          </w:tcPr>
          <w:p w14:paraId="11699772" w14:textId="75D50CF8" w:rsidR="00580237" w:rsidRDefault="00580237" w:rsidP="005E0051">
            <w:r>
              <w:t>g</w:t>
            </w:r>
          </w:p>
        </w:tc>
        <w:tc>
          <w:tcPr>
            <w:tcW w:w="2204" w:type="dxa"/>
          </w:tcPr>
          <w:p w14:paraId="33FD2679" w14:textId="1DEFBE70" w:rsidR="00580237" w:rsidRDefault="00580237" w:rsidP="005E0051">
            <w:pPr>
              <w:rPr>
                <w:ins w:id="1276" w:author="Aleta Haflett" w:date="2014-11-03T13:26:00Z"/>
              </w:rPr>
            </w:pPr>
            <w:ins w:id="1277" w:author="Aleta Haflett" w:date="2014-11-03T13:26:00Z">
              <w:r>
                <w:t>Mushrooms</w:t>
              </w:r>
            </w:ins>
          </w:p>
        </w:tc>
        <w:tc>
          <w:tcPr>
            <w:tcW w:w="2192" w:type="dxa"/>
          </w:tcPr>
          <w:p w14:paraId="11B9B173" w14:textId="77777777" w:rsidR="00580237" w:rsidRDefault="00580237" w:rsidP="005E0051">
            <w:pPr>
              <w:rPr>
                <w:ins w:id="1278" w:author="Aleta Haflett" w:date="2014-11-03T13:26:00Z"/>
              </w:rPr>
            </w:pPr>
          </w:p>
        </w:tc>
        <w:tc>
          <w:tcPr>
            <w:tcW w:w="974" w:type="dxa"/>
          </w:tcPr>
          <w:p w14:paraId="1BD932D1" w14:textId="77777777" w:rsidR="00580237" w:rsidRDefault="00580237" w:rsidP="005E0051">
            <w:pPr>
              <w:rPr>
                <w:ins w:id="1279" w:author="Aleta Haflett" w:date="2014-11-03T13:26:00Z"/>
              </w:rPr>
            </w:pPr>
          </w:p>
        </w:tc>
        <w:tc>
          <w:tcPr>
            <w:tcW w:w="766" w:type="dxa"/>
          </w:tcPr>
          <w:p w14:paraId="767F2B94" w14:textId="77777777" w:rsidR="00580237" w:rsidRDefault="00580237" w:rsidP="005E0051">
            <w:pPr>
              <w:rPr>
                <w:ins w:id="1280" w:author="Aleta Haflett" w:date="2014-11-03T13:26:00Z"/>
              </w:rPr>
            </w:pPr>
          </w:p>
        </w:tc>
        <w:tc>
          <w:tcPr>
            <w:tcW w:w="1433" w:type="dxa"/>
          </w:tcPr>
          <w:p w14:paraId="07B7BAB0" w14:textId="77777777" w:rsidR="00580237" w:rsidRDefault="00580237" w:rsidP="005E0051">
            <w:pPr>
              <w:rPr>
                <w:ins w:id="1281" w:author="Aleta Haflett" w:date="2014-11-03T13:26:00Z"/>
              </w:rPr>
            </w:pPr>
          </w:p>
        </w:tc>
        <w:tc>
          <w:tcPr>
            <w:tcW w:w="1058" w:type="dxa"/>
          </w:tcPr>
          <w:p w14:paraId="2E81B766" w14:textId="77777777" w:rsidR="00580237" w:rsidRDefault="00580237" w:rsidP="005E0051">
            <w:pPr>
              <w:rPr>
                <w:ins w:id="1282" w:author="Aleta Haflett" w:date="2014-11-03T13:26:00Z"/>
              </w:rPr>
            </w:pPr>
          </w:p>
        </w:tc>
        <w:tc>
          <w:tcPr>
            <w:tcW w:w="783" w:type="dxa"/>
          </w:tcPr>
          <w:p w14:paraId="41658624" w14:textId="77777777" w:rsidR="00580237" w:rsidRDefault="00580237" w:rsidP="005E0051">
            <w:pPr>
              <w:rPr>
                <w:ins w:id="1283" w:author="Aleta Haflett" w:date="2014-11-03T13:26:00Z"/>
              </w:rPr>
            </w:pPr>
          </w:p>
        </w:tc>
        <w:tc>
          <w:tcPr>
            <w:tcW w:w="1150" w:type="dxa"/>
          </w:tcPr>
          <w:p w14:paraId="6ED7F4DB" w14:textId="77777777" w:rsidR="00580237" w:rsidRDefault="00580237" w:rsidP="005E0051">
            <w:pPr>
              <w:rPr>
                <w:ins w:id="1284" w:author="Aleta Haflett" w:date="2014-11-03T13:26:00Z"/>
              </w:rPr>
            </w:pPr>
          </w:p>
        </w:tc>
        <w:tc>
          <w:tcPr>
            <w:tcW w:w="1590" w:type="dxa"/>
          </w:tcPr>
          <w:p w14:paraId="6DD97755" w14:textId="77777777" w:rsidR="00580237" w:rsidRDefault="00580237" w:rsidP="005E0051">
            <w:pPr>
              <w:rPr>
                <w:ins w:id="1285" w:author="Aleta Haflett" w:date="2014-11-03T13:26:00Z"/>
              </w:rPr>
            </w:pPr>
          </w:p>
        </w:tc>
      </w:tr>
      <w:tr w:rsidR="00580237" w14:paraId="41E8D9BF" w14:textId="77777777" w:rsidTr="00580237">
        <w:trPr>
          <w:ins w:id="1286" w:author="Aleta Haflett" w:date="2014-11-03T13:26:00Z"/>
        </w:trPr>
        <w:tc>
          <w:tcPr>
            <w:tcW w:w="468" w:type="dxa"/>
          </w:tcPr>
          <w:p w14:paraId="2C383ACD" w14:textId="095F80AE" w:rsidR="00580237" w:rsidRDefault="00580237" w:rsidP="005E0051">
            <w:r>
              <w:t>h</w:t>
            </w:r>
          </w:p>
        </w:tc>
        <w:tc>
          <w:tcPr>
            <w:tcW w:w="2204" w:type="dxa"/>
          </w:tcPr>
          <w:p w14:paraId="58C6A9C2" w14:textId="1AE3B234" w:rsidR="00580237" w:rsidRDefault="00580237" w:rsidP="005E0051">
            <w:pPr>
              <w:rPr>
                <w:ins w:id="1287" w:author="Aleta Haflett" w:date="2014-11-03T13:26:00Z"/>
              </w:rPr>
            </w:pPr>
            <w:ins w:id="1288" w:author="Aleta Haflett" w:date="2014-11-03T13:26:00Z">
              <w:r>
                <w:t>Fodder</w:t>
              </w:r>
            </w:ins>
          </w:p>
        </w:tc>
        <w:tc>
          <w:tcPr>
            <w:tcW w:w="2192" w:type="dxa"/>
          </w:tcPr>
          <w:p w14:paraId="586B5489" w14:textId="77777777" w:rsidR="00580237" w:rsidRDefault="00580237" w:rsidP="005E0051">
            <w:pPr>
              <w:rPr>
                <w:ins w:id="1289" w:author="Aleta Haflett" w:date="2014-11-03T13:26:00Z"/>
              </w:rPr>
            </w:pPr>
          </w:p>
        </w:tc>
        <w:tc>
          <w:tcPr>
            <w:tcW w:w="974" w:type="dxa"/>
          </w:tcPr>
          <w:p w14:paraId="2896FC8A" w14:textId="77777777" w:rsidR="00580237" w:rsidRDefault="00580237" w:rsidP="005E0051">
            <w:pPr>
              <w:rPr>
                <w:ins w:id="1290" w:author="Aleta Haflett" w:date="2014-11-03T13:26:00Z"/>
              </w:rPr>
            </w:pPr>
          </w:p>
        </w:tc>
        <w:tc>
          <w:tcPr>
            <w:tcW w:w="766" w:type="dxa"/>
          </w:tcPr>
          <w:p w14:paraId="4362FBC5" w14:textId="77777777" w:rsidR="00580237" w:rsidRDefault="00580237" w:rsidP="005E0051">
            <w:pPr>
              <w:rPr>
                <w:ins w:id="1291" w:author="Aleta Haflett" w:date="2014-11-03T13:26:00Z"/>
              </w:rPr>
            </w:pPr>
          </w:p>
        </w:tc>
        <w:tc>
          <w:tcPr>
            <w:tcW w:w="1433" w:type="dxa"/>
          </w:tcPr>
          <w:p w14:paraId="476192E7" w14:textId="77777777" w:rsidR="00580237" w:rsidRDefault="00580237" w:rsidP="005E0051">
            <w:pPr>
              <w:rPr>
                <w:ins w:id="1292" w:author="Aleta Haflett" w:date="2014-11-03T13:26:00Z"/>
              </w:rPr>
            </w:pPr>
          </w:p>
        </w:tc>
        <w:tc>
          <w:tcPr>
            <w:tcW w:w="1058" w:type="dxa"/>
          </w:tcPr>
          <w:p w14:paraId="054D75B3" w14:textId="77777777" w:rsidR="00580237" w:rsidRDefault="00580237" w:rsidP="005E0051">
            <w:pPr>
              <w:rPr>
                <w:ins w:id="1293" w:author="Aleta Haflett" w:date="2014-11-03T13:26:00Z"/>
              </w:rPr>
            </w:pPr>
          </w:p>
        </w:tc>
        <w:tc>
          <w:tcPr>
            <w:tcW w:w="783" w:type="dxa"/>
          </w:tcPr>
          <w:p w14:paraId="07A8F5F9" w14:textId="77777777" w:rsidR="00580237" w:rsidRDefault="00580237" w:rsidP="005E0051">
            <w:pPr>
              <w:rPr>
                <w:ins w:id="1294" w:author="Aleta Haflett" w:date="2014-11-03T13:26:00Z"/>
              </w:rPr>
            </w:pPr>
          </w:p>
        </w:tc>
        <w:tc>
          <w:tcPr>
            <w:tcW w:w="1150" w:type="dxa"/>
          </w:tcPr>
          <w:p w14:paraId="77F10FCB" w14:textId="77777777" w:rsidR="00580237" w:rsidRDefault="00580237" w:rsidP="005E0051">
            <w:pPr>
              <w:rPr>
                <w:ins w:id="1295" w:author="Aleta Haflett" w:date="2014-11-03T13:26:00Z"/>
              </w:rPr>
            </w:pPr>
          </w:p>
        </w:tc>
        <w:tc>
          <w:tcPr>
            <w:tcW w:w="1590" w:type="dxa"/>
          </w:tcPr>
          <w:p w14:paraId="75F7E3BE" w14:textId="77777777" w:rsidR="00580237" w:rsidRDefault="00580237" w:rsidP="005E0051">
            <w:pPr>
              <w:rPr>
                <w:ins w:id="1296" w:author="Aleta Haflett" w:date="2014-11-03T13:26:00Z"/>
              </w:rPr>
            </w:pPr>
          </w:p>
        </w:tc>
      </w:tr>
      <w:tr w:rsidR="00580237" w14:paraId="30820A69" w14:textId="77777777" w:rsidTr="00580237">
        <w:trPr>
          <w:ins w:id="1297" w:author="Aleta Haflett" w:date="2014-11-03T13:26:00Z"/>
        </w:trPr>
        <w:tc>
          <w:tcPr>
            <w:tcW w:w="468" w:type="dxa"/>
          </w:tcPr>
          <w:p w14:paraId="6F8565C7" w14:textId="2FD84CFB" w:rsidR="00580237" w:rsidRDefault="00580237" w:rsidP="005E0051">
            <w:r>
              <w:t>i</w:t>
            </w:r>
          </w:p>
        </w:tc>
        <w:tc>
          <w:tcPr>
            <w:tcW w:w="2204" w:type="dxa"/>
          </w:tcPr>
          <w:p w14:paraId="1CF6599E" w14:textId="04349003" w:rsidR="00580237" w:rsidRDefault="00580237" w:rsidP="005E0051">
            <w:pPr>
              <w:rPr>
                <w:ins w:id="1298" w:author="Aleta Haflett" w:date="2014-11-03T13:26:00Z"/>
              </w:rPr>
            </w:pPr>
            <w:ins w:id="1299" w:author="Aleta Haflett" w:date="2014-11-03T13:26:00Z">
              <w:r>
                <w:t>Rattan</w:t>
              </w:r>
            </w:ins>
          </w:p>
        </w:tc>
        <w:tc>
          <w:tcPr>
            <w:tcW w:w="2192" w:type="dxa"/>
          </w:tcPr>
          <w:p w14:paraId="31D8C516" w14:textId="77777777" w:rsidR="00580237" w:rsidRDefault="00580237" w:rsidP="005E0051">
            <w:pPr>
              <w:rPr>
                <w:ins w:id="1300" w:author="Aleta Haflett" w:date="2014-11-03T13:26:00Z"/>
              </w:rPr>
            </w:pPr>
          </w:p>
        </w:tc>
        <w:tc>
          <w:tcPr>
            <w:tcW w:w="974" w:type="dxa"/>
          </w:tcPr>
          <w:p w14:paraId="640DA9CB" w14:textId="77777777" w:rsidR="00580237" w:rsidRDefault="00580237" w:rsidP="005E0051">
            <w:pPr>
              <w:rPr>
                <w:ins w:id="1301" w:author="Aleta Haflett" w:date="2014-11-03T13:26:00Z"/>
              </w:rPr>
            </w:pPr>
          </w:p>
        </w:tc>
        <w:tc>
          <w:tcPr>
            <w:tcW w:w="766" w:type="dxa"/>
          </w:tcPr>
          <w:p w14:paraId="7B37B18D" w14:textId="77777777" w:rsidR="00580237" w:rsidRDefault="00580237" w:rsidP="005E0051">
            <w:pPr>
              <w:rPr>
                <w:ins w:id="1302" w:author="Aleta Haflett" w:date="2014-11-03T13:26:00Z"/>
              </w:rPr>
            </w:pPr>
          </w:p>
        </w:tc>
        <w:tc>
          <w:tcPr>
            <w:tcW w:w="1433" w:type="dxa"/>
          </w:tcPr>
          <w:p w14:paraId="22A36224" w14:textId="77777777" w:rsidR="00580237" w:rsidRDefault="00580237" w:rsidP="005E0051">
            <w:pPr>
              <w:rPr>
                <w:ins w:id="1303" w:author="Aleta Haflett" w:date="2014-11-03T13:26:00Z"/>
              </w:rPr>
            </w:pPr>
          </w:p>
        </w:tc>
        <w:tc>
          <w:tcPr>
            <w:tcW w:w="1058" w:type="dxa"/>
          </w:tcPr>
          <w:p w14:paraId="70F8B28D" w14:textId="77777777" w:rsidR="00580237" w:rsidRDefault="00580237" w:rsidP="005E0051">
            <w:pPr>
              <w:rPr>
                <w:ins w:id="1304" w:author="Aleta Haflett" w:date="2014-11-03T13:26:00Z"/>
              </w:rPr>
            </w:pPr>
          </w:p>
        </w:tc>
        <w:tc>
          <w:tcPr>
            <w:tcW w:w="783" w:type="dxa"/>
          </w:tcPr>
          <w:p w14:paraId="0FE6C343" w14:textId="77777777" w:rsidR="00580237" w:rsidRDefault="00580237" w:rsidP="005E0051">
            <w:pPr>
              <w:rPr>
                <w:ins w:id="1305" w:author="Aleta Haflett" w:date="2014-11-03T13:26:00Z"/>
              </w:rPr>
            </w:pPr>
          </w:p>
        </w:tc>
        <w:tc>
          <w:tcPr>
            <w:tcW w:w="1150" w:type="dxa"/>
          </w:tcPr>
          <w:p w14:paraId="22DD9485" w14:textId="77777777" w:rsidR="00580237" w:rsidRDefault="00580237" w:rsidP="005E0051">
            <w:pPr>
              <w:rPr>
                <w:ins w:id="1306" w:author="Aleta Haflett" w:date="2014-11-03T13:26:00Z"/>
              </w:rPr>
            </w:pPr>
          </w:p>
        </w:tc>
        <w:tc>
          <w:tcPr>
            <w:tcW w:w="1590" w:type="dxa"/>
          </w:tcPr>
          <w:p w14:paraId="2997681E" w14:textId="77777777" w:rsidR="00580237" w:rsidRDefault="00580237" w:rsidP="005E0051">
            <w:pPr>
              <w:rPr>
                <w:ins w:id="1307" w:author="Aleta Haflett" w:date="2014-11-03T13:26:00Z"/>
              </w:rPr>
            </w:pPr>
          </w:p>
        </w:tc>
      </w:tr>
      <w:tr w:rsidR="00580237" w14:paraId="67353052" w14:textId="77777777" w:rsidTr="00580237">
        <w:trPr>
          <w:ins w:id="1308" w:author="Aleta Haflett" w:date="2014-11-03T13:26:00Z"/>
        </w:trPr>
        <w:tc>
          <w:tcPr>
            <w:tcW w:w="468" w:type="dxa"/>
          </w:tcPr>
          <w:p w14:paraId="3BBA0A5D" w14:textId="180E14C0" w:rsidR="00580237" w:rsidRDefault="00580237" w:rsidP="005E0051">
            <w:r>
              <w:t>j</w:t>
            </w:r>
          </w:p>
        </w:tc>
        <w:tc>
          <w:tcPr>
            <w:tcW w:w="2204" w:type="dxa"/>
          </w:tcPr>
          <w:p w14:paraId="07D62AE0" w14:textId="6B9E8750" w:rsidR="00580237" w:rsidRDefault="00580237" w:rsidP="005E0051">
            <w:pPr>
              <w:rPr>
                <w:ins w:id="1309" w:author="Aleta Haflett" w:date="2014-11-03T13:26:00Z"/>
              </w:rPr>
            </w:pPr>
            <w:ins w:id="1310" w:author="Aleta Haflett" w:date="2014-11-03T13:26:00Z">
              <w:r>
                <w:t>Plant medicines</w:t>
              </w:r>
            </w:ins>
          </w:p>
        </w:tc>
        <w:tc>
          <w:tcPr>
            <w:tcW w:w="2192" w:type="dxa"/>
          </w:tcPr>
          <w:p w14:paraId="3E3786DA" w14:textId="77777777" w:rsidR="00580237" w:rsidRDefault="00580237" w:rsidP="005E0051">
            <w:pPr>
              <w:rPr>
                <w:ins w:id="1311" w:author="Aleta Haflett" w:date="2014-11-03T13:26:00Z"/>
              </w:rPr>
            </w:pPr>
          </w:p>
        </w:tc>
        <w:tc>
          <w:tcPr>
            <w:tcW w:w="974" w:type="dxa"/>
          </w:tcPr>
          <w:p w14:paraId="733D2ADD" w14:textId="77777777" w:rsidR="00580237" w:rsidRDefault="00580237" w:rsidP="005E0051">
            <w:pPr>
              <w:rPr>
                <w:ins w:id="1312" w:author="Aleta Haflett" w:date="2014-11-03T13:26:00Z"/>
              </w:rPr>
            </w:pPr>
          </w:p>
        </w:tc>
        <w:tc>
          <w:tcPr>
            <w:tcW w:w="766" w:type="dxa"/>
          </w:tcPr>
          <w:p w14:paraId="0CA2600B" w14:textId="77777777" w:rsidR="00580237" w:rsidRDefault="00580237" w:rsidP="005E0051">
            <w:pPr>
              <w:rPr>
                <w:ins w:id="1313" w:author="Aleta Haflett" w:date="2014-11-03T13:26:00Z"/>
              </w:rPr>
            </w:pPr>
          </w:p>
        </w:tc>
        <w:tc>
          <w:tcPr>
            <w:tcW w:w="1433" w:type="dxa"/>
          </w:tcPr>
          <w:p w14:paraId="4C4B2DEF" w14:textId="77777777" w:rsidR="00580237" w:rsidRDefault="00580237" w:rsidP="005E0051">
            <w:pPr>
              <w:rPr>
                <w:ins w:id="1314" w:author="Aleta Haflett" w:date="2014-11-03T13:26:00Z"/>
              </w:rPr>
            </w:pPr>
          </w:p>
        </w:tc>
        <w:tc>
          <w:tcPr>
            <w:tcW w:w="1058" w:type="dxa"/>
          </w:tcPr>
          <w:p w14:paraId="7B2DFC8B" w14:textId="77777777" w:rsidR="00580237" w:rsidRDefault="00580237" w:rsidP="005E0051">
            <w:pPr>
              <w:rPr>
                <w:ins w:id="1315" w:author="Aleta Haflett" w:date="2014-11-03T13:26:00Z"/>
              </w:rPr>
            </w:pPr>
          </w:p>
        </w:tc>
        <w:tc>
          <w:tcPr>
            <w:tcW w:w="783" w:type="dxa"/>
          </w:tcPr>
          <w:p w14:paraId="2E3E4EB8" w14:textId="77777777" w:rsidR="00580237" w:rsidRDefault="00580237" w:rsidP="005E0051">
            <w:pPr>
              <w:rPr>
                <w:ins w:id="1316" w:author="Aleta Haflett" w:date="2014-11-03T13:26:00Z"/>
              </w:rPr>
            </w:pPr>
          </w:p>
        </w:tc>
        <w:tc>
          <w:tcPr>
            <w:tcW w:w="1150" w:type="dxa"/>
          </w:tcPr>
          <w:p w14:paraId="275EA3D0" w14:textId="77777777" w:rsidR="00580237" w:rsidRDefault="00580237" w:rsidP="005E0051">
            <w:pPr>
              <w:rPr>
                <w:ins w:id="1317" w:author="Aleta Haflett" w:date="2014-11-03T13:26:00Z"/>
              </w:rPr>
            </w:pPr>
          </w:p>
        </w:tc>
        <w:tc>
          <w:tcPr>
            <w:tcW w:w="1590" w:type="dxa"/>
          </w:tcPr>
          <w:p w14:paraId="74BF3A87" w14:textId="77777777" w:rsidR="00580237" w:rsidRDefault="00580237" w:rsidP="005E0051">
            <w:pPr>
              <w:rPr>
                <w:ins w:id="1318" w:author="Aleta Haflett" w:date="2014-11-03T13:26:00Z"/>
              </w:rPr>
            </w:pPr>
          </w:p>
        </w:tc>
      </w:tr>
      <w:tr w:rsidR="00580237" w14:paraId="38AA5EC8" w14:textId="77777777" w:rsidTr="00580237">
        <w:trPr>
          <w:ins w:id="1319" w:author="Aleta Haflett" w:date="2014-11-03T13:26:00Z"/>
        </w:trPr>
        <w:tc>
          <w:tcPr>
            <w:tcW w:w="468" w:type="dxa"/>
          </w:tcPr>
          <w:p w14:paraId="2171B313" w14:textId="6F3EBBE0" w:rsidR="00580237" w:rsidRDefault="00580237" w:rsidP="005E0051">
            <w:r>
              <w:t>k</w:t>
            </w:r>
          </w:p>
        </w:tc>
        <w:tc>
          <w:tcPr>
            <w:tcW w:w="2204" w:type="dxa"/>
          </w:tcPr>
          <w:p w14:paraId="7E8BAD8D" w14:textId="6B2C66D4" w:rsidR="00580237" w:rsidRDefault="00580237" w:rsidP="005E0051">
            <w:pPr>
              <w:rPr>
                <w:ins w:id="1320" w:author="Aleta Haflett" w:date="2014-11-03T13:26:00Z"/>
              </w:rPr>
            </w:pPr>
            <w:ins w:id="1321" w:author="Aleta Haflett" w:date="2014-11-03T13:26:00Z">
              <w:r>
                <w:t>Herbs and spices</w:t>
              </w:r>
            </w:ins>
          </w:p>
        </w:tc>
        <w:tc>
          <w:tcPr>
            <w:tcW w:w="2192" w:type="dxa"/>
          </w:tcPr>
          <w:p w14:paraId="4F8DEC6A" w14:textId="77777777" w:rsidR="00580237" w:rsidRDefault="00580237" w:rsidP="005E0051">
            <w:pPr>
              <w:rPr>
                <w:ins w:id="1322" w:author="Aleta Haflett" w:date="2014-11-03T13:26:00Z"/>
              </w:rPr>
            </w:pPr>
          </w:p>
        </w:tc>
        <w:tc>
          <w:tcPr>
            <w:tcW w:w="974" w:type="dxa"/>
          </w:tcPr>
          <w:p w14:paraId="12B37175" w14:textId="77777777" w:rsidR="00580237" w:rsidRDefault="00580237" w:rsidP="005E0051">
            <w:pPr>
              <w:rPr>
                <w:ins w:id="1323" w:author="Aleta Haflett" w:date="2014-11-03T13:26:00Z"/>
              </w:rPr>
            </w:pPr>
          </w:p>
        </w:tc>
        <w:tc>
          <w:tcPr>
            <w:tcW w:w="766" w:type="dxa"/>
          </w:tcPr>
          <w:p w14:paraId="09144BE8" w14:textId="77777777" w:rsidR="00580237" w:rsidRDefault="00580237" w:rsidP="005E0051">
            <w:pPr>
              <w:rPr>
                <w:ins w:id="1324" w:author="Aleta Haflett" w:date="2014-11-03T13:26:00Z"/>
              </w:rPr>
            </w:pPr>
          </w:p>
        </w:tc>
        <w:tc>
          <w:tcPr>
            <w:tcW w:w="1433" w:type="dxa"/>
          </w:tcPr>
          <w:p w14:paraId="6AB0B1CF" w14:textId="77777777" w:rsidR="00580237" w:rsidRDefault="00580237" w:rsidP="005E0051">
            <w:pPr>
              <w:rPr>
                <w:ins w:id="1325" w:author="Aleta Haflett" w:date="2014-11-03T13:26:00Z"/>
              </w:rPr>
            </w:pPr>
          </w:p>
        </w:tc>
        <w:tc>
          <w:tcPr>
            <w:tcW w:w="1058" w:type="dxa"/>
          </w:tcPr>
          <w:p w14:paraId="17A24AB0" w14:textId="77777777" w:rsidR="00580237" w:rsidRDefault="00580237" w:rsidP="005E0051">
            <w:pPr>
              <w:rPr>
                <w:ins w:id="1326" w:author="Aleta Haflett" w:date="2014-11-03T13:26:00Z"/>
              </w:rPr>
            </w:pPr>
          </w:p>
        </w:tc>
        <w:tc>
          <w:tcPr>
            <w:tcW w:w="783" w:type="dxa"/>
          </w:tcPr>
          <w:p w14:paraId="4817F869" w14:textId="77777777" w:rsidR="00580237" w:rsidRDefault="00580237" w:rsidP="005E0051">
            <w:pPr>
              <w:rPr>
                <w:ins w:id="1327" w:author="Aleta Haflett" w:date="2014-11-03T13:26:00Z"/>
              </w:rPr>
            </w:pPr>
          </w:p>
        </w:tc>
        <w:tc>
          <w:tcPr>
            <w:tcW w:w="1150" w:type="dxa"/>
          </w:tcPr>
          <w:p w14:paraId="5AA1B001" w14:textId="77777777" w:rsidR="00580237" w:rsidRDefault="00580237" w:rsidP="005E0051">
            <w:pPr>
              <w:rPr>
                <w:ins w:id="1328" w:author="Aleta Haflett" w:date="2014-11-03T13:26:00Z"/>
              </w:rPr>
            </w:pPr>
          </w:p>
        </w:tc>
        <w:tc>
          <w:tcPr>
            <w:tcW w:w="1590" w:type="dxa"/>
          </w:tcPr>
          <w:p w14:paraId="07EA0ABB" w14:textId="77777777" w:rsidR="00580237" w:rsidRDefault="00580237" w:rsidP="005E0051">
            <w:pPr>
              <w:rPr>
                <w:ins w:id="1329" w:author="Aleta Haflett" w:date="2014-11-03T13:26:00Z"/>
              </w:rPr>
            </w:pPr>
          </w:p>
        </w:tc>
      </w:tr>
      <w:tr w:rsidR="00580237" w14:paraId="0D0BDCEB" w14:textId="77777777" w:rsidTr="00580237">
        <w:trPr>
          <w:ins w:id="1330" w:author="Aleta Haflett" w:date="2014-11-03T13:26:00Z"/>
        </w:trPr>
        <w:tc>
          <w:tcPr>
            <w:tcW w:w="468" w:type="dxa"/>
          </w:tcPr>
          <w:p w14:paraId="03F2087E" w14:textId="54BA6E12" w:rsidR="00580237" w:rsidRDefault="00580237" w:rsidP="005E0051">
            <w:r>
              <w:t>l</w:t>
            </w:r>
          </w:p>
        </w:tc>
        <w:tc>
          <w:tcPr>
            <w:tcW w:w="2204" w:type="dxa"/>
          </w:tcPr>
          <w:p w14:paraId="7B02F6FE" w14:textId="21EFB4A6" w:rsidR="00580237" w:rsidRDefault="00580237" w:rsidP="005E0051">
            <w:pPr>
              <w:rPr>
                <w:ins w:id="1331" w:author="Aleta Haflett" w:date="2014-11-03T13:26:00Z"/>
              </w:rPr>
            </w:pPr>
            <w:ins w:id="1332" w:author="Aleta Haflett" w:date="2014-11-03T13:26:00Z">
              <w:r>
                <w:t>Dying/tanning</w:t>
              </w:r>
            </w:ins>
          </w:p>
        </w:tc>
        <w:tc>
          <w:tcPr>
            <w:tcW w:w="2192" w:type="dxa"/>
          </w:tcPr>
          <w:p w14:paraId="3BCA7465" w14:textId="77777777" w:rsidR="00580237" w:rsidRDefault="00580237" w:rsidP="005E0051">
            <w:pPr>
              <w:rPr>
                <w:ins w:id="1333" w:author="Aleta Haflett" w:date="2014-11-03T13:26:00Z"/>
              </w:rPr>
            </w:pPr>
          </w:p>
        </w:tc>
        <w:tc>
          <w:tcPr>
            <w:tcW w:w="974" w:type="dxa"/>
          </w:tcPr>
          <w:p w14:paraId="60E025EC" w14:textId="77777777" w:rsidR="00580237" w:rsidRDefault="00580237" w:rsidP="005E0051">
            <w:pPr>
              <w:rPr>
                <w:ins w:id="1334" w:author="Aleta Haflett" w:date="2014-11-03T13:26:00Z"/>
              </w:rPr>
            </w:pPr>
          </w:p>
        </w:tc>
        <w:tc>
          <w:tcPr>
            <w:tcW w:w="766" w:type="dxa"/>
          </w:tcPr>
          <w:p w14:paraId="121BC9C5" w14:textId="77777777" w:rsidR="00580237" w:rsidRDefault="00580237" w:rsidP="005E0051">
            <w:pPr>
              <w:rPr>
                <w:ins w:id="1335" w:author="Aleta Haflett" w:date="2014-11-03T13:26:00Z"/>
              </w:rPr>
            </w:pPr>
          </w:p>
        </w:tc>
        <w:tc>
          <w:tcPr>
            <w:tcW w:w="1433" w:type="dxa"/>
          </w:tcPr>
          <w:p w14:paraId="4F1847C8" w14:textId="77777777" w:rsidR="00580237" w:rsidRDefault="00580237" w:rsidP="005E0051">
            <w:pPr>
              <w:rPr>
                <w:ins w:id="1336" w:author="Aleta Haflett" w:date="2014-11-03T13:26:00Z"/>
              </w:rPr>
            </w:pPr>
          </w:p>
        </w:tc>
        <w:tc>
          <w:tcPr>
            <w:tcW w:w="1058" w:type="dxa"/>
          </w:tcPr>
          <w:p w14:paraId="7186ACDA" w14:textId="77777777" w:rsidR="00580237" w:rsidRDefault="00580237" w:rsidP="005E0051">
            <w:pPr>
              <w:rPr>
                <w:ins w:id="1337" w:author="Aleta Haflett" w:date="2014-11-03T13:26:00Z"/>
              </w:rPr>
            </w:pPr>
          </w:p>
        </w:tc>
        <w:tc>
          <w:tcPr>
            <w:tcW w:w="783" w:type="dxa"/>
          </w:tcPr>
          <w:p w14:paraId="56A2284C" w14:textId="77777777" w:rsidR="00580237" w:rsidRDefault="00580237" w:rsidP="005E0051">
            <w:pPr>
              <w:rPr>
                <w:ins w:id="1338" w:author="Aleta Haflett" w:date="2014-11-03T13:26:00Z"/>
              </w:rPr>
            </w:pPr>
          </w:p>
        </w:tc>
        <w:tc>
          <w:tcPr>
            <w:tcW w:w="1150" w:type="dxa"/>
          </w:tcPr>
          <w:p w14:paraId="25F0C440" w14:textId="77777777" w:rsidR="00580237" w:rsidRDefault="00580237" w:rsidP="005E0051">
            <w:pPr>
              <w:rPr>
                <w:ins w:id="1339" w:author="Aleta Haflett" w:date="2014-11-03T13:26:00Z"/>
              </w:rPr>
            </w:pPr>
          </w:p>
        </w:tc>
        <w:tc>
          <w:tcPr>
            <w:tcW w:w="1590" w:type="dxa"/>
          </w:tcPr>
          <w:p w14:paraId="20A5A085" w14:textId="77777777" w:rsidR="00580237" w:rsidRDefault="00580237" w:rsidP="005E0051">
            <w:pPr>
              <w:rPr>
                <w:ins w:id="1340" w:author="Aleta Haflett" w:date="2014-11-03T13:26:00Z"/>
              </w:rPr>
            </w:pPr>
          </w:p>
        </w:tc>
      </w:tr>
      <w:tr w:rsidR="00580237" w14:paraId="581A2840" w14:textId="77777777" w:rsidTr="00580237">
        <w:trPr>
          <w:ins w:id="1341" w:author="Aleta Haflett" w:date="2014-11-03T13:26:00Z"/>
        </w:trPr>
        <w:tc>
          <w:tcPr>
            <w:tcW w:w="468" w:type="dxa"/>
          </w:tcPr>
          <w:p w14:paraId="684CFE85" w14:textId="0F1D7F62" w:rsidR="00580237" w:rsidRDefault="00580237" w:rsidP="005E0051">
            <w:r>
              <w:t>m</w:t>
            </w:r>
          </w:p>
        </w:tc>
        <w:tc>
          <w:tcPr>
            <w:tcW w:w="2204" w:type="dxa"/>
          </w:tcPr>
          <w:p w14:paraId="1B26EB9B" w14:textId="773C887C" w:rsidR="00580237" w:rsidRDefault="00580237" w:rsidP="005E0051">
            <w:pPr>
              <w:rPr>
                <w:ins w:id="1342" w:author="Aleta Haflett" w:date="2014-11-03T13:26:00Z"/>
              </w:rPr>
            </w:pPr>
            <w:ins w:id="1343" w:author="Aleta Haflett" w:date="2014-11-03T13:26:00Z">
              <w:r>
                <w:t>Seeds (for regeneration purposes)</w:t>
              </w:r>
            </w:ins>
          </w:p>
        </w:tc>
        <w:tc>
          <w:tcPr>
            <w:tcW w:w="2192" w:type="dxa"/>
          </w:tcPr>
          <w:p w14:paraId="3F2950AE" w14:textId="77777777" w:rsidR="00580237" w:rsidRDefault="00580237" w:rsidP="005E0051">
            <w:pPr>
              <w:rPr>
                <w:ins w:id="1344" w:author="Aleta Haflett" w:date="2014-11-03T13:26:00Z"/>
              </w:rPr>
            </w:pPr>
          </w:p>
        </w:tc>
        <w:tc>
          <w:tcPr>
            <w:tcW w:w="974" w:type="dxa"/>
          </w:tcPr>
          <w:p w14:paraId="2F0905F8" w14:textId="77777777" w:rsidR="00580237" w:rsidRDefault="00580237" w:rsidP="005E0051">
            <w:pPr>
              <w:rPr>
                <w:ins w:id="1345" w:author="Aleta Haflett" w:date="2014-11-03T13:26:00Z"/>
              </w:rPr>
            </w:pPr>
          </w:p>
        </w:tc>
        <w:tc>
          <w:tcPr>
            <w:tcW w:w="766" w:type="dxa"/>
          </w:tcPr>
          <w:p w14:paraId="0836BE02" w14:textId="77777777" w:rsidR="00580237" w:rsidRDefault="00580237" w:rsidP="005E0051">
            <w:pPr>
              <w:rPr>
                <w:ins w:id="1346" w:author="Aleta Haflett" w:date="2014-11-03T13:26:00Z"/>
              </w:rPr>
            </w:pPr>
          </w:p>
        </w:tc>
        <w:tc>
          <w:tcPr>
            <w:tcW w:w="1433" w:type="dxa"/>
          </w:tcPr>
          <w:p w14:paraId="37240E12" w14:textId="77777777" w:rsidR="00580237" w:rsidRDefault="00580237" w:rsidP="005E0051">
            <w:pPr>
              <w:rPr>
                <w:ins w:id="1347" w:author="Aleta Haflett" w:date="2014-11-03T13:26:00Z"/>
              </w:rPr>
            </w:pPr>
          </w:p>
        </w:tc>
        <w:tc>
          <w:tcPr>
            <w:tcW w:w="1058" w:type="dxa"/>
          </w:tcPr>
          <w:p w14:paraId="7D3C9CFB" w14:textId="77777777" w:rsidR="00580237" w:rsidRDefault="00580237" w:rsidP="005E0051">
            <w:pPr>
              <w:rPr>
                <w:ins w:id="1348" w:author="Aleta Haflett" w:date="2014-11-03T13:26:00Z"/>
              </w:rPr>
            </w:pPr>
          </w:p>
        </w:tc>
        <w:tc>
          <w:tcPr>
            <w:tcW w:w="783" w:type="dxa"/>
          </w:tcPr>
          <w:p w14:paraId="195F3E39" w14:textId="77777777" w:rsidR="00580237" w:rsidRDefault="00580237" w:rsidP="005E0051">
            <w:pPr>
              <w:rPr>
                <w:ins w:id="1349" w:author="Aleta Haflett" w:date="2014-11-03T13:26:00Z"/>
              </w:rPr>
            </w:pPr>
          </w:p>
        </w:tc>
        <w:tc>
          <w:tcPr>
            <w:tcW w:w="1150" w:type="dxa"/>
          </w:tcPr>
          <w:p w14:paraId="75E2E00E" w14:textId="77777777" w:rsidR="00580237" w:rsidRDefault="00580237" w:rsidP="005E0051">
            <w:pPr>
              <w:rPr>
                <w:ins w:id="1350" w:author="Aleta Haflett" w:date="2014-11-03T13:26:00Z"/>
              </w:rPr>
            </w:pPr>
          </w:p>
        </w:tc>
        <w:tc>
          <w:tcPr>
            <w:tcW w:w="1590" w:type="dxa"/>
          </w:tcPr>
          <w:p w14:paraId="1BBA60A4" w14:textId="77777777" w:rsidR="00580237" w:rsidRDefault="00580237" w:rsidP="005E0051">
            <w:pPr>
              <w:rPr>
                <w:ins w:id="1351" w:author="Aleta Haflett" w:date="2014-11-03T13:26:00Z"/>
              </w:rPr>
            </w:pPr>
          </w:p>
        </w:tc>
      </w:tr>
      <w:tr w:rsidR="00580237" w14:paraId="4304D6AD" w14:textId="77777777" w:rsidTr="00580237">
        <w:trPr>
          <w:ins w:id="1352" w:author="Aleta Haflett" w:date="2014-11-03T13:26:00Z"/>
        </w:trPr>
        <w:tc>
          <w:tcPr>
            <w:tcW w:w="468" w:type="dxa"/>
          </w:tcPr>
          <w:p w14:paraId="16ACAC45" w14:textId="79AC9A14" w:rsidR="00580237" w:rsidRDefault="00580237" w:rsidP="005E0051">
            <w:r>
              <w:t>n</w:t>
            </w:r>
          </w:p>
        </w:tc>
        <w:tc>
          <w:tcPr>
            <w:tcW w:w="2204" w:type="dxa"/>
          </w:tcPr>
          <w:p w14:paraId="7E8713AF" w14:textId="6CCD2FB9" w:rsidR="00580237" w:rsidRDefault="00580237" w:rsidP="005E0051">
            <w:pPr>
              <w:rPr>
                <w:ins w:id="1353" w:author="Aleta Haflett" w:date="2014-11-03T13:26:00Z"/>
              </w:rPr>
            </w:pPr>
            <w:ins w:id="1354" w:author="Aleta Haflett" w:date="2014-11-03T13:26:00Z">
              <w:r>
                <w:t>Fibres (for rope, etc)</w:t>
              </w:r>
            </w:ins>
          </w:p>
        </w:tc>
        <w:tc>
          <w:tcPr>
            <w:tcW w:w="2192" w:type="dxa"/>
          </w:tcPr>
          <w:p w14:paraId="1F0B2B1E" w14:textId="77777777" w:rsidR="00580237" w:rsidRDefault="00580237" w:rsidP="005E0051">
            <w:pPr>
              <w:rPr>
                <w:ins w:id="1355" w:author="Aleta Haflett" w:date="2014-11-03T13:26:00Z"/>
              </w:rPr>
            </w:pPr>
          </w:p>
        </w:tc>
        <w:tc>
          <w:tcPr>
            <w:tcW w:w="974" w:type="dxa"/>
          </w:tcPr>
          <w:p w14:paraId="0A81F232" w14:textId="77777777" w:rsidR="00580237" w:rsidRDefault="00580237" w:rsidP="005E0051">
            <w:pPr>
              <w:rPr>
                <w:ins w:id="1356" w:author="Aleta Haflett" w:date="2014-11-03T13:26:00Z"/>
              </w:rPr>
            </w:pPr>
          </w:p>
        </w:tc>
        <w:tc>
          <w:tcPr>
            <w:tcW w:w="766" w:type="dxa"/>
          </w:tcPr>
          <w:p w14:paraId="363528E7" w14:textId="77777777" w:rsidR="00580237" w:rsidRDefault="00580237" w:rsidP="005E0051">
            <w:pPr>
              <w:rPr>
                <w:ins w:id="1357" w:author="Aleta Haflett" w:date="2014-11-03T13:26:00Z"/>
              </w:rPr>
            </w:pPr>
          </w:p>
        </w:tc>
        <w:tc>
          <w:tcPr>
            <w:tcW w:w="1433" w:type="dxa"/>
          </w:tcPr>
          <w:p w14:paraId="306EFD5C" w14:textId="77777777" w:rsidR="00580237" w:rsidRDefault="00580237" w:rsidP="005E0051">
            <w:pPr>
              <w:rPr>
                <w:ins w:id="1358" w:author="Aleta Haflett" w:date="2014-11-03T13:26:00Z"/>
              </w:rPr>
            </w:pPr>
          </w:p>
        </w:tc>
        <w:tc>
          <w:tcPr>
            <w:tcW w:w="1058" w:type="dxa"/>
          </w:tcPr>
          <w:p w14:paraId="2CFA8B4A" w14:textId="77777777" w:rsidR="00580237" w:rsidRDefault="00580237" w:rsidP="005E0051">
            <w:pPr>
              <w:rPr>
                <w:ins w:id="1359" w:author="Aleta Haflett" w:date="2014-11-03T13:26:00Z"/>
              </w:rPr>
            </w:pPr>
          </w:p>
        </w:tc>
        <w:tc>
          <w:tcPr>
            <w:tcW w:w="783" w:type="dxa"/>
          </w:tcPr>
          <w:p w14:paraId="22BE59B2" w14:textId="77777777" w:rsidR="00580237" w:rsidRDefault="00580237" w:rsidP="005E0051">
            <w:pPr>
              <w:rPr>
                <w:ins w:id="1360" w:author="Aleta Haflett" w:date="2014-11-03T13:26:00Z"/>
              </w:rPr>
            </w:pPr>
          </w:p>
        </w:tc>
        <w:tc>
          <w:tcPr>
            <w:tcW w:w="1150" w:type="dxa"/>
          </w:tcPr>
          <w:p w14:paraId="7B83C3E6" w14:textId="77777777" w:rsidR="00580237" w:rsidRDefault="00580237" w:rsidP="005E0051">
            <w:pPr>
              <w:rPr>
                <w:ins w:id="1361" w:author="Aleta Haflett" w:date="2014-11-03T13:26:00Z"/>
              </w:rPr>
            </w:pPr>
          </w:p>
        </w:tc>
        <w:tc>
          <w:tcPr>
            <w:tcW w:w="1590" w:type="dxa"/>
          </w:tcPr>
          <w:p w14:paraId="08FF3E47" w14:textId="77777777" w:rsidR="00580237" w:rsidRDefault="00580237" w:rsidP="005E0051">
            <w:pPr>
              <w:rPr>
                <w:ins w:id="1362" w:author="Aleta Haflett" w:date="2014-11-03T13:26:00Z"/>
              </w:rPr>
            </w:pPr>
          </w:p>
        </w:tc>
      </w:tr>
      <w:tr w:rsidR="00580237" w14:paraId="38D331F0" w14:textId="77777777" w:rsidTr="00580237">
        <w:trPr>
          <w:ins w:id="1363" w:author="Aleta Haflett" w:date="2014-11-03T13:26:00Z"/>
        </w:trPr>
        <w:tc>
          <w:tcPr>
            <w:tcW w:w="468" w:type="dxa"/>
          </w:tcPr>
          <w:p w14:paraId="79C7DCF5" w14:textId="6D9FFC68" w:rsidR="00580237" w:rsidRDefault="00580237" w:rsidP="005E0051">
            <w:r>
              <w:t>o</w:t>
            </w:r>
          </w:p>
        </w:tc>
        <w:tc>
          <w:tcPr>
            <w:tcW w:w="2204" w:type="dxa"/>
          </w:tcPr>
          <w:p w14:paraId="2BAC7D1F" w14:textId="79598172" w:rsidR="00580237" w:rsidRDefault="00580237" w:rsidP="005E0051">
            <w:pPr>
              <w:rPr>
                <w:ins w:id="1364" w:author="Aleta Haflett" w:date="2014-11-03T13:26:00Z"/>
              </w:rPr>
            </w:pPr>
            <w:ins w:id="1365" w:author="Aleta Haflett" w:date="2014-11-03T13:26:00Z">
              <w:r>
                <w:t>Other plant products</w:t>
              </w:r>
            </w:ins>
          </w:p>
        </w:tc>
        <w:tc>
          <w:tcPr>
            <w:tcW w:w="2192" w:type="dxa"/>
          </w:tcPr>
          <w:p w14:paraId="1348D2AD" w14:textId="77777777" w:rsidR="00580237" w:rsidRDefault="00580237" w:rsidP="005E0051">
            <w:pPr>
              <w:rPr>
                <w:ins w:id="1366" w:author="Aleta Haflett" w:date="2014-11-03T13:26:00Z"/>
              </w:rPr>
            </w:pPr>
          </w:p>
        </w:tc>
        <w:tc>
          <w:tcPr>
            <w:tcW w:w="974" w:type="dxa"/>
          </w:tcPr>
          <w:p w14:paraId="6BC6E41A" w14:textId="77777777" w:rsidR="00580237" w:rsidRDefault="00580237" w:rsidP="005E0051">
            <w:pPr>
              <w:rPr>
                <w:ins w:id="1367" w:author="Aleta Haflett" w:date="2014-11-03T13:26:00Z"/>
              </w:rPr>
            </w:pPr>
          </w:p>
        </w:tc>
        <w:tc>
          <w:tcPr>
            <w:tcW w:w="766" w:type="dxa"/>
          </w:tcPr>
          <w:p w14:paraId="4829AE8F" w14:textId="77777777" w:rsidR="00580237" w:rsidRDefault="00580237" w:rsidP="005E0051">
            <w:pPr>
              <w:rPr>
                <w:ins w:id="1368" w:author="Aleta Haflett" w:date="2014-11-03T13:26:00Z"/>
              </w:rPr>
            </w:pPr>
          </w:p>
        </w:tc>
        <w:tc>
          <w:tcPr>
            <w:tcW w:w="1433" w:type="dxa"/>
          </w:tcPr>
          <w:p w14:paraId="021A7A32" w14:textId="77777777" w:rsidR="00580237" w:rsidRDefault="00580237" w:rsidP="005E0051">
            <w:pPr>
              <w:rPr>
                <w:ins w:id="1369" w:author="Aleta Haflett" w:date="2014-11-03T13:26:00Z"/>
              </w:rPr>
            </w:pPr>
          </w:p>
        </w:tc>
        <w:tc>
          <w:tcPr>
            <w:tcW w:w="1058" w:type="dxa"/>
          </w:tcPr>
          <w:p w14:paraId="4CCE8643" w14:textId="77777777" w:rsidR="00580237" w:rsidRDefault="00580237" w:rsidP="005E0051">
            <w:pPr>
              <w:rPr>
                <w:ins w:id="1370" w:author="Aleta Haflett" w:date="2014-11-03T13:26:00Z"/>
              </w:rPr>
            </w:pPr>
          </w:p>
        </w:tc>
        <w:tc>
          <w:tcPr>
            <w:tcW w:w="783" w:type="dxa"/>
          </w:tcPr>
          <w:p w14:paraId="2A0197BA" w14:textId="77777777" w:rsidR="00580237" w:rsidRDefault="00580237" w:rsidP="005E0051">
            <w:pPr>
              <w:rPr>
                <w:ins w:id="1371" w:author="Aleta Haflett" w:date="2014-11-03T13:26:00Z"/>
              </w:rPr>
            </w:pPr>
          </w:p>
        </w:tc>
        <w:tc>
          <w:tcPr>
            <w:tcW w:w="1150" w:type="dxa"/>
          </w:tcPr>
          <w:p w14:paraId="1A268DD1" w14:textId="77777777" w:rsidR="00580237" w:rsidRDefault="00580237" w:rsidP="005E0051">
            <w:pPr>
              <w:rPr>
                <w:ins w:id="1372" w:author="Aleta Haflett" w:date="2014-11-03T13:26:00Z"/>
              </w:rPr>
            </w:pPr>
          </w:p>
        </w:tc>
        <w:tc>
          <w:tcPr>
            <w:tcW w:w="1590" w:type="dxa"/>
          </w:tcPr>
          <w:p w14:paraId="541B5D32" w14:textId="77777777" w:rsidR="00580237" w:rsidRDefault="00580237" w:rsidP="005E0051">
            <w:pPr>
              <w:rPr>
                <w:ins w:id="1373" w:author="Aleta Haflett" w:date="2014-11-03T13:26:00Z"/>
              </w:rPr>
            </w:pPr>
          </w:p>
        </w:tc>
      </w:tr>
      <w:tr w:rsidR="00580237" w14:paraId="7E7C5AA2" w14:textId="77777777" w:rsidTr="00580237">
        <w:trPr>
          <w:ins w:id="1374" w:author="Aleta Haflett" w:date="2014-11-03T13:26:00Z"/>
        </w:trPr>
        <w:tc>
          <w:tcPr>
            <w:tcW w:w="468" w:type="dxa"/>
          </w:tcPr>
          <w:p w14:paraId="2E5AE658" w14:textId="2DA30776" w:rsidR="00580237" w:rsidRDefault="00580237" w:rsidP="005E0051">
            <w:r>
              <w:t>p</w:t>
            </w:r>
          </w:p>
        </w:tc>
        <w:tc>
          <w:tcPr>
            <w:tcW w:w="2204" w:type="dxa"/>
          </w:tcPr>
          <w:p w14:paraId="192F97CF" w14:textId="0374AE99" w:rsidR="00580237" w:rsidRDefault="00580237" w:rsidP="005E0051">
            <w:pPr>
              <w:rPr>
                <w:ins w:id="1375" w:author="Aleta Haflett" w:date="2014-11-03T13:26:00Z"/>
              </w:rPr>
            </w:pPr>
            <w:ins w:id="1376" w:author="Aleta Haflett" w:date="2014-11-03T13:26:00Z">
              <w:r>
                <w:t>Wildlife (including bushmeat)</w:t>
              </w:r>
            </w:ins>
          </w:p>
        </w:tc>
        <w:tc>
          <w:tcPr>
            <w:tcW w:w="2192" w:type="dxa"/>
          </w:tcPr>
          <w:p w14:paraId="51DFAEF3" w14:textId="77777777" w:rsidR="00580237" w:rsidRDefault="00580237" w:rsidP="005E0051">
            <w:pPr>
              <w:rPr>
                <w:ins w:id="1377" w:author="Aleta Haflett" w:date="2014-11-03T13:26:00Z"/>
              </w:rPr>
            </w:pPr>
          </w:p>
        </w:tc>
        <w:tc>
          <w:tcPr>
            <w:tcW w:w="974" w:type="dxa"/>
          </w:tcPr>
          <w:p w14:paraId="0D477673" w14:textId="77777777" w:rsidR="00580237" w:rsidRDefault="00580237" w:rsidP="005E0051">
            <w:pPr>
              <w:rPr>
                <w:ins w:id="1378" w:author="Aleta Haflett" w:date="2014-11-03T13:26:00Z"/>
              </w:rPr>
            </w:pPr>
          </w:p>
        </w:tc>
        <w:tc>
          <w:tcPr>
            <w:tcW w:w="766" w:type="dxa"/>
          </w:tcPr>
          <w:p w14:paraId="0997C8E9" w14:textId="77777777" w:rsidR="00580237" w:rsidRDefault="00580237" w:rsidP="005E0051">
            <w:pPr>
              <w:rPr>
                <w:ins w:id="1379" w:author="Aleta Haflett" w:date="2014-11-03T13:26:00Z"/>
              </w:rPr>
            </w:pPr>
          </w:p>
        </w:tc>
        <w:tc>
          <w:tcPr>
            <w:tcW w:w="1433" w:type="dxa"/>
          </w:tcPr>
          <w:p w14:paraId="1F034FCA" w14:textId="77777777" w:rsidR="00580237" w:rsidRDefault="00580237" w:rsidP="005E0051">
            <w:pPr>
              <w:rPr>
                <w:ins w:id="1380" w:author="Aleta Haflett" w:date="2014-11-03T13:26:00Z"/>
              </w:rPr>
            </w:pPr>
          </w:p>
        </w:tc>
        <w:tc>
          <w:tcPr>
            <w:tcW w:w="1058" w:type="dxa"/>
          </w:tcPr>
          <w:p w14:paraId="5D18B440" w14:textId="77777777" w:rsidR="00580237" w:rsidRDefault="00580237" w:rsidP="005E0051">
            <w:pPr>
              <w:rPr>
                <w:ins w:id="1381" w:author="Aleta Haflett" w:date="2014-11-03T13:26:00Z"/>
              </w:rPr>
            </w:pPr>
          </w:p>
        </w:tc>
        <w:tc>
          <w:tcPr>
            <w:tcW w:w="783" w:type="dxa"/>
          </w:tcPr>
          <w:p w14:paraId="17C7DA1D" w14:textId="77777777" w:rsidR="00580237" w:rsidRDefault="00580237" w:rsidP="005E0051">
            <w:pPr>
              <w:rPr>
                <w:ins w:id="1382" w:author="Aleta Haflett" w:date="2014-11-03T13:26:00Z"/>
              </w:rPr>
            </w:pPr>
          </w:p>
        </w:tc>
        <w:tc>
          <w:tcPr>
            <w:tcW w:w="1150" w:type="dxa"/>
          </w:tcPr>
          <w:p w14:paraId="69073C5C" w14:textId="77777777" w:rsidR="00580237" w:rsidRDefault="00580237" w:rsidP="005E0051">
            <w:pPr>
              <w:rPr>
                <w:ins w:id="1383" w:author="Aleta Haflett" w:date="2014-11-03T13:26:00Z"/>
              </w:rPr>
            </w:pPr>
          </w:p>
        </w:tc>
        <w:tc>
          <w:tcPr>
            <w:tcW w:w="1590" w:type="dxa"/>
          </w:tcPr>
          <w:p w14:paraId="55A38D9B" w14:textId="77777777" w:rsidR="00580237" w:rsidRDefault="00580237" w:rsidP="005E0051">
            <w:pPr>
              <w:rPr>
                <w:ins w:id="1384" w:author="Aleta Haflett" w:date="2014-11-03T13:26:00Z"/>
              </w:rPr>
            </w:pPr>
          </w:p>
        </w:tc>
      </w:tr>
      <w:tr w:rsidR="00580237" w14:paraId="50CB35E7" w14:textId="77777777" w:rsidTr="00580237">
        <w:trPr>
          <w:ins w:id="1385" w:author="Aleta Haflett" w:date="2014-11-03T13:26:00Z"/>
        </w:trPr>
        <w:tc>
          <w:tcPr>
            <w:tcW w:w="468" w:type="dxa"/>
          </w:tcPr>
          <w:p w14:paraId="6B3ADC58" w14:textId="62620013" w:rsidR="00580237" w:rsidRDefault="00580237" w:rsidP="005E0051">
            <w:r>
              <w:t>q</w:t>
            </w:r>
          </w:p>
        </w:tc>
        <w:tc>
          <w:tcPr>
            <w:tcW w:w="2204" w:type="dxa"/>
          </w:tcPr>
          <w:p w14:paraId="03ADE534" w14:textId="704391BC" w:rsidR="00580237" w:rsidRDefault="00580237" w:rsidP="005E0051">
            <w:pPr>
              <w:rPr>
                <w:ins w:id="1386" w:author="Aleta Haflett" w:date="2014-11-03T13:26:00Z"/>
              </w:rPr>
            </w:pPr>
            <w:ins w:id="1387" w:author="Aleta Haflett" w:date="2014-11-03T13:26:00Z">
              <w:r>
                <w:t xml:space="preserve">Beekeeping activities (e.g. honey) </w:t>
              </w:r>
            </w:ins>
          </w:p>
        </w:tc>
        <w:tc>
          <w:tcPr>
            <w:tcW w:w="2192" w:type="dxa"/>
          </w:tcPr>
          <w:p w14:paraId="413EA22E" w14:textId="77777777" w:rsidR="00580237" w:rsidRDefault="00580237" w:rsidP="005E0051">
            <w:pPr>
              <w:rPr>
                <w:ins w:id="1388" w:author="Aleta Haflett" w:date="2014-11-03T13:26:00Z"/>
              </w:rPr>
            </w:pPr>
          </w:p>
        </w:tc>
        <w:tc>
          <w:tcPr>
            <w:tcW w:w="974" w:type="dxa"/>
          </w:tcPr>
          <w:p w14:paraId="1AE09196" w14:textId="77777777" w:rsidR="00580237" w:rsidRDefault="00580237" w:rsidP="005E0051">
            <w:pPr>
              <w:rPr>
                <w:ins w:id="1389" w:author="Aleta Haflett" w:date="2014-11-03T13:26:00Z"/>
              </w:rPr>
            </w:pPr>
          </w:p>
        </w:tc>
        <w:tc>
          <w:tcPr>
            <w:tcW w:w="766" w:type="dxa"/>
          </w:tcPr>
          <w:p w14:paraId="343DD6EC" w14:textId="77777777" w:rsidR="00580237" w:rsidRDefault="00580237" w:rsidP="005E0051">
            <w:pPr>
              <w:rPr>
                <w:ins w:id="1390" w:author="Aleta Haflett" w:date="2014-11-03T13:26:00Z"/>
              </w:rPr>
            </w:pPr>
          </w:p>
        </w:tc>
        <w:tc>
          <w:tcPr>
            <w:tcW w:w="1433" w:type="dxa"/>
          </w:tcPr>
          <w:p w14:paraId="436AF4C0" w14:textId="77777777" w:rsidR="00580237" w:rsidRDefault="00580237" w:rsidP="005E0051">
            <w:pPr>
              <w:rPr>
                <w:ins w:id="1391" w:author="Aleta Haflett" w:date="2014-11-03T13:26:00Z"/>
              </w:rPr>
            </w:pPr>
          </w:p>
        </w:tc>
        <w:tc>
          <w:tcPr>
            <w:tcW w:w="1058" w:type="dxa"/>
          </w:tcPr>
          <w:p w14:paraId="793C3B7E" w14:textId="77777777" w:rsidR="00580237" w:rsidRDefault="00580237" w:rsidP="005E0051">
            <w:pPr>
              <w:rPr>
                <w:ins w:id="1392" w:author="Aleta Haflett" w:date="2014-11-03T13:26:00Z"/>
              </w:rPr>
            </w:pPr>
          </w:p>
        </w:tc>
        <w:tc>
          <w:tcPr>
            <w:tcW w:w="783" w:type="dxa"/>
          </w:tcPr>
          <w:p w14:paraId="16C3577F" w14:textId="77777777" w:rsidR="00580237" w:rsidRDefault="00580237" w:rsidP="005E0051">
            <w:pPr>
              <w:rPr>
                <w:ins w:id="1393" w:author="Aleta Haflett" w:date="2014-11-03T13:26:00Z"/>
              </w:rPr>
            </w:pPr>
          </w:p>
        </w:tc>
        <w:tc>
          <w:tcPr>
            <w:tcW w:w="1150" w:type="dxa"/>
          </w:tcPr>
          <w:p w14:paraId="5F006D64" w14:textId="77777777" w:rsidR="00580237" w:rsidRDefault="00580237" w:rsidP="005E0051">
            <w:pPr>
              <w:rPr>
                <w:ins w:id="1394" w:author="Aleta Haflett" w:date="2014-11-03T13:26:00Z"/>
              </w:rPr>
            </w:pPr>
          </w:p>
        </w:tc>
        <w:tc>
          <w:tcPr>
            <w:tcW w:w="1590" w:type="dxa"/>
          </w:tcPr>
          <w:p w14:paraId="2E716F65" w14:textId="77777777" w:rsidR="00580237" w:rsidRDefault="00580237" w:rsidP="005E0051">
            <w:pPr>
              <w:rPr>
                <w:ins w:id="1395" w:author="Aleta Haflett" w:date="2014-11-03T13:26:00Z"/>
              </w:rPr>
            </w:pPr>
          </w:p>
        </w:tc>
      </w:tr>
      <w:tr w:rsidR="00580237" w14:paraId="0EAEF964" w14:textId="77777777" w:rsidTr="00580237">
        <w:trPr>
          <w:ins w:id="1396" w:author="Aleta Haflett" w:date="2014-11-03T13:26:00Z"/>
        </w:trPr>
        <w:tc>
          <w:tcPr>
            <w:tcW w:w="468" w:type="dxa"/>
          </w:tcPr>
          <w:p w14:paraId="1E936A2B" w14:textId="64A9BA4F" w:rsidR="00580237" w:rsidRDefault="00580237" w:rsidP="005E0051">
            <w:r>
              <w:t>r</w:t>
            </w:r>
          </w:p>
        </w:tc>
        <w:tc>
          <w:tcPr>
            <w:tcW w:w="2204" w:type="dxa"/>
          </w:tcPr>
          <w:p w14:paraId="1EDFD24F" w14:textId="4C241055" w:rsidR="00580237" w:rsidRDefault="00580237" w:rsidP="005E0051">
            <w:pPr>
              <w:rPr>
                <w:ins w:id="1397" w:author="Aleta Haflett" w:date="2014-11-03T13:26:00Z"/>
              </w:rPr>
            </w:pPr>
            <w:ins w:id="1398" w:author="Aleta Haflett" w:date="2014-11-03T13:26:00Z">
              <w:r>
                <w:t>Caterpillar</w:t>
              </w:r>
            </w:ins>
          </w:p>
        </w:tc>
        <w:tc>
          <w:tcPr>
            <w:tcW w:w="2192" w:type="dxa"/>
          </w:tcPr>
          <w:p w14:paraId="0B93F00D" w14:textId="77777777" w:rsidR="00580237" w:rsidRDefault="00580237" w:rsidP="005E0051">
            <w:pPr>
              <w:rPr>
                <w:ins w:id="1399" w:author="Aleta Haflett" w:date="2014-11-03T13:26:00Z"/>
              </w:rPr>
            </w:pPr>
          </w:p>
        </w:tc>
        <w:tc>
          <w:tcPr>
            <w:tcW w:w="974" w:type="dxa"/>
          </w:tcPr>
          <w:p w14:paraId="456CE3E9" w14:textId="77777777" w:rsidR="00580237" w:rsidRDefault="00580237" w:rsidP="005E0051">
            <w:pPr>
              <w:rPr>
                <w:ins w:id="1400" w:author="Aleta Haflett" w:date="2014-11-03T13:26:00Z"/>
              </w:rPr>
            </w:pPr>
          </w:p>
        </w:tc>
        <w:tc>
          <w:tcPr>
            <w:tcW w:w="766" w:type="dxa"/>
          </w:tcPr>
          <w:p w14:paraId="7D703C87" w14:textId="77777777" w:rsidR="00580237" w:rsidRDefault="00580237" w:rsidP="005E0051">
            <w:pPr>
              <w:rPr>
                <w:ins w:id="1401" w:author="Aleta Haflett" w:date="2014-11-03T13:26:00Z"/>
              </w:rPr>
            </w:pPr>
          </w:p>
        </w:tc>
        <w:tc>
          <w:tcPr>
            <w:tcW w:w="1433" w:type="dxa"/>
          </w:tcPr>
          <w:p w14:paraId="55CF13E8" w14:textId="77777777" w:rsidR="00580237" w:rsidRDefault="00580237" w:rsidP="005E0051">
            <w:pPr>
              <w:rPr>
                <w:ins w:id="1402" w:author="Aleta Haflett" w:date="2014-11-03T13:26:00Z"/>
              </w:rPr>
            </w:pPr>
          </w:p>
        </w:tc>
        <w:tc>
          <w:tcPr>
            <w:tcW w:w="1058" w:type="dxa"/>
          </w:tcPr>
          <w:p w14:paraId="043B97B5" w14:textId="77777777" w:rsidR="00580237" w:rsidRDefault="00580237" w:rsidP="005E0051">
            <w:pPr>
              <w:rPr>
                <w:ins w:id="1403" w:author="Aleta Haflett" w:date="2014-11-03T13:26:00Z"/>
              </w:rPr>
            </w:pPr>
          </w:p>
        </w:tc>
        <w:tc>
          <w:tcPr>
            <w:tcW w:w="783" w:type="dxa"/>
          </w:tcPr>
          <w:p w14:paraId="7D37A7DB" w14:textId="77777777" w:rsidR="00580237" w:rsidRDefault="00580237" w:rsidP="005E0051">
            <w:pPr>
              <w:rPr>
                <w:ins w:id="1404" w:author="Aleta Haflett" w:date="2014-11-03T13:26:00Z"/>
              </w:rPr>
            </w:pPr>
          </w:p>
        </w:tc>
        <w:tc>
          <w:tcPr>
            <w:tcW w:w="1150" w:type="dxa"/>
          </w:tcPr>
          <w:p w14:paraId="5B2F8A19" w14:textId="77777777" w:rsidR="00580237" w:rsidRDefault="00580237" w:rsidP="005E0051">
            <w:pPr>
              <w:rPr>
                <w:ins w:id="1405" w:author="Aleta Haflett" w:date="2014-11-03T13:26:00Z"/>
              </w:rPr>
            </w:pPr>
          </w:p>
        </w:tc>
        <w:tc>
          <w:tcPr>
            <w:tcW w:w="1590" w:type="dxa"/>
          </w:tcPr>
          <w:p w14:paraId="49D1BF91" w14:textId="77777777" w:rsidR="00580237" w:rsidRDefault="00580237" w:rsidP="005E0051">
            <w:pPr>
              <w:rPr>
                <w:ins w:id="1406" w:author="Aleta Haflett" w:date="2014-11-03T13:26:00Z"/>
              </w:rPr>
            </w:pPr>
          </w:p>
        </w:tc>
      </w:tr>
      <w:tr w:rsidR="00580237" w14:paraId="1DBCCD22" w14:textId="77777777" w:rsidTr="00580237">
        <w:trPr>
          <w:ins w:id="1407" w:author="Aleta Haflett" w:date="2014-11-03T13:26:00Z"/>
        </w:trPr>
        <w:tc>
          <w:tcPr>
            <w:tcW w:w="468" w:type="dxa"/>
          </w:tcPr>
          <w:p w14:paraId="36551250" w14:textId="5E5D47A2" w:rsidR="00580237" w:rsidRDefault="00580237" w:rsidP="005E0051">
            <w:r>
              <w:t>s</w:t>
            </w:r>
          </w:p>
        </w:tc>
        <w:tc>
          <w:tcPr>
            <w:tcW w:w="2204" w:type="dxa"/>
          </w:tcPr>
          <w:p w14:paraId="69A23164" w14:textId="185CAC92" w:rsidR="00580237" w:rsidRDefault="00580237" w:rsidP="005E0051">
            <w:pPr>
              <w:rPr>
                <w:ins w:id="1408" w:author="Aleta Haflett" w:date="2014-11-03T13:26:00Z"/>
              </w:rPr>
            </w:pPr>
            <w:ins w:id="1409" w:author="Aleta Haflett" w:date="2014-11-03T13:26:00Z">
              <w:r>
                <w:t xml:space="preserve">Other, specify </w:t>
              </w:r>
            </w:ins>
          </w:p>
        </w:tc>
        <w:tc>
          <w:tcPr>
            <w:tcW w:w="2192" w:type="dxa"/>
          </w:tcPr>
          <w:p w14:paraId="0E4DAEC9" w14:textId="77777777" w:rsidR="00580237" w:rsidRDefault="00580237" w:rsidP="005E0051">
            <w:pPr>
              <w:rPr>
                <w:ins w:id="1410" w:author="Aleta Haflett" w:date="2014-11-03T13:26:00Z"/>
              </w:rPr>
            </w:pPr>
          </w:p>
        </w:tc>
        <w:tc>
          <w:tcPr>
            <w:tcW w:w="974" w:type="dxa"/>
          </w:tcPr>
          <w:p w14:paraId="5537063F" w14:textId="77777777" w:rsidR="00580237" w:rsidRDefault="00580237" w:rsidP="005E0051">
            <w:pPr>
              <w:rPr>
                <w:ins w:id="1411" w:author="Aleta Haflett" w:date="2014-11-03T13:26:00Z"/>
              </w:rPr>
            </w:pPr>
          </w:p>
        </w:tc>
        <w:tc>
          <w:tcPr>
            <w:tcW w:w="766" w:type="dxa"/>
          </w:tcPr>
          <w:p w14:paraId="3AF785B0" w14:textId="77777777" w:rsidR="00580237" w:rsidRDefault="00580237" w:rsidP="005E0051">
            <w:pPr>
              <w:rPr>
                <w:ins w:id="1412" w:author="Aleta Haflett" w:date="2014-11-03T13:26:00Z"/>
              </w:rPr>
            </w:pPr>
          </w:p>
        </w:tc>
        <w:tc>
          <w:tcPr>
            <w:tcW w:w="1433" w:type="dxa"/>
          </w:tcPr>
          <w:p w14:paraId="44D092DE" w14:textId="77777777" w:rsidR="00580237" w:rsidRDefault="00580237" w:rsidP="005E0051">
            <w:pPr>
              <w:rPr>
                <w:ins w:id="1413" w:author="Aleta Haflett" w:date="2014-11-03T13:26:00Z"/>
              </w:rPr>
            </w:pPr>
          </w:p>
        </w:tc>
        <w:tc>
          <w:tcPr>
            <w:tcW w:w="1058" w:type="dxa"/>
          </w:tcPr>
          <w:p w14:paraId="109F3800" w14:textId="77777777" w:rsidR="00580237" w:rsidRDefault="00580237" w:rsidP="005E0051">
            <w:pPr>
              <w:rPr>
                <w:ins w:id="1414" w:author="Aleta Haflett" w:date="2014-11-03T13:26:00Z"/>
              </w:rPr>
            </w:pPr>
          </w:p>
        </w:tc>
        <w:tc>
          <w:tcPr>
            <w:tcW w:w="783" w:type="dxa"/>
          </w:tcPr>
          <w:p w14:paraId="47341A50" w14:textId="77777777" w:rsidR="00580237" w:rsidRDefault="00580237" w:rsidP="005E0051">
            <w:pPr>
              <w:rPr>
                <w:ins w:id="1415" w:author="Aleta Haflett" w:date="2014-11-03T13:26:00Z"/>
              </w:rPr>
            </w:pPr>
          </w:p>
        </w:tc>
        <w:tc>
          <w:tcPr>
            <w:tcW w:w="1150" w:type="dxa"/>
          </w:tcPr>
          <w:p w14:paraId="34E23F63" w14:textId="77777777" w:rsidR="00580237" w:rsidRDefault="00580237" w:rsidP="005E0051">
            <w:pPr>
              <w:rPr>
                <w:ins w:id="1416" w:author="Aleta Haflett" w:date="2014-11-03T13:26:00Z"/>
              </w:rPr>
            </w:pPr>
          </w:p>
        </w:tc>
        <w:tc>
          <w:tcPr>
            <w:tcW w:w="1590" w:type="dxa"/>
          </w:tcPr>
          <w:p w14:paraId="66A68803" w14:textId="77777777" w:rsidR="00580237" w:rsidRDefault="00580237" w:rsidP="005E0051">
            <w:pPr>
              <w:rPr>
                <w:ins w:id="1417" w:author="Aleta Haflett" w:date="2014-11-03T13:26:00Z"/>
              </w:rPr>
            </w:pPr>
          </w:p>
        </w:tc>
      </w:tr>
    </w:tbl>
    <w:p w14:paraId="6ED51EAD" w14:textId="0C7B15AE" w:rsidR="003C3B44" w:rsidRDefault="003C3B44">
      <w:pPr>
        <w:rPr>
          <w:ins w:id="1418" w:author="Aleta Haflett" w:date="2014-11-03T13:15:00Z"/>
        </w:rPr>
      </w:pPr>
      <w:ins w:id="1419" w:author="Aleta Haflett" w:date="2014-11-03T13:16:00Z">
        <w:r>
          <w:br w:type="page"/>
        </w:r>
      </w:ins>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580237" w14:paraId="200F0FF1" w14:textId="77777777" w:rsidTr="00580237">
        <w:tc>
          <w:tcPr>
            <w:tcW w:w="468" w:type="dxa"/>
          </w:tcPr>
          <w:p w14:paraId="0C069C69" w14:textId="77777777" w:rsidR="00580237" w:rsidRPr="004C390C" w:rsidRDefault="00580237" w:rsidP="008128E9">
            <w:pPr>
              <w:rPr>
                <w:b/>
                <w:sz w:val="20"/>
                <w:szCs w:val="20"/>
              </w:rPr>
            </w:pPr>
          </w:p>
        </w:tc>
        <w:tc>
          <w:tcPr>
            <w:tcW w:w="2361" w:type="dxa"/>
          </w:tcPr>
          <w:p w14:paraId="2B92B2CB" w14:textId="216DCAB7" w:rsidR="00580237" w:rsidRPr="004C390C" w:rsidRDefault="00580237" w:rsidP="008128E9">
            <w:pPr>
              <w:rPr>
                <w:b/>
                <w:sz w:val="20"/>
                <w:szCs w:val="20"/>
              </w:rPr>
            </w:pPr>
          </w:p>
        </w:tc>
        <w:tc>
          <w:tcPr>
            <w:tcW w:w="1791" w:type="dxa"/>
          </w:tcPr>
          <w:p w14:paraId="35E1E698" w14:textId="7655A6CB" w:rsidR="00580237" w:rsidRDefault="00580237" w:rsidP="008128E9">
            <w:pPr>
              <w:rPr>
                <w:sz w:val="20"/>
                <w:szCs w:val="20"/>
              </w:rPr>
            </w:pPr>
            <w:r>
              <w:rPr>
                <w:sz w:val="20"/>
                <w:szCs w:val="20"/>
              </w:rPr>
              <w:t>K.10</w:t>
            </w:r>
          </w:p>
        </w:tc>
        <w:tc>
          <w:tcPr>
            <w:tcW w:w="990" w:type="dxa"/>
          </w:tcPr>
          <w:p w14:paraId="36582EAF" w14:textId="4EECA4F8" w:rsidR="00580237" w:rsidRPr="004C390C" w:rsidRDefault="00580237" w:rsidP="008128E9">
            <w:pPr>
              <w:rPr>
                <w:sz w:val="20"/>
                <w:szCs w:val="20"/>
              </w:rPr>
            </w:pPr>
            <w:r>
              <w:rPr>
                <w:sz w:val="20"/>
                <w:szCs w:val="20"/>
              </w:rPr>
              <w:t>K.11</w:t>
            </w:r>
          </w:p>
        </w:tc>
        <w:tc>
          <w:tcPr>
            <w:tcW w:w="810" w:type="dxa"/>
          </w:tcPr>
          <w:p w14:paraId="7003C4C4" w14:textId="6781953C" w:rsidR="00580237" w:rsidRPr="004C390C" w:rsidRDefault="00580237" w:rsidP="008128E9">
            <w:pPr>
              <w:rPr>
                <w:sz w:val="20"/>
                <w:szCs w:val="20"/>
              </w:rPr>
            </w:pPr>
            <w:r>
              <w:rPr>
                <w:sz w:val="20"/>
                <w:szCs w:val="20"/>
              </w:rPr>
              <w:t>K.11b</w:t>
            </w:r>
          </w:p>
        </w:tc>
        <w:tc>
          <w:tcPr>
            <w:tcW w:w="2346" w:type="dxa"/>
          </w:tcPr>
          <w:p w14:paraId="5BA08132" w14:textId="34071868" w:rsidR="00580237" w:rsidRDefault="00580237" w:rsidP="008128E9">
            <w:pPr>
              <w:rPr>
                <w:sz w:val="20"/>
                <w:szCs w:val="20"/>
              </w:rPr>
            </w:pPr>
            <w:r>
              <w:rPr>
                <w:sz w:val="20"/>
                <w:szCs w:val="20"/>
              </w:rPr>
              <w:t>K.12a</w:t>
            </w:r>
          </w:p>
        </w:tc>
        <w:tc>
          <w:tcPr>
            <w:tcW w:w="1350" w:type="dxa"/>
          </w:tcPr>
          <w:p w14:paraId="37894DE1" w14:textId="4C2A6676" w:rsidR="00580237" w:rsidRDefault="00580237" w:rsidP="008128E9">
            <w:pPr>
              <w:rPr>
                <w:i/>
                <w:sz w:val="20"/>
                <w:szCs w:val="20"/>
              </w:rPr>
            </w:pPr>
            <w:r>
              <w:rPr>
                <w:i/>
                <w:sz w:val="20"/>
                <w:szCs w:val="20"/>
              </w:rPr>
              <w:t>K.12b</w:t>
            </w:r>
          </w:p>
        </w:tc>
        <w:tc>
          <w:tcPr>
            <w:tcW w:w="1170" w:type="dxa"/>
          </w:tcPr>
          <w:p w14:paraId="297D8E1A" w14:textId="11A9A40C" w:rsidR="00580237" w:rsidRDefault="00580237" w:rsidP="008128E9">
            <w:pPr>
              <w:rPr>
                <w:i/>
                <w:sz w:val="20"/>
                <w:szCs w:val="20"/>
              </w:rPr>
            </w:pPr>
            <w:r>
              <w:rPr>
                <w:i/>
                <w:sz w:val="20"/>
                <w:szCs w:val="20"/>
              </w:rPr>
              <w:t>K.12c</w:t>
            </w:r>
          </w:p>
        </w:tc>
        <w:tc>
          <w:tcPr>
            <w:tcW w:w="1710" w:type="dxa"/>
          </w:tcPr>
          <w:p w14:paraId="50C13B5C" w14:textId="0F402287" w:rsidR="00580237" w:rsidRDefault="00580237" w:rsidP="008128E9">
            <w:pPr>
              <w:rPr>
                <w:sz w:val="20"/>
                <w:szCs w:val="20"/>
              </w:rPr>
            </w:pPr>
            <w:r>
              <w:rPr>
                <w:sz w:val="20"/>
                <w:szCs w:val="20"/>
              </w:rPr>
              <w:t>K.13</w:t>
            </w:r>
          </w:p>
        </w:tc>
      </w:tr>
      <w:tr w:rsidR="00580237" w14:paraId="43B6D28C" w14:textId="5493308C" w:rsidTr="00580237">
        <w:trPr>
          <w:ins w:id="1420" w:author="Aleta Haflett" w:date="2014-11-03T13:12:00Z"/>
        </w:trPr>
        <w:tc>
          <w:tcPr>
            <w:tcW w:w="468" w:type="dxa"/>
          </w:tcPr>
          <w:p w14:paraId="62C57AA4" w14:textId="77777777" w:rsidR="00580237" w:rsidRPr="004C390C" w:rsidRDefault="00580237" w:rsidP="008128E9">
            <w:pPr>
              <w:rPr>
                <w:b/>
                <w:sz w:val="20"/>
                <w:szCs w:val="20"/>
              </w:rPr>
            </w:pPr>
          </w:p>
        </w:tc>
        <w:tc>
          <w:tcPr>
            <w:tcW w:w="2361" w:type="dxa"/>
          </w:tcPr>
          <w:p w14:paraId="661BFB82" w14:textId="74AB1805" w:rsidR="00580237" w:rsidRPr="004C390C" w:rsidRDefault="00580237" w:rsidP="008128E9">
            <w:pPr>
              <w:rPr>
                <w:ins w:id="1421" w:author="Aleta Haflett" w:date="2014-11-03T13:12:00Z"/>
                <w:b/>
                <w:sz w:val="20"/>
                <w:szCs w:val="20"/>
              </w:rPr>
            </w:pPr>
            <w:ins w:id="1422" w:author="Aleta Haflett" w:date="2014-11-03T13:12:00Z">
              <w:r w:rsidRPr="004C390C">
                <w:rPr>
                  <w:b/>
                  <w:sz w:val="20"/>
                  <w:szCs w:val="20"/>
                </w:rPr>
                <w:t>Wood/forest product</w:t>
              </w:r>
            </w:ins>
          </w:p>
        </w:tc>
        <w:tc>
          <w:tcPr>
            <w:tcW w:w="1791" w:type="dxa"/>
          </w:tcPr>
          <w:p w14:paraId="7FEC9661" w14:textId="518DB020" w:rsidR="00580237" w:rsidRPr="004C390C" w:rsidRDefault="00580237" w:rsidP="008128E9">
            <w:pPr>
              <w:rPr>
                <w:ins w:id="1423" w:author="Aleta Haflett" w:date="2014-11-03T13:12:00Z"/>
                <w:i/>
                <w:sz w:val="20"/>
                <w:szCs w:val="20"/>
              </w:rPr>
            </w:pPr>
            <w:ins w:id="1424" w:author="Aleta Haflett" w:date="2014-11-03T13:12:00Z">
              <w:r>
                <w:rPr>
                  <w:sz w:val="20"/>
                  <w:szCs w:val="20"/>
                </w:rPr>
                <w:t>Please rank the top three most important products for the household</w:t>
              </w:r>
            </w:ins>
            <w:ins w:id="1425" w:author="Aleta Haflett" w:date="2014-11-03T13:13:00Z">
              <w:r>
                <w:rPr>
                  <w:sz w:val="20"/>
                  <w:szCs w:val="20"/>
                </w:rPr>
                <w:t xml:space="preserve">’s own consumption </w:t>
              </w:r>
            </w:ins>
          </w:p>
        </w:tc>
        <w:tc>
          <w:tcPr>
            <w:tcW w:w="990" w:type="dxa"/>
          </w:tcPr>
          <w:p w14:paraId="6CA8CD59" w14:textId="77777777" w:rsidR="00580237" w:rsidRPr="004C390C" w:rsidRDefault="00580237" w:rsidP="008128E9">
            <w:pPr>
              <w:rPr>
                <w:ins w:id="1426" w:author="Aleta Haflett" w:date="2014-11-03T13:12:00Z"/>
                <w:sz w:val="20"/>
                <w:szCs w:val="20"/>
              </w:rPr>
            </w:pPr>
            <w:ins w:id="1427" w:author="Aleta Haflett" w:date="2014-11-03T13:12:00Z">
              <w:r w:rsidRPr="004C390C">
                <w:rPr>
                  <w:sz w:val="20"/>
                  <w:szCs w:val="20"/>
                </w:rPr>
                <w:t xml:space="preserve">What quantity do you collect? </w:t>
              </w:r>
            </w:ins>
          </w:p>
        </w:tc>
        <w:tc>
          <w:tcPr>
            <w:tcW w:w="810" w:type="dxa"/>
          </w:tcPr>
          <w:p w14:paraId="22DAB802" w14:textId="77777777" w:rsidR="00580237" w:rsidRPr="004C390C" w:rsidRDefault="00580237" w:rsidP="008128E9">
            <w:pPr>
              <w:rPr>
                <w:ins w:id="1428" w:author="Aleta Haflett" w:date="2014-11-03T13:12:00Z"/>
                <w:sz w:val="20"/>
                <w:szCs w:val="20"/>
              </w:rPr>
            </w:pPr>
            <w:ins w:id="1429" w:author="Aleta Haflett" w:date="2014-11-03T13:12:00Z">
              <w:r w:rsidRPr="004C390C">
                <w:rPr>
                  <w:sz w:val="20"/>
                  <w:szCs w:val="20"/>
                </w:rPr>
                <w:t>Unit</w:t>
              </w:r>
            </w:ins>
          </w:p>
        </w:tc>
        <w:tc>
          <w:tcPr>
            <w:tcW w:w="2346" w:type="dxa"/>
          </w:tcPr>
          <w:p w14:paraId="013F342E" w14:textId="77777777" w:rsidR="00580237" w:rsidRDefault="00580237" w:rsidP="008128E9">
            <w:pPr>
              <w:rPr>
                <w:ins w:id="1430" w:author="Aleta Haflett" w:date="2014-11-03T15:45:00Z"/>
                <w:sz w:val="20"/>
                <w:szCs w:val="20"/>
              </w:rPr>
            </w:pPr>
            <w:ins w:id="1431" w:author="Aleta Haflett" w:date="2014-11-03T15:44:00Z">
              <w:r>
                <w:rPr>
                  <w:sz w:val="20"/>
                  <w:szCs w:val="20"/>
                </w:rPr>
                <w:t>What are the main species you harvest (per product)</w:t>
              </w:r>
            </w:ins>
            <w:ins w:id="1432" w:author="Aleta Haflett" w:date="2014-11-03T15:45:00Z">
              <w:r>
                <w:rPr>
                  <w:sz w:val="20"/>
                  <w:szCs w:val="20"/>
                </w:rPr>
                <w:t xml:space="preserve"> </w:t>
              </w:r>
            </w:ins>
          </w:p>
          <w:p w14:paraId="6DAD735D" w14:textId="48088328" w:rsidR="00580237" w:rsidRDefault="00580237" w:rsidP="008128E9">
            <w:pPr>
              <w:rPr>
                <w:ins w:id="1433" w:author="Aleta Haflett" w:date="2014-11-03T15:28:00Z"/>
                <w:sz w:val="20"/>
                <w:szCs w:val="20"/>
              </w:rPr>
            </w:pPr>
            <w:ins w:id="1434" w:author="Aleta Haflett" w:date="2014-11-03T15:44:00Z">
              <w:r>
                <w:rPr>
                  <w:sz w:val="20"/>
                  <w:szCs w:val="20"/>
                </w:rPr>
                <w:t xml:space="preserve"> </w:t>
              </w:r>
            </w:ins>
            <w:ins w:id="1435" w:author="Aleta Haflett" w:date="2014-11-03T15:46:00Z">
              <w:r>
                <w:rPr>
                  <w:sz w:val="20"/>
                  <w:szCs w:val="20"/>
                </w:rPr>
                <w:t>List from the most important to the lease important</w:t>
              </w:r>
            </w:ins>
          </w:p>
          <w:p w14:paraId="6FCA5BC1" w14:textId="7DC4CAFC" w:rsidR="00580237" w:rsidRPr="00866F30" w:rsidRDefault="00580237" w:rsidP="008128E9">
            <w:pPr>
              <w:rPr>
                <w:ins w:id="1436" w:author="Aleta Haflett" w:date="2014-11-03T15:27:00Z"/>
                <w:i/>
                <w:sz w:val="20"/>
                <w:szCs w:val="20"/>
              </w:rPr>
            </w:pPr>
            <w:ins w:id="1437" w:author="Aleta Haflett" w:date="2014-11-03T15:45:00Z">
              <w:r>
                <w:rPr>
                  <w:i/>
                  <w:sz w:val="20"/>
                  <w:szCs w:val="20"/>
                </w:rPr>
                <w:t>Species 1</w:t>
              </w:r>
            </w:ins>
          </w:p>
        </w:tc>
        <w:tc>
          <w:tcPr>
            <w:tcW w:w="1350" w:type="dxa"/>
          </w:tcPr>
          <w:p w14:paraId="224D6582" w14:textId="01AC1352" w:rsidR="00580237" w:rsidRPr="00866F30" w:rsidRDefault="00580237" w:rsidP="008128E9">
            <w:pPr>
              <w:rPr>
                <w:ins w:id="1438" w:author="Aleta Haflett" w:date="2014-11-03T15:28:00Z"/>
                <w:i/>
                <w:sz w:val="20"/>
                <w:szCs w:val="20"/>
              </w:rPr>
            </w:pPr>
            <w:ins w:id="1439" w:author="Aleta Haflett" w:date="2014-11-03T15:45:00Z">
              <w:r>
                <w:rPr>
                  <w:i/>
                  <w:sz w:val="20"/>
                  <w:szCs w:val="20"/>
                </w:rPr>
                <w:t>Species 2</w:t>
              </w:r>
            </w:ins>
          </w:p>
        </w:tc>
        <w:tc>
          <w:tcPr>
            <w:tcW w:w="1170" w:type="dxa"/>
          </w:tcPr>
          <w:p w14:paraId="42161176" w14:textId="3C39675D" w:rsidR="00580237" w:rsidRPr="00866F30" w:rsidRDefault="00580237" w:rsidP="008128E9">
            <w:pPr>
              <w:rPr>
                <w:ins w:id="1440" w:author="Aleta Haflett" w:date="2014-11-03T15:30:00Z"/>
                <w:i/>
                <w:sz w:val="20"/>
                <w:szCs w:val="20"/>
              </w:rPr>
            </w:pPr>
            <w:ins w:id="1441" w:author="Aleta Haflett" w:date="2014-11-03T15:45:00Z">
              <w:r>
                <w:rPr>
                  <w:i/>
                  <w:sz w:val="20"/>
                  <w:szCs w:val="20"/>
                </w:rPr>
                <w:t xml:space="preserve">Species 3 </w:t>
              </w:r>
            </w:ins>
          </w:p>
        </w:tc>
        <w:tc>
          <w:tcPr>
            <w:tcW w:w="1710" w:type="dxa"/>
          </w:tcPr>
          <w:p w14:paraId="24430741" w14:textId="77777777" w:rsidR="00580237" w:rsidRDefault="00580237" w:rsidP="008128E9">
            <w:pPr>
              <w:rPr>
                <w:ins w:id="1442" w:author="Aleta Haflett" w:date="2014-11-03T15:50:00Z"/>
                <w:sz w:val="20"/>
                <w:szCs w:val="20"/>
              </w:rPr>
            </w:pPr>
            <w:ins w:id="1443" w:author="Aleta Haflett" w:date="2014-11-03T15:48:00Z">
              <w:r>
                <w:rPr>
                  <w:sz w:val="20"/>
                  <w:szCs w:val="20"/>
                </w:rPr>
                <w:t>Has the availability of &lt;product&gt; changed over the past 5 years?</w:t>
              </w:r>
            </w:ins>
          </w:p>
          <w:p w14:paraId="3A7A157E" w14:textId="77777777" w:rsidR="00580237" w:rsidRDefault="00580237" w:rsidP="008128E9">
            <w:pPr>
              <w:rPr>
                <w:ins w:id="1444" w:author="Aleta Haflett" w:date="2014-11-03T15:50:00Z"/>
                <w:i/>
                <w:sz w:val="20"/>
                <w:szCs w:val="20"/>
              </w:rPr>
            </w:pPr>
            <w:ins w:id="1445" w:author="Aleta Haflett" w:date="2014-11-03T15:50:00Z">
              <w:r>
                <w:rPr>
                  <w:i/>
                  <w:sz w:val="20"/>
                  <w:szCs w:val="20"/>
                </w:rPr>
                <w:t>1= Increase</w:t>
              </w:r>
            </w:ins>
          </w:p>
          <w:p w14:paraId="008454CB" w14:textId="77777777" w:rsidR="00580237" w:rsidRDefault="00580237" w:rsidP="008128E9">
            <w:pPr>
              <w:rPr>
                <w:ins w:id="1446" w:author="Aleta Haflett" w:date="2014-11-03T15:50:00Z"/>
                <w:i/>
                <w:sz w:val="20"/>
                <w:szCs w:val="20"/>
              </w:rPr>
            </w:pPr>
            <w:ins w:id="1447" w:author="Aleta Haflett" w:date="2014-11-03T15:50:00Z">
              <w:r>
                <w:rPr>
                  <w:i/>
                  <w:sz w:val="20"/>
                  <w:szCs w:val="20"/>
                </w:rPr>
                <w:t>2= No change</w:t>
              </w:r>
            </w:ins>
          </w:p>
          <w:p w14:paraId="46FCD677" w14:textId="77777777" w:rsidR="00580237" w:rsidRDefault="00580237" w:rsidP="008128E9">
            <w:pPr>
              <w:rPr>
                <w:ins w:id="1448" w:author="Aleta Haflett" w:date="2014-11-03T15:50:00Z"/>
                <w:i/>
                <w:sz w:val="20"/>
                <w:szCs w:val="20"/>
              </w:rPr>
            </w:pPr>
            <w:ins w:id="1449" w:author="Aleta Haflett" w:date="2014-11-03T15:50:00Z">
              <w:r>
                <w:rPr>
                  <w:i/>
                  <w:sz w:val="20"/>
                  <w:szCs w:val="20"/>
                </w:rPr>
                <w:t>3=Decline</w:t>
              </w:r>
            </w:ins>
          </w:p>
          <w:p w14:paraId="44982B2B" w14:textId="2BB1C6AA" w:rsidR="00580237" w:rsidRPr="00866F30" w:rsidRDefault="00580237" w:rsidP="008128E9">
            <w:pPr>
              <w:rPr>
                <w:ins w:id="1450" w:author="Aleta Haflett" w:date="2014-11-03T15:48:00Z"/>
                <w:i/>
                <w:sz w:val="20"/>
                <w:szCs w:val="20"/>
              </w:rPr>
            </w:pPr>
            <w:ins w:id="1451" w:author="Aleta Haflett" w:date="2014-11-03T15:50:00Z">
              <w:r>
                <w:rPr>
                  <w:i/>
                  <w:sz w:val="20"/>
                  <w:szCs w:val="20"/>
                </w:rPr>
                <w:t>888= Do not know</w:t>
              </w:r>
            </w:ins>
          </w:p>
        </w:tc>
      </w:tr>
      <w:tr w:rsidR="00580237" w14:paraId="2F4F2EA9" w14:textId="5DFB97EC" w:rsidTr="00580237">
        <w:trPr>
          <w:ins w:id="1452" w:author="Aleta Haflett" w:date="2014-11-03T13:12:00Z"/>
        </w:trPr>
        <w:tc>
          <w:tcPr>
            <w:tcW w:w="468" w:type="dxa"/>
          </w:tcPr>
          <w:p w14:paraId="64DCB3B6" w14:textId="2A79593B" w:rsidR="00580237" w:rsidRDefault="00580237" w:rsidP="008128E9">
            <w:r>
              <w:t>a</w:t>
            </w:r>
          </w:p>
        </w:tc>
        <w:tc>
          <w:tcPr>
            <w:tcW w:w="2361" w:type="dxa"/>
          </w:tcPr>
          <w:p w14:paraId="57B81242" w14:textId="4CFEC51C" w:rsidR="00580237" w:rsidRDefault="00580237" w:rsidP="008128E9">
            <w:pPr>
              <w:rPr>
                <w:ins w:id="1453" w:author="Aleta Haflett" w:date="2014-11-03T13:12:00Z"/>
              </w:rPr>
            </w:pPr>
            <w:ins w:id="1454" w:author="Aleta Haflett" w:date="2014-11-03T13:12:00Z">
              <w:r>
                <w:t>Industrial wood</w:t>
              </w:r>
            </w:ins>
          </w:p>
        </w:tc>
        <w:tc>
          <w:tcPr>
            <w:tcW w:w="1791" w:type="dxa"/>
          </w:tcPr>
          <w:p w14:paraId="4BA1602B" w14:textId="77777777" w:rsidR="00580237" w:rsidRDefault="00580237" w:rsidP="008128E9">
            <w:pPr>
              <w:rPr>
                <w:ins w:id="1455" w:author="Aleta Haflett" w:date="2014-11-03T13:12:00Z"/>
              </w:rPr>
            </w:pPr>
          </w:p>
        </w:tc>
        <w:tc>
          <w:tcPr>
            <w:tcW w:w="990" w:type="dxa"/>
          </w:tcPr>
          <w:p w14:paraId="72CEAB6F" w14:textId="77777777" w:rsidR="00580237" w:rsidRDefault="00580237" w:rsidP="008128E9">
            <w:pPr>
              <w:rPr>
                <w:ins w:id="1456" w:author="Aleta Haflett" w:date="2014-11-03T13:12:00Z"/>
              </w:rPr>
            </w:pPr>
          </w:p>
        </w:tc>
        <w:tc>
          <w:tcPr>
            <w:tcW w:w="810" w:type="dxa"/>
          </w:tcPr>
          <w:p w14:paraId="7D93BC94" w14:textId="77777777" w:rsidR="00580237" w:rsidRDefault="00580237" w:rsidP="008128E9">
            <w:pPr>
              <w:rPr>
                <w:ins w:id="1457" w:author="Aleta Haflett" w:date="2014-11-03T13:12:00Z"/>
              </w:rPr>
            </w:pPr>
          </w:p>
        </w:tc>
        <w:tc>
          <w:tcPr>
            <w:tcW w:w="2346" w:type="dxa"/>
          </w:tcPr>
          <w:p w14:paraId="3F55A7AA" w14:textId="77777777" w:rsidR="00580237" w:rsidRDefault="00580237" w:rsidP="008128E9">
            <w:pPr>
              <w:rPr>
                <w:ins w:id="1458" w:author="Aleta Haflett" w:date="2014-11-03T15:27:00Z"/>
              </w:rPr>
            </w:pPr>
          </w:p>
        </w:tc>
        <w:tc>
          <w:tcPr>
            <w:tcW w:w="1350" w:type="dxa"/>
          </w:tcPr>
          <w:p w14:paraId="2BCAD980" w14:textId="77777777" w:rsidR="00580237" w:rsidRDefault="00580237" w:rsidP="008128E9">
            <w:pPr>
              <w:rPr>
                <w:ins w:id="1459" w:author="Aleta Haflett" w:date="2014-11-03T15:28:00Z"/>
              </w:rPr>
            </w:pPr>
          </w:p>
        </w:tc>
        <w:tc>
          <w:tcPr>
            <w:tcW w:w="1170" w:type="dxa"/>
          </w:tcPr>
          <w:p w14:paraId="57E88E1A" w14:textId="77777777" w:rsidR="00580237" w:rsidRDefault="00580237" w:rsidP="008128E9">
            <w:pPr>
              <w:rPr>
                <w:ins w:id="1460" w:author="Aleta Haflett" w:date="2014-11-03T15:30:00Z"/>
              </w:rPr>
            </w:pPr>
          </w:p>
        </w:tc>
        <w:tc>
          <w:tcPr>
            <w:tcW w:w="1710" w:type="dxa"/>
          </w:tcPr>
          <w:p w14:paraId="13BE2219" w14:textId="77777777" w:rsidR="00580237" w:rsidRDefault="00580237" w:rsidP="008128E9">
            <w:pPr>
              <w:rPr>
                <w:ins w:id="1461" w:author="Aleta Haflett" w:date="2014-11-03T15:48:00Z"/>
              </w:rPr>
            </w:pPr>
          </w:p>
        </w:tc>
      </w:tr>
      <w:tr w:rsidR="00580237" w14:paraId="07D9A98B" w14:textId="57CF4C50" w:rsidTr="00580237">
        <w:trPr>
          <w:ins w:id="1462" w:author="Aleta Haflett" w:date="2014-11-03T13:12:00Z"/>
        </w:trPr>
        <w:tc>
          <w:tcPr>
            <w:tcW w:w="468" w:type="dxa"/>
          </w:tcPr>
          <w:p w14:paraId="208B601A" w14:textId="0C60EB27" w:rsidR="00580237" w:rsidRDefault="00580237" w:rsidP="008128E9">
            <w:r>
              <w:t>b</w:t>
            </w:r>
          </w:p>
        </w:tc>
        <w:tc>
          <w:tcPr>
            <w:tcW w:w="2361" w:type="dxa"/>
          </w:tcPr>
          <w:p w14:paraId="0BBDE45C" w14:textId="01E74694" w:rsidR="00580237" w:rsidRDefault="00580237" w:rsidP="008128E9">
            <w:pPr>
              <w:rPr>
                <w:ins w:id="1463" w:author="Aleta Haflett" w:date="2014-11-03T13:12:00Z"/>
              </w:rPr>
            </w:pPr>
            <w:ins w:id="1464" w:author="Aleta Haflett" w:date="2014-11-03T13:12:00Z">
              <w:r>
                <w:t>Fuel wood</w:t>
              </w:r>
            </w:ins>
          </w:p>
        </w:tc>
        <w:tc>
          <w:tcPr>
            <w:tcW w:w="1791" w:type="dxa"/>
          </w:tcPr>
          <w:p w14:paraId="0EEE6488" w14:textId="77777777" w:rsidR="00580237" w:rsidRDefault="00580237" w:rsidP="008128E9">
            <w:pPr>
              <w:rPr>
                <w:ins w:id="1465" w:author="Aleta Haflett" w:date="2014-11-03T13:12:00Z"/>
              </w:rPr>
            </w:pPr>
          </w:p>
        </w:tc>
        <w:tc>
          <w:tcPr>
            <w:tcW w:w="990" w:type="dxa"/>
          </w:tcPr>
          <w:p w14:paraId="36563ED0" w14:textId="77777777" w:rsidR="00580237" w:rsidRDefault="00580237" w:rsidP="008128E9">
            <w:pPr>
              <w:rPr>
                <w:ins w:id="1466" w:author="Aleta Haflett" w:date="2014-11-03T13:12:00Z"/>
              </w:rPr>
            </w:pPr>
          </w:p>
        </w:tc>
        <w:tc>
          <w:tcPr>
            <w:tcW w:w="810" w:type="dxa"/>
          </w:tcPr>
          <w:p w14:paraId="25B49538" w14:textId="77777777" w:rsidR="00580237" w:rsidRDefault="00580237" w:rsidP="008128E9">
            <w:pPr>
              <w:rPr>
                <w:ins w:id="1467" w:author="Aleta Haflett" w:date="2014-11-03T13:12:00Z"/>
              </w:rPr>
            </w:pPr>
          </w:p>
        </w:tc>
        <w:tc>
          <w:tcPr>
            <w:tcW w:w="2346" w:type="dxa"/>
          </w:tcPr>
          <w:p w14:paraId="3538446C" w14:textId="77777777" w:rsidR="00580237" w:rsidRDefault="00580237" w:rsidP="008128E9">
            <w:pPr>
              <w:rPr>
                <w:ins w:id="1468" w:author="Aleta Haflett" w:date="2014-11-03T15:27:00Z"/>
              </w:rPr>
            </w:pPr>
          </w:p>
        </w:tc>
        <w:tc>
          <w:tcPr>
            <w:tcW w:w="1350" w:type="dxa"/>
          </w:tcPr>
          <w:p w14:paraId="41DF0A5B" w14:textId="77777777" w:rsidR="00580237" w:rsidRDefault="00580237" w:rsidP="008128E9">
            <w:pPr>
              <w:rPr>
                <w:ins w:id="1469" w:author="Aleta Haflett" w:date="2014-11-03T15:28:00Z"/>
              </w:rPr>
            </w:pPr>
          </w:p>
        </w:tc>
        <w:tc>
          <w:tcPr>
            <w:tcW w:w="1170" w:type="dxa"/>
          </w:tcPr>
          <w:p w14:paraId="14D224BF" w14:textId="77777777" w:rsidR="00580237" w:rsidRDefault="00580237" w:rsidP="008128E9">
            <w:pPr>
              <w:rPr>
                <w:ins w:id="1470" w:author="Aleta Haflett" w:date="2014-11-03T15:30:00Z"/>
              </w:rPr>
            </w:pPr>
          </w:p>
        </w:tc>
        <w:tc>
          <w:tcPr>
            <w:tcW w:w="1710" w:type="dxa"/>
          </w:tcPr>
          <w:p w14:paraId="1F8F8E6F" w14:textId="77777777" w:rsidR="00580237" w:rsidRDefault="00580237" w:rsidP="008128E9">
            <w:pPr>
              <w:rPr>
                <w:ins w:id="1471" w:author="Aleta Haflett" w:date="2014-11-03T15:48:00Z"/>
              </w:rPr>
            </w:pPr>
          </w:p>
        </w:tc>
      </w:tr>
      <w:tr w:rsidR="00580237" w14:paraId="6A768F21" w14:textId="54509428" w:rsidTr="00580237">
        <w:trPr>
          <w:ins w:id="1472" w:author="Aleta Haflett" w:date="2014-11-03T13:12:00Z"/>
        </w:trPr>
        <w:tc>
          <w:tcPr>
            <w:tcW w:w="468" w:type="dxa"/>
          </w:tcPr>
          <w:p w14:paraId="7DDBB2F4" w14:textId="7D29EBEA" w:rsidR="00580237" w:rsidRDefault="00580237" w:rsidP="008128E9">
            <w:r>
              <w:t>c</w:t>
            </w:r>
          </w:p>
        </w:tc>
        <w:tc>
          <w:tcPr>
            <w:tcW w:w="2361" w:type="dxa"/>
          </w:tcPr>
          <w:p w14:paraId="4449E2C8" w14:textId="1DF2921A" w:rsidR="00580237" w:rsidRDefault="00580237" w:rsidP="008128E9">
            <w:pPr>
              <w:rPr>
                <w:ins w:id="1473" w:author="Aleta Haflett" w:date="2014-11-03T13:12:00Z"/>
              </w:rPr>
            </w:pPr>
            <w:ins w:id="1474" w:author="Aleta Haflett" w:date="2014-11-03T13:12:00Z">
              <w:r>
                <w:t>Charcoal</w:t>
              </w:r>
            </w:ins>
          </w:p>
        </w:tc>
        <w:tc>
          <w:tcPr>
            <w:tcW w:w="1791" w:type="dxa"/>
          </w:tcPr>
          <w:p w14:paraId="618DEFB7" w14:textId="77777777" w:rsidR="00580237" w:rsidRDefault="00580237" w:rsidP="008128E9">
            <w:pPr>
              <w:rPr>
                <w:ins w:id="1475" w:author="Aleta Haflett" w:date="2014-11-03T13:12:00Z"/>
              </w:rPr>
            </w:pPr>
          </w:p>
        </w:tc>
        <w:tc>
          <w:tcPr>
            <w:tcW w:w="990" w:type="dxa"/>
          </w:tcPr>
          <w:p w14:paraId="2971C8E4" w14:textId="77777777" w:rsidR="00580237" w:rsidRDefault="00580237" w:rsidP="008128E9">
            <w:pPr>
              <w:rPr>
                <w:ins w:id="1476" w:author="Aleta Haflett" w:date="2014-11-03T13:12:00Z"/>
              </w:rPr>
            </w:pPr>
          </w:p>
        </w:tc>
        <w:tc>
          <w:tcPr>
            <w:tcW w:w="810" w:type="dxa"/>
          </w:tcPr>
          <w:p w14:paraId="0D348ACE" w14:textId="77777777" w:rsidR="00580237" w:rsidRDefault="00580237" w:rsidP="008128E9">
            <w:pPr>
              <w:rPr>
                <w:ins w:id="1477" w:author="Aleta Haflett" w:date="2014-11-03T13:12:00Z"/>
              </w:rPr>
            </w:pPr>
          </w:p>
        </w:tc>
        <w:tc>
          <w:tcPr>
            <w:tcW w:w="2346" w:type="dxa"/>
          </w:tcPr>
          <w:p w14:paraId="529E3BB9" w14:textId="77777777" w:rsidR="00580237" w:rsidRDefault="00580237" w:rsidP="008128E9">
            <w:pPr>
              <w:rPr>
                <w:ins w:id="1478" w:author="Aleta Haflett" w:date="2014-11-03T15:27:00Z"/>
              </w:rPr>
            </w:pPr>
          </w:p>
        </w:tc>
        <w:tc>
          <w:tcPr>
            <w:tcW w:w="1350" w:type="dxa"/>
          </w:tcPr>
          <w:p w14:paraId="3AEDCCC5" w14:textId="77777777" w:rsidR="00580237" w:rsidRDefault="00580237" w:rsidP="008128E9">
            <w:pPr>
              <w:rPr>
                <w:ins w:id="1479" w:author="Aleta Haflett" w:date="2014-11-03T15:28:00Z"/>
              </w:rPr>
            </w:pPr>
          </w:p>
        </w:tc>
        <w:tc>
          <w:tcPr>
            <w:tcW w:w="1170" w:type="dxa"/>
          </w:tcPr>
          <w:p w14:paraId="76872B97" w14:textId="77777777" w:rsidR="00580237" w:rsidRDefault="00580237" w:rsidP="008128E9">
            <w:pPr>
              <w:rPr>
                <w:ins w:id="1480" w:author="Aleta Haflett" w:date="2014-11-03T15:30:00Z"/>
              </w:rPr>
            </w:pPr>
          </w:p>
        </w:tc>
        <w:tc>
          <w:tcPr>
            <w:tcW w:w="1710" w:type="dxa"/>
          </w:tcPr>
          <w:p w14:paraId="052BF577" w14:textId="77777777" w:rsidR="00580237" w:rsidRDefault="00580237" w:rsidP="008128E9">
            <w:pPr>
              <w:rPr>
                <w:ins w:id="1481" w:author="Aleta Haflett" w:date="2014-11-03T15:48:00Z"/>
              </w:rPr>
            </w:pPr>
          </w:p>
        </w:tc>
      </w:tr>
      <w:tr w:rsidR="00580237" w14:paraId="663229E0" w14:textId="5C491AA0" w:rsidTr="00580237">
        <w:trPr>
          <w:ins w:id="1482" w:author="Aleta Haflett" w:date="2014-11-03T13:12:00Z"/>
        </w:trPr>
        <w:tc>
          <w:tcPr>
            <w:tcW w:w="468" w:type="dxa"/>
          </w:tcPr>
          <w:p w14:paraId="278038C6" w14:textId="4C4C6B6A" w:rsidR="00580237" w:rsidRDefault="00580237" w:rsidP="008128E9">
            <w:r>
              <w:t>d</w:t>
            </w:r>
          </w:p>
        </w:tc>
        <w:tc>
          <w:tcPr>
            <w:tcW w:w="2361" w:type="dxa"/>
          </w:tcPr>
          <w:p w14:paraId="615DCB30" w14:textId="706D2DBA" w:rsidR="00580237" w:rsidRDefault="00580237" w:rsidP="008128E9">
            <w:pPr>
              <w:rPr>
                <w:ins w:id="1483" w:author="Aleta Haflett" w:date="2014-11-03T13:12:00Z"/>
              </w:rPr>
            </w:pPr>
            <w:ins w:id="1484" w:author="Aleta Haflett" w:date="2014-11-03T13:12:00Z">
              <w:r>
                <w:t>Wood for wood carving</w:t>
              </w:r>
            </w:ins>
          </w:p>
        </w:tc>
        <w:tc>
          <w:tcPr>
            <w:tcW w:w="1791" w:type="dxa"/>
          </w:tcPr>
          <w:p w14:paraId="6648E759" w14:textId="77777777" w:rsidR="00580237" w:rsidRDefault="00580237" w:rsidP="008128E9">
            <w:pPr>
              <w:rPr>
                <w:ins w:id="1485" w:author="Aleta Haflett" w:date="2014-11-03T13:12:00Z"/>
              </w:rPr>
            </w:pPr>
          </w:p>
        </w:tc>
        <w:tc>
          <w:tcPr>
            <w:tcW w:w="990" w:type="dxa"/>
          </w:tcPr>
          <w:p w14:paraId="53034732" w14:textId="77777777" w:rsidR="00580237" w:rsidRDefault="00580237" w:rsidP="008128E9">
            <w:pPr>
              <w:rPr>
                <w:ins w:id="1486" w:author="Aleta Haflett" w:date="2014-11-03T13:12:00Z"/>
              </w:rPr>
            </w:pPr>
          </w:p>
        </w:tc>
        <w:tc>
          <w:tcPr>
            <w:tcW w:w="810" w:type="dxa"/>
          </w:tcPr>
          <w:p w14:paraId="3FCF35A9" w14:textId="77777777" w:rsidR="00580237" w:rsidRDefault="00580237" w:rsidP="008128E9">
            <w:pPr>
              <w:rPr>
                <w:ins w:id="1487" w:author="Aleta Haflett" w:date="2014-11-03T13:12:00Z"/>
              </w:rPr>
            </w:pPr>
          </w:p>
        </w:tc>
        <w:tc>
          <w:tcPr>
            <w:tcW w:w="2346" w:type="dxa"/>
          </w:tcPr>
          <w:p w14:paraId="32020833" w14:textId="77777777" w:rsidR="00580237" w:rsidRDefault="00580237" w:rsidP="008128E9">
            <w:pPr>
              <w:rPr>
                <w:ins w:id="1488" w:author="Aleta Haflett" w:date="2014-11-03T15:27:00Z"/>
              </w:rPr>
            </w:pPr>
          </w:p>
        </w:tc>
        <w:tc>
          <w:tcPr>
            <w:tcW w:w="1350" w:type="dxa"/>
          </w:tcPr>
          <w:p w14:paraId="4B9E79F2" w14:textId="77777777" w:rsidR="00580237" w:rsidRDefault="00580237" w:rsidP="008128E9">
            <w:pPr>
              <w:rPr>
                <w:ins w:id="1489" w:author="Aleta Haflett" w:date="2014-11-03T15:28:00Z"/>
              </w:rPr>
            </w:pPr>
          </w:p>
        </w:tc>
        <w:tc>
          <w:tcPr>
            <w:tcW w:w="1170" w:type="dxa"/>
          </w:tcPr>
          <w:p w14:paraId="2F3F62C9" w14:textId="77777777" w:rsidR="00580237" w:rsidRDefault="00580237" w:rsidP="008128E9">
            <w:pPr>
              <w:rPr>
                <w:ins w:id="1490" w:author="Aleta Haflett" w:date="2014-11-03T15:30:00Z"/>
              </w:rPr>
            </w:pPr>
          </w:p>
        </w:tc>
        <w:tc>
          <w:tcPr>
            <w:tcW w:w="1710" w:type="dxa"/>
          </w:tcPr>
          <w:p w14:paraId="4CA86CDB" w14:textId="77777777" w:rsidR="00580237" w:rsidRDefault="00580237" w:rsidP="008128E9">
            <w:pPr>
              <w:rPr>
                <w:ins w:id="1491" w:author="Aleta Haflett" w:date="2014-11-03T15:48:00Z"/>
              </w:rPr>
            </w:pPr>
          </w:p>
        </w:tc>
      </w:tr>
      <w:tr w:rsidR="00580237" w14:paraId="24A8853D" w14:textId="46F3F2EE" w:rsidTr="00580237">
        <w:trPr>
          <w:ins w:id="1492" w:author="Aleta Haflett" w:date="2014-11-03T13:12:00Z"/>
        </w:trPr>
        <w:tc>
          <w:tcPr>
            <w:tcW w:w="468" w:type="dxa"/>
          </w:tcPr>
          <w:p w14:paraId="3D282E35" w14:textId="2AC1A1A4" w:rsidR="00580237" w:rsidRDefault="00580237" w:rsidP="008128E9">
            <w:r>
              <w:t>e</w:t>
            </w:r>
          </w:p>
        </w:tc>
        <w:tc>
          <w:tcPr>
            <w:tcW w:w="2361" w:type="dxa"/>
          </w:tcPr>
          <w:p w14:paraId="2D7D6D36" w14:textId="7D0ED5AC" w:rsidR="00580237" w:rsidRDefault="00580237" w:rsidP="008128E9">
            <w:pPr>
              <w:rPr>
                <w:ins w:id="1493" w:author="Aleta Haflett" w:date="2014-11-03T13:12:00Z"/>
              </w:rPr>
            </w:pPr>
            <w:ins w:id="1494" w:author="Aleta Haflett" w:date="2014-11-03T13:12:00Z">
              <w:r>
                <w:t>Wood for poles</w:t>
              </w:r>
            </w:ins>
          </w:p>
        </w:tc>
        <w:tc>
          <w:tcPr>
            <w:tcW w:w="1791" w:type="dxa"/>
          </w:tcPr>
          <w:p w14:paraId="3FD38D9B" w14:textId="77777777" w:rsidR="00580237" w:rsidRDefault="00580237" w:rsidP="008128E9">
            <w:pPr>
              <w:rPr>
                <w:ins w:id="1495" w:author="Aleta Haflett" w:date="2014-11-03T13:12:00Z"/>
              </w:rPr>
            </w:pPr>
          </w:p>
        </w:tc>
        <w:tc>
          <w:tcPr>
            <w:tcW w:w="990" w:type="dxa"/>
          </w:tcPr>
          <w:p w14:paraId="4DFD0325" w14:textId="77777777" w:rsidR="00580237" w:rsidRDefault="00580237" w:rsidP="008128E9">
            <w:pPr>
              <w:rPr>
                <w:ins w:id="1496" w:author="Aleta Haflett" w:date="2014-11-03T13:12:00Z"/>
              </w:rPr>
            </w:pPr>
          </w:p>
        </w:tc>
        <w:tc>
          <w:tcPr>
            <w:tcW w:w="810" w:type="dxa"/>
          </w:tcPr>
          <w:p w14:paraId="7E6E8066" w14:textId="77777777" w:rsidR="00580237" w:rsidRDefault="00580237" w:rsidP="008128E9">
            <w:pPr>
              <w:rPr>
                <w:ins w:id="1497" w:author="Aleta Haflett" w:date="2014-11-03T13:12:00Z"/>
              </w:rPr>
            </w:pPr>
          </w:p>
        </w:tc>
        <w:tc>
          <w:tcPr>
            <w:tcW w:w="2346" w:type="dxa"/>
          </w:tcPr>
          <w:p w14:paraId="34657C7D" w14:textId="77777777" w:rsidR="00580237" w:rsidRDefault="00580237" w:rsidP="008128E9">
            <w:pPr>
              <w:rPr>
                <w:ins w:id="1498" w:author="Aleta Haflett" w:date="2014-11-03T15:27:00Z"/>
              </w:rPr>
            </w:pPr>
          </w:p>
        </w:tc>
        <w:tc>
          <w:tcPr>
            <w:tcW w:w="1350" w:type="dxa"/>
          </w:tcPr>
          <w:p w14:paraId="6B6D6F28" w14:textId="77777777" w:rsidR="00580237" w:rsidRDefault="00580237" w:rsidP="008128E9">
            <w:pPr>
              <w:rPr>
                <w:ins w:id="1499" w:author="Aleta Haflett" w:date="2014-11-03T15:28:00Z"/>
              </w:rPr>
            </w:pPr>
          </w:p>
        </w:tc>
        <w:tc>
          <w:tcPr>
            <w:tcW w:w="1170" w:type="dxa"/>
          </w:tcPr>
          <w:p w14:paraId="5B730235" w14:textId="77777777" w:rsidR="00580237" w:rsidRDefault="00580237" w:rsidP="008128E9">
            <w:pPr>
              <w:rPr>
                <w:ins w:id="1500" w:author="Aleta Haflett" w:date="2014-11-03T15:30:00Z"/>
              </w:rPr>
            </w:pPr>
          </w:p>
        </w:tc>
        <w:tc>
          <w:tcPr>
            <w:tcW w:w="1710" w:type="dxa"/>
          </w:tcPr>
          <w:p w14:paraId="5E479A24" w14:textId="77777777" w:rsidR="00580237" w:rsidRDefault="00580237" w:rsidP="008128E9">
            <w:pPr>
              <w:rPr>
                <w:ins w:id="1501" w:author="Aleta Haflett" w:date="2014-11-03T15:48:00Z"/>
              </w:rPr>
            </w:pPr>
          </w:p>
        </w:tc>
      </w:tr>
      <w:tr w:rsidR="00580237" w14:paraId="73243B7B" w14:textId="0DDC4221" w:rsidTr="00580237">
        <w:trPr>
          <w:trHeight w:val="179"/>
          <w:ins w:id="1502" w:author="Aleta Haflett" w:date="2014-11-03T13:12:00Z"/>
        </w:trPr>
        <w:tc>
          <w:tcPr>
            <w:tcW w:w="468" w:type="dxa"/>
          </w:tcPr>
          <w:p w14:paraId="05EC624B" w14:textId="6162EC24" w:rsidR="00580237" w:rsidRDefault="00580237" w:rsidP="008128E9">
            <w:r>
              <w:t>f</w:t>
            </w:r>
          </w:p>
        </w:tc>
        <w:tc>
          <w:tcPr>
            <w:tcW w:w="2361" w:type="dxa"/>
          </w:tcPr>
          <w:p w14:paraId="700C288F" w14:textId="49817182" w:rsidR="00580237" w:rsidRDefault="00580237" w:rsidP="008128E9">
            <w:pPr>
              <w:rPr>
                <w:ins w:id="1503" w:author="Aleta Haflett" w:date="2014-11-03T13:12:00Z"/>
              </w:rPr>
            </w:pPr>
            <w:ins w:id="1504" w:author="Aleta Haflett" w:date="2014-11-03T13:12:00Z">
              <w:r>
                <w:t xml:space="preserve">Fruit, nuts, seeds, roots, berries, etc. </w:t>
              </w:r>
            </w:ins>
          </w:p>
        </w:tc>
        <w:tc>
          <w:tcPr>
            <w:tcW w:w="1791" w:type="dxa"/>
          </w:tcPr>
          <w:p w14:paraId="1D7CE705" w14:textId="77777777" w:rsidR="00580237" w:rsidRDefault="00580237" w:rsidP="008128E9">
            <w:pPr>
              <w:rPr>
                <w:ins w:id="1505" w:author="Aleta Haflett" w:date="2014-11-03T13:12:00Z"/>
              </w:rPr>
            </w:pPr>
          </w:p>
        </w:tc>
        <w:tc>
          <w:tcPr>
            <w:tcW w:w="990" w:type="dxa"/>
          </w:tcPr>
          <w:p w14:paraId="2538EE74" w14:textId="77777777" w:rsidR="00580237" w:rsidRDefault="00580237" w:rsidP="008128E9">
            <w:pPr>
              <w:rPr>
                <w:ins w:id="1506" w:author="Aleta Haflett" w:date="2014-11-03T13:12:00Z"/>
              </w:rPr>
            </w:pPr>
          </w:p>
        </w:tc>
        <w:tc>
          <w:tcPr>
            <w:tcW w:w="810" w:type="dxa"/>
          </w:tcPr>
          <w:p w14:paraId="1420A34C" w14:textId="77777777" w:rsidR="00580237" w:rsidRDefault="00580237" w:rsidP="008128E9">
            <w:pPr>
              <w:rPr>
                <w:ins w:id="1507" w:author="Aleta Haflett" w:date="2014-11-03T13:12:00Z"/>
              </w:rPr>
            </w:pPr>
          </w:p>
        </w:tc>
        <w:tc>
          <w:tcPr>
            <w:tcW w:w="2346" w:type="dxa"/>
          </w:tcPr>
          <w:p w14:paraId="3A85FECF" w14:textId="77777777" w:rsidR="00580237" w:rsidRDefault="00580237" w:rsidP="008128E9">
            <w:pPr>
              <w:rPr>
                <w:ins w:id="1508" w:author="Aleta Haflett" w:date="2014-11-03T15:27:00Z"/>
              </w:rPr>
            </w:pPr>
          </w:p>
        </w:tc>
        <w:tc>
          <w:tcPr>
            <w:tcW w:w="1350" w:type="dxa"/>
          </w:tcPr>
          <w:p w14:paraId="328685D0" w14:textId="77777777" w:rsidR="00580237" w:rsidRDefault="00580237" w:rsidP="008128E9">
            <w:pPr>
              <w:rPr>
                <w:ins w:id="1509" w:author="Aleta Haflett" w:date="2014-11-03T15:28:00Z"/>
              </w:rPr>
            </w:pPr>
          </w:p>
        </w:tc>
        <w:tc>
          <w:tcPr>
            <w:tcW w:w="1170" w:type="dxa"/>
          </w:tcPr>
          <w:p w14:paraId="3C4192FC" w14:textId="77777777" w:rsidR="00580237" w:rsidRDefault="00580237" w:rsidP="008128E9">
            <w:pPr>
              <w:rPr>
                <w:ins w:id="1510" w:author="Aleta Haflett" w:date="2014-11-03T15:30:00Z"/>
              </w:rPr>
            </w:pPr>
          </w:p>
        </w:tc>
        <w:tc>
          <w:tcPr>
            <w:tcW w:w="1710" w:type="dxa"/>
          </w:tcPr>
          <w:p w14:paraId="726990F3" w14:textId="77777777" w:rsidR="00580237" w:rsidRDefault="00580237" w:rsidP="008128E9">
            <w:pPr>
              <w:rPr>
                <w:ins w:id="1511" w:author="Aleta Haflett" w:date="2014-11-03T15:48:00Z"/>
              </w:rPr>
            </w:pPr>
          </w:p>
        </w:tc>
      </w:tr>
      <w:tr w:rsidR="00580237" w14:paraId="1152E28A" w14:textId="4C3F2370" w:rsidTr="00580237">
        <w:trPr>
          <w:ins w:id="1512" w:author="Aleta Haflett" w:date="2014-11-03T13:12:00Z"/>
        </w:trPr>
        <w:tc>
          <w:tcPr>
            <w:tcW w:w="468" w:type="dxa"/>
          </w:tcPr>
          <w:p w14:paraId="4B5656E5" w14:textId="2B09F992" w:rsidR="00580237" w:rsidRDefault="00580237" w:rsidP="008128E9">
            <w:r>
              <w:t>g</w:t>
            </w:r>
          </w:p>
        </w:tc>
        <w:tc>
          <w:tcPr>
            <w:tcW w:w="2361" w:type="dxa"/>
          </w:tcPr>
          <w:p w14:paraId="500AD711" w14:textId="58839775" w:rsidR="00580237" w:rsidRDefault="00580237" w:rsidP="008128E9">
            <w:pPr>
              <w:rPr>
                <w:ins w:id="1513" w:author="Aleta Haflett" w:date="2014-11-03T13:12:00Z"/>
              </w:rPr>
            </w:pPr>
            <w:ins w:id="1514" w:author="Aleta Haflett" w:date="2014-11-03T13:12:00Z">
              <w:r>
                <w:t>Mushrooms</w:t>
              </w:r>
            </w:ins>
          </w:p>
        </w:tc>
        <w:tc>
          <w:tcPr>
            <w:tcW w:w="1791" w:type="dxa"/>
          </w:tcPr>
          <w:p w14:paraId="4AE98AE8" w14:textId="77777777" w:rsidR="00580237" w:rsidRDefault="00580237" w:rsidP="008128E9">
            <w:pPr>
              <w:rPr>
                <w:ins w:id="1515" w:author="Aleta Haflett" w:date="2014-11-03T13:12:00Z"/>
              </w:rPr>
            </w:pPr>
          </w:p>
        </w:tc>
        <w:tc>
          <w:tcPr>
            <w:tcW w:w="990" w:type="dxa"/>
          </w:tcPr>
          <w:p w14:paraId="3DB56695" w14:textId="77777777" w:rsidR="00580237" w:rsidRDefault="00580237" w:rsidP="008128E9">
            <w:pPr>
              <w:rPr>
                <w:ins w:id="1516" w:author="Aleta Haflett" w:date="2014-11-03T13:12:00Z"/>
              </w:rPr>
            </w:pPr>
          </w:p>
        </w:tc>
        <w:tc>
          <w:tcPr>
            <w:tcW w:w="810" w:type="dxa"/>
          </w:tcPr>
          <w:p w14:paraId="732D3B84" w14:textId="77777777" w:rsidR="00580237" w:rsidRDefault="00580237" w:rsidP="008128E9">
            <w:pPr>
              <w:rPr>
                <w:ins w:id="1517" w:author="Aleta Haflett" w:date="2014-11-03T13:12:00Z"/>
              </w:rPr>
            </w:pPr>
          </w:p>
        </w:tc>
        <w:tc>
          <w:tcPr>
            <w:tcW w:w="2346" w:type="dxa"/>
          </w:tcPr>
          <w:p w14:paraId="5F489D00" w14:textId="77777777" w:rsidR="00580237" w:rsidRDefault="00580237" w:rsidP="008128E9">
            <w:pPr>
              <w:rPr>
                <w:ins w:id="1518" w:author="Aleta Haflett" w:date="2014-11-03T15:27:00Z"/>
              </w:rPr>
            </w:pPr>
          </w:p>
        </w:tc>
        <w:tc>
          <w:tcPr>
            <w:tcW w:w="1350" w:type="dxa"/>
          </w:tcPr>
          <w:p w14:paraId="38E12804" w14:textId="77777777" w:rsidR="00580237" w:rsidRDefault="00580237" w:rsidP="008128E9">
            <w:pPr>
              <w:rPr>
                <w:ins w:id="1519" w:author="Aleta Haflett" w:date="2014-11-03T15:28:00Z"/>
              </w:rPr>
            </w:pPr>
          </w:p>
        </w:tc>
        <w:tc>
          <w:tcPr>
            <w:tcW w:w="1170" w:type="dxa"/>
          </w:tcPr>
          <w:p w14:paraId="261AF240" w14:textId="77777777" w:rsidR="00580237" w:rsidRDefault="00580237" w:rsidP="008128E9">
            <w:pPr>
              <w:rPr>
                <w:ins w:id="1520" w:author="Aleta Haflett" w:date="2014-11-03T15:30:00Z"/>
              </w:rPr>
            </w:pPr>
          </w:p>
        </w:tc>
        <w:tc>
          <w:tcPr>
            <w:tcW w:w="1710" w:type="dxa"/>
          </w:tcPr>
          <w:p w14:paraId="0434E720" w14:textId="77777777" w:rsidR="00580237" w:rsidRDefault="00580237" w:rsidP="008128E9">
            <w:pPr>
              <w:rPr>
                <w:ins w:id="1521" w:author="Aleta Haflett" w:date="2014-11-03T15:48:00Z"/>
              </w:rPr>
            </w:pPr>
          </w:p>
        </w:tc>
      </w:tr>
      <w:tr w:rsidR="00580237" w14:paraId="0C90D0BF" w14:textId="7026FB0F" w:rsidTr="00580237">
        <w:trPr>
          <w:ins w:id="1522" w:author="Aleta Haflett" w:date="2014-11-03T13:12:00Z"/>
        </w:trPr>
        <w:tc>
          <w:tcPr>
            <w:tcW w:w="468" w:type="dxa"/>
          </w:tcPr>
          <w:p w14:paraId="0847BBB0" w14:textId="38B81D5F" w:rsidR="00580237" w:rsidRDefault="00580237" w:rsidP="008128E9">
            <w:r>
              <w:t>h</w:t>
            </w:r>
          </w:p>
        </w:tc>
        <w:tc>
          <w:tcPr>
            <w:tcW w:w="2361" w:type="dxa"/>
          </w:tcPr>
          <w:p w14:paraId="33C99336" w14:textId="4A505E8A" w:rsidR="00580237" w:rsidRDefault="00580237" w:rsidP="008128E9">
            <w:pPr>
              <w:rPr>
                <w:ins w:id="1523" w:author="Aleta Haflett" w:date="2014-11-03T13:12:00Z"/>
              </w:rPr>
            </w:pPr>
            <w:ins w:id="1524" w:author="Aleta Haflett" w:date="2014-11-03T13:12:00Z">
              <w:r>
                <w:t>Fodder</w:t>
              </w:r>
            </w:ins>
          </w:p>
        </w:tc>
        <w:tc>
          <w:tcPr>
            <w:tcW w:w="1791" w:type="dxa"/>
          </w:tcPr>
          <w:p w14:paraId="5721589B" w14:textId="77777777" w:rsidR="00580237" w:rsidRDefault="00580237" w:rsidP="008128E9">
            <w:pPr>
              <w:rPr>
                <w:ins w:id="1525" w:author="Aleta Haflett" w:date="2014-11-03T13:12:00Z"/>
              </w:rPr>
            </w:pPr>
          </w:p>
        </w:tc>
        <w:tc>
          <w:tcPr>
            <w:tcW w:w="990" w:type="dxa"/>
          </w:tcPr>
          <w:p w14:paraId="02293586" w14:textId="77777777" w:rsidR="00580237" w:rsidRDefault="00580237" w:rsidP="008128E9">
            <w:pPr>
              <w:rPr>
                <w:ins w:id="1526" w:author="Aleta Haflett" w:date="2014-11-03T13:12:00Z"/>
              </w:rPr>
            </w:pPr>
          </w:p>
        </w:tc>
        <w:tc>
          <w:tcPr>
            <w:tcW w:w="810" w:type="dxa"/>
          </w:tcPr>
          <w:p w14:paraId="01F6FE4C" w14:textId="77777777" w:rsidR="00580237" w:rsidRDefault="00580237" w:rsidP="008128E9">
            <w:pPr>
              <w:rPr>
                <w:ins w:id="1527" w:author="Aleta Haflett" w:date="2014-11-03T13:12:00Z"/>
              </w:rPr>
            </w:pPr>
          </w:p>
        </w:tc>
        <w:tc>
          <w:tcPr>
            <w:tcW w:w="2346" w:type="dxa"/>
          </w:tcPr>
          <w:p w14:paraId="69559D1B" w14:textId="77777777" w:rsidR="00580237" w:rsidRDefault="00580237" w:rsidP="008128E9">
            <w:pPr>
              <w:rPr>
                <w:ins w:id="1528" w:author="Aleta Haflett" w:date="2014-11-03T15:27:00Z"/>
              </w:rPr>
            </w:pPr>
          </w:p>
        </w:tc>
        <w:tc>
          <w:tcPr>
            <w:tcW w:w="1350" w:type="dxa"/>
          </w:tcPr>
          <w:p w14:paraId="25EDA57E" w14:textId="77777777" w:rsidR="00580237" w:rsidRDefault="00580237" w:rsidP="008128E9">
            <w:pPr>
              <w:rPr>
                <w:ins w:id="1529" w:author="Aleta Haflett" w:date="2014-11-03T15:28:00Z"/>
              </w:rPr>
            </w:pPr>
          </w:p>
        </w:tc>
        <w:tc>
          <w:tcPr>
            <w:tcW w:w="1170" w:type="dxa"/>
          </w:tcPr>
          <w:p w14:paraId="22E3C925" w14:textId="77777777" w:rsidR="00580237" w:rsidRDefault="00580237" w:rsidP="008128E9">
            <w:pPr>
              <w:rPr>
                <w:ins w:id="1530" w:author="Aleta Haflett" w:date="2014-11-03T15:30:00Z"/>
              </w:rPr>
            </w:pPr>
          </w:p>
        </w:tc>
        <w:tc>
          <w:tcPr>
            <w:tcW w:w="1710" w:type="dxa"/>
          </w:tcPr>
          <w:p w14:paraId="40684173" w14:textId="77777777" w:rsidR="00580237" w:rsidRDefault="00580237" w:rsidP="008128E9">
            <w:pPr>
              <w:rPr>
                <w:ins w:id="1531" w:author="Aleta Haflett" w:date="2014-11-03T15:48:00Z"/>
              </w:rPr>
            </w:pPr>
          </w:p>
        </w:tc>
      </w:tr>
      <w:tr w:rsidR="00580237" w14:paraId="0F210720" w14:textId="4E330B92" w:rsidTr="00580237">
        <w:trPr>
          <w:ins w:id="1532" w:author="Aleta Haflett" w:date="2014-11-03T13:12:00Z"/>
        </w:trPr>
        <w:tc>
          <w:tcPr>
            <w:tcW w:w="468" w:type="dxa"/>
          </w:tcPr>
          <w:p w14:paraId="3FA9AC5F" w14:textId="0A4B9C5B" w:rsidR="00580237" w:rsidRDefault="00580237" w:rsidP="008128E9">
            <w:r>
              <w:t>i</w:t>
            </w:r>
          </w:p>
        </w:tc>
        <w:tc>
          <w:tcPr>
            <w:tcW w:w="2361" w:type="dxa"/>
          </w:tcPr>
          <w:p w14:paraId="2AA4DAEC" w14:textId="42F80376" w:rsidR="00580237" w:rsidRDefault="00580237" w:rsidP="008128E9">
            <w:pPr>
              <w:rPr>
                <w:ins w:id="1533" w:author="Aleta Haflett" w:date="2014-11-03T13:12:00Z"/>
              </w:rPr>
            </w:pPr>
            <w:ins w:id="1534" w:author="Aleta Haflett" w:date="2014-11-03T13:12:00Z">
              <w:r>
                <w:t>Rattan</w:t>
              </w:r>
            </w:ins>
          </w:p>
        </w:tc>
        <w:tc>
          <w:tcPr>
            <w:tcW w:w="1791" w:type="dxa"/>
          </w:tcPr>
          <w:p w14:paraId="116F57AB" w14:textId="77777777" w:rsidR="00580237" w:rsidRDefault="00580237" w:rsidP="008128E9">
            <w:pPr>
              <w:rPr>
                <w:ins w:id="1535" w:author="Aleta Haflett" w:date="2014-11-03T13:12:00Z"/>
              </w:rPr>
            </w:pPr>
          </w:p>
        </w:tc>
        <w:tc>
          <w:tcPr>
            <w:tcW w:w="990" w:type="dxa"/>
          </w:tcPr>
          <w:p w14:paraId="77301C6C" w14:textId="77777777" w:rsidR="00580237" w:rsidRDefault="00580237" w:rsidP="008128E9">
            <w:pPr>
              <w:rPr>
                <w:ins w:id="1536" w:author="Aleta Haflett" w:date="2014-11-03T13:12:00Z"/>
              </w:rPr>
            </w:pPr>
          </w:p>
        </w:tc>
        <w:tc>
          <w:tcPr>
            <w:tcW w:w="810" w:type="dxa"/>
          </w:tcPr>
          <w:p w14:paraId="0BBF432A" w14:textId="77777777" w:rsidR="00580237" w:rsidRDefault="00580237" w:rsidP="008128E9">
            <w:pPr>
              <w:rPr>
                <w:ins w:id="1537" w:author="Aleta Haflett" w:date="2014-11-03T13:12:00Z"/>
              </w:rPr>
            </w:pPr>
          </w:p>
        </w:tc>
        <w:tc>
          <w:tcPr>
            <w:tcW w:w="2346" w:type="dxa"/>
          </w:tcPr>
          <w:p w14:paraId="036A2E4D" w14:textId="77777777" w:rsidR="00580237" w:rsidRDefault="00580237" w:rsidP="008128E9">
            <w:pPr>
              <w:rPr>
                <w:ins w:id="1538" w:author="Aleta Haflett" w:date="2014-11-03T15:27:00Z"/>
              </w:rPr>
            </w:pPr>
          </w:p>
        </w:tc>
        <w:tc>
          <w:tcPr>
            <w:tcW w:w="1350" w:type="dxa"/>
          </w:tcPr>
          <w:p w14:paraId="0005DE06" w14:textId="77777777" w:rsidR="00580237" w:rsidRDefault="00580237" w:rsidP="008128E9">
            <w:pPr>
              <w:rPr>
                <w:ins w:id="1539" w:author="Aleta Haflett" w:date="2014-11-03T15:28:00Z"/>
              </w:rPr>
            </w:pPr>
          </w:p>
        </w:tc>
        <w:tc>
          <w:tcPr>
            <w:tcW w:w="1170" w:type="dxa"/>
          </w:tcPr>
          <w:p w14:paraId="2F534840" w14:textId="77777777" w:rsidR="00580237" w:rsidRDefault="00580237" w:rsidP="008128E9">
            <w:pPr>
              <w:rPr>
                <w:ins w:id="1540" w:author="Aleta Haflett" w:date="2014-11-03T15:30:00Z"/>
              </w:rPr>
            </w:pPr>
          </w:p>
        </w:tc>
        <w:tc>
          <w:tcPr>
            <w:tcW w:w="1710" w:type="dxa"/>
          </w:tcPr>
          <w:p w14:paraId="76F0D315" w14:textId="77777777" w:rsidR="00580237" w:rsidRDefault="00580237" w:rsidP="008128E9">
            <w:pPr>
              <w:rPr>
                <w:ins w:id="1541" w:author="Aleta Haflett" w:date="2014-11-03T15:48:00Z"/>
              </w:rPr>
            </w:pPr>
          </w:p>
        </w:tc>
      </w:tr>
      <w:tr w:rsidR="00580237" w14:paraId="036D2F4A" w14:textId="677E2B36" w:rsidTr="00580237">
        <w:trPr>
          <w:ins w:id="1542" w:author="Aleta Haflett" w:date="2014-11-03T13:12:00Z"/>
        </w:trPr>
        <w:tc>
          <w:tcPr>
            <w:tcW w:w="468" w:type="dxa"/>
          </w:tcPr>
          <w:p w14:paraId="0A727A83" w14:textId="11BA168B" w:rsidR="00580237" w:rsidRDefault="00580237" w:rsidP="008128E9">
            <w:r>
              <w:t>j</w:t>
            </w:r>
          </w:p>
        </w:tc>
        <w:tc>
          <w:tcPr>
            <w:tcW w:w="2361" w:type="dxa"/>
          </w:tcPr>
          <w:p w14:paraId="011B028A" w14:textId="6B467E91" w:rsidR="00580237" w:rsidRDefault="00580237" w:rsidP="008128E9">
            <w:pPr>
              <w:rPr>
                <w:ins w:id="1543" w:author="Aleta Haflett" w:date="2014-11-03T13:12:00Z"/>
              </w:rPr>
            </w:pPr>
            <w:ins w:id="1544" w:author="Aleta Haflett" w:date="2014-11-03T13:12:00Z">
              <w:r>
                <w:t>Plant medicines</w:t>
              </w:r>
            </w:ins>
          </w:p>
        </w:tc>
        <w:tc>
          <w:tcPr>
            <w:tcW w:w="1791" w:type="dxa"/>
          </w:tcPr>
          <w:p w14:paraId="043D062F" w14:textId="77777777" w:rsidR="00580237" w:rsidRDefault="00580237" w:rsidP="008128E9">
            <w:pPr>
              <w:rPr>
                <w:ins w:id="1545" w:author="Aleta Haflett" w:date="2014-11-03T13:12:00Z"/>
              </w:rPr>
            </w:pPr>
          </w:p>
        </w:tc>
        <w:tc>
          <w:tcPr>
            <w:tcW w:w="990" w:type="dxa"/>
          </w:tcPr>
          <w:p w14:paraId="39EB2520" w14:textId="77777777" w:rsidR="00580237" w:rsidRDefault="00580237" w:rsidP="008128E9">
            <w:pPr>
              <w:rPr>
                <w:ins w:id="1546" w:author="Aleta Haflett" w:date="2014-11-03T13:12:00Z"/>
              </w:rPr>
            </w:pPr>
          </w:p>
        </w:tc>
        <w:tc>
          <w:tcPr>
            <w:tcW w:w="810" w:type="dxa"/>
          </w:tcPr>
          <w:p w14:paraId="0CFC19CD" w14:textId="77777777" w:rsidR="00580237" w:rsidRDefault="00580237" w:rsidP="008128E9">
            <w:pPr>
              <w:rPr>
                <w:ins w:id="1547" w:author="Aleta Haflett" w:date="2014-11-03T13:12:00Z"/>
              </w:rPr>
            </w:pPr>
          </w:p>
        </w:tc>
        <w:tc>
          <w:tcPr>
            <w:tcW w:w="2346" w:type="dxa"/>
          </w:tcPr>
          <w:p w14:paraId="70C14F46" w14:textId="77777777" w:rsidR="00580237" w:rsidRDefault="00580237" w:rsidP="008128E9">
            <w:pPr>
              <w:rPr>
                <w:ins w:id="1548" w:author="Aleta Haflett" w:date="2014-11-03T15:27:00Z"/>
              </w:rPr>
            </w:pPr>
          </w:p>
        </w:tc>
        <w:tc>
          <w:tcPr>
            <w:tcW w:w="1350" w:type="dxa"/>
          </w:tcPr>
          <w:p w14:paraId="6DB5B411" w14:textId="77777777" w:rsidR="00580237" w:rsidRDefault="00580237" w:rsidP="008128E9">
            <w:pPr>
              <w:rPr>
                <w:ins w:id="1549" w:author="Aleta Haflett" w:date="2014-11-03T15:28:00Z"/>
              </w:rPr>
            </w:pPr>
          </w:p>
        </w:tc>
        <w:tc>
          <w:tcPr>
            <w:tcW w:w="1170" w:type="dxa"/>
          </w:tcPr>
          <w:p w14:paraId="1F10CC80" w14:textId="77777777" w:rsidR="00580237" w:rsidRDefault="00580237" w:rsidP="008128E9">
            <w:pPr>
              <w:rPr>
                <w:ins w:id="1550" w:author="Aleta Haflett" w:date="2014-11-03T15:30:00Z"/>
              </w:rPr>
            </w:pPr>
          </w:p>
        </w:tc>
        <w:tc>
          <w:tcPr>
            <w:tcW w:w="1710" w:type="dxa"/>
          </w:tcPr>
          <w:p w14:paraId="6FD26B3B" w14:textId="77777777" w:rsidR="00580237" w:rsidRDefault="00580237" w:rsidP="008128E9">
            <w:pPr>
              <w:rPr>
                <w:ins w:id="1551" w:author="Aleta Haflett" w:date="2014-11-03T15:48:00Z"/>
              </w:rPr>
            </w:pPr>
          </w:p>
        </w:tc>
      </w:tr>
      <w:tr w:rsidR="00580237" w14:paraId="2969401E" w14:textId="0DE3A0ED" w:rsidTr="00580237">
        <w:trPr>
          <w:ins w:id="1552" w:author="Aleta Haflett" w:date="2014-11-03T13:12:00Z"/>
        </w:trPr>
        <w:tc>
          <w:tcPr>
            <w:tcW w:w="468" w:type="dxa"/>
          </w:tcPr>
          <w:p w14:paraId="02657193" w14:textId="2AFF90EA" w:rsidR="00580237" w:rsidRDefault="00580237" w:rsidP="008128E9">
            <w:r>
              <w:t>k</w:t>
            </w:r>
          </w:p>
        </w:tc>
        <w:tc>
          <w:tcPr>
            <w:tcW w:w="2361" w:type="dxa"/>
          </w:tcPr>
          <w:p w14:paraId="0EBBED2C" w14:textId="64D2B48D" w:rsidR="00580237" w:rsidRDefault="00580237" w:rsidP="008128E9">
            <w:pPr>
              <w:rPr>
                <w:ins w:id="1553" w:author="Aleta Haflett" w:date="2014-11-03T13:12:00Z"/>
              </w:rPr>
            </w:pPr>
            <w:ins w:id="1554" w:author="Aleta Haflett" w:date="2014-11-03T13:12:00Z">
              <w:r>
                <w:t>Herbs and spices</w:t>
              </w:r>
            </w:ins>
          </w:p>
        </w:tc>
        <w:tc>
          <w:tcPr>
            <w:tcW w:w="1791" w:type="dxa"/>
          </w:tcPr>
          <w:p w14:paraId="5A8668CE" w14:textId="77777777" w:rsidR="00580237" w:rsidRDefault="00580237" w:rsidP="008128E9">
            <w:pPr>
              <w:rPr>
                <w:ins w:id="1555" w:author="Aleta Haflett" w:date="2014-11-03T13:12:00Z"/>
              </w:rPr>
            </w:pPr>
          </w:p>
        </w:tc>
        <w:tc>
          <w:tcPr>
            <w:tcW w:w="990" w:type="dxa"/>
          </w:tcPr>
          <w:p w14:paraId="5F82892E" w14:textId="77777777" w:rsidR="00580237" w:rsidRDefault="00580237" w:rsidP="008128E9">
            <w:pPr>
              <w:rPr>
                <w:ins w:id="1556" w:author="Aleta Haflett" w:date="2014-11-03T13:12:00Z"/>
              </w:rPr>
            </w:pPr>
          </w:p>
        </w:tc>
        <w:tc>
          <w:tcPr>
            <w:tcW w:w="810" w:type="dxa"/>
          </w:tcPr>
          <w:p w14:paraId="2DD58DBE" w14:textId="77777777" w:rsidR="00580237" w:rsidRDefault="00580237" w:rsidP="008128E9">
            <w:pPr>
              <w:rPr>
                <w:ins w:id="1557" w:author="Aleta Haflett" w:date="2014-11-03T13:12:00Z"/>
              </w:rPr>
            </w:pPr>
          </w:p>
        </w:tc>
        <w:tc>
          <w:tcPr>
            <w:tcW w:w="2346" w:type="dxa"/>
          </w:tcPr>
          <w:p w14:paraId="1D8F5D09" w14:textId="77777777" w:rsidR="00580237" w:rsidRDefault="00580237" w:rsidP="008128E9">
            <w:pPr>
              <w:rPr>
                <w:ins w:id="1558" w:author="Aleta Haflett" w:date="2014-11-03T15:27:00Z"/>
              </w:rPr>
            </w:pPr>
          </w:p>
        </w:tc>
        <w:tc>
          <w:tcPr>
            <w:tcW w:w="1350" w:type="dxa"/>
          </w:tcPr>
          <w:p w14:paraId="51D2E51C" w14:textId="77777777" w:rsidR="00580237" w:rsidRDefault="00580237" w:rsidP="008128E9">
            <w:pPr>
              <w:rPr>
                <w:ins w:id="1559" w:author="Aleta Haflett" w:date="2014-11-03T15:28:00Z"/>
              </w:rPr>
            </w:pPr>
          </w:p>
        </w:tc>
        <w:tc>
          <w:tcPr>
            <w:tcW w:w="1170" w:type="dxa"/>
          </w:tcPr>
          <w:p w14:paraId="343D8059" w14:textId="77777777" w:rsidR="00580237" w:rsidRDefault="00580237" w:rsidP="008128E9">
            <w:pPr>
              <w:rPr>
                <w:ins w:id="1560" w:author="Aleta Haflett" w:date="2014-11-03T15:30:00Z"/>
              </w:rPr>
            </w:pPr>
          </w:p>
        </w:tc>
        <w:tc>
          <w:tcPr>
            <w:tcW w:w="1710" w:type="dxa"/>
          </w:tcPr>
          <w:p w14:paraId="25A7316A" w14:textId="77777777" w:rsidR="00580237" w:rsidRDefault="00580237" w:rsidP="008128E9">
            <w:pPr>
              <w:rPr>
                <w:ins w:id="1561" w:author="Aleta Haflett" w:date="2014-11-03T15:48:00Z"/>
              </w:rPr>
            </w:pPr>
          </w:p>
        </w:tc>
      </w:tr>
      <w:tr w:rsidR="00580237" w14:paraId="16CDCBB5" w14:textId="7711466F" w:rsidTr="00580237">
        <w:trPr>
          <w:ins w:id="1562" w:author="Aleta Haflett" w:date="2014-11-03T13:12:00Z"/>
        </w:trPr>
        <w:tc>
          <w:tcPr>
            <w:tcW w:w="468" w:type="dxa"/>
          </w:tcPr>
          <w:p w14:paraId="317B2B6F" w14:textId="29672040" w:rsidR="00580237" w:rsidRDefault="00580237" w:rsidP="008128E9">
            <w:r>
              <w:t>l</w:t>
            </w:r>
          </w:p>
        </w:tc>
        <w:tc>
          <w:tcPr>
            <w:tcW w:w="2361" w:type="dxa"/>
          </w:tcPr>
          <w:p w14:paraId="45CD8016" w14:textId="08C2BA8B" w:rsidR="00580237" w:rsidRDefault="00580237" w:rsidP="008128E9">
            <w:pPr>
              <w:rPr>
                <w:ins w:id="1563" w:author="Aleta Haflett" w:date="2014-11-03T13:12:00Z"/>
              </w:rPr>
            </w:pPr>
            <w:ins w:id="1564" w:author="Aleta Haflett" w:date="2014-11-03T13:12:00Z">
              <w:r>
                <w:t>Dying/tanning</w:t>
              </w:r>
            </w:ins>
          </w:p>
        </w:tc>
        <w:tc>
          <w:tcPr>
            <w:tcW w:w="1791" w:type="dxa"/>
          </w:tcPr>
          <w:p w14:paraId="77B7A6E1" w14:textId="77777777" w:rsidR="00580237" w:rsidRDefault="00580237" w:rsidP="008128E9">
            <w:pPr>
              <w:rPr>
                <w:ins w:id="1565" w:author="Aleta Haflett" w:date="2014-11-03T13:12:00Z"/>
              </w:rPr>
            </w:pPr>
          </w:p>
        </w:tc>
        <w:tc>
          <w:tcPr>
            <w:tcW w:w="990" w:type="dxa"/>
          </w:tcPr>
          <w:p w14:paraId="5538CC95" w14:textId="77777777" w:rsidR="00580237" w:rsidRDefault="00580237" w:rsidP="008128E9">
            <w:pPr>
              <w:rPr>
                <w:ins w:id="1566" w:author="Aleta Haflett" w:date="2014-11-03T13:12:00Z"/>
              </w:rPr>
            </w:pPr>
          </w:p>
        </w:tc>
        <w:tc>
          <w:tcPr>
            <w:tcW w:w="810" w:type="dxa"/>
          </w:tcPr>
          <w:p w14:paraId="7F0D4398" w14:textId="77777777" w:rsidR="00580237" w:rsidRDefault="00580237" w:rsidP="008128E9">
            <w:pPr>
              <w:rPr>
                <w:ins w:id="1567" w:author="Aleta Haflett" w:date="2014-11-03T13:12:00Z"/>
              </w:rPr>
            </w:pPr>
          </w:p>
        </w:tc>
        <w:tc>
          <w:tcPr>
            <w:tcW w:w="2346" w:type="dxa"/>
          </w:tcPr>
          <w:p w14:paraId="7616A89D" w14:textId="77777777" w:rsidR="00580237" w:rsidRDefault="00580237" w:rsidP="008128E9">
            <w:pPr>
              <w:rPr>
                <w:ins w:id="1568" w:author="Aleta Haflett" w:date="2014-11-03T15:27:00Z"/>
              </w:rPr>
            </w:pPr>
          </w:p>
        </w:tc>
        <w:tc>
          <w:tcPr>
            <w:tcW w:w="1350" w:type="dxa"/>
          </w:tcPr>
          <w:p w14:paraId="43EFB64C" w14:textId="77777777" w:rsidR="00580237" w:rsidRDefault="00580237" w:rsidP="008128E9">
            <w:pPr>
              <w:rPr>
                <w:ins w:id="1569" w:author="Aleta Haflett" w:date="2014-11-03T15:28:00Z"/>
              </w:rPr>
            </w:pPr>
          </w:p>
        </w:tc>
        <w:tc>
          <w:tcPr>
            <w:tcW w:w="1170" w:type="dxa"/>
          </w:tcPr>
          <w:p w14:paraId="43778E89" w14:textId="77777777" w:rsidR="00580237" w:rsidRDefault="00580237" w:rsidP="008128E9">
            <w:pPr>
              <w:rPr>
                <w:ins w:id="1570" w:author="Aleta Haflett" w:date="2014-11-03T15:30:00Z"/>
              </w:rPr>
            </w:pPr>
          </w:p>
        </w:tc>
        <w:tc>
          <w:tcPr>
            <w:tcW w:w="1710" w:type="dxa"/>
          </w:tcPr>
          <w:p w14:paraId="4615F651" w14:textId="77777777" w:rsidR="00580237" w:rsidRDefault="00580237" w:rsidP="008128E9">
            <w:pPr>
              <w:rPr>
                <w:ins w:id="1571" w:author="Aleta Haflett" w:date="2014-11-03T15:48:00Z"/>
              </w:rPr>
            </w:pPr>
          </w:p>
        </w:tc>
      </w:tr>
      <w:tr w:rsidR="00580237" w14:paraId="4214A463" w14:textId="53934CC1" w:rsidTr="00580237">
        <w:trPr>
          <w:ins w:id="1572" w:author="Aleta Haflett" w:date="2014-11-03T13:12:00Z"/>
        </w:trPr>
        <w:tc>
          <w:tcPr>
            <w:tcW w:w="468" w:type="dxa"/>
          </w:tcPr>
          <w:p w14:paraId="30F8433A" w14:textId="744CF669" w:rsidR="00580237" w:rsidRDefault="00580237" w:rsidP="008128E9">
            <w:r>
              <w:t>m</w:t>
            </w:r>
          </w:p>
        </w:tc>
        <w:tc>
          <w:tcPr>
            <w:tcW w:w="2361" w:type="dxa"/>
          </w:tcPr>
          <w:p w14:paraId="700C9F44" w14:textId="5D3E0FFD" w:rsidR="00580237" w:rsidRDefault="00580237" w:rsidP="008128E9">
            <w:pPr>
              <w:rPr>
                <w:ins w:id="1573" w:author="Aleta Haflett" w:date="2014-11-03T13:12:00Z"/>
              </w:rPr>
            </w:pPr>
            <w:ins w:id="1574" w:author="Aleta Haflett" w:date="2014-11-03T13:12:00Z">
              <w:r>
                <w:t>Seeds (for regeneration purposes)</w:t>
              </w:r>
            </w:ins>
          </w:p>
        </w:tc>
        <w:tc>
          <w:tcPr>
            <w:tcW w:w="1791" w:type="dxa"/>
          </w:tcPr>
          <w:p w14:paraId="2F46DC9B" w14:textId="77777777" w:rsidR="00580237" w:rsidRDefault="00580237" w:rsidP="008128E9">
            <w:pPr>
              <w:rPr>
                <w:ins w:id="1575" w:author="Aleta Haflett" w:date="2014-11-03T13:12:00Z"/>
              </w:rPr>
            </w:pPr>
          </w:p>
        </w:tc>
        <w:tc>
          <w:tcPr>
            <w:tcW w:w="990" w:type="dxa"/>
          </w:tcPr>
          <w:p w14:paraId="6129B208" w14:textId="77777777" w:rsidR="00580237" w:rsidRDefault="00580237" w:rsidP="008128E9">
            <w:pPr>
              <w:rPr>
                <w:ins w:id="1576" w:author="Aleta Haflett" w:date="2014-11-03T13:12:00Z"/>
              </w:rPr>
            </w:pPr>
          </w:p>
        </w:tc>
        <w:tc>
          <w:tcPr>
            <w:tcW w:w="810" w:type="dxa"/>
          </w:tcPr>
          <w:p w14:paraId="179FD013" w14:textId="77777777" w:rsidR="00580237" w:rsidRDefault="00580237" w:rsidP="008128E9">
            <w:pPr>
              <w:rPr>
                <w:ins w:id="1577" w:author="Aleta Haflett" w:date="2014-11-03T13:12:00Z"/>
              </w:rPr>
            </w:pPr>
          </w:p>
        </w:tc>
        <w:tc>
          <w:tcPr>
            <w:tcW w:w="2346" w:type="dxa"/>
          </w:tcPr>
          <w:p w14:paraId="2E0E7F49" w14:textId="77777777" w:rsidR="00580237" w:rsidRDefault="00580237" w:rsidP="008128E9">
            <w:pPr>
              <w:rPr>
                <w:ins w:id="1578" w:author="Aleta Haflett" w:date="2014-11-03T15:27:00Z"/>
              </w:rPr>
            </w:pPr>
          </w:p>
        </w:tc>
        <w:tc>
          <w:tcPr>
            <w:tcW w:w="1350" w:type="dxa"/>
          </w:tcPr>
          <w:p w14:paraId="27011747" w14:textId="77777777" w:rsidR="00580237" w:rsidRDefault="00580237" w:rsidP="008128E9">
            <w:pPr>
              <w:rPr>
                <w:ins w:id="1579" w:author="Aleta Haflett" w:date="2014-11-03T15:28:00Z"/>
              </w:rPr>
            </w:pPr>
          </w:p>
        </w:tc>
        <w:tc>
          <w:tcPr>
            <w:tcW w:w="1170" w:type="dxa"/>
          </w:tcPr>
          <w:p w14:paraId="17EEFDE6" w14:textId="77777777" w:rsidR="00580237" w:rsidRDefault="00580237" w:rsidP="008128E9">
            <w:pPr>
              <w:rPr>
                <w:ins w:id="1580" w:author="Aleta Haflett" w:date="2014-11-03T15:30:00Z"/>
              </w:rPr>
            </w:pPr>
          </w:p>
        </w:tc>
        <w:tc>
          <w:tcPr>
            <w:tcW w:w="1710" w:type="dxa"/>
          </w:tcPr>
          <w:p w14:paraId="6EFCE3BD" w14:textId="77777777" w:rsidR="00580237" w:rsidRDefault="00580237" w:rsidP="008128E9">
            <w:pPr>
              <w:rPr>
                <w:ins w:id="1581" w:author="Aleta Haflett" w:date="2014-11-03T15:48:00Z"/>
              </w:rPr>
            </w:pPr>
          </w:p>
        </w:tc>
      </w:tr>
      <w:tr w:rsidR="00580237" w14:paraId="2E203DBB" w14:textId="3D842924" w:rsidTr="00580237">
        <w:trPr>
          <w:ins w:id="1582" w:author="Aleta Haflett" w:date="2014-11-03T13:12:00Z"/>
        </w:trPr>
        <w:tc>
          <w:tcPr>
            <w:tcW w:w="468" w:type="dxa"/>
          </w:tcPr>
          <w:p w14:paraId="5B2DB87C" w14:textId="47961F11" w:rsidR="00580237" w:rsidRDefault="00580237" w:rsidP="008128E9">
            <w:r>
              <w:t>n</w:t>
            </w:r>
          </w:p>
        </w:tc>
        <w:tc>
          <w:tcPr>
            <w:tcW w:w="2361" w:type="dxa"/>
          </w:tcPr>
          <w:p w14:paraId="2CF348AD" w14:textId="3F37CFDA" w:rsidR="00580237" w:rsidRDefault="00580237" w:rsidP="008128E9">
            <w:pPr>
              <w:rPr>
                <w:ins w:id="1583" w:author="Aleta Haflett" w:date="2014-11-03T13:12:00Z"/>
              </w:rPr>
            </w:pPr>
            <w:ins w:id="1584" w:author="Aleta Haflett" w:date="2014-11-03T13:12:00Z">
              <w:r>
                <w:t>Fibres (for rope, etc)</w:t>
              </w:r>
            </w:ins>
          </w:p>
        </w:tc>
        <w:tc>
          <w:tcPr>
            <w:tcW w:w="1791" w:type="dxa"/>
          </w:tcPr>
          <w:p w14:paraId="0C37DF1B" w14:textId="77777777" w:rsidR="00580237" w:rsidRDefault="00580237" w:rsidP="008128E9">
            <w:pPr>
              <w:rPr>
                <w:ins w:id="1585" w:author="Aleta Haflett" w:date="2014-11-03T13:12:00Z"/>
              </w:rPr>
            </w:pPr>
          </w:p>
        </w:tc>
        <w:tc>
          <w:tcPr>
            <w:tcW w:w="990" w:type="dxa"/>
          </w:tcPr>
          <w:p w14:paraId="2510DBCE" w14:textId="77777777" w:rsidR="00580237" w:rsidRDefault="00580237" w:rsidP="008128E9">
            <w:pPr>
              <w:rPr>
                <w:ins w:id="1586" w:author="Aleta Haflett" w:date="2014-11-03T13:12:00Z"/>
              </w:rPr>
            </w:pPr>
          </w:p>
        </w:tc>
        <w:tc>
          <w:tcPr>
            <w:tcW w:w="810" w:type="dxa"/>
          </w:tcPr>
          <w:p w14:paraId="12CD3ADE" w14:textId="77777777" w:rsidR="00580237" w:rsidRDefault="00580237" w:rsidP="008128E9">
            <w:pPr>
              <w:rPr>
                <w:ins w:id="1587" w:author="Aleta Haflett" w:date="2014-11-03T13:12:00Z"/>
              </w:rPr>
            </w:pPr>
          </w:p>
        </w:tc>
        <w:tc>
          <w:tcPr>
            <w:tcW w:w="2346" w:type="dxa"/>
          </w:tcPr>
          <w:p w14:paraId="14D202C9" w14:textId="77777777" w:rsidR="00580237" w:rsidRDefault="00580237" w:rsidP="008128E9">
            <w:pPr>
              <w:rPr>
                <w:ins w:id="1588" w:author="Aleta Haflett" w:date="2014-11-03T15:27:00Z"/>
              </w:rPr>
            </w:pPr>
          </w:p>
        </w:tc>
        <w:tc>
          <w:tcPr>
            <w:tcW w:w="1350" w:type="dxa"/>
          </w:tcPr>
          <w:p w14:paraId="044B64F6" w14:textId="77777777" w:rsidR="00580237" w:rsidRDefault="00580237" w:rsidP="008128E9">
            <w:pPr>
              <w:rPr>
                <w:ins w:id="1589" w:author="Aleta Haflett" w:date="2014-11-03T15:28:00Z"/>
              </w:rPr>
            </w:pPr>
          </w:p>
        </w:tc>
        <w:tc>
          <w:tcPr>
            <w:tcW w:w="1170" w:type="dxa"/>
          </w:tcPr>
          <w:p w14:paraId="7E3ED7B0" w14:textId="77777777" w:rsidR="00580237" w:rsidRDefault="00580237" w:rsidP="008128E9">
            <w:pPr>
              <w:rPr>
                <w:ins w:id="1590" w:author="Aleta Haflett" w:date="2014-11-03T15:30:00Z"/>
              </w:rPr>
            </w:pPr>
          </w:p>
        </w:tc>
        <w:tc>
          <w:tcPr>
            <w:tcW w:w="1710" w:type="dxa"/>
          </w:tcPr>
          <w:p w14:paraId="4C26A736" w14:textId="77777777" w:rsidR="00580237" w:rsidRDefault="00580237" w:rsidP="008128E9">
            <w:pPr>
              <w:rPr>
                <w:ins w:id="1591" w:author="Aleta Haflett" w:date="2014-11-03T15:48:00Z"/>
              </w:rPr>
            </w:pPr>
          </w:p>
        </w:tc>
      </w:tr>
      <w:tr w:rsidR="00580237" w14:paraId="4D27F8E7" w14:textId="1CEDF5F5" w:rsidTr="00580237">
        <w:trPr>
          <w:ins w:id="1592" w:author="Aleta Haflett" w:date="2014-11-03T13:12:00Z"/>
        </w:trPr>
        <w:tc>
          <w:tcPr>
            <w:tcW w:w="468" w:type="dxa"/>
          </w:tcPr>
          <w:p w14:paraId="3EF62C49" w14:textId="6532B201" w:rsidR="00580237" w:rsidRDefault="00580237" w:rsidP="008128E9">
            <w:r>
              <w:t>o</w:t>
            </w:r>
          </w:p>
        </w:tc>
        <w:tc>
          <w:tcPr>
            <w:tcW w:w="2361" w:type="dxa"/>
          </w:tcPr>
          <w:p w14:paraId="25ECEFC0" w14:textId="040B422B" w:rsidR="00580237" w:rsidRDefault="00580237" w:rsidP="008128E9">
            <w:pPr>
              <w:rPr>
                <w:ins w:id="1593" w:author="Aleta Haflett" w:date="2014-11-03T13:12:00Z"/>
              </w:rPr>
            </w:pPr>
            <w:ins w:id="1594" w:author="Aleta Haflett" w:date="2014-11-03T13:12:00Z">
              <w:r>
                <w:t>Other plant products</w:t>
              </w:r>
            </w:ins>
          </w:p>
        </w:tc>
        <w:tc>
          <w:tcPr>
            <w:tcW w:w="1791" w:type="dxa"/>
          </w:tcPr>
          <w:p w14:paraId="0DB650CD" w14:textId="77777777" w:rsidR="00580237" w:rsidRDefault="00580237" w:rsidP="008128E9">
            <w:pPr>
              <w:rPr>
                <w:ins w:id="1595" w:author="Aleta Haflett" w:date="2014-11-03T13:12:00Z"/>
              </w:rPr>
            </w:pPr>
          </w:p>
        </w:tc>
        <w:tc>
          <w:tcPr>
            <w:tcW w:w="990" w:type="dxa"/>
          </w:tcPr>
          <w:p w14:paraId="784A73BD" w14:textId="77777777" w:rsidR="00580237" w:rsidRDefault="00580237" w:rsidP="008128E9">
            <w:pPr>
              <w:rPr>
                <w:ins w:id="1596" w:author="Aleta Haflett" w:date="2014-11-03T13:12:00Z"/>
              </w:rPr>
            </w:pPr>
          </w:p>
        </w:tc>
        <w:tc>
          <w:tcPr>
            <w:tcW w:w="810" w:type="dxa"/>
          </w:tcPr>
          <w:p w14:paraId="5B47251A" w14:textId="77777777" w:rsidR="00580237" w:rsidRDefault="00580237" w:rsidP="008128E9">
            <w:pPr>
              <w:rPr>
                <w:ins w:id="1597" w:author="Aleta Haflett" w:date="2014-11-03T13:12:00Z"/>
              </w:rPr>
            </w:pPr>
          </w:p>
        </w:tc>
        <w:tc>
          <w:tcPr>
            <w:tcW w:w="2346" w:type="dxa"/>
          </w:tcPr>
          <w:p w14:paraId="35E48512" w14:textId="77777777" w:rsidR="00580237" w:rsidRDefault="00580237" w:rsidP="008128E9">
            <w:pPr>
              <w:rPr>
                <w:ins w:id="1598" w:author="Aleta Haflett" w:date="2014-11-03T15:27:00Z"/>
              </w:rPr>
            </w:pPr>
          </w:p>
        </w:tc>
        <w:tc>
          <w:tcPr>
            <w:tcW w:w="1350" w:type="dxa"/>
          </w:tcPr>
          <w:p w14:paraId="7B5A86B9" w14:textId="77777777" w:rsidR="00580237" w:rsidRDefault="00580237" w:rsidP="008128E9">
            <w:pPr>
              <w:rPr>
                <w:ins w:id="1599" w:author="Aleta Haflett" w:date="2014-11-03T15:28:00Z"/>
              </w:rPr>
            </w:pPr>
          </w:p>
        </w:tc>
        <w:tc>
          <w:tcPr>
            <w:tcW w:w="1170" w:type="dxa"/>
          </w:tcPr>
          <w:p w14:paraId="3FE54C7A" w14:textId="77777777" w:rsidR="00580237" w:rsidRDefault="00580237" w:rsidP="008128E9">
            <w:pPr>
              <w:rPr>
                <w:ins w:id="1600" w:author="Aleta Haflett" w:date="2014-11-03T15:30:00Z"/>
              </w:rPr>
            </w:pPr>
          </w:p>
        </w:tc>
        <w:tc>
          <w:tcPr>
            <w:tcW w:w="1710" w:type="dxa"/>
          </w:tcPr>
          <w:p w14:paraId="79499000" w14:textId="77777777" w:rsidR="00580237" w:rsidRDefault="00580237" w:rsidP="008128E9">
            <w:pPr>
              <w:rPr>
                <w:ins w:id="1601" w:author="Aleta Haflett" w:date="2014-11-03T15:48:00Z"/>
              </w:rPr>
            </w:pPr>
          </w:p>
        </w:tc>
      </w:tr>
      <w:tr w:rsidR="00580237" w14:paraId="535ED7CE" w14:textId="0505F702" w:rsidTr="00580237">
        <w:trPr>
          <w:ins w:id="1602" w:author="Aleta Haflett" w:date="2014-11-03T13:12:00Z"/>
        </w:trPr>
        <w:tc>
          <w:tcPr>
            <w:tcW w:w="468" w:type="dxa"/>
          </w:tcPr>
          <w:p w14:paraId="7B183942" w14:textId="64E3C09B" w:rsidR="00580237" w:rsidRDefault="00580237" w:rsidP="008128E9">
            <w:r>
              <w:t>p</w:t>
            </w:r>
          </w:p>
        </w:tc>
        <w:tc>
          <w:tcPr>
            <w:tcW w:w="2361" w:type="dxa"/>
          </w:tcPr>
          <w:p w14:paraId="11849228" w14:textId="050DBCFF" w:rsidR="00580237" w:rsidRDefault="00580237" w:rsidP="008128E9">
            <w:pPr>
              <w:rPr>
                <w:ins w:id="1603" w:author="Aleta Haflett" w:date="2014-11-03T13:12:00Z"/>
              </w:rPr>
            </w:pPr>
            <w:ins w:id="1604" w:author="Aleta Haflett" w:date="2014-11-03T13:12:00Z">
              <w:r>
                <w:t>Wildlife (including bushmeat)</w:t>
              </w:r>
            </w:ins>
          </w:p>
        </w:tc>
        <w:tc>
          <w:tcPr>
            <w:tcW w:w="1791" w:type="dxa"/>
          </w:tcPr>
          <w:p w14:paraId="25E7D303" w14:textId="77777777" w:rsidR="00580237" w:rsidRDefault="00580237" w:rsidP="008128E9">
            <w:pPr>
              <w:rPr>
                <w:ins w:id="1605" w:author="Aleta Haflett" w:date="2014-11-03T13:12:00Z"/>
              </w:rPr>
            </w:pPr>
          </w:p>
        </w:tc>
        <w:tc>
          <w:tcPr>
            <w:tcW w:w="990" w:type="dxa"/>
          </w:tcPr>
          <w:p w14:paraId="3C83A0E1" w14:textId="77777777" w:rsidR="00580237" w:rsidRDefault="00580237" w:rsidP="008128E9">
            <w:pPr>
              <w:rPr>
                <w:ins w:id="1606" w:author="Aleta Haflett" w:date="2014-11-03T13:12:00Z"/>
              </w:rPr>
            </w:pPr>
          </w:p>
        </w:tc>
        <w:tc>
          <w:tcPr>
            <w:tcW w:w="810" w:type="dxa"/>
          </w:tcPr>
          <w:p w14:paraId="20BFA5E4" w14:textId="77777777" w:rsidR="00580237" w:rsidRDefault="00580237" w:rsidP="008128E9">
            <w:pPr>
              <w:rPr>
                <w:ins w:id="1607" w:author="Aleta Haflett" w:date="2014-11-03T13:12:00Z"/>
              </w:rPr>
            </w:pPr>
          </w:p>
        </w:tc>
        <w:tc>
          <w:tcPr>
            <w:tcW w:w="2346" w:type="dxa"/>
          </w:tcPr>
          <w:p w14:paraId="7E383A27" w14:textId="77777777" w:rsidR="00580237" w:rsidRDefault="00580237" w:rsidP="008128E9">
            <w:pPr>
              <w:rPr>
                <w:ins w:id="1608" w:author="Aleta Haflett" w:date="2014-11-03T15:27:00Z"/>
              </w:rPr>
            </w:pPr>
          </w:p>
        </w:tc>
        <w:tc>
          <w:tcPr>
            <w:tcW w:w="1350" w:type="dxa"/>
          </w:tcPr>
          <w:p w14:paraId="2E282FD7" w14:textId="77777777" w:rsidR="00580237" w:rsidRDefault="00580237" w:rsidP="008128E9">
            <w:pPr>
              <w:rPr>
                <w:ins w:id="1609" w:author="Aleta Haflett" w:date="2014-11-03T15:28:00Z"/>
              </w:rPr>
            </w:pPr>
          </w:p>
        </w:tc>
        <w:tc>
          <w:tcPr>
            <w:tcW w:w="1170" w:type="dxa"/>
          </w:tcPr>
          <w:p w14:paraId="3D3C94F0" w14:textId="77777777" w:rsidR="00580237" w:rsidRDefault="00580237" w:rsidP="008128E9">
            <w:pPr>
              <w:rPr>
                <w:ins w:id="1610" w:author="Aleta Haflett" w:date="2014-11-03T15:30:00Z"/>
              </w:rPr>
            </w:pPr>
          </w:p>
        </w:tc>
        <w:tc>
          <w:tcPr>
            <w:tcW w:w="1710" w:type="dxa"/>
          </w:tcPr>
          <w:p w14:paraId="57BFF97A" w14:textId="77777777" w:rsidR="00580237" w:rsidRDefault="00580237" w:rsidP="008128E9">
            <w:pPr>
              <w:rPr>
                <w:ins w:id="1611" w:author="Aleta Haflett" w:date="2014-11-03T15:48:00Z"/>
              </w:rPr>
            </w:pPr>
          </w:p>
        </w:tc>
      </w:tr>
      <w:tr w:rsidR="00580237" w14:paraId="12EC62F7" w14:textId="0194EC03" w:rsidTr="00580237">
        <w:trPr>
          <w:ins w:id="1612" w:author="Aleta Haflett" w:date="2014-11-03T13:12:00Z"/>
        </w:trPr>
        <w:tc>
          <w:tcPr>
            <w:tcW w:w="468" w:type="dxa"/>
          </w:tcPr>
          <w:p w14:paraId="63FAD20D" w14:textId="1060D7E6" w:rsidR="00580237" w:rsidRDefault="00580237" w:rsidP="008128E9">
            <w:r>
              <w:t>q</w:t>
            </w:r>
          </w:p>
        </w:tc>
        <w:tc>
          <w:tcPr>
            <w:tcW w:w="2361" w:type="dxa"/>
          </w:tcPr>
          <w:p w14:paraId="7889E1E9" w14:textId="6B5982C6" w:rsidR="00580237" w:rsidRDefault="00580237" w:rsidP="008128E9">
            <w:pPr>
              <w:rPr>
                <w:ins w:id="1613" w:author="Aleta Haflett" w:date="2014-11-03T13:12:00Z"/>
              </w:rPr>
            </w:pPr>
            <w:ins w:id="1614" w:author="Aleta Haflett" w:date="2014-11-03T13:12:00Z">
              <w:r>
                <w:t xml:space="preserve">Beekeeping activities (e.g. honey) </w:t>
              </w:r>
            </w:ins>
          </w:p>
        </w:tc>
        <w:tc>
          <w:tcPr>
            <w:tcW w:w="1791" w:type="dxa"/>
          </w:tcPr>
          <w:p w14:paraId="5CAC8CF2" w14:textId="77777777" w:rsidR="00580237" w:rsidRDefault="00580237" w:rsidP="008128E9">
            <w:pPr>
              <w:rPr>
                <w:ins w:id="1615" w:author="Aleta Haflett" w:date="2014-11-03T13:12:00Z"/>
              </w:rPr>
            </w:pPr>
          </w:p>
        </w:tc>
        <w:tc>
          <w:tcPr>
            <w:tcW w:w="990" w:type="dxa"/>
          </w:tcPr>
          <w:p w14:paraId="64780C81" w14:textId="77777777" w:rsidR="00580237" w:rsidRDefault="00580237" w:rsidP="008128E9">
            <w:pPr>
              <w:rPr>
                <w:ins w:id="1616" w:author="Aleta Haflett" w:date="2014-11-03T13:12:00Z"/>
              </w:rPr>
            </w:pPr>
          </w:p>
        </w:tc>
        <w:tc>
          <w:tcPr>
            <w:tcW w:w="810" w:type="dxa"/>
          </w:tcPr>
          <w:p w14:paraId="6C84920B" w14:textId="77777777" w:rsidR="00580237" w:rsidRDefault="00580237" w:rsidP="008128E9">
            <w:pPr>
              <w:rPr>
                <w:ins w:id="1617" w:author="Aleta Haflett" w:date="2014-11-03T13:12:00Z"/>
              </w:rPr>
            </w:pPr>
          </w:p>
        </w:tc>
        <w:tc>
          <w:tcPr>
            <w:tcW w:w="2346" w:type="dxa"/>
          </w:tcPr>
          <w:p w14:paraId="1CE773B2" w14:textId="77777777" w:rsidR="00580237" w:rsidRDefault="00580237" w:rsidP="008128E9">
            <w:pPr>
              <w:rPr>
                <w:ins w:id="1618" w:author="Aleta Haflett" w:date="2014-11-03T15:27:00Z"/>
              </w:rPr>
            </w:pPr>
          </w:p>
        </w:tc>
        <w:tc>
          <w:tcPr>
            <w:tcW w:w="1350" w:type="dxa"/>
          </w:tcPr>
          <w:p w14:paraId="2253A0BD" w14:textId="77777777" w:rsidR="00580237" w:rsidRDefault="00580237" w:rsidP="008128E9">
            <w:pPr>
              <w:rPr>
                <w:ins w:id="1619" w:author="Aleta Haflett" w:date="2014-11-03T15:28:00Z"/>
              </w:rPr>
            </w:pPr>
          </w:p>
        </w:tc>
        <w:tc>
          <w:tcPr>
            <w:tcW w:w="1170" w:type="dxa"/>
          </w:tcPr>
          <w:p w14:paraId="72A1765D" w14:textId="77777777" w:rsidR="00580237" w:rsidRDefault="00580237" w:rsidP="008128E9">
            <w:pPr>
              <w:rPr>
                <w:ins w:id="1620" w:author="Aleta Haflett" w:date="2014-11-03T15:30:00Z"/>
              </w:rPr>
            </w:pPr>
          </w:p>
        </w:tc>
        <w:tc>
          <w:tcPr>
            <w:tcW w:w="1710" w:type="dxa"/>
          </w:tcPr>
          <w:p w14:paraId="7E22D8DD" w14:textId="77777777" w:rsidR="00580237" w:rsidRDefault="00580237" w:rsidP="008128E9">
            <w:pPr>
              <w:rPr>
                <w:ins w:id="1621" w:author="Aleta Haflett" w:date="2014-11-03T15:48:00Z"/>
              </w:rPr>
            </w:pPr>
          </w:p>
        </w:tc>
      </w:tr>
      <w:tr w:rsidR="00580237" w14:paraId="341B8A92" w14:textId="256EF518" w:rsidTr="00580237">
        <w:trPr>
          <w:ins w:id="1622" w:author="Aleta Haflett" w:date="2014-11-03T13:12:00Z"/>
        </w:trPr>
        <w:tc>
          <w:tcPr>
            <w:tcW w:w="468" w:type="dxa"/>
          </w:tcPr>
          <w:p w14:paraId="7D645CBD" w14:textId="6E474102" w:rsidR="00580237" w:rsidRDefault="00580237" w:rsidP="008128E9">
            <w:r>
              <w:t>r</w:t>
            </w:r>
          </w:p>
        </w:tc>
        <w:tc>
          <w:tcPr>
            <w:tcW w:w="2361" w:type="dxa"/>
          </w:tcPr>
          <w:p w14:paraId="119D4CA4" w14:textId="28591AC2" w:rsidR="00580237" w:rsidRDefault="00580237" w:rsidP="008128E9">
            <w:pPr>
              <w:rPr>
                <w:ins w:id="1623" w:author="Aleta Haflett" w:date="2014-11-03T13:12:00Z"/>
              </w:rPr>
            </w:pPr>
            <w:ins w:id="1624" w:author="Aleta Haflett" w:date="2014-11-03T13:12:00Z">
              <w:r>
                <w:t>Caterpillar</w:t>
              </w:r>
            </w:ins>
          </w:p>
        </w:tc>
        <w:tc>
          <w:tcPr>
            <w:tcW w:w="1791" w:type="dxa"/>
          </w:tcPr>
          <w:p w14:paraId="5A91D7D0" w14:textId="77777777" w:rsidR="00580237" w:rsidRDefault="00580237" w:rsidP="008128E9">
            <w:pPr>
              <w:rPr>
                <w:ins w:id="1625" w:author="Aleta Haflett" w:date="2014-11-03T13:12:00Z"/>
              </w:rPr>
            </w:pPr>
          </w:p>
        </w:tc>
        <w:tc>
          <w:tcPr>
            <w:tcW w:w="990" w:type="dxa"/>
          </w:tcPr>
          <w:p w14:paraId="37311D44" w14:textId="77777777" w:rsidR="00580237" w:rsidRDefault="00580237" w:rsidP="008128E9">
            <w:pPr>
              <w:rPr>
                <w:ins w:id="1626" w:author="Aleta Haflett" w:date="2014-11-03T13:12:00Z"/>
              </w:rPr>
            </w:pPr>
          </w:p>
        </w:tc>
        <w:tc>
          <w:tcPr>
            <w:tcW w:w="810" w:type="dxa"/>
          </w:tcPr>
          <w:p w14:paraId="723C9C75" w14:textId="77777777" w:rsidR="00580237" w:rsidRDefault="00580237" w:rsidP="008128E9">
            <w:pPr>
              <w:rPr>
                <w:ins w:id="1627" w:author="Aleta Haflett" w:date="2014-11-03T13:12:00Z"/>
              </w:rPr>
            </w:pPr>
          </w:p>
        </w:tc>
        <w:tc>
          <w:tcPr>
            <w:tcW w:w="2346" w:type="dxa"/>
          </w:tcPr>
          <w:p w14:paraId="32B899CA" w14:textId="77777777" w:rsidR="00580237" w:rsidRDefault="00580237" w:rsidP="008128E9">
            <w:pPr>
              <w:rPr>
                <w:ins w:id="1628" w:author="Aleta Haflett" w:date="2014-11-03T15:27:00Z"/>
              </w:rPr>
            </w:pPr>
          </w:p>
        </w:tc>
        <w:tc>
          <w:tcPr>
            <w:tcW w:w="1350" w:type="dxa"/>
          </w:tcPr>
          <w:p w14:paraId="21E4F009" w14:textId="77777777" w:rsidR="00580237" w:rsidRDefault="00580237" w:rsidP="008128E9">
            <w:pPr>
              <w:rPr>
                <w:ins w:id="1629" w:author="Aleta Haflett" w:date="2014-11-03T15:28:00Z"/>
              </w:rPr>
            </w:pPr>
          </w:p>
        </w:tc>
        <w:tc>
          <w:tcPr>
            <w:tcW w:w="1170" w:type="dxa"/>
          </w:tcPr>
          <w:p w14:paraId="2DD88898" w14:textId="77777777" w:rsidR="00580237" w:rsidRDefault="00580237" w:rsidP="008128E9">
            <w:pPr>
              <w:rPr>
                <w:ins w:id="1630" w:author="Aleta Haflett" w:date="2014-11-03T15:30:00Z"/>
              </w:rPr>
            </w:pPr>
          </w:p>
        </w:tc>
        <w:tc>
          <w:tcPr>
            <w:tcW w:w="1710" w:type="dxa"/>
          </w:tcPr>
          <w:p w14:paraId="3B1FEE13" w14:textId="77777777" w:rsidR="00580237" w:rsidRDefault="00580237" w:rsidP="008128E9">
            <w:pPr>
              <w:rPr>
                <w:ins w:id="1631" w:author="Aleta Haflett" w:date="2014-11-03T15:48:00Z"/>
              </w:rPr>
            </w:pPr>
          </w:p>
        </w:tc>
      </w:tr>
      <w:tr w:rsidR="00580237" w14:paraId="70723448" w14:textId="78580587" w:rsidTr="00580237">
        <w:trPr>
          <w:ins w:id="1632" w:author="Aleta Haflett" w:date="2014-11-03T13:12:00Z"/>
        </w:trPr>
        <w:tc>
          <w:tcPr>
            <w:tcW w:w="468" w:type="dxa"/>
          </w:tcPr>
          <w:p w14:paraId="4AECB7D8" w14:textId="3E95DB3E" w:rsidR="00580237" w:rsidRDefault="00580237" w:rsidP="008128E9">
            <w:r>
              <w:t>s</w:t>
            </w:r>
          </w:p>
        </w:tc>
        <w:tc>
          <w:tcPr>
            <w:tcW w:w="2361" w:type="dxa"/>
          </w:tcPr>
          <w:p w14:paraId="1F9FD191" w14:textId="0E46BDD1" w:rsidR="00580237" w:rsidRDefault="00580237" w:rsidP="008128E9">
            <w:pPr>
              <w:rPr>
                <w:ins w:id="1633" w:author="Aleta Haflett" w:date="2014-11-03T13:12:00Z"/>
              </w:rPr>
            </w:pPr>
            <w:ins w:id="1634" w:author="Aleta Haflett" w:date="2014-11-03T13:12:00Z">
              <w:r>
                <w:t xml:space="preserve">Other, specify </w:t>
              </w:r>
            </w:ins>
          </w:p>
        </w:tc>
        <w:tc>
          <w:tcPr>
            <w:tcW w:w="1791" w:type="dxa"/>
          </w:tcPr>
          <w:p w14:paraId="513768F0" w14:textId="77777777" w:rsidR="00580237" w:rsidRDefault="00580237" w:rsidP="008128E9">
            <w:pPr>
              <w:rPr>
                <w:ins w:id="1635" w:author="Aleta Haflett" w:date="2014-11-03T13:12:00Z"/>
              </w:rPr>
            </w:pPr>
          </w:p>
        </w:tc>
        <w:tc>
          <w:tcPr>
            <w:tcW w:w="990" w:type="dxa"/>
          </w:tcPr>
          <w:p w14:paraId="004C0562" w14:textId="77777777" w:rsidR="00580237" w:rsidRDefault="00580237" w:rsidP="008128E9">
            <w:pPr>
              <w:rPr>
                <w:ins w:id="1636" w:author="Aleta Haflett" w:date="2014-11-03T13:12:00Z"/>
              </w:rPr>
            </w:pPr>
          </w:p>
        </w:tc>
        <w:tc>
          <w:tcPr>
            <w:tcW w:w="810" w:type="dxa"/>
          </w:tcPr>
          <w:p w14:paraId="7F7720AB" w14:textId="77777777" w:rsidR="00580237" w:rsidRDefault="00580237" w:rsidP="008128E9">
            <w:pPr>
              <w:rPr>
                <w:ins w:id="1637" w:author="Aleta Haflett" w:date="2014-11-03T13:12:00Z"/>
              </w:rPr>
            </w:pPr>
          </w:p>
        </w:tc>
        <w:tc>
          <w:tcPr>
            <w:tcW w:w="2346" w:type="dxa"/>
          </w:tcPr>
          <w:p w14:paraId="2213CDD5" w14:textId="77777777" w:rsidR="00580237" w:rsidRDefault="00580237" w:rsidP="008128E9">
            <w:pPr>
              <w:rPr>
                <w:ins w:id="1638" w:author="Aleta Haflett" w:date="2014-11-03T15:27:00Z"/>
              </w:rPr>
            </w:pPr>
          </w:p>
        </w:tc>
        <w:tc>
          <w:tcPr>
            <w:tcW w:w="1350" w:type="dxa"/>
          </w:tcPr>
          <w:p w14:paraId="375DF8AA" w14:textId="77777777" w:rsidR="00580237" w:rsidRDefault="00580237" w:rsidP="008128E9">
            <w:pPr>
              <w:rPr>
                <w:ins w:id="1639" w:author="Aleta Haflett" w:date="2014-11-03T15:28:00Z"/>
              </w:rPr>
            </w:pPr>
          </w:p>
        </w:tc>
        <w:tc>
          <w:tcPr>
            <w:tcW w:w="1170" w:type="dxa"/>
          </w:tcPr>
          <w:p w14:paraId="11071C04" w14:textId="77777777" w:rsidR="00580237" w:rsidRDefault="00580237" w:rsidP="008128E9">
            <w:pPr>
              <w:rPr>
                <w:ins w:id="1640" w:author="Aleta Haflett" w:date="2014-11-03T15:30:00Z"/>
              </w:rPr>
            </w:pPr>
          </w:p>
        </w:tc>
        <w:tc>
          <w:tcPr>
            <w:tcW w:w="1710" w:type="dxa"/>
          </w:tcPr>
          <w:p w14:paraId="5610A72F" w14:textId="77777777" w:rsidR="00580237" w:rsidRDefault="00580237" w:rsidP="008128E9">
            <w:pPr>
              <w:rPr>
                <w:ins w:id="1641" w:author="Aleta Haflett" w:date="2014-11-03T15:48:00Z"/>
              </w:rPr>
            </w:pPr>
          </w:p>
        </w:tc>
      </w:tr>
    </w:tbl>
    <w:p w14:paraId="068BFA04" w14:textId="77777777" w:rsidR="008128E9" w:rsidRDefault="008128E9" w:rsidP="008E7E6A">
      <w:pPr>
        <w:rPr>
          <w:ins w:id="1642" w:author="Aleta Haflett" w:date="2014-11-03T15:50:00Z"/>
        </w:rPr>
      </w:pPr>
    </w:p>
    <w:p w14:paraId="02CC2AB4" w14:textId="34076C40" w:rsidR="00866F30" w:rsidRDefault="00866F30">
      <w:pPr>
        <w:rPr>
          <w:ins w:id="1643" w:author="Aleta Haflett" w:date="2014-11-03T15:51:00Z"/>
        </w:rPr>
      </w:pPr>
      <w:ins w:id="1644" w:author="Aleta Haflett" w:date="2014-11-03T15:51:00Z">
        <w:r>
          <w:br w:type="page"/>
        </w:r>
      </w:ins>
    </w:p>
    <w:tbl>
      <w:tblPr>
        <w:tblStyle w:val="TableGrid"/>
        <w:tblW w:w="12270" w:type="dxa"/>
        <w:tblLayout w:type="fixed"/>
        <w:tblLook w:val="04A0" w:firstRow="1" w:lastRow="0" w:firstColumn="1" w:lastColumn="0" w:noHBand="0" w:noVBand="1"/>
      </w:tblPr>
      <w:tblGrid>
        <w:gridCol w:w="468"/>
        <w:gridCol w:w="2361"/>
        <w:gridCol w:w="1791"/>
        <w:gridCol w:w="1266"/>
        <w:gridCol w:w="1692"/>
        <w:gridCol w:w="2346"/>
        <w:gridCol w:w="2346"/>
      </w:tblGrid>
      <w:tr w:rsidR="00580237" w14:paraId="721F0DDE" w14:textId="77777777" w:rsidTr="00580237">
        <w:tc>
          <w:tcPr>
            <w:tcW w:w="468" w:type="dxa"/>
          </w:tcPr>
          <w:p w14:paraId="6E5FED1F" w14:textId="77777777" w:rsidR="00580237" w:rsidRPr="004C390C" w:rsidRDefault="00580237" w:rsidP="00866F30">
            <w:pPr>
              <w:rPr>
                <w:b/>
                <w:sz w:val="20"/>
                <w:szCs w:val="20"/>
              </w:rPr>
            </w:pPr>
          </w:p>
        </w:tc>
        <w:tc>
          <w:tcPr>
            <w:tcW w:w="2361" w:type="dxa"/>
          </w:tcPr>
          <w:p w14:paraId="57840B1A" w14:textId="1E423E62" w:rsidR="00580237" w:rsidRPr="004C390C" w:rsidRDefault="00580237" w:rsidP="00866F30">
            <w:pPr>
              <w:rPr>
                <w:b/>
                <w:sz w:val="20"/>
                <w:szCs w:val="20"/>
              </w:rPr>
            </w:pPr>
          </w:p>
        </w:tc>
        <w:tc>
          <w:tcPr>
            <w:tcW w:w="1791" w:type="dxa"/>
          </w:tcPr>
          <w:p w14:paraId="7FAAB969" w14:textId="4182A933" w:rsidR="00580237" w:rsidRDefault="00580237" w:rsidP="00866F30">
            <w:pPr>
              <w:rPr>
                <w:sz w:val="20"/>
                <w:szCs w:val="20"/>
              </w:rPr>
            </w:pPr>
            <w:r>
              <w:rPr>
                <w:sz w:val="20"/>
                <w:szCs w:val="20"/>
              </w:rPr>
              <w:t>K.14</w:t>
            </w:r>
          </w:p>
        </w:tc>
        <w:tc>
          <w:tcPr>
            <w:tcW w:w="1266" w:type="dxa"/>
          </w:tcPr>
          <w:p w14:paraId="5397F099" w14:textId="4CA1F3B4" w:rsidR="00580237" w:rsidRDefault="00580237" w:rsidP="00866F30">
            <w:pPr>
              <w:rPr>
                <w:sz w:val="20"/>
                <w:szCs w:val="20"/>
              </w:rPr>
            </w:pPr>
            <w:r>
              <w:rPr>
                <w:sz w:val="20"/>
                <w:szCs w:val="20"/>
              </w:rPr>
              <w:t>K.15</w:t>
            </w:r>
          </w:p>
        </w:tc>
        <w:tc>
          <w:tcPr>
            <w:tcW w:w="1692" w:type="dxa"/>
          </w:tcPr>
          <w:p w14:paraId="06F5F660" w14:textId="7C0F0E17" w:rsidR="00580237" w:rsidRDefault="00580237" w:rsidP="00866F30">
            <w:pPr>
              <w:rPr>
                <w:sz w:val="20"/>
                <w:szCs w:val="20"/>
              </w:rPr>
            </w:pPr>
            <w:r>
              <w:rPr>
                <w:sz w:val="20"/>
                <w:szCs w:val="20"/>
              </w:rPr>
              <w:t>K.16</w:t>
            </w:r>
          </w:p>
        </w:tc>
        <w:tc>
          <w:tcPr>
            <w:tcW w:w="2346" w:type="dxa"/>
          </w:tcPr>
          <w:p w14:paraId="24F97DB8" w14:textId="689C700E" w:rsidR="00580237" w:rsidRDefault="00580237" w:rsidP="00866F30">
            <w:pPr>
              <w:rPr>
                <w:sz w:val="20"/>
                <w:szCs w:val="20"/>
              </w:rPr>
            </w:pPr>
            <w:r>
              <w:rPr>
                <w:sz w:val="20"/>
                <w:szCs w:val="20"/>
              </w:rPr>
              <w:t>K.17</w:t>
            </w:r>
          </w:p>
        </w:tc>
        <w:tc>
          <w:tcPr>
            <w:tcW w:w="2346" w:type="dxa"/>
          </w:tcPr>
          <w:p w14:paraId="1258C234" w14:textId="5483B1E9" w:rsidR="00580237" w:rsidRDefault="00580237" w:rsidP="00866F30">
            <w:pPr>
              <w:rPr>
                <w:sz w:val="20"/>
                <w:szCs w:val="20"/>
              </w:rPr>
            </w:pPr>
            <w:r>
              <w:rPr>
                <w:sz w:val="20"/>
                <w:szCs w:val="20"/>
              </w:rPr>
              <w:t>K.18</w:t>
            </w:r>
          </w:p>
        </w:tc>
      </w:tr>
      <w:tr w:rsidR="00580237" w14:paraId="6A6E87F8" w14:textId="7948D19F" w:rsidTr="00580237">
        <w:trPr>
          <w:ins w:id="1645" w:author="Aleta Haflett" w:date="2014-11-03T15:51:00Z"/>
        </w:trPr>
        <w:tc>
          <w:tcPr>
            <w:tcW w:w="468" w:type="dxa"/>
          </w:tcPr>
          <w:p w14:paraId="5AFCA7AC" w14:textId="77777777" w:rsidR="00580237" w:rsidRPr="004C390C" w:rsidRDefault="00580237" w:rsidP="00866F30">
            <w:pPr>
              <w:rPr>
                <w:b/>
                <w:sz w:val="20"/>
                <w:szCs w:val="20"/>
              </w:rPr>
            </w:pPr>
          </w:p>
        </w:tc>
        <w:tc>
          <w:tcPr>
            <w:tcW w:w="2361" w:type="dxa"/>
          </w:tcPr>
          <w:p w14:paraId="2DEF2FA7" w14:textId="7118AEF4" w:rsidR="00580237" w:rsidRPr="004C390C" w:rsidRDefault="00580237" w:rsidP="00866F30">
            <w:pPr>
              <w:rPr>
                <w:ins w:id="1646" w:author="Aleta Haflett" w:date="2014-11-03T15:51:00Z"/>
                <w:b/>
                <w:sz w:val="20"/>
                <w:szCs w:val="20"/>
              </w:rPr>
            </w:pPr>
            <w:ins w:id="1647" w:author="Aleta Haflett" w:date="2014-11-03T15:51:00Z">
              <w:r w:rsidRPr="004C390C">
                <w:rPr>
                  <w:b/>
                  <w:sz w:val="20"/>
                  <w:szCs w:val="20"/>
                </w:rPr>
                <w:t>Wood/forest product</w:t>
              </w:r>
            </w:ins>
          </w:p>
        </w:tc>
        <w:tc>
          <w:tcPr>
            <w:tcW w:w="1791" w:type="dxa"/>
          </w:tcPr>
          <w:p w14:paraId="77C2C677" w14:textId="77777777" w:rsidR="00580237" w:rsidRDefault="00580237" w:rsidP="00866F30">
            <w:pPr>
              <w:rPr>
                <w:sz w:val="20"/>
                <w:szCs w:val="20"/>
              </w:rPr>
            </w:pPr>
            <w:ins w:id="1648" w:author="Aleta Haflett" w:date="2014-11-03T15:51:00Z">
              <w:r>
                <w:rPr>
                  <w:sz w:val="20"/>
                  <w:szCs w:val="20"/>
                </w:rPr>
                <w:t>What are the reasons for this increase</w:t>
              </w:r>
            </w:ins>
            <w:r w:rsidR="004C374D">
              <w:rPr>
                <w:sz w:val="20"/>
                <w:szCs w:val="20"/>
              </w:rPr>
              <w:t xml:space="preserve">? </w:t>
            </w:r>
          </w:p>
          <w:p w14:paraId="693178CC" w14:textId="77777777" w:rsidR="004C374D" w:rsidRDefault="004C374D" w:rsidP="00866F30">
            <w:pPr>
              <w:rPr>
                <w:i/>
                <w:sz w:val="20"/>
                <w:szCs w:val="20"/>
              </w:rPr>
            </w:pPr>
            <w:r>
              <w:rPr>
                <w:i/>
                <w:sz w:val="20"/>
                <w:szCs w:val="20"/>
              </w:rPr>
              <w:t>See code 123</w:t>
            </w:r>
          </w:p>
          <w:p w14:paraId="4C03DEAD" w14:textId="29F41A6E" w:rsidR="004C374D" w:rsidRPr="004C374D" w:rsidRDefault="004C374D" w:rsidP="00866F30">
            <w:pPr>
              <w:rPr>
                <w:ins w:id="1649" w:author="Aleta Haflett" w:date="2014-11-03T15:51:00Z"/>
                <w:i/>
                <w:sz w:val="20"/>
                <w:szCs w:val="20"/>
              </w:rPr>
            </w:pPr>
            <w:r>
              <w:rPr>
                <w:i/>
                <w:sz w:val="20"/>
                <w:szCs w:val="20"/>
              </w:rPr>
              <w:t>Probe and code, select all that apply</w:t>
            </w:r>
          </w:p>
        </w:tc>
        <w:tc>
          <w:tcPr>
            <w:tcW w:w="1266" w:type="dxa"/>
          </w:tcPr>
          <w:p w14:paraId="42207E25" w14:textId="77777777" w:rsidR="004C374D" w:rsidRDefault="00580237" w:rsidP="00866F30">
            <w:pPr>
              <w:rPr>
                <w:sz w:val="20"/>
                <w:szCs w:val="20"/>
              </w:rPr>
            </w:pPr>
            <w:ins w:id="1650" w:author="Aleta Haflett" w:date="2014-11-03T15:51:00Z">
              <w:r>
                <w:rPr>
                  <w:sz w:val="20"/>
                  <w:szCs w:val="20"/>
                </w:rPr>
                <w:t>What is the reason for the decline</w:t>
              </w:r>
            </w:ins>
            <w:ins w:id="1651" w:author="Aleta Haflett" w:date="2014-11-03T15:52:00Z">
              <w:r>
                <w:rPr>
                  <w:sz w:val="20"/>
                  <w:szCs w:val="20"/>
                </w:rPr>
                <w:t xml:space="preserve"> in &lt;product&gt;</w:t>
              </w:r>
            </w:ins>
            <w:ins w:id="1652" w:author="Aleta Haflett" w:date="2014-11-03T15:51:00Z">
              <w:r w:rsidRPr="004C390C">
                <w:rPr>
                  <w:sz w:val="20"/>
                  <w:szCs w:val="20"/>
                </w:rPr>
                <w:t>?</w:t>
              </w:r>
            </w:ins>
          </w:p>
          <w:p w14:paraId="13679C32" w14:textId="77777777" w:rsidR="004C374D" w:rsidRDefault="004C374D" w:rsidP="00866F30">
            <w:pPr>
              <w:rPr>
                <w:i/>
                <w:sz w:val="20"/>
                <w:szCs w:val="20"/>
              </w:rPr>
            </w:pPr>
            <w:r>
              <w:rPr>
                <w:i/>
                <w:sz w:val="20"/>
                <w:szCs w:val="20"/>
              </w:rPr>
              <w:t>See code 124</w:t>
            </w:r>
          </w:p>
          <w:p w14:paraId="4B8277DA" w14:textId="389C8F47" w:rsidR="00580237" w:rsidRPr="004C390C" w:rsidRDefault="004C374D" w:rsidP="00866F30">
            <w:pPr>
              <w:rPr>
                <w:ins w:id="1653" w:author="Aleta Haflett" w:date="2014-11-03T15:51:00Z"/>
                <w:sz w:val="20"/>
                <w:szCs w:val="20"/>
              </w:rPr>
            </w:pPr>
            <w:r>
              <w:rPr>
                <w:i/>
                <w:sz w:val="20"/>
                <w:szCs w:val="20"/>
              </w:rPr>
              <w:t>Probe and code, Select all that apply</w:t>
            </w:r>
            <w:ins w:id="1654" w:author="Aleta Haflett" w:date="2014-11-03T15:51:00Z">
              <w:r w:rsidR="00580237" w:rsidRPr="004C390C">
                <w:rPr>
                  <w:sz w:val="20"/>
                  <w:szCs w:val="20"/>
                </w:rPr>
                <w:t xml:space="preserve"> </w:t>
              </w:r>
            </w:ins>
          </w:p>
        </w:tc>
        <w:tc>
          <w:tcPr>
            <w:tcW w:w="1692" w:type="dxa"/>
          </w:tcPr>
          <w:p w14:paraId="756D094F" w14:textId="77777777" w:rsidR="00580237" w:rsidRDefault="00580237" w:rsidP="00866F30">
            <w:pPr>
              <w:rPr>
                <w:sz w:val="20"/>
                <w:szCs w:val="20"/>
              </w:rPr>
            </w:pPr>
            <w:ins w:id="1655" w:author="Aleta Haflett" w:date="2014-11-03T15:52:00Z">
              <w:r>
                <w:rPr>
                  <w:sz w:val="20"/>
                  <w:szCs w:val="20"/>
                </w:rPr>
                <w:t>What have you done in response to the decline in availability of &lt;product&gt;?</w:t>
              </w:r>
            </w:ins>
          </w:p>
          <w:p w14:paraId="730B2245" w14:textId="2EEFC038" w:rsidR="004C374D" w:rsidRDefault="004C374D" w:rsidP="004C374D">
            <w:pPr>
              <w:rPr>
                <w:i/>
                <w:sz w:val="20"/>
                <w:szCs w:val="20"/>
              </w:rPr>
            </w:pPr>
            <w:r>
              <w:rPr>
                <w:i/>
                <w:sz w:val="20"/>
                <w:szCs w:val="20"/>
              </w:rPr>
              <w:t>See code 125</w:t>
            </w:r>
          </w:p>
          <w:p w14:paraId="0927345F" w14:textId="0D2E939A" w:rsidR="004C374D" w:rsidRPr="00866F30" w:rsidRDefault="004C374D" w:rsidP="004C374D">
            <w:pPr>
              <w:rPr>
                <w:ins w:id="1656" w:author="Aleta Haflett" w:date="2014-11-03T15:51:00Z"/>
                <w:i/>
                <w:sz w:val="20"/>
                <w:szCs w:val="20"/>
              </w:rPr>
            </w:pPr>
            <w:r>
              <w:rPr>
                <w:i/>
                <w:sz w:val="20"/>
                <w:szCs w:val="20"/>
              </w:rPr>
              <w:t>Probe and code, Select all that apply</w:t>
            </w:r>
          </w:p>
        </w:tc>
        <w:tc>
          <w:tcPr>
            <w:tcW w:w="2346" w:type="dxa"/>
          </w:tcPr>
          <w:p w14:paraId="54325A0B" w14:textId="77777777" w:rsidR="00580237" w:rsidRDefault="00580237" w:rsidP="00866F30">
            <w:pPr>
              <w:rPr>
                <w:ins w:id="1657" w:author="Aleta Haflett" w:date="2014-11-03T18:14:00Z"/>
                <w:sz w:val="20"/>
                <w:szCs w:val="20"/>
              </w:rPr>
            </w:pPr>
            <w:ins w:id="1658" w:author="Aleta Haflett" w:date="2014-11-03T18:14:00Z">
              <w:r>
                <w:rPr>
                  <w:sz w:val="20"/>
                  <w:szCs w:val="20"/>
                </w:rPr>
                <w:t xml:space="preserve">Have you experienced any conflicts in relation to harvesting &lt;product&gt; in the last five years? </w:t>
              </w:r>
            </w:ins>
          </w:p>
          <w:p w14:paraId="2AB53F19" w14:textId="77777777" w:rsidR="00580237" w:rsidRDefault="00580237" w:rsidP="00866F30">
            <w:pPr>
              <w:rPr>
                <w:ins w:id="1659" w:author="Aleta Haflett" w:date="2014-11-03T18:14:00Z"/>
                <w:sz w:val="20"/>
                <w:szCs w:val="20"/>
              </w:rPr>
            </w:pPr>
            <w:ins w:id="1660" w:author="Aleta Haflett" w:date="2014-11-03T18:14:00Z">
              <w:r>
                <w:rPr>
                  <w:sz w:val="20"/>
                  <w:szCs w:val="20"/>
                </w:rPr>
                <w:t>0=No</w:t>
              </w:r>
            </w:ins>
          </w:p>
          <w:p w14:paraId="19DE7F56" w14:textId="77777777" w:rsidR="00580237" w:rsidRDefault="00580237" w:rsidP="00866F30">
            <w:pPr>
              <w:rPr>
                <w:ins w:id="1661" w:author="Aleta Haflett" w:date="2014-11-03T18:14:00Z"/>
                <w:sz w:val="20"/>
                <w:szCs w:val="20"/>
              </w:rPr>
            </w:pPr>
            <w:ins w:id="1662" w:author="Aleta Haflett" w:date="2014-11-03T18:14:00Z">
              <w:r>
                <w:rPr>
                  <w:sz w:val="20"/>
                  <w:szCs w:val="20"/>
                </w:rPr>
                <w:t xml:space="preserve">1=Yes </w:t>
              </w:r>
            </w:ins>
          </w:p>
          <w:p w14:paraId="69D60394" w14:textId="33A5EC4E" w:rsidR="00580237" w:rsidRPr="008E7E6A" w:rsidRDefault="00580237" w:rsidP="00866F30">
            <w:pPr>
              <w:rPr>
                <w:ins w:id="1663" w:author="Aleta Haflett" w:date="2014-11-03T18:12:00Z"/>
                <w:i/>
                <w:sz w:val="20"/>
                <w:szCs w:val="20"/>
              </w:rPr>
            </w:pPr>
            <w:ins w:id="1664" w:author="Aleta Haflett" w:date="2014-11-03T18:14:00Z">
              <w:r>
                <w:rPr>
                  <w:i/>
                  <w:sz w:val="20"/>
                  <w:szCs w:val="20"/>
                </w:rPr>
                <w:t>If 0, skip to next product</w:t>
              </w:r>
            </w:ins>
          </w:p>
        </w:tc>
        <w:tc>
          <w:tcPr>
            <w:tcW w:w="2346" w:type="dxa"/>
          </w:tcPr>
          <w:p w14:paraId="26A964F3" w14:textId="77777777" w:rsidR="00580237" w:rsidRDefault="00580237" w:rsidP="00866F30">
            <w:pPr>
              <w:rPr>
                <w:ins w:id="1665" w:author="Aleta Haflett" w:date="2014-11-03T18:15:00Z"/>
                <w:sz w:val="20"/>
                <w:szCs w:val="20"/>
              </w:rPr>
            </w:pPr>
            <w:ins w:id="1666" w:author="Aleta Haflett" w:date="2014-11-03T18:14:00Z">
              <w:r>
                <w:rPr>
                  <w:sz w:val="20"/>
                  <w:szCs w:val="20"/>
                </w:rPr>
                <w:t>What type of conflict?</w:t>
              </w:r>
            </w:ins>
          </w:p>
          <w:p w14:paraId="75DD3762" w14:textId="77777777" w:rsidR="00580237" w:rsidRDefault="00580237" w:rsidP="00866F30">
            <w:pPr>
              <w:rPr>
                <w:ins w:id="1667" w:author="Aleta Haflett" w:date="2014-11-03T18:15:00Z"/>
                <w:sz w:val="20"/>
                <w:szCs w:val="20"/>
              </w:rPr>
            </w:pPr>
            <w:ins w:id="1668" w:author="Aleta Haflett" w:date="2014-11-03T18:15:00Z">
              <w:r>
                <w:rPr>
                  <w:sz w:val="20"/>
                  <w:szCs w:val="20"/>
                </w:rPr>
                <w:t>1=Conflict with FD</w:t>
              </w:r>
            </w:ins>
          </w:p>
          <w:p w14:paraId="6D1FF213" w14:textId="77777777" w:rsidR="00580237" w:rsidRDefault="00580237" w:rsidP="00866F30">
            <w:pPr>
              <w:rPr>
                <w:ins w:id="1669" w:author="Aleta Haflett" w:date="2014-11-03T18:15:00Z"/>
                <w:sz w:val="20"/>
                <w:szCs w:val="20"/>
              </w:rPr>
            </w:pPr>
            <w:ins w:id="1670" w:author="Aleta Haflett" w:date="2014-11-03T18:15:00Z">
              <w:r>
                <w:rPr>
                  <w:sz w:val="20"/>
                  <w:szCs w:val="20"/>
                </w:rPr>
                <w:t>2=Conflict with concessioners</w:t>
              </w:r>
            </w:ins>
          </w:p>
          <w:p w14:paraId="39EB83A3" w14:textId="77777777" w:rsidR="00580237" w:rsidRDefault="00580237" w:rsidP="00866F30">
            <w:pPr>
              <w:rPr>
                <w:ins w:id="1671" w:author="Aleta Haflett" w:date="2014-11-03T18:15:00Z"/>
                <w:sz w:val="20"/>
                <w:szCs w:val="20"/>
              </w:rPr>
            </w:pPr>
            <w:ins w:id="1672" w:author="Aleta Haflett" w:date="2014-11-03T18:15:00Z">
              <w:r>
                <w:rPr>
                  <w:sz w:val="20"/>
                  <w:szCs w:val="20"/>
                </w:rPr>
                <w:t>3=Land-use conflicts with community members</w:t>
              </w:r>
            </w:ins>
          </w:p>
          <w:p w14:paraId="351A4E4F" w14:textId="77777777" w:rsidR="00580237" w:rsidRDefault="00580237" w:rsidP="00866F30">
            <w:pPr>
              <w:rPr>
                <w:ins w:id="1673" w:author="Aleta Haflett" w:date="2014-11-03T18:15:00Z"/>
                <w:sz w:val="20"/>
                <w:szCs w:val="20"/>
              </w:rPr>
            </w:pPr>
            <w:ins w:id="1674" w:author="Aleta Haflett" w:date="2014-11-03T18:15:00Z">
              <w:r>
                <w:rPr>
                  <w:sz w:val="20"/>
                  <w:szCs w:val="20"/>
                </w:rPr>
                <w:t>4=Land-use conflicts with neighboring communities</w:t>
              </w:r>
            </w:ins>
          </w:p>
          <w:p w14:paraId="778CEC10" w14:textId="77777777" w:rsidR="00580237" w:rsidRDefault="00580237" w:rsidP="00866F30">
            <w:pPr>
              <w:rPr>
                <w:ins w:id="1675" w:author="Aleta Haflett" w:date="2014-11-03T18:15:00Z"/>
                <w:sz w:val="20"/>
                <w:szCs w:val="20"/>
              </w:rPr>
            </w:pPr>
            <w:ins w:id="1676" w:author="Aleta Haflett" w:date="2014-11-03T18:15:00Z">
              <w:r>
                <w:rPr>
                  <w:sz w:val="20"/>
                  <w:szCs w:val="20"/>
                </w:rPr>
                <w:t>5=Conflicts with outsiders</w:t>
              </w:r>
            </w:ins>
          </w:p>
          <w:p w14:paraId="799EB8CB" w14:textId="4C07B6B1" w:rsidR="00580237" w:rsidRDefault="00580237" w:rsidP="00866F30">
            <w:pPr>
              <w:rPr>
                <w:ins w:id="1677" w:author="Aleta Haflett" w:date="2014-11-03T18:12:00Z"/>
                <w:sz w:val="20"/>
                <w:szCs w:val="20"/>
              </w:rPr>
            </w:pPr>
            <w:ins w:id="1678" w:author="Aleta Haflett" w:date="2014-11-03T18:15:00Z">
              <w:r>
                <w:rPr>
                  <w:sz w:val="20"/>
                  <w:szCs w:val="20"/>
                </w:rPr>
                <w:t xml:space="preserve">97=Other, specify </w:t>
              </w:r>
            </w:ins>
          </w:p>
        </w:tc>
      </w:tr>
      <w:tr w:rsidR="00580237" w14:paraId="53312F95" w14:textId="592443A6" w:rsidTr="00580237">
        <w:trPr>
          <w:ins w:id="1679" w:author="Aleta Haflett" w:date="2014-11-03T15:51:00Z"/>
        </w:trPr>
        <w:tc>
          <w:tcPr>
            <w:tcW w:w="468" w:type="dxa"/>
          </w:tcPr>
          <w:p w14:paraId="45D8F1D3" w14:textId="08DFF89E" w:rsidR="00580237" w:rsidRDefault="00580237" w:rsidP="00866F30">
            <w:r>
              <w:t>a</w:t>
            </w:r>
          </w:p>
        </w:tc>
        <w:tc>
          <w:tcPr>
            <w:tcW w:w="2361" w:type="dxa"/>
          </w:tcPr>
          <w:p w14:paraId="2D633539" w14:textId="29B95404" w:rsidR="00580237" w:rsidRDefault="00580237" w:rsidP="00866F30">
            <w:pPr>
              <w:rPr>
                <w:ins w:id="1680" w:author="Aleta Haflett" w:date="2014-11-03T15:51:00Z"/>
              </w:rPr>
            </w:pPr>
            <w:ins w:id="1681" w:author="Aleta Haflett" w:date="2014-11-03T15:51:00Z">
              <w:r>
                <w:t>Industrial wood</w:t>
              </w:r>
            </w:ins>
          </w:p>
        </w:tc>
        <w:tc>
          <w:tcPr>
            <w:tcW w:w="1791" w:type="dxa"/>
          </w:tcPr>
          <w:p w14:paraId="51FD9669" w14:textId="77777777" w:rsidR="00580237" w:rsidRDefault="00580237" w:rsidP="00866F30">
            <w:pPr>
              <w:rPr>
                <w:ins w:id="1682" w:author="Aleta Haflett" w:date="2014-11-03T15:51:00Z"/>
              </w:rPr>
            </w:pPr>
          </w:p>
        </w:tc>
        <w:tc>
          <w:tcPr>
            <w:tcW w:w="1266" w:type="dxa"/>
          </w:tcPr>
          <w:p w14:paraId="088017A9" w14:textId="77777777" w:rsidR="00580237" w:rsidRDefault="00580237" w:rsidP="00866F30">
            <w:pPr>
              <w:rPr>
                <w:ins w:id="1683" w:author="Aleta Haflett" w:date="2014-11-03T15:51:00Z"/>
              </w:rPr>
            </w:pPr>
          </w:p>
        </w:tc>
        <w:tc>
          <w:tcPr>
            <w:tcW w:w="1692" w:type="dxa"/>
          </w:tcPr>
          <w:p w14:paraId="01A38E61" w14:textId="77777777" w:rsidR="00580237" w:rsidRDefault="00580237" w:rsidP="00866F30">
            <w:pPr>
              <w:rPr>
                <w:ins w:id="1684" w:author="Aleta Haflett" w:date="2014-11-03T15:51:00Z"/>
              </w:rPr>
            </w:pPr>
          </w:p>
        </w:tc>
        <w:tc>
          <w:tcPr>
            <w:tcW w:w="2346" w:type="dxa"/>
          </w:tcPr>
          <w:p w14:paraId="02FE3144" w14:textId="77777777" w:rsidR="00580237" w:rsidRDefault="00580237" w:rsidP="00866F30">
            <w:pPr>
              <w:rPr>
                <w:ins w:id="1685" w:author="Aleta Haflett" w:date="2014-11-03T18:12:00Z"/>
              </w:rPr>
            </w:pPr>
          </w:p>
        </w:tc>
        <w:tc>
          <w:tcPr>
            <w:tcW w:w="2346" w:type="dxa"/>
          </w:tcPr>
          <w:p w14:paraId="5F44138A" w14:textId="77777777" w:rsidR="00580237" w:rsidRDefault="00580237" w:rsidP="00866F30">
            <w:pPr>
              <w:rPr>
                <w:ins w:id="1686" w:author="Aleta Haflett" w:date="2014-11-03T18:12:00Z"/>
              </w:rPr>
            </w:pPr>
          </w:p>
        </w:tc>
      </w:tr>
      <w:tr w:rsidR="00580237" w14:paraId="015C39B1" w14:textId="51AE85F9" w:rsidTr="00580237">
        <w:trPr>
          <w:ins w:id="1687" w:author="Aleta Haflett" w:date="2014-11-03T15:51:00Z"/>
        </w:trPr>
        <w:tc>
          <w:tcPr>
            <w:tcW w:w="468" w:type="dxa"/>
          </w:tcPr>
          <w:p w14:paraId="61A1E3BE" w14:textId="4DFA7DF7" w:rsidR="00580237" w:rsidRDefault="00580237" w:rsidP="00866F30">
            <w:r>
              <w:t>b</w:t>
            </w:r>
          </w:p>
        </w:tc>
        <w:tc>
          <w:tcPr>
            <w:tcW w:w="2361" w:type="dxa"/>
          </w:tcPr>
          <w:p w14:paraId="20FB4158" w14:textId="2EC1F35C" w:rsidR="00580237" w:rsidRDefault="00580237" w:rsidP="00866F30">
            <w:pPr>
              <w:rPr>
                <w:ins w:id="1688" w:author="Aleta Haflett" w:date="2014-11-03T15:51:00Z"/>
              </w:rPr>
            </w:pPr>
            <w:ins w:id="1689" w:author="Aleta Haflett" w:date="2014-11-03T15:51:00Z">
              <w:r>
                <w:t>Fuel wood</w:t>
              </w:r>
            </w:ins>
          </w:p>
        </w:tc>
        <w:tc>
          <w:tcPr>
            <w:tcW w:w="1791" w:type="dxa"/>
          </w:tcPr>
          <w:p w14:paraId="62069B1E" w14:textId="77777777" w:rsidR="00580237" w:rsidRDefault="00580237" w:rsidP="00866F30">
            <w:pPr>
              <w:rPr>
                <w:ins w:id="1690" w:author="Aleta Haflett" w:date="2014-11-03T15:51:00Z"/>
              </w:rPr>
            </w:pPr>
          </w:p>
        </w:tc>
        <w:tc>
          <w:tcPr>
            <w:tcW w:w="1266" w:type="dxa"/>
          </w:tcPr>
          <w:p w14:paraId="3279B90C" w14:textId="77777777" w:rsidR="00580237" w:rsidRDefault="00580237" w:rsidP="00866F30">
            <w:pPr>
              <w:rPr>
                <w:ins w:id="1691" w:author="Aleta Haflett" w:date="2014-11-03T15:51:00Z"/>
              </w:rPr>
            </w:pPr>
          </w:p>
        </w:tc>
        <w:tc>
          <w:tcPr>
            <w:tcW w:w="1692" w:type="dxa"/>
          </w:tcPr>
          <w:p w14:paraId="20BC5604" w14:textId="77777777" w:rsidR="00580237" w:rsidRDefault="00580237" w:rsidP="00866F30">
            <w:pPr>
              <w:rPr>
                <w:ins w:id="1692" w:author="Aleta Haflett" w:date="2014-11-03T15:51:00Z"/>
              </w:rPr>
            </w:pPr>
          </w:p>
        </w:tc>
        <w:tc>
          <w:tcPr>
            <w:tcW w:w="2346" w:type="dxa"/>
          </w:tcPr>
          <w:p w14:paraId="69E72FED" w14:textId="77777777" w:rsidR="00580237" w:rsidRDefault="00580237" w:rsidP="00866F30">
            <w:pPr>
              <w:rPr>
                <w:ins w:id="1693" w:author="Aleta Haflett" w:date="2014-11-03T18:12:00Z"/>
              </w:rPr>
            </w:pPr>
          </w:p>
        </w:tc>
        <w:tc>
          <w:tcPr>
            <w:tcW w:w="2346" w:type="dxa"/>
          </w:tcPr>
          <w:p w14:paraId="2F56906D" w14:textId="77777777" w:rsidR="00580237" w:rsidRDefault="00580237" w:rsidP="00866F30">
            <w:pPr>
              <w:rPr>
                <w:ins w:id="1694" w:author="Aleta Haflett" w:date="2014-11-03T18:12:00Z"/>
              </w:rPr>
            </w:pPr>
          </w:p>
        </w:tc>
      </w:tr>
      <w:tr w:rsidR="00580237" w14:paraId="1DFFD299" w14:textId="26EF7FD0" w:rsidTr="00580237">
        <w:trPr>
          <w:ins w:id="1695" w:author="Aleta Haflett" w:date="2014-11-03T15:51:00Z"/>
        </w:trPr>
        <w:tc>
          <w:tcPr>
            <w:tcW w:w="468" w:type="dxa"/>
          </w:tcPr>
          <w:p w14:paraId="24F7F5FE" w14:textId="1DBF4466" w:rsidR="00580237" w:rsidRDefault="00580237" w:rsidP="00866F30">
            <w:r>
              <w:t>c</w:t>
            </w:r>
          </w:p>
        </w:tc>
        <w:tc>
          <w:tcPr>
            <w:tcW w:w="2361" w:type="dxa"/>
          </w:tcPr>
          <w:p w14:paraId="4A1DE449" w14:textId="1AAAC944" w:rsidR="00580237" w:rsidRDefault="00580237" w:rsidP="00866F30">
            <w:pPr>
              <w:rPr>
                <w:ins w:id="1696" w:author="Aleta Haflett" w:date="2014-11-03T15:51:00Z"/>
              </w:rPr>
            </w:pPr>
            <w:ins w:id="1697" w:author="Aleta Haflett" w:date="2014-11-03T15:51:00Z">
              <w:r>
                <w:t>Charcoal</w:t>
              </w:r>
            </w:ins>
          </w:p>
        </w:tc>
        <w:tc>
          <w:tcPr>
            <w:tcW w:w="1791" w:type="dxa"/>
          </w:tcPr>
          <w:p w14:paraId="77CBAC12" w14:textId="77777777" w:rsidR="00580237" w:rsidRDefault="00580237" w:rsidP="00866F30">
            <w:pPr>
              <w:rPr>
                <w:ins w:id="1698" w:author="Aleta Haflett" w:date="2014-11-03T15:51:00Z"/>
              </w:rPr>
            </w:pPr>
          </w:p>
        </w:tc>
        <w:tc>
          <w:tcPr>
            <w:tcW w:w="1266" w:type="dxa"/>
          </w:tcPr>
          <w:p w14:paraId="5B9514E4" w14:textId="77777777" w:rsidR="00580237" w:rsidRDefault="00580237" w:rsidP="00866F30">
            <w:pPr>
              <w:rPr>
                <w:ins w:id="1699" w:author="Aleta Haflett" w:date="2014-11-03T15:51:00Z"/>
              </w:rPr>
            </w:pPr>
          </w:p>
        </w:tc>
        <w:tc>
          <w:tcPr>
            <w:tcW w:w="1692" w:type="dxa"/>
          </w:tcPr>
          <w:p w14:paraId="5A5B9184" w14:textId="77777777" w:rsidR="00580237" w:rsidRDefault="00580237" w:rsidP="00866F30">
            <w:pPr>
              <w:rPr>
                <w:ins w:id="1700" w:author="Aleta Haflett" w:date="2014-11-03T15:51:00Z"/>
              </w:rPr>
            </w:pPr>
          </w:p>
        </w:tc>
        <w:tc>
          <w:tcPr>
            <w:tcW w:w="2346" w:type="dxa"/>
          </w:tcPr>
          <w:p w14:paraId="1492B621" w14:textId="77777777" w:rsidR="00580237" w:rsidRDefault="00580237" w:rsidP="00866F30">
            <w:pPr>
              <w:rPr>
                <w:ins w:id="1701" w:author="Aleta Haflett" w:date="2014-11-03T18:12:00Z"/>
              </w:rPr>
            </w:pPr>
          </w:p>
        </w:tc>
        <w:tc>
          <w:tcPr>
            <w:tcW w:w="2346" w:type="dxa"/>
          </w:tcPr>
          <w:p w14:paraId="4D071CB6" w14:textId="77777777" w:rsidR="00580237" w:rsidRDefault="00580237" w:rsidP="00866F30">
            <w:pPr>
              <w:rPr>
                <w:ins w:id="1702" w:author="Aleta Haflett" w:date="2014-11-03T18:12:00Z"/>
              </w:rPr>
            </w:pPr>
          </w:p>
        </w:tc>
      </w:tr>
      <w:tr w:rsidR="00580237" w14:paraId="0761EFEC" w14:textId="24E55D44" w:rsidTr="00580237">
        <w:trPr>
          <w:ins w:id="1703" w:author="Aleta Haflett" w:date="2014-11-03T15:51:00Z"/>
        </w:trPr>
        <w:tc>
          <w:tcPr>
            <w:tcW w:w="468" w:type="dxa"/>
          </w:tcPr>
          <w:p w14:paraId="6BFC534B" w14:textId="4DAFCFED" w:rsidR="00580237" w:rsidRDefault="00580237" w:rsidP="00866F30">
            <w:r>
              <w:t>d</w:t>
            </w:r>
          </w:p>
        </w:tc>
        <w:tc>
          <w:tcPr>
            <w:tcW w:w="2361" w:type="dxa"/>
          </w:tcPr>
          <w:p w14:paraId="7A3F09DA" w14:textId="57A4E544" w:rsidR="00580237" w:rsidRDefault="00580237" w:rsidP="00866F30">
            <w:pPr>
              <w:rPr>
                <w:ins w:id="1704" w:author="Aleta Haflett" w:date="2014-11-03T15:51:00Z"/>
              </w:rPr>
            </w:pPr>
            <w:ins w:id="1705" w:author="Aleta Haflett" w:date="2014-11-03T15:51:00Z">
              <w:r>
                <w:t>Wood for wood carving</w:t>
              </w:r>
            </w:ins>
          </w:p>
        </w:tc>
        <w:tc>
          <w:tcPr>
            <w:tcW w:w="1791" w:type="dxa"/>
          </w:tcPr>
          <w:p w14:paraId="5F69DAF7" w14:textId="77777777" w:rsidR="00580237" w:rsidRDefault="00580237" w:rsidP="00866F30">
            <w:pPr>
              <w:rPr>
                <w:ins w:id="1706" w:author="Aleta Haflett" w:date="2014-11-03T15:51:00Z"/>
              </w:rPr>
            </w:pPr>
          </w:p>
        </w:tc>
        <w:tc>
          <w:tcPr>
            <w:tcW w:w="1266" w:type="dxa"/>
          </w:tcPr>
          <w:p w14:paraId="7B022FC9" w14:textId="77777777" w:rsidR="00580237" w:rsidRDefault="00580237" w:rsidP="00866F30">
            <w:pPr>
              <w:rPr>
                <w:ins w:id="1707" w:author="Aleta Haflett" w:date="2014-11-03T15:51:00Z"/>
              </w:rPr>
            </w:pPr>
          </w:p>
        </w:tc>
        <w:tc>
          <w:tcPr>
            <w:tcW w:w="1692" w:type="dxa"/>
          </w:tcPr>
          <w:p w14:paraId="22256D7E" w14:textId="77777777" w:rsidR="00580237" w:rsidRDefault="00580237" w:rsidP="00866F30">
            <w:pPr>
              <w:rPr>
                <w:ins w:id="1708" w:author="Aleta Haflett" w:date="2014-11-03T15:51:00Z"/>
              </w:rPr>
            </w:pPr>
          </w:p>
        </w:tc>
        <w:tc>
          <w:tcPr>
            <w:tcW w:w="2346" w:type="dxa"/>
          </w:tcPr>
          <w:p w14:paraId="53CA98EA" w14:textId="77777777" w:rsidR="00580237" w:rsidRDefault="00580237" w:rsidP="00866F30">
            <w:pPr>
              <w:rPr>
                <w:ins w:id="1709" w:author="Aleta Haflett" w:date="2014-11-03T18:12:00Z"/>
              </w:rPr>
            </w:pPr>
          </w:p>
        </w:tc>
        <w:tc>
          <w:tcPr>
            <w:tcW w:w="2346" w:type="dxa"/>
          </w:tcPr>
          <w:p w14:paraId="0E37C9CE" w14:textId="77777777" w:rsidR="00580237" w:rsidRDefault="00580237" w:rsidP="00866F30">
            <w:pPr>
              <w:rPr>
                <w:ins w:id="1710" w:author="Aleta Haflett" w:date="2014-11-03T18:12:00Z"/>
              </w:rPr>
            </w:pPr>
          </w:p>
        </w:tc>
      </w:tr>
      <w:tr w:rsidR="00580237" w14:paraId="25D3C0D5" w14:textId="0D459DFC" w:rsidTr="00580237">
        <w:trPr>
          <w:ins w:id="1711" w:author="Aleta Haflett" w:date="2014-11-03T15:51:00Z"/>
        </w:trPr>
        <w:tc>
          <w:tcPr>
            <w:tcW w:w="468" w:type="dxa"/>
          </w:tcPr>
          <w:p w14:paraId="07BB0B6E" w14:textId="6CC88CE3" w:rsidR="00580237" w:rsidRDefault="00580237" w:rsidP="00866F30">
            <w:r>
              <w:t>e</w:t>
            </w:r>
          </w:p>
        </w:tc>
        <w:tc>
          <w:tcPr>
            <w:tcW w:w="2361" w:type="dxa"/>
          </w:tcPr>
          <w:p w14:paraId="533DF751" w14:textId="4A144C2C" w:rsidR="00580237" w:rsidRDefault="00580237" w:rsidP="00866F30">
            <w:pPr>
              <w:rPr>
                <w:ins w:id="1712" w:author="Aleta Haflett" w:date="2014-11-03T15:51:00Z"/>
              </w:rPr>
            </w:pPr>
            <w:ins w:id="1713" w:author="Aleta Haflett" w:date="2014-11-03T15:51:00Z">
              <w:r>
                <w:t>Wood for poles</w:t>
              </w:r>
            </w:ins>
          </w:p>
        </w:tc>
        <w:tc>
          <w:tcPr>
            <w:tcW w:w="1791" w:type="dxa"/>
          </w:tcPr>
          <w:p w14:paraId="0B45BC51" w14:textId="77777777" w:rsidR="00580237" w:rsidRDefault="00580237" w:rsidP="00866F30">
            <w:pPr>
              <w:rPr>
                <w:ins w:id="1714" w:author="Aleta Haflett" w:date="2014-11-03T15:51:00Z"/>
              </w:rPr>
            </w:pPr>
          </w:p>
        </w:tc>
        <w:tc>
          <w:tcPr>
            <w:tcW w:w="1266" w:type="dxa"/>
          </w:tcPr>
          <w:p w14:paraId="0D561365" w14:textId="77777777" w:rsidR="00580237" w:rsidRDefault="00580237" w:rsidP="00866F30">
            <w:pPr>
              <w:rPr>
                <w:ins w:id="1715" w:author="Aleta Haflett" w:date="2014-11-03T15:51:00Z"/>
              </w:rPr>
            </w:pPr>
          </w:p>
        </w:tc>
        <w:tc>
          <w:tcPr>
            <w:tcW w:w="1692" w:type="dxa"/>
          </w:tcPr>
          <w:p w14:paraId="48A3DFE1" w14:textId="77777777" w:rsidR="00580237" w:rsidRDefault="00580237" w:rsidP="00866F30">
            <w:pPr>
              <w:rPr>
                <w:ins w:id="1716" w:author="Aleta Haflett" w:date="2014-11-03T15:51:00Z"/>
              </w:rPr>
            </w:pPr>
          </w:p>
        </w:tc>
        <w:tc>
          <w:tcPr>
            <w:tcW w:w="2346" w:type="dxa"/>
          </w:tcPr>
          <w:p w14:paraId="5E219EEA" w14:textId="77777777" w:rsidR="00580237" w:rsidRDefault="00580237" w:rsidP="00866F30">
            <w:pPr>
              <w:rPr>
                <w:ins w:id="1717" w:author="Aleta Haflett" w:date="2014-11-03T18:12:00Z"/>
              </w:rPr>
            </w:pPr>
          </w:p>
        </w:tc>
        <w:tc>
          <w:tcPr>
            <w:tcW w:w="2346" w:type="dxa"/>
          </w:tcPr>
          <w:p w14:paraId="42CA7E39" w14:textId="77777777" w:rsidR="00580237" w:rsidRDefault="00580237" w:rsidP="00866F30">
            <w:pPr>
              <w:rPr>
                <w:ins w:id="1718" w:author="Aleta Haflett" w:date="2014-11-03T18:12:00Z"/>
              </w:rPr>
            </w:pPr>
          </w:p>
        </w:tc>
      </w:tr>
      <w:tr w:rsidR="00580237" w14:paraId="5BC81C98" w14:textId="6D593AF4" w:rsidTr="00580237">
        <w:trPr>
          <w:trHeight w:val="179"/>
          <w:ins w:id="1719" w:author="Aleta Haflett" w:date="2014-11-03T15:51:00Z"/>
        </w:trPr>
        <w:tc>
          <w:tcPr>
            <w:tcW w:w="468" w:type="dxa"/>
          </w:tcPr>
          <w:p w14:paraId="2786F20B" w14:textId="64D1DFD7" w:rsidR="00580237" w:rsidRDefault="00580237" w:rsidP="00866F30">
            <w:r>
              <w:t>f</w:t>
            </w:r>
          </w:p>
        </w:tc>
        <w:tc>
          <w:tcPr>
            <w:tcW w:w="2361" w:type="dxa"/>
          </w:tcPr>
          <w:p w14:paraId="47998046" w14:textId="2DB22D77" w:rsidR="00580237" w:rsidRDefault="00580237" w:rsidP="00866F30">
            <w:pPr>
              <w:rPr>
                <w:ins w:id="1720" w:author="Aleta Haflett" w:date="2014-11-03T15:51:00Z"/>
              </w:rPr>
            </w:pPr>
            <w:ins w:id="1721" w:author="Aleta Haflett" w:date="2014-11-03T15:51:00Z">
              <w:r>
                <w:t xml:space="preserve">Fruit, nuts, seeds, roots, berries, etc. </w:t>
              </w:r>
            </w:ins>
          </w:p>
        </w:tc>
        <w:tc>
          <w:tcPr>
            <w:tcW w:w="1791" w:type="dxa"/>
          </w:tcPr>
          <w:p w14:paraId="66DACF8D" w14:textId="77777777" w:rsidR="00580237" w:rsidRDefault="00580237" w:rsidP="00866F30">
            <w:pPr>
              <w:rPr>
                <w:ins w:id="1722" w:author="Aleta Haflett" w:date="2014-11-03T15:51:00Z"/>
              </w:rPr>
            </w:pPr>
          </w:p>
        </w:tc>
        <w:tc>
          <w:tcPr>
            <w:tcW w:w="1266" w:type="dxa"/>
          </w:tcPr>
          <w:p w14:paraId="7359310E" w14:textId="77777777" w:rsidR="00580237" w:rsidRDefault="00580237" w:rsidP="00866F30">
            <w:pPr>
              <w:rPr>
                <w:ins w:id="1723" w:author="Aleta Haflett" w:date="2014-11-03T15:51:00Z"/>
              </w:rPr>
            </w:pPr>
          </w:p>
        </w:tc>
        <w:tc>
          <w:tcPr>
            <w:tcW w:w="1692" w:type="dxa"/>
          </w:tcPr>
          <w:p w14:paraId="26CC1337" w14:textId="77777777" w:rsidR="00580237" w:rsidRDefault="00580237" w:rsidP="00866F30">
            <w:pPr>
              <w:rPr>
                <w:ins w:id="1724" w:author="Aleta Haflett" w:date="2014-11-03T15:51:00Z"/>
              </w:rPr>
            </w:pPr>
          </w:p>
        </w:tc>
        <w:tc>
          <w:tcPr>
            <w:tcW w:w="2346" w:type="dxa"/>
          </w:tcPr>
          <w:p w14:paraId="368A0D6A" w14:textId="77777777" w:rsidR="00580237" w:rsidRDefault="00580237" w:rsidP="00866F30">
            <w:pPr>
              <w:rPr>
                <w:ins w:id="1725" w:author="Aleta Haflett" w:date="2014-11-03T18:12:00Z"/>
              </w:rPr>
            </w:pPr>
          </w:p>
        </w:tc>
        <w:tc>
          <w:tcPr>
            <w:tcW w:w="2346" w:type="dxa"/>
          </w:tcPr>
          <w:p w14:paraId="13379236" w14:textId="77777777" w:rsidR="00580237" w:rsidRDefault="00580237" w:rsidP="00866F30">
            <w:pPr>
              <w:rPr>
                <w:ins w:id="1726" w:author="Aleta Haflett" w:date="2014-11-03T18:12:00Z"/>
              </w:rPr>
            </w:pPr>
          </w:p>
        </w:tc>
      </w:tr>
      <w:tr w:rsidR="00580237" w14:paraId="17CDDC9C" w14:textId="55F0E6ED" w:rsidTr="00580237">
        <w:trPr>
          <w:ins w:id="1727" w:author="Aleta Haflett" w:date="2014-11-03T15:51:00Z"/>
        </w:trPr>
        <w:tc>
          <w:tcPr>
            <w:tcW w:w="468" w:type="dxa"/>
          </w:tcPr>
          <w:p w14:paraId="4A5F9127" w14:textId="62853337" w:rsidR="00580237" w:rsidRDefault="00580237" w:rsidP="00866F30">
            <w:r>
              <w:t>g</w:t>
            </w:r>
          </w:p>
        </w:tc>
        <w:tc>
          <w:tcPr>
            <w:tcW w:w="2361" w:type="dxa"/>
          </w:tcPr>
          <w:p w14:paraId="26FDD959" w14:textId="7F00523B" w:rsidR="00580237" w:rsidRDefault="00580237" w:rsidP="00866F30">
            <w:pPr>
              <w:rPr>
                <w:ins w:id="1728" w:author="Aleta Haflett" w:date="2014-11-03T15:51:00Z"/>
              </w:rPr>
            </w:pPr>
            <w:ins w:id="1729" w:author="Aleta Haflett" w:date="2014-11-03T15:51:00Z">
              <w:r>
                <w:t>Mushrooms</w:t>
              </w:r>
            </w:ins>
          </w:p>
        </w:tc>
        <w:tc>
          <w:tcPr>
            <w:tcW w:w="1791" w:type="dxa"/>
          </w:tcPr>
          <w:p w14:paraId="7387F4E9" w14:textId="77777777" w:rsidR="00580237" w:rsidRDefault="00580237" w:rsidP="00866F30">
            <w:pPr>
              <w:rPr>
                <w:ins w:id="1730" w:author="Aleta Haflett" w:date="2014-11-03T15:51:00Z"/>
              </w:rPr>
            </w:pPr>
          </w:p>
        </w:tc>
        <w:tc>
          <w:tcPr>
            <w:tcW w:w="1266" w:type="dxa"/>
          </w:tcPr>
          <w:p w14:paraId="41CB76B8" w14:textId="77777777" w:rsidR="00580237" w:rsidRDefault="00580237" w:rsidP="00866F30">
            <w:pPr>
              <w:rPr>
                <w:ins w:id="1731" w:author="Aleta Haflett" w:date="2014-11-03T15:51:00Z"/>
              </w:rPr>
            </w:pPr>
          </w:p>
        </w:tc>
        <w:tc>
          <w:tcPr>
            <w:tcW w:w="1692" w:type="dxa"/>
          </w:tcPr>
          <w:p w14:paraId="63769954" w14:textId="77777777" w:rsidR="00580237" w:rsidRDefault="00580237" w:rsidP="00866F30">
            <w:pPr>
              <w:rPr>
                <w:ins w:id="1732" w:author="Aleta Haflett" w:date="2014-11-03T15:51:00Z"/>
              </w:rPr>
            </w:pPr>
          </w:p>
        </w:tc>
        <w:tc>
          <w:tcPr>
            <w:tcW w:w="2346" w:type="dxa"/>
          </w:tcPr>
          <w:p w14:paraId="2A4A1F2D" w14:textId="77777777" w:rsidR="00580237" w:rsidRDefault="00580237" w:rsidP="00866F30">
            <w:pPr>
              <w:rPr>
                <w:ins w:id="1733" w:author="Aleta Haflett" w:date="2014-11-03T18:12:00Z"/>
              </w:rPr>
            </w:pPr>
          </w:p>
        </w:tc>
        <w:tc>
          <w:tcPr>
            <w:tcW w:w="2346" w:type="dxa"/>
          </w:tcPr>
          <w:p w14:paraId="15D7EC9D" w14:textId="77777777" w:rsidR="00580237" w:rsidRDefault="00580237" w:rsidP="00866F30">
            <w:pPr>
              <w:rPr>
                <w:ins w:id="1734" w:author="Aleta Haflett" w:date="2014-11-03T18:12:00Z"/>
              </w:rPr>
            </w:pPr>
          </w:p>
        </w:tc>
      </w:tr>
      <w:tr w:rsidR="00580237" w14:paraId="1CB9138B" w14:textId="179D06B3" w:rsidTr="00580237">
        <w:trPr>
          <w:ins w:id="1735" w:author="Aleta Haflett" w:date="2014-11-03T15:51:00Z"/>
        </w:trPr>
        <w:tc>
          <w:tcPr>
            <w:tcW w:w="468" w:type="dxa"/>
          </w:tcPr>
          <w:p w14:paraId="585CACC7" w14:textId="2B0AA557" w:rsidR="00580237" w:rsidRDefault="00580237" w:rsidP="00866F30">
            <w:r>
              <w:t>h</w:t>
            </w:r>
          </w:p>
        </w:tc>
        <w:tc>
          <w:tcPr>
            <w:tcW w:w="2361" w:type="dxa"/>
          </w:tcPr>
          <w:p w14:paraId="4F951B1F" w14:textId="4F50586A" w:rsidR="00580237" w:rsidRDefault="00580237" w:rsidP="00866F30">
            <w:pPr>
              <w:rPr>
                <w:ins w:id="1736" w:author="Aleta Haflett" w:date="2014-11-03T15:51:00Z"/>
              </w:rPr>
            </w:pPr>
            <w:ins w:id="1737" w:author="Aleta Haflett" w:date="2014-11-03T15:51:00Z">
              <w:r>
                <w:t>Fodder</w:t>
              </w:r>
            </w:ins>
          </w:p>
        </w:tc>
        <w:tc>
          <w:tcPr>
            <w:tcW w:w="1791" w:type="dxa"/>
          </w:tcPr>
          <w:p w14:paraId="263E54EC" w14:textId="77777777" w:rsidR="00580237" w:rsidRDefault="00580237" w:rsidP="00866F30">
            <w:pPr>
              <w:rPr>
                <w:ins w:id="1738" w:author="Aleta Haflett" w:date="2014-11-03T15:51:00Z"/>
              </w:rPr>
            </w:pPr>
          </w:p>
        </w:tc>
        <w:tc>
          <w:tcPr>
            <w:tcW w:w="1266" w:type="dxa"/>
          </w:tcPr>
          <w:p w14:paraId="404CA159" w14:textId="77777777" w:rsidR="00580237" w:rsidRDefault="00580237" w:rsidP="00866F30">
            <w:pPr>
              <w:rPr>
                <w:ins w:id="1739" w:author="Aleta Haflett" w:date="2014-11-03T15:51:00Z"/>
              </w:rPr>
            </w:pPr>
          </w:p>
        </w:tc>
        <w:tc>
          <w:tcPr>
            <w:tcW w:w="1692" w:type="dxa"/>
          </w:tcPr>
          <w:p w14:paraId="05F79490" w14:textId="77777777" w:rsidR="00580237" w:rsidRDefault="00580237" w:rsidP="00866F30">
            <w:pPr>
              <w:rPr>
                <w:ins w:id="1740" w:author="Aleta Haflett" w:date="2014-11-03T15:51:00Z"/>
              </w:rPr>
            </w:pPr>
          </w:p>
        </w:tc>
        <w:tc>
          <w:tcPr>
            <w:tcW w:w="2346" w:type="dxa"/>
          </w:tcPr>
          <w:p w14:paraId="66D4DDBF" w14:textId="77777777" w:rsidR="00580237" w:rsidRDefault="00580237" w:rsidP="00866F30">
            <w:pPr>
              <w:rPr>
                <w:ins w:id="1741" w:author="Aleta Haflett" w:date="2014-11-03T18:12:00Z"/>
              </w:rPr>
            </w:pPr>
          </w:p>
        </w:tc>
        <w:tc>
          <w:tcPr>
            <w:tcW w:w="2346" w:type="dxa"/>
          </w:tcPr>
          <w:p w14:paraId="7E16B553" w14:textId="77777777" w:rsidR="00580237" w:rsidRDefault="00580237" w:rsidP="00866F30">
            <w:pPr>
              <w:rPr>
                <w:ins w:id="1742" w:author="Aleta Haflett" w:date="2014-11-03T18:12:00Z"/>
              </w:rPr>
            </w:pPr>
          </w:p>
        </w:tc>
      </w:tr>
      <w:tr w:rsidR="00580237" w14:paraId="2BFDB124" w14:textId="4837291D" w:rsidTr="00580237">
        <w:trPr>
          <w:ins w:id="1743" w:author="Aleta Haflett" w:date="2014-11-03T15:51:00Z"/>
        </w:trPr>
        <w:tc>
          <w:tcPr>
            <w:tcW w:w="468" w:type="dxa"/>
          </w:tcPr>
          <w:p w14:paraId="716314CB" w14:textId="5275C4B5" w:rsidR="00580237" w:rsidRDefault="00580237" w:rsidP="00866F30">
            <w:r>
              <w:t>i</w:t>
            </w:r>
          </w:p>
        </w:tc>
        <w:tc>
          <w:tcPr>
            <w:tcW w:w="2361" w:type="dxa"/>
          </w:tcPr>
          <w:p w14:paraId="032F8262" w14:textId="765D3910" w:rsidR="00580237" w:rsidRDefault="00580237" w:rsidP="00866F30">
            <w:pPr>
              <w:rPr>
                <w:ins w:id="1744" w:author="Aleta Haflett" w:date="2014-11-03T15:51:00Z"/>
              </w:rPr>
            </w:pPr>
            <w:ins w:id="1745" w:author="Aleta Haflett" w:date="2014-11-03T15:51:00Z">
              <w:r>
                <w:t>Rattan</w:t>
              </w:r>
            </w:ins>
          </w:p>
        </w:tc>
        <w:tc>
          <w:tcPr>
            <w:tcW w:w="1791" w:type="dxa"/>
          </w:tcPr>
          <w:p w14:paraId="50A996A2" w14:textId="77777777" w:rsidR="00580237" w:rsidRDefault="00580237" w:rsidP="00866F30">
            <w:pPr>
              <w:rPr>
                <w:ins w:id="1746" w:author="Aleta Haflett" w:date="2014-11-03T15:51:00Z"/>
              </w:rPr>
            </w:pPr>
          </w:p>
        </w:tc>
        <w:tc>
          <w:tcPr>
            <w:tcW w:w="1266" w:type="dxa"/>
          </w:tcPr>
          <w:p w14:paraId="1504A511" w14:textId="77777777" w:rsidR="00580237" w:rsidRDefault="00580237" w:rsidP="00866F30">
            <w:pPr>
              <w:rPr>
                <w:ins w:id="1747" w:author="Aleta Haflett" w:date="2014-11-03T15:51:00Z"/>
              </w:rPr>
            </w:pPr>
          </w:p>
        </w:tc>
        <w:tc>
          <w:tcPr>
            <w:tcW w:w="1692" w:type="dxa"/>
          </w:tcPr>
          <w:p w14:paraId="3B8073DA" w14:textId="77777777" w:rsidR="00580237" w:rsidRDefault="00580237" w:rsidP="00866F30">
            <w:pPr>
              <w:rPr>
                <w:ins w:id="1748" w:author="Aleta Haflett" w:date="2014-11-03T15:51:00Z"/>
              </w:rPr>
            </w:pPr>
          </w:p>
        </w:tc>
        <w:tc>
          <w:tcPr>
            <w:tcW w:w="2346" w:type="dxa"/>
          </w:tcPr>
          <w:p w14:paraId="6C2CD149" w14:textId="77777777" w:rsidR="00580237" w:rsidRDefault="00580237" w:rsidP="00866F30">
            <w:pPr>
              <w:rPr>
                <w:ins w:id="1749" w:author="Aleta Haflett" w:date="2014-11-03T18:12:00Z"/>
              </w:rPr>
            </w:pPr>
          </w:p>
        </w:tc>
        <w:tc>
          <w:tcPr>
            <w:tcW w:w="2346" w:type="dxa"/>
          </w:tcPr>
          <w:p w14:paraId="07311009" w14:textId="77777777" w:rsidR="00580237" w:rsidRDefault="00580237" w:rsidP="00866F30">
            <w:pPr>
              <w:rPr>
                <w:ins w:id="1750" w:author="Aleta Haflett" w:date="2014-11-03T18:12:00Z"/>
              </w:rPr>
            </w:pPr>
          </w:p>
        </w:tc>
      </w:tr>
      <w:tr w:rsidR="00580237" w14:paraId="6867BF22" w14:textId="0040DC3A" w:rsidTr="00580237">
        <w:trPr>
          <w:ins w:id="1751" w:author="Aleta Haflett" w:date="2014-11-03T15:51:00Z"/>
        </w:trPr>
        <w:tc>
          <w:tcPr>
            <w:tcW w:w="468" w:type="dxa"/>
          </w:tcPr>
          <w:p w14:paraId="02BE622B" w14:textId="0B08463F" w:rsidR="00580237" w:rsidRDefault="00580237" w:rsidP="00866F30">
            <w:r>
              <w:t>j</w:t>
            </w:r>
          </w:p>
        </w:tc>
        <w:tc>
          <w:tcPr>
            <w:tcW w:w="2361" w:type="dxa"/>
          </w:tcPr>
          <w:p w14:paraId="3E818254" w14:textId="0121A4DD" w:rsidR="00580237" w:rsidRDefault="00580237" w:rsidP="00866F30">
            <w:pPr>
              <w:rPr>
                <w:ins w:id="1752" w:author="Aleta Haflett" w:date="2014-11-03T15:51:00Z"/>
              </w:rPr>
            </w:pPr>
            <w:ins w:id="1753" w:author="Aleta Haflett" w:date="2014-11-03T15:51:00Z">
              <w:r>
                <w:t>Plant medicines</w:t>
              </w:r>
            </w:ins>
          </w:p>
        </w:tc>
        <w:tc>
          <w:tcPr>
            <w:tcW w:w="1791" w:type="dxa"/>
          </w:tcPr>
          <w:p w14:paraId="0971989A" w14:textId="77777777" w:rsidR="00580237" w:rsidRDefault="00580237" w:rsidP="00866F30">
            <w:pPr>
              <w:rPr>
                <w:ins w:id="1754" w:author="Aleta Haflett" w:date="2014-11-03T15:51:00Z"/>
              </w:rPr>
            </w:pPr>
          </w:p>
        </w:tc>
        <w:tc>
          <w:tcPr>
            <w:tcW w:w="1266" w:type="dxa"/>
          </w:tcPr>
          <w:p w14:paraId="65F7F561" w14:textId="77777777" w:rsidR="00580237" w:rsidRDefault="00580237" w:rsidP="00866F30">
            <w:pPr>
              <w:rPr>
                <w:ins w:id="1755" w:author="Aleta Haflett" w:date="2014-11-03T15:51:00Z"/>
              </w:rPr>
            </w:pPr>
          </w:p>
        </w:tc>
        <w:tc>
          <w:tcPr>
            <w:tcW w:w="1692" w:type="dxa"/>
          </w:tcPr>
          <w:p w14:paraId="71D76752" w14:textId="77777777" w:rsidR="00580237" w:rsidRDefault="00580237" w:rsidP="00866F30">
            <w:pPr>
              <w:rPr>
                <w:ins w:id="1756" w:author="Aleta Haflett" w:date="2014-11-03T15:51:00Z"/>
              </w:rPr>
            </w:pPr>
          </w:p>
        </w:tc>
        <w:tc>
          <w:tcPr>
            <w:tcW w:w="2346" w:type="dxa"/>
          </w:tcPr>
          <w:p w14:paraId="745C9AEF" w14:textId="77777777" w:rsidR="00580237" w:rsidRDefault="00580237" w:rsidP="00866F30">
            <w:pPr>
              <w:rPr>
                <w:ins w:id="1757" w:author="Aleta Haflett" w:date="2014-11-03T18:12:00Z"/>
              </w:rPr>
            </w:pPr>
          </w:p>
        </w:tc>
        <w:tc>
          <w:tcPr>
            <w:tcW w:w="2346" w:type="dxa"/>
          </w:tcPr>
          <w:p w14:paraId="534D3DF7" w14:textId="77777777" w:rsidR="00580237" w:rsidRDefault="00580237" w:rsidP="00866F30">
            <w:pPr>
              <w:rPr>
                <w:ins w:id="1758" w:author="Aleta Haflett" w:date="2014-11-03T18:12:00Z"/>
              </w:rPr>
            </w:pPr>
          </w:p>
        </w:tc>
      </w:tr>
      <w:tr w:rsidR="00580237" w14:paraId="3CB83B39" w14:textId="554EFC9B" w:rsidTr="00580237">
        <w:trPr>
          <w:ins w:id="1759" w:author="Aleta Haflett" w:date="2014-11-03T15:51:00Z"/>
        </w:trPr>
        <w:tc>
          <w:tcPr>
            <w:tcW w:w="468" w:type="dxa"/>
          </w:tcPr>
          <w:p w14:paraId="1CBC9ABB" w14:textId="577BA757" w:rsidR="00580237" w:rsidRDefault="00580237" w:rsidP="00866F30">
            <w:r>
              <w:t>k</w:t>
            </w:r>
          </w:p>
        </w:tc>
        <w:tc>
          <w:tcPr>
            <w:tcW w:w="2361" w:type="dxa"/>
          </w:tcPr>
          <w:p w14:paraId="6F1C62FA" w14:textId="5CC8C1B8" w:rsidR="00580237" w:rsidRDefault="00580237" w:rsidP="00866F30">
            <w:pPr>
              <w:rPr>
                <w:ins w:id="1760" w:author="Aleta Haflett" w:date="2014-11-03T15:51:00Z"/>
              </w:rPr>
            </w:pPr>
            <w:ins w:id="1761" w:author="Aleta Haflett" w:date="2014-11-03T15:51:00Z">
              <w:r>
                <w:t>Herbs and spices</w:t>
              </w:r>
            </w:ins>
          </w:p>
        </w:tc>
        <w:tc>
          <w:tcPr>
            <w:tcW w:w="1791" w:type="dxa"/>
          </w:tcPr>
          <w:p w14:paraId="2F0DF2AE" w14:textId="77777777" w:rsidR="00580237" w:rsidRDefault="00580237" w:rsidP="00866F30">
            <w:pPr>
              <w:rPr>
                <w:ins w:id="1762" w:author="Aleta Haflett" w:date="2014-11-03T15:51:00Z"/>
              </w:rPr>
            </w:pPr>
          </w:p>
        </w:tc>
        <w:tc>
          <w:tcPr>
            <w:tcW w:w="1266" w:type="dxa"/>
          </w:tcPr>
          <w:p w14:paraId="4523B961" w14:textId="77777777" w:rsidR="00580237" w:rsidRDefault="00580237" w:rsidP="00866F30">
            <w:pPr>
              <w:rPr>
                <w:ins w:id="1763" w:author="Aleta Haflett" w:date="2014-11-03T15:51:00Z"/>
              </w:rPr>
            </w:pPr>
          </w:p>
        </w:tc>
        <w:tc>
          <w:tcPr>
            <w:tcW w:w="1692" w:type="dxa"/>
          </w:tcPr>
          <w:p w14:paraId="33843261" w14:textId="77777777" w:rsidR="00580237" w:rsidRDefault="00580237" w:rsidP="00866F30">
            <w:pPr>
              <w:rPr>
                <w:ins w:id="1764" w:author="Aleta Haflett" w:date="2014-11-03T15:51:00Z"/>
              </w:rPr>
            </w:pPr>
          </w:p>
        </w:tc>
        <w:tc>
          <w:tcPr>
            <w:tcW w:w="2346" w:type="dxa"/>
          </w:tcPr>
          <w:p w14:paraId="5B0B9727" w14:textId="77777777" w:rsidR="00580237" w:rsidRDefault="00580237" w:rsidP="00866F30">
            <w:pPr>
              <w:rPr>
                <w:ins w:id="1765" w:author="Aleta Haflett" w:date="2014-11-03T18:12:00Z"/>
              </w:rPr>
            </w:pPr>
          </w:p>
        </w:tc>
        <w:tc>
          <w:tcPr>
            <w:tcW w:w="2346" w:type="dxa"/>
          </w:tcPr>
          <w:p w14:paraId="523DA04C" w14:textId="77777777" w:rsidR="00580237" w:rsidRDefault="00580237" w:rsidP="00866F30">
            <w:pPr>
              <w:rPr>
                <w:ins w:id="1766" w:author="Aleta Haflett" w:date="2014-11-03T18:12:00Z"/>
              </w:rPr>
            </w:pPr>
          </w:p>
        </w:tc>
      </w:tr>
      <w:tr w:rsidR="00580237" w14:paraId="342E2C2F" w14:textId="213B6338" w:rsidTr="00580237">
        <w:trPr>
          <w:ins w:id="1767" w:author="Aleta Haflett" w:date="2014-11-03T15:51:00Z"/>
        </w:trPr>
        <w:tc>
          <w:tcPr>
            <w:tcW w:w="468" w:type="dxa"/>
          </w:tcPr>
          <w:p w14:paraId="3835EC0B" w14:textId="3DCFA73F" w:rsidR="00580237" w:rsidRDefault="00580237" w:rsidP="00866F30">
            <w:r>
              <w:t>l</w:t>
            </w:r>
          </w:p>
        </w:tc>
        <w:tc>
          <w:tcPr>
            <w:tcW w:w="2361" w:type="dxa"/>
          </w:tcPr>
          <w:p w14:paraId="02C4C0D1" w14:textId="0A88ABDD" w:rsidR="00580237" w:rsidRDefault="00580237" w:rsidP="00866F30">
            <w:pPr>
              <w:rPr>
                <w:ins w:id="1768" w:author="Aleta Haflett" w:date="2014-11-03T15:51:00Z"/>
              </w:rPr>
            </w:pPr>
            <w:ins w:id="1769" w:author="Aleta Haflett" w:date="2014-11-03T15:51:00Z">
              <w:r>
                <w:t>Dying/tanning</w:t>
              </w:r>
            </w:ins>
          </w:p>
        </w:tc>
        <w:tc>
          <w:tcPr>
            <w:tcW w:w="1791" w:type="dxa"/>
          </w:tcPr>
          <w:p w14:paraId="5125D3DD" w14:textId="77777777" w:rsidR="00580237" w:rsidRDefault="00580237" w:rsidP="00866F30">
            <w:pPr>
              <w:rPr>
                <w:ins w:id="1770" w:author="Aleta Haflett" w:date="2014-11-03T15:51:00Z"/>
              </w:rPr>
            </w:pPr>
          </w:p>
        </w:tc>
        <w:tc>
          <w:tcPr>
            <w:tcW w:w="1266" w:type="dxa"/>
          </w:tcPr>
          <w:p w14:paraId="333D9922" w14:textId="77777777" w:rsidR="00580237" w:rsidRDefault="00580237" w:rsidP="00866F30">
            <w:pPr>
              <w:rPr>
                <w:ins w:id="1771" w:author="Aleta Haflett" w:date="2014-11-03T15:51:00Z"/>
              </w:rPr>
            </w:pPr>
          </w:p>
        </w:tc>
        <w:tc>
          <w:tcPr>
            <w:tcW w:w="1692" w:type="dxa"/>
          </w:tcPr>
          <w:p w14:paraId="76027E0A" w14:textId="77777777" w:rsidR="00580237" w:rsidRDefault="00580237" w:rsidP="00866F30">
            <w:pPr>
              <w:rPr>
                <w:ins w:id="1772" w:author="Aleta Haflett" w:date="2014-11-03T15:51:00Z"/>
              </w:rPr>
            </w:pPr>
          </w:p>
        </w:tc>
        <w:tc>
          <w:tcPr>
            <w:tcW w:w="2346" w:type="dxa"/>
          </w:tcPr>
          <w:p w14:paraId="6E4ACFB1" w14:textId="77777777" w:rsidR="00580237" w:rsidRDefault="00580237" w:rsidP="00866F30">
            <w:pPr>
              <w:rPr>
                <w:ins w:id="1773" w:author="Aleta Haflett" w:date="2014-11-03T18:12:00Z"/>
              </w:rPr>
            </w:pPr>
          </w:p>
        </w:tc>
        <w:tc>
          <w:tcPr>
            <w:tcW w:w="2346" w:type="dxa"/>
          </w:tcPr>
          <w:p w14:paraId="7E5A2C7D" w14:textId="77777777" w:rsidR="00580237" w:rsidRDefault="00580237" w:rsidP="00866F30">
            <w:pPr>
              <w:rPr>
                <w:ins w:id="1774" w:author="Aleta Haflett" w:date="2014-11-03T18:12:00Z"/>
              </w:rPr>
            </w:pPr>
          </w:p>
        </w:tc>
      </w:tr>
      <w:tr w:rsidR="00580237" w14:paraId="7CB3A90D" w14:textId="6469ACBF" w:rsidTr="00580237">
        <w:trPr>
          <w:ins w:id="1775" w:author="Aleta Haflett" w:date="2014-11-03T15:51:00Z"/>
        </w:trPr>
        <w:tc>
          <w:tcPr>
            <w:tcW w:w="468" w:type="dxa"/>
          </w:tcPr>
          <w:p w14:paraId="18177DDF" w14:textId="624FF247" w:rsidR="00580237" w:rsidRDefault="00580237" w:rsidP="00866F30">
            <w:r>
              <w:t>m</w:t>
            </w:r>
          </w:p>
        </w:tc>
        <w:tc>
          <w:tcPr>
            <w:tcW w:w="2361" w:type="dxa"/>
          </w:tcPr>
          <w:p w14:paraId="6A61D0CD" w14:textId="07AD22AA" w:rsidR="00580237" w:rsidRDefault="00580237" w:rsidP="00866F30">
            <w:pPr>
              <w:rPr>
                <w:ins w:id="1776" w:author="Aleta Haflett" w:date="2014-11-03T15:51:00Z"/>
              </w:rPr>
            </w:pPr>
            <w:ins w:id="1777" w:author="Aleta Haflett" w:date="2014-11-03T15:51:00Z">
              <w:r>
                <w:t>Seeds (for regeneration purposes)</w:t>
              </w:r>
            </w:ins>
          </w:p>
        </w:tc>
        <w:tc>
          <w:tcPr>
            <w:tcW w:w="1791" w:type="dxa"/>
          </w:tcPr>
          <w:p w14:paraId="45943E7C" w14:textId="77777777" w:rsidR="00580237" w:rsidRDefault="00580237" w:rsidP="00866F30">
            <w:pPr>
              <w:rPr>
                <w:ins w:id="1778" w:author="Aleta Haflett" w:date="2014-11-03T15:51:00Z"/>
              </w:rPr>
            </w:pPr>
          </w:p>
        </w:tc>
        <w:tc>
          <w:tcPr>
            <w:tcW w:w="1266" w:type="dxa"/>
          </w:tcPr>
          <w:p w14:paraId="632DF81B" w14:textId="77777777" w:rsidR="00580237" w:rsidRDefault="00580237" w:rsidP="00866F30">
            <w:pPr>
              <w:rPr>
                <w:ins w:id="1779" w:author="Aleta Haflett" w:date="2014-11-03T15:51:00Z"/>
              </w:rPr>
            </w:pPr>
          </w:p>
        </w:tc>
        <w:tc>
          <w:tcPr>
            <w:tcW w:w="1692" w:type="dxa"/>
          </w:tcPr>
          <w:p w14:paraId="4CE63367" w14:textId="77777777" w:rsidR="00580237" w:rsidRDefault="00580237" w:rsidP="00866F30">
            <w:pPr>
              <w:rPr>
                <w:ins w:id="1780" w:author="Aleta Haflett" w:date="2014-11-03T15:51:00Z"/>
              </w:rPr>
            </w:pPr>
          </w:p>
        </w:tc>
        <w:tc>
          <w:tcPr>
            <w:tcW w:w="2346" w:type="dxa"/>
          </w:tcPr>
          <w:p w14:paraId="1AFDBAE4" w14:textId="77777777" w:rsidR="00580237" w:rsidRDefault="00580237" w:rsidP="00866F30">
            <w:pPr>
              <w:rPr>
                <w:ins w:id="1781" w:author="Aleta Haflett" w:date="2014-11-03T18:12:00Z"/>
              </w:rPr>
            </w:pPr>
          </w:p>
        </w:tc>
        <w:tc>
          <w:tcPr>
            <w:tcW w:w="2346" w:type="dxa"/>
          </w:tcPr>
          <w:p w14:paraId="4515069C" w14:textId="77777777" w:rsidR="00580237" w:rsidRDefault="00580237" w:rsidP="00866F30">
            <w:pPr>
              <w:rPr>
                <w:ins w:id="1782" w:author="Aleta Haflett" w:date="2014-11-03T18:12:00Z"/>
              </w:rPr>
            </w:pPr>
          </w:p>
        </w:tc>
      </w:tr>
      <w:tr w:rsidR="00580237" w14:paraId="2C292876" w14:textId="52AB65BD" w:rsidTr="00580237">
        <w:trPr>
          <w:ins w:id="1783" w:author="Aleta Haflett" w:date="2014-11-03T15:51:00Z"/>
        </w:trPr>
        <w:tc>
          <w:tcPr>
            <w:tcW w:w="468" w:type="dxa"/>
          </w:tcPr>
          <w:p w14:paraId="588752A6" w14:textId="300E7831" w:rsidR="00580237" w:rsidRDefault="00580237" w:rsidP="00866F30">
            <w:r>
              <w:t>n</w:t>
            </w:r>
          </w:p>
        </w:tc>
        <w:tc>
          <w:tcPr>
            <w:tcW w:w="2361" w:type="dxa"/>
          </w:tcPr>
          <w:p w14:paraId="13695CB9" w14:textId="58448AA2" w:rsidR="00580237" w:rsidRDefault="00580237" w:rsidP="00866F30">
            <w:pPr>
              <w:rPr>
                <w:ins w:id="1784" w:author="Aleta Haflett" w:date="2014-11-03T15:51:00Z"/>
              </w:rPr>
            </w:pPr>
            <w:ins w:id="1785" w:author="Aleta Haflett" w:date="2014-11-03T15:51:00Z">
              <w:r>
                <w:t>Fibres (for rope, etc)</w:t>
              </w:r>
            </w:ins>
          </w:p>
        </w:tc>
        <w:tc>
          <w:tcPr>
            <w:tcW w:w="1791" w:type="dxa"/>
          </w:tcPr>
          <w:p w14:paraId="4C16E891" w14:textId="77777777" w:rsidR="00580237" w:rsidRDefault="00580237" w:rsidP="00866F30">
            <w:pPr>
              <w:rPr>
                <w:ins w:id="1786" w:author="Aleta Haflett" w:date="2014-11-03T15:51:00Z"/>
              </w:rPr>
            </w:pPr>
          </w:p>
        </w:tc>
        <w:tc>
          <w:tcPr>
            <w:tcW w:w="1266" w:type="dxa"/>
          </w:tcPr>
          <w:p w14:paraId="25E4E7D5" w14:textId="77777777" w:rsidR="00580237" w:rsidRDefault="00580237" w:rsidP="00866F30">
            <w:pPr>
              <w:rPr>
                <w:ins w:id="1787" w:author="Aleta Haflett" w:date="2014-11-03T15:51:00Z"/>
              </w:rPr>
            </w:pPr>
          </w:p>
        </w:tc>
        <w:tc>
          <w:tcPr>
            <w:tcW w:w="1692" w:type="dxa"/>
          </w:tcPr>
          <w:p w14:paraId="33579A01" w14:textId="77777777" w:rsidR="00580237" w:rsidRDefault="00580237" w:rsidP="00866F30">
            <w:pPr>
              <w:rPr>
                <w:ins w:id="1788" w:author="Aleta Haflett" w:date="2014-11-03T15:51:00Z"/>
              </w:rPr>
            </w:pPr>
          </w:p>
        </w:tc>
        <w:tc>
          <w:tcPr>
            <w:tcW w:w="2346" w:type="dxa"/>
          </w:tcPr>
          <w:p w14:paraId="3C343422" w14:textId="77777777" w:rsidR="00580237" w:rsidRDefault="00580237" w:rsidP="00866F30">
            <w:pPr>
              <w:rPr>
                <w:ins w:id="1789" w:author="Aleta Haflett" w:date="2014-11-03T18:12:00Z"/>
              </w:rPr>
            </w:pPr>
          </w:p>
        </w:tc>
        <w:tc>
          <w:tcPr>
            <w:tcW w:w="2346" w:type="dxa"/>
          </w:tcPr>
          <w:p w14:paraId="146AE00D" w14:textId="77777777" w:rsidR="00580237" w:rsidRDefault="00580237" w:rsidP="00866F30">
            <w:pPr>
              <w:rPr>
                <w:ins w:id="1790" w:author="Aleta Haflett" w:date="2014-11-03T18:12:00Z"/>
              </w:rPr>
            </w:pPr>
          </w:p>
        </w:tc>
      </w:tr>
      <w:tr w:rsidR="00580237" w14:paraId="36A0545A" w14:textId="632204C6" w:rsidTr="00580237">
        <w:trPr>
          <w:ins w:id="1791" w:author="Aleta Haflett" w:date="2014-11-03T15:51:00Z"/>
        </w:trPr>
        <w:tc>
          <w:tcPr>
            <w:tcW w:w="468" w:type="dxa"/>
          </w:tcPr>
          <w:p w14:paraId="2BE9B18F" w14:textId="3625C6F1" w:rsidR="00580237" w:rsidRDefault="00580237" w:rsidP="00866F30">
            <w:r>
              <w:t>o</w:t>
            </w:r>
          </w:p>
        </w:tc>
        <w:tc>
          <w:tcPr>
            <w:tcW w:w="2361" w:type="dxa"/>
          </w:tcPr>
          <w:p w14:paraId="4201FF9F" w14:textId="5A7A966D" w:rsidR="00580237" w:rsidRDefault="00580237" w:rsidP="00866F30">
            <w:pPr>
              <w:rPr>
                <w:ins w:id="1792" w:author="Aleta Haflett" w:date="2014-11-03T15:51:00Z"/>
              </w:rPr>
            </w:pPr>
            <w:ins w:id="1793" w:author="Aleta Haflett" w:date="2014-11-03T15:51:00Z">
              <w:r>
                <w:t>Other plant products</w:t>
              </w:r>
            </w:ins>
          </w:p>
        </w:tc>
        <w:tc>
          <w:tcPr>
            <w:tcW w:w="1791" w:type="dxa"/>
          </w:tcPr>
          <w:p w14:paraId="61B85EE9" w14:textId="77777777" w:rsidR="00580237" w:rsidRDefault="00580237" w:rsidP="00866F30">
            <w:pPr>
              <w:rPr>
                <w:ins w:id="1794" w:author="Aleta Haflett" w:date="2014-11-03T15:51:00Z"/>
              </w:rPr>
            </w:pPr>
          </w:p>
        </w:tc>
        <w:tc>
          <w:tcPr>
            <w:tcW w:w="1266" w:type="dxa"/>
          </w:tcPr>
          <w:p w14:paraId="791DFCEA" w14:textId="77777777" w:rsidR="00580237" w:rsidRDefault="00580237" w:rsidP="00866F30">
            <w:pPr>
              <w:rPr>
                <w:ins w:id="1795" w:author="Aleta Haflett" w:date="2014-11-03T15:51:00Z"/>
              </w:rPr>
            </w:pPr>
          </w:p>
        </w:tc>
        <w:tc>
          <w:tcPr>
            <w:tcW w:w="1692" w:type="dxa"/>
          </w:tcPr>
          <w:p w14:paraId="5A9CF556" w14:textId="77777777" w:rsidR="00580237" w:rsidRDefault="00580237" w:rsidP="00866F30">
            <w:pPr>
              <w:rPr>
                <w:ins w:id="1796" w:author="Aleta Haflett" w:date="2014-11-03T15:51:00Z"/>
              </w:rPr>
            </w:pPr>
          </w:p>
        </w:tc>
        <w:tc>
          <w:tcPr>
            <w:tcW w:w="2346" w:type="dxa"/>
          </w:tcPr>
          <w:p w14:paraId="36E5BBF7" w14:textId="77777777" w:rsidR="00580237" w:rsidRDefault="00580237" w:rsidP="00866F30">
            <w:pPr>
              <w:rPr>
                <w:ins w:id="1797" w:author="Aleta Haflett" w:date="2014-11-03T18:12:00Z"/>
              </w:rPr>
            </w:pPr>
          </w:p>
        </w:tc>
        <w:tc>
          <w:tcPr>
            <w:tcW w:w="2346" w:type="dxa"/>
          </w:tcPr>
          <w:p w14:paraId="2B1E06A8" w14:textId="77777777" w:rsidR="00580237" w:rsidRDefault="00580237" w:rsidP="00866F30">
            <w:pPr>
              <w:rPr>
                <w:ins w:id="1798" w:author="Aleta Haflett" w:date="2014-11-03T18:12:00Z"/>
              </w:rPr>
            </w:pPr>
          </w:p>
        </w:tc>
      </w:tr>
      <w:tr w:rsidR="00580237" w14:paraId="7EEEFC0A" w14:textId="39F235FF" w:rsidTr="00580237">
        <w:trPr>
          <w:ins w:id="1799" w:author="Aleta Haflett" w:date="2014-11-03T15:51:00Z"/>
        </w:trPr>
        <w:tc>
          <w:tcPr>
            <w:tcW w:w="468" w:type="dxa"/>
          </w:tcPr>
          <w:p w14:paraId="1D0A29CD" w14:textId="624DEEE7" w:rsidR="00580237" w:rsidRDefault="00580237" w:rsidP="00866F30">
            <w:r>
              <w:t>p</w:t>
            </w:r>
          </w:p>
        </w:tc>
        <w:tc>
          <w:tcPr>
            <w:tcW w:w="2361" w:type="dxa"/>
          </w:tcPr>
          <w:p w14:paraId="3FD0D8A9" w14:textId="3F4D8C3F" w:rsidR="00580237" w:rsidRDefault="00580237" w:rsidP="00866F30">
            <w:pPr>
              <w:rPr>
                <w:ins w:id="1800" w:author="Aleta Haflett" w:date="2014-11-03T15:51:00Z"/>
              </w:rPr>
            </w:pPr>
            <w:ins w:id="1801" w:author="Aleta Haflett" w:date="2014-11-03T15:51:00Z">
              <w:r>
                <w:t>Wildlife (including bushmeat)</w:t>
              </w:r>
            </w:ins>
          </w:p>
        </w:tc>
        <w:tc>
          <w:tcPr>
            <w:tcW w:w="1791" w:type="dxa"/>
          </w:tcPr>
          <w:p w14:paraId="4A14AEAD" w14:textId="77777777" w:rsidR="00580237" w:rsidRDefault="00580237" w:rsidP="00866F30">
            <w:pPr>
              <w:rPr>
                <w:ins w:id="1802" w:author="Aleta Haflett" w:date="2014-11-03T15:51:00Z"/>
              </w:rPr>
            </w:pPr>
          </w:p>
        </w:tc>
        <w:tc>
          <w:tcPr>
            <w:tcW w:w="1266" w:type="dxa"/>
          </w:tcPr>
          <w:p w14:paraId="167DF02D" w14:textId="77777777" w:rsidR="00580237" w:rsidRDefault="00580237" w:rsidP="00866F30">
            <w:pPr>
              <w:rPr>
                <w:ins w:id="1803" w:author="Aleta Haflett" w:date="2014-11-03T15:51:00Z"/>
              </w:rPr>
            </w:pPr>
          </w:p>
        </w:tc>
        <w:tc>
          <w:tcPr>
            <w:tcW w:w="1692" w:type="dxa"/>
          </w:tcPr>
          <w:p w14:paraId="09AECF53" w14:textId="77777777" w:rsidR="00580237" w:rsidRDefault="00580237" w:rsidP="00866F30">
            <w:pPr>
              <w:rPr>
                <w:ins w:id="1804" w:author="Aleta Haflett" w:date="2014-11-03T15:51:00Z"/>
              </w:rPr>
            </w:pPr>
          </w:p>
        </w:tc>
        <w:tc>
          <w:tcPr>
            <w:tcW w:w="2346" w:type="dxa"/>
          </w:tcPr>
          <w:p w14:paraId="1A32949B" w14:textId="77777777" w:rsidR="00580237" w:rsidRDefault="00580237" w:rsidP="00866F30">
            <w:pPr>
              <w:rPr>
                <w:ins w:id="1805" w:author="Aleta Haflett" w:date="2014-11-03T18:12:00Z"/>
              </w:rPr>
            </w:pPr>
          </w:p>
        </w:tc>
        <w:tc>
          <w:tcPr>
            <w:tcW w:w="2346" w:type="dxa"/>
          </w:tcPr>
          <w:p w14:paraId="1C0E3EBF" w14:textId="77777777" w:rsidR="00580237" w:rsidRDefault="00580237" w:rsidP="00866F30">
            <w:pPr>
              <w:rPr>
                <w:ins w:id="1806" w:author="Aleta Haflett" w:date="2014-11-03T18:12:00Z"/>
              </w:rPr>
            </w:pPr>
          </w:p>
        </w:tc>
      </w:tr>
      <w:tr w:rsidR="00580237" w14:paraId="05C340F9" w14:textId="6989E752" w:rsidTr="00580237">
        <w:trPr>
          <w:ins w:id="1807" w:author="Aleta Haflett" w:date="2014-11-03T15:51:00Z"/>
        </w:trPr>
        <w:tc>
          <w:tcPr>
            <w:tcW w:w="468" w:type="dxa"/>
          </w:tcPr>
          <w:p w14:paraId="51713C6E" w14:textId="62D30E93" w:rsidR="00580237" w:rsidRDefault="00580237" w:rsidP="00866F30">
            <w:r>
              <w:t>q</w:t>
            </w:r>
          </w:p>
        </w:tc>
        <w:tc>
          <w:tcPr>
            <w:tcW w:w="2361" w:type="dxa"/>
          </w:tcPr>
          <w:p w14:paraId="3148186D" w14:textId="29F259F1" w:rsidR="00580237" w:rsidRDefault="00580237" w:rsidP="00866F30">
            <w:pPr>
              <w:rPr>
                <w:ins w:id="1808" w:author="Aleta Haflett" w:date="2014-11-03T15:51:00Z"/>
              </w:rPr>
            </w:pPr>
            <w:ins w:id="1809" w:author="Aleta Haflett" w:date="2014-11-03T15:51:00Z">
              <w:r>
                <w:t xml:space="preserve">Beekeeping activities (e.g. honey) </w:t>
              </w:r>
            </w:ins>
          </w:p>
        </w:tc>
        <w:tc>
          <w:tcPr>
            <w:tcW w:w="1791" w:type="dxa"/>
          </w:tcPr>
          <w:p w14:paraId="35DDCCC3" w14:textId="77777777" w:rsidR="00580237" w:rsidRDefault="00580237" w:rsidP="00866F30">
            <w:pPr>
              <w:rPr>
                <w:ins w:id="1810" w:author="Aleta Haflett" w:date="2014-11-03T15:51:00Z"/>
              </w:rPr>
            </w:pPr>
          </w:p>
        </w:tc>
        <w:tc>
          <w:tcPr>
            <w:tcW w:w="1266" w:type="dxa"/>
          </w:tcPr>
          <w:p w14:paraId="19053367" w14:textId="77777777" w:rsidR="00580237" w:rsidRDefault="00580237" w:rsidP="00866F30">
            <w:pPr>
              <w:rPr>
                <w:ins w:id="1811" w:author="Aleta Haflett" w:date="2014-11-03T15:51:00Z"/>
              </w:rPr>
            </w:pPr>
          </w:p>
        </w:tc>
        <w:tc>
          <w:tcPr>
            <w:tcW w:w="1692" w:type="dxa"/>
          </w:tcPr>
          <w:p w14:paraId="2B82B89B" w14:textId="77777777" w:rsidR="00580237" w:rsidRDefault="00580237" w:rsidP="00866F30">
            <w:pPr>
              <w:rPr>
                <w:ins w:id="1812" w:author="Aleta Haflett" w:date="2014-11-03T15:51:00Z"/>
              </w:rPr>
            </w:pPr>
          </w:p>
        </w:tc>
        <w:tc>
          <w:tcPr>
            <w:tcW w:w="2346" w:type="dxa"/>
          </w:tcPr>
          <w:p w14:paraId="24097F0B" w14:textId="77777777" w:rsidR="00580237" w:rsidRDefault="00580237" w:rsidP="00866F30">
            <w:pPr>
              <w:rPr>
                <w:ins w:id="1813" w:author="Aleta Haflett" w:date="2014-11-03T18:12:00Z"/>
              </w:rPr>
            </w:pPr>
          </w:p>
        </w:tc>
        <w:tc>
          <w:tcPr>
            <w:tcW w:w="2346" w:type="dxa"/>
          </w:tcPr>
          <w:p w14:paraId="6A7C2EFF" w14:textId="77777777" w:rsidR="00580237" w:rsidRDefault="00580237" w:rsidP="00866F30">
            <w:pPr>
              <w:rPr>
                <w:ins w:id="1814" w:author="Aleta Haflett" w:date="2014-11-03T18:12:00Z"/>
              </w:rPr>
            </w:pPr>
          </w:p>
        </w:tc>
      </w:tr>
      <w:tr w:rsidR="00580237" w14:paraId="5F150364" w14:textId="3923D04B" w:rsidTr="00580237">
        <w:trPr>
          <w:ins w:id="1815" w:author="Aleta Haflett" w:date="2014-11-03T15:51:00Z"/>
        </w:trPr>
        <w:tc>
          <w:tcPr>
            <w:tcW w:w="468" w:type="dxa"/>
          </w:tcPr>
          <w:p w14:paraId="1F3540AE" w14:textId="55E30481" w:rsidR="00580237" w:rsidRDefault="00580237" w:rsidP="00866F30">
            <w:r>
              <w:t>r</w:t>
            </w:r>
          </w:p>
        </w:tc>
        <w:tc>
          <w:tcPr>
            <w:tcW w:w="2361" w:type="dxa"/>
          </w:tcPr>
          <w:p w14:paraId="2EA041D6" w14:textId="0028258D" w:rsidR="00580237" w:rsidRDefault="00580237" w:rsidP="00866F30">
            <w:pPr>
              <w:rPr>
                <w:ins w:id="1816" w:author="Aleta Haflett" w:date="2014-11-03T15:51:00Z"/>
              </w:rPr>
            </w:pPr>
            <w:ins w:id="1817" w:author="Aleta Haflett" w:date="2014-11-03T15:51:00Z">
              <w:r>
                <w:t>Caterpillar</w:t>
              </w:r>
            </w:ins>
          </w:p>
        </w:tc>
        <w:tc>
          <w:tcPr>
            <w:tcW w:w="1791" w:type="dxa"/>
          </w:tcPr>
          <w:p w14:paraId="550A7D1E" w14:textId="77777777" w:rsidR="00580237" w:rsidRDefault="00580237" w:rsidP="00866F30">
            <w:pPr>
              <w:rPr>
                <w:ins w:id="1818" w:author="Aleta Haflett" w:date="2014-11-03T15:51:00Z"/>
              </w:rPr>
            </w:pPr>
          </w:p>
        </w:tc>
        <w:tc>
          <w:tcPr>
            <w:tcW w:w="1266" w:type="dxa"/>
          </w:tcPr>
          <w:p w14:paraId="0E6EC197" w14:textId="77777777" w:rsidR="00580237" w:rsidRDefault="00580237" w:rsidP="00866F30">
            <w:pPr>
              <w:rPr>
                <w:ins w:id="1819" w:author="Aleta Haflett" w:date="2014-11-03T15:51:00Z"/>
              </w:rPr>
            </w:pPr>
          </w:p>
        </w:tc>
        <w:tc>
          <w:tcPr>
            <w:tcW w:w="1692" w:type="dxa"/>
          </w:tcPr>
          <w:p w14:paraId="50495F7D" w14:textId="77777777" w:rsidR="00580237" w:rsidRDefault="00580237" w:rsidP="00866F30">
            <w:pPr>
              <w:rPr>
                <w:ins w:id="1820" w:author="Aleta Haflett" w:date="2014-11-03T15:51:00Z"/>
              </w:rPr>
            </w:pPr>
          </w:p>
        </w:tc>
        <w:tc>
          <w:tcPr>
            <w:tcW w:w="2346" w:type="dxa"/>
          </w:tcPr>
          <w:p w14:paraId="22CDFC95" w14:textId="77777777" w:rsidR="00580237" w:rsidRDefault="00580237" w:rsidP="00866F30">
            <w:pPr>
              <w:rPr>
                <w:ins w:id="1821" w:author="Aleta Haflett" w:date="2014-11-03T18:12:00Z"/>
              </w:rPr>
            </w:pPr>
          </w:p>
        </w:tc>
        <w:tc>
          <w:tcPr>
            <w:tcW w:w="2346" w:type="dxa"/>
          </w:tcPr>
          <w:p w14:paraId="2DFA970D" w14:textId="77777777" w:rsidR="00580237" w:rsidRDefault="00580237" w:rsidP="00866F30">
            <w:pPr>
              <w:rPr>
                <w:ins w:id="1822" w:author="Aleta Haflett" w:date="2014-11-03T18:12:00Z"/>
              </w:rPr>
            </w:pPr>
          </w:p>
        </w:tc>
      </w:tr>
      <w:tr w:rsidR="00580237" w14:paraId="54EAA415" w14:textId="0181A458" w:rsidTr="00580237">
        <w:trPr>
          <w:ins w:id="1823" w:author="Aleta Haflett" w:date="2014-11-03T15:51:00Z"/>
        </w:trPr>
        <w:tc>
          <w:tcPr>
            <w:tcW w:w="468" w:type="dxa"/>
          </w:tcPr>
          <w:p w14:paraId="4E3CC521" w14:textId="0130A04F" w:rsidR="00580237" w:rsidRDefault="00580237" w:rsidP="00866F30">
            <w:r>
              <w:t>s</w:t>
            </w:r>
          </w:p>
        </w:tc>
        <w:tc>
          <w:tcPr>
            <w:tcW w:w="2361" w:type="dxa"/>
          </w:tcPr>
          <w:p w14:paraId="44300B10" w14:textId="58FF1E5D" w:rsidR="00580237" w:rsidRDefault="00580237" w:rsidP="00866F30">
            <w:pPr>
              <w:rPr>
                <w:ins w:id="1824" w:author="Aleta Haflett" w:date="2014-11-03T15:51:00Z"/>
              </w:rPr>
            </w:pPr>
            <w:ins w:id="1825" w:author="Aleta Haflett" w:date="2014-11-03T15:51:00Z">
              <w:r>
                <w:t xml:space="preserve">Other, specify </w:t>
              </w:r>
            </w:ins>
          </w:p>
        </w:tc>
        <w:tc>
          <w:tcPr>
            <w:tcW w:w="1791" w:type="dxa"/>
          </w:tcPr>
          <w:p w14:paraId="022548B2" w14:textId="77777777" w:rsidR="00580237" w:rsidRDefault="00580237" w:rsidP="00866F30">
            <w:pPr>
              <w:rPr>
                <w:ins w:id="1826" w:author="Aleta Haflett" w:date="2014-11-03T15:51:00Z"/>
              </w:rPr>
            </w:pPr>
          </w:p>
        </w:tc>
        <w:tc>
          <w:tcPr>
            <w:tcW w:w="1266" w:type="dxa"/>
          </w:tcPr>
          <w:p w14:paraId="6B628D02" w14:textId="77777777" w:rsidR="00580237" w:rsidRDefault="00580237" w:rsidP="00866F30">
            <w:pPr>
              <w:rPr>
                <w:ins w:id="1827" w:author="Aleta Haflett" w:date="2014-11-03T15:51:00Z"/>
              </w:rPr>
            </w:pPr>
          </w:p>
        </w:tc>
        <w:tc>
          <w:tcPr>
            <w:tcW w:w="1692" w:type="dxa"/>
          </w:tcPr>
          <w:p w14:paraId="2B70FF0A" w14:textId="77777777" w:rsidR="00580237" w:rsidRDefault="00580237" w:rsidP="00866F30">
            <w:pPr>
              <w:rPr>
                <w:ins w:id="1828" w:author="Aleta Haflett" w:date="2014-11-03T15:51:00Z"/>
              </w:rPr>
            </w:pPr>
          </w:p>
        </w:tc>
        <w:tc>
          <w:tcPr>
            <w:tcW w:w="2346" w:type="dxa"/>
          </w:tcPr>
          <w:p w14:paraId="19B918EA" w14:textId="77777777" w:rsidR="00580237" w:rsidRDefault="00580237" w:rsidP="00866F30">
            <w:pPr>
              <w:rPr>
                <w:ins w:id="1829" w:author="Aleta Haflett" w:date="2014-11-03T18:12:00Z"/>
              </w:rPr>
            </w:pPr>
          </w:p>
        </w:tc>
        <w:tc>
          <w:tcPr>
            <w:tcW w:w="2346" w:type="dxa"/>
          </w:tcPr>
          <w:p w14:paraId="658A768B" w14:textId="77777777" w:rsidR="00580237" w:rsidRDefault="00580237" w:rsidP="00866F30">
            <w:pPr>
              <w:rPr>
                <w:ins w:id="1830" w:author="Aleta Haflett" w:date="2014-11-03T18:12:00Z"/>
              </w:rPr>
            </w:pPr>
          </w:p>
        </w:tc>
      </w:tr>
    </w:tbl>
    <w:p w14:paraId="5900A192" w14:textId="77777777" w:rsidR="00C16C46" w:rsidRDefault="00C16C46" w:rsidP="00866F30">
      <w:pPr>
        <w:rPr>
          <w:ins w:id="1831" w:author="Aleta Haflett" w:date="2014-11-03T15:54:00Z"/>
        </w:rPr>
      </w:pPr>
    </w:p>
    <w:tbl>
      <w:tblPr>
        <w:tblStyle w:val="TableGrid"/>
        <w:tblW w:w="0" w:type="auto"/>
        <w:tblLook w:val="04A0" w:firstRow="1" w:lastRow="0" w:firstColumn="1" w:lastColumn="0" w:noHBand="0" w:noVBand="1"/>
      </w:tblPr>
      <w:tblGrid>
        <w:gridCol w:w="4392"/>
        <w:gridCol w:w="4392"/>
        <w:gridCol w:w="4392"/>
      </w:tblGrid>
      <w:tr w:rsidR="00866F30" w14:paraId="5C74DBF7" w14:textId="77777777" w:rsidTr="00866F30">
        <w:trPr>
          <w:ins w:id="1832" w:author="Aleta Haflett" w:date="2014-11-03T15:54:00Z"/>
        </w:trPr>
        <w:tc>
          <w:tcPr>
            <w:tcW w:w="4392" w:type="dxa"/>
          </w:tcPr>
          <w:p w14:paraId="7943A0F9" w14:textId="14A6AC28" w:rsidR="00866F30" w:rsidRDefault="00866F30" w:rsidP="008128E9">
            <w:pPr>
              <w:rPr>
                <w:ins w:id="1833" w:author="Aleta Haflett" w:date="2014-11-03T15:54:00Z"/>
              </w:rPr>
            </w:pPr>
            <w:ins w:id="1834" w:author="Aleta Haflett" w:date="2014-11-03T15:54:00Z">
              <w:r>
                <w:lastRenderedPageBreak/>
                <w:t>Reason for increase</w:t>
              </w:r>
            </w:ins>
            <w:r w:rsidR="004C374D">
              <w:t xml:space="preserve"> - 123</w:t>
            </w:r>
          </w:p>
        </w:tc>
        <w:tc>
          <w:tcPr>
            <w:tcW w:w="4392" w:type="dxa"/>
          </w:tcPr>
          <w:p w14:paraId="32836F9D" w14:textId="592724DD" w:rsidR="00866F30" w:rsidRDefault="00866F30" w:rsidP="008128E9">
            <w:pPr>
              <w:rPr>
                <w:ins w:id="1835" w:author="Aleta Haflett" w:date="2014-11-03T15:54:00Z"/>
              </w:rPr>
            </w:pPr>
            <w:ins w:id="1836" w:author="Aleta Haflett" w:date="2014-11-03T15:54:00Z">
              <w:r>
                <w:t>Reason for decline</w:t>
              </w:r>
            </w:ins>
            <w:r w:rsidR="004C374D">
              <w:t xml:space="preserve"> - 124</w:t>
            </w:r>
          </w:p>
        </w:tc>
        <w:tc>
          <w:tcPr>
            <w:tcW w:w="4392" w:type="dxa"/>
          </w:tcPr>
          <w:p w14:paraId="775D96F3" w14:textId="4DBE242D" w:rsidR="00866F30" w:rsidRDefault="00866F30" w:rsidP="008128E9">
            <w:pPr>
              <w:rPr>
                <w:ins w:id="1837" w:author="Aleta Haflett" w:date="2014-11-03T15:54:00Z"/>
              </w:rPr>
            </w:pPr>
            <w:ins w:id="1838" w:author="Aleta Haflett" w:date="2014-11-03T15:55:00Z">
              <w:r>
                <w:t xml:space="preserve">Response to decline </w:t>
              </w:r>
            </w:ins>
            <w:r w:rsidR="004C374D">
              <w:t>- 125</w:t>
            </w:r>
          </w:p>
        </w:tc>
      </w:tr>
      <w:tr w:rsidR="00866F30" w14:paraId="2743197F" w14:textId="77777777" w:rsidTr="00866F30">
        <w:trPr>
          <w:ins w:id="1839" w:author="Aleta Haflett" w:date="2014-11-03T15:54:00Z"/>
        </w:trPr>
        <w:tc>
          <w:tcPr>
            <w:tcW w:w="4392" w:type="dxa"/>
          </w:tcPr>
          <w:p w14:paraId="6691262B" w14:textId="45311B97" w:rsidR="00866F30" w:rsidRDefault="00866F30" w:rsidP="008128E9">
            <w:pPr>
              <w:rPr>
                <w:ins w:id="1840" w:author="Aleta Haflett" w:date="2014-11-03T15:56:00Z"/>
              </w:rPr>
            </w:pPr>
            <w:ins w:id="1841" w:author="Aleta Haflett" w:date="2014-11-03T15:56:00Z">
              <w:r>
                <w:t>1=Less clearing of forests for agriculture</w:t>
              </w:r>
            </w:ins>
          </w:p>
          <w:p w14:paraId="5AE582EA" w14:textId="77777777" w:rsidR="00866F30" w:rsidRDefault="00866F30" w:rsidP="008128E9">
            <w:pPr>
              <w:rPr>
                <w:ins w:id="1842" w:author="Aleta Haflett" w:date="2014-11-03T15:56:00Z"/>
              </w:rPr>
            </w:pPr>
            <w:ins w:id="1843" w:author="Aleta Haflett" w:date="2014-11-03T15:56:00Z">
              <w:r>
                <w:t>2=Less collection of the product by locals</w:t>
              </w:r>
            </w:ins>
          </w:p>
          <w:p w14:paraId="687B081A" w14:textId="77777777" w:rsidR="00866F30" w:rsidRDefault="00866F30" w:rsidP="008128E9">
            <w:pPr>
              <w:rPr>
                <w:ins w:id="1844" w:author="Aleta Haflett" w:date="2014-11-03T15:57:00Z"/>
              </w:rPr>
            </w:pPr>
            <w:ins w:id="1845" w:author="Aleta Haflett" w:date="2014-11-03T15:57:00Z">
              <w:r>
                <w:t>3=Less collection of the product from outsiders</w:t>
              </w:r>
            </w:ins>
          </w:p>
          <w:p w14:paraId="4469D1C6" w14:textId="5C8F9A85" w:rsidR="00866F30" w:rsidRDefault="00866F30" w:rsidP="008128E9">
            <w:pPr>
              <w:rPr>
                <w:ins w:id="1846" w:author="Aleta Haflett" w:date="2014-11-03T15:57:00Z"/>
              </w:rPr>
            </w:pPr>
            <w:ins w:id="1847" w:author="Aleta Haflett" w:date="2014-11-03T15:57:00Z">
              <w:r>
                <w:t>4=Reduced use from large-scale commercial users/projects</w:t>
              </w:r>
            </w:ins>
          </w:p>
          <w:p w14:paraId="0C27D7C1" w14:textId="77777777" w:rsidR="00866F30" w:rsidRDefault="00866F30" w:rsidP="008128E9">
            <w:pPr>
              <w:rPr>
                <w:ins w:id="1848" w:author="Aleta Haflett" w:date="2014-11-03T15:57:00Z"/>
              </w:rPr>
            </w:pPr>
            <w:ins w:id="1849" w:author="Aleta Haflett" w:date="2014-11-03T15:57:00Z">
              <w:r>
                <w:t>5=Changes in management of forests</w:t>
              </w:r>
            </w:ins>
          </w:p>
          <w:p w14:paraId="021ADE7A" w14:textId="77777777" w:rsidR="00866F30" w:rsidRDefault="00866F30" w:rsidP="008128E9">
            <w:pPr>
              <w:rPr>
                <w:ins w:id="1850" w:author="Aleta Haflett" w:date="2014-11-03T15:57:00Z"/>
              </w:rPr>
            </w:pPr>
            <w:ins w:id="1851" w:author="Aleta Haflett" w:date="2014-11-03T15:57:00Z">
              <w:r>
                <w:t>6=Climatic changes, eg more rainfall</w:t>
              </w:r>
            </w:ins>
          </w:p>
          <w:p w14:paraId="7DC82627" w14:textId="77777777" w:rsidR="00866F30" w:rsidRDefault="00866F30" w:rsidP="008128E9">
            <w:pPr>
              <w:rPr>
                <w:ins w:id="1852" w:author="Aleta Haflett" w:date="2014-11-03T15:58:00Z"/>
              </w:rPr>
            </w:pPr>
            <w:ins w:id="1853" w:author="Aleta Haflett" w:date="2014-11-03T15:57:00Z">
              <w:r>
                <w:t>7=Forest clearing that increases supply of product</w:t>
              </w:r>
            </w:ins>
            <w:ins w:id="1854" w:author="Aleta Haflett" w:date="2014-11-03T15:58:00Z">
              <w:r w:rsidR="00C16C46">
                <w:t xml:space="preserve"> (eg fuelwood)</w:t>
              </w:r>
            </w:ins>
          </w:p>
          <w:p w14:paraId="2301F17F" w14:textId="77777777" w:rsidR="00C16C46" w:rsidRDefault="00C16C46" w:rsidP="008128E9">
            <w:pPr>
              <w:rPr>
                <w:ins w:id="1855" w:author="Aleta Haflett" w:date="2014-11-03T15:58:00Z"/>
              </w:rPr>
            </w:pPr>
            <w:ins w:id="1856" w:author="Aleta Haflett" w:date="2014-11-03T15:58:00Z">
              <w:r>
                <w:t>8=Conservation activities or more sustainable harvesting practices</w:t>
              </w:r>
            </w:ins>
          </w:p>
          <w:p w14:paraId="4ADB12A4" w14:textId="77777777" w:rsidR="00C16C46" w:rsidRDefault="00C16C46" w:rsidP="008128E9">
            <w:pPr>
              <w:rPr>
                <w:ins w:id="1857" w:author="Aleta Haflett" w:date="2014-11-03T15:59:00Z"/>
              </w:rPr>
            </w:pPr>
            <w:ins w:id="1858" w:author="Aleta Haflett" w:date="2014-11-03T15:58:00Z">
              <w:r>
                <w:t>9=</w:t>
              </w:r>
            </w:ins>
            <w:ins w:id="1859" w:author="Aleta Haflett" w:date="2014-11-03T15:59:00Z">
              <w:r>
                <w:t>Increased</w:t>
              </w:r>
            </w:ins>
            <w:ins w:id="1860" w:author="Aleta Haflett" w:date="2014-11-03T15:58:00Z">
              <w:r>
                <w:t xml:space="preserve"> secondary forests</w:t>
              </w:r>
            </w:ins>
            <w:ins w:id="1861" w:author="Aleta Haflett" w:date="2014-11-03T15:59:00Z">
              <w:r>
                <w:t xml:space="preserve"> (land left to regenerate)</w:t>
              </w:r>
            </w:ins>
          </w:p>
          <w:p w14:paraId="744BAB44" w14:textId="77777777" w:rsidR="00C16C46" w:rsidRDefault="00C16C46" w:rsidP="008128E9">
            <w:pPr>
              <w:rPr>
                <w:ins w:id="1862" w:author="Aleta Haflett" w:date="2014-11-03T15:59:00Z"/>
              </w:rPr>
            </w:pPr>
            <w:ins w:id="1863" w:author="Aleta Haflett" w:date="2014-11-03T15:59:00Z">
              <w:r>
                <w:t xml:space="preserve">10=Tree planting </w:t>
              </w:r>
            </w:ins>
          </w:p>
          <w:p w14:paraId="259806B4" w14:textId="77777777" w:rsidR="00C16C46" w:rsidRDefault="00C16C46" w:rsidP="008128E9">
            <w:pPr>
              <w:rPr>
                <w:ins w:id="1864" w:author="Aleta Haflett" w:date="2014-11-03T15:59:00Z"/>
              </w:rPr>
            </w:pPr>
            <w:ins w:id="1865" w:author="Aleta Haflett" w:date="2014-11-03T15:59:00Z">
              <w:r>
                <w:t>11=Improved rights to the product</w:t>
              </w:r>
            </w:ins>
          </w:p>
          <w:p w14:paraId="184618AD" w14:textId="77777777" w:rsidR="00C16C46" w:rsidRDefault="00C16C46" w:rsidP="008128E9">
            <w:pPr>
              <w:rPr>
                <w:ins w:id="1866" w:author="Aleta Haflett" w:date="2014-11-03T15:59:00Z"/>
              </w:rPr>
            </w:pPr>
            <w:ins w:id="1867" w:author="Aleta Haflett" w:date="2014-11-03T15:59:00Z">
              <w:r>
                <w:t>12=More illegal access to protected area</w:t>
              </w:r>
            </w:ins>
          </w:p>
          <w:p w14:paraId="6A93DA78" w14:textId="77777777" w:rsidR="00C16C46" w:rsidRDefault="00C16C46" w:rsidP="008128E9">
            <w:pPr>
              <w:rPr>
                <w:ins w:id="1868" w:author="Aleta Haflett" w:date="2014-11-03T15:59:00Z"/>
              </w:rPr>
            </w:pPr>
            <w:ins w:id="1869" w:author="Aleta Haflett" w:date="2014-11-03T15:59:00Z">
              <w:r>
                <w:t>13=Reduced bush fires</w:t>
              </w:r>
            </w:ins>
          </w:p>
          <w:p w14:paraId="0A277DF5" w14:textId="07FC3C36" w:rsidR="00C16C46" w:rsidRDefault="00C16C46" w:rsidP="008128E9">
            <w:pPr>
              <w:rPr>
                <w:ins w:id="1870" w:author="Aleta Haflett" w:date="2014-11-03T15:54:00Z"/>
              </w:rPr>
            </w:pPr>
            <w:ins w:id="1871" w:author="Aleta Haflett" w:date="2014-11-03T15:59:00Z">
              <w:r>
                <w:t>97=Other, specify</w:t>
              </w:r>
            </w:ins>
          </w:p>
        </w:tc>
        <w:tc>
          <w:tcPr>
            <w:tcW w:w="4392" w:type="dxa"/>
          </w:tcPr>
          <w:p w14:paraId="729E9A9D" w14:textId="77777777" w:rsidR="00866F30" w:rsidRDefault="00C16C46" w:rsidP="008128E9">
            <w:pPr>
              <w:rPr>
                <w:ins w:id="1872" w:author="Aleta Haflett" w:date="2014-11-03T16:00:00Z"/>
              </w:rPr>
            </w:pPr>
            <w:ins w:id="1873" w:author="Aleta Haflett" w:date="2014-11-03T16:00:00Z">
              <w:r>
                <w:t xml:space="preserve">1=Reduced forest areas due to small-scale clearing for agriculture </w:t>
              </w:r>
            </w:ins>
          </w:p>
          <w:p w14:paraId="5BBB57A7" w14:textId="77777777" w:rsidR="00C16C46" w:rsidRDefault="00C16C46" w:rsidP="008128E9">
            <w:pPr>
              <w:rPr>
                <w:ins w:id="1874" w:author="Aleta Haflett" w:date="2014-11-03T16:00:00Z"/>
              </w:rPr>
            </w:pPr>
            <w:ins w:id="1875" w:author="Aleta Haflett" w:date="2014-11-03T16:00:00Z">
              <w:r>
                <w:t>2=Reduced forest area due to large-scale projects (plantations, new settlements, mining activities, etc)</w:t>
              </w:r>
            </w:ins>
          </w:p>
          <w:p w14:paraId="57664586" w14:textId="77777777" w:rsidR="00C16C46" w:rsidRDefault="00C16C46" w:rsidP="008128E9">
            <w:pPr>
              <w:rPr>
                <w:ins w:id="1876" w:author="Aleta Haflett" w:date="2014-11-03T16:00:00Z"/>
              </w:rPr>
            </w:pPr>
            <w:ins w:id="1877" w:author="Aleta Haflett" w:date="2014-11-03T16:00:00Z">
              <w:r>
                <w:t>3=Increased use of the plant/tree due to more local people collecting more</w:t>
              </w:r>
            </w:ins>
          </w:p>
          <w:p w14:paraId="76FB6837" w14:textId="77777777" w:rsidR="00C16C46" w:rsidRDefault="00C16C46" w:rsidP="008128E9">
            <w:pPr>
              <w:rPr>
                <w:ins w:id="1878" w:author="Aleta Haflett" w:date="2014-11-03T16:00:00Z"/>
              </w:rPr>
            </w:pPr>
            <w:ins w:id="1879" w:author="Aleta Haflett" w:date="2014-11-03T16:00:00Z">
              <w:r>
                <w:t>4=Increased use of the plant/tree due to more people from outsiders collecting more</w:t>
              </w:r>
            </w:ins>
          </w:p>
          <w:p w14:paraId="36BEFB2C" w14:textId="77777777" w:rsidR="00C16C46" w:rsidRDefault="00C16C46" w:rsidP="008128E9">
            <w:pPr>
              <w:rPr>
                <w:ins w:id="1880" w:author="Aleta Haflett" w:date="2014-11-03T16:01:00Z"/>
              </w:rPr>
            </w:pPr>
            <w:ins w:id="1881" w:author="Aleta Haflett" w:date="2014-11-03T16:01:00Z">
              <w:r>
                <w:t xml:space="preserve">5=Timber harvesting </w:t>
              </w:r>
            </w:ins>
          </w:p>
          <w:p w14:paraId="122548C5" w14:textId="77777777" w:rsidR="00C16C46" w:rsidRDefault="00C16C46" w:rsidP="008128E9">
            <w:pPr>
              <w:rPr>
                <w:ins w:id="1882" w:author="Aleta Haflett" w:date="2014-11-03T16:01:00Z"/>
              </w:rPr>
            </w:pPr>
            <w:ins w:id="1883" w:author="Aleta Haflett" w:date="2014-11-03T16:01:00Z">
              <w:r>
                <w:t xml:space="preserve">6=Charcoal burning </w:t>
              </w:r>
            </w:ins>
          </w:p>
          <w:p w14:paraId="3CF50166" w14:textId="77777777" w:rsidR="00C16C46" w:rsidRDefault="00C16C46" w:rsidP="008128E9">
            <w:pPr>
              <w:rPr>
                <w:ins w:id="1884" w:author="Aleta Haflett" w:date="2014-11-03T16:01:00Z"/>
              </w:rPr>
            </w:pPr>
            <w:ins w:id="1885" w:author="Aleta Haflett" w:date="2014-11-03T16:01:00Z">
              <w:r>
                <w:t xml:space="preserve">7=Brick burning </w:t>
              </w:r>
            </w:ins>
          </w:p>
          <w:p w14:paraId="1E746708" w14:textId="77777777" w:rsidR="00C16C46" w:rsidRDefault="00C16C46" w:rsidP="008128E9">
            <w:pPr>
              <w:rPr>
                <w:ins w:id="1886" w:author="Aleta Haflett" w:date="2014-11-03T16:01:00Z"/>
              </w:rPr>
            </w:pPr>
            <w:ins w:id="1887" w:author="Aleta Haflett" w:date="2014-11-03T16:01:00Z">
              <w:r>
                <w:t>8=Poor harvesting practices</w:t>
              </w:r>
            </w:ins>
          </w:p>
          <w:p w14:paraId="00D93E1D" w14:textId="77777777" w:rsidR="00C16C46" w:rsidRDefault="00C16C46" w:rsidP="008128E9">
            <w:pPr>
              <w:rPr>
                <w:ins w:id="1888" w:author="Aleta Haflett" w:date="2014-11-03T16:01:00Z"/>
              </w:rPr>
            </w:pPr>
            <w:ins w:id="1889" w:author="Aleta Haflett" w:date="2014-11-03T16:01:00Z">
              <w:r>
                <w:t>9=People from outside buying land and restricting access</w:t>
              </w:r>
            </w:ins>
          </w:p>
          <w:p w14:paraId="0216550B" w14:textId="77777777" w:rsidR="00C16C46" w:rsidRDefault="00C16C46" w:rsidP="008128E9">
            <w:pPr>
              <w:rPr>
                <w:ins w:id="1890" w:author="Aleta Haflett" w:date="2014-11-03T16:01:00Z"/>
              </w:rPr>
            </w:pPr>
            <w:ins w:id="1891" w:author="Aleta Haflett" w:date="2014-11-03T16:01:00Z">
              <w:r>
                <w:t>10=State or local authority restricting access</w:t>
              </w:r>
            </w:ins>
          </w:p>
          <w:p w14:paraId="19038618" w14:textId="77777777" w:rsidR="00C16C46" w:rsidRDefault="00C16C46" w:rsidP="008128E9">
            <w:pPr>
              <w:rPr>
                <w:ins w:id="1892" w:author="Aleta Haflett" w:date="2014-11-03T16:01:00Z"/>
              </w:rPr>
            </w:pPr>
            <w:ins w:id="1893" w:author="Aleta Haflett" w:date="2014-11-03T16:01:00Z">
              <w:r>
                <w:t>11=Customary or community restrictions on access</w:t>
              </w:r>
            </w:ins>
          </w:p>
          <w:p w14:paraId="1624BD5E" w14:textId="77777777" w:rsidR="00C16C46" w:rsidRDefault="00C16C46" w:rsidP="008128E9">
            <w:pPr>
              <w:rPr>
                <w:ins w:id="1894" w:author="Aleta Haflett" w:date="2014-11-03T16:02:00Z"/>
              </w:rPr>
            </w:pPr>
            <w:ins w:id="1895" w:author="Aleta Haflett" w:date="2014-11-03T16:02:00Z">
              <w:r>
                <w:t>12=Bush burning/fire</w:t>
              </w:r>
            </w:ins>
          </w:p>
          <w:p w14:paraId="771687C1" w14:textId="77777777" w:rsidR="00C16C46" w:rsidRDefault="00C16C46" w:rsidP="008128E9">
            <w:pPr>
              <w:rPr>
                <w:ins w:id="1896" w:author="Aleta Haflett" w:date="2014-11-03T16:02:00Z"/>
              </w:rPr>
            </w:pPr>
            <w:ins w:id="1897" w:author="Aleta Haflett" w:date="2014-11-03T16:02:00Z">
              <w:r>
                <w:t>13=Product attacked/consumed by pests/forest dwelling vermin</w:t>
              </w:r>
            </w:ins>
          </w:p>
          <w:p w14:paraId="0C4100FD" w14:textId="77777777" w:rsidR="00C16C46" w:rsidRDefault="00C16C46" w:rsidP="008128E9">
            <w:pPr>
              <w:rPr>
                <w:ins w:id="1898" w:author="Aleta Haflett" w:date="2014-11-03T16:02:00Z"/>
              </w:rPr>
            </w:pPr>
            <w:ins w:id="1899" w:author="Aleta Haflett" w:date="2014-11-03T16:02:00Z">
              <w:r>
                <w:t>14=Natural disasters</w:t>
              </w:r>
            </w:ins>
          </w:p>
          <w:p w14:paraId="1C9C07B7" w14:textId="77777777" w:rsidR="00C16C46" w:rsidRDefault="00C16C46" w:rsidP="008128E9">
            <w:pPr>
              <w:rPr>
                <w:ins w:id="1900" w:author="Aleta Haflett" w:date="2014-11-03T16:02:00Z"/>
              </w:rPr>
            </w:pPr>
            <w:ins w:id="1901" w:author="Aleta Haflett" w:date="2014-11-03T16:02:00Z">
              <w:r>
                <w:t xml:space="preserve">15=Climatic changes </w:t>
              </w:r>
            </w:ins>
          </w:p>
          <w:p w14:paraId="2817D0B6" w14:textId="515B4486" w:rsidR="00C16C46" w:rsidRDefault="00C16C46" w:rsidP="008128E9">
            <w:pPr>
              <w:rPr>
                <w:ins w:id="1902" w:author="Aleta Haflett" w:date="2014-11-03T15:54:00Z"/>
              </w:rPr>
            </w:pPr>
            <w:ins w:id="1903" w:author="Aleta Haflett" w:date="2014-11-03T16:02:00Z">
              <w:r>
                <w:t xml:space="preserve">97=Other, specify </w:t>
              </w:r>
            </w:ins>
          </w:p>
        </w:tc>
        <w:tc>
          <w:tcPr>
            <w:tcW w:w="4392" w:type="dxa"/>
          </w:tcPr>
          <w:p w14:paraId="08433F3A" w14:textId="77777777" w:rsidR="00866F30" w:rsidRDefault="00C16C46" w:rsidP="008128E9">
            <w:pPr>
              <w:rPr>
                <w:ins w:id="1904" w:author="Aleta Haflett" w:date="2014-11-03T16:03:00Z"/>
              </w:rPr>
            </w:pPr>
            <w:ins w:id="1905" w:author="Aleta Haflett" w:date="2014-11-03T16:03:00Z">
              <w:r>
                <w:t>1=It did not influence the harvest of forest products</w:t>
              </w:r>
            </w:ins>
          </w:p>
          <w:p w14:paraId="3FB012D2" w14:textId="77777777" w:rsidR="00C16C46" w:rsidRDefault="00C16C46" w:rsidP="008128E9">
            <w:pPr>
              <w:rPr>
                <w:ins w:id="1906" w:author="Aleta Haflett" w:date="2014-11-03T16:03:00Z"/>
              </w:rPr>
            </w:pPr>
            <w:ins w:id="1907" w:author="Aleta Haflett" w:date="2014-11-03T16:03:00Z">
              <w:r>
                <w:t>2=Increase collection time (including travelling to areas further away)</w:t>
              </w:r>
            </w:ins>
          </w:p>
          <w:p w14:paraId="78E2E68C" w14:textId="77777777" w:rsidR="00C16C46" w:rsidRDefault="00C16C46" w:rsidP="008128E9">
            <w:pPr>
              <w:rPr>
                <w:ins w:id="1908" w:author="Aleta Haflett" w:date="2014-11-03T16:03:00Z"/>
              </w:rPr>
            </w:pPr>
            <w:ins w:id="1909" w:author="Aleta Haflett" w:date="2014-11-03T16:03:00Z">
              <w:r>
                <w:t>3=Buy the product from other suppliers</w:t>
              </w:r>
            </w:ins>
          </w:p>
          <w:p w14:paraId="09A0DC5C" w14:textId="77777777" w:rsidR="00C16C46" w:rsidRDefault="00C16C46" w:rsidP="008128E9">
            <w:pPr>
              <w:rPr>
                <w:ins w:id="1910" w:author="Aleta Haflett" w:date="2014-11-03T16:03:00Z"/>
              </w:rPr>
            </w:pPr>
            <w:ins w:id="1911" w:author="Aleta Haflett" w:date="2014-11-03T16:03:00Z">
              <w:r>
                <w:t>4=Reduce harvesting of the product</w:t>
              </w:r>
            </w:ins>
          </w:p>
          <w:p w14:paraId="573FB91D" w14:textId="77777777" w:rsidR="00C16C46" w:rsidRDefault="00C16C46" w:rsidP="008128E9">
            <w:pPr>
              <w:rPr>
                <w:ins w:id="1912" w:author="Aleta Haflett" w:date="2014-11-03T16:04:00Z"/>
              </w:rPr>
            </w:pPr>
            <w:ins w:id="1913" w:author="Aleta Haflett" w:date="2014-11-03T16:04:00Z">
              <w:r>
                <w:t>5=Stop harvesting of the product</w:t>
              </w:r>
            </w:ins>
          </w:p>
          <w:p w14:paraId="3221909D" w14:textId="77777777" w:rsidR="00C16C46" w:rsidRDefault="00C16C46" w:rsidP="008128E9">
            <w:pPr>
              <w:rPr>
                <w:ins w:id="1914" w:author="Aleta Haflett" w:date="2014-11-03T16:04:00Z"/>
              </w:rPr>
            </w:pPr>
            <w:ins w:id="1915" w:author="Aleta Haflett" w:date="2014-11-03T16:04:00Z">
              <w:r>
                <w:t>6=Substitute with other type of forest products</w:t>
              </w:r>
            </w:ins>
          </w:p>
          <w:p w14:paraId="6EAEB14E" w14:textId="77777777" w:rsidR="00C16C46" w:rsidRDefault="00C16C46" w:rsidP="008128E9">
            <w:pPr>
              <w:rPr>
                <w:ins w:id="1916" w:author="Aleta Haflett" w:date="2014-11-03T16:04:00Z"/>
              </w:rPr>
            </w:pPr>
            <w:ins w:id="1917" w:author="Aleta Haflett" w:date="2014-11-03T16:04:00Z">
              <w:r>
                <w:t>7=Substitute with agricultural products</w:t>
              </w:r>
            </w:ins>
          </w:p>
          <w:p w14:paraId="0CC7609B" w14:textId="77777777" w:rsidR="00C16C46" w:rsidRDefault="00C16C46" w:rsidP="008128E9">
            <w:pPr>
              <w:rPr>
                <w:ins w:id="1918" w:author="Aleta Haflett" w:date="2014-11-03T16:04:00Z"/>
              </w:rPr>
            </w:pPr>
            <w:ins w:id="1919" w:author="Aleta Haflett" w:date="2014-11-03T16:04:00Z">
              <w:r>
                <w:t>8=Conserving standing trees</w:t>
              </w:r>
            </w:ins>
          </w:p>
          <w:p w14:paraId="2882762A" w14:textId="77777777" w:rsidR="00C16C46" w:rsidRDefault="00C16C46" w:rsidP="008128E9">
            <w:pPr>
              <w:rPr>
                <w:ins w:id="1920" w:author="Aleta Haflett" w:date="2014-11-03T16:04:00Z"/>
              </w:rPr>
            </w:pPr>
            <w:ins w:id="1921" w:author="Aleta Haflett" w:date="2014-11-03T16:04:00Z">
              <w:r>
                <w:t>9=Planting trees</w:t>
              </w:r>
            </w:ins>
          </w:p>
          <w:p w14:paraId="34AE8C24" w14:textId="70B99724" w:rsidR="00C16C46" w:rsidRDefault="00C16C46" w:rsidP="008128E9">
            <w:pPr>
              <w:rPr>
                <w:ins w:id="1922" w:author="Aleta Haflett" w:date="2014-11-03T15:54:00Z"/>
              </w:rPr>
            </w:pPr>
            <w:ins w:id="1923" w:author="Aleta Haflett" w:date="2014-11-03T16:05:00Z">
              <w:r>
                <w:t>10=Restricting access/use of forest</w:t>
              </w:r>
            </w:ins>
          </w:p>
        </w:tc>
      </w:tr>
    </w:tbl>
    <w:p w14:paraId="5E1F44BE" w14:textId="2FFBFA2F" w:rsidR="00866F30" w:rsidRDefault="00866F30" w:rsidP="00866F30">
      <w:pPr>
        <w:rPr>
          <w:ins w:id="1924" w:author="Aleta Haflett" w:date="2014-11-03T13:18:00Z"/>
        </w:rPr>
      </w:pPr>
    </w:p>
    <w:p w14:paraId="0106B9F4" w14:textId="77777777" w:rsidR="003C3B44" w:rsidRDefault="003C3B44" w:rsidP="00866F30">
      <w:pPr>
        <w:rPr>
          <w:ins w:id="1925" w:author="Aleta Haflett" w:date="2014-11-03T15:53:00Z"/>
        </w:rPr>
      </w:pPr>
    </w:p>
    <w:p w14:paraId="1792D701" w14:textId="77777777" w:rsidR="00866F30" w:rsidRDefault="00866F30" w:rsidP="00866F30">
      <w:pPr>
        <w:rPr>
          <w:ins w:id="1926" w:author="Aleta Haflett" w:date="2014-11-03T15:53:00Z"/>
        </w:rPr>
      </w:pPr>
    </w:p>
    <w:p w14:paraId="1144CC92" w14:textId="77777777" w:rsidR="00017FA1" w:rsidRDefault="00017FA1" w:rsidP="00866F30">
      <w:pPr>
        <w:rPr>
          <w:ins w:id="1927" w:author="Aleta Haflett" w:date="2014-11-03T16:05:00Z"/>
        </w:rPr>
      </w:pPr>
    </w:p>
    <w:p w14:paraId="3EADF38B" w14:textId="77777777" w:rsidR="004C374D" w:rsidRDefault="004C374D" w:rsidP="00866F30">
      <w:pPr>
        <w:rPr>
          <w:b/>
        </w:rPr>
      </w:pPr>
    </w:p>
    <w:p w14:paraId="3264F51D" w14:textId="77777777" w:rsidR="004C374D" w:rsidRDefault="004C374D" w:rsidP="00866F30">
      <w:pPr>
        <w:rPr>
          <w:b/>
        </w:rPr>
      </w:pPr>
    </w:p>
    <w:p w14:paraId="7A1876B7" w14:textId="732BEB33" w:rsidR="003C3B44" w:rsidRPr="008E7E6A" w:rsidRDefault="004C374D" w:rsidP="00866F30">
      <w:pPr>
        <w:rPr>
          <w:ins w:id="1928" w:author="Aleta Haflett" w:date="2014-11-03T12:47:00Z"/>
          <w:b/>
        </w:rPr>
      </w:pPr>
      <w:r>
        <w:rPr>
          <w:b/>
        </w:rPr>
        <w:lastRenderedPageBreak/>
        <w:t xml:space="preserve">Section L : </w:t>
      </w:r>
      <w:ins w:id="1929" w:author="Aleta Haflett" w:date="2014-11-03T13:18:00Z">
        <w:r w:rsidR="003C3B44">
          <w:rPr>
            <w:b/>
          </w:rPr>
          <w:t xml:space="preserve">Income from Off-Farm labor and </w:t>
        </w:r>
      </w:ins>
      <w:ins w:id="1930" w:author="Aleta Haflett" w:date="2014-11-03T15:41:00Z">
        <w:r w:rsidR="00866F30">
          <w:rPr>
            <w:b/>
          </w:rPr>
          <w:t>Remittances</w:t>
        </w:r>
      </w:ins>
    </w:p>
    <w:p w14:paraId="382CC0BA" w14:textId="77777777" w:rsidR="00E74210" w:rsidRDefault="00E74210" w:rsidP="006D5C10">
      <w:pPr>
        <w:spacing w:after="0" w:line="240" w:lineRule="auto"/>
        <w:contextualSpacing/>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14:paraId="3A2596D5" w14:textId="77777777" w:rsidTr="004C374D">
        <w:trPr>
          <w:jc w:val="center"/>
        </w:trPr>
        <w:tc>
          <w:tcPr>
            <w:tcW w:w="707" w:type="dxa"/>
          </w:tcPr>
          <w:p w14:paraId="00AE10B1" w14:textId="77777777" w:rsidR="004C374D" w:rsidRPr="006D5C10" w:rsidRDefault="004C374D" w:rsidP="006D5C10"/>
        </w:tc>
        <w:tc>
          <w:tcPr>
            <w:tcW w:w="2617" w:type="dxa"/>
          </w:tcPr>
          <w:p w14:paraId="2B749D2F" w14:textId="57C376B6" w:rsidR="004C374D" w:rsidRPr="006D5C10" w:rsidRDefault="004C374D" w:rsidP="006D5C10"/>
        </w:tc>
        <w:tc>
          <w:tcPr>
            <w:tcW w:w="2526" w:type="dxa"/>
          </w:tcPr>
          <w:p w14:paraId="33BED0B1" w14:textId="4F26B4D8" w:rsidR="004C374D" w:rsidRPr="006D5C10" w:rsidRDefault="004C374D" w:rsidP="006D5C10">
            <w:r>
              <w:t>L.1</w:t>
            </w:r>
          </w:p>
        </w:tc>
        <w:tc>
          <w:tcPr>
            <w:tcW w:w="1647" w:type="dxa"/>
          </w:tcPr>
          <w:p w14:paraId="3A58EE1E" w14:textId="79850932" w:rsidR="004C374D" w:rsidRDefault="004C374D" w:rsidP="001512DD">
            <w:pPr>
              <w:contextualSpacing/>
            </w:pPr>
            <w:r>
              <w:t>L.2</w:t>
            </w:r>
          </w:p>
        </w:tc>
        <w:tc>
          <w:tcPr>
            <w:tcW w:w="2085" w:type="dxa"/>
          </w:tcPr>
          <w:p w14:paraId="00B3CA3F" w14:textId="7FBEBA12" w:rsidR="004C374D" w:rsidRDefault="004C374D" w:rsidP="006D5C10">
            <w:pPr>
              <w:contextualSpacing/>
            </w:pPr>
            <w:r>
              <w:t>L.3</w:t>
            </w:r>
          </w:p>
        </w:tc>
        <w:tc>
          <w:tcPr>
            <w:tcW w:w="1996" w:type="dxa"/>
          </w:tcPr>
          <w:p w14:paraId="0C628218" w14:textId="52F54EEE" w:rsidR="004C374D" w:rsidRDefault="004C374D" w:rsidP="001512DD">
            <w:pPr>
              <w:contextualSpacing/>
            </w:pPr>
            <w:r>
              <w:t>L.4</w:t>
            </w:r>
          </w:p>
        </w:tc>
      </w:tr>
      <w:tr w:rsidR="004C374D" w14:paraId="060636AB" w14:textId="77777777" w:rsidTr="004C374D">
        <w:trPr>
          <w:jc w:val="center"/>
        </w:trPr>
        <w:tc>
          <w:tcPr>
            <w:tcW w:w="707" w:type="dxa"/>
          </w:tcPr>
          <w:p w14:paraId="467D3BE7" w14:textId="77777777" w:rsidR="004C374D" w:rsidRPr="006D5C10" w:rsidRDefault="004C374D" w:rsidP="006D5C10"/>
        </w:tc>
        <w:tc>
          <w:tcPr>
            <w:tcW w:w="2617" w:type="dxa"/>
          </w:tcPr>
          <w:p w14:paraId="5773C6B4" w14:textId="30C31158" w:rsidR="004C374D" w:rsidRPr="006D5C10" w:rsidRDefault="004C374D" w:rsidP="006D5C10"/>
        </w:tc>
        <w:tc>
          <w:tcPr>
            <w:tcW w:w="2526" w:type="dxa"/>
          </w:tcPr>
          <w:p w14:paraId="52CF9182" w14:textId="39C265E9" w:rsidR="004C374D" w:rsidRDefault="004C374D" w:rsidP="006D5C10">
            <w:r w:rsidRPr="006D5C10">
              <w:t>Did any of the household members receive cash or in-kind payments for service or labor for</w:t>
            </w:r>
            <w:r>
              <w:t xml:space="preserve"> the following?</w:t>
            </w:r>
          </w:p>
          <w:p w14:paraId="71CC71CF" w14:textId="77777777" w:rsidR="004C374D" w:rsidRDefault="004C374D" w:rsidP="003C0031">
            <w:r>
              <w:t>0=No; 1=Yes</w:t>
            </w:r>
          </w:p>
          <w:p w14:paraId="48D31338" w14:textId="4B370E0E" w:rsidR="004C374D" w:rsidRPr="004C374D" w:rsidRDefault="004C374D" w:rsidP="003C0031">
            <w:pPr>
              <w:rPr>
                <w:i/>
              </w:rPr>
            </w:pPr>
            <w:r>
              <w:rPr>
                <w:i/>
              </w:rPr>
              <w:t>If 0, skip to next activity</w:t>
            </w:r>
          </w:p>
        </w:tc>
        <w:tc>
          <w:tcPr>
            <w:tcW w:w="1647" w:type="dxa"/>
          </w:tcPr>
          <w:p w14:paraId="64952DDF" w14:textId="02824DBF" w:rsidR="004C374D" w:rsidRDefault="004C374D" w:rsidP="001512DD">
            <w:pPr>
              <w:contextualSpacing/>
            </w:pPr>
            <w:r>
              <w:t>Which members received cash or in-kind payments for each activity?</w:t>
            </w:r>
          </w:p>
        </w:tc>
        <w:tc>
          <w:tcPr>
            <w:tcW w:w="2085" w:type="dxa"/>
          </w:tcPr>
          <w:p w14:paraId="4A0DBEBE" w14:textId="7D152229" w:rsidR="004C374D" w:rsidRDefault="004C374D" w:rsidP="006D5C10">
            <w:pPr>
              <w:contextualSpacing/>
            </w:pPr>
            <w:r>
              <w:t>How much cash did each person receive for each task over the past 12 months?</w:t>
            </w:r>
          </w:p>
        </w:tc>
        <w:tc>
          <w:tcPr>
            <w:tcW w:w="1996" w:type="dxa"/>
          </w:tcPr>
          <w:p w14:paraId="0C5B6D19" w14:textId="492A9700" w:rsidR="004C374D" w:rsidRDefault="004C374D" w:rsidP="001512DD">
            <w:pPr>
              <w:contextualSpacing/>
            </w:pPr>
            <w:r>
              <w:t>How much (in ZMK equivalent values) in-kind payments did each person receive for each task over the past 12 months?</w:t>
            </w:r>
          </w:p>
        </w:tc>
      </w:tr>
      <w:tr w:rsidR="004C374D" w14:paraId="20BDD0AB" w14:textId="77777777" w:rsidTr="004C374D">
        <w:trPr>
          <w:trHeight w:val="90"/>
          <w:jc w:val="center"/>
        </w:trPr>
        <w:tc>
          <w:tcPr>
            <w:tcW w:w="707" w:type="dxa"/>
            <w:vMerge w:val="restart"/>
          </w:tcPr>
          <w:p w14:paraId="5B79C513" w14:textId="2B8DAF58" w:rsidR="004C374D" w:rsidRDefault="004C374D" w:rsidP="003C0031">
            <w:pPr>
              <w:contextualSpacing/>
            </w:pPr>
            <w:r>
              <w:t>a</w:t>
            </w:r>
          </w:p>
        </w:tc>
        <w:tc>
          <w:tcPr>
            <w:tcW w:w="2617" w:type="dxa"/>
            <w:vMerge w:val="restart"/>
          </w:tcPr>
          <w:p w14:paraId="61C665F4" w14:textId="4D6FF794" w:rsidR="004C374D" w:rsidRDefault="004C374D" w:rsidP="003C0031">
            <w:pPr>
              <w:contextualSpacing/>
            </w:pPr>
            <w:r>
              <w:t>Work on a small-holder farm</w:t>
            </w:r>
          </w:p>
        </w:tc>
        <w:tc>
          <w:tcPr>
            <w:tcW w:w="2526" w:type="dxa"/>
            <w:vMerge w:val="restart"/>
          </w:tcPr>
          <w:p w14:paraId="24128608" w14:textId="10F9FF5E" w:rsidR="004C374D" w:rsidRDefault="004C374D" w:rsidP="003C0031">
            <w:pPr>
              <w:contextualSpacing/>
            </w:pPr>
          </w:p>
        </w:tc>
        <w:tc>
          <w:tcPr>
            <w:tcW w:w="1647" w:type="dxa"/>
          </w:tcPr>
          <w:p w14:paraId="2B87BFA1" w14:textId="77777777" w:rsidR="004C374D" w:rsidRDefault="004C374D" w:rsidP="003C0031">
            <w:pPr>
              <w:contextualSpacing/>
            </w:pPr>
          </w:p>
        </w:tc>
        <w:tc>
          <w:tcPr>
            <w:tcW w:w="2085" w:type="dxa"/>
          </w:tcPr>
          <w:p w14:paraId="11CF4AE6" w14:textId="77777777" w:rsidR="004C374D" w:rsidRDefault="004C374D" w:rsidP="003C0031">
            <w:pPr>
              <w:contextualSpacing/>
            </w:pPr>
          </w:p>
        </w:tc>
        <w:tc>
          <w:tcPr>
            <w:tcW w:w="1996" w:type="dxa"/>
          </w:tcPr>
          <w:p w14:paraId="71BCCF63" w14:textId="01155C6F" w:rsidR="004C374D" w:rsidRDefault="004C374D" w:rsidP="003C0031">
            <w:pPr>
              <w:contextualSpacing/>
            </w:pPr>
          </w:p>
        </w:tc>
      </w:tr>
      <w:tr w:rsidR="004C374D" w14:paraId="315EAE77" w14:textId="77777777" w:rsidTr="004C374D">
        <w:trPr>
          <w:trHeight w:val="90"/>
          <w:jc w:val="center"/>
        </w:trPr>
        <w:tc>
          <w:tcPr>
            <w:tcW w:w="707" w:type="dxa"/>
            <w:vMerge/>
          </w:tcPr>
          <w:p w14:paraId="7CD36DF6" w14:textId="77777777" w:rsidR="004C374D" w:rsidRDefault="004C374D" w:rsidP="001512DD">
            <w:pPr>
              <w:contextualSpacing/>
            </w:pPr>
          </w:p>
        </w:tc>
        <w:tc>
          <w:tcPr>
            <w:tcW w:w="2617" w:type="dxa"/>
            <w:vMerge/>
          </w:tcPr>
          <w:p w14:paraId="02C0CE23" w14:textId="698A61B6" w:rsidR="004C374D" w:rsidRDefault="004C374D" w:rsidP="001512DD">
            <w:pPr>
              <w:contextualSpacing/>
            </w:pPr>
          </w:p>
        </w:tc>
        <w:tc>
          <w:tcPr>
            <w:tcW w:w="2526" w:type="dxa"/>
            <w:vMerge/>
          </w:tcPr>
          <w:p w14:paraId="39B0BC47" w14:textId="77777777" w:rsidR="004C374D" w:rsidRDefault="004C374D" w:rsidP="001512DD">
            <w:pPr>
              <w:contextualSpacing/>
            </w:pPr>
          </w:p>
        </w:tc>
        <w:tc>
          <w:tcPr>
            <w:tcW w:w="1647" w:type="dxa"/>
          </w:tcPr>
          <w:p w14:paraId="2864A250" w14:textId="77777777" w:rsidR="004C374D" w:rsidRDefault="004C374D" w:rsidP="001512DD">
            <w:pPr>
              <w:contextualSpacing/>
            </w:pPr>
          </w:p>
        </w:tc>
        <w:tc>
          <w:tcPr>
            <w:tcW w:w="2085" w:type="dxa"/>
          </w:tcPr>
          <w:p w14:paraId="37B3A031" w14:textId="77777777" w:rsidR="004C374D" w:rsidRDefault="004C374D" w:rsidP="001512DD">
            <w:pPr>
              <w:contextualSpacing/>
            </w:pPr>
          </w:p>
        </w:tc>
        <w:tc>
          <w:tcPr>
            <w:tcW w:w="1996" w:type="dxa"/>
          </w:tcPr>
          <w:p w14:paraId="5677149D" w14:textId="51BF0661" w:rsidR="004C374D" w:rsidRDefault="004C374D" w:rsidP="001512DD">
            <w:pPr>
              <w:contextualSpacing/>
            </w:pPr>
          </w:p>
        </w:tc>
      </w:tr>
      <w:tr w:rsidR="004C374D" w14:paraId="16C735E5" w14:textId="77777777" w:rsidTr="004C374D">
        <w:trPr>
          <w:trHeight w:val="90"/>
          <w:jc w:val="center"/>
        </w:trPr>
        <w:tc>
          <w:tcPr>
            <w:tcW w:w="707" w:type="dxa"/>
            <w:vMerge/>
          </w:tcPr>
          <w:p w14:paraId="4FA44F7E" w14:textId="77777777" w:rsidR="004C374D" w:rsidRDefault="004C374D" w:rsidP="0015117F">
            <w:pPr>
              <w:contextualSpacing/>
            </w:pPr>
          </w:p>
        </w:tc>
        <w:tc>
          <w:tcPr>
            <w:tcW w:w="2617" w:type="dxa"/>
            <w:vMerge/>
          </w:tcPr>
          <w:p w14:paraId="1857E67F" w14:textId="562E7751" w:rsidR="004C374D" w:rsidRDefault="004C374D" w:rsidP="0015117F">
            <w:pPr>
              <w:contextualSpacing/>
            </w:pPr>
          </w:p>
        </w:tc>
        <w:tc>
          <w:tcPr>
            <w:tcW w:w="2526" w:type="dxa"/>
            <w:vMerge/>
          </w:tcPr>
          <w:p w14:paraId="7F3252C0" w14:textId="77777777" w:rsidR="004C374D" w:rsidRDefault="004C374D" w:rsidP="0015117F">
            <w:pPr>
              <w:contextualSpacing/>
            </w:pPr>
          </w:p>
        </w:tc>
        <w:tc>
          <w:tcPr>
            <w:tcW w:w="1647" w:type="dxa"/>
          </w:tcPr>
          <w:p w14:paraId="05A818CB" w14:textId="77777777" w:rsidR="004C374D" w:rsidRDefault="004C374D" w:rsidP="0015117F">
            <w:pPr>
              <w:contextualSpacing/>
            </w:pPr>
          </w:p>
        </w:tc>
        <w:tc>
          <w:tcPr>
            <w:tcW w:w="2085" w:type="dxa"/>
          </w:tcPr>
          <w:p w14:paraId="1CCBCE88" w14:textId="77777777" w:rsidR="004C374D" w:rsidRDefault="004C374D" w:rsidP="0015117F">
            <w:pPr>
              <w:contextualSpacing/>
            </w:pPr>
          </w:p>
        </w:tc>
        <w:tc>
          <w:tcPr>
            <w:tcW w:w="1996" w:type="dxa"/>
          </w:tcPr>
          <w:p w14:paraId="36708C68" w14:textId="6C048D28" w:rsidR="004C374D" w:rsidRDefault="004C374D" w:rsidP="0015117F">
            <w:pPr>
              <w:contextualSpacing/>
            </w:pPr>
          </w:p>
        </w:tc>
      </w:tr>
      <w:tr w:rsidR="004C374D" w14:paraId="63997DC9" w14:textId="77777777" w:rsidTr="004C374D">
        <w:trPr>
          <w:trHeight w:val="90"/>
          <w:jc w:val="center"/>
        </w:trPr>
        <w:tc>
          <w:tcPr>
            <w:tcW w:w="707" w:type="dxa"/>
            <w:vMerge w:val="restart"/>
          </w:tcPr>
          <w:p w14:paraId="734F285E" w14:textId="758C7A30" w:rsidR="004C374D" w:rsidRDefault="004C374D" w:rsidP="009A059D">
            <w:pPr>
              <w:contextualSpacing/>
            </w:pPr>
            <w:r>
              <w:t>b</w:t>
            </w:r>
          </w:p>
        </w:tc>
        <w:tc>
          <w:tcPr>
            <w:tcW w:w="2617" w:type="dxa"/>
            <w:vMerge w:val="restart"/>
          </w:tcPr>
          <w:p w14:paraId="73EEB0B9" w14:textId="6D8A7248" w:rsidR="004C374D" w:rsidRDefault="004C374D" w:rsidP="004C374D">
            <w:pPr>
              <w:ind w:left="-707" w:firstLine="707"/>
              <w:contextualSpacing/>
            </w:pPr>
            <w:r>
              <w:t>Work on a large-holder farm</w:t>
            </w:r>
          </w:p>
        </w:tc>
        <w:tc>
          <w:tcPr>
            <w:tcW w:w="2526" w:type="dxa"/>
            <w:vMerge w:val="restart"/>
          </w:tcPr>
          <w:p w14:paraId="26FE9182" w14:textId="77777777" w:rsidR="004C374D" w:rsidRDefault="004C374D" w:rsidP="009A059D">
            <w:pPr>
              <w:contextualSpacing/>
            </w:pPr>
          </w:p>
        </w:tc>
        <w:tc>
          <w:tcPr>
            <w:tcW w:w="1647" w:type="dxa"/>
          </w:tcPr>
          <w:p w14:paraId="0F20FC13" w14:textId="77777777" w:rsidR="004C374D" w:rsidRDefault="004C374D" w:rsidP="009A059D">
            <w:pPr>
              <w:contextualSpacing/>
            </w:pPr>
          </w:p>
        </w:tc>
        <w:tc>
          <w:tcPr>
            <w:tcW w:w="2085" w:type="dxa"/>
          </w:tcPr>
          <w:p w14:paraId="7F732231" w14:textId="77777777" w:rsidR="004C374D" w:rsidRDefault="004C374D" w:rsidP="009A059D">
            <w:pPr>
              <w:contextualSpacing/>
            </w:pPr>
          </w:p>
        </w:tc>
        <w:tc>
          <w:tcPr>
            <w:tcW w:w="1996" w:type="dxa"/>
          </w:tcPr>
          <w:p w14:paraId="7EF3A1F7" w14:textId="77777777" w:rsidR="004C374D" w:rsidRDefault="004C374D" w:rsidP="009A059D">
            <w:pPr>
              <w:contextualSpacing/>
            </w:pPr>
          </w:p>
        </w:tc>
      </w:tr>
      <w:tr w:rsidR="004C374D" w14:paraId="25BC8C02" w14:textId="77777777" w:rsidTr="004C374D">
        <w:trPr>
          <w:trHeight w:val="90"/>
          <w:jc w:val="center"/>
        </w:trPr>
        <w:tc>
          <w:tcPr>
            <w:tcW w:w="707" w:type="dxa"/>
            <w:vMerge/>
          </w:tcPr>
          <w:p w14:paraId="4951468C" w14:textId="77777777" w:rsidR="004C374D" w:rsidRDefault="004C374D" w:rsidP="009A059D">
            <w:pPr>
              <w:contextualSpacing/>
            </w:pPr>
          </w:p>
        </w:tc>
        <w:tc>
          <w:tcPr>
            <w:tcW w:w="2617" w:type="dxa"/>
            <w:vMerge/>
          </w:tcPr>
          <w:p w14:paraId="127B6801" w14:textId="3ECC93DC" w:rsidR="004C374D" w:rsidRDefault="004C374D" w:rsidP="009A059D">
            <w:pPr>
              <w:contextualSpacing/>
            </w:pPr>
          </w:p>
        </w:tc>
        <w:tc>
          <w:tcPr>
            <w:tcW w:w="2526" w:type="dxa"/>
            <w:vMerge/>
          </w:tcPr>
          <w:p w14:paraId="2351BBFE" w14:textId="77777777" w:rsidR="004C374D" w:rsidRDefault="004C374D" w:rsidP="009A059D">
            <w:pPr>
              <w:contextualSpacing/>
            </w:pPr>
          </w:p>
        </w:tc>
        <w:tc>
          <w:tcPr>
            <w:tcW w:w="1647" w:type="dxa"/>
          </w:tcPr>
          <w:p w14:paraId="11A5B9A5" w14:textId="77777777" w:rsidR="004C374D" w:rsidRDefault="004C374D" w:rsidP="009A059D">
            <w:pPr>
              <w:contextualSpacing/>
            </w:pPr>
          </w:p>
        </w:tc>
        <w:tc>
          <w:tcPr>
            <w:tcW w:w="2085" w:type="dxa"/>
          </w:tcPr>
          <w:p w14:paraId="1DCFB587" w14:textId="77777777" w:rsidR="004C374D" w:rsidRDefault="004C374D" w:rsidP="009A059D">
            <w:pPr>
              <w:contextualSpacing/>
            </w:pPr>
          </w:p>
        </w:tc>
        <w:tc>
          <w:tcPr>
            <w:tcW w:w="1996" w:type="dxa"/>
          </w:tcPr>
          <w:p w14:paraId="4473B391" w14:textId="77777777" w:rsidR="004C374D" w:rsidRDefault="004C374D" w:rsidP="009A059D">
            <w:pPr>
              <w:contextualSpacing/>
            </w:pPr>
          </w:p>
        </w:tc>
      </w:tr>
      <w:tr w:rsidR="004C374D" w14:paraId="0F66182B" w14:textId="77777777" w:rsidTr="004C374D">
        <w:trPr>
          <w:trHeight w:val="90"/>
          <w:jc w:val="center"/>
        </w:trPr>
        <w:tc>
          <w:tcPr>
            <w:tcW w:w="707" w:type="dxa"/>
            <w:vMerge/>
          </w:tcPr>
          <w:p w14:paraId="489B30DC" w14:textId="77777777" w:rsidR="004C374D" w:rsidRDefault="004C374D" w:rsidP="009A059D">
            <w:pPr>
              <w:contextualSpacing/>
            </w:pPr>
          </w:p>
        </w:tc>
        <w:tc>
          <w:tcPr>
            <w:tcW w:w="2617" w:type="dxa"/>
            <w:vMerge/>
          </w:tcPr>
          <w:p w14:paraId="4D53E365" w14:textId="4E0C4AB7" w:rsidR="004C374D" w:rsidRDefault="004C374D" w:rsidP="009A059D">
            <w:pPr>
              <w:contextualSpacing/>
            </w:pPr>
          </w:p>
        </w:tc>
        <w:tc>
          <w:tcPr>
            <w:tcW w:w="2526" w:type="dxa"/>
            <w:vMerge/>
          </w:tcPr>
          <w:p w14:paraId="26477C26" w14:textId="77777777" w:rsidR="004C374D" w:rsidRDefault="004C374D" w:rsidP="009A059D">
            <w:pPr>
              <w:contextualSpacing/>
            </w:pPr>
          </w:p>
        </w:tc>
        <w:tc>
          <w:tcPr>
            <w:tcW w:w="1647" w:type="dxa"/>
          </w:tcPr>
          <w:p w14:paraId="1F728B35" w14:textId="77777777" w:rsidR="004C374D" w:rsidRDefault="004C374D" w:rsidP="009A059D">
            <w:pPr>
              <w:contextualSpacing/>
            </w:pPr>
          </w:p>
        </w:tc>
        <w:tc>
          <w:tcPr>
            <w:tcW w:w="2085" w:type="dxa"/>
          </w:tcPr>
          <w:p w14:paraId="08533C16" w14:textId="77777777" w:rsidR="004C374D" w:rsidRDefault="004C374D" w:rsidP="009A059D">
            <w:pPr>
              <w:contextualSpacing/>
            </w:pPr>
          </w:p>
        </w:tc>
        <w:tc>
          <w:tcPr>
            <w:tcW w:w="1996" w:type="dxa"/>
          </w:tcPr>
          <w:p w14:paraId="7C34C492" w14:textId="77777777" w:rsidR="004C374D" w:rsidRDefault="004C374D" w:rsidP="009A059D">
            <w:pPr>
              <w:contextualSpacing/>
            </w:pPr>
          </w:p>
        </w:tc>
      </w:tr>
      <w:tr w:rsidR="004C374D" w14:paraId="60394723" w14:textId="77777777" w:rsidTr="004C374D">
        <w:trPr>
          <w:trHeight w:val="90"/>
          <w:jc w:val="center"/>
        </w:trPr>
        <w:tc>
          <w:tcPr>
            <w:tcW w:w="707" w:type="dxa"/>
            <w:vMerge w:val="restart"/>
          </w:tcPr>
          <w:p w14:paraId="2EF4E6CB" w14:textId="29388D02" w:rsidR="004C374D" w:rsidRDefault="004C374D" w:rsidP="0015117F">
            <w:pPr>
              <w:contextualSpacing/>
            </w:pPr>
            <w:r>
              <w:t>c</w:t>
            </w:r>
          </w:p>
        </w:tc>
        <w:tc>
          <w:tcPr>
            <w:tcW w:w="2617" w:type="dxa"/>
            <w:vMerge w:val="restart"/>
          </w:tcPr>
          <w:p w14:paraId="5AB9D84D" w14:textId="04AE54B9" w:rsidR="004C374D" w:rsidRDefault="004C374D" w:rsidP="0015117F">
            <w:pPr>
              <w:contextualSpacing/>
            </w:pPr>
            <w:r>
              <w:t>Work in a factory or other industrial work, or in a mine</w:t>
            </w:r>
          </w:p>
        </w:tc>
        <w:tc>
          <w:tcPr>
            <w:tcW w:w="2526" w:type="dxa"/>
            <w:vMerge w:val="restart"/>
          </w:tcPr>
          <w:p w14:paraId="26ABE208" w14:textId="77777777" w:rsidR="004C374D" w:rsidRDefault="004C374D" w:rsidP="0015117F">
            <w:pPr>
              <w:contextualSpacing/>
            </w:pPr>
          </w:p>
        </w:tc>
        <w:tc>
          <w:tcPr>
            <w:tcW w:w="1647" w:type="dxa"/>
          </w:tcPr>
          <w:p w14:paraId="2B0B2180" w14:textId="77777777" w:rsidR="004C374D" w:rsidRDefault="004C374D" w:rsidP="0015117F">
            <w:pPr>
              <w:contextualSpacing/>
            </w:pPr>
          </w:p>
        </w:tc>
        <w:tc>
          <w:tcPr>
            <w:tcW w:w="2085" w:type="dxa"/>
          </w:tcPr>
          <w:p w14:paraId="6511081C" w14:textId="77777777" w:rsidR="004C374D" w:rsidRDefault="004C374D" w:rsidP="0015117F">
            <w:pPr>
              <w:contextualSpacing/>
            </w:pPr>
          </w:p>
        </w:tc>
        <w:tc>
          <w:tcPr>
            <w:tcW w:w="1996" w:type="dxa"/>
          </w:tcPr>
          <w:p w14:paraId="5971077E" w14:textId="77777777" w:rsidR="004C374D" w:rsidRDefault="004C374D" w:rsidP="0015117F">
            <w:pPr>
              <w:contextualSpacing/>
            </w:pPr>
          </w:p>
        </w:tc>
      </w:tr>
      <w:tr w:rsidR="004C374D" w14:paraId="3233288D" w14:textId="77777777" w:rsidTr="004C374D">
        <w:trPr>
          <w:trHeight w:val="90"/>
          <w:jc w:val="center"/>
        </w:trPr>
        <w:tc>
          <w:tcPr>
            <w:tcW w:w="707" w:type="dxa"/>
            <w:vMerge/>
          </w:tcPr>
          <w:p w14:paraId="2B191FB6" w14:textId="77777777" w:rsidR="004C374D" w:rsidRDefault="004C374D" w:rsidP="009A059D">
            <w:pPr>
              <w:contextualSpacing/>
            </w:pPr>
          </w:p>
        </w:tc>
        <w:tc>
          <w:tcPr>
            <w:tcW w:w="2617" w:type="dxa"/>
            <w:vMerge/>
          </w:tcPr>
          <w:p w14:paraId="106AE5CE" w14:textId="0446CC52" w:rsidR="004C374D" w:rsidRDefault="004C374D" w:rsidP="009A059D">
            <w:pPr>
              <w:contextualSpacing/>
            </w:pPr>
          </w:p>
        </w:tc>
        <w:tc>
          <w:tcPr>
            <w:tcW w:w="2526" w:type="dxa"/>
            <w:vMerge/>
          </w:tcPr>
          <w:p w14:paraId="6FFECC60" w14:textId="77777777" w:rsidR="004C374D" w:rsidRDefault="004C374D" w:rsidP="009A059D">
            <w:pPr>
              <w:contextualSpacing/>
            </w:pPr>
          </w:p>
        </w:tc>
        <w:tc>
          <w:tcPr>
            <w:tcW w:w="1647" w:type="dxa"/>
          </w:tcPr>
          <w:p w14:paraId="1CF37617" w14:textId="77777777" w:rsidR="004C374D" w:rsidRDefault="004C374D" w:rsidP="009A059D">
            <w:pPr>
              <w:contextualSpacing/>
            </w:pPr>
          </w:p>
        </w:tc>
        <w:tc>
          <w:tcPr>
            <w:tcW w:w="2085" w:type="dxa"/>
          </w:tcPr>
          <w:p w14:paraId="43060388" w14:textId="77777777" w:rsidR="004C374D" w:rsidRDefault="004C374D" w:rsidP="009A059D">
            <w:pPr>
              <w:contextualSpacing/>
            </w:pPr>
          </w:p>
        </w:tc>
        <w:tc>
          <w:tcPr>
            <w:tcW w:w="1996" w:type="dxa"/>
          </w:tcPr>
          <w:p w14:paraId="58C25491" w14:textId="77777777" w:rsidR="004C374D" w:rsidRDefault="004C374D" w:rsidP="009A059D">
            <w:pPr>
              <w:contextualSpacing/>
            </w:pPr>
          </w:p>
        </w:tc>
      </w:tr>
      <w:tr w:rsidR="004C374D" w14:paraId="69F49E64" w14:textId="77777777" w:rsidTr="004C374D">
        <w:trPr>
          <w:trHeight w:val="90"/>
          <w:jc w:val="center"/>
        </w:trPr>
        <w:tc>
          <w:tcPr>
            <w:tcW w:w="707" w:type="dxa"/>
            <w:vMerge/>
          </w:tcPr>
          <w:p w14:paraId="6D9429DC" w14:textId="77777777" w:rsidR="004C374D" w:rsidRDefault="004C374D" w:rsidP="009A059D">
            <w:pPr>
              <w:contextualSpacing/>
            </w:pPr>
          </w:p>
        </w:tc>
        <w:tc>
          <w:tcPr>
            <w:tcW w:w="2617" w:type="dxa"/>
            <w:vMerge/>
          </w:tcPr>
          <w:p w14:paraId="6FA775F2" w14:textId="7DE24C40" w:rsidR="004C374D" w:rsidRDefault="004C374D" w:rsidP="009A059D">
            <w:pPr>
              <w:contextualSpacing/>
            </w:pPr>
          </w:p>
        </w:tc>
        <w:tc>
          <w:tcPr>
            <w:tcW w:w="2526" w:type="dxa"/>
            <w:vMerge/>
          </w:tcPr>
          <w:p w14:paraId="0664C51F" w14:textId="77777777" w:rsidR="004C374D" w:rsidRDefault="004C374D" w:rsidP="009A059D">
            <w:pPr>
              <w:contextualSpacing/>
            </w:pPr>
          </w:p>
        </w:tc>
        <w:tc>
          <w:tcPr>
            <w:tcW w:w="1647" w:type="dxa"/>
          </w:tcPr>
          <w:p w14:paraId="62EAE1A5" w14:textId="77777777" w:rsidR="004C374D" w:rsidRDefault="004C374D" w:rsidP="009A059D">
            <w:pPr>
              <w:contextualSpacing/>
            </w:pPr>
          </w:p>
        </w:tc>
        <w:tc>
          <w:tcPr>
            <w:tcW w:w="2085" w:type="dxa"/>
          </w:tcPr>
          <w:p w14:paraId="67DF574C" w14:textId="77777777" w:rsidR="004C374D" w:rsidRDefault="004C374D" w:rsidP="009A059D">
            <w:pPr>
              <w:contextualSpacing/>
            </w:pPr>
          </w:p>
        </w:tc>
        <w:tc>
          <w:tcPr>
            <w:tcW w:w="1996" w:type="dxa"/>
          </w:tcPr>
          <w:p w14:paraId="7E24EF13" w14:textId="77777777" w:rsidR="004C374D" w:rsidRDefault="004C374D" w:rsidP="009A059D">
            <w:pPr>
              <w:contextualSpacing/>
            </w:pPr>
          </w:p>
        </w:tc>
      </w:tr>
      <w:tr w:rsidR="004C374D" w14:paraId="42BF6AB1" w14:textId="77777777" w:rsidTr="004C374D">
        <w:trPr>
          <w:trHeight w:val="90"/>
          <w:jc w:val="center"/>
        </w:trPr>
        <w:tc>
          <w:tcPr>
            <w:tcW w:w="707" w:type="dxa"/>
            <w:vMerge w:val="restart"/>
          </w:tcPr>
          <w:p w14:paraId="4D8784E4" w14:textId="79864C15" w:rsidR="004C374D" w:rsidRDefault="004C374D" w:rsidP="0015117F">
            <w:pPr>
              <w:contextualSpacing/>
            </w:pPr>
            <w:r>
              <w:t>d</w:t>
            </w:r>
          </w:p>
        </w:tc>
        <w:tc>
          <w:tcPr>
            <w:tcW w:w="2617" w:type="dxa"/>
            <w:vMerge w:val="restart"/>
          </w:tcPr>
          <w:p w14:paraId="686D5125" w14:textId="6816CB70" w:rsidR="004C374D" w:rsidRDefault="004C374D" w:rsidP="0015117F">
            <w:pPr>
              <w:contextualSpacing/>
            </w:pPr>
            <w:r>
              <w:t>Work as a teacher, health worker, or agricultural officer</w:t>
            </w:r>
          </w:p>
        </w:tc>
        <w:tc>
          <w:tcPr>
            <w:tcW w:w="2526" w:type="dxa"/>
            <w:vMerge w:val="restart"/>
          </w:tcPr>
          <w:p w14:paraId="44CEEB15" w14:textId="77777777" w:rsidR="004C374D" w:rsidRDefault="004C374D" w:rsidP="0015117F">
            <w:pPr>
              <w:contextualSpacing/>
            </w:pPr>
          </w:p>
        </w:tc>
        <w:tc>
          <w:tcPr>
            <w:tcW w:w="1647" w:type="dxa"/>
          </w:tcPr>
          <w:p w14:paraId="511D5B05" w14:textId="77777777" w:rsidR="004C374D" w:rsidRDefault="004C374D" w:rsidP="0015117F">
            <w:pPr>
              <w:contextualSpacing/>
            </w:pPr>
          </w:p>
        </w:tc>
        <w:tc>
          <w:tcPr>
            <w:tcW w:w="2085" w:type="dxa"/>
          </w:tcPr>
          <w:p w14:paraId="6E39B936" w14:textId="77777777" w:rsidR="004C374D" w:rsidRDefault="004C374D" w:rsidP="0015117F">
            <w:pPr>
              <w:contextualSpacing/>
            </w:pPr>
          </w:p>
        </w:tc>
        <w:tc>
          <w:tcPr>
            <w:tcW w:w="1996" w:type="dxa"/>
          </w:tcPr>
          <w:p w14:paraId="37834A1F" w14:textId="77777777" w:rsidR="004C374D" w:rsidRDefault="004C374D" w:rsidP="0015117F">
            <w:pPr>
              <w:contextualSpacing/>
            </w:pPr>
          </w:p>
        </w:tc>
      </w:tr>
      <w:tr w:rsidR="004C374D" w14:paraId="644AB78E" w14:textId="77777777" w:rsidTr="004C374D">
        <w:trPr>
          <w:trHeight w:val="90"/>
          <w:jc w:val="center"/>
        </w:trPr>
        <w:tc>
          <w:tcPr>
            <w:tcW w:w="707" w:type="dxa"/>
            <w:vMerge/>
          </w:tcPr>
          <w:p w14:paraId="60AD0743" w14:textId="77777777" w:rsidR="004C374D" w:rsidRDefault="004C374D" w:rsidP="009A059D">
            <w:pPr>
              <w:contextualSpacing/>
            </w:pPr>
          </w:p>
        </w:tc>
        <w:tc>
          <w:tcPr>
            <w:tcW w:w="2617" w:type="dxa"/>
            <w:vMerge/>
          </w:tcPr>
          <w:p w14:paraId="446CE390" w14:textId="63020CAC" w:rsidR="004C374D" w:rsidRDefault="004C374D" w:rsidP="009A059D">
            <w:pPr>
              <w:contextualSpacing/>
            </w:pPr>
          </w:p>
        </w:tc>
        <w:tc>
          <w:tcPr>
            <w:tcW w:w="2526" w:type="dxa"/>
            <w:vMerge/>
          </w:tcPr>
          <w:p w14:paraId="2062EE4C" w14:textId="77777777" w:rsidR="004C374D" w:rsidRDefault="004C374D" w:rsidP="009A059D">
            <w:pPr>
              <w:contextualSpacing/>
            </w:pPr>
          </w:p>
        </w:tc>
        <w:tc>
          <w:tcPr>
            <w:tcW w:w="1647" w:type="dxa"/>
          </w:tcPr>
          <w:p w14:paraId="0E5C8B11" w14:textId="77777777" w:rsidR="004C374D" w:rsidRDefault="004C374D" w:rsidP="009A059D">
            <w:pPr>
              <w:contextualSpacing/>
            </w:pPr>
          </w:p>
        </w:tc>
        <w:tc>
          <w:tcPr>
            <w:tcW w:w="2085" w:type="dxa"/>
          </w:tcPr>
          <w:p w14:paraId="0F4FBA29" w14:textId="77777777" w:rsidR="004C374D" w:rsidRDefault="004C374D" w:rsidP="009A059D">
            <w:pPr>
              <w:contextualSpacing/>
            </w:pPr>
          </w:p>
        </w:tc>
        <w:tc>
          <w:tcPr>
            <w:tcW w:w="1996" w:type="dxa"/>
          </w:tcPr>
          <w:p w14:paraId="00A5661B" w14:textId="77777777" w:rsidR="004C374D" w:rsidRDefault="004C374D" w:rsidP="009A059D">
            <w:pPr>
              <w:contextualSpacing/>
            </w:pPr>
          </w:p>
        </w:tc>
      </w:tr>
      <w:tr w:rsidR="004C374D" w14:paraId="07BED8EF" w14:textId="77777777" w:rsidTr="004C374D">
        <w:trPr>
          <w:trHeight w:val="90"/>
          <w:jc w:val="center"/>
        </w:trPr>
        <w:tc>
          <w:tcPr>
            <w:tcW w:w="707" w:type="dxa"/>
            <w:vMerge/>
          </w:tcPr>
          <w:p w14:paraId="39055514" w14:textId="77777777" w:rsidR="004C374D" w:rsidRDefault="004C374D" w:rsidP="009A059D">
            <w:pPr>
              <w:contextualSpacing/>
            </w:pPr>
          </w:p>
        </w:tc>
        <w:tc>
          <w:tcPr>
            <w:tcW w:w="2617" w:type="dxa"/>
            <w:vMerge/>
          </w:tcPr>
          <w:p w14:paraId="2170A0B3" w14:textId="68FC7AF1" w:rsidR="004C374D" w:rsidRDefault="004C374D" w:rsidP="009A059D">
            <w:pPr>
              <w:contextualSpacing/>
            </w:pPr>
          </w:p>
        </w:tc>
        <w:tc>
          <w:tcPr>
            <w:tcW w:w="2526" w:type="dxa"/>
            <w:vMerge/>
          </w:tcPr>
          <w:p w14:paraId="78D1B75C" w14:textId="77777777" w:rsidR="004C374D" w:rsidRDefault="004C374D" w:rsidP="009A059D">
            <w:pPr>
              <w:contextualSpacing/>
            </w:pPr>
          </w:p>
        </w:tc>
        <w:tc>
          <w:tcPr>
            <w:tcW w:w="1647" w:type="dxa"/>
          </w:tcPr>
          <w:p w14:paraId="20743770" w14:textId="77777777" w:rsidR="004C374D" w:rsidRDefault="004C374D" w:rsidP="009A059D">
            <w:pPr>
              <w:contextualSpacing/>
            </w:pPr>
          </w:p>
        </w:tc>
        <w:tc>
          <w:tcPr>
            <w:tcW w:w="2085" w:type="dxa"/>
          </w:tcPr>
          <w:p w14:paraId="257F96A3" w14:textId="77777777" w:rsidR="004C374D" w:rsidRDefault="004C374D" w:rsidP="009A059D">
            <w:pPr>
              <w:contextualSpacing/>
            </w:pPr>
          </w:p>
        </w:tc>
        <w:tc>
          <w:tcPr>
            <w:tcW w:w="1996" w:type="dxa"/>
          </w:tcPr>
          <w:p w14:paraId="2AC2A19D" w14:textId="77777777" w:rsidR="004C374D" w:rsidRDefault="004C374D" w:rsidP="009A059D">
            <w:pPr>
              <w:contextualSpacing/>
            </w:pPr>
          </w:p>
        </w:tc>
      </w:tr>
      <w:tr w:rsidR="004C374D" w14:paraId="0BC328EE" w14:textId="77777777" w:rsidTr="004C374D">
        <w:trPr>
          <w:trHeight w:val="90"/>
          <w:jc w:val="center"/>
        </w:trPr>
        <w:tc>
          <w:tcPr>
            <w:tcW w:w="707" w:type="dxa"/>
            <w:vMerge w:val="restart"/>
          </w:tcPr>
          <w:p w14:paraId="6AAE8755" w14:textId="3021B0F9" w:rsidR="004C374D" w:rsidRDefault="004C374D" w:rsidP="0015117F">
            <w:pPr>
              <w:contextualSpacing/>
            </w:pPr>
            <w:r>
              <w:t>e</w:t>
            </w:r>
          </w:p>
        </w:tc>
        <w:tc>
          <w:tcPr>
            <w:tcW w:w="2617" w:type="dxa"/>
            <w:vMerge w:val="restart"/>
          </w:tcPr>
          <w:p w14:paraId="3F94F495" w14:textId="1C9DBED4" w:rsidR="004C374D" w:rsidRDefault="004C374D" w:rsidP="0015117F">
            <w:pPr>
              <w:contextualSpacing/>
            </w:pPr>
            <w:r>
              <w:t>Work in the police force/army/national service</w:t>
            </w:r>
          </w:p>
        </w:tc>
        <w:tc>
          <w:tcPr>
            <w:tcW w:w="2526" w:type="dxa"/>
            <w:vMerge w:val="restart"/>
          </w:tcPr>
          <w:p w14:paraId="5077D4F7" w14:textId="77777777" w:rsidR="004C374D" w:rsidRDefault="004C374D" w:rsidP="0015117F">
            <w:pPr>
              <w:contextualSpacing/>
            </w:pPr>
          </w:p>
        </w:tc>
        <w:tc>
          <w:tcPr>
            <w:tcW w:w="1647" w:type="dxa"/>
          </w:tcPr>
          <w:p w14:paraId="2031E398" w14:textId="77777777" w:rsidR="004C374D" w:rsidRDefault="004C374D" w:rsidP="0015117F">
            <w:pPr>
              <w:contextualSpacing/>
            </w:pPr>
          </w:p>
        </w:tc>
        <w:tc>
          <w:tcPr>
            <w:tcW w:w="2085" w:type="dxa"/>
          </w:tcPr>
          <w:p w14:paraId="34F50C38" w14:textId="77777777" w:rsidR="004C374D" w:rsidRDefault="004C374D" w:rsidP="0015117F">
            <w:pPr>
              <w:contextualSpacing/>
            </w:pPr>
          </w:p>
        </w:tc>
        <w:tc>
          <w:tcPr>
            <w:tcW w:w="1996" w:type="dxa"/>
          </w:tcPr>
          <w:p w14:paraId="37E29D8E" w14:textId="77777777" w:rsidR="004C374D" w:rsidRDefault="004C374D" w:rsidP="0015117F">
            <w:pPr>
              <w:contextualSpacing/>
            </w:pPr>
          </w:p>
        </w:tc>
      </w:tr>
      <w:tr w:rsidR="004C374D" w14:paraId="2D5CB9F4" w14:textId="77777777" w:rsidTr="004C374D">
        <w:trPr>
          <w:trHeight w:val="90"/>
          <w:jc w:val="center"/>
        </w:trPr>
        <w:tc>
          <w:tcPr>
            <w:tcW w:w="707" w:type="dxa"/>
            <w:vMerge/>
          </w:tcPr>
          <w:p w14:paraId="16AFB2E8" w14:textId="77777777" w:rsidR="004C374D" w:rsidRDefault="004C374D" w:rsidP="009A059D">
            <w:pPr>
              <w:contextualSpacing/>
            </w:pPr>
          </w:p>
        </w:tc>
        <w:tc>
          <w:tcPr>
            <w:tcW w:w="2617" w:type="dxa"/>
            <w:vMerge/>
          </w:tcPr>
          <w:p w14:paraId="5905EBDB" w14:textId="448AAA2F" w:rsidR="004C374D" w:rsidRDefault="004C374D" w:rsidP="009A059D">
            <w:pPr>
              <w:contextualSpacing/>
            </w:pPr>
          </w:p>
        </w:tc>
        <w:tc>
          <w:tcPr>
            <w:tcW w:w="2526" w:type="dxa"/>
            <w:vMerge/>
          </w:tcPr>
          <w:p w14:paraId="53360FA4" w14:textId="77777777" w:rsidR="004C374D" w:rsidRDefault="004C374D" w:rsidP="009A059D">
            <w:pPr>
              <w:contextualSpacing/>
            </w:pPr>
          </w:p>
        </w:tc>
        <w:tc>
          <w:tcPr>
            <w:tcW w:w="1647" w:type="dxa"/>
          </w:tcPr>
          <w:p w14:paraId="5C02F3AC" w14:textId="77777777" w:rsidR="004C374D" w:rsidRDefault="004C374D" w:rsidP="009A059D">
            <w:pPr>
              <w:contextualSpacing/>
            </w:pPr>
          </w:p>
        </w:tc>
        <w:tc>
          <w:tcPr>
            <w:tcW w:w="2085" w:type="dxa"/>
          </w:tcPr>
          <w:p w14:paraId="784AF94E" w14:textId="77777777" w:rsidR="004C374D" w:rsidRDefault="004C374D" w:rsidP="009A059D">
            <w:pPr>
              <w:contextualSpacing/>
            </w:pPr>
          </w:p>
        </w:tc>
        <w:tc>
          <w:tcPr>
            <w:tcW w:w="1996" w:type="dxa"/>
          </w:tcPr>
          <w:p w14:paraId="6F4B0DC9" w14:textId="77777777" w:rsidR="004C374D" w:rsidRDefault="004C374D" w:rsidP="009A059D">
            <w:pPr>
              <w:contextualSpacing/>
            </w:pPr>
          </w:p>
        </w:tc>
      </w:tr>
      <w:tr w:rsidR="004C374D" w14:paraId="56D67A51" w14:textId="77777777" w:rsidTr="004C374D">
        <w:trPr>
          <w:trHeight w:val="90"/>
          <w:jc w:val="center"/>
        </w:trPr>
        <w:tc>
          <w:tcPr>
            <w:tcW w:w="707" w:type="dxa"/>
            <w:vMerge/>
          </w:tcPr>
          <w:p w14:paraId="5A918B1B" w14:textId="77777777" w:rsidR="004C374D" w:rsidRDefault="004C374D" w:rsidP="009A059D">
            <w:pPr>
              <w:contextualSpacing/>
            </w:pPr>
          </w:p>
        </w:tc>
        <w:tc>
          <w:tcPr>
            <w:tcW w:w="2617" w:type="dxa"/>
            <w:vMerge/>
          </w:tcPr>
          <w:p w14:paraId="595688B3" w14:textId="6D6F1BFC" w:rsidR="004C374D" w:rsidRDefault="004C374D" w:rsidP="009A059D">
            <w:pPr>
              <w:contextualSpacing/>
            </w:pPr>
          </w:p>
        </w:tc>
        <w:tc>
          <w:tcPr>
            <w:tcW w:w="2526" w:type="dxa"/>
            <w:vMerge/>
          </w:tcPr>
          <w:p w14:paraId="67C72AAB" w14:textId="77777777" w:rsidR="004C374D" w:rsidRDefault="004C374D" w:rsidP="009A059D">
            <w:pPr>
              <w:contextualSpacing/>
            </w:pPr>
          </w:p>
        </w:tc>
        <w:tc>
          <w:tcPr>
            <w:tcW w:w="1647" w:type="dxa"/>
          </w:tcPr>
          <w:p w14:paraId="5EBCD4AF" w14:textId="77777777" w:rsidR="004C374D" w:rsidRDefault="004C374D" w:rsidP="009A059D">
            <w:pPr>
              <w:contextualSpacing/>
            </w:pPr>
          </w:p>
        </w:tc>
        <w:tc>
          <w:tcPr>
            <w:tcW w:w="2085" w:type="dxa"/>
          </w:tcPr>
          <w:p w14:paraId="0D38335D" w14:textId="77777777" w:rsidR="004C374D" w:rsidRDefault="004C374D" w:rsidP="009A059D">
            <w:pPr>
              <w:contextualSpacing/>
            </w:pPr>
          </w:p>
        </w:tc>
        <w:tc>
          <w:tcPr>
            <w:tcW w:w="1996" w:type="dxa"/>
          </w:tcPr>
          <w:p w14:paraId="40173EF1" w14:textId="77777777" w:rsidR="004C374D" w:rsidRDefault="004C374D" w:rsidP="009A059D">
            <w:pPr>
              <w:contextualSpacing/>
            </w:pPr>
          </w:p>
        </w:tc>
      </w:tr>
      <w:tr w:rsidR="004C374D" w14:paraId="0B47C0AF" w14:textId="77777777" w:rsidTr="004C374D">
        <w:trPr>
          <w:trHeight w:val="90"/>
          <w:jc w:val="center"/>
        </w:trPr>
        <w:tc>
          <w:tcPr>
            <w:tcW w:w="707" w:type="dxa"/>
            <w:vMerge w:val="restart"/>
          </w:tcPr>
          <w:p w14:paraId="38AD34A6" w14:textId="178F174D" w:rsidR="004C374D" w:rsidRDefault="004C374D" w:rsidP="0015117F">
            <w:pPr>
              <w:contextualSpacing/>
            </w:pPr>
            <w:r>
              <w:t>f</w:t>
            </w:r>
          </w:p>
        </w:tc>
        <w:tc>
          <w:tcPr>
            <w:tcW w:w="2617" w:type="dxa"/>
            <w:vMerge w:val="restart"/>
          </w:tcPr>
          <w:p w14:paraId="7D1F5C4D" w14:textId="1C926EB1" w:rsidR="004C374D" w:rsidRDefault="004C374D" w:rsidP="0015117F">
            <w:pPr>
              <w:contextualSpacing/>
            </w:pPr>
            <w:r>
              <w:t>Work for a privately or government-owned corporation (ZESCO, FRA)</w:t>
            </w:r>
          </w:p>
        </w:tc>
        <w:tc>
          <w:tcPr>
            <w:tcW w:w="2526" w:type="dxa"/>
            <w:vMerge w:val="restart"/>
          </w:tcPr>
          <w:p w14:paraId="3724DEE0" w14:textId="77777777" w:rsidR="004C374D" w:rsidRDefault="004C374D" w:rsidP="0015117F">
            <w:pPr>
              <w:contextualSpacing/>
            </w:pPr>
          </w:p>
        </w:tc>
        <w:tc>
          <w:tcPr>
            <w:tcW w:w="1647" w:type="dxa"/>
          </w:tcPr>
          <w:p w14:paraId="1C86F63E" w14:textId="77777777" w:rsidR="004C374D" w:rsidRDefault="004C374D" w:rsidP="0015117F">
            <w:pPr>
              <w:contextualSpacing/>
            </w:pPr>
          </w:p>
        </w:tc>
        <w:tc>
          <w:tcPr>
            <w:tcW w:w="2085" w:type="dxa"/>
          </w:tcPr>
          <w:p w14:paraId="00A16B37" w14:textId="77777777" w:rsidR="004C374D" w:rsidRDefault="004C374D" w:rsidP="0015117F">
            <w:pPr>
              <w:contextualSpacing/>
            </w:pPr>
          </w:p>
        </w:tc>
        <w:tc>
          <w:tcPr>
            <w:tcW w:w="1996" w:type="dxa"/>
          </w:tcPr>
          <w:p w14:paraId="4B9AC36B" w14:textId="77777777" w:rsidR="004C374D" w:rsidRDefault="004C374D" w:rsidP="0015117F">
            <w:pPr>
              <w:contextualSpacing/>
            </w:pPr>
          </w:p>
        </w:tc>
      </w:tr>
      <w:tr w:rsidR="004C374D" w14:paraId="0BEDD613" w14:textId="77777777" w:rsidTr="004C374D">
        <w:trPr>
          <w:trHeight w:val="90"/>
          <w:jc w:val="center"/>
        </w:trPr>
        <w:tc>
          <w:tcPr>
            <w:tcW w:w="707" w:type="dxa"/>
            <w:vMerge/>
          </w:tcPr>
          <w:p w14:paraId="3A6EDE04" w14:textId="77777777" w:rsidR="004C374D" w:rsidRDefault="004C374D" w:rsidP="009A059D">
            <w:pPr>
              <w:contextualSpacing/>
            </w:pPr>
          </w:p>
        </w:tc>
        <w:tc>
          <w:tcPr>
            <w:tcW w:w="2617" w:type="dxa"/>
            <w:vMerge/>
          </w:tcPr>
          <w:p w14:paraId="5AB7AC39" w14:textId="67C98E8E" w:rsidR="004C374D" w:rsidRDefault="004C374D" w:rsidP="009A059D">
            <w:pPr>
              <w:contextualSpacing/>
            </w:pPr>
          </w:p>
        </w:tc>
        <w:tc>
          <w:tcPr>
            <w:tcW w:w="2526" w:type="dxa"/>
            <w:vMerge/>
          </w:tcPr>
          <w:p w14:paraId="5356FED1" w14:textId="77777777" w:rsidR="004C374D" w:rsidRDefault="004C374D" w:rsidP="009A059D">
            <w:pPr>
              <w:contextualSpacing/>
            </w:pPr>
          </w:p>
        </w:tc>
        <w:tc>
          <w:tcPr>
            <w:tcW w:w="1647" w:type="dxa"/>
          </w:tcPr>
          <w:p w14:paraId="4B7A7848" w14:textId="77777777" w:rsidR="004C374D" w:rsidRDefault="004C374D" w:rsidP="009A059D">
            <w:pPr>
              <w:contextualSpacing/>
            </w:pPr>
          </w:p>
        </w:tc>
        <w:tc>
          <w:tcPr>
            <w:tcW w:w="2085" w:type="dxa"/>
          </w:tcPr>
          <w:p w14:paraId="346552A0" w14:textId="77777777" w:rsidR="004C374D" w:rsidRDefault="004C374D" w:rsidP="009A059D">
            <w:pPr>
              <w:contextualSpacing/>
            </w:pPr>
          </w:p>
        </w:tc>
        <w:tc>
          <w:tcPr>
            <w:tcW w:w="1996" w:type="dxa"/>
          </w:tcPr>
          <w:p w14:paraId="2E1F9041" w14:textId="77777777" w:rsidR="004C374D" w:rsidRDefault="004C374D" w:rsidP="009A059D">
            <w:pPr>
              <w:contextualSpacing/>
            </w:pPr>
          </w:p>
        </w:tc>
      </w:tr>
      <w:tr w:rsidR="004C374D" w14:paraId="4692BEBD" w14:textId="77777777" w:rsidTr="004C374D">
        <w:trPr>
          <w:trHeight w:val="90"/>
          <w:jc w:val="center"/>
        </w:trPr>
        <w:tc>
          <w:tcPr>
            <w:tcW w:w="707" w:type="dxa"/>
            <w:vMerge/>
          </w:tcPr>
          <w:p w14:paraId="47281026" w14:textId="77777777" w:rsidR="004C374D" w:rsidRDefault="004C374D" w:rsidP="009A059D">
            <w:pPr>
              <w:contextualSpacing/>
            </w:pPr>
          </w:p>
        </w:tc>
        <w:tc>
          <w:tcPr>
            <w:tcW w:w="2617" w:type="dxa"/>
            <w:vMerge/>
          </w:tcPr>
          <w:p w14:paraId="3E3A3CD1" w14:textId="4A47FFAB" w:rsidR="004C374D" w:rsidRDefault="004C374D" w:rsidP="009A059D">
            <w:pPr>
              <w:contextualSpacing/>
            </w:pPr>
          </w:p>
        </w:tc>
        <w:tc>
          <w:tcPr>
            <w:tcW w:w="2526" w:type="dxa"/>
            <w:vMerge/>
          </w:tcPr>
          <w:p w14:paraId="5B3BF451" w14:textId="77777777" w:rsidR="004C374D" w:rsidRDefault="004C374D" w:rsidP="009A059D">
            <w:pPr>
              <w:contextualSpacing/>
            </w:pPr>
          </w:p>
        </w:tc>
        <w:tc>
          <w:tcPr>
            <w:tcW w:w="1647" w:type="dxa"/>
          </w:tcPr>
          <w:p w14:paraId="2618B1D3" w14:textId="77777777" w:rsidR="004C374D" w:rsidRDefault="004C374D" w:rsidP="009A059D">
            <w:pPr>
              <w:contextualSpacing/>
            </w:pPr>
          </w:p>
        </w:tc>
        <w:tc>
          <w:tcPr>
            <w:tcW w:w="2085" w:type="dxa"/>
          </w:tcPr>
          <w:p w14:paraId="1C6AC2CC" w14:textId="77777777" w:rsidR="004C374D" w:rsidRDefault="004C374D" w:rsidP="009A059D">
            <w:pPr>
              <w:contextualSpacing/>
            </w:pPr>
          </w:p>
        </w:tc>
        <w:tc>
          <w:tcPr>
            <w:tcW w:w="1996" w:type="dxa"/>
          </w:tcPr>
          <w:p w14:paraId="46BFC91A" w14:textId="77777777" w:rsidR="004C374D" w:rsidRDefault="004C374D" w:rsidP="009A059D">
            <w:pPr>
              <w:contextualSpacing/>
            </w:pPr>
          </w:p>
        </w:tc>
      </w:tr>
      <w:tr w:rsidR="004C374D" w14:paraId="34ED9F4E" w14:textId="77777777" w:rsidTr="004C374D">
        <w:trPr>
          <w:trHeight w:val="90"/>
          <w:jc w:val="center"/>
        </w:trPr>
        <w:tc>
          <w:tcPr>
            <w:tcW w:w="707" w:type="dxa"/>
            <w:vMerge w:val="restart"/>
          </w:tcPr>
          <w:p w14:paraId="12362CB9" w14:textId="677DAC74" w:rsidR="004C374D" w:rsidRDefault="004C374D" w:rsidP="0015117F">
            <w:pPr>
              <w:contextualSpacing/>
            </w:pPr>
            <w:r>
              <w:t>g</w:t>
            </w:r>
          </w:p>
        </w:tc>
        <w:tc>
          <w:tcPr>
            <w:tcW w:w="2617" w:type="dxa"/>
            <w:vMerge w:val="restart"/>
          </w:tcPr>
          <w:p w14:paraId="5B4DB7CD" w14:textId="67005127" w:rsidR="004C374D" w:rsidRDefault="004C374D" w:rsidP="0015117F">
            <w:pPr>
              <w:contextualSpacing/>
            </w:pPr>
            <w:r>
              <w:t>Work as a shop attendant/in a house</w:t>
            </w:r>
          </w:p>
        </w:tc>
        <w:tc>
          <w:tcPr>
            <w:tcW w:w="2526" w:type="dxa"/>
            <w:vMerge w:val="restart"/>
          </w:tcPr>
          <w:p w14:paraId="4F9125BD" w14:textId="77777777" w:rsidR="004C374D" w:rsidRDefault="004C374D" w:rsidP="0015117F">
            <w:pPr>
              <w:contextualSpacing/>
            </w:pPr>
          </w:p>
        </w:tc>
        <w:tc>
          <w:tcPr>
            <w:tcW w:w="1647" w:type="dxa"/>
          </w:tcPr>
          <w:p w14:paraId="0E619D94" w14:textId="77777777" w:rsidR="004C374D" w:rsidRDefault="004C374D" w:rsidP="0015117F">
            <w:pPr>
              <w:contextualSpacing/>
            </w:pPr>
          </w:p>
        </w:tc>
        <w:tc>
          <w:tcPr>
            <w:tcW w:w="2085" w:type="dxa"/>
          </w:tcPr>
          <w:p w14:paraId="51E6E90B" w14:textId="77777777" w:rsidR="004C374D" w:rsidRDefault="004C374D" w:rsidP="0015117F">
            <w:pPr>
              <w:contextualSpacing/>
            </w:pPr>
          </w:p>
        </w:tc>
        <w:tc>
          <w:tcPr>
            <w:tcW w:w="1996" w:type="dxa"/>
          </w:tcPr>
          <w:p w14:paraId="22872044" w14:textId="77777777" w:rsidR="004C374D" w:rsidRDefault="004C374D" w:rsidP="0015117F">
            <w:pPr>
              <w:contextualSpacing/>
            </w:pPr>
          </w:p>
        </w:tc>
      </w:tr>
      <w:tr w:rsidR="004C374D" w14:paraId="31A808A7" w14:textId="77777777" w:rsidTr="004C374D">
        <w:trPr>
          <w:trHeight w:val="90"/>
          <w:jc w:val="center"/>
        </w:trPr>
        <w:tc>
          <w:tcPr>
            <w:tcW w:w="707" w:type="dxa"/>
            <w:vMerge/>
          </w:tcPr>
          <w:p w14:paraId="180B1170" w14:textId="77777777" w:rsidR="004C374D" w:rsidRDefault="004C374D" w:rsidP="009A059D">
            <w:pPr>
              <w:contextualSpacing/>
            </w:pPr>
          </w:p>
        </w:tc>
        <w:tc>
          <w:tcPr>
            <w:tcW w:w="2617" w:type="dxa"/>
            <w:vMerge/>
          </w:tcPr>
          <w:p w14:paraId="1B053B92" w14:textId="435E69BB" w:rsidR="004C374D" w:rsidRDefault="004C374D" w:rsidP="009A059D">
            <w:pPr>
              <w:contextualSpacing/>
            </w:pPr>
          </w:p>
        </w:tc>
        <w:tc>
          <w:tcPr>
            <w:tcW w:w="2526" w:type="dxa"/>
            <w:vMerge/>
          </w:tcPr>
          <w:p w14:paraId="32CB076A" w14:textId="77777777" w:rsidR="004C374D" w:rsidRDefault="004C374D" w:rsidP="009A059D">
            <w:pPr>
              <w:contextualSpacing/>
            </w:pPr>
          </w:p>
        </w:tc>
        <w:tc>
          <w:tcPr>
            <w:tcW w:w="1647" w:type="dxa"/>
          </w:tcPr>
          <w:p w14:paraId="31E829E7" w14:textId="77777777" w:rsidR="004C374D" w:rsidRDefault="004C374D" w:rsidP="009A059D">
            <w:pPr>
              <w:contextualSpacing/>
            </w:pPr>
          </w:p>
        </w:tc>
        <w:tc>
          <w:tcPr>
            <w:tcW w:w="2085" w:type="dxa"/>
          </w:tcPr>
          <w:p w14:paraId="329C45D5" w14:textId="77777777" w:rsidR="004C374D" w:rsidRDefault="004C374D" w:rsidP="009A059D">
            <w:pPr>
              <w:contextualSpacing/>
            </w:pPr>
          </w:p>
        </w:tc>
        <w:tc>
          <w:tcPr>
            <w:tcW w:w="1996" w:type="dxa"/>
          </w:tcPr>
          <w:p w14:paraId="302FB7B9" w14:textId="77777777" w:rsidR="004C374D" w:rsidRDefault="004C374D" w:rsidP="009A059D">
            <w:pPr>
              <w:contextualSpacing/>
            </w:pPr>
          </w:p>
        </w:tc>
      </w:tr>
      <w:tr w:rsidR="004C374D" w14:paraId="4F0C1C4C" w14:textId="77777777" w:rsidTr="004C374D">
        <w:trPr>
          <w:trHeight w:val="90"/>
          <w:jc w:val="center"/>
        </w:trPr>
        <w:tc>
          <w:tcPr>
            <w:tcW w:w="707" w:type="dxa"/>
            <w:vMerge/>
          </w:tcPr>
          <w:p w14:paraId="133761DC" w14:textId="77777777" w:rsidR="004C374D" w:rsidRDefault="004C374D" w:rsidP="009A059D">
            <w:pPr>
              <w:contextualSpacing/>
            </w:pPr>
          </w:p>
        </w:tc>
        <w:tc>
          <w:tcPr>
            <w:tcW w:w="2617" w:type="dxa"/>
            <w:vMerge/>
          </w:tcPr>
          <w:p w14:paraId="1660BD58" w14:textId="7BA8BBBE" w:rsidR="004C374D" w:rsidRDefault="004C374D" w:rsidP="009A059D">
            <w:pPr>
              <w:contextualSpacing/>
            </w:pPr>
          </w:p>
        </w:tc>
        <w:tc>
          <w:tcPr>
            <w:tcW w:w="2526" w:type="dxa"/>
            <w:vMerge/>
          </w:tcPr>
          <w:p w14:paraId="184CA82C" w14:textId="77777777" w:rsidR="004C374D" w:rsidRDefault="004C374D" w:rsidP="009A059D">
            <w:pPr>
              <w:contextualSpacing/>
            </w:pPr>
          </w:p>
        </w:tc>
        <w:tc>
          <w:tcPr>
            <w:tcW w:w="1647" w:type="dxa"/>
          </w:tcPr>
          <w:p w14:paraId="4FDC533C" w14:textId="77777777" w:rsidR="004C374D" w:rsidRDefault="004C374D" w:rsidP="009A059D">
            <w:pPr>
              <w:contextualSpacing/>
            </w:pPr>
          </w:p>
        </w:tc>
        <w:tc>
          <w:tcPr>
            <w:tcW w:w="2085" w:type="dxa"/>
          </w:tcPr>
          <w:p w14:paraId="527207ED" w14:textId="77777777" w:rsidR="004C374D" w:rsidRDefault="004C374D" w:rsidP="009A059D">
            <w:pPr>
              <w:contextualSpacing/>
            </w:pPr>
          </w:p>
        </w:tc>
        <w:tc>
          <w:tcPr>
            <w:tcW w:w="1996" w:type="dxa"/>
          </w:tcPr>
          <w:p w14:paraId="7BA6F4D9" w14:textId="77777777" w:rsidR="004C374D" w:rsidRDefault="004C374D" w:rsidP="009A059D">
            <w:pPr>
              <w:contextualSpacing/>
            </w:pPr>
          </w:p>
        </w:tc>
      </w:tr>
      <w:tr w:rsidR="004C374D" w14:paraId="37E39170" w14:textId="77777777" w:rsidTr="004C374D">
        <w:trPr>
          <w:trHeight w:val="90"/>
          <w:jc w:val="center"/>
        </w:trPr>
        <w:tc>
          <w:tcPr>
            <w:tcW w:w="707" w:type="dxa"/>
            <w:vMerge w:val="restart"/>
          </w:tcPr>
          <w:p w14:paraId="1C32CB73" w14:textId="5B4DC2EB" w:rsidR="004C374D" w:rsidRDefault="004C374D" w:rsidP="0015117F">
            <w:pPr>
              <w:contextualSpacing/>
            </w:pPr>
            <w:r>
              <w:t>h</w:t>
            </w:r>
          </w:p>
        </w:tc>
        <w:tc>
          <w:tcPr>
            <w:tcW w:w="2617" w:type="dxa"/>
            <w:vMerge w:val="restart"/>
          </w:tcPr>
          <w:p w14:paraId="6DB7263A" w14:textId="4EB1F5E2" w:rsidR="004C374D" w:rsidRDefault="004C374D" w:rsidP="0015117F">
            <w:pPr>
              <w:contextualSpacing/>
            </w:pPr>
            <w:r>
              <w:t xml:space="preserve">Work in the </w:t>
            </w:r>
            <w:commentRangeStart w:id="1931"/>
            <w:r>
              <w:t xml:space="preserve">tourism </w:t>
            </w:r>
            <w:commentRangeEnd w:id="1931"/>
            <w:r>
              <w:rPr>
                <w:rStyle w:val="CommentReference"/>
              </w:rPr>
              <w:commentReference w:id="1931"/>
            </w:r>
            <w:r>
              <w:t>industry (lodges, safari, curio, etc.)</w:t>
            </w:r>
          </w:p>
        </w:tc>
        <w:tc>
          <w:tcPr>
            <w:tcW w:w="2526" w:type="dxa"/>
            <w:vMerge w:val="restart"/>
          </w:tcPr>
          <w:p w14:paraId="16FF3641" w14:textId="77777777" w:rsidR="004C374D" w:rsidRDefault="004C374D" w:rsidP="0015117F">
            <w:pPr>
              <w:contextualSpacing/>
            </w:pPr>
          </w:p>
        </w:tc>
        <w:tc>
          <w:tcPr>
            <w:tcW w:w="1647" w:type="dxa"/>
          </w:tcPr>
          <w:p w14:paraId="57D120D9" w14:textId="77777777" w:rsidR="004C374D" w:rsidRDefault="004C374D" w:rsidP="0015117F">
            <w:pPr>
              <w:contextualSpacing/>
            </w:pPr>
          </w:p>
        </w:tc>
        <w:tc>
          <w:tcPr>
            <w:tcW w:w="2085" w:type="dxa"/>
          </w:tcPr>
          <w:p w14:paraId="0CE5F861" w14:textId="77777777" w:rsidR="004C374D" w:rsidRDefault="004C374D" w:rsidP="0015117F">
            <w:pPr>
              <w:contextualSpacing/>
            </w:pPr>
          </w:p>
        </w:tc>
        <w:tc>
          <w:tcPr>
            <w:tcW w:w="1996" w:type="dxa"/>
          </w:tcPr>
          <w:p w14:paraId="40EA5885" w14:textId="22B1B87C" w:rsidR="004C374D" w:rsidRDefault="004C374D" w:rsidP="0015117F">
            <w:pPr>
              <w:contextualSpacing/>
            </w:pPr>
          </w:p>
        </w:tc>
      </w:tr>
      <w:tr w:rsidR="004C374D" w14:paraId="609A5E66" w14:textId="77777777" w:rsidTr="004C374D">
        <w:trPr>
          <w:trHeight w:val="90"/>
          <w:jc w:val="center"/>
        </w:trPr>
        <w:tc>
          <w:tcPr>
            <w:tcW w:w="707" w:type="dxa"/>
            <w:vMerge/>
          </w:tcPr>
          <w:p w14:paraId="02F0DA18" w14:textId="77777777" w:rsidR="004C374D" w:rsidRDefault="004C374D" w:rsidP="003C0031">
            <w:pPr>
              <w:contextualSpacing/>
            </w:pPr>
          </w:p>
        </w:tc>
        <w:tc>
          <w:tcPr>
            <w:tcW w:w="2617" w:type="dxa"/>
            <w:vMerge/>
          </w:tcPr>
          <w:p w14:paraId="3D89F27E" w14:textId="63B3C747" w:rsidR="004C374D" w:rsidRDefault="004C374D" w:rsidP="003C0031">
            <w:pPr>
              <w:contextualSpacing/>
            </w:pPr>
          </w:p>
        </w:tc>
        <w:tc>
          <w:tcPr>
            <w:tcW w:w="2526" w:type="dxa"/>
            <w:vMerge/>
          </w:tcPr>
          <w:p w14:paraId="6976AAE8" w14:textId="77777777" w:rsidR="004C374D" w:rsidRDefault="004C374D" w:rsidP="003C0031">
            <w:pPr>
              <w:contextualSpacing/>
            </w:pPr>
          </w:p>
        </w:tc>
        <w:tc>
          <w:tcPr>
            <w:tcW w:w="1647" w:type="dxa"/>
          </w:tcPr>
          <w:p w14:paraId="088766CB" w14:textId="77777777" w:rsidR="004C374D" w:rsidRDefault="004C374D" w:rsidP="003C0031">
            <w:pPr>
              <w:contextualSpacing/>
            </w:pPr>
          </w:p>
        </w:tc>
        <w:tc>
          <w:tcPr>
            <w:tcW w:w="2085" w:type="dxa"/>
          </w:tcPr>
          <w:p w14:paraId="4D7F2B6C" w14:textId="77777777" w:rsidR="004C374D" w:rsidRDefault="004C374D" w:rsidP="003C0031">
            <w:pPr>
              <w:contextualSpacing/>
            </w:pPr>
          </w:p>
        </w:tc>
        <w:tc>
          <w:tcPr>
            <w:tcW w:w="1996" w:type="dxa"/>
          </w:tcPr>
          <w:p w14:paraId="7028999F" w14:textId="5A221B1A" w:rsidR="004C374D" w:rsidRDefault="004C374D" w:rsidP="003C0031">
            <w:pPr>
              <w:contextualSpacing/>
            </w:pPr>
          </w:p>
        </w:tc>
      </w:tr>
      <w:tr w:rsidR="004C374D" w14:paraId="7E4BE79D" w14:textId="77777777" w:rsidTr="004C374D">
        <w:trPr>
          <w:trHeight w:val="90"/>
          <w:jc w:val="center"/>
        </w:trPr>
        <w:tc>
          <w:tcPr>
            <w:tcW w:w="707" w:type="dxa"/>
            <w:vMerge/>
          </w:tcPr>
          <w:p w14:paraId="21F60E99" w14:textId="77777777" w:rsidR="004C374D" w:rsidRDefault="004C374D" w:rsidP="003C0031">
            <w:pPr>
              <w:contextualSpacing/>
            </w:pPr>
          </w:p>
        </w:tc>
        <w:tc>
          <w:tcPr>
            <w:tcW w:w="2617" w:type="dxa"/>
            <w:vMerge/>
          </w:tcPr>
          <w:p w14:paraId="1D244FCA" w14:textId="6CEB8263" w:rsidR="004C374D" w:rsidRDefault="004C374D" w:rsidP="003C0031">
            <w:pPr>
              <w:contextualSpacing/>
            </w:pPr>
          </w:p>
        </w:tc>
        <w:tc>
          <w:tcPr>
            <w:tcW w:w="2526" w:type="dxa"/>
            <w:vMerge/>
          </w:tcPr>
          <w:p w14:paraId="6A757E5C" w14:textId="77777777" w:rsidR="004C374D" w:rsidRDefault="004C374D" w:rsidP="003C0031">
            <w:pPr>
              <w:contextualSpacing/>
            </w:pPr>
          </w:p>
        </w:tc>
        <w:tc>
          <w:tcPr>
            <w:tcW w:w="1647" w:type="dxa"/>
          </w:tcPr>
          <w:p w14:paraId="387D6E6F" w14:textId="77777777" w:rsidR="004C374D" w:rsidRDefault="004C374D" w:rsidP="003C0031">
            <w:pPr>
              <w:contextualSpacing/>
            </w:pPr>
          </w:p>
        </w:tc>
        <w:tc>
          <w:tcPr>
            <w:tcW w:w="2085" w:type="dxa"/>
          </w:tcPr>
          <w:p w14:paraId="3F02667A" w14:textId="77777777" w:rsidR="004C374D" w:rsidRDefault="004C374D" w:rsidP="003C0031">
            <w:pPr>
              <w:contextualSpacing/>
            </w:pPr>
          </w:p>
        </w:tc>
        <w:tc>
          <w:tcPr>
            <w:tcW w:w="1996" w:type="dxa"/>
          </w:tcPr>
          <w:p w14:paraId="1515BEF8" w14:textId="003ACA74" w:rsidR="004C374D" w:rsidRDefault="004C374D" w:rsidP="003C0031">
            <w:pPr>
              <w:contextualSpacing/>
            </w:pPr>
          </w:p>
        </w:tc>
      </w:tr>
    </w:tbl>
    <w:p w14:paraId="159E6AB0" w14:textId="77777777" w:rsidR="00726F64" w:rsidRDefault="00726F64" w:rsidP="004C374D">
      <w:pPr>
        <w:framePr w:w="12028" w:h="9986" w:hRule="exact" w:wrap="auto" w:hAnchor="text" w:y="-98"/>
        <w:spacing w:afterLines="20" w:after="48" w:line="240" w:lineRule="auto"/>
        <w:contextualSpacing/>
        <w:rPr>
          <w:rFonts w:eastAsia="Times New Roman" w:cs="Times New Roman"/>
          <w:lang w:eastAsia="zh-CN"/>
        </w:rPr>
        <w:sectPr w:rsidR="00726F64" w:rsidSect="00726F64">
          <w:pgSz w:w="15840" w:h="12240" w:orient="landscape"/>
          <w:pgMar w:top="1080" w:right="1440" w:bottom="1080" w:left="1440" w:header="720" w:footer="720" w:gutter="0"/>
          <w:cols w:space="720"/>
          <w:docGrid w:linePitch="360"/>
        </w:sectPr>
      </w:pPr>
    </w:p>
    <w:tbl>
      <w:tblPr>
        <w:tblW w:w="10205" w:type="dxa"/>
        <w:tblInd w:w="-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2D2A10" w:rsidRPr="009559BE" w14:paraId="647B3C88" w14:textId="77777777" w:rsidTr="004C374D">
        <w:trPr>
          <w:trHeight w:val="20"/>
        </w:trPr>
        <w:tc>
          <w:tcPr>
            <w:tcW w:w="484" w:type="dxa"/>
            <w:tcBorders>
              <w:top w:val="single" w:sz="4" w:space="0" w:color="000000"/>
              <w:left w:val="single" w:sz="4" w:space="0" w:color="000000"/>
              <w:bottom w:val="single" w:sz="4" w:space="0" w:color="000000"/>
              <w:right w:val="single" w:sz="4" w:space="0" w:color="auto"/>
            </w:tcBorders>
          </w:tcPr>
          <w:p w14:paraId="3E49DDF8" w14:textId="757A62E5" w:rsidR="002D2A10" w:rsidRPr="009559BE" w:rsidRDefault="004C374D" w:rsidP="002D2A10">
            <w:pPr>
              <w:rPr>
                <w:w w:val="105"/>
              </w:rPr>
            </w:pPr>
            <w:r>
              <w:rPr>
                <w:w w:val="105"/>
              </w:rPr>
              <w:lastRenderedPageBreak/>
              <w:t>L.5</w:t>
            </w:r>
          </w:p>
        </w:tc>
        <w:tc>
          <w:tcPr>
            <w:tcW w:w="7206" w:type="dxa"/>
            <w:tcBorders>
              <w:top w:val="single" w:sz="4" w:space="0" w:color="000000"/>
              <w:left w:val="single" w:sz="4" w:space="0" w:color="auto"/>
              <w:bottom w:val="single" w:sz="4" w:space="0" w:color="000000"/>
              <w:right w:val="single" w:sz="18" w:space="0" w:color="000000"/>
            </w:tcBorders>
          </w:tcPr>
          <w:p w14:paraId="32D53A6D" w14:textId="5F23C23D" w:rsidR="002D2A10" w:rsidRPr="009559BE" w:rsidRDefault="002D2A10" w:rsidP="002D2A10">
            <w:pPr>
              <w:spacing w:after="0"/>
              <w:rPr>
                <w:w w:val="105"/>
              </w:rPr>
            </w:pPr>
            <w:r w:rsidRPr="009559BE">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392F3E71"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1C4F5570" w14:textId="77777777" w:rsidTr="004C374D">
        <w:trPr>
          <w:trHeight w:val="1080"/>
        </w:trPr>
        <w:tc>
          <w:tcPr>
            <w:tcW w:w="484" w:type="dxa"/>
            <w:tcBorders>
              <w:top w:val="single" w:sz="4" w:space="0" w:color="000000"/>
              <w:left w:val="single" w:sz="4" w:space="0" w:color="000000"/>
              <w:bottom w:val="single" w:sz="4" w:space="0" w:color="auto"/>
              <w:right w:val="single" w:sz="4" w:space="0" w:color="auto"/>
            </w:tcBorders>
          </w:tcPr>
          <w:p w14:paraId="66CE122F" w14:textId="7B6D091D" w:rsidR="002D2A10" w:rsidRPr="009559BE" w:rsidRDefault="004C374D" w:rsidP="002D2A10">
            <w:pPr>
              <w:rPr>
                <w:w w:val="105"/>
              </w:rPr>
            </w:pPr>
            <w:r>
              <w:rPr>
                <w:w w:val="105"/>
              </w:rPr>
              <w:t>L.6</w:t>
            </w:r>
          </w:p>
        </w:tc>
        <w:tc>
          <w:tcPr>
            <w:tcW w:w="7206" w:type="dxa"/>
            <w:tcBorders>
              <w:top w:val="single" w:sz="4" w:space="0" w:color="000000"/>
              <w:left w:val="single" w:sz="4" w:space="0" w:color="auto"/>
              <w:bottom w:val="single" w:sz="4" w:space="0" w:color="auto"/>
              <w:right w:val="single" w:sz="18" w:space="0" w:color="000000"/>
            </w:tcBorders>
          </w:tcPr>
          <w:p w14:paraId="0A9C7AAE" w14:textId="251DCF61" w:rsidR="007A1B0B" w:rsidRPr="009559BE" w:rsidRDefault="002D2A10" w:rsidP="002D2A10">
            <w:pPr>
              <w:spacing w:after="0"/>
              <w:rPr>
                <w:w w:val="105"/>
              </w:rPr>
            </w:pPr>
            <w:r w:rsidRPr="009559BE">
              <w:rPr>
                <w:w w:val="105"/>
              </w:rPr>
              <w:t>Thinking over the past year, how much income did your household receive from selling livestock or livestock products? (sale of skins/hides/milk/eggs) (</w:t>
            </w:r>
            <w:r w:rsidRPr="009559BE">
              <w:rPr>
                <w:b/>
                <w:w w:val="105"/>
              </w:rPr>
              <w:t>income_livestock</w:t>
            </w:r>
            <w:r w:rsidRPr="009559BE">
              <w:rPr>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301B2460"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7A1B0B" w:rsidRPr="009559BE" w14:paraId="1FA47806" w14:textId="77777777" w:rsidTr="004C374D">
        <w:trPr>
          <w:trHeight w:val="720"/>
        </w:trPr>
        <w:tc>
          <w:tcPr>
            <w:tcW w:w="484" w:type="dxa"/>
            <w:tcBorders>
              <w:top w:val="single" w:sz="4" w:space="0" w:color="auto"/>
              <w:left w:val="single" w:sz="4" w:space="0" w:color="000000"/>
              <w:bottom w:val="single" w:sz="4" w:space="0" w:color="auto"/>
              <w:right w:val="single" w:sz="4" w:space="0" w:color="auto"/>
            </w:tcBorders>
          </w:tcPr>
          <w:p w14:paraId="0A4241C0" w14:textId="21039E6A" w:rsidR="007A1B0B" w:rsidRPr="009559BE" w:rsidRDefault="004C374D" w:rsidP="002D2A10">
            <w:pPr>
              <w:rPr>
                <w:w w:val="105"/>
              </w:rPr>
            </w:pPr>
            <w:r>
              <w:rPr>
                <w:w w:val="105"/>
              </w:rPr>
              <w:t>L.7</w:t>
            </w:r>
          </w:p>
        </w:tc>
        <w:tc>
          <w:tcPr>
            <w:tcW w:w="7206" w:type="dxa"/>
            <w:tcBorders>
              <w:top w:val="single" w:sz="4" w:space="0" w:color="auto"/>
              <w:left w:val="single" w:sz="4" w:space="0" w:color="auto"/>
              <w:bottom w:val="single" w:sz="4" w:space="0" w:color="auto"/>
              <w:right w:val="single" w:sz="18" w:space="0" w:color="000000"/>
            </w:tcBorders>
          </w:tcPr>
          <w:p w14:paraId="52DDDD3A" w14:textId="03A987C5" w:rsidR="007A1B0B" w:rsidRDefault="007A1B0B" w:rsidP="007A1B0B">
            <w:pPr>
              <w:spacing w:after="0"/>
              <w:rPr>
                <w:w w:val="105"/>
              </w:rPr>
            </w:pPr>
            <w:commentRangeStart w:id="1932"/>
            <w:r w:rsidRPr="009559BE">
              <w:t xml:space="preserve">Thinking over the past year, how much income did your household receive from </w:t>
            </w:r>
            <w:r>
              <w:rPr>
                <w:w w:val="105"/>
              </w:rPr>
              <w:t xml:space="preserve"> any other payment?</w:t>
            </w:r>
          </w:p>
          <w:p w14:paraId="623F55CF" w14:textId="77777777" w:rsidR="007A1B0B" w:rsidRDefault="007A1B0B" w:rsidP="007A1B0B">
            <w:pPr>
              <w:spacing w:after="0"/>
              <w:rPr>
                <w:w w:val="105"/>
              </w:rPr>
            </w:pPr>
          </w:p>
          <w:p w14:paraId="2AE11D93" w14:textId="247CC932" w:rsidR="007A1B0B" w:rsidRDefault="007A1B0B" w:rsidP="007A1B0B">
            <w:pPr>
              <w:spacing w:after="0"/>
              <w:rPr>
                <w:w w:val="105"/>
              </w:rPr>
            </w:pPr>
            <w:r>
              <w:rPr>
                <w:w w:val="105"/>
              </w:rPr>
              <w:t xml:space="preserve"> Probe and Code - Forest service/ ZAWA/Hunting concessions operations</w:t>
            </w:r>
            <w:commentRangeEnd w:id="1932"/>
            <w:r>
              <w:rPr>
                <w:rStyle w:val="CommentReference"/>
              </w:rPr>
              <w:commentReference w:id="1932"/>
            </w:r>
          </w:p>
        </w:tc>
        <w:tc>
          <w:tcPr>
            <w:tcW w:w="2515" w:type="dxa"/>
            <w:gridSpan w:val="4"/>
            <w:tcBorders>
              <w:top w:val="single" w:sz="4" w:space="0" w:color="auto"/>
              <w:left w:val="single" w:sz="18" w:space="0" w:color="000000"/>
              <w:bottom w:val="single" w:sz="4" w:space="0" w:color="auto"/>
              <w:right w:val="single" w:sz="18" w:space="0" w:color="000000"/>
            </w:tcBorders>
          </w:tcPr>
          <w:p w14:paraId="19384B11" w14:textId="77777777" w:rsidR="007A1B0B" w:rsidRPr="009559BE" w:rsidRDefault="007A1B0B" w:rsidP="002D2A10">
            <w:pPr>
              <w:spacing w:after="0"/>
              <w:rPr>
                <w:i/>
                <w:color w:val="A6A6A6" w:themeColor="background1" w:themeShade="A6"/>
              </w:rPr>
            </w:pPr>
          </w:p>
        </w:tc>
      </w:tr>
      <w:tr w:rsidR="002D2A10" w:rsidRPr="009559BE" w14:paraId="6283D558" w14:textId="77777777" w:rsidTr="004C374D">
        <w:trPr>
          <w:trHeight w:val="20"/>
        </w:trPr>
        <w:tc>
          <w:tcPr>
            <w:tcW w:w="484" w:type="dxa"/>
            <w:tcBorders>
              <w:top w:val="single" w:sz="4" w:space="0" w:color="000000"/>
              <w:left w:val="single" w:sz="4" w:space="0" w:color="000000"/>
              <w:bottom w:val="single" w:sz="4" w:space="0" w:color="000000"/>
              <w:right w:val="single" w:sz="4" w:space="0" w:color="auto"/>
            </w:tcBorders>
          </w:tcPr>
          <w:p w14:paraId="2A8D6602" w14:textId="22E10C2C" w:rsidR="002D2A10" w:rsidRPr="009559BE" w:rsidRDefault="004C374D" w:rsidP="002D2A10">
            <w:pPr>
              <w:rPr>
                <w:w w:val="105"/>
              </w:rPr>
            </w:pPr>
            <w:r>
              <w:rPr>
                <w:w w:val="105"/>
              </w:rPr>
              <w:t>L.8</w:t>
            </w:r>
          </w:p>
        </w:tc>
        <w:tc>
          <w:tcPr>
            <w:tcW w:w="7206" w:type="dxa"/>
            <w:tcBorders>
              <w:top w:val="single" w:sz="4" w:space="0" w:color="000000"/>
              <w:left w:val="single" w:sz="4" w:space="0" w:color="auto"/>
              <w:bottom w:val="single" w:sz="4" w:space="0" w:color="000000"/>
              <w:right w:val="single" w:sz="18" w:space="0" w:color="000000"/>
            </w:tcBorders>
          </w:tcPr>
          <w:p w14:paraId="0D8F16AC" w14:textId="002B2577" w:rsidR="002D2A10" w:rsidRPr="009559BE" w:rsidRDefault="002D2A10" w:rsidP="002D2A10">
            <w:pPr>
              <w:spacing w:after="0"/>
              <w:rPr>
                <w:w w:val="105"/>
              </w:rPr>
            </w:pPr>
            <w:r w:rsidRPr="009559BE">
              <w:rPr>
                <w:w w:val="105"/>
              </w:rPr>
              <w:t>Thinking over the past year, how much income did your household receive f</w:t>
            </w:r>
            <w:r w:rsidR="007A1B0B">
              <w:rPr>
                <w:w w:val="105"/>
              </w:rPr>
              <w:t xml:space="preserve">rom remittances </w:t>
            </w:r>
            <w:r w:rsidRPr="009559BE">
              <w:rPr>
                <w:w w:val="105"/>
              </w:rPr>
              <w:t>or pensions? (</w:t>
            </w:r>
            <w:r w:rsidRPr="009559BE">
              <w:rPr>
                <w:b/>
                <w:w w:val="105"/>
              </w:rPr>
              <w:t>income_other</w:t>
            </w:r>
            <w:r w:rsidRPr="009559BE">
              <w:rPr>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456583F3"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48707E85"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2A2B7EB2" w14:textId="2E9CA849" w:rsidR="002D2A10" w:rsidRPr="009559BE" w:rsidRDefault="004C374D" w:rsidP="002D2A10">
            <w:pPr>
              <w:spacing w:after="0"/>
              <w:rPr>
                <w:w w:val="105"/>
              </w:rPr>
            </w:pPr>
            <w:r>
              <w:rPr>
                <w:w w:val="105"/>
              </w:rPr>
              <w:t>L.9</w:t>
            </w:r>
          </w:p>
        </w:tc>
        <w:tc>
          <w:tcPr>
            <w:tcW w:w="7235" w:type="dxa"/>
            <w:gridSpan w:val="2"/>
            <w:tcBorders>
              <w:left w:val="single" w:sz="4" w:space="0" w:color="auto"/>
              <w:right w:val="nil"/>
            </w:tcBorders>
          </w:tcPr>
          <w:p w14:paraId="733E5F2D" w14:textId="38847801" w:rsidR="002D2A10" w:rsidRPr="009559BE" w:rsidRDefault="002D2A10" w:rsidP="002D2A10">
            <w:pPr>
              <w:kinsoku w:val="0"/>
              <w:overflowPunct w:val="0"/>
              <w:spacing w:afterLines="20" w:after="48"/>
              <w:ind w:left="-18"/>
              <w:contextualSpacing/>
              <w:rPr>
                <w:w w:val="105"/>
              </w:rPr>
            </w:pPr>
            <w:r w:rsidRPr="009559BE">
              <w:rPr>
                <w:w w:val="105"/>
              </w:rPr>
              <w:t xml:space="preserve">Thinking over the past year, </w:t>
            </w:r>
            <w:r w:rsidR="007A1B0B">
              <w:rPr>
                <w:w w:val="105"/>
              </w:rPr>
              <w:t>did you household receive any cash</w:t>
            </w:r>
            <w:ins w:id="1933" w:author="Vanessa Retana" w:date="2014-11-05T19:42:00Z">
              <w:r w:rsidR="00C00A68">
                <w:rPr>
                  <w:w w:val="105"/>
                </w:rPr>
                <w:t>, in kind</w:t>
              </w:r>
            </w:ins>
            <w:r w:rsidR="007A1B0B">
              <w:rPr>
                <w:w w:val="105"/>
              </w:rPr>
              <w:t xml:space="preserve"> or labor for renting out </w:t>
            </w:r>
            <w:r w:rsidRPr="009559BE">
              <w:rPr>
                <w:w w:val="105"/>
              </w:rPr>
              <w:t>one or more of your fields to another household? (</w:t>
            </w:r>
            <w:r w:rsidRPr="009559BE">
              <w:rPr>
                <w:b/>
                <w:w w:val="105"/>
              </w:rPr>
              <w:t>income_rent</w:t>
            </w:r>
            <w:r w:rsidRPr="009559BE">
              <w:rPr>
                <w:w w:val="105"/>
              </w:rPr>
              <w:t>)</w:t>
            </w:r>
          </w:p>
          <w:p w14:paraId="790B4B5B" w14:textId="77777777" w:rsidR="002D2A10" w:rsidRDefault="002D2A10" w:rsidP="002D2A10">
            <w:pPr>
              <w:spacing w:after="0"/>
              <w:rPr>
                <w:i/>
                <w:w w:val="105"/>
              </w:rPr>
            </w:pPr>
            <w:r w:rsidRPr="009559BE">
              <w:rPr>
                <w:i/>
                <w:w w:val="105"/>
              </w:rPr>
              <w:t>Probe and code</w:t>
            </w:r>
          </w:p>
          <w:p w14:paraId="61A83A12" w14:textId="4156D320" w:rsidR="00B41661" w:rsidRPr="009559BE" w:rsidRDefault="00B41661" w:rsidP="002D2A10">
            <w:pPr>
              <w:spacing w:after="0"/>
              <w:rPr>
                <w:w w:val="105"/>
              </w:rPr>
            </w:pPr>
            <w:r>
              <w:rPr>
                <w:i/>
                <w:w w:val="105"/>
              </w:rPr>
              <w:t>If L9=9, skip to L12</w:t>
            </w:r>
          </w:p>
        </w:tc>
        <w:tc>
          <w:tcPr>
            <w:tcW w:w="1776" w:type="dxa"/>
            <w:gridSpan w:val="2"/>
            <w:tcBorders>
              <w:left w:val="nil"/>
              <w:right w:val="single" w:sz="18" w:space="0" w:color="000000"/>
            </w:tcBorders>
          </w:tcPr>
          <w:p w14:paraId="47435079" w14:textId="3B2AEE78" w:rsidR="002D2A10" w:rsidRDefault="00B41661" w:rsidP="002D2A10">
            <w:pPr>
              <w:spacing w:after="0"/>
              <w:rPr>
                <w:w w:val="105"/>
              </w:rPr>
            </w:pPr>
            <w:r>
              <w:rPr>
                <w:w w:val="105"/>
              </w:rPr>
              <w:t>0=No</w:t>
            </w:r>
          </w:p>
          <w:p w14:paraId="0DC8ADDB" w14:textId="6253BCE7" w:rsidR="007A1B0B" w:rsidRPr="009559BE" w:rsidRDefault="007A1B0B" w:rsidP="002D2A10">
            <w:pPr>
              <w:spacing w:after="0"/>
              <w:rPr>
                <w:w w:val="105"/>
              </w:rPr>
            </w:pPr>
            <w:r>
              <w:rPr>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9559BE" w:rsidRDefault="002D2A10" w:rsidP="002D2A10">
            <w:pPr>
              <w:spacing w:after="0"/>
              <w:rPr>
                <w:w w:val="105"/>
              </w:rPr>
            </w:pPr>
            <w:r w:rsidRPr="009559BE">
              <w:rPr>
                <w:i/>
                <w:color w:val="A6A6A6" w:themeColor="background1" w:themeShade="A6"/>
              </w:rPr>
              <w:t>(Code)</w:t>
            </w:r>
          </w:p>
        </w:tc>
      </w:tr>
      <w:tr w:rsidR="002D2A10" w:rsidRPr="009559BE" w14:paraId="0C0B64CB"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7A728859" w14:textId="4AF0CA1E" w:rsidR="002D2A10" w:rsidRPr="009559BE" w:rsidRDefault="004C374D" w:rsidP="002D2A10">
            <w:pPr>
              <w:spacing w:after="0"/>
            </w:pPr>
            <w: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05CCAD45" w14:textId="4160C066" w:rsidR="002D2A10" w:rsidRPr="009559BE" w:rsidRDefault="002D2A10" w:rsidP="002D2A10">
            <w:pPr>
              <w:kinsoku w:val="0"/>
              <w:overflowPunct w:val="0"/>
              <w:spacing w:afterLines="20" w:after="48"/>
              <w:ind w:left="-18"/>
              <w:contextualSpacing/>
              <w:rPr>
                <w:w w:val="105"/>
              </w:rPr>
            </w:pPr>
            <w:commentRangeStart w:id="1934"/>
            <w:r w:rsidRPr="009559BE">
              <w:rPr>
                <w:w w:val="105"/>
              </w:rPr>
              <w:t>How much payment</w:t>
            </w:r>
            <w:ins w:id="1935" w:author="Vanessa Retana" w:date="2014-11-05T19:42:00Z">
              <w:r w:rsidR="00C00A68">
                <w:rPr>
                  <w:w w:val="105"/>
                </w:rPr>
                <w:t xml:space="preserve"> </w:t>
              </w:r>
            </w:ins>
            <w:r w:rsidRPr="009559BE">
              <w:rPr>
                <w:w w:val="105"/>
              </w:rPr>
              <w:t>did you receive for renting your fields?(</w:t>
            </w:r>
            <w:commentRangeEnd w:id="1934"/>
            <w:r w:rsidR="00C00A68">
              <w:rPr>
                <w:rStyle w:val="CommentReference"/>
              </w:rPr>
              <w:commentReference w:id="1934"/>
            </w:r>
            <w:r w:rsidRPr="009559BE">
              <w:rPr>
                <w:b/>
                <w:w w:val="105"/>
              </w:rPr>
              <w:t>rent_cash</w:t>
            </w:r>
            <w:r w:rsidRPr="009559BE">
              <w:rPr>
                <w:w w:val="105"/>
              </w:rPr>
              <w:t>)</w:t>
            </w:r>
          </w:p>
          <w:p w14:paraId="16E5BC11" w14:textId="7ECB7819" w:rsidR="002D2A10" w:rsidRPr="009559BE" w:rsidRDefault="002D2A10" w:rsidP="002D2A10">
            <w:pPr>
              <w:spacing w:after="0"/>
              <w:rPr>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066C83DD"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F5EB456"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2C26795E" w14:textId="1286B353" w:rsidR="002D2A10" w:rsidRPr="009559BE" w:rsidRDefault="004C374D" w:rsidP="002D2A10">
            <w:pPr>
              <w:spacing w:after="0"/>
            </w:pPr>
            <w: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5B0AD8C6" w14:textId="5B6EAD73" w:rsidR="002D2A10" w:rsidRPr="009559BE" w:rsidRDefault="002D2A10" w:rsidP="00B41661">
            <w:pPr>
              <w:kinsoku w:val="0"/>
              <w:overflowPunct w:val="0"/>
              <w:spacing w:afterLines="20" w:after="48"/>
              <w:ind w:left="-18"/>
              <w:contextualSpacing/>
              <w:rPr>
                <w:w w:val="105"/>
              </w:rPr>
            </w:pPr>
            <w:r w:rsidRPr="009559BE">
              <w:rPr>
                <w:w w:val="105"/>
              </w:rPr>
              <w:t>How many person-days of labor did you receive for renting your fields? (</w:t>
            </w:r>
            <w:r w:rsidRPr="009559BE">
              <w:rPr>
                <w:b/>
                <w:w w:val="105"/>
              </w:rPr>
              <w:t>rent_labor</w:t>
            </w:r>
            <w:r w:rsidRPr="009559BE">
              <w:rPr>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4A2B04A9"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E0092D" w:rsidRPr="009559BE" w14:paraId="25485A62" w14:textId="77777777" w:rsidTr="004C374D">
        <w:trPr>
          <w:trHeight w:val="20"/>
        </w:trPr>
        <w:tc>
          <w:tcPr>
            <w:tcW w:w="484" w:type="dxa"/>
            <w:tcBorders>
              <w:top w:val="single" w:sz="4" w:space="0" w:color="000000"/>
              <w:left w:val="single" w:sz="4" w:space="0" w:color="000000"/>
              <w:bottom w:val="single" w:sz="4" w:space="0" w:color="000000"/>
              <w:right w:val="single" w:sz="4" w:space="0" w:color="000000"/>
            </w:tcBorders>
          </w:tcPr>
          <w:p w14:paraId="49552C37" w14:textId="4000F43C" w:rsidR="00E0092D" w:rsidRPr="009559BE" w:rsidRDefault="00B41661" w:rsidP="008250E0">
            <w:pPr>
              <w:spacing w:after="0"/>
              <w:rPr>
                <w:rFonts w:eastAsia="Calibri" w:cs="Times New Roman"/>
              </w:rPr>
            </w:pPr>
            <w:r>
              <w:rPr>
                <w:rFonts w:eastAsia="Calibri" w:cs="Times New Roman"/>
              </w:rPr>
              <w:t>L.12</w:t>
            </w:r>
          </w:p>
        </w:tc>
        <w:tc>
          <w:tcPr>
            <w:tcW w:w="7235" w:type="dxa"/>
            <w:gridSpan w:val="2"/>
            <w:tcBorders>
              <w:top w:val="single" w:sz="4" w:space="0" w:color="000000"/>
              <w:left w:val="single" w:sz="4" w:space="0" w:color="000000"/>
              <w:bottom w:val="single" w:sz="4" w:space="0" w:color="000000"/>
            </w:tcBorders>
          </w:tcPr>
          <w:p w14:paraId="162E5C4A" w14:textId="48A4E83A"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5. Did your household take out any formal loans from a bank or micro-credit institution in the past year? (</w:t>
            </w:r>
            <w:r w:rsidR="00E0092D" w:rsidRPr="009559BE">
              <w:rPr>
                <w:b/>
                <w:w w:val="105"/>
              </w:rPr>
              <w:t>loan</w:t>
            </w:r>
            <w:r w:rsidR="00E0092D" w:rsidRPr="009559BE">
              <w:rPr>
                <w:w w:val="105"/>
              </w:rPr>
              <w:t>)</w:t>
            </w:r>
          </w:p>
          <w:p w14:paraId="638E1517" w14:textId="0B97326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1764" w:type="dxa"/>
            <w:tcBorders>
              <w:top w:val="single" w:sz="4" w:space="0" w:color="000000"/>
              <w:bottom w:val="single" w:sz="4" w:space="0" w:color="000000"/>
              <w:right w:val="single" w:sz="18" w:space="0" w:color="000000"/>
            </w:tcBorders>
          </w:tcPr>
          <w:p w14:paraId="5CCC0EC3" w14:textId="77777777" w:rsidR="00E0092D" w:rsidRPr="009559BE" w:rsidRDefault="00E0092D" w:rsidP="008250E0">
            <w:pPr>
              <w:spacing w:after="0"/>
              <w:rPr>
                <w:rFonts w:cs="Times New Roman"/>
                <w:w w:val="105"/>
              </w:rPr>
            </w:pPr>
            <w:r w:rsidRPr="009559BE">
              <w:rPr>
                <w:rFonts w:cs="Times New Roman"/>
                <w:w w:val="105"/>
              </w:rPr>
              <w:t>1=No</w:t>
            </w:r>
          </w:p>
          <w:p w14:paraId="1B5F2EE7"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2D970226" w14:textId="77777777" w:rsidR="00E0092D" w:rsidRPr="009559BE" w:rsidRDefault="00E0092D" w:rsidP="008250E0">
            <w:pPr>
              <w:spacing w:after="0"/>
              <w:rPr>
                <w:rFonts w:cs="Times New Roman"/>
                <w:w w:val="105"/>
              </w:rPr>
            </w:pPr>
            <w:r w:rsidRPr="009559BE">
              <w:rPr>
                <w:rFonts w:cs="Times New Roman"/>
                <w:w w:val="105"/>
              </w:rPr>
              <w:t>888=Don’t know</w:t>
            </w:r>
          </w:p>
          <w:p w14:paraId="153A486B"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6F28B195" w14:textId="77777777" w:rsidTr="004C374D">
        <w:trPr>
          <w:trHeight w:val="20"/>
        </w:trPr>
        <w:tc>
          <w:tcPr>
            <w:tcW w:w="484" w:type="dxa"/>
            <w:tcBorders>
              <w:top w:val="single" w:sz="4" w:space="0" w:color="000000"/>
              <w:left w:val="single" w:sz="4" w:space="0" w:color="000000"/>
              <w:bottom w:val="single" w:sz="4" w:space="0" w:color="000000"/>
              <w:right w:val="single" w:sz="4" w:space="0" w:color="000000"/>
            </w:tcBorders>
          </w:tcPr>
          <w:p w14:paraId="63C01779" w14:textId="7FA68B5E" w:rsidR="00E0092D" w:rsidRPr="009559BE" w:rsidRDefault="00B41661" w:rsidP="008250E0">
            <w:pPr>
              <w:spacing w:after="0"/>
              <w:rPr>
                <w:rFonts w:eastAsia="Calibri" w:cs="Times New Roman"/>
              </w:rPr>
            </w:pPr>
            <w:r>
              <w:rPr>
                <w:rFonts w:eastAsia="Calibri" w:cs="Times New Roman"/>
              </w:rPr>
              <w:t>L.13</w:t>
            </w:r>
          </w:p>
        </w:tc>
        <w:tc>
          <w:tcPr>
            <w:tcW w:w="7235" w:type="dxa"/>
            <w:gridSpan w:val="2"/>
            <w:tcBorders>
              <w:top w:val="single" w:sz="4" w:space="0" w:color="000000"/>
              <w:left w:val="single" w:sz="4" w:space="0" w:color="000000"/>
              <w:bottom w:val="single" w:sz="4" w:space="0" w:color="000000"/>
            </w:tcBorders>
          </w:tcPr>
          <w:p w14:paraId="2C11ACD5" w14:textId="7E3E2B99" w:rsidR="00E0092D" w:rsidRPr="009559BE" w:rsidRDefault="00E0092D" w:rsidP="00E0092D">
            <w:pPr>
              <w:kinsoku w:val="0"/>
              <w:overflowPunct w:val="0"/>
              <w:spacing w:afterLines="20" w:after="48"/>
              <w:ind w:left="-18"/>
              <w:contextualSpacing/>
              <w:rPr>
                <w:w w:val="105"/>
              </w:rPr>
            </w:pPr>
            <w:commentRangeStart w:id="1936"/>
            <w:commentRangeStart w:id="1937"/>
            <w:r w:rsidRPr="009559BE">
              <w:rPr>
                <w:w w:val="105"/>
              </w:rPr>
              <w:t>Did you have to provide any documentation of your land rights to secure the loan? (</w:t>
            </w:r>
            <w:r w:rsidRPr="009559BE">
              <w:rPr>
                <w:b/>
                <w:w w:val="105"/>
              </w:rPr>
              <w:t>loandoc</w:t>
            </w:r>
            <w:commentRangeEnd w:id="1936"/>
            <w:r w:rsidR="00321017">
              <w:rPr>
                <w:rStyle w:val="CommentReference"/>
              </w:rPr>
              <w:commentReference w:id="1936"/>
            </w:r>
            <w:r w:rsidRPr="009559BE">
              <w:rPr>
                <w:w w:val="105"/>
              </w:rPr>
              <w:t>)</w:t>
            </w:r>
            <w:commentRangeEnd w:id="1937"/>
            <w:r w:rsidR="006146D2">
              <w:rPr>
                <w:rStyle w:val="CommentReference"/>
              </w:rPr>
              <w:commentReference w:id="1937"/>
            </w:r>
          </w:p>
          <w:p w14:paraId="5B516DCC" w14:textId="758AC923" w:rsidR="00E0092D" w:rsidRPr="009559BE" w:rsidRDefault="00E0092D" w:rsidP="00E0092D">
            <w:pPr>
              <w:spacing w:after="0"/>
              <w:rPr>
                <w:color w:val="000000"/>
              </w:rPr>
            </w:pPr>
            <w:r w:rsidRPr="009559BE">
              <w:rPr>
                <w:i/>
                <w:w w:val="105"/>
              </w:rPr>
              <w:t xml:space="preserve">If 0, 888, 999, Skip to </w:t>
            </w:r>
            <w:r w:rsidRPr="009559BE">
              <w:rPr>
                <w:b/>
                <w:w w:val="105"/>
              </w:rPr>
              <w:t xml:space="preserve">Module </w:t>
            </w:r>
            <w:r w:rsidR="00B41661">
              <w:rPr>
                <w:b/>
                <w:w w:val="105"/>
              </w:rPr>
              <w:t>M</w:t>
            </w:r>
          </w:p>
        </w:tc>
        <w:tc>
          <w:tcPr>
            <w:tcW w:w="1764" w:type="dxa"/>
            <w:tcBorders>
              <w:top w:val="single" w:sz="4" w:space="0" w:color="000000"/>
              <w:bottom w:val="single" w:sz="4" w:space="0" w:color="000000"/>
              <w:right w:val="single" w:sz="18" w:space="0" w:color="000000"/>
            </w:tcBorders>
          </w:tcPr>
          <w:p w14:paraId="5DEE1A14" w14:textId="77777777" w:rsidR="00E0092D" w:rsidRPr="009559BE" w:rsidRDefault="00E0092D" w:rsidP="008250E0">
            <w:pPr>
              <w:spacing w:after="0"/>
              <w:rPr>
                <w:rFonts w:cs="Times New Roman"/>
                <w:w w:val="105"/>
              </w:rPr>
            </w:pPr>
            <w:r w:rsidRPr="009559BE">
              <w:rPr>
                <w:rFonts w:cs="Times New Roman"/>
                <w:w w:val="105"/>
              </w:rPr>
              <w:t>1=No</w:t>
            </w:r>
          </w:p>
          <w:p w14:paraId="126B4B7B"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93B7BD6" w14:textId="77777777" w:rsidR="00E0092D" w:rsidRPr="009559BE" w:rsidRDefault="00E0092D" w:rsidP="008250E0">
            <w:pPr>
              <w:spacing w:after="0"/>
              <w:rPr>
                <w:rFonts w:cs="Times New Roman"/>
                <w:w w:val="105"/>
              </w:rPr>
            </w:pPr>
            <w:r w:rsidRPr="009559BE">
              <w:rPr>
                <w:rFonts w:cs="Times New Roman"/>
                <w:w w:val="105"/>
              </w:rPr>
              <w:t>888=Don’t know</w:t>
            </w:r>
          </w:p>
          <w:p w14:paraId="3A0A8587"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FD8C642"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356FDEA4" w14:textId="321B78A1" w:rsidR="00E0092D" w:rsidRPr="009559BE" w:rsidRDefault="00B41661" w:rsidP="008250E0">
            <w:pPr>
              <w:spacing w:after="0"/>
            </w:pPr>
            <w:r>
              <w:t>L.14</w:t>
            </w:r>
          </w:p>
        </w:tc>
        <w:tc>
          <w:tcPr>
            <w:tcW w:w="7235" w:type="dxa"/>
            <w:gridSpan w:val="2"/>
            <w:tcBorders>
              <w:left w:val="single" w:sz="4" w:space="0" w:color="auto"/>
              <w:right w:val="single" w:sz="18" w:space="0" w:color="000000"/>
            </w:tcBorders>
          </w:tcPr>
          <w:p w14:paraId="1FBD0BA0" w14:textId="31BB90C4" w:rsidR="00E0092D" w:rsidRPr="009559BE" w:rsidRDefault="00E0092D" w:rsidP="008250E0">
            <w:pPr>
              <w:spacing w:after="0"/>
              <w:rPr>
                <w:w w:val="105"/>
              </w:rPr>
            </w:pPr>
            <w:r w:rsidRPr="009559BE">
              <w:rPr>
                <w:w w:val="105"/>
              </w:rPr>
              <w:t>What kind of documentation was required? (</w:t>
            </w:r>
            <w:r w:rsidRPr="009559BE">
              <w:rPr>
                <w:b/>
                <w:w w:val="105"/>
              </w:rPr>
              <w:t>loandoctype</w:t>
            </w:r>
            <w:r w:rsidRPr="009559BE">
              <w:rPr>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3273CEFE" w14:textId="77777777" w:rsidR="00E0092D" w:rsidRPr="009559BE" w:rsidRDefault="00E0092D" w:rsidP="008250E0">
            <w:pPr>
              <w:spacing w:after="0"/>
              <w:rPr>
                <w:w w:val="105"/>
              </w:rPr>
            </w:pPr>
            <w:r w:rsidRPr="009559BE">
              <w:rPr>
                <w:i/>
                <w:color w:val="A6A6A6" w:themeColor="background1" w:themeShade="A6"/>
              </w:rPr>
              <w:t>(Text)</w:t>
            </w:r>
          </w:p>
        </w:tc>
      </w:tr>
    </w:tbl>
    <w:p w14:paraId="5D7E6EED" w14:textId="77777777" w:rsidR="00AD1518" w:rsidRPr="009559BE" w:rsidRDefault="00AD1518" w:rsidP="001512DD">
      <w:pPr>
        <w:spacing w:afterLines="20" w:after="48" w:line="240" w:lineRule="auto"/>
        <w:contextualSpacing/>
        <w:rPr>
          <w:rFonts w:eastAsia="Times New Roman" w:cs="Times New Roman"/>
          <w:lang w:eastAsia="zh-CN"/>
        </w:rPr>
      </w:pPr>
    </w:p>
    <w:p w14:paraId="56725D14" w14:textId="77777777" w:rsidR="00AD1518" w:rsidRPr="009559BE" w:rsidRDefault="00AD1518" w:rsidP="001512DD">
      <w:pPr>
        <w:spacing w:afterLines="20" w:after="48" w:line="240" w:lineRule="auto"/>
        <w:contextualSpacing/>
        <w:rPr>
          <w:rFonts w:eastAsia="Times New Roman" w:cs="Times New Roman"/>
          <w:lang w:eastAsia="zh-CN"/>
        </w:rPr>
      </w:pPr>
    </w:p>
    <w:p w14:paraId="5DC52515" w14:textId="77777777" w:rsidR="00C71DE8" w:rsidRPr="009559BE" w:rsidRDefault="00C71DE8" w:rsidP="001512DD">
      <w:pPr>
        <w:spacing w:after="0" w:line="240" w:lineRule="auto"/>
        <w:contextualSpacing/>
      </w:pPr>
    </w:p>
    <w:p w14:paraId="37C1A733" w14:textId="77777777" w:rsidR="00E0092D" w:rsidRPr="009559BE" w:rsidRDefault="00E0092D">
      <w:pPr>
        <w:rPr>
          <w:rFonts w:eastAsia="Times New Roman" w:cs="Times New Roman"/>
          <w:b/>
          <w:bCs/>
        </w:rPr>
      </w:pPr>
      <w:r w:rsidRPr="009559BE">
        <w:rPr>
          <w:rFonts w:eastAsia="Times New Roman" w:cs="Times New Roman"/>
          <w:b/>
          <w:bCs/>
        </w:rPr>
        <w:br w:type="page"/>
      </w:r>
    </w:p>
    <w:p w14:paraId="6F2C6C32" w14:textId="0767E4D0"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lastRenderedPageBreak/>
        <w:t>M. LIVESTOCK ASSETS</w:t>
      </w:r>
    </w:p>
    <w:p w14:paraId="163FA4A4" w14:textId="77777777" w:rsidR="00C71DE8" w:rsidRPr="009559BE" w:rsidRDefault="00C71DE8"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Now I would like to ask you about the number of livestock that your household currently owns. </w:t>
      </w:r>
    </w:p>
    <w:p w14:paraId="229BDF67" w14:textId="77777777" w:rsidR="00451397" w:rsidRPr="009559BE" w:rsidRDefault="00451397"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574"/>
        <w:gridCol w:w="90"/>
        <w:gridCol w:w="4590"/>
        <w:gridCol w:w="2520"/>
        <w:gridCol w:w="90"/>
        <w:gridCol w:w="1710"/>
        <w:gridCol w:w="540"/>
      </w:tblGrid>
      <w:tr w:rsidR="00B71EAD" w:rsidRPr="009559BE" w14:paraId="4FE59287" w14:textId="77777777" w:rsidTr="00DA1429">
        <w:trPr>
          <w:trHeight w:val="20"/>
        </w:trPr>
        <w:tc>
          <w:tcPr>
            <w:tcW w:w="574" w:type="dxa"/>
            <w:tcBorders>
              <w:right w:val="single" w:sz="4" w:space="0" w:color="auto"/>
            </w:tcBorders>
            <w:vAlign w:val="center"/>
          </w:tcPr>
          <w:p w14:paraId="50D63242" w14:textId="68533A66" w:rsidR="00C71DE8" w:rsidRPr="009559BE" w:rsidRDefault="00B41661" w:rsidP="00DA1429">
            <w:pPr>
              <w:kinsoku w:val="0"/>
              <w:overflowPunct w:val="0"/>
              <w:spacing w:afterLines="20" w:after="48"/>
              <w:ind w:left="119" w:hanging="114"/>
              <w:contextualSpacing/>
              <w:rPr>
                <w:w w:val="105"/>
              </w:rPr>
            </w:pPr>
            <w:r>
              <w:rPr>
                <w:w w:val="105"/>
              </w:rPr>
              <w:t>M1</w:t>
            </w:r>
          </w:p>
        </w:tc>
        <w:tc>
          <w:tcPr>
            <w:tcW w:w="7200" w:type="dxa"/>
            <w:gridSpan w:val="3"/>
            <w:tcBorders>
              <w:top w:val="single" w:sz="4" w:space="0" w:color="auto"/>
              <w:left w:val="single" w:sz="4" w:space="0" w:color="auto"/>
              <w:bottom w:val="single" w:sz="4" w:space="0" w:color="auto"/>
              <w:right w:val="nil"/>
            </w:tcBorders>
            <w:vAlign w:val="center"/>
          </w:tcPr>
          <w:p w14:paraId="4452DE86" w14:textId="15892ED5" w:rsidR="00C71DE8" w:rsidRPr="009559BE" w:rsidRDefault="00C71DE8" w:rsidP="00E0092D">
            <w:pPr>
              <w:kinsoku w:val="0"/>
              <w:overflowPunct w:val="0"/>
              <w:spacing w:afterLines="20" w:after="48"/>
              <w:contextualSpacing/>
              <w:rPr>
                <w:w w:val="105"/>
              </w:rPr>
            </w:pPr>
            <w:r w:rsidRPr="009559BE">
              <w:rPr>
                <w:w w:val="105"/>
              </w:rPr>
              <w:t>How many cattle does your household own? (</w:t>
            </w:r>
            <w:r w:rsidRPr="009559BE">
              <w:rPr>
                <w:b/>
                <w:w w:val="105"/>
              </w:rPr>
              <w:t>cattle</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9559BE" w:rsidRDefault="00C71DE8" w:rsidP="00E0092D">
            <w:pPr>
              <w:spacing w:afterLines="20" w:after="48"/>
              <w:contextualSpacing/>
              <w:rPr>
                <w:i/>
              </w:rPr>
            </w:pPr>
            <w:r w:rsidRPr="009559BE">
              <w:rPr>
                <w:i/>
              </w:rPr>
              <w:t>(Numeric)</w:t>
            </w:r>
          </w:p>
        </w:tc>
      </w:tr>
      <w:tr w:rsidR="00B71EAD" w:rsidRPr="009559BE" w14:paraId="11CD6882" w14:textId="77777777" w:rsidTr="00DA1429">
        <w:trPr>
          <w:trHeight w:val="20"/>
        </w:trPr>
        <w:tc>
          <w:tcPr>
            <w:tcW w:w="574" w:type="dxa"/>
            <w:vAlign w:val="center"/>
          </w:tcPr>
          <w:p w14:paraId="3533318A" w14:textId="5BF45077" w:rsidR="00C71DE8" w:rsidRPr="009559BE" w:rsidRDefault="00B41661" w:rsidP="00DA1429">
            <w:pPr>
              <w:kinsoku w:val="0"/>
              <w:overflowPunct w:val="0"/>
              <w:spacing w:afterLines="20" w:after="48"/>
              <w:ind w:left="119" w:hanging="114"/>
              <w:contextualSpacing/>
              <w:rPr>
                <w:w w:val="105"/>
              </w:rPr>
            </w:pPr>
            <w:r>
              <w:rPr>
                <w:w w:val="105"/>
              </w:rPr>
              <w:t>M2</w:t>
            </w:r>
          </w:p>
        </w:tc>
        <w:tc>
          <w:tcPr>
            <w:tcW w:w="7200" w:type="dxa"/>
            <w:gridSpan w:val="3"/>
            <w:tcBorders>
              <w:top w:val="single" w:sz="4" w:space="0" w:color="auto"/>
              <w:bottom w:val="single" w:sz="4" w:space="0" w:color="auto"/>
            </w:tcBorders>
            <w:vAlign w:val="center"/>
          </w:tcPr>
          <w:p w14:paraId="05A2F0FF" w14:textId="77777777" w:rsidR="00C71DE8" w:rsidRDefault="00C71DE8" w:rsidP="00E0092D">
            <w:pPr>
              <w:kinsoku w:val="0"/>
              <w:overflowPunct w:val="0"/>
              <w:spacing w:afterLines="20" w:after="48"/>
              <w:contextualSpacing/>
              <w:rPr>
                <w:w w:val="105"/>
              </w:rPr>
            </w:pPr>
            <w:r w:rsidRPr="009559BE">
              <w:rPr>
                <w:w w:val="105"/>
              </w:rPr>
              <w:t>How many donkeys does your household own? (</w:t>
            </w:r>
            <w:r w:rsidRPr="009559BE">
              <w:rPr>
                <w:b/>
                <w:w w:val="105"/>
              </w:rPr>
              <w:t>donkey</w:t>
            </w:r>
            <w:r w:rsidRPr="009559BE">
              <w:rPr>
                <w:w w:val="105"/>
              </w:rPr>
              <w:t>)</w:t>
            </w:r>
          </w:p>
          <w:p w14:paraId="08005593" w14:textId="57041F35" w:rsidR="009D61E6" w:rsidRPr="009D61E6" w:rsidRDefault="009D61E6" w:rsidP="00E0092D">
            <w:pPr>
              <w:kinsoku w:val="0"/>
              <w:overflowPunct w:val="0"/>
              <w:spacing w:afterLines="20" w:after="48"/>
              <w:contextualSpacing/>
              <w:rPr>
                <w:i/>
                <w:w w:val="105"/>
              </w:rPr>
            </w:pPr>
            <w:r>
              <w:rPr>
                <w:i/>
                <w:w w:val="105"/>
              </w:rPr>
              <w:t>If 0, skip to M7</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9559BE" w:rsidRDefault="00C71DE8" w:rsidP="00E0092D">
            <w:pPr>
              <w:spacing w:afterLines="20" w:after="48"/>
              <w:contextualSpacing/>
              <w:rPr>
                <w:i/>
              </w:rPr>
            </w:pPr>
            <w:r w:rsidRPr="009559BE">
              <w:rPr>
                <w:i/>
              </w:rPr>
              <w:t>(Numeric)</w:t>
            </w:r>
          </w:p>
        </w:tc>
      </w:tr>
      <w:tr w:rsidR="00D4243B" w:rsidRPr="009559BE" w14:paraId="750A99FE" w14:textId="77777777" w:rsidTr="00DA1429">
        <w:trPr>
          <w:trHeight w:val="20"/>
        </w:trPr>
        <w:tc>
          <w:tcPr>
            <w:tcW w:w="574" w:type="dxa"/>
            <w:vAlign w:val="center"/>
          </w:tcPr>
          <w:p w14:paraId="1A0AB2AD" w14:textId="46BFD745" w:rsidR="00D4243B" w:rsidRPr="009559BE" w:rsidRDefault="00B41661" w:rsidP="00DA1429">
            <w:pPr>
              <w:kinsoku w:val="0"/>
              <w:overflowPunct w:val="0"/>
              <w:spacing w:afterLines="20" w:after="48"/>
              <w:ind w:left="119" w:hanging="114"/>
              <w:contextualSpacing/>
              <w:rPr>
                <w:w w:val="105"/>
              </w:rPr>
            </w:pPr>
            <w:r>
              <w:rPr>
                <w:w w:val="105"/>
              </w:rPr>
              <w:t>M3</w:t>
            </w:r>
          </w:p>
        </w:tc>
        <w:tc>
          <w:tcPr>
            <w:tcW w:w="4680" w:type="dxa"/>
            <w:gridSpan w:val="2"/>
            <w:tcBorders>
              <w:top w:val="single" w:sz="4" w:space="0" w:color="auto"/>
              <w:bottom w:val="single" w:sz="4" w:space="0" w:color="auto"/>
              <w:right w:val="nil"/>
            </w:tcBorders>
            <w:vAlign w:val="center"/>
          </w:tcPr>
          <w:p w14:paraId="7DB776B0" w14:textId="77777777" w:rsidR="00D4243B" w:rsidRDefault="00D4243B" w:rsidP="00D4243B">
            <w:pPr>
              <w:kinsoku w:val="0"/>
              <w:overflowPunct w:val="0"/>
              <w:spacing w:afterLines="20" w:after="48"/>
              <w:contextualSpacing/>
              <w:rPr>
                <w:w w:val="105"/>
              </w:rPr>
            </w:pPr>
            <w:r>
              <w:rPr>
                <w:w w:val="105"/>
              </w:rPr>
              <w:t>Do any of your donkeys graze in the forest?</w:t>
            </w:r>
          </w:p>
          <w:p w14:paraId="32BEA72C" w14:textId="02513873" w:rsidR="00B41661" w:rsidRPr="00B41661" w:rsidRDefault="00B41661" w:rsidP="00D4243B">
            <w:pPr>
              <w:kinsoku w:val="0"/>
              <w:overflowPunct w:val="0"/>
              <w:spacing w:afterLines="20" w:after="48"/>
              <w:contextualSpacing/>
              <w:rPr>
                <w:i/>
                <w:w w:val="105"/>
              </w:rPr>
            </w:pPr>
            <w:r>
              <w:rPr>
                <w:i/>
                <w:w w:val="105"/>
              </w:rPr>
              <w:t>If 0, skip to M5</w:t>
            </w:r>
          </w:p>
        </w:tc>
        <w:tc>
          <w:tcPr>
            <w:tcW w:w="4320" w:type="dxa"/>
            <w:gridSpan w:val="3"/>
            <w:tcBorders>
              <w:top w:val="single" w:sz="4" w:space="0" w:color="auto"/>
              <w:left w:val="nil"/>
              <w:bottom w:val="single" w:sz="4" w:space="0" w:color="auto"/>
            </w:tcBorders>
          </w:tcPr>
          <w:p w14:paraId="3AE77C36" w14:textId="76765B52" w:rsidR="00D4243B" w:rsidRDefault="00B41661" w:rsidP="00D4243B">
            <w:r>
              <w:t>0</w:t>
            </w:r>
            <w:r w:rsidR="00D4243B">
              <w:t>=No</w:t>
            </w:r>
          </w:p>
          <w:p w14:paraId="27756932" w14:textId="7A272525" w:rsidR="00D4243B" w:rsidRPr="009559BE" w:rsidRDefault="00B41661" w:rsidP="00D634F1">
            <w:pPr>
              <w:rPr>
                <w:w w:val="105"/>
              </w:rPr>
            </w:pPr>
            <w:r>
              <w:t>1</w:t>
            </w:r>
            <w:r w:rsidR="00D4243B">
              <w:t>=Yes</w:t>
            </w:r>
            <w:r w:rsidR="00D4243B"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5E516E8A" w14:textId="00E5105D"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2E2449D5" w14:textId="77777777" w:rsidTr="00DA1429">
        <w:trPr>
          <w:trHeight w:val="20"/>
        </w:trPr>
        <w:tc>
          <w:tcPr>
            <w:tcW w:w="574" w:type="dxa"/>
            <w:vAlign w:val="center"/>
          </w:tcPr>
          <w:p w14:paraId="4A5290D9" w14:textId="48B25D70" w:rsidR="00D4243B" w:rsidRPr="009559BE" w:rsidRDefault="00B41661" w:rsidP="00DA1429">
            <w:pPr>
              <w:kinsoku w:val="0"/>
              <w:overflowPunct w:val="0"/>
              <w:spacing w:afterLines="20" w:after="48"/>
              <w:ind w:left="119" w:hanging="114"/>
              <w:contextualSpacing/>
              <w:rPr>
                <w:w w:val="105"/>
              </w:rPr>
            </w:pPr>
            <w:r>
              <w:rPr>
                <w:w w:val="105"/>
              </w:rPr>
              <w:t>M4</w:t>
            </w:r>
          </w:p>
        </w:tc>
        <w:tc>
          <w:tcPr>
            <w:tcW w:w="7200" w:type="dxa"/>
            <w:gridSpan w:val="3"/>
            <w:tcBorders>
              <w:top w:val="single" w:sz="4" w:space="0" w:color="auto"/>
              <w:bottom w:val="single" w:sz="4" w:space="0" w:color="auto"/>
            </w:tcBorders>
            <w:vAlign w:val="center"/>
          </w:tcPr>
          <w:p w14:paraId="5C8BB437" w14:textId="3247EEFA" w:rsidR="00D4243B" w:rsidRPr="009559BE" w:rsidRDefault="00B41661" w:rsidP="00E0092D">
            <w:pPr>
              <w:kinsoku w:val="0"/>
              <w:overflowPunct w:val="0"/>
              <w:spacing w:afterLines="20" w:after="48"/>
              <w:contextualSpacing/>
              <w:rPr>
                <w:w w:val="105"/>
              </w:rPr>
            </w:pPr>
            <w:r>
              <w:rPr>
                <w:w w:val="105"/>
              </w:rPr>
              <w:t>H</w:t>
            </w:r>
            <w:r w:rsidR="00D4243B">
              <w:rPr>
                <w:w w:val="105"/>
              </w:rPr>
              <w:t>ow many</w:t>
            </w:r>
            <w:r>
              <w:rPr>
                <w:w w:val="105"/>
              </w:rPr>
              <w:t xml:space="preserve"> donkeys graze in the forest</w:t>
            </w:r>
            <w:r w:rsidR="00D4243B">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768D8495" w14:textId="53459D72" w:rsidR="00D4243B" w:rsidRPr="009559BE" w:rsidRDefault="009D61E6" w:rsidP="00E0092D">
            <w:pPr>
              <w:spacing w:afterLines="20" w:after="48"/>
              <w:contextualSpacing/>
              <w:rPr>
                <w:i/>
              </w:rPr>
            </w:pPr>
            <w:r>
              <w:rPr>
                <w:i/>
              </w:rPr>
              <w:t>(Numeric)</w:t>
            </w:r>
          </w:p>
        </w:tc>
      </w:tr>
      <w:tr w:rsidR="00D4243B" w:rsidRPr="009559BE" w14:paraId="13E101BC" w14:textId="77777777" w:rsidTr="00DA1429">
        <w:trPr>
          <w:trHeight w:val="20"/>
        </w:trPr>
        <w:tc>
          <w:tcPr>
            <w:tcW w:w="574" w:type="dxa"/>
            <w:vAlign w:val="center"/>
          </w:tcPr>
          <w:p w14:paraId="2DC0561D" w14:textId="0CA7B37B" w:rsidR="00D4243B" w:rsidRPr="009559BE" w:rsidRDefault="00B41661" w:rsidP="00DA1429">
            <w:pPr>
              <w:kinsoku w:val="0"/>
              <w:overflowPunct w:val="0"/>
              <w:spacing w:afterLines="20" w:after="48"/>
              <w:ind w:left="119" w:hanging="114"/>
              <w:contextualSpacing/>
              <w:rPr>
                <w:w w:val="105"/>
              </w:rPr>
            </w:pPr>
            <w:r>
              <w:rPr>
                <w:w w:val="105"/>
              </w:rPr>
              <w:t>M5</w:t>
            </w:r>
          </w:p>
        </w:tc>
        <w:tc>
          <w:tcPr>
            <w:tcW w:w="4680" w:type="dxa"/>
            <w:gridSpan w:val="2"/>
            <w:tcBorders>
              <w:top w:val="single" w:sz="4" w:space="0" w:color="auto"/>
              <w:bottom w:val="single" w:sz="4" w:space="0" w:color="auto"/>
              <w:right w:val="nil"/>
            </w:tcBorders>
            <w:vAlign w:val="center"/>
          </w:tcPr>
          <w:p w14:paraId="542E1369" w14:textId="77777777" w:rsidR="00D4243B" w:rsidRDefault="00D4243B" w:rsidP="00D4243B">
            <w:pPr>
              <w:kinsoku w:val="0"/>
              <w:overflowPunct w:val="0"/>
              <w:spacing w:afterLines="20" w:after="48"/>
              <w:contextualSpacing/>
              <w:rPr>
                <w:w w:val="105"/>
              </w:rPr>
            </w:pPr>
            <w:r>
              <w:rPr>
                <w:w w:val="105"/>
              </w:rPr>
              <w:t>Are any of your donkeys enclosed, but fed fodder that is cut inside the forest?</w:t>
            </w:r>
          </w:p>
          <w:p w14:paraId="46B471F3" w14:textId="06AB9736" w:rsidR="009D61E6" w:rsidRPr="009D61E6" w:rsidRDefault="009D61E6" w:rsidP="00D4243B">
            <w:pPr>
              <w:kinsoku w:val="0"/>
              <w:overflowPunct w:val="0"/>
              <w:spacing w:afterLines="20" w:after="48"/>
              <w:contextualSpacing/>
              <w:rPr>
                <w:i/>
                <w:w w:val="105"/>
              </w:rPr>
            </w:pPr>
            <w:r>
              <w:rPr>
                <w:i/>
                <w:w w:val="105"/>
              </w:rPr>
              <w:t>If 0, skip to M7</w:t>
            </w:r>
          </w:p>
        </w:tc>
        <w:tc>
          <w:tcPr>
            <w:tcW w:w="4320" w:type="dxa"/>
            <w:gridSpan w:val="3"/>
            <w:tcBorders>
              <w:top w:val="single" w:sz="4" w:space="0" w:color="auto"/>
              <w:left w:val="nil"/>
              <w:bottom w:val="single" w:sz="4" w:space="0" w:color="auto"/>
            </w:tcBorders>
          </w:tcPr>
          <w:p w14:paraId="08AF0896" w14:textId="1D03E6EF" w:rsidR="00D4243B" w:rsidRDefault="00B41661" w:rsidP="00D4243B">
            <w:r>
              <w:t>0</w:t>
            </w:r>
            <w:r w:rsidR="00D4243B">
              <w:t>=No</w:t>
            </w:r>
          </w:p>
          <w:p w14:paraId="138441D6" w14:textId="72EE7CFA" w:rsidR="00D4243B" w:rsidRPr="009559BE" w:rsidRDefault="00B41661" w:rsidP="00D634F1">
            <w:pPr>
              <w:rPr>
                <w:w w:val="105"/>
              </w:rPr>
            </w:pPr>
            <w:r>
              <w:t>1</w:t>
            </w:r>
            <w:r w:rsidR="00D4243B">
              <w:t>=Yes</w:t>
            </w:r>
            <w:r w:rsidR="00D4243B"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53DE57F4" w14:textId="1C757DAB"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0DB434AB" w14:textId="77777777" w:rsidTr="00DA1429">
        <w:trPr>
          <w:trHeight w:val="20"/>
        </w:trPr>
        <w:tc>
          <w:tcPr>
            <w:tcW w:w="574" w:type="dxa"/>
            <w:vAlign w:val="center"/>
          </w:tcPr>
          <w:p w14:paraId="3A0C57D3" w14:textId="30B6031E" w:rsidR="00D4243B" w:rsidRPr="009559BE" w:rsidRDefault="009D61E6" w:rsidP="00DA1429">
            <w:pPr>
              <w:kinsoku w:val="0"/>
              <w:overflowPunct w:val="0"/>
              <w:spacing w:afterLines="20" w:after="48"/>
              <w:ind w:left="119" w:hanging="114"/>
              <w:contextualSpacing/>
              <w:rPr>
                <w:w w:val="105"/>
              </w:rPr>
            </w:pPr>
            <w:r>
              <w:rPr>
                <w:w w:val="105"/>
              </w:rPr>
              <w:t>M6</w:t>
            </w:r>
          </w:p>
        </w:tc>
        <w:tc>
          <w:tcPr>
            <w:tcW w:w="7200" w:type="dxa"/>
            <w:gridSpan w:val="3"/>
            <w:tcBorders>
              <w:top w:val="single" w:sz="4" w:space="0" w:color="auto"/>
              <w:bottom w:val="single" w:sz="4" w:space="0" w:color="auto"/>
            </w:tcBorders>
            <w:vAlign w:val="center"/>
          </w:tcPr>
          <w:p w14:paraId="0691FAEB" w14:textId="47353391" w:rsidR="00D4243B" w:rsidRPr="009559BE" w:rsidRDefault="009D61E6" w:rsidP="009A059D">
            <w:pPr>
              <w:kinsoku w:val="0"/>
              <w:overflowPunct w:val="0"/>
              <w:spacing w:afterLines="20" w:after="48"/>
              <w:contextualSpacing/>
              <w:rPr>
                <w:w w:val="105"/>
              </w:rPr>
            </w:pPr>
            <w:r>
              <w:rPr>
                <w:w w:val="105"/>
              </w:rPr>
              <w:t>H</w:t>
            </w:r>
            <w:r w:rsidR="00D4243B">
              <w:rPr>
                <w:w w:val="105"/>
              </w:rPr>
              <w:t>ow many</w:t>
            </w:r>
            <w:r>
              <w:rPr>
                <w:w w:val="105"/>
              </w:rPr>
              <w:t xml:space="preserve"> donkeys are fed fodder cut inside the forest</w:t>
            </w:r>
            <w:r w:rsidR="00D4243B">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2953C4DE" w14:textId="5F080F73" w:rsidR="00D4243B" w:rsidRPr="009559BE" w:rsidRDefault="009D61E6" w:rsidP="009A059D">
            <w:pPr>
              <w:spacing w:afterLines="20" w:after="48"/>
              <w:contextualSpacing/>
              <w:rPr>
                <w:i/>
              </w:rPr>
            </w:pPr>
            <w:r>
              <w:rPr>
                <w:i/>
              </w:rPr>
              <w:t>(Numeric)</w:t>
            </w:r>
          </w:p>
        </w:tc>
      </w:tr>
      <w:tr w:rsidR="00B71EAD" w:rsidRPr="009559BE" w14:paraId="22E8A5F3" w14:textId="77777777" w:rsidTr="00DA1429">
        <w:trPr>
          <w:trHeight w:val="20"/>
        </w:trPr>
        <w:tc>
          <w:tcPr>
            <w:tcW w:w="574" w:type="dxa"/>
            <w:vAlign w:val="center"/>
          </w:tcPr>
          <w:p w14:paraId="102EEE17" w14:textId="2668F55A" w:rsidR="00C71DE8" w:rsidRPr="009559BE" w:rsidRDefault="00DA1429" w:rsidP="00DA1429">
            <w:pPr>
              <w:kinsoku w:val="0"/>
              <w:overflowPunct w:val="0"/>
              <w:spacing w:afterLines="20" w:after="48"/>
              <w:ind w:left="119" w:hanging="114"/>
              <w:contextualSpacing/>
              <w:rPr>
                <w:w w:val="105"/>
              </w:rPr>
            </w:pPr>
            <w:r>
              <w:rPr>
                <w:w w:val="105"/>
              </w:rPr>
              <w:t>M7</w:t>
            </w:r>
          </w:p>
        </w:tc>
        <w:tc>
          <w:tcPr>
            <w:tcW w:w="7200" w:type="dxa"/>
            <w:gridSpan w:val="3"/>
            <w:tcBorders>
              <w:top w:val="single" w:sz="4" w:space="0" w:color="auto"/>
              <w:bottom w:val="single" w:sz="4" w:space="0" w:color="auto"/>
            </w:tcBorders>
            <w:vAlign w:val="center"/>
          </w:tcPr>
          <w:p w14:paraId="737097EF" w14:textId="51A27488" w:rsidR="00C71DE8" w:rsidRPr="009559BE" w:rsidRDefault="00C71DE8" w:rsidP="00E0092D">
            <w:pPr>
              <w:kinsoku w:val="0"/>
              <w:overflowPunct w:val="0"/>
              <w:spacing w:afterLines="20" w:after="48"/>
              <w:contextualSpacing/>
              <w:rPr>
                <w:w w:val="105"/>
              </w:rPr>
            </w:pPr>
            <w:r w:rsidRPr="009559BE">
              <w:rPr>
                <w:w w:val="105"/>
              </w:rPr>
              <w:t>How many village chickens does your household own? (</w:t>
            </w:r>
            <w:r w:rsidRPr="009559BE">
              <w:rPr>
                <w:b/>
                <w:w w:val="105"/>
              </w:rPr>
              <w:t>chicken</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9559BE" w:rsidRDefault="00C71DE8" w:rsidP="00E0092D">
            <w:pPr>
              <w:spacing w:afterLines="20" w:after="48"/>
              <w:contextualSpacing/>
              <w:rPr>
                <w:i/>
              </w:rPr>
            </w:pPr>
            <w:r w:rsidRPr="009559BE">
              <w:rPr>
                <w:i/>
              </w:rPr>
              <w:t>(Numeric)</w:t>
            </w:r>
          </w:p>
        </w:tc>
      </w:tr>
      <w:tr w:rsidR="00B71EAD" w:rsidRPr="009559BE" w14:paraId="2F22F6C1" w14:textId="77777777" w:rsidTr="00DA1429">
        <w:trPr>
          <w:trHeight w:val="20"/>
        </w:trPr>
        <w:tc>
          <w:tcPr>
            <w:tcW w:w="574" w:type="dxa"/>
            <w:vAlign w:val="center"/>
          </w:tcPr>
          <w:p w14:paraId="523323F5" w14:textId="23993A64" w:rsidR="00C71DE8" w:rsidRPr="009559BE" w:rsidRDefault="00DA1429" w:rsidP="00DA1429">
            <w:pPr>
              <w:kinsoku w:val="0"/>
              <w:overflowPunct w:val="0"/>
              <w:spacing w:afterLines="20" w:after="48"/>
              <w:ind w:left="119" w:hanging="114"/>
              <w:contextualSpacing/>
              <w:rPr>
                <w:w w:val="105"/>
              </w:rPr>
            </w:pPr>
            <w:r>
              <w:rPr>
                <w:w w:val="105"/>
              </w:rPr>
              <w:t>M8</w:t>
            </w:r>
          </w:p>
        </w:tc>
        <w:tc>
          <w:tcPr>
            <w:tcW w:w="7200" w:type="dxa"/>
            <w:gridSpan w:val="3"/>
            <w:tcBorders>
              <w:top w:val="single" w:sz="4" w:space="0" w:color="auto"/>
              <w:bottom w:val="single" w:sz="4" w:space="0" w:color="auto"/>
            </w:tcBorders>
            <w:vAlign w:val="center"/>
          </w:tcPr>
          <w:p w14:paraId="0EF74F30" w14:textId="605D6F0E" w:rsidR="00C71DE8" w:rsidRPr="009559BE" w:rsidRDefault="00C71DE8" w:rsidP="00E0092D">
            <w:pPr>
              <w:kinsoku w:val="0"/>
              <w:overflowPunct w:val="0"/>
              <w:spacing w:afterLines="20" w:after="48"/>
              <w:contextualSpacing/>
              <w:rPr>
                <w:w w:val="105"/>
              </w:rPr>
            </w:pPr>
            <w:r w:rsidRPr="009559BE">
              <w:rPr>
                <w:w w:val="105"/>
              </w:rPr>
              <w:t>How many guinea fowls does your household own? (</w:t>
            </w:r>
            <w:r w:rsidRPr="009559BE">
              <w:rPr>
                <w:b/>
                <w:w w:val="105"/>
              </w:rPr>
              <w:t>guineafowls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9559BE" w:rsidRDefault="00C71DE8" w:rsidP="00E0092D">
            <w:pPr>
              <w:spacing w:afterLines="20" w:after="48"/>
              <w:contextualSpacing/>
              <w:rPr>
                <w:i/>
              </w:rPr>
            </w:pPr>
            <w:r w:rsidRPr="009559BE">
              <w:rPr>
                <w:i/>
              </w:rPr>
              <w:t>(Numeric)</w:t>
            </w:r>
          </w:p>
        </w:tc>
      </w:tr>
      <w:tr w:rsidR="00B71EAD" w:rsidRPr="009559BE" w14:paraId="1D84FB59" w14:textId="77777777" w:rsidTr="00DA1429">
        <w:trPr>
          <w:trHeight w:val="20"/>
        </w:trPr>
        <w:tc>
          <w:tcPr>
            <w:tcW w:w="574" w:type="dxa"/>
            <w:vAlign w:val="center"/>
          </w:tcPr>
          <w:p w14:paraId="6B6116B0" w14:textId="4861C6C0" w:rsidR="00C71DE8" w:rsidRPr="009559BE" w:rsidRDefault="00DA1429" w:rsidP="00DA1429">
            <w:pPr>
              <w:kinsoku w:val="0"/>
              <w:overflowPunct w:val="0"/>
              <w:spacing w:afterLines="20" w:after="48"/>
              <w:ind w:left="119" w:hanging="114"/>
              <w:contextualSpacing/>
              <w:rPr>
                <w:w w:val="105"/>
              </w:rPr>
            </w:pPr>
            <w:r>
              <w:rPr>
                <w:w w:val="105"/>
              </w:rPr>
              <w:t>M9</w:t>
            </w:r>
          </w:p>
        </w:tc>
        <w:tc>
          <w:tcPr>
            <w:tcW w:w="7200" w:type="dxa"/>
            <w:gridSpan w:val="3"/>
            <w:tcBorders>
              <w:top w:val="single" w:sz="4" w:space="0" w:color="auto"/>
              <w:bottom w:val="single" w:sz="4" w:space="0" w:color="auto"/>
            </w:tcBorders>
            <w:vAlign w:val="center"/>
          </w:tcPr>
          <w:p w14:paraId="06B05035" w14:textId="7B7A4A44" w:rsidR="00C71DE8" w:rsidRPr="009559BE" w:rsidRDefault="00C71DE8" w:rsidP="00E0092D">
            <w:pPr>
              <w:kinsoku w:val="0"/>
              <w:overflowPunct w:val="0"/>
              <w:spacing w:afterLines="20" w:after="48"/>
              <w:contextualSpacing/>
              <w:rPr>
                <w:w w:val="105"/>
              </w:rPr>
            </w:pPr>
            <w:r w:rsidRPr="009559BE">
              <w:rPr>
                <w:w w:val="105"/>
              </w:rPr>
              <w:t>How many ducks and geese does your household own? (</w:t>
            </w:r>
            <w:r w:rsidRPr="009559BE">
              <w:rPr>
                <w:b/>
                <w:w w:val="105"/>
              </w:rPr>
              <w:t>ducks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9559BE" w:rsidRDefault="00C71DE8" w:rsidP="00E0092D">
            <w:pPr>
              <w:spacing w:afterLines="20" w:after="48"/>
              <w:contextualSpacing/>
              <w:rPr>
                <w:i/>
              </w:rPr>
            </w:pPr>
            <w:r w:rsidRPr="009559BE">
              <w:rPr>
                <w:i/>
              </w:rPr>
              <w:t>(Numeric)</w:t>
            </w:r>
          </w:p>
        </w:tc>
      </w:tr>
      <w:tr w:rsidR="00B71EAD" w:rsidRPr="009559BE" w14:paraId="13902004" w14:textId="77777777" w:rsidTr="00DA1429">
        <w:trPr>
          <w:trHeight w:val="20"/>
        </w:trPr>
        <w:tc>
          <w:tcPr>
            <w:tcW w:w="574" w:type="dxa"/>
            <w:vAlign w:val="center"/>
          </w:tcPr>
          <w:p w14:paraId="11AB567C" w14:textId="6A1284F8" w:rsidR="00C71DE8" w:rsidRPr="009559BE" w:rsidRDefault="00DA1429" w:rsidP="00DA1429">
            <w:pPr>
              <w:kinsoku w:val="0"/>
              <w:overflowPunct w:val="0"/>
              <w:spacing w:afterLines="20" w:after="48"/>
              <w:ind w:left="119" w:right="-119" w:hanging="114"/>
              <w:contextualSpacing/>
              <w:rPr>
                <w:w w:val="105"/>
              </w:rPr>
            </w:pPr>
            <w:r>
              <w:rPr>
                <w:w w:val="105"/>
              </w:rPr>
              <w:t>M10</w:t>
            </w:r>
          </w:p>
        </w:tc>
        <w:tc>
          <w:tcPr>
            <w:tcW w:w="7200" w:type="dxa"/>
            <w:gridSpan w:val="3"/>
            <w:tcBorders>
              <w:top w:val="single" w:sz="4" w:space="0" w:color="auto"/>
              <w:bottom w:val="single" w:sz="4" w:space="0" w:color="auto"/>
            </w:tcBorders>
            <w:vAlign w:val="center"/>
          </w:tcPr>
          <w:p w14:paraId="099CB5A4" w14:textId="77777777" w:rsidR="00C71DE8" w:rsidRDefault="00C71DE8" w:rsidP="00E0092D">
            <w:pPr>
              <w:kinsoku w:val="0"/>
              <w:overflowPunct w:val="0"/>
              <w:spacing w:afterLines="20" w:after="48"/>
              <w:contextualSpacing/>
              <w:rPr>
                <w:w w:val="105"/>
              </w:rPr>
            </w:pPr>
            <w:r w:rsidRPr="009559BE">
              <w:rPr>
                <w:w w:val="105"/>
              </w:rPr>
              <w:t>How many goats does your household own? (</w:t>
            </w:r>
            <w:r w:rsidRPr="009559BE">
              <w:rPr>
                <w:b/>
                <w:w w:val="105"/>
              </w:rPr>
              <w:t>goats</w:t>
            </w:r>
            <w:r w:rsidRPr="009559BE">
              <w:rPr>
                <w:w w:val="105"/>
              </w:rPr>
              <w:t>)</w:t>
            </w:r>
          </w:p>
          <w:p w14:paraId="75217BA8" w14:textId="5BF0FDA3" w:rsidR="00DA1429" w:rsidRPr="00DA1429" w:rsidRDefault="00DA1429" w:rsidP="00E0092D">
            <w:pPr>
              <w:kinsoku w:val="0"/>
              <w:overflowPunct w:val="0"/>
              <w:spacing w:afterLines="20" w:after="48"/>
              <w:contextualSpacing/>
              <w:rPr>
                <w:i/>
                <w:w w:val="105"/>
              </w:rPr>
            </w:pPr>
            <w:r>
              <w:rPr>
                <w:i/>
                <w:w w:val="105"/>
              </w:rPr>
              <w:t>If 0, skip to M14</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9559BE" w:rsidRDefault="00C71DE8" w:rsidP="00E0092D">
            <w:pPr>
              <w:spacing w:afterLines="20" w:after="48"/>
              <w:contextualSpacing/>
              <w:rPr>
                <w:i/>
              </w:rPr>
            </w:pPr>
            <w:r w:rsidRPr="009559BE">
              <w:rPr>
                <w:i/>
              </w:rPr>
              <w:t>(Numeric)</w:t>
            </w:r>
          </w:p>
        </w:tc>
      </w:tr>
      <w:tr w:rsidR="00D634F1" w:rsidRPr="009559BE" w14:paraId="5E308CB6" w14:textId="77777777" w:rsidTr="00DA1429">
        <w:trPr>
          <w:trHeight w:val="20"/>
        </w:trPr>
        <w:tc>
          <w:tcPr>
            <w:tcW w:w="574" w:type="dxa"/>
            <w:vAlign w:val="center"/>
          </w:tcPr>
          <w:p w14:paraId="534A259C" w14:textId="63841A66" w:rsidR="00D634F1" w:rsidRPr="009559BE" w:rsidRDefault="00DA1429" w:rsidP="00DA1429">
            <w:pPr>
              <w:kinsoku w:val="0"/>
              <w:overflowPunct w:val="0"/>
              <w:spacing w:afterLines="20" w:after="48"/>
              <w:ind w:left="119" w:hanging="114"/>
              <w:contextualSpacing/>
              <w:rPr>
                <w:w w:val="105"/>
              </w:rPr>
            </w:pPr>
            <w:r>
              <w:rPr>
                <w:w w:val="105"/>
              </w:rPr>
              <w:t>M11</w:t>
            </w:r>
          </w:p>
        </w:tc>
        <w:tc>
          <w:tcPr>
            <w:tcW w:w="4680" w:type="dxa"/>
            <w:gridSpan w:val="2"/>
            <w:tcBorders>
              <w:top w:val="single" w:sz="4" w:space="0" w:color="auto"/>
              <w:bottom w:val="single" w:sz="4" w:space="0" w:color="auto"/>
              <w:right w:val="nil"/>
            </w:tcBorders>
            <w:vAlign w:val="center"/>
          </w:tcPr>
          <w:p w14:paraId="473F44BC" w14:textId="77777777" w:rsidR="00D634F1" w:rsidRDefault="00D634F1" w:rsidP="00D634F1">
            <w:pPr>
              <w:kinsoku w:val="0"/>
              <w:overflowPunct w:val="0"/>
              <w:spacing w:afterLines="20" w:after="48"/>
              <w:contextualSpacing/>
              <w:rPr>
                <w:w w:val="105"/>
              </w:rPr>
            </w:pPr>
            <w:r>
              <w:rPr>
                <w:w w:val="105"/>
              </w:rPr>
              <w:t>Do any of your goats graze in the forest?</w:t>
            </w:r>
          </w:p>
          <w:p w14:paraId="5E91C044" w14:textId="613CB710" w:rsidR="00DA1429" w:rsidRPr="00DA1429" w:rsidRDefault="00DA1429" w:rsidP="00D634F1">
            <w:pPr>
              <w:kinsoku w:val="0"/>
              <w:overflowPunct w:val="0"/>
              <w:spacing w:afterLines="20" w:after="48"/>
              <w:contextualSpacing/>
              <w:rPr>
                <w:i/>
                <w:w w:val="105"/>
              </w:rPr>
            </w:pPr>
            <w:r>
              <w:rPr>
                <w:i/>
                <w:w w:val="105"/>
              </w:rPr>
              <w:t>If 0, skip to M13</w:t>
            </w:r>
          </w:p>
        </w:tc>
        <w:tc>
          <w:tcPr>
            <w:tcW w:w="4320" w:type="dxa"/>
            <w:gridSpan w:val="3"/>
            <w:tcBorders>
              <w:top w:val="single" w:sz="4" w:space="0" w:color="auto"/>
              <w:left w:val="nil"/>
              <w:bottom w:val="single" w:sz="4" w:space="0" w:color="auto"/>
            </w:tcBorders>
          </w:tcPr>
          <w:p w14:paraId="1889CE71" w14:textId="4BA4BCB0" w:rsidR="00D634F1" w:rsidRDefault="00B41661" w:rsidP="009A059D">
            <w:r>
              <w:t>0</w:t>
            </w:r>
            <w:r w:rsidR="00D634F1">
              <w:t>=No</w:t>
            </w:r>
          </w:p>
          <w:p w14:paraId="172C12F0" w14:textId="14C9F506" w:rsidR="00D634F1" w:rsidRPr="00D634F1" w:rsidRDefault="00B41661" w:rsidP="00D634F1">
            <w:r>
              <w:t>1</w:t>
            </w:r>
            <w:r w:rsidR="00D634F1">
              <w:t>=Yes</w:t>
            </w:r>
            <w:r w:rsidR="00D634F1"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10DF363D"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D634F1" w:rsidRPr="009559BE" w14:paraId="4C9C0B6C" w14:textId="77777777" w:rsidTr="00DA1429">
        <w:trPr>
          <w:trHeight w:val="20"/>
        </w:trPr>
        <w:tc>
          <w:tcPr>
            <w:tcW w:w="574" w:type="dxa"/>
            <w:vAlign w:val="center"/>
          </w:tcPr>
          <w:p w14:paraId="0793180F" w14:textId="5DF5A201" w:rsidR="00D634F1" w:rsidRPr="009559BE" w:rsidRDefault="00DA1429" w:rsidP="00DA1429">
            <w:pPr>
              <w:kinsoku w:val="0"/>
              <w:overflowPunct w:val="0"/>
              <w:spacing w:afterLines="20" w:after="48"/>
              <w:ind w:left="119" w:hanging="114"/>
              <w:contextualSpacing/>
              <w:rPr>
                <w:w w:val="105"/>
              </w:rPr>
            </w:pPr>
            <w:r>
              <w:rPr>
                <w:w w:val="105"/>
              </w:rPr>
              <w:t>M12</w:t>
            </w:r>
          </w:p>
        </w:tc>
        <w:tc>
          <w:tcPr>
            <w:tcW w:w="7200" w:type="dxa"/>
            <w:gridSpan w:val="3"/>
            <w:tcBorders>
              <w:top w:val="single" w:sz="4" w:space="0" w:color="auto"/>
              <w:bottom w:val="single" w:sz="4" w:space="0" w:color="auto"/>
            </w:tcBorders>
            <w:vAlign w:val="center"/>
          </w:tcPr>
          <w:p w14:paraId="310EA72E" w14:textId="3E35DF8F" w:rsidR="00D634F1" w:rsidRPr="009559BE" w:rsidRDefault="00DA1429" w:rsidP="009A059D">
            <w:pPr>
              <w:kinsoku w:val="0"/>
              <w:overflowPunct w:val="0"/>
              <w:spacing w:afterLines="20" w:after="48"/>
              <w:contextualSpacing/>
              <w:rPr>
                <w:w w:val="105"/>
              </w:rPr>
            </w:pPr>
            <w:r>
              <w:rPr>
                <w:w w:val="105"/>
              </w:rPr>
              <w:t>H</w:t>
            </w:r>
            <w:r w:rsidR="00D634F1">
              <w:rPr>
                <w:w w:val="105"/>
              </w:rPr>
              <w:t>ow many</w:t>
            </w:r>
            <w:r>
              <w:rPr>
                <w:w w:val="105"/>
              </w:rPr>
              <w:t xml:space="preserve"> goats graze in the forest</w:t>
            </w:r>
            <w:r w:rsidR="00D634F1">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1A305E3D" w14:textId="33CE3A3B" w:rsidR="00D634F1" w:rsidRPr="009559BE" w:rsidRDefault="00DA1429" w:rsidP="009A059D">
            <w:pPr>
              <w:spacing w:afterLines="20" w:after="48"/>
              <w:contextualSpacing/>
              <w:rPr>
                <w:i/>
              </w:rPr>
            </w:pPr>
            <w:r>
              <w:rPr>
                <w:i/>
              </w:rPr>
              <w:t>(Numeric)</w:t>
            </w:r>
          </w:p>
        </w:tc>
      </w:tr>
      <w:tr w:rsidR="00D634F1" w:rsidRPr="009559BE" w14:paraId="29BEE1E8" w14:textId="77777777" w:rsidTr="00DA1429">
        <w:trPr>
          <w:trHeight w:val="20"/>
        </w:trPr>
        <w:tc>
          <w:tcPr>
            <w:tcW w:w="574" w:type="dxa"/>
            <w:vAlign w:val="center"/>
          </w:tcPr>
          <w:p w14:paraId="196F1018" w14:textId="35685DF9" w:rsidR="00D634F1" w:rsidRPr="009559BE" w:rsidRDefault="00DA1429" w:rsidP="00DA1429">
            <w:pPr>
              <w:kinsoku w:val="0"/>
              <w:overflowPunct w:val="0"/>
              <w:spacing w:afterLines="20" w:after="48"/>
              <w:ind w:left="119" w:hanging="114"/>
              <w:contextualSpacing/>
              <w:rPr>
                <w:w w:val="105"/>
              </w:rPr>
            </w:pPr>
            <w:r>
              <w:rPr>
                <w:w w:val="105"/>
              </w:rPr>
              <w:t>M13</w:t>
            </w:r>
          </w:p>
        </w:tc>
        <w:tc>
          <w:tcPr>
            <w:tcW w:w="4680" w:type="dxa"/>
            <w:gridSpan w:val="2"/>
            <w:tcBorders>
              <w:top w:val="single" w:sz="4" w:space="0" w:color="auto"/>
              <w:bottom w:val="single" w:sz="4" w:space="0" w:color="auto"/>
              <w:right w:val="nil"/>
            </w:tcBorders>
            <w:vAlign w:val="center"/>
          </w:tcPr>
          <w:p w14:paraId="7147C7B0" w14:textId="77777777" w:rsidR="00D634F1" w:rsidRDefault="00D634F1" w:rsidP="00D634F1">
            <w:pPr>
              <w:kinsoku w:val="0"/>
              <w:overflowPunct w:val="0"/>
              <w:spacing w:afterLines="20" w:after="48"/>
              <w:contextualSpacing/>
              <w:rPr>
                <w:w w:val="105"/>
              </w:rPr>
            </w:pPr>
            <w:r>
              <w:rPr>
                <w:w w:val="105"/>
              </w:rPr>
              <w:t>Are any of your goats enclosed, but fed fodder that is cut inside the forest?</w:t>
            </w:r>
          </w:p>
          <w:p w14:paraId="54C924BC" w14:textId="69C493D6" w:rsidR="00DA1429" w:rsidRPr="00DA1429" w:rsidRDefault="00DA1429" w:rsidP="00D634F1">
            <w:pPr>
              <w:kinsoku w:val="0"/>
              <w:overflowPunct w:val="0"/>
              <w:spacing w:afterLines="20" w:after="48"/>
              <w:contextualSpacing/>
              <w:rPr>
                <w:i/>
                <w:w w:val="105"/>
              </w:rPr>
            </w:pPr>
            <w:r>
              <w:rPr>
                <w:i/>
                <w:w w:val="105"/>
              </w:rPr>
              <w:t>If 0, skip to M14</w:t>
            </w:r>
          </w:p>
        </w:tc>
        <w:tc>
          <w:tcPr>
            <w:tcW w:w="4320" w:type="dxa"/>
            <w:gridSpan w:val="3"/>
            <w:tcBorders>
              <w:top w:val="single" w:sz="4" w:space="0" w:color="auto"/>
              <w:left w:val="nil"/>
              <w:bottom w:val="single" w:sz="4" w:space="0" w:color="auto"/>
            </w:tcBorders>
          </w:tcPr>
          <w:p w14:paraId="43932D18" w14:textId="2DDCB292" w:rsidR="00D634F1" w:rsidRDefault="00B41661" w:rsidP="009A059D">
            <w:r>
              <w:t>0</w:t>
            </w:r>
            <w:r w:rsidR="00D634F1">
              <w:t>=No</w:t>
            </w:r>
          </w:p>
          <w:p w14:paraId="05BC5997" w14:textId="5DDD8020" w:rsidR="00D634F1" w:rsidRPr="009559BE" w:rsidRDefault="00B41661" w:rsidP="00D634F1">
            <w:pPr>
              <w:rPr>
                <w:w w:val="105"/>
              </w:rPr>
            </w:pPr>
            <w:r>
              <w:t>1</w:t>
            </w:r>
            <w:r w:rsidR="00D634F1">
              <w:t>=Yes</w:t>
            </w:r>
          </w:p>
        </w:tc>
        <w:tc>
          <w:tcPr>
            <w:tcW w:w="540" w:type="dxa"/>
            <w:tcBorders>
              <w:top w:val="single" w:sz="18" w:space="0" w:color="auto"/>
              <w:left w:val="single" w:sz="18" w:space="0" w:color="auto"/>
              <w:bottom w:val="single" w:sz="18" w:space="0" w:color="auto"/>
              <w:right w:val="single" w:sz="18" w:space="0" w:color="auto"/>
            </w:tcBorders>
          </w:tcPr>
          <w:p w14:paraId="25C5A104"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B71EAD" w:rsidRPr="009559BE" w14:paraId="54E40C4E" w14:textId="77777777" w:rsidTr="00DA1429">
        <w:trPr>
          <w:trHeight w:val="20"/>
        </w:trPr>
        <w:tc>
          <w:tcPr>
            <w:tcW w:w="574" w:type="dxa"/>
            <w:vAlign w:val="center"/>
          </w:tcPr>
          <w:p w14:paraId="1B28FEB0" w14:textId="7FE9DC24" w:rsidR="00C71DE8" w:rsidRPr="009559BE" w:rsidRDefault="00DA1429" w:rsidP="00DA1429">
            <w:pPr>
              <w:kinsoku w:val="0"/>
              <w:overflowPunct w:val="0"/>
              <w:spacing w:afterLines="20" w:after="48"/>
              <w:ind w:left="119" w:hanging="114"/>
              <w:contextualSpacing/>
              <w:rPr>
                <w:w w:val="105"/>
              </w:rPr>
            </w:pPr>
            <w:r>
              <w:rPr>
                <w:w w:val="105"/>
              </w:rPr>
              <w:t>M14</w:t>
            </w:r>
          </w:p>
        </w:tc>
        <w:tc>
          <w:tcPr>
            <w:tcW w:w="7200" w:type="dxa"/>
            <w:gridSpan w:val="3"/>
            <w:tcBorders>
              <w:top w:val="single" w:sz="4" w:space="0" w:color="auto"/>
              <w:bottom w:val="single" w:sz="4" w:space="0" w:color="auto"/>
            </w:tcBorders>
            <w:vAlign w:val="center"/>
          </w:tcPr>
          <w:p w14:paraId="0EBF797C" w14:textId="6123907A" w:rsidR="00C71DE8" w:rsidRPr="009559BE" w:rsidRDefault="00C71DE8" w:rsidP="00E0092D">
            <w:pPr>
              <w:kinsoku w:val="0"/>
              <w:overflowPunct w:val="0"/>
              <w:spacing w:afterLines="20" w:after="48"/>
              <w:contextualSpacing/>
              <w:rPr>
                <w:w w:val="105"/>
              </w:rPr>
            </w:pPr>
            <w:r w:rsidRPr="009559BE">
              <w:rPr>
                <w:w w:val="105"/>
              </w:rPr>
              <w:t>How many pigs does your household own? (</w:t>
            </w:r>
            <w:r w:rsidRPr="009559BE">
              <w:rPr>
                <w:b/>
                <w:w w:val="105"/>
              </w:rPr>
              <w:t>pigs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9559BE" w:rsidRDefault="00C71DE8" w:rsidP="00E0092D">
            <w:pPr>
              <w:spacing w:afterLines="20" w:after="48"/>
              <w:contextualSpacing/>
              <w:rPr>
                <w:i/>
              </w:rPr>
            </w:pPr>
            <w:r w:rsidRPr="009559BE">
              <w:rPr>
                <w:i/>
              </w:rPr>
              <w:t>(Numeric)</w:t>
            </w:r>
          </w:p>
        </w:tc>
      </w:tr>
      <w:tr w:rsidR="00B71EAD" w:rsidRPr="009559BE" w14:paraId="47EC25B4" w14:textId="77777777" w:rsidTr="00DA1429">
        <w:trPr>
          <w:trHeight w:val="20"/>
        </w:trPr>
        <w:tc>
          <w:tcPr>
            <w:tcW w:w="574" w:type="dxa"/>
            <w:vAlign w:val="center"/>
          </w:tcPr>
          <w:p w14:paraId="4BB8E174" w14:textId="49AF443E" w:rsidR="00C71DE8" w:rsidRPr="009559BE" w:rsidRDefault="00DA1429" w:rsidP="00DA1429">
            <w:pPr>
              <w:kinsoku w:val="0"/>
              <w:overflowPunct w:val="0"/>
              <w:spacing w:afterLines="20" w:after="48"/>
              <w:ind w:left="119" w:hanging="114"/>
              <w:contextualSpacing/>
              <w:rPr>
                <w:w w:val="105"/>
              </w:rPr>
            </w:pPr>
            <w:r>
              <w:rPr>
                <w:w w:val="105"/>
              </w:rPr>
              <w:t>M15</w:t>
            </w:r>
          </w:p>
        </w:tc>
        <w:tc>
          <w:tcPr>
            <w:tcW w:w="7200" w:type="dxa"/>
            <w:gridSpan w:val="3"/>
            <w:tcBorders>
              <w:top w:val="single" w:sz="4" w:space="0" w:color="auto"/>
              <w:bottom w:val="single" w:sz="4" w:space="0" w:color="auto"/>
            </w:tcBorders>
            <w:vAlign w:val="center"/>
          </w:tcPr>
          <w:p w14:paraId="0EAE062C" w14:textId="2C6A7250" w:rsidR="00C71DE8" w:rsidRPr="009559BE" w:rsidRDefault="00C71DE8" w:rsidP="00E0092D">
            <w:pPr>
              <w:kinsoku w:val="0"/>
              <w:overflowPunct w:val="0"/>
              <w:spacing w:afterLines="20" w:after="48"/>
              <w:contextualSpacing/>
              <w:rPr>
                <w:w w:val="105"/>
              </w:rPr>
            </w:pPr>
            <w:r w:rsidRPr="009559BE">
              <w:rPr>
                <w:w w:val="105"/>
              </w:rPr>
              <w:t>How many rabbits does your household own? (</w:t>
            </w:r>
            <w:r w:rsidRPr="009559BE">
              <w:rPr>
                <w:b/>
                <w:w w:val="105"/>
              </w:rPr>
              <w:t>rabbits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9559BE" w:rsidRDefault="00C71DE8" w:rsidP="00E0092D">
            <w:pPr>
              <w:spacing w:afterLines="20" w:after="48"/>
              <w:contextualSpacing/>
              <w:rPr>
                <w:i/>
              </w:rPr>
            </w:pPr>
            <w:r w:rsidRPr="009559BE">
              <w:rPr>
                <w:i/>
              </w:rPr>
              <w:t>(Numeric)</w:t>
            </w:r>
          </w:p>
        </w:tc>
      </w:tr>
      <w:tr w:rsidR="00B71EAD" w:rsidRPr="009559BE" w14:paraId="71C763F0" w14:textId="77777777" w:rsidTr="00DA1429">
        <w:trPr>
          <w:trHeight w:val="20"/>
        </w:trPr>
        <w:tc>
          <w:tcPr>
            <w:tcW w:w="664" w:type="dxa"/>
            <w:gridSpan w:val="2"/>
            <w:tcBorders>
              <w:right w:val="single" w:sz="4" w:space="0" w:color="auto"/>
            </w:tcBorders>
            <w:vAlign w:val="center"/>
          </w:tcPr>
          <w:p w14:paraId="496F5430" w14:textId="63D9DF67" w:rsidR="00C71DE8" w:rsidRPr="009559BE" w:rsidRDefault="00DA1429" w:rsidP="00E0092D">
            <w:pPr>
              <w:kinsoku w:val="0"/>
              <w:overflowPunct w:val="0"/>
              <w:spacing w:afterLines="20" w:after="48"/>
              <w:ind w:left="119"/>
              <w:contextualSpacing/>
              <w:rPr>
                <w:w w:val="105"/>
              </w:rPr>
            </w:pPr>
            <w:r>
              <w:rPr>
                <w:w w:val="105"/>
              </w:rPr>
              <w:t>M16</w:t>
            </w:r>
          </w:p>
        </w:tc>
        <w:tc>
          <w:tcPr>
            <w:tcW w:w="7200" w:type="dxa"/>
            <w:gridSpan w:val="3"/>
            <w:tcBorders>
              <w:top w:val="single" w:sz="4" w:space="0" w:color="auto"/>
              <w:left w:val="single" w:sz="4" w:space="0" w:color="auto"/>
              <w:bottom w:val="single" w:sz="4" w:space="0" w:color="auto"/>
              <w:right w:val="nil"/>
            </w:tcBorders>
            <w:vAlign w:val="center"/>
          </w:tcPr>
          <w:p w14:paraId="4EFDA18F" w14:textId="0AB02050" w:rsidR="00C71DE8" w:rsidRPr="009559BE" w:rsidRDefault="00C71DE8" w:rsidP="00E0092D">
            <w:pPr>
              <w:kinsoku w:val="0"/>
              <w:overflowPunct w:val="0"/>
              <w:spacing w:afterLines="20" w:after="48"/>
              <w:contextualSpacing/>
              <w:rPr>
                <w:w w:val="105"/>
              </w:rPr>
            </w:pPr>
            <w:r w:rsidRPr="009559BE">
              <w:rPr>
                <w:w w:val="105"/>
              </w:rPr>
              <w:t>How many pigeons does your household own? (</w:t>
            </w:r>
            <w:r w:rsidRPr="009559BE">
              <w:rPr>
                <w:b/>
                <w:w w:val="105"/>
              </w:rPr>
              <w:t>pigeons</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9559BE" w:rsidRDefault="00C71DE8" w:rsidP="00E0092D">
            <w:pPr>
              <w:spacing w:afterLines="20" w:after="48"/>
              <w:contextualSpacing/>
              <w:rPr>
                <w:i/>
              </w:rPr>
            </w:pPr>
            <w:r w:rsidRPr="009559BE">
              <w:rPr>
                <w:i/>
              </w:rPr>
              <w:t>(Numeric)</w:t>
            </w:r>
          </w:p>
        </w:tc>
      </w:tr>
      <w:tr w:rsidR="00B71EAD" w:rsidRPr="009559BE" w14:paraId="2C3C95F6" w14:textId="77777777" w:rsidTr="00DA1429">
        <w:trPr>
          <w:trHeight w:val="20"/>
        </w:trPr>
        <w:tc>
          <w:tcPr>
            <w:tcW w:w="664" w:type="dxa"/>
            <w:gridSpan w:val="2"/>
            <w:tcBorders>
              <w:right w:val="single" w:sz="4" w:space="0" w:color="auto"/>
            </w:tcBorders>
            <w:vAlign w:val="center"/>
          </w:tcPr>
          <w:p w14:paraId="0951F18A" w14:textId="385C6D4D" w:rsidR="00C71DE8" w:rsidRPr="009559BE" w:rsidRDefault="00DA1429" w:rsidP="00E0092D">
            <w:pPr>
              <w:kinsoku w:val="0"/>
              <w:overflowPunct w:val="0"/>
              <w:spacing w:afterLines="20" w:after="48"/>
              <w:ind w:left="119"/>
              <w:contextualSpacing/>
              <w:rPr>
                <w:w w:val="105"/>
              </w:rPr>
            </w:pPr>
            <w:r>
              <w:rPr>
                <w:w w:val="105"/>
              </w:rPr>
              <w:t>M17</w:t>
            </w:r>
          </w:p>
        </w:tc>
        <w:tc>
          <w:tcPr>
            <w:tcW w:w="7200" w:type="dxa"/>
            <w:gridSpan w:val="3"/>
            <w:tcBorders>
              <w:top w:val="single" w:sz="4" w:space="0" w:color="auto"/>
              <w:left w:val="single" w:sz="4" w:space="0" w:color="auto"/>
              <w:bottom w:val="single" w:sz="4" w:space="0" w:color="auto"/>
              <w:right w:val="nil"/>
            </w:tcBorders>
            <w:vAlign w:val="center"/>
          </w:tcPr>
          <w:p w14:paraId="27ABFEA5" w14:textId="21D447D9" w:rsidR="00C71DE8" w:rsidRPr="009559BE" w:rsidRDefault="00C71DE8" w:rsidP="00E0092D">
            <w:pPr>
              <w:kinsoku w:val="0"/>
              <w:overflowPunct w:val="0"/>
              <w:spacing w:afterLines="20" w:after="48"/>
              <w:contextualSpacing/>
              <w:rPr>
                <w:w w:val="105"/>
              </w:rPr>
            </w:pPr>
            <w:r w:rsidRPr="009559BE">
              <w:rPr>
                <w:w w:val="105"/>
              </w:rPr>
              <w:t>How many oxen does your household have? (</w:t>
            </w:r>
            <w:r w:rsidRPr="009559BE">
              <w:rPr>
                <w:b/>
                <w:w w:val="105"/>
              </w:rPr>
              <w:t>ox</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9559BE" w:rsidRDefault="00C71DE8" w:rsidP="00E0092D">
            <w:pPr>
              <w:spacing w:afterLines="20" w:after="48"/>
              <w:contextualSpacing/>
              <w:rPr>
                <w:i/>
              </w:rPr>
            </w:pPr>
            <w:r w:rsidRPr="009559BE">
              <w:rPr>
                <w:i/>
              </w:rPr>
              <w:t>(Numeric)</w:t>
            </w:r>
          </w:p>
        </w:tc>
      </w:tr>
      <w:tr w:rsidR="00B71EAD" w:rsidRPr="009559BE" w14:paraId="67E0B688" w14:textId="77777777" w:rsidTr="00DA1429">
        <w:trPr>
          <w:trHeight w:val="20"/>
        </w:trPr>
        <w:tc>
          <w:tcPr>
            <w:tcW w:w="664" w:type="dxa"/>
            <w:gridSpan w:val="2"/>
            <w:tcBorders>
              <w:right w:val="single" w:sz="4" w:space="0" w:color="auto"/>
            </w:tcBorders>
            <w:vAlign w:val="center"/>
          </w:tcPr>
          <w:p w14:paraId="2B51D00A" w14:textId="4CD9F89E" w:rsidR="00C71DE8" w:rsidRPr="009559BE" w:rsidRDefault="00DA1429" w:rsidP="00E0092D">
            <w:pPr>
              <w:kinsoku w:val="0"/>
              <w:overflowPunct w:val="0"/>
              <w:spacing w:afterLines="20" w:after="48"/>
              <w:ind w:left="119"/>
              <w:contextualSpacing/>
              <w:rPr>
                <w:w w:val="105"/>
              </w:rPr>
            </w:pPr>
            <w:r>
              <w:rPr>
                <w:w w:val="105"/>
              </w:rPr>
              <w:t>M18</w:t>
            </w:r>
          </w:p>
        </w:tc>
        <w:tc>
          <w:tcPr>
            <w:tcW w:w="7200" w:type="dxa"/>
            <w:gridSpan w:val="3"/>
            <w:tcBorders>
              <w:top w:val="single" w:sz="4" w:space="0" w:color="auto"/>
              <w:left w:val="single" w:sz="4" w:space="0" w:color="auto"/>
              <w:bottom w:val="single" w:sz="4" w:space="0" w:color="auto"/>
              <w:right w:val="nil"/>
            </w:tcBorders>
            <w:vAlign w:val="center"/>
          </w:tcPr>
          <w:p w14:paraId="7CA6E905" w14:textId="67D51ECE" w:rsidR="00C71DE8" w:rsidRPr="009559BE" w:rsidRDefault="00C71DE8" w:rsidP="00E0092D">
            <w:pPr>
              <w:kinsoku w:val="0"/>
              <w:overflowPunct w:val="0"/>
              <w:spacing w:afterLines="20" w:after="48"/>
              <w:contextualSpacing/>
              <w:rPr>
                <w:w w:val="105"/>
              </w:rPr>
            </w:pPr>
            <w:r w:rsidRPr="009559BE">
              <w:rPr>
                <w:w w:val="105"/>
              </w:rPr>
              <w:t>How many turkeys does your household have? (</w:t>
            </w:r>
            <w:r w:rsidRPr="009559BE">
              <w:rPr>
                <w:b/>
                <w:w w:val="105"/>
              </w:rPr>
              <w:t>turkey</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9559BE" w:rsidRDefault="00C71DE8" w:rsidP="00E0092D">
            <w:pPr>
              <w:spacing w:afterLines="20" w:after="48"/>
              <w:contextualSpacing/>
              <w:rPr>
                <w:i/>
              </w:rPr>
            </w:pPr>
            <w:r w:rsidRPr="009559BE">
              <w:rPr>
                <w:i/>
              </w:rPr>
              <w:t>(Numeric)</w:t>
            </w:r>
          </w:p>
        </w:tc>
      </w:tr>
    </w:tbl>
    <w:p w14:paraId="32C771BF" w14:textId="77777777" w:rsidR="00C71DE8" w:rsidRDefault="00C71DE8" w:rsidP="001512DD">
      <w:pPr>
        <w:pStyle w:val="CommentText"/>
        <w:spacing w:afterLines="20" w:after="48"/>
        <w:contextualSpacing/>
        <w:rPr>
          <w:sz w:val="22"/>
          <w:szCs w:val="22"/>
        </w:rPr>
      </w:pPr>
    </w:p>
    <w:p w14:paraId="26EAC98D" w14:textId="77777777" w:rsidR="00D4243B" w:rsidRDefault="00D4243B" w:rsidP="001512DD">
      <w:pPr>
        <w:pStyle w:val="CommentText"/>
        <w:spacing w:afterLines="20" w:after="48"/>
        <w:contextualSpacing/>
        <w:rPr>
          <w:sz w:val="22"/>
          <w:szCs w:val="22"/>
        </w:rPr>
      </w:pPr>
    </w:p>
    <w:p w14:paraId="1842FECA" w14:textId="77777777" w:rsidR="00D4243B" w:rsidRDefault="00D4243B" w:rsidP="001512DD">
      <w:pPr>
        <w:pStyle w:val="CommentText"/>
        <w:spacing w:afterLines="20" w:after="48"/>
        <w:contextualSpacing/>
        <w:rPr>
          <w:sz w:val="22"/>
          <w:szCs w:val="22"/>
        </w:rPr>
      </w:pPr>
    </w:p>
    <w:p w14:paraId="5D3559AE" w14:textId="77777777" w:rsidR="00D4243B" w:rsidRDefault="00D4243B" w:rsidP="001512DD">
      <w:pPr>
        <w:pStyle w:val="CommentText"/>
        <w:spacing w:afterLines="20" w:after="48"/>
        <w:contextualSpacing/>
        <w:rPr>
          <w:sz w:val="22"/>
          <w:szCs w:val="22"/>
        </w:rPr>
      </w:pPr>
    </w:p>
    <w:p w14:paraId="62BE614B" w14:textId="77777777" w:rsidR="00D4243B" w:rsidRPr="009559BE" w:rsidRDefault="00D4243B" w:rsidP="001512DD">
      <w:pPr>
        <w:pStyle w:val="CommentText"/>
        <w:spacing w:afterLines="20" w:after="48"/>
        <w:contextualSpacing/>
        <w:rPr>
          <w:sz w:val="22"/>
          <w:szCs w:val="22"/>
        </w:rPr>
      </w:pPr>
    </w:p>
    <w:p w14:paraId="48023ECC" w14:textId="77777777" w:rsidR="00E0092D" w:rsidRPr="009559BE" w:rsidRDefault="00E0092D">
      <w:pPr>
        <w:rPr>
          <w:rFonts w:eastAsia="Times New Roman" w:cs="Times New Roman"/>
          <w:b/>
          <w:bCs/>
        </w:rPr>
      </w:pPr>
      <w:r w:rsidRPr="009559BE">
        <w:rPr>
          <w:rFonts w:eastAsia="Times New Roman" w:cs="Times New Roman"/>
          <w:b/>
          <w:bCs/>
        </w:rPr>
        <w:br w:type="page"/>
      </w:r>
    </w:p>
    <w:p w14:paraId="0E2F6497" w14:textId="6A54886A" w:rsidR="00C71DE8" w:rsidRPr="009559BE" w:rsidRDefault="00C71DE8" w:rsidP="001512DD">
      <w:pPr>
        <w:spacing w:afterLines="20" w:after="48" w:line="240" w:lineRule="auto"/>
        <w:contextualSpacing/>
        <w:rPr>
          <w:rFonts w:eastAsia="Times New Roman" w:cs="Times New Roman"/>
          <w:b/>
          <w:bCs/>
        </w:rPr>
      </w:pPr>
      <w:commentRangeStart w:id="1938"/>
      <w:r w:rsidRPr="009559BE">
        <w:rPr>
          <w:rFonts w:eastAsia="Times New Roman" w:cs="Times New Roman"/>
          <w:b/>
          <w:bCs/>
        </w:rPr>
        <w:lastRenderedPageBreak/>
        <w:t>N. HOUSEHOLD AND AGRICULTURAL ASSETS</w:t>
      </w:r>
      <w:commentRangeEnd w:id="1938"/>
      <w:r w:rsidR="006A3EA6">
        <w:rPr>
          <w:rStyle w:val="CommentReference"/>
        </w:rPr>
        <w:commentReference w:id="1938"/>
      </w:r>
    </w:p>
    <w:p w14:paraId="4B32A423"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29" w:type="dxa"/>
          <w:right w:w="29" w:type="dxa"/>
        </w:tblCellMar>
        <w:tblLook w:val="0000" w:firstRow="0" w:lastRow="0" w:firstColumn="0" w:lastColumn="0" w:noHBand="0" w:noVBand="0"/>
      </w:tblPr>
      <w:tblGrid>
        <w:gridCol w:w="720"/>
        <w:gridCol w:w="3584"/>
        <w:gridCol w:w="1920"/>
        <w:gridCol w:w="1920"/>
        <w:gridCol w:w="1920"/>
      </w:tblGrid>
      <w:tr w:rsidR="00B71EAD" w:rsidRPr="009559BE" w14:paraId="7F3C3E37" w14:textId="77777777" w:rsidTr="00CD018F">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9559BE" w:rsidRDefault="00D66AC4" w:rsidP="001512DD">
            <w:pPr>
              <w:kinsoku w:val="0"/>
              <w:overflowPunct w:val="0"/>
              <w:spacing w:afterLines="20" w:after="48" w:line="240" w:lineRule="auto"/>
              <w:ind w:left="119"/>
              <w:contextualSpacing/>
              <w:rPr>
                <w:b/>
                <w:w w:val="105"/>
              </w:rPr>
            </w:pPr>
            <w:r w:rsidRPr="009559BE">
              <w:rPr>
                <w:b/>
                <w:w w:val="105"/>
              </w:rPr>
              <w:t>item_id</w:t>
            </w:r>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How many of these items-</w:t>
            </w:r>
          </w:p>
          <w:p w14:paraId="630A61FA" w14:textId="77777777" w:rsidR="00D66AC4" w:rsidRPr="009559BE" w:rsidRDefault="00D66AC4" w:rsidP="001512DD">
            <w:pPr>
              <w:kinsoku w:val="0"/>
              <w:overflowPunct w:val="0"/>
              <w:spacing w:afterLines="20" w:after="48" w:line="240" w:lineRule="auto"/>
              <w:ind w:left="119"/>
              <w:contextualSpacing/>
              <w:rPr>
                <w:w w:val="105"/>
              </w:rPr>
            </w:pPr>
          </w:p>
          <w:p w14:paraId="205DB24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item</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60BAFE8" w:rsidR="00D66AC4" w:rsidRPr="009559BE" w:rsidRDefault="00DA1429" w:rsidP="001512DD">
            <w:pPr>
              <w:kinsoku w:val="0"/>
              <w:overflowPunct w:val="0"/>
              <w:spacing w:afterLines="20" w:after="48" w:line="240" w:lineRule="auto"/>
              <w:ind w:left="119"/>
              <w:contextualSpacing/>
              <w:rPr>
                <w:w w:val="105"/>
              </w:rPr>
            </w:pPr>
            <w:r>
              <w:rPr>
                <w:w w:val="105"/>
              </w:rPr>
              <w:t xml:space="preserve">a) </w:t>
            </w:r>
            <w:r w:rsidR="00D66AC4" w:rsidRPr="009559BE">
              <w:rPr>
                <w:w w:val="105"/>
              </w:rPr>
              <w:t>-do you currently own?</w:t>
            </w:r>
          </w:p>
          <w:p w14:paraId="7375D019" w14:textId="77777777" w:rsidR="00D66AC4" w:rsidRPr="009559BE" w:rsidRDefault="00D66AC4" w:rsidP="001512DD">
            <w:pPr>
              <w:kinsoku w:val="0"/>
              <w:overflowPunct w:val="0"/>
              <w:spacing w:afterLines="20" w:after="48" w:line="240" w:lineRule="auto"/>
              <w:ind w:left="119"/>
              <w:contextualSpacing/>
              <w:rPr>
                <w:w w:val="105"/>
              </w:rPr>
            </w:pPr>
          </w:p>
          <w:p w14:paraId="09BD3B0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n_ownnow</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396846C6" w:rsidR="00D66AC4" w:rsidRPr="009559BE" w:rsidRDefault="00DA1429" w:rsidP="001512DD">
            <w:pPr>
              <w:kinsoku w:val="0"/>
              <w:overflowPunct w:val="0"/>
              <w:spacing w:afterLines="20" w:after="48" w:line="240" w:lineRule="auto"/>
              <w:ind w:left="119"/>
              <w:contextualSpacing/>
              <w:rPr>
                <w:w w:val="105"/>
              </w:rPr>
            </w:pPr>
            <w:r>
              <w:rPr>
                <w:w w:val="105"/>
              </w:rPr>
              <w:t xml:space="preserve">b) </w:t>
            </w:r>
            <w:r w:rsidR="00D66AC4" w:rsidRPr="009559BE">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06FFE8E" w:rsidR="00D66AC4" w:rsidRPr="009559BE" w:rsidRDefault="00DA1429" w:rsidP="001512DD">
            <w:pPr>
              <w:kinsoku w:val="0"/>
              <w:overflowPunct w:val="0"/>
              <w:spacing w:afterLines="20" w:after="48" w:line="240" w:lineRule="auto"/>
              <w:ind w:left="119"/>
              <w:contextualSpacing/>
              <w:rPr>
                <w:w w:val="105"/>
              </w:rPr>
            </w:pPr>
            <w:r>
              <w:rPr>
                <w:w w:val="105"/>
              </w:rPr>
              <w:t xml:space="preserve">c) </w:t>
            </w:r>
            <w:r w:rsidR="00D66AC4" w:rsidRPr="009559BE">
              <w:rPr>
                <w:w w:val="105"/>
              </w:rPr>
              <w:t>-have you purchased in the</w:t>
            </w:r>
          </w:p>
          <w:p w14:paraId="25C5A32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last year?</w:t>
            </w:r>
          </w:p>
          <w:p w14:paraId="2A1192D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no_past</w:t>
            </w:r>
            <w:r w:rsidRPr="009559BE">
              <w:rPr>
                <w:w w:val="105"/>
              </w:rPr>
              <w:t>)</w:t>
            </w:r>
          </w:p>
        </w:tc>
      </w:tr>
      <w:tr w:rsidR="00B71EAD" w:rsidRPr="009559BE" w14:paraId="0C0B3940" w14:textId="77777777" w:rsidTr="00CD018F">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9559BE" w:rsidRDefault="00D66AC4" w:rsidP="001512DD">
            <w:pPr>
              <w:spacing w:afterLines="20" w:after="48" w:line="240" w:lineRule="auto"/>
              <w:ind w:left="119"/>
              <w:contextualSpacing/>
              <w:rPr>
                <w:w w:val="105"/>
              </w:rPr>
            </w:pPr>
            <w:r w:rsidRPr="009559BE">
              <w:rPr>
                <w:w w:val="105"/>
              </w:rPr>
              <w:t>Mobile Phone (</w:t>
            </w:r>
            <w:r w:rsidRPr="009559BE">
              <w:rPr>
                <w:b/>
                <w:w w:val="105"/>
              </w:rPr>
              <w:t>phone</w:t>
            </w:r>
            <w:r w:rsidRPr="009559BE">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9559BE" w:rsidRDefault="00D66AC4" w:rsidP="001512DD">
            <w:pPr>
              <w:spacing w:afterLines="20" w:after="48" w:line="240" w:lineRule="auto"/>
              <w:contextualSpacing/>
              <w:rPr>
                <w:i/>
              </w:rPr>
            </w:pPr>
          </w:p>
        </w:tc>
      </w:tr>
      <w:tr w:rsidR="00B71EAD" w:rsidRPr="009559BE" w14:paraId="62C5A10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9559BE" w:rsidRDefault="00D66AC4" w:rsidP="001512DD">
            <w:pPr>
              <w:spacing w:afterLines="20" w:after="48" w:line="240" w:lineRule="auto"/>
              <w:ind w:left="119"/>
              <w:contextualSpacing/>
              <w:rPr>
                <w:w w:val="105"/>
              </w:rPr>
            </w:pPr>
            <w:r w:rsidRPr="009559BE">
              <w:rPr>
                <w:w w:val="105"/>
              </w:rPr>
              <w:t>Radio (</w:t>
            </w:r>
            <w:r w:rsidRPr="009559BE">
              <w:rPr>
                <w:b/>
                <w:w w:val="105"/>
              </w:rPr>
              <w:t>radio</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9559BE" w:rsidRDefault="00D66AC4" w:rsidP="001512DD">
            <w:pPr>
              <w:spacing w:afterLines="20" w:after="48" w:line="240" w:lineRule="auto"/>
              <w:contextualSpacing/>
              <w:rPr>
                <w:i/>
              </w:rPr>
            </w:pPr>
          </w:p>
        </w:tc>
      </w:tr>
      <w:tr w:rsidR="00B71EAD" w:rsidRPr="009559BE" w14:paraId="58E782E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9559BE" w:rsidRDefault="00D66AC4" w:rsidP="001512DD">
            <w:pPr>
              <w:spacing w:afterLines="20" w:after="48" w:line="240" w:lineRule="auto"/>
              <w:ind w:left="119"/>
              <w:contextualSpacing/>
              <w:rPr>
                <w:w w:val="105"/>
              </w:rPr>
            </w:pPr>
            <w:r w:rsidRPr="009559BE">
              <w:rPr>
                <w:w w:val="105"/>
              </w:rPr>
              <w:t>TV (</w:t>
            </w:r>
            <w:r w:rsidRPr="009559BE">
              <w:rPr>
                <w:b/>
                <w:w w:val="105"/>
              </w:rPr>
              <w:t>tv</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9559BE" w:rsidRDefault="00D66AC4" w:rsidP="001512DD">
            <w:pPr>
              <w:spacing w:afterLines="20" w:after="48" w:line="240" w:lineRule="auto"/>
              <w:contextualSpacing/>
              <w:rPr>
                <w:i/>
              </w:rPr>
            </w:pPr>
          </w:p>
        </w:tc>
      </w:tr>
      <w:tr w:rsidR="00B71EAD" w:rsidRPr="009559BE" w14:paraId="1E74BB4D"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9559BE" w:rsidRDefault="00D66AC4" w:rsidP="001512DD">
            <w:pPr>
              <w:spacing w:afterLines="20" w:after="48" w:line="240" w:lineRule="auto"/>
              <w:ind w:left="119"/>
              <w:contextualSpacing/>
              <w:rPr>
                <w:w w:val="105"/>
              </w:rPr>
            </w:pPr>
            <w:r w:rsidRPr="009559BE">
              <w:rPr>
                <w:w w:val="105"/>
              </w:rPr>
              <w:t>Cars, Vans, Pick-up Trucks (</w:t>
            </w:r>
            <w:r w:rsidRPr="009559BE">
              <w:rPr>
                <w:b/>
                <w:w w:val="105"/>
              </w:rPr>
              <w:t>car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9559BE" w:rsidRDefault="00D66AC4" w:rsidP="001512DD">
            <w:pPr>
              <w:spacing w:afterLines="20" w:after="48" w:line="240" w:lineRule="auto"/>
              <w:contextualSpacing/>
              <w:rPr>
                <w:i/>
              </w:rPr>
            </w:pPr>
          </w:p>
        </w:tc>
      </w:tr>
      <w:tr w:rsidR="00B71EAD" w:rsidRPr="009559BE" w14:paraId="1D48B2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9559BE" w:rsidRDefault="00D66AC4" w:rsidP="001512DD">
            <w:pPr>
              <w:spacing w:afterLines="20" w:after="48" w:line="240" w:lineRule="auto"/>
              <w:ind w:left="119"/>
              <w:contextualSpacing/>
              <w:rPr>
                <w:w w:val="105"/>
              </w:rPr>
            </w:pPr>
            <w:r w:rsidRPr="009559BE">
              <w:rPr>
                <w:w w:val="105"/>
              </w:rPr>
              <w:t>Motorcycle (</w:t>
            </w:r>
            <w:r w:rsidRPr="009559BE">
              <w:rPr>
                <w:b/>
                <w:w w:val="105"/>
              </w:rPr>
              <w:t>motor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9559BE" w:rsidRDefault="00D66AC4" w:rsidP="001512DD">
            <w:pPr>
              <w:spacing w:afterLines="20" w:after="48" w:line="240" w:lineRule="auto"/>
              <w:contextualSpacing/>
              <w:rPr>
                <w:i/>
              </w:rPr>
            </w:pPr>
          </w:p>
        </w:tc>
      </w:tr>
      <w:tr w:rsidR="00B71EAD" w:rsidRPr="009559BE" w14:paraId="2F43224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9559BE" w:rsidRDefault="00D66AC4" w:rsidP="001512DD">
            <w:pPr>
              <w:spacing w:afterLines="20" w:after="48" w:line="240" w:lineRule="auto"/>
              <w:ind w:left="119"/>
              <w:contextualSpacing/>
              <w:rPr>
                <w:w w:val="105"/>
              </w:rPr>
            </w:pPr>
            <w:r w:rsidRPr="009559BE">
              <w:rPr>
                <w:w w:val="105"/>
              </w:rPr>
              <w:t>Bicycle (</w:t>
            </w:r>
            <w:r w:rsidRPr="009559BE">
              <w:rPr>
                <w:b/>
                <w:w w:val="105"/>
              </w:rPr>
              <w:t>bike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9559BE" w:rsidRDefault="00D66AC4" w:rsidP="001512DD">
            <w:pPr>
              <w:spacing w:afterLines="20" w:after="48" w:line="240" w:lineRule="auto"/>
              <w:contextualSpacing/>
              <w:rPr>
                <w:i/>
              </w:rPr>
            </w:pPr>
          </w:p>
        </w:tc>
      </w:tr>
      <w:tr w:rsidR="00B71EAD" w:rsidRPr="009559BE" w14:paraId="5423299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9559BE" w:rsidRDefault="00D66AC4" w:rsidP="001512DD">
            <w:pPr>
              <w:spacing w:afterLines="20" w:after="48" w:line="240" w:lineRule="auto"/>
              <w:ind w:left="119"/>
              <w:contextualSpacing/>
              <w:rPr>
                <w:w w:val="105"/>
              </w:rPr>
            </w:pPr>
            <w:r w:rsidRPr="009559BE">
              <w:rPr>
                <w:w w:val="105"/>
              </w:rPr>
              <w:t>Cook stove (</w:t>
            </w:r>
            <w:r w:rsidRPr="009559BE">
              <w:rPr>
                <w:b/>
                <w:w w:val="105"/>
              </w:rPr>
              <w:t>stove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9559BE" w:rsidRDefault="00D66AC4" w:rsidP="001512DD">
            <w:pPr>
              <w:spacing w:afterLines="20" w:after="48" w:line="240" w:lineRule="auto"/>
              <w:contextualSpacing/>
              <w:rPr>
                <w:i/>
              </w:rPr>
            </w:pPr>
          </w:p>
        </w:tc>
      </w:tr>
      <w:tr w:rsidR="00B71EAD" w:rsidRPr="009559BE" w14:paraId="4BB626D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9559BE" w:rsidRPr="009559BE" w:rsidRDefault="00D66AC4" w:rsidP="009559BE">
            <w:pPr>
              <w:spacing w:afterLines="20" w:after="48" w:line="240" w:lineRule="auto"/>
              <w:ind w:left="119"/>
              <w:contextualSpacing/>
              <w:rPr>
                <w:w w:val="105"/>
              </w:rPr>
            </w:pPr>
            <w:r w:rsidRPr="009559BE">
              <w:rPr>
                <w:w w:val="105"/>
              </w:rPr>
              <w:t>Refrigerator (</w:t>
            </w:r>
            <w:r w:rsidRPr="009559BE">
              <w:rPr>
                <w:b/>
                <w:w w:val="105"/>
              </w:rPr>
              <w:t>fridge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9559BE" w:rsidRDefault="00D66AC4" w:rsidP="001512DD">
            <w:pPr>
              <w:spacing w:afterLines="20" w:after="48" w:line="240" w:lineRule="auto"/>
              <w:contextualSpacing/>
              <w:rPr>
                <w:i/>
              </w:rPr>
            </w:pPr>
          </w:p>
        </w:tc>
      </w:tr>
      <w:tr w:rsidR="00B71EAD" w:rsidRPr="009559BE" w14:paraId="059B400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9559BE" w:rsidRDefault="00D66AC4" w:rsidP="001512DD">
            <w:pPr>
              <w:spacing w:afterLines="20" w:after="48" w:line="240" w:lineRule="auto"/>
              <w:ind w:left="119"/>
              <w:contextualSpacing/>
              <w:rPr>
                <w:w w:val="105"/>
              </w:rPr>
            </w:pPr>
            <w:r w:rsidRPr="009559BE">
              <w:rPr>
                <w:w w:val="105"/>
              </w:rPr>
              <w:t>Water pump/treadle pump (</w:t>
            </w:r>
            <w:r w:rsidRPr="009559BE">
              <w:rPr>
                <w:b/>
                <w:w w:val="105"/>
              </w:rPr>
              <w:t>pump</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9559BE" w:rsidRDefault="00D66AC4" w:rsidP="001512DD">
            <w:pPr>
              <w:spacing w:afterLines="20" w:after="48" w:line="240" w:lineRule="auto"/>
              <w:contextualSpacing/>
              <w:rPr>
                <w:i/>
              </w:rPr>
            </w:pPr>
          </w:p>
        </w:tc>
      </w:tr>
      <w:tr w:rsidR="00B71EAD" w:rsidRPr="009559BE" w14:paraId="31010D0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9559BE" w:rsidRDefault="00D66AC4" w:rsidP="001512DD">
            <w:pPr>
              <w:spacing w:afterLines="20" w:after="48" w:line="240" w:lineRule="auto"/>
              <w:ind w:left="119"/>
              <w:contextualSpacing/>
              <w:rPr>
                <w:w w:val="105"/>
              </w:rPr>
            </w:pPr>
            <w:r w:rsidRPr="009559BE">
              <w:rPr>
                <w:w w:val="105"/>
              </w:rPr>
              <w:t>Solar panel (</w:t>
            </w:r>
            <w:r w:rsidRPr="009559BE">
              <w:rPr>
                <w:b/>
                <w:w w:val="105"/>
              </w:rPr>
              <w:t>solar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9559BE" w:rsidRDefault="00D66AC4" w:rsidP="001512DD">
            <w:pPr>
              <w:spacing w:afterLines="20" w:after="48" w:line="240" w:lineRule="auto"/>
              <w:contextualSpacing/>
              <w:rPr>
                <w:i/>
              </w:rPr>
            </w:pPr>
          </w:p>
        </w:tc>
      </w:tr>
      <w:tr w:rsidR="00B71EAD" w:rsidRPr="009559BE" w14:paraId="20FB820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9559BE" w:rsidRDefault="00D66AC4" w:rsidP="001512DD">
            <w:pPr>
              <w:spacing w:afterLines="20" w:after="48" w:line="240" w:lineRule="auto"/>
              <w:ind w:left="119"/>
              <w:contextualSpacing/>
              <w:rPr>
                <w:w w:val="105"/>
              </w:rPr>
            </w:pPr>
            <w:r w:rsidRPr="009559BE">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9559BE" w:rsidRDefault="00D66AC4" w:rsidP="001512DD">
            <w:pPr>
              <w:spacing w:afterLines="20" w:after="48" w:line="240" w:lineRule="auto"/>
              <w:contextualSpacing/>
              <w:rPr>
                <w:i/>
              </w:rPr>
            </w:pPr>
          </w:p>
        </w:tc>
      </w:tr>
      <w:tr w:rsidR="00B71EAD" w:rsidRPr="009559BE" w14:paraId="1662B096"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9559BE" w:rsidRDefault="00D66AC4" w:rsidP="001512DD">
            <w:pPr>
              <w:spacing w:afterLines="20" w:after="48" w:line="240" w:lineRule="auto"/>
              <w:ind w:left="119"/>
              <w:contextualSpacing/>
              <w:rPr>
                <w:w w:val="105"/>
              </w:rPr>
            </w:pPr>
            <w:r w:rsidRPr="009559BE">
              <w:rPr>
                <w:w w:val="105"/>
              </w:rPr>
              <w:t>Ox-drawn plough (</w:t>
            </w:r>
            <w:r w:rsidRPr="009559BE">
              <w:rPr>
                <w:b/>
                <w:w w:val="105"/>
              </w:rPr>
              <w:t>oxplough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9559BE" w:rsidRDefault="00D66AC4" w:rsidP="001512DD">
            <w:pPr>
              <w:spacing w:afterLines="20" w:after="48" w:line="240" w:lineRule="auto"/>
              <w:contextualSpacing/>
              <w:rPr>
                <w:i/>
              </w:rPr>
            </w:pPr>
          </w:p>
        </w:tc>
      </w:tr>
      <w:tr w:rsidR="00B71EAD" w:rsidRPr="009559BE" w14:paraId="07743F1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9559BE" w:rsidRDefault="00D66AC4" w:rsidP="001512DD">
            <w:pPr>
              <w:kinsoku w:val="0"/>
              <w:overflowPunct w:val="0"/>
              <w:spacing w:afterLines="20" w:after="48" w:line="240" w:lineRule="auto"/>
              <w:contextualSpacing/>
              <w:rPr>
                <w:w w:val="105"/>
              </w:rPr>
            </w:pPr>
            <w:r w:rsidRPr="009559BE">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9559BE" w:rsidRDefault="00D66AC4" w:rsidP="001512DD">
            <w:pPr>
              <w:spacing w:afterLines="20" w:after="48" w:line="240" w:lineRule="auto"/>
              <w:ind w:left="119"/>
              <w:contextualSpacing/>
              <w:rPr>
                <w:w w:val="105"/>
              </w:rPr>
            </w:pPr>
            <w:r w:rsidRPr="009559BE">
              <w:rPr>
                <w:w w:val="105"/>
              </w:rPr>
              <w:t>Disc plough (</w:t>
            </w:r>
            <w:r w:rsidRPr="009559BE">
              <w:rPr>
                <w:b/>
                <w:w w:val="105"/>
              </w:rPr>
              <w:t>discplough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9559BE" w:rsidRDefault="00D66AC4" w:rsidP="001512DD">
            <w:pPr>
              <w:spacing w:afterLines="20" w:after="48" w:line="240" w:lineRule="auto"/>
              <w:contextualSpacing/>
              <w:rPr>
                <w:i/>
              </w:rPr>
            </w:pPr>
          </w:p>
        </w:tc>
      </w:tr>
      <w:tr w:rsidR="00B71EAD" w:rsidRPr="009559BE" w14:paraId="141761B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9559BE" w:rsidRDefault="00D66AC4" w:rsidP="001512DD">
            <w:pPr>
              <w:spacing w:afterLines="20" w:after="48" w:line="240" w:lineRule="auto"/>
              <w:ind w:left="119"/>
              <w:contextualSpacing/>
              <w:rPr>
                <w:w w:val="105"/>
              </w:rPr>
            </w:pPr>
            <w:r w:rsidRPr="009559BE">
              <w:rPr>
                <w:w w:val="105"/>
              </w:rPr>
              <w:t>Hammer Mills</w:t>
            </w:r>
            <w:r w:rsidRPr="009559BE">
              <w:t xml:space="preserve"> (</w:t>
            </w:r>
            <w:r w:rsidRPr="009559BE">
              <w:rPr>
                <w:b/>
                <w:w w:val="105"/>
              </w:rPr>
              <w:t>hammermill</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9559BE" w:rsidRDefault="00D66AC4" w:rsidP="001512DD">
            <w:pPr>
              <w:spacing w:afterLines="20" w:after="48" w:line="240" w:lineRule="auto"/>
              <w:contextualSpacing/>
              <w:rPr>
                <w:i/>
              </w:rPr>
            </w:pPr>
          </w:p>
        </w:tc>
      </w:tr>
      <w:tr w:rsidR="00B71EAD" w:rsidRPr="009559BE" w14:paraId="308DDB5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9559BE" w:rsidRDefault="00D66AC4" w:rsidP="001512DD">
            <w:pPr>
              <w:spacing w:afterLines="20" w:after="48" w:line="240" w:lineRule="auto"/>
              <w:ind w:left="119"/>
              <w:contextualSpacing/>
              <w:rPr>
                <w:w w:val="105"/>
              </w:rPr>
            </w:pPr>
            <w:r w:rsidRPr="009559BE">
              <w:rPr>
                <w:w w:val="105"/>
              </w:rPr>
              <w:t>Rippers (</w:t>
            </w:r>
            <w:r w:rsidRPr="009559BE">
              <w:rPr>
                <w:b/>
                <w:w w:val="105"/>
              </w:rPr>
              <w:t>ripper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9559BE" w:rsidRDefault="00D66AC4" w:rsidP="001512DD">
            <w:pPr>
              <w:spacing w:afterLines="20" w:after="48" w:line="240" w:lineRule="auto"/>
              <w:contextualSpacing/>
              <w:rPr>
                <w:i/>
              </w:rPr>
            </w:pPr>
          </w:p>
        </w:tc>
      </w:tr>
      <w:tr w:rsidR="00B71EAD" w:rsidRPr="009559BE" w14:paraId="63F1AA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9559BE" w:rsidRDefault="00D66AC4" w:rsidP="001512DD">
            <w:pPr>
              <w:spacing w:afterLines="20" w:after="48" w:line="240" w:lineRule="auto"/>
              <w:ind w:left="119"/>
              <w:contextualSpacing/>
              <w:rPr>
                <w:w w:val="105"/>
              </w:rPr>
            </w:pPr>
            <w:r w:rsidRPr="009559BE">
              <w:rPr>
                <w:w w:val="105"/>
              </w:rPr>
              <w:t>Knapsack sprayer (</w:t>
            </w:r>
            <w:r w:rsidRPr="009559BE">
              <w:rPr>
                <w:b/>
                <w:w w:val="105"/>
              </w:rPr>
              <w:t>kspray</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9559BE" w:rsidRDefault="00D66AC4" w:rsidP="001512DD">
            <w:pPr>
              <w:spacing w:afterLines="20" w:after="48" w:line="240" w:lineRule="auto"/>
              <w:contextualSpacing/>
              <w:rPr>
                <w:i/>
              </w:rPr>
            </w:pPr>
          </w:p>
        </w:tc>
      </w:tr>
      <w:tr w:rsidR="00B71EAD" w:rsidRPr="009559BE" w14:paraId="25ECEAD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9559BE" w:rsidRDefault="00D66AC4" w:rsidP="001512DD">
            <w:pPr>
              <w:spacing w:afterLines="20" w:after="48" w:line="240" w:lineRule="auto"/>
              <w:ind w:left="119"/>
              <w:contextualSpacing/>
              <w:rPr>
                <w:w w:val="105"/>
              </w:rPr>
            </w:pPr>
            <w:r w:rsidRPr="009559BE">
              <w:rPr>
                <w:w w:val="105"/>
              </w:rPr>
              <w:t>Ridger/ weeder (</w:t>
            </w:r>
            <w:r w:rsidRPr="009559BE">
              <w:rPr>
                <w:b/>
                <w:w w:val="105"/>
              </w:rPr>
              <w:t>ridger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9559BE" w:rsidRDefault="00D66AC4" w:rsidP="001512DD">
            <w:pPr>
              <w:spacing w:afterLines="20" w:after="48" w:line="240" w:lineRule="auto"/>
              <w:contextualSpacing/>
              <w:rPr>
                <w:i/>
              </w:rPr>
            </w:pPr>
          </w:p>
        </w:tc>
      </w:tr>
      <w:tr w:rsidR="00B71EAD" w:rsidRPr="009559BE" w14:paraId="72A5CCE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9559BE" w:rsidRDefault="00D66AC4" w:rsidP="001512DD">
            <w:pPr>
              <w:spacing w:afterLines="20" w:after="48" w:line="240" w:lineRule="auto"/>
              <w:ind w:left="119"/>
              <w:contextualSpacing/>
              <w:rPr>
                <w:w w:val="105"/>
              </w:rPr>
            </w:pPr>
            <w:r w:rsidRPr="009559BE">
              <w:rPr>
                <w:w w:val="105"/>
              </w:rPr>
              <w:t>Ox Carts (</w:t>
            </w:r>
            <w:r w:rsidRPr="009559BE">
              <w:rPr>
                <w:b/>
                <w:w w:val="105"/>
              </w:rPr>
              <w:t>oxcart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9559BE" w:rsidRDefault="00D66AC4" w:rsidP="001512DD">
            <w:pPr>
              <w:spacing w:afterLines="20" w:after="48" w:line="240" w:lineRule="auto"/>
              <w:contextualSpacing/>
              <w:rPr>
                <w:i/>
              </w:rPr>
            </w:pPr>
          </w:p>
        </w:tc>
      </w:tr>
      <w:tr w:rsidR="00B71EAD" w:rsidRPr="009559BE" w14:paraId="69DBF5C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9559BE" w:rsidRDefault="00D66AC4" w:rsidP="001512DD">
            <w:pPr>
              <w:spacing w:afterLines="20" w:after="48" w:line="240" w:lineRule="auto"/>
              <w:ind w:left="119"/>
              <w:contextualSpacing/>
              <w:rPr>
                <w:w w:val="105"/>
              </w:rPr>
            </w:pPr>
            <w:r w:rsidRPr="009559BE">
              <w:rPr>
                <w:w w:val="105"/>
              </w:rPr>
              <w:t>Hand driven tractor (</w:t>
            </w:r>
            <w:r w:rsidRPr="009559BE">
              <w:rPr>
                <w:b/>
                <w:w w:val="105"/>
              </w:rPr>
              <w:t>tractor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9559BE" w:rsidRDefault="00D66AC4" w:rsidP="001512DD">
            <w:pPr>
              <w:spacing w:afterLines="20" w:after="48" w:line="240" w:lineRule="auto"/>
              <w:contextualSpacing/>
              <w:rPr>
                <w:i/>
              </w:rPr>
            </w:pPr>
          </w:p>
        </w:tc>
      </w:tr>
      <w:tr w:rsidR="00B71EAD" w:rsidRPr="009559BE" w14:paraId="5D7B24CF"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9559BE" w:rsidRDefault="00D66AC4" w:rsidP="001512DD">
            <w:pPr>
              <w:spacing w:afterLines="20" w:after="48" w:line="240" w:lineRule="auto"/>
              <w:ind w:left="119"/>
              <w:contextualSpacing/>
              <w:rPr>
                <w:w w:val="105"/>
              </w:rPr>
            </w:pPr>
            <w:r w:rsidRPr="009559BE">
              <w:rPr>
                <w:w w:val="105"/>
              </w:rPr>
              <w:t>Scotch carts (</w:t>
            </w:r>
            <w:r w:rsidRPr="009559BE">
              <w:rPr>
                <w:b/>
                <w:w w:val="105"/>
              </w:rPr>
              <w:t>scotchcart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9559BE" w:rsidRDefault="00D66AC4" w:rsidP="001512DD">
            <w:pPr>
              <w:spacing w:afterLines="20" w:after="48" w:line="240" w:lineRule="auto"/>
              <w:contextualSpacing/>
              <w:rPr>
                <w:i/>
              </w:rPr>
            </w:pPr>
          </w:p>
        </w:tc>
      </w:tr>
      <w:tr w:rsidR="00B71EAD" w:rsidRPr="009559BE" w14:paraId="4BCE642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9559BE" w:rsidRDefault="00D66AC4" w:rsidP="001512DD">
            <w:pPr>
              <w:spacing w:afterLines="20" w:after="48" w:line="240" w:lineRule="auto"/>
              <w:ind w:left="119"/>
              <w:contextualSpacing/>
              <w:rPr>
                <w:w w:val="105"/>
              </w:rPr>
            </w:pPr>
            <w:r w:rsidRPr="009559BE">
              <w:rPr>
                <w:w w:val="105"/>
              </w:rPr>
              <w:t>Wheel barrow (</w:t>
            </w:r>
            <w:r w:rsidRPr="009559BE">
              <w:rPr>
                <w:b/>
                <w:w w:val="105"/>
              </w:rPr>
              <w:t>wheelbarrow</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9559BE" w:rsidRDefault="00D66AC4" w:rsidP="001512DD">
            <w:pPr>
              <w:spacing w:afterLines="20" w:after="48" w:line="240" w:lineRule="auto"/>
              <w:contextualSpacing/>
              <w:rPr>
                <w:i/>
              </w:rPr>
            </w:pPr>
          </w:p>
        </w:tc>
      </w:tr>
      <w:tr w:rsidR="00B71EAD" w:rsidRPr="009559BE" w14:paraId="1A26FEB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9559BE" w:rsidRDefault="00D66AC4" w:rsidP="001512DD">
            <w:pPr>
              <w:spacing w:afterLines="20" w:after="48" w:line="240" w:lineRule="auto"/>
              <w:ind w:left="119"/>
              <w:contextualSpacing/>
              <w:rPr>
                <w:w w:val="105"/>
              </w:rPr>
            </w:pPr>
            <w:r w:rsidRPr="009559BE">
              <w:rPr>
                <w:w w:val="105"/>
              </w:rPr>
              <w:t>Drip irrigation set (</w:t>
            </w:r>
            <w:r w:rsidRPr="009559BE">
              <w:rPr>
                <w:b/>
                <w:w w:val="105"/>
              </w:rPr>
              <w:t>dripirrigateset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9559BE" w:rsidRDefault="00D66AC4" w:rsidP="001512DD">
            <w:pPr>
              <w:spacing w:afterLines="20" w:after="48" w:line="240" w:lineRule="auto"/>
              <w:contextualSpacing/>
              <w:rPr>
                <w:i/>
              </w:rPr>
            </w:pPr>
          </w:p>
        </w:tc>
      </w:tr>
      <w:tr w:rsidR="00B71EAD" w:rsidRPr="009559BE" w14:paraId="3E630188"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9559BE" w:rsidRDefault="00D66AC4" w:rsidP="001512DD">
            <w:pPr>
              <w:spacing w:afterLines="20" w:after="48" w:line="240" w:lineRule="auto"/>
              <w:ind w:left="119"/>
              <w:contextualSpacing/>
              <w:rPr>
                <w:w w:val="105"/>
              </w:rPr>
            </w:pPr>
            <w:r w:rsidRPr="009559BE">
              <w:rPr>
                <w:w w:val="105"/>
              </w:rPr>
              <w:t>Sprinklers</w:t>
            </w:r>
            <w:r w:rsidRPr="009559BE">
              <w:t xml:space="preserve"> (</w:t>
            </w:r>
            <w:r w:rsidRPr="009559BE">
              <w:rPr>
                <w:b/>
                <w:w w:val="105"/>
              </w:rPr>
              <w:t>sprinkler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9559BE" w:rsidRDefault="00D66AC4" w:rsidP="001512DD">
            <w:pPr>
              <w:spacing w:afterLines="20" w:after="48" w:line="240" w:lineRule="auto"/>
              <w:contextualSpacing/>
              <w:rPr>
                <w:i/>
              </w:rPr>
            </w:pPr>
          </w:p>
        </w:tc>
      </w:tr>
      <w:tr w:rsidR="009559BE" w:rsidRPr="009559BE" w14:paraId="636392DA"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9559BE" w:rsidRPr="009559BE" w:rsidRDefault="009559BE" w:rsidP="001512DD">
            <w:pPr>
              <w:kinsoku w:val="0"/>
              <w:overflowPunct w:val="0"/>
              <w:spacing w:afterLines="20" w:after="48" w:line="240" w:lineRule="auto"/>
              <w:ind w:left="119"/>
              <w:contextualSpacing/>
              <w:rPr>
                <w:w w:val="105"/>
              </w:rPr>
            </w:pPr>
            <w:r>
              <w:rPr>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9559BE" w:rsidRPr="009559BE" w:rsidRDefault="009559BE" w:rsidP="001512DD">
            <w:pPr>
              <w:spacing w:afterLines="20" w:after="48" w:line="240" w:lineRule="auto"/>
              <w:ind w:left="119"/>
              <w:contextualSpacing/>
              <w:rPr>
                <w:w w:val="105"/>
              </w:rPr>
            </w:pPr>
            <w:r>
              <w:rPr>
                <w:w w:val="105"/>
              </w:rPr>
              <w:t>Efficient wood burning stove</w:t>
            </w:r>
          </w:p>
        </w:tc>
        <w:tc>
          <w:tcPr>
            <w:tcW w:w="1920" w:type="dxa"/>
            <w:tcBorders>
              <w:top w:val="single" w:sz="6" w:space="0" w:color="000000"/>
              <w:left w:val="single" w:sz="6" w:space="0" w:color="000000"/>
              <w:bottom w:val="single" w:sz="6" w:space="0" w:color="000000"/>
              <w:right w:val="single" w:sz="6" w:space="0" w:color="000000"/>
            </w:tcBorders>
          </w:tcPr>
          <w:p w14:paraId="1372872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B787F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AE7A2F6" w14:textId="77777777" w:rsidR="009559BE" w:rsidRPr="009559BE" w:rsidRDefault="009559BE" w:rsidP="001512DD">
            <w:pPr>
              <w:spacing w:afterLines="20" w:after="48" w:line="240" w:lineRule="auto"/>
              <w:contextualSpacing/>
              <w:rPr>
                <w:i/>
              </w:rPr>
            </w:pPr>
          </w:p>
        </w:tc>
      </w:tr>
      <w:tr w:rsidR="009559BE" w:rsidRPr="009559BE" w14:paraId="45962E1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01D3714" w14:textId="3ACDCA15" w:rsidR="009559BE" w:rsidRPr="009559BE" w:rsidRDefault="009559BE" w:rsidP="001512DD">
            <w:pPr>
              <w:kinsoku w:val="0"/>
              <w:overflowPunct w:val="0"/>
              <w:spacing w:afterLines="20" w:after="48" w:line="240" w:lineRule="auto"/>
              <w:ind w:left="119"/>
              <w:contextualSpacing/>
              <w:rPr>
                <w:w w:val="105"/>
              </w:rPr>
            </w:pPr>
            <w:r>
              <w:rPr>
                <w:w w:val="105"/>
              </w:rPr>
              <w:t>N25</w:t>
            </w:r>
          </w:p>
        </w:tc>
        <w:tc>
          <w:tcPr>
            <w:tcW w:w="3584" w:type="dxa"/>
            <w:tcBorders>
              <w:top w:val="single" w:sz="6" w:space="0" w:color="000000"/>
              <w:left w:val="single" w:sz="6" w:space="0" w:color="000000"/>
              <w:bottom w:val="single" w:sz="6" w:space="0" w:color="000000"/>
              <w:right w:val="single" w:sz="6" w:space="0" w:color="000000"/>
            </w:tcBorders>
          </w:tcPr>
          <w:p w14:paraId="7BD69A42" w14:textId="1EFF8FF5" w:rsidR="009559BE" w:rsidRPr="009559BE" w:rsidRDefault="009559BE" w:rsidP="001512DD">
            <w:pPr>
              <w:spacing w:afterLines="20" w:after="48" w:line="240" w:lineRule="auto"/>
              <w:ind w:left="119"/>
              <w:contextualSpacing/>
              <w:rPr>
                <w:w w:val="105"/>
              </w:rPr>
            </w:pPr>
            <w:r>
              <w:rPr>
                <w:w w:val="105"/>
              </w:rPr>
              <w:t>Pressure cooker</w:t>
            </w:r>
          </w:p>
        </w:tc>
        <w:tc>
          <w:tcPr>
            <w:tcW w:w="1920" w:type="dxa"/>
            <w:tcBorders>
              <w:top w:val="single" w:sz="6" w:space="0" w:color="000000"/>
              <w:left w:val="single" w:sz="6" w:space="0" w:color="000000"/>
              <w:bottom w:val="single" w:sz="6" w:space="0" w:color="000000"/>
              <w:right w:val="single" w:sz="6" w:space="0" w:color="000000"/>
            </w:tcBorders>
          </w:tcPr>
          <w:p w14:paraId="72E8D0D1"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89FD99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6B2C7A" w14:textId="77777777" w:rsidR="009559BE" w:rsidRPr="009559BE" w:rsidRDefault="009559BE" w:rsidP="001512DD">
            <w:pPr>
              <w:spacing w:afterLines="20" w:after="48" w:line="240" w:lineRule="auto"/>
              <w:contextualSpacing/>
              <w:rPr>
                <w:i/>
              </w:rPr>
            </w:pPr>
          </w:p>
        </w:tc>
      </w:tr>
    </w:tbl>
    <w:p w14:paraId="773EA6A1"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9559BE"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9559BE" w:rsidRDefault="00DA1429" w:rsidP="001512DD">
            <w:pPr>
              <w:spacing w:afterLines="20" w:after="48" w:line="240" w:lineRule="auto"/>
              <w:ind w:left="119"/>
              <w:contextualSpacing/>
              <w:rPr>
                <w:w w:val="105"/>
              </w:rPr>
            </w:pPr>
            <w:r>
              <w:rPr>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9559BE" w:rsidRDefault="00C71DE8" w:rsidP="001512DD">
            <w:pPr>
              <w:tabs>
                <w:tab w:val="center" w:pos="2149"/>
              </w:tabs>
              <w:autoSpaceDE w:val="0"/>
              <w:autoSpaceDN w:val="0"/>
              <w:adjustRightInd w:val="0"/>
              <w:spacing w:afterLines="20" w:after="48" w:line="240" w:lineRule="auto"/>
              <w:contextualSpacing/>
              <w:rPr>
                <w:rFonts w:cs="Times New Roman"/>
                <w:i/>
              </w:rPr>
            </w:pPr>
            <w:r w:rsidRPr="009559BE">
              <w:rPr>
                <w:w w:val="105"/>
              </w:rPr>
              <w:t>How many meals did your household eat meat in the last 7 days?  (</w:t>
            </w:r>
            <w:r w:rsidRPr="009559BE">
              <w:rPr>
                <w:b/>
                <w:w w:val="105"/>
              </w:rPr>
              <w:t>meals</w:t>
            </w:r>
            <w:r w:rsidRPr="009559BE">
              <w:rPr>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9559BE" w:rsidRDefault="00C71DE8" w:rsidP="001512DD">
            <w:pPr>
              <w:spacing w:afterLines="20" w:after="48" w:line="240" w:lineRule="auto"/>
              <w:contextualSpacing/>
              <w:rPr>
                <w:i/>
              </w:rPr>
            </w:pPr>
            <w:r w:rsidRPr="009559BE">
              <w:rPr>
                <w:i/>
              </w:rPr>
              <w:t>(Integer)</w:t>
            </w:r>
          </w:p>
        </w:tc>
      </w:tr>
    </w:tbl>
    <w:p w14:paraId="257D7EC4" w14:textId="748B4B76" w:rsidR="002609A2" w:rsidRDefault="002609A2">
      <w:pPr>
        <w:rPr>
          <w:ins w:id="1939" w:author="Stephanie Fenner" w:date="2014-11-04T13:53:00Z"/>
        </w:rPr>
      </w:pPr>
      <w:ins w:id="1940" w:author="Stephanie Fenner" w:date="2014-11-04T13:53:00Z">
        <w:r>
          <w:t>N##  How o</w:t>
        </w:r>
      </w:ins>
      <w:ins w:id="1941" w:author="Stephanie Fenner" w:date="2014-11-04T13:55:00Z">
        <w:r>
          <w:t>f</w:t>
        </w:r>
      </w:ins>
      <w:ins w:id="1942" w:author="Stephanie Fenner" w:date="2014-11-04T13:53:00Z">
        <w:r>
          <w:t xml:space="preserve">ten does your household eat the following sources/types of </w:t>
        </w:r>
      </w:ins>
      <w:ins w:id="1943" w:author="Stephanie Fenner" w:date="2014-11-04T13:54:00Z">
        <w:r>
          <w:t>protein?</w:t>
        </w:r>
      </w:ins>
    </w:p>
    <w:tbl>
      <w:tblPr>
        <w:tblStyle w:val="TableGrid"/>
        <w:tblW w:w="0" w:type="auto"/>
        <w:tblLook w:val="04A0" w:firstRow="1" w:lastRow="0" w:firstColumn="1" w:lastColumn="0" w:noHBand="0" w:noVBand="1"/>
      </w:tblPr>
      <w:tblGrid>
        <w:gridCol w:w="2574"/>
        <w:gridCol w:w="2574"/>
        <w:gridCol w:w="2574"/>
        <w:gridCol w:w="2574"/>
      </w:tblGrid>
      <w:tr w:rsidR="002609A2" w14:paraId="6B8754E1" w14:textId="77777777" w:rsidTr="002609A2">
        <w:trPr>
          <w:ins w:id="1944" w:author="Stephanie Fenner" w:date="2014-11-04T13:54:00Z"/>
        </w:trPr>
        <w:tc>
          <w:tcPr>
            <w:tcW w:w="2574" w:type="dxa"/>
          </w:tcPr>
          <w:p w14:paraId="00D257A7" w14:textId="1D9AD87E" w:rsidR="002609A2" w:rsidRDefault="002609A2">
            <w:pPr>
              <w:rPr>
                <w:ins w:id="1945" w:author="Stephanie Fenner" w:date="2014-11-04T13:54:00Z"/>
              </w:rPr>
            </w:pPr>
            <w:ins w:id="1946" w:author="Stephanie Fenner" w:date="2014-11-04T13:54:00Z">
              <w:r>
                <w:t>Protein Source/Type:</w:t>
              </w:r>
            </w:ins>
          </w:p>
        </w:tc>
        <w:tc>
          <w:tcPr>
            <w:tcW w:w="2574" w:type="dxa"/>
          </w:tcPr>
          <w:p w14:paraId="20795F43" w14:textId="0BC4B338" w:rsidR="002609A2" w:rsidRDefault="002609A2">
            <w:pPr>
              <w:rPr>
                <w:ins w:id="1947" w:author="Stephanie Fenner" w:date="2014-11-04T13:54:00Z"/>
              </w:rPr>
            </w:pPr>
            <w:ins w:id="1948" w:author="Stephanie Fenner" w:date="2014-11-04T13:54:00Z">
              <w:r>
                <w:t>Amount per week</w:t>
              </w:r>
            </w:ins>
            <w:ins w:id="1949" w:author="Stephanie Fenner" w:date="2014-11-04T13:55:00Z">
              <w:r>
                <w:t xml:space="preserve"> consumed</w:t>
              </w:r>
            </w:ins>
            <w:ins w:id="1950" w:author="Stephanie Fenner" w:date="2014-11-04T13:56:00Z">
              <w:r>
                <w:t xml:space="preserve">, on average </w:t>
              </w:r>
            </w:ins>
            <w:ins w:id="1951" w:author="Stephanie Fenner" w:date="2014-11-04T13:55:00Z">
              <w:r>
                <w:t xml:space="preserve"> by household</w:t>
              </w:r>
            </w:ins>
          </w:p>
        </w:tc>
        <w:tc>
          <w:tcPr>
            <w:tcW w:w="2574" w:type="dxa"/>
          </w:tcPr>
          <w:p w14:paraId="6B484CA7" w14:textId="1489BEF7" w:rsidR="002609A2" w:rsidRDefault="002609A2">
            <w:pPr>
              <w:rPr>
                <w:ins w:id="1952" w:author="Stephanie Fenner" w:date="2014-11-04T13:54:00Z"/>
              </w:rPr>
            </w:pPr>
            <w:ins w:id="1953" w:author="Stephanie Fenner" w:date="2014-11-04T13:54:00Z">
              <w:r>
                <w:t xml:space="preserve">Times </w:t>
              </w:r>
            </w:ins>
            <w:ins w:id="1954" w:author="Stephanie Fenner" w:date="2014-11-04T13:56:00Z">
              <w:r>
                <w:t xml:space="preserve">consumed </w:t>
              </w:r>
            </w:ins>
            <w:ins w:id="1955" w:author="Stephanie Fenner" w:date="2014-11-04T13:54:00Z">
              <w:r>
                <w:t>per week</w:t>
              </w:r>
            </w:ins>
            <w:ins w:id="1956" w:author="Stephanie Fenner" w:date="2014-11-04T13:56:00Z">
              <w:r>
                <w:t>,</w:t>
              </w:r>
            </w:ins>
            <w:ins w:id="1957" w:author="Stephanie Fenner" w:date="2014-11-04T13:55:00Z">
              <w:r>
                <w:t xml:space="preserve"> on average by household</w:t>
              </w:r>
            </w:ins>
          </w:p>
        </w:tc>
        <w:tc>
          <w:tcPr>
            <w:tcW w:w="2574" w:type="dxa"/>
          </w:tcPr>
          <w:p w14:paraId="4FB19AAA" w14:textId="3B8D3D62" w:rsidR="002609A2" w:rsidRDefault="002609A2">
            <w:pPr>
              <w:rPr>
                <w:ins w:id="1958" w:author="Stephanie Fenner" w:date="2014-11-04T13:54:00Z"/>
              </w:rPr>
            </w:pPr>
            <w:ins w:id="1959" w:author="Stephanie Fenner" w:date="2014-11-04T13:54:00Z">
              <w:r>
                <w:t>Source (ie: market)</w:t>
              </w:r>
            </w:ins>
          </w:p>
        </w:tc>
      </w:tr>
      <w:tr w:rsidR="002609A2" w14:paraId="192F1091" w14:textId="77777777" w:rsidTr="002609A2">
        <w:trPr>
          <w:ins w:id="1960" w:author="Stephanie Fenner" w:date="2014-11-04T13:54:00Z"/>
        </w:trPr>
        <w:tc>
          <w:tcPr>
            <w:tcW w:w="2574" w:type="dxa"/>
          </w:tcPr>
          <w:p w14:paraId="41D035DF" w14:textId="21E83CFC" w:rsidR="002609A2" w:rsidRDefault="002609A2">
            <w:pPr>
              <w:rPr>
                <w:ins w:id="1961" w:author="Stephanie Fenner" w:date="2014-11-04T13:54:00Z"/>
              </w:rPr>
            </w:pPr>
            <w:ins w:id="1962" w:author="Stephanie Fenner" w:date="2014-11-04T13:55:00Z">
              <w:r>
                <w:t>Red Meat</w:t>
              </w:r>
            </w:ins>
          </w:p>
        </w:tc>
        <w:tc>
          <w:tcPr>
            <w:tcW w:w="2574" w:type="dxa"/>
          </w:tcPr>
          <w:p w14:paraId="6BAF88B2" w14:textId="77777777" w:rsidR="002609A2" w:rsidRDefault="002609A2">
            <w:pPr>
              <w:rPr>
                <w:ins w:id="1963" w:author="Stephanie Fenner" w:date="2014-11-04T13:54:00Z"/>
              </w:rPr>
            </w:pPr>
          </w:p>
        </w:tc>
        <w:tc>
          <w:tcPr>
            <w:tcW w:w="2574" w:type="dxa"/>
          </w:tcPr>
          <w:p w14:paraId="481C08F4" w14:textId="77777777" w:rsidR="002609A2" w:rsidRDefault="002609A2">
            <w:pPr>
              <w:rPr>
                <w:ins w:id="1964" w:author="Stephanie Fenner" w:date="2014-11-04T13:54:00Z"/>
              </w:rPr>
            </w:pPr>
          </w:p>
        </w:tc>
        <w:tc>
          <w:tcPr>
            <w:tcW w:w="2574" w:type="dxa"/>
          </w:tcPr>
          <w:p w14:paraId="76904EE1" w14:textId="77777777" w:rsidR="002609A2" w:rsidRDefault="002609A2">
            <w:pPr>
              <w:rPr>
                <w:ins w:id="1965" w:author="Stephanie Fenner" w:date="2014-11-04T13:54:00Z"/>
              </w:rPr>
            </w:pPr>
          </w:p>
        </w:tc>
      </w:tr>
      <w:tr w:rsidR="002609A2" w14:paraId="4CF1FED8" w14:textId="77777777" w:rsidTr="002609A2">
        <w:trPr>
          <w:ins w:id="1966" w:author="Stephanie Fenner" w:date="2014-11-04T13:54:00Z"/>
        </w:trPr>
        <w:tc>
          <w:tcPr>
            <w:tcW w:w="2574" w:type="dxa"/>
          </w:tcPr>
          <w:p w14:paraId="3D9B43B2" w14:textId="65784E7C" w:rsidR="002609A2" w:rsidRDefault="002609A2">
            <w:pPr>
              <w:rPr>
                <w:ins w:id="1967" w:author="Stephanie Fenner" w:date="2014-11-04T13:54:00Z"/>
              </w:rPr>
            </w:pPr>
            <w:ins w:id="1968" w:author="Stephanie Fenner" w:date="2014-11-04T13:55:00Z">
              <w:r>
                <w:t>Chicken/Poultry</w:t>
              </w:r>
            </w:ins>
          </w:p>
        </w:tc>
        <w:tc>
          <w:tcPr>
            <w:tcW w:w="2574" w:type="dxa"/>
          </w:tcPr>
          <w:p w14:paraId="0880E646" w14:textId="77777777" w:rsidR="002609A2" w:rsidRDefault="002609A2">
            <w:pPr>
              <w:rPr>
                <w:ins w:id="1969" w:author="Stephanie Fenner" w:date="2014-11-04T13:54:00Z"/>
              </w:rPr>
            </w:pPr>
          </w:p>
        </w:tc>
        <w:tc>
          <w:tcPr>
            <w:tcW w:w="2574" w:type="dxa"/>
          </w:tcPr>
          <w:p w14:paraId="540EC067" w14:textId="77777777" w:rsidR="002609A2" w:rsidRDefault="002609A2">
            <w:pPr>
              <w:rPr>
                <w:ins w:id="1970" w:author="Stephanie Fenner" w:date="2014-11-04T13:54:00Z"/>
              </w:rPr>
            </w:pPr>
          </w:p>
        </w:tc>
        <w:tc>
          <w:tcPr>
            <w:tcW w:w="2574" w:type="dxa"/>
          </w:tcPr>
          <w:p w14:paraId="54F8195E" w14:textId="77777777" w:rsidR="002609A2" w:rsidRDefault="002609A2">
            <w:pPr>
              <w:rPr>
                <w:ins w:id="1971" w:author="Stephanie Fenner" w:date="2014-11-04T13:54:00Z"/>
              </w:rPr>
            </w:pPr>
          </w:p>
        </w:tc>
      </w:tr>
      <w:tr w:rsidR="002609A2" w14:paraId="338F5ACA" w14:textId="77777777" w:rsidTr="002609A2">
        <w:trPr>
          <w:ins w:id="1972" w:author="Stephanie Fenner" w:date="2014-11-04T13:54:00Z"/>
        </w:trPr>
        <w:tc>
          <w:tcPr>
            <w:tcW w:w="2574" w:type="dxa"/>
          </w:tcPr>
          <w:p w14:paraId="7ACA7A2F" w14:textId="5367DB10" w:rsidR="002609A2" w:rsidRDefault="002609A2">
            <w:pPr>
              <w:rPr>
                <w:ins w:id="1973" w:author="Stephanie Fenner" w:date="2014-11-04T13:54:00Z"/>
              </w:rPr>
            </w:pPr>
            <w:ins w:id="1974" w:author="Stephanie Fenner" w:date="2014-11-04T13:55:00Z">
              <w:r>
                <w:t>Fish</w:t>
              </w:r>
            </w:ins>
          </w:p>
        </w:tc>
        <w:tc>
          <w:tcPr>
            <w:tcW w:w="2574" w:type="dxa"/>
          </w:tcPr>
          <w:p w14:paraId="44BE557C" w14:textId="77777777" w:rsidR="002609A2" w:rsidRDefault="002609A2">
            <w:pPr>
              <w:rPr>
                <w:ins w:id="1975" w:author="Stephanie Fenner" w:date="2014-11-04T13:54:00Z"/>
              </w:rPr>
            </w:pPr>
          </w:p>
        </w:tc>
        <w:tc>
          <w:tcPr>
            <w:tcW w:w="2574" w:type="dxa"/>
          </w:tcPr>
          <w:p w14:paraId="54E24BFD" w14:textId="77777777" w:rsidR="002609A2" w:rsidRDefault="002609A2">
            <w:pPr>
              <w:rPr>
                <w:ins w:id="1976" w:author="Stephanie Fenner" w:date="2014-11-04T13:54:00Z"/>
              </w:rPr>
            </w:pPr>
          </w:p>
        </w:tc>
        <w:tc>
          <w:tcPr>
            <w:tcW w:w="2574" w:type="dxa"/>
          </w:tcPr>
          <w:p w14:paraId="088A0FDE" w14:textId="77777777" w:rsidR="002609A2" w:rsidRDefault="002609A2">
            <w:pPr>
              <w:rPr>
                <w:ins w:id="1977" w:author="Stephanie Fenner" w:date="2014-11-04T13:54:00Z"/>
              </w:rPr>
            </w:pPr>
          </w:p>
        </w:tc>
      </w:tr>
      <w:tr w:rsidR="002609A2" w14:paraId="274387C5" w14:textId="77777777" w:rsidTr="002609A2">
        <w:trPr>
          <w:ins w:id="1978" w:author="Stephanie Fenner" w:date="2014-11-04T13:55:00Z"/>
        </w:trPr>
        <w:tc>
          <w:tcPr>
            <w:tcW w:w="2574" w:type="dxa"/>
          </w:tcPr>
          <w:p w14:paraId="3E6BCFA0" w14:textId="524BE3DB" w:rsidR="002609A2" w:rsidRDefault="002609A2">
            <w:pPr>
              <w:rPr>
                <w:ins w:id="1979" w:author="Stephanie Fenner" w:date="2014-11-04T13:55:00Z"/>
              </w:rPr>
            </w:pPr>
            <w:ins w:id="1980" w:author="Stephanie Fenner" w:date="2014-11-04T13:55:00Z">
              <w:r>
                <w:t>Eggs</w:t>
              </w:r>
            </w:ins>
          </w:p>
        </w:tc>
        <w:tc>
          <w:tcPr>
            <w:tcW w:w="2574" w:type="dxa"/>
          </w:tcPr>
          <w:p w14:paraId="4908EFD0" w14:textId="77777777" w:rsidR="002609A2" w:rsidRDefault="002609A2">
            <w:pPr>
              <w:rPr>
                <w:ins w:id="1981" w:author="Stephanie Fenner" w:date="2014-11-04T13:55:00Z"/>
              </w:rPr>
            </w:pPr>
          </w:p>
        </w:tc>
        <w:tc>
          <w:tcPr>
            <w:tcW w:w="2574" w:type="dxa"/>
          </w:tcPr>
          <w:p w14:paraId="76E4CB5C" w14:textId="77777777" w:rsidR="002609A2" w:rsidRDefault="002609A2">
            <w:pPr>
              <w:rPr>
                <w:ins w:id="1982" w:author="Stephanie Fenner" w:date="2014-11-04T13:55:00Z"/>
              </w:rPr>
            </w:pPr>
          </w:p>
        </w:tc>
        <w:tc>
          <w:tcPr>
            <w:tcW w:w="2574" w:type="dxa"/>
          </w:tcPr>
          <w:p w14:paraId="425A8F98" w14:textId="77777777" w:rsidR="002609A2" w:rsidRDefault="002609A2">
            <w:pPr>
              <w:rPr>
                <w:ins w:id="1983" w:author="Stephanie Fenner" w:date="2014-11-04T13:55:00Z"/>
              </w:rPr>
            </w:pPr>
          </w:p>
        </w:tc>
      </w:tr>
      <w:tr w:rsidR="002609A2" w14:paraId="401C8A08" w14:textId="77777777" w:rsidTr="002609A2">
        <w:trPr>
          <w:ins w:id="1984" w:author="Stephanie Fenner" w:date="2014-11-04T13:55:00Z"/>
        </w:trPr>
        <w:tc>
          <w:tcPr>
            <w:tcW w:w="2574" w:type="dxa"/>
          </w:tcPr>
          <w:p w14:paraId="67562E3C" w14:textId="447129BE" w:rsidR="002609A2" w:rsidRDefault="002609A2">
            <w:pPr>
              <w:rPr>
                <w:ins w:id="1985" w:author="Stephanie Fenner" w:date="2014-11-04T13:55:00Z"/>
              </w:rPr>
            </w:pPr>
            <w:ins w:id="1986" w:author="Stephanie Fenner" w:date="2014-11-04T13:55:00Z">
              <w:r>
                <w:t>Bushmeat (if appropriate)</w:t>
              </w:r>
            </w:ins>
          </w:p>
        </w:tc>
        <w:tc>
          <w:tcPr>
            <w:tcW w:w="2574" w:type="dxa"/>
          </w:tcPr>
          <w:p w14:paraId="70389460" w14:textId="77777777" w:rsidR="002609A2" w:rsidRDefault="002609A2">
            <w:pPr>
              <w:rPr>
                <w:ins w:id="1987" w:author="Stephanie Fenner" w:date="2014-11-04T13:55:00Z"/>
              </w:rPr>
            </w:pPr>
          </w:p>
        </w:tc>
        <w:tc>
          <w:tcPr>
            <w:tcW w:w="2574" w:type="dxa"/>
          </w:tcPr>
          <w:p w14:paraId="45A12C3F" w14:textId="77777777" w:rsidR="002609A2" w:rsidRDefault="002609A2">
            <w:pPr>
              <w:rPr>
                <w:ins w:id="1988" w:author="Stephanie Fenner" w:date="2014-11-04T13:55:00Z"/>
              </w:rPr>
            </w:pPr>
          </w:p>
        </w:tc>
        <w:tc>
          <w:tcPr>
            <w:tcW w:w="2574" w:type="dxa"/>
          </w:tcPr>
          <w:p w14:paraId="532B5303" w14:textId="77777777" w:rsidR="002609A2" w:rsidRDefault="002609A2">
            <w:pPr>
              <w:rPr>
                <w:ins w:id="1989" w:author="Stephanie Fenner" w:date="2014-11-04T13:55:00Z"/>
              </w:rPr>
            </w:pPr>
          </w:p>
        </w:tc>
      </w:tr>
    </w:tbl>
    <w:p w14:paraId="5A74E7AA" w14:textId="6BF18626" w:rsidR="002609A2" w:rsidRDefault="002609A2">
      <w:pPr>
        <w:rPr>
          <w:ins w:id="1990" w:author="Stephanie Fenner" w:date="2014-11-04T13:53:00Z"/>
        </w:rPr>
      </w:pPr>
      <w:ins w:id="1991" w:author="Stephanie Fenner" w:date="2014-11-04T13:56:00Z">
        <w:r>
          <w:lastRenderedPageBreak/>
          <w:t xml:space="preserve">Please indicate any months of the year that your household experiences </w:t>
        </w:r>
      </w:ins>
      <w:ins w:id="1992" w:author="Stephanie Fenner" w:date="2014-11-04T13:57:00Z">
        <w:r>
          <w:t>“hunger”:</w:t>
        </w:r>
      </w:ins>
    </w:p>
    <w:tbl>
      <w:tblPr>
        <w:tblStyle w:val="TableGrid"/>
        <w:tblW w:w="0" w:type="auto"/>
        <w:tblLook w:val="04A0" w:firstRow="1" w:lastRow="0" w:firstColumn="1" w:lastColumn="0" w:noHBand="0" w:noVBand="1"/>
        <w:tblPrChange w:id="1993" w:author="Stephanie Fenner" w:date="2014-11-04T13:57:00Z">
          <w:tblPr>
            <w:tblStyle w:val="TableGrid"/>
            <w:tblW w:w="0" w:type="auto"/>
            <w:tblLook w:val="04A0" w:firstRow="1" w:lastRow="0" w:firstColumn="1" w:lastColumn="0" w:noHBand="0" w:noVBand="1"/>
          </w:tblPr>
        </w:tblPrChange>
      </w:tblPr>
      <w:tblGrid>
        <w:gridCol w:w="858"/>
        <w:gridCol w:w="858"/>
        <w:gridCol w:w="858"/>
        <w:gridCol w:w="858"/>
        <w:gridCol w:w="858"/>
        <w:gridCol w:w="858"/>
        <w:gridCol w:w="858"/>
        <w:gridCol w:w="858"/>
        <w:gridCol w:w="858"/>
        <w:gridCol w:w="858"/>
        <w:gridCol w:w="858"/>
        <w:gridCol w:w="858"/>
        <w:tblGridChange w:id="1994">
          <w:tblGrid>
            <w:gridCol w:w="936"/>
            <w:gridCol w:w="936"/>
            <w:gridCol w:w="936"/>
            <w:gridCol w:w="936"/>
            <w:gridCol w:w="936"/>
            <w:gridCol w:w="936"/>
            <w:gridCol w:w="936"/>
            <w:gridCol w:w="936"/>
            <w:gridCol w:w="936"/>
            <w:gridCol w:w="936"/>
            <w:gridCol w:w="936"/>
            <w:gridCol w:w="936"/>
          </w:tblGrid>
        </w:tblGridChange>
      </w:tblGrid>
      <w:tr w:rsidR="002609A2" w14:paraId="6695F777" w14:textId="102FA01C" w:rsidTr="002609A2">
        <w:trPr>
          <w:ins w:id="1995" w:author="Stephanie Fenner" w:date="2014-11-04T13:57:00Z"/>
        </w:trPr>
        <w:tc>
          <w:tcPr>
            <w:tcW w:w="858" w:type="dxa"/>
            <w:tcPrChange w:id="1996" w:author="Stephanie Fenner" w:date="2014-11-04T13:57:00Z">
              <w:tcPr>
                <w:tcW w:w="936" w:type="dxa"/>
              </w:tcPr>
            </w:tcPrChange>
          </w:tcPr>
          <w:p w14:paraId="00EA469F" w14:textId="6D09EDF6" w:rsidR="002609A2" w:rsidRDefault="002609A2">
            <w:pPr>
              <w:rPr>
                <w:ins w:id="1997" w:author="Stephanie Fenner" w:date="2014-11-04T13:57:00Z"/>
              </w:rPr>
            </w:pPr>
            <w:ins w:id="1998" w:author="Stephanie Fenner" w:date="2014-11-04T13:57:00Z">
              <w:r>
                <w:t>JAN</w:t>
              </w:r>
            </w:ins>
          </w:p>
        </w:tc>
        <w:tc>
          <w:tcPr>
            <w:tcW w:w="858" w:type="dxa"/>
            <w:tcPrChange w:id="1999" w:author="Stephanie Fenner" w:date="2014-11-04T13:57:00Z">
              <w:tcPr>
                <w:tcW w:w="936" w:type="dxa"/>
              </w:tcPr>
            </w:tcPrChange>
          </w:tcPr>
          <w:p w14:paraId="36A3E222" w14:textId="30FADE98" w:rsidR="002609A2" w:rsidRDefault="002609A2">
            <w:pPr>
              <w:rPr>
                <w:ins w:id="2000" w:author="Stephanie Fenner" w:date="2014-11-04T13:57:00Z"/>
              </w:rPr>
            </w:pPr>
            <w:ins w:id="2001" w:author="Stephanie Fenner" w:date="2014-11-04T13:57:00Z">
              <w:r>
                <w:t>FEB</w:t>
              </w:r>
            </w:ins>
          </w:p>
        </w:tc>
        <w:tc>
          <w:tcPr>
            <w:tcW w:w="858" w:type="dxa"/>
            <w:tcPrChange w:id="2002" w:author="Stephanie Fenner" w:date="2014-11-04T13:57:00Z">
              <w:tcPr>
                <w:tcW w:w="936" w:type="dxa"/>
              </w:tcPr>
            </w:tcPrChange>
          </w:tcPr>
          <w:p w14:paraId="4826F7D0" w14:textId="233A3A2C" w:rsidR="002609A2" w:rsidRDefault="002609A2">
            <w:pPr>
              <w:rPr>
                <w:ins w:id="2003" w:author="Stephanie Fenner" w:date="2014-11-04T13:57:00Z"/>
              </w:rPr>
            </w:pPr>
            <w:ins w:id="2004" w:author="Stephanie Fenner" w:date="2014-11-04T13:57:00Z">
              <w:r>
                <w:t>MAR</w:t>
              </w:r>
            </w:ins>
          </w:p>
        </w:tc>
        <w:tc>
          <w:tcPr>
            <w:tcW w:w="858" w:type="dxa"/>
            <w:tcPrChange w:id="2005" w:author="Stephanie Fenner" w:date="2014-11-04T13:57:00Z">
              <w:tcPr>
                <w:tcW w:w="936" w:type="dxa"/>
              </w:tcPr>
            </w:tcPrChange>
          </w:tcPr>
          <w:p w14:paraId="19FDB41E" w14:textId="0BD6725E" w:rsidR="002609A2" w:rsidRDefault="002609A2">
            <w:pPr>
              <w:rPr>
                <w:ins w:id="2006" w:author="Stephanie Fenner" w:date="2014-11-04T13:57:00Z"/>
              </w:rPr>
            </w:pPr>
            <w:ins w:id="2007" w:author="Stephanie Fenner" w:date="2014-11-04T13:57:00Z">
              <w:r>
                <w:t>APR</w:t>
              </w:r>
            </w:ins>
          </w:p>
        </w:tc>
        <w:tc>
          <w:tcPr>
            <w:tcW w:w="858" w:type="dxa"/>
            <w:tcPrChange w:id="2008" w:author="Stephanie Fenner" w:date="2014-11-04T13:57:00Z">
              <w:tcPr>
                <w:tcW w:w="936" w:type="dxa"/>
              </w:tcPr>
            </w:tcPrChange>
          </w:tcPr>
          <w:p w14:paraId="34F3964D" w14:textId="3CEE4575" w:rsidR="002609A2" w:rsidRDefault="002609A2">
            <w:pPr>
              <w:rPr>
                <w:ins w:id="2009" w:author="Stephanie Fenner" w:date="2014-11-04T13:57:00Z"/>
              </w:rPr>
            </w:pPr>
            <w:ins w:id="2010" w:author="Stephanie Fenner" w:date="2014-11-04T13:57:00Z">
              <w:r>
                <w:t>MAY</w:t>
              </w:r>
            </w:ins>
          </w:p>
        </w:tc>
        <w:tc>
          <w:tcPr>
            <w:tcW w:w="858" w:type="dxa"/>
            <w:tcPrChange w:id="2011" w:author="Stephanie Fenner" w:date="2014-11-04T13:57:00Z">
              <w:tcPr>
                <w:tcW w:w="936" w:type="dxa"/>
              </w:tcPr>
            </w:tcPrChange>
          </w:tcPr>
          <w:p w14:paraId="7FD9D2AC" w14:textId="1BEB7405" w:rsidR="002609A2" w:rsidRDefault="002609A2">
            <w:pPr>
              <w:rPr>
                <w:ins w:id="2012" w:author="Stephanie Fenner" w:date="2014-11-04T13:57:00Z"/>
              </w:rPr>
            </w:pPr>
            <w:ins w:id="2013" w:author="Stephanie Fenner" w:date="2014-11-04T13:57:00Z">
              <w:r>
                <w:t>JUN</w:t>
              </w:r>
            </w:ins>
          </w:p>
        </w:tc>
        <w:tc>
          <w:tcPr>
            <w:tcW w:w="858" w:type="dxa"/>
            <w:tcPrChange w:id="2014" w:author="Stephanie Fenner" w:date="2014-11-04T13:57:00Z">
              <w:tcPr>
                <w:tcW w:w="936" w:type="dxa"/>
              </w:tcPr>
            </w:tcPrChange>
          </w:tcPr>
          <w:p w14:paraId="6274145B" w14:textId="32CEA77A" w:rsidR="002609A2" w:rsidRDefault="002609A2">
            <w:pPr>
              <w:rPr>
                <w:ins w:id="2015" w:author="Stephanie Fenner" w:date="2014-11-04T13:57:00Z"/>
              </w:rPr>
            </w:pPr>
            <w:ins w:id="2016" w:author="Stephanie Fenner" w:date="2014-11-04T13:57:00Z">
              <w:r>
                <w:t>JUL</w:t>
              </w:r>
            </w:ins>
          </w:p>
        </w:tc>
        <w:tc>
          <w:tcPr>
            <w:tcW w:w="858" w:type="dxa"/>
            <w:tcPrChange w:id="2017" w:author="Stephanie Fenner" w:date="2014-11-04T13:57:00Z">
              <w:tcPr>
                <w:tcW w:w="936" w:type="dxa"/>
              </w:tcPr>
            </w:tcPrChange>
          </w:tcPr>
          <w:p w14:paraId="1A3DDB46" w14:textId="3CFBCDFC" w:rsidR="002609A2" w:rsidRDefault="002609A2">
            <w:pPr>
              <w:rPr>
                <w:ins w:id="2018" w:author="Stephanie Fenner" w:date="2014-11-04T13:57:00Z"/>
              </w:rPr>
            </w:pPr>
            <w:ins w:id="2019" w:author="Stephanie Fenner" w:date="2014-11-04T13:57:00Z">
              <w:r>
                <w:t>AUG</w:t>
              </w:r>
            </w:ins>
          </w:p>
        </w:tc>
        <w:tc>
          <w:tcPr>
            <w:tcW w:w="858" w:type="dxa"/>
            <w:tcPrChange w:id="2020" w:author="Stephanie Fenner" w:date="2014-11-04T13:57:00Z">
              <w:tcPr>
                <w:tcW w:w="936" w:type="dxa"/>
              </w:tcPr>
            </w:tcPrChange>
          </w:tcPr>
          <w:p w14:paraId="5211DBB4" w14:textId="231A0E25" w:rsidR="002609A2" w:rsidRDefault="002609A2">
            <w:pPr>
              <w:rPr>
                <w:ins w:id="2021" w:author="Stephanie Fenner" w:date="2014-11-04T13:57:00Z"/>
              </w:rPr>
            </w:pPr>
            <w:ins w:id="2022" w:author="Stephanie Fenner" w:date="2014-11-04T13:57:00Z">
              <w:r>
                <w:t>SEP</w:t>
              </w:r>
            </w:ins>
          </w:p>
        </w:tc>
        <w:tc>
          <w:tcPr>
            <w:tcW w:w="858" w:type="dxa"/>
            <w:tcPrChange w:id="2023" w:author="Stephanie Fenner" w:date="2014-11-04T13:57:00Z">
              <w:tcPr>
                <w:tcW w:w="936" w:type="dxa"/>
              </w:tcPr>
            </w:tcPrChange>
          </w:tcPr>
          <w:p w14:paraId="122668FA" w14:textId="399D73DD" w:rsidR="002609A2" w:rsidRDefault="002609A2">
            <w:pPr>
              <w:rPr>
                <w:ins w:id="2024" w:author="Stephanie Fenner" w:date="2014-11-04T13:57:00Z"/>
              </w:rPr>
            </w:pPr>
            <w:ins w:id="2025" w:author="Stephanie Fenner" w:date="2014-11-04T13:57:00Z">
              <w:r>
                <w:t>OCT</w:t>
              </w:r>
            </w:ins>
          </w:p>
        </w:tc>
        <w:tc>
          <w:tcPr>
            <w:tcW w:w="858" w:type="dxa"/>
            <w:tcPrChange w:id="2026" w:author="Stephanie Fenner" w:date="2014-11-04T13:57:00Z">
              <w:tcPr>
                <w:tcW w:w="936" w:type="dxa"/>
              </w:tcPr>
            </w:tcPrChange>
          </w:tcPr>
          <w:p w14:paraId="5AB0298A" w14:textId="6872B7A1" w:rsidR="002609A2" w:rsidRDefault="002609A2">
            <w:pPr>
              <w:rPr>
                <w:ins w:id="2027" w:author="Stephanie Fenner" w:date="2014-11-04T13:57:00Z"/>
              </w:rPr>
            </w:pPr>
            <w:ins w:id="2028" w:author="Stephanie Fenner" w:date="2014-11-04T13:57:00Z">
              <w:r>
                <w:t>NOV</w:t>
              </w:r>
            </w:ins>
          </w:p>
        </w:tc>
        <w:tc>
          <w:tcPr>
            <w:tcW w:w="858" w:type="dxa"/>
            <w:tcPrChange w:id="2029" w:author="Stephanie Fenner" w:date="2014-11-04T13:57:00Z">
              <w:tcPr>
                <w:tcW w:w="936" w:type="dxa"/>
              </w:tcPr>
            </w:tcPrChange>
          </w:tcPr>
          <w:p w14:paraId="0E1E13BD" w14:textId="13FB8D3C" w:rsidR="002609A2" w:rsidRDefault="002609A2">
            <w:pPr>
              <w:rPr>
                <w:ins w:id="2030" w:author="Stephanie Fenner" w:date="2014-11-04T13:57:00Z"/>
              </w:rPr>
            </w:pPr>
            <w:ins w:id="2031" w:author="Stephanie Fenner" w:date="2014-11-04T13:57:00Z">
              <w:r>
                <w:t>DEC</w:t>
              </w:r>
            </w:ins>
          </w:p>
        </w:tc>
      </w:tr>
      <w:tr w:rsidR="002609A2" w14:paraId="5D90C719" w14:textId="32E7EAAA" w:rsidTr="002609A2">
        <w:trPr>
          <w:ins w:id="2032" w:author="Stephanie Fenner" w:date="2014-11-04T13:57:00Z"/>
        </w:trPr>
        <w:tc>
          <w:tcPr>
            <w:tcW w:w="858" w:type="dxa"/>
            <w:tcPrChange w:id="2033" w:author="Stephanie Fenner" w:date="2014-11-04T13:57:00Z">
              <w:tcPr>
                <w:tcW w:w="936" w:type="dxa"/>
              </w:tcPr>
            </w:tcPrChange>
          </w:tcPr>
          <w:p w14:paraId="2243765C" w14:textId="77777777" w:rsidR="002609A2" w:rsidRDefault="002609A2">
            <w:pPr>
              <w:rPr>
                <w:ins w:id="2034" w:author="Stephanie Fenner" w:date="2014-11-04T13:57:00Z"/>
              </w:rPr>
            </w:pPr>
          </w:p>
        </w:tc>
        <w:tc>
          <w:tcPr>
            <w:tcW w:w="858" w:type="dxa"/>
            <w:tcPrChange w:id="2035" w:author="Stephanie Fenner" w:date="2014-11-04T13:57:00Z">
              <w:tcPr>
                <w:tcW w:w="936" w:type="dxa"/>
              </w:tcPr>
            </w:tcPrChange>
          </w:tcPr>
          <w:p w14:paraId="11207101" w14:textId="77777777" w:rsidR="002609A2" w:rsidRDefault="002609A2">
            <w:pPr>
              <w:rPr>
                <w:ins w:id="2036" w:author="Stephanie Fenner" w:date="2014-11-04T13:57:00Z"/>
              </w:rPr>
            </w:pPr>
          </w:p>
        </w:tc>
        <w:tc>
          <w:tcPr>
            <w:tcW w:w="858" w:type="dxa"/>
            <w:tcPrChange w:id="2037" w:author="Stephanie Fenner" w:date="2014-11-04T13:57:00Z">
              <w:tcPr>
                <w:tcW w:w="936" w:type="dxa"/>
              </w:tcPr>
            </w:tcPrChange>
          </w:tcPr>
          <w:p w14:paraId="249BF514" w14:textId="77777777" w:rsidR="002609A2" w:rsidRDefault="002609A2">
            <w:pPr>
              <w:rPr>
                <w:ins w:id="2038" w:author="Stephanie Fenner" w:date="2014-11-04T13:57:00Z"/>
              </w:rPr>
            </w:pPr>
          </w:p>
        </w:tc>
        <w:tc>
          <w:tcPr>
            <w:tcW w:w="858" w:type="dxa"/>
            <w:tcPrChange w:id="2039" w:author="Stephanie Fenner" w:date="2014-11-04T13:57:00Z">
              <w:tcPr>
                <w:tcW w:w="936" w:type="dxa"/>
              </w:tcPr>
            </w:tcPrChange>
          </w:tcPr>
          <w:p w14:paraId="0E15BF35" w14:textId="77777777" w:rsidR="002609A2" w:rsidRDefault="002609A2">
            <w:pPr>
              <w:rPr>
                <w:ins w:id="2040" w:author="Stephanie Fenner" w:date="2014-11-04T13:57:00Z"/>
              </w:rPr>
            </w:pPr>
          </w:p>
        </w:tc>
        <w:tc>
          <w:tcPr>
            <w:tcW w:w="858" w:type="dxa"/>
            <w:tcPrChange w:id="2041" w:author="Stephanie Fenner" w:date="2014-11-04T13:57:00Z">
              <w:tcPr>
                <w:tcW w:w="936" w:type="dxa"/>
              </w:tcPr>
            </w:tcPrChange>
          </w:tcPr>
          <w:p w14:paraId="73551DE8" w14:textId="77777777" w:rsidR="002609A2" w:rsidRDefault="002609A2">
            <w:pPr>
              <w:rPr>
                <w:ins w:id="2042" w:author="Stephanie Fenner" w:date="2014-11-04T13:57:00Z"/>
              </w:rPr>
            </w:pPr>
          </w:p>
        </w:tc>
        <w:tc>
          <w:tcPr>
            <w:tcW w:w="858" w:type="dxa"/>
            <w:tcPrChange w:id="2043" w:author="Stephanie Fenner" w:date="2014-11-04T13:57:00Z">
              <w:tcPr>
                <w:tcW w:w="936" w:type="dxa"/>
              </w:tcPr>
            </w:tcPrChange>
          </w:tcPr>
          <w:p w14:paraId="23693C54" w14:textId="77777777" w:rsidR="002609A2" w:rsidRDefault="002609A2">
            <w:pPr>
              <w:rPr>
                <w:ins w:id="2044" w:author="Stephanie Fenner" w:date="2014-11-04T13:57:00Z"/>
              </w:rPr>
            </w:pPr>
          </w:p>
        </w:tc>
        <w:tc>
          <w:tcPr>
            <w:tcW w:w="858" w:type="dxa"/>
            <w:tcPrChange w:id="2045" w:author="Stephanie Fenner" w:date="2014-11-04T13:57:00Z">
              <w:tcPr>
                <w:tcW w:w="936" w:type="dxa"/>
              </w:tcPr>
            </w:tcPrChange>
          </w:tcPr>
          <w:p w14:paraId="173C1D56" w14:textId="77777777" w:rsidR="002609A2" w:rsidRDefault="002609A2">
            <w:pPr>
              <w:rPr>
                <w:ins w:id="2046" w:author="Stephanie Fenner" w:date="2014-11-04T13:57:00Z"/>
              </w:rPr>
            </w:pPr>
          </w:p>
        </w:tc>
        <w:tc>
          <w:tcPr>
            <w:tcW w:w="858" w:type="dxa"/>
            <w:tcPrChange w:id="2047" w:author="Stephanie Fenner" w:date="2014-11-04T13:57:00Z">
              <w:tcPr>
                <w:tcW w:w="936" w:type="dxa"/>
              </w:tcPr>
            </w:tcPrChange>
          </w:tcPr>
          <w:p w14:paraId="783E3645" w14:textId="77777777" w:rsidR="002609A2" w:rsidRDefault="002609A2">
            <w:pPr>
              <w:rPr>
                <w:ins w:id="2048" w:author="Stephanie Fenner" w:date="2014-11-04T13:57:00Z"/>
              </w:rPr>
            </w:pPr>
          </w:p>
        </w:tc>
        <w:tc>
          <w:tcPr>
            <w:tcW w:w="858" w:type="dxa"/>
            <w:tcPrChange w:id="2049" w:author="Stephanie Fenner" w:date="2014-11-04T13:57:00Z">
              <w:tcPr>
                <w:tcW w:w="936" w:type="dxa"/>
              </w:tcPr>
            </w:tcPrChange>
          </w:tcPr>
          <w:p w14:paraId="05B4E098" w14:textId="77777777" w:rsidR="002609A2" w:rsidRDefault="002609A2">
            <w:pPr>
              <w:rPr>
                <w:ins w:id="2050" w:author="Stephanie Fenner" w:date="2014-11-04T13:57:00Z"/>
              </w:rPr>
            </w:pPr>
          </w:p>
        </w:tc>
        <w:tc>
          <w:tcPr>
            <w:tcW w:w="858" w:type="dxa"/>
            <w:tcPrChange w:id="2051" w:author="Stephanie Fenner" w:date="2014-11-04T13:57:00Z">
              <w:tcPr>
                <w:tcW w:w="936" w:type="dxa"/>
              </w:tcPr>
            </w:tcPrChange>
          </w:tcPr>
          <w:p w14:paraId="0718CD83" w14:textId="77777777" w:rsidR="002609A2" w:rsidRDefault="002609A2">
            <w:pPr>
              <w:rPr>
                <w:ins w:id="2052" w:author="Stephanie Fenner" w:date="2014-11-04T13:57:00Z"/>
              </w:rPr>
            </w:pPr>
          </w:p>
        </w:tc>
        <w:tc>
          <w:tcPr>
            <w:tcW w:w="858" w:type="dxa"/>
            <w:tcPrChange w:id="2053" w:author="Stephanie Fenner" w:date="2014-11-04T13:57:00Z">
              <w:tcPr>
                <w:tcW w:w="936" w:type="dxa"/>
              </w:tcPr>
            </w:tcPrChange>
          </w:tcPr>
          <w:p w14:paraId="4D2439EB" w14:textId="77777777" w:rsidR="002609A2" w:rsidRDefault="002609A2">
            <w:pPr>
              <w:rPr>
                <w:ins w:id="2054" w:author="Stephanie Fenner" w:date="2014-11-04T13:57:00Z"/>
              </w:rPr>
            </w:pPr>
          </w:p>
        </w:tc>
        <w:tc>
          <w:tcPr>
            <w:tcW w:w="858" w:type="dxa"/>
            <w:tcPrChange w:id="2055" w:author="Stephanie Fenner" w:date="2014-11-04T13:57:00Z">
              <w:tcPr>
                <w:tcW w:w="936" w:type="dxa"/>
              </w:tcPr>
            </w:tcPrChange>
          </w:tcPr>
          <w:p w14:paraId="06224DA9" w14:textId="77777777" w:rsidR="002609A2" w:rsidRDefault="002609A2">
            <w:pPr>
              <w:rPr>
                <w:ins w:id="2056" w:author="Stephanie Fenner" w:date="2014-11-04T13:57:00Z"/>
              </w:rPr>
            </w:pPr>
          </w:p>
        </w:tc>
      </w:tr>
    </w:tbl>
    <w:p w14:paraId="51E84304" w14:textId="77777777" w:rsidR="002609A2" w:rsidRDefault="002609A2">
      <w:pPr>
        <w:rPr>
          <w:ins w:id="2057" w:author="Stephanie Fenner" w:date="2014-11-04T13:57:00Z"/>
        </w:rPr>
      </w:pPr>
    </w:p>
    <w:p w14:paraId="4E010F53" w14:textId="77777777" w:rsidR="002609A2" w:rsidRPr="009559BE" w:rsidRDefault="002609A2" w:rsidP="002609A2">
      <w:pPr>
        <w:pStyle w:val="TableParagraph"/>
        <w:autoSpaceDE/>
        <w:autoSpaceDN/>
        <w:adjustRightInd/>
        <w:spacing w:afterLines="20" w:after="48"/>
        <w:contextualSpacing/>
        <w:rPr>
          <w:ins w:id="2058" w:author="Stephanie Fenner" w:date="2014-11-04T13:58:00Z"/>
          <w:rFonts w:asciiTheme="minorHAnsi" w:eastAsia="Times New Roman" w:hAnsiTheme="minorHAnsi"/>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Change w:id="2059" w:author="Stephanie Fenner" w:date="2014-11-04T14:00:00Z">
          <w:tblPr>
            <w:tblW w:w="10117" w:type="dxa"/>
            <w:tblInd w:w="-8" w:type="dxa"/>
            <w:tblLayout w:type="fixed"/>
            <w:tblCellMar>
              <w:left w:w="29" w:type="dxa"/>
              <w:right w:w="29" w:type="dxa"/>
            </w:tblCellMar>
            <w:tblLook w:val="0000" w:firstRow="0" w:lastRow="0" w:firstColumn="0" w:lastColumn="0" w:noHBand="0" w:noVBand="0"/>
          </w:tblPr>
        </w:tblPrChange>
      </w:tblPr>
      <w:tblGrid>
        <w:gridCol w:w="757"/>
        <w:gridCol w:w="4770"/>
        <w:gridCol w:w="3870"/>
        <w:gridCol w:w="720"/>
        <w:tblGridChange w:id="2060">
          <w:tblGrid>
            <w:gridCol w:w="757"/>
            <w:gridCol w:w="3599"/>
            <w:gridCol w:w="3600"/>
            <w:gridCol w:w="2161"/>
          </w:tblGrid>
        </w:tblGridChange>
      </w:tblGrid>
      <w:tr w:rsidR="002609A2" w:rsidRPr="009559BE" w14:paraId="3D23E099" w14:textId="77777777" w:rsidTr="002609A2">
        <w:trPr>
          <w:trHeight w:val="20"/>
          <w:ins w:id="2061" w:author="Stephanie Fenner" w:date="2014-11-04T13:58:00Z"/>
          <w:trPrChange w:id="2062" w:author="Stephanie Fenner" w:date="2014-11-04T14:00:00Z">
            <w:trPr>
              <w:trHeight w:val="20"/>
            </w:trPr>
          </w:trPrChange>
        </w:trPr>
        <w:tc>
          <w:tcPr>
            <w:tcW w:w="757" w:type="dxa"/>
            <w:tcBorders>
              <w:top w:val="single" w:sz="6" w:space="0" w:color="000000"/>
              <w:left w:val="single" w:sz="6" w:space="0" w:color="000000"/>
              <w:bottom w:val="single" w:sz="6" w:space="0" w:color="000000"/>
              <w:right w:val="single" w:sz="6" w:space="0" w:color="000000"/>
            </w:tcBorders>
            <w:tcPrChange w:id="2063" w:author="Stephanie Fenner" w:date="2014-11-04T14:00:00Z">
              <w:tcPr>
                <w:tcW w:w="757" w:type="dxa"/>
                <w:tcBorders>
                  <w:top w:val="single" w:sz="6" w:space="0" w:color="000000"/>
                  <w:left w:val="single" w:sz="6" w:space="0" w:color="000000"/>
                  <w:bottom w:val="single" w:sz="6" w:space="0" w:color="000000"/>
                  <w:right w:val="single" w:sz="6" w:space="0" w:color="000000"/>
                </w:tcBorders>
              </w:tcPr>
            </w:tcPrChange>
          </w:tcPr>
          <w:p w14:paraId="19B5B893" w14:textId="647908AC" w:rsidR="002609A2" w:rsidRPr="009559BE" w:rsidRDefault="002609A2" w:rsidP="002609A2">
            <w:pPr>
              <w:spacing w:afterLines="20" w:after="48" w:line="240" w:lineRule="auto"/>
              <w:ind w:left="119"/>
              <w:contextualSpacing/>
              <w:rPr>
                <w:ins w:id="2064" w:author="Stephanie Fenner" w:date="2014-11-04T13:58:00Z"/>
                <w:w w:val="105"/>
              </w:rPr>
            </w:pPr>
            <w:ins w:id="2065" w:author="Stephanie Fenner" w:date="2014-11-04T13:58:00Z">
              <w:r>
                <w:rPr>
                  <w:w w:val="105"/>
                </w:rPr>
                <w:t>N#</w:t>
              </w:r>
            </w:ins>
          </w:p>
        </w:tc>
        <w:tc>
          <w:tcPr>
            <w:tcW w:w="4770" w:type="dxa"/>
            <w:tcBorders>
              <w:top w:val="single" w:sz="6" w:space="0" w:color="000000"/>
              <w:left w:val="single" w:sz="6" w:space="0" w:color="000000"/>
              <w:bottom w:val="single" w:sz="4" w:space="0" w:color="auto"/>
            </w:tcBorders>
            <w:tcPrChange w:id="2066" w:author="Stephanie Fenner" w:date="2014-11-04T14:00:00Z">
              <w:tcPr>
                <w:tcW w:w="3599" w:type="dxa"/>
                <w:tcBorders>
                  <w:top w:val="single" w:sz="6" w:space="0" w:color="000000"/>
                  <w:left w:val="single" w:sz="6" w:space="0" w:color="000000"/>
                  <w:bottom w:val="single" w:sz="6" w:space="0" w:color="000000"/>
                  <w:right w:val="single" w:sz="18" w:space="0" w:color="000000"/>
                </w:tcBorders>
              </w:tcPr>
            </w:tcPrChange>
          </w:tcPr>
          <w:p w14:paraId="5D431180" w14:textId="77777777" w:rsidR="002609A2" w:rsidRPr="009559BE" w:rsidRDefault="002609A2" w:rsidP="0090229E">
            <w:pPr>
              <w:tabs>
                <w:tab w:val="center" w:pos="2149"/>
              </w:tabs>
              <w:autoSpaceDE w:val="0"/>
              <w:autoSpaceDN w:val="0"/>
              <w:adjustRightInd w:val="0"/>
              <w:spacing w:afterLines="20" w:after="48" w:line="240" w:lineRule="auto"/>
              <w:contextualSpacing/>
              <w:rPr>
                <w:ins w:id="2067" w:author="Stephanie Fenner" w:date="2014-11-04T13:58:00Z"/>
                <w:rFonts w:cs="Times New Roman"/>
                <w:i/>
              </w:rPr>
            </w:pPr>
            <w:ins w:id="2068" w:author="Stephanie Fenner" w:date="2014-11-04T13:58:00Z">
              <w:r>
                <w:rPr>
                  <w:w w:val="105"/>
                </w:rPr>
                <w:t>Do your children have access to decent educational facilities?</w:t>
              </w:r>
            </w:ins>
          </w:p>
        </w:tc>
        <w:tc>
          <w:tcPr>
            <w:tcW w:w="3870" w:type="dxa"/>
            <w:tcBorders>
              <w:top w:val="single" w:sz="6" w:space="0" w:color="000000"/>
              <w:bottom w:val="single" w:sz="4" w:space="0" w:color="auto"/>
              <w:right w:val="single" w:sz="18" w:space="0" w:color="000000"/>
            </w:tcBorders>
            <w:tcPrChange w:id="2069" w:author="Stephanie Fenner" w:date="2014-11-04T14:00:00Z">
              <w:tcPr>
                <w:tcW w:w="3600" w:type="dxa"/>
                <w:tcBorders>
                  <w:top w:val="single" w:sz="6" w:space="0" w:color="000000"/>
                  <w:left w:val="single" w:sz="6" w:space="0" w:color="000000"/>
                  <w:bottom w:val="single" w:sz="6" w:space="0" w:color="000000"/>
                  <w:right w:val="single" w:sz="18" w:space="0" w:color="000000"/>
                </w:tcBorders>
              </w:tcPr>
            </w:tcPrChange>
          </w:tcPr>
          <w:p w14:paraId="554F7499" w14:textId="77777777" w:rsidR="002609A2" w:rsidRPr="002609A2" w:rsidRDefault="002609A2" w:rsidP="002609A2">
            <w:pPr>
              <w:tabs>
                <w:tab w:val="center" w:pos="2149"/>
              </w:tabs>
              <w:autoSpaceDE w:val="0"/>
              <w:autoSpaceDN w:val="0"/>
              <w:adjustRightInd w:val="0"/>
              <w:spacing w:afterLines="20" w:after="48" w:line="240" w:lineRule="auto"/>
              <w:contextualSpacing/>
              <w:rPr>
                <w:ins w:id="2070" w:author="Stephanie Fenner" w:date="2014-11-04T14:00:00Z"/>
                <w:rFonts w:cs="Times New Roman"/>
                <w:i/>
              </w:rPr>
            </w:pPr>
            <w:ins w:id="2071" w:author="Stephanie Fenner" w:date="2014-11-04T14:00:00Z">
              <w:r w:rsidRPr="002609A2">
                <w:rPr>
                  <w:rFonts w:cs="Times New Roman"/>
                  <w:i/>
                </w:rPr>
                <w:t>1=No</w:t>
              </w:r>
            </w:ins>
          </w:p>
          <w:p w14:paraId="6439008D" w14:textId="77777777" w:rsidR="002609A2" w:rsidRPr="002609A2" w:rsidRDefault="002609A2" w:rsidP="002609A2">
            <w:pPr>
              <w:tabs>
                <w:tab w:val="center" w:pos="2149"/>
              </w:tabs>
              <w:autoSpaceDE w:val="0"/>
              <w:autoSpaceDN w:val="0"/>
              <w:adjustRightInd w:val="0"/>
              <w:spacing w:afterLines="20" w:after="48" w:line="240" w:lineRule="auto"/>
              <w:contextualSpacing/>
              <w:rPr>
                <w:ins w:id="2072" w:author="Stephanie Fenner" w:date="2014-11-04T14:00:00Z"/>
                <w:rFonts w:cs="Times New Roman"/>
                <w:i/>
              </w:rPr>
            </w:pPr>
            <w:ins w:id="2073" w:author="Stephanie Fenner" w:date="2014-11-04T14:00:00Z">
              <w:r w:rsidRPr="002609A2">
                <w:rPr>
                  <w:rFonts w:cs="Times New Roman"/>
                  <w:i/>
                </w:rPr>
                <w:t xml:space="preserve">2=Yes </w:t>
              </w:r>
            </w:ins>
          </w:p>
          <w:p w14:paraId="79D6FB6F" w14:textId="77777777" w:rsidR="002609A2" w:rsidRPr="002609A2" w:rsidRDefault="002609A2" w:rsidP="002609A2">
            <w:pPr>
              <w:tabs>
                <w:tab w:val="center" w:pos="2149"/>
              </w:tabs>
              <w:autoSpaceDE w:val="0"/>
              <w:autoSpaceDN w:val="0"/>
              <w:adjustRightInd w:val="0"/>
              <w:spacing w:afterLines="20" w:after="48" w:line="240" w:lineRule="auto"/>
              <w:contextualSpacing/>
              <w:rPr>
                <w:ins w:id="2074" w:author="Stephanie Fenner" w:date="2014-11-04T14:00:00Z"/>
                <w:rFonts w:cs="Times New Roman"/>
                <w:i/>
              </w:rPr>
            </w:pPr>
            <w:ins w:id="2075" w:author="Stephanie Fenner" w:date="2014-11-04T14:00:00Z">
              <w:r w:rsidRPr="002609A2">
                <w:rPr>
                  <w:rFonts w:cs="Times New Roman"/>
                  <w:i/>
                </w:rPr>
                <w:t>888=Don’t know</w:t>
              </w:r>
            </w:ins>
          </w:p>
          <w:p w14:paraId="6B769593" w14:textId="4778C5D6" w:rsidR="002609A2" w:rsidRPr="009559BE" w:rsidRDefault="002609A2" w:rsidP="002609A2">
            <w:pPr>
              <w:tabs>
                <w:tab w:val="center" w:pos="2149"/>
              </w:tabs>
              <w:autoSpaceDE w:val="0"/>
              <w:autoSpaceDN w:val="0"/>
              <w:adjustRightInd w:val="0"/>
              <w:spacing w:afterLines="20" w:after="48" w:line="240" w:lineRule="auto"/>
              <w:contextualSpacing/>
              <w:rPr>
                <w:ins w:id="2076" w:author="Stephanie Fenner" w:date="2014-11-04T13:58:00Z"/>
                <w:rFonts w:cs="Times New Roman"/>
                <w:i/>
              </w:rPr>
            </w:pPr>
            <w:ins w:id="2077" w:author="Stephanie Fenner" w:date="2014-11-04T14:00:00Z">
              <w:r w:rsidRPr="002609A2">
                <w:rPr>
                  <w:rFonts w:cs="Times New Roman"/>
                  <w:i/>
                </w:rPr>
                <w:t>999=Prefer not to respond</w:t>
              </w:r>
            </w:ins>
          </w:p>
        </w:tc>
        <w:tc>
          <w:tcPr>
            <w:tcW w:w="720" w:type="dxa"/>
            <w:tcBorders>
              <w:top w:val="single" w:sz="18" w:space="0" w:color="000000"/>
              <w:left w:val="single" w:sz="18" w:space="0" w:color="000000"/>
              <w:bottom w:val="single" w:sz="18" w:space="0" w:color="000000"/>
              <w:right w:val="single" w:sz="18" w:space="0" w:color="000000"/>
            </w:tcBorders>
            <w:tcPrChange w:id="2078" w:author="Stephanie Fenner" w:date="2014-11-04T14:00:00Z">
              <w:tcPr>
                <w:tcW w:w="2161" w:type="dxa"/>
                <w:tcBorders>
                  <w:top w:val="single" w:sz="18" w:space="0" w:color="000000"/>
                  <w:left w:val="single" w:sz="18" w:space="0" w:color="000000"/>
                  <w:bottom w:val="single" w:sz="18" w:space="0" w:color="000000"/>
                  <w:right w:val="single" w:sz="18" w:space="0" w:color="000000"/>
                </w:tcBorders>
              </w:tcPr>
            </w:tcPrChange>
          </w:tcPr>
          <w:p w14:paraId="3F550EC1" w14:textId="0A4DFAE5" w:rsidR="002609A2" w:rsidRPr="009559BE" w:rsidRDefault="002609A2" w:rsidP="0090229E">
            <w:pPr>
              <w:spacing w:afterLines="20" w:after="48" w:line="240" w:lineRule="auto"/>
              <w:contextualSpacing/>
              <w:rPr>
                <w:ins w:id="2079" w:author="Stephanie Fenner" w:date="2014-11-04T13:58:00Z"/>
                <w:i/>
              </w:rPr>
            </w:pPr>
            <w:ins w:id="2080" w:author="Stephanie Fenner" w:date="2014-11-04T13:58:00Z">
              <w:r>
                <w:rPr>
                  <w:i/>
                </w:rPr>
                <w:t>(Code)</w:t>
              </w:r>
            </w:ins>
          </w:p>
        </w:tc>
      </w:tr>
      <w:tr w:rsidR="002609A2" w:rsidRPr="009559BE" w14:paraId="4A4F7D33" w14:textId="77777777" w:rsidTr="002609A2">
        <w:trPr>
          <w:trHeight w:val="20"/>
          <w:ins w:id="2081" w:author="Stephanie Fenner" w:date="2014-11-04T13:58:00Z"/>
          <w:trPrChange w:id="2082" w:author="Stephanie Fenner" w:date="2014-11-04T14:00:00Z">
            <w:trPr>
              <w:trHeight w:val="20"/>
            </w:trPr>
          </w:trPrChange>
        </w:trPr>
        <w:tc>
          <w:tcPr>
            <w:tcW w:w="757" w:type="dxa"/>
            <w:tcBorders>
              <w:top w:val="single" w:sz="6" w:space="0" w:color="000000"/>
              <w:left w:val="single" w:sz="6" w:space="0" w:color="000000"/>
              <w:bottom w:val="single" w:sz="6" w:space="0" w:color="000000"/>
              <w:right w:val="single" w:sz="6" w:space="0" w:color="000000"/>
            </w:tcBorders>
            <w:tcPrChange w:id="2083" w:author="Stephanie Fenner" w:date="2014-11-04T14:00:00Z">
              <w:tcPr>
                <w:tcW w:w="757" w:type="dxa"/>
                <w:tcBorders>
                  <w:top w:val="single" w:sz="6" w:space="0" w:color="000000"/>
                  <w:left w:val="single" w:sz="6" w:space="0" w:color="000000"/>
                  <w:bottom w:val="single" w:sz="6" w:space="0" w:color="000000"/>
                  <w:right w:val="single" w:sz="6" w:space="0" w:color="000000"/>
                </w:tcBorders>
              </w:tcPr>
            </w:tcPrChange>
          </w:tcPr>
          <w:p w14:paraId="6B5B9305" w14:textId="17AFB8E3" w:rsidR="002609A2" w:rsidRDefault="002609A2" w:rsidP="002609A2">
            <w:pPr>
              <w:spacing w:afterLines="20" w:after="48" w:line="240" w:lineRule="auto"/>
              <w:ind w:left="119"/>
              <w:contextualSpacing/>
              <w:rPr>
                <w:ins w:id="2084" w:author="Stephanie Fenner" w:date="2014-11-04T13:58:00Z"/>
                <w:w w:val="105"/>
              </w:rPr>
            </w:pPr>
            <w:ins w:id="2085" w:author="Stephanie Fenner" w:date="2014-11-04T13:58:00Z">
              <w:r>
                <w:rPr>
                  <w:w w:val="105"/>
                </w:rPr>
                <w:t>N#</w:t>
              </w:r>
            </w:ins>
          </w:p>
        </w:tc>
        <w:tc>
          <w:tcPr>
            <w:tcW w:w="4770" w:type="dxa"/>
            <w:tcBorders>
              <w:top w:val="single" w:sz="4" w:space="0" w:color="auto"/>
              <w:left w:val="single" w:sz="6" w:space="0" w:color="000000"/>
            </w:tcBorders>
            <w:tcPrChange w:id="2086" w:author="Stephanie Fenner" w:date="2014-11-04T14:00:00Z">
              <w:tcPr>
                <w:tcW w:w="3599" w:type="dxa"/>
                <w:tcBorders>
                  <w:top w:val="single" w:sz="6" w:space="0" w:color="000000"/>
                  <w:left w:val="single" w:sz="6" w:space="0" w:color="000000"/>
                  <w:bottom w:val="single" w:sz="6" w:space="0" w:color="000000"/>
                  <w:right w:val="single" w:sz="18" w:space="0" w:color="000000"/>
                </w:tcBorders>
              </w:tcPr>
            </w:tcPrChange>
          </w:tcPr>
          <w:p w14:paraId="356245F1" w14:textId="77777777" w:rsidR="002609A2" w:rsidRDefault="002609A2" w:rsidP="0090229E">
            <w:pPr>
              <w:tabs>
                <w:tab w:val="center" w:pos="2149"/>
              </w:tabs>
              <w:autoSpaceDE w:val="0"/>
              <w:autoSpaceDN w:val="0"/>
              <w:adjustRightInd w:val="0"/>
              <w:spacing w:afterLines="20" w:after="48" w:line="240" w:lineRule="auto"/>
              <w:contextualSpacing/>
              <w:rPr>
                <w:ins w:id="2087" w:author="Stephanie Fenner" w:date="2014-11-04T13:58:00Z"/>
                <w:w w:val="105"/>
              </w:rPr>
            </w:pPr>
            <w:ins w:id="2088" w:author="Stephanie Fenner" w:date="2014-11-04T13:58:00Z">
              <w:r>
                <w:rPr>
                  <w:w w:val="105"/>
                </w:rPr>
                <w:t>Does your household have access to clean water?</w:t>
              </w:r>
            </w:ins>
          </w:p>
        </w:tc>
        <w:tc>
          <w:tcPr>
            <w:tcW w:w="3870" w:type="dxa"/>
            <w:tcBorders>
              <w:top w:val="single" w:sz="4" w:space="0" w:color="auto"/>
              <w:bottom w:val="single" w:sz="4" w:space="0" w:color="auto"/>
              <w:right w:val="single" w:sz="18" w:space="0" w:color="000000"/>
            </w:tcBorders>
            <w:tcPrChange w:id="2089" w:author="Stephanie Fenner" w:date="2014-11-04T14:00:00Z">
              <w:tcPr>
                <w:tcW w:w="3600" w:type="dxa"/>
                <w:tcBorders>
                  <w:top w:val="single" w:sz="6" w:space="0" w:color="000000"/>
                  <w:left w:val="single" w:sz="6" w:space="0" w:color="000000"/>
                  <w:bottom w:val="single" w:sz="6" w:space="0" w:color="000000"/>
                  <w:right w:val="single" w:sz="18" w:space="0" w:color="000000"/>
                </w:tcBorders>
              </w:tcPr>
            </w:tcPrChange>
          </w:tcPr>
          <w:p w14:paraId="0F426F7B" w14:textId="77777777" w:rsidR="002609A2" w:rsidRPr="002609A2" w:rsidRDefault="002609A2" w:rsidP="002609A2">
            <w:pPr>
              <w:tabs>
                <w:tab w:val="center" w:pos="2149"/>
              </w:tabs>
              <w:autoSpaceDE w:val="0"/>
              <w:autoSpaceDN w:val="0"/>
              <w:adjustRightInd w:val="0"/>
              <w:spacing w:afterLines="20" w:after="48" w:line="240" w:lineRule="auto"/>
              <w:contextualSpacing/>
              <w:rPr>
                <w:ins w:id="2090" w:author="Stephanie Fenner" w:date="2014-11-04T14:00:00Z"/>
                <w:w w:val="105"/>
              </w:rPr>
            </w:pPr>
            <w:ins w:id="2091" w:author="Stephanie Fenner" w:date="2014-11-04T14:00:00Z">
              <w:r w:rsidRPr="002609A2">
                <w:rPr>
                  <w:w w:val="105"/>
                </w:rPr>
                <w:t>1=No</w:t>
              </w:r>
            </w:ins>
          </w:p>
          <w:p w14:paraId="02BB8C9E" w14:textId="77777777" w:rsidR="002609A2" w:rsidRPr="002609A2" w:rsidRDefault="002609A2" w:rsidP="002609A2">
            <w:pPr>
              <w:tabs>
                <w:tab w:val="center" w:pos="2149"/>
              </w:tabs>
              <w:autoSpaceDE w:val="0"/>
              <w:autoSpaceDN w:val="0"/>
              <w:adjustRightInd w:val="0"/>
              <w:spacing w:afterLines="20" w:after="48" w:line="240" w:lineRule="auto"/>
              <w:contextualSpacing/>
              <w:rPr>
                <w:ins w:id="2092" w:author="Stephanie Fenner" w:date="2014-11-04T14:00:00Z"/>
                <w:w w:val="105"/>
              </w:rPr>
            </w:pPr>
            <w:ins w:id="2093" w:author="Stephanie Fenner" w:date="2014-11-04T14:00:00Z">
              <w:r w:rsidRPr="002609A2">
                <w:rPr>
                  <w:w w:val="105"/>
                </w:rPr>
                <w:t xml:space="preserve">2=Yes </w:t>
              </w:r>
            </w:ins>
          </w:p>
          <w:p w14:paraId="700E2F16" w14:textId="77777777" w:rsidR="002609A2" w:rsidRPr="002609A2" w:rsidRDefault="002609A2" w:rsidP="002609A2">
            <w:pPr>
              <w:tabs>
                <w:tab w:val="center" w:pos="2149"/>
              </w:tabs>
              <w:autoSpaceDE w:val="0"/>
              <w:autoSpaceDN w:val="0"/>
              <w:adjustRightInd w:val="0"/>
              <w:spacing w:afterLines="20" w:after="48" w:line="240" w:lineRule="auto"/>
              <w:contextualSpacing/>
              <w:rPr>
                <w:ins w:id="2094" w:author="Stephanie Fenner" w:date="2014-11-04T14:00:00Z"/>
                <w:w w:val="105"/>
              </w:rPr>
            </w:pPr>
            <w:ins w:id="2095" w:author="Stephanie Fenner" w:date="2014-11-04T14:00:00Z">
              <w:r w:rsidRPr="002609A2">
                <w:rPr>
                  <w:w w:val="105"/>
                </w:rPr>
                <w:t>888=Don’t know</w:t>
              </w:r>
            </w:ins>
          </w:p>
          <w:p w14:paraId="3324212D" w14:textId="6B3146D8" w:rsidR="002609A2" w:rsidRDefault="002609A2" w:rsidP="002609A2">
            <w:pPr>
              <w:tabs>
                <w:tab w:val="center" w:pos="2149"/>
              </w:tabs>
              <w:autoSpaceDE w:val="0"/>
              <w:autoSpaceDN w:val="0"/>
              <w:adjustRightInd w:val="0"/>
              <w:spacing w:afterLines="20" w:after="48" w:line="240" w:lineRule="auto"/>
              <w:contextualSpacing/>
              <w:rPr>
                <w:ins w:id="2096" w:author="Stephanie Fenner" w:date="2014-11-04T13:58:00Z"/>
                <w:w w:val="105"/>
              </w:rPr>
            </w:pPr>
            <w:ins w:id="2097" w:author="Stephanie Fenner" w:date="2014-11-04T14:00:00Z">
              <w:r w:rsidRPr="002609A2">
                <w:rPr>
                  <w:w w:val="105"/>
                </w:rPr>
                <w:t>999=Prefer not to respond</w:t>
              </w:r>
            </w:ins>
          </w:p>
        </w:tc>
        <w:tc>
          <w:tcPr>
            <w:tcW w:w="720" w:type="dxa"/>
            <w:tcBorders>
              <w:top w:val="single" w:sz="18" w:space="0" w:color="000000"/>
              <w:left w:val="single" w:sz="18" w:space="0" w:color="000000"/>
              <w:bottom w:val="single" w:sz="18" w:space="0" w:color="000000"/>
              <w:right w:val="single" w:sz="18" w:space="0" w:color="000000"/>
            </w:tcBorders>
            <w:tcPrChange w:id="2098" w:author="Stephanie Fenner" w:date="2014-11-04T14:00:00Z">
              <w:tcPr>
                <w:tcW w:w="2161" w:type="dxa"/>
                <w:tcBorders>
                  <w:top w:val="single" w:sz="18" w:space="0" w:color="000000"/>
                  <w:left w:val="single" w:sz="18" w:space="0" w:color="000000"/>
                  <w:bottom w:val="single" w:sz="18" w:space="0" w:color="000000"/>
                  <w:right w:val="single" w:sz="18" w:space="0" w:color="000000"/>
                </w:tcBorders>
              </w:tcPr>
            </w:tcPrChange>
          </w:tcPr>
          <w:p w14:paraId="0C1986A7" w14:textId="404E6A04" w:rsidR="002609A2" w:rsidRDefault="002609A2" w:rsidP="0090229E">
            <w:pPr>
              <w:spacing w:afterLines="20" w:after="48" w:line="240" w:lineRule="auto"/>
              <w:contextualSpacing/>
              <w:rPr>
                <w:ins w:id="2099" w:author="Stephanie Fenner" w:date="2014-11-04T13:58:00Z"/>
                <w:i/>
              </w:rPr>
            </w:pPr>
            <w:ins w:id="2100" w:author="Stephanie Fenner" w:date="2014-11-04T13:59:00Z">
              <w:r>
                <w:rPr>
                  <w:i/>
                </w:rPr>
                <w:t>(Code)</w:t>
              </w:r>
            </w:ins>
          </w:p>
        </w:tc>
      </w:tr>
      <w:tr w:rsidR="002609A2" w:rsidRPr="009559BE" w14:paraId="574BF2D5" w14:textId="77777777" w:rsidTr="002609A2">
        <w:trPr>
          <w:trHeight w:val="20"/>
          <w:ins w:id="2101" w:author="Stephanie Fenner" w:date="2014-11-04T13:58:00Z"/>
          <w:trPrChange w:id="2102" w:author="Stephanie Fenner" w:date="2014-11-04T14:00:00Z">
            <w:trPr>
              <w:trHeight w:val="20"/>
            </w:trPr>
          </w:trPrChange>
        </w:trPr>
        <w:tc>
          <w:tcPr>
            <w:tcW w:w="757" w:type="dxa"/>
            <w:tcBorders>
              <w:top w:val="single" w:sz="6" w:space="0" w:color="000000"/>
              <w:left w:val="single" w:sz="6" w:space="0" w:color="000000"/>
              <w:bottom w:val="single" w:sz="6" w:space="0" w:color="000000"/>
              <w:right w:val="single" w:sz="6" w:space="0" w:color="000000"/>
            </w:tcBorders>
            <w:tcPrChange w:id="2103" w:author="Stephanie Fenner" w:date="2014-11-04T14:00:00Z">
              <w:tcPr>
                <w:tcW w:w="757" w:type="dxa"/>
                <w:tcBorders>
                  <w:top w:val="single" w:sz="6" w:space="0" w:color="000000"/>
                  <w:left w:val="single" w:sz="6" w:space="0" w:color="000000"/>
                  <w:bottom w:val="single" w:sz="6" w:space="0" w:color="000000"/>
                  <w:right w:val="single" w:sz="6" w:space="0" w:color="000000"/>
                </w:tcBorders>
              </w:tcPr>
            </w:tcPrChange>
          </w:tcPr>
          <w:p w14:paraId="13BB9E98" w14:textId="1B4602C8" w:rsidR="002609A2" w:rsidRDefault="002609A2" w:rsidP="002609A2">
            <w:pPr>
              <w:spacing w:afterLines="20" w:after="48" w:line="240" w:lineRule="auto"/>
              <w:ind w:left="119"/>
              <w:contextualSpacing/>
              <w:rPr>
                <w:ins w:id="2104" w:author="Stephanie Fenner" w:date="2014-11-04T13:58:00Z"/>
                <w:w w:val="105"/>
              </w:rPr>
            </w:pPr>
            <w:ins w:id="2105" w:author="Stephanie Fenner" w:date="2014-11-04T13:59:00Z">
              <w:r>
                <w:rPr>
                  <w:w w:val="105"/>
                </w:rPr>
                <w:t>N#</w:t>
              </w:r>
            </w:ins>
          </w:p>
        </w:tc>
        <w:tc>
          <w:tcPr>
            <w:tcW w:w="4770" w:type="dxa"/>
            <w:tcBorders>
              <w:left w:val="single" w:sz="6" w:space="0" w:color="000000"/>
              <w:bottom w:val="single" w:sz="6" w:space="0" w:color="000000"/>
            </w:tcBorders>
            <w:tcPrChange w:id="2106" w:author="Stephanie Fenner" w:date="2014-11-04T14:00:00Z">
              <w:tcPr>
                <w:tcW w:w="3599" w:type="dxa"/>
                <w:tcBorders>
                  <w:top w:val="single" w:sz="6" w:space="0" w:color="000000"/>
                  <w:left w:val="single" w:sz="6" w:space="0" w:color="000000"/>
                  <w:bottom w:val="single" w:sz="6" w:space="0" w:color="000000"/>
                  <w:right w:val="single" w:sz="18" w:space="0" w:color="000000"/>
                </w:tcBorders>
              </w:tcPr>
            </w:tcPrChange>
          </w:tcPr>
          <w:p w14:paraId="7EAFC71C" w14:textId="77777777" w:rsidR="002609A2" w:rsidRDefault="002609A2" w:rsidP="0090229E">
            <w:pPr>
              <w:tabs>
                <w:tab w:val="center" w:pos="2149"/>
              </w:tabs>
              <w:autoSpaceDE w:val="0"/>
              <w:autoSpaceDN w:val="0"/>
              <w:adjustRightInd w:val="0"/>
              <w:spacing w:afterLines="20" w:after="48" w:line="240" w:lineRule="auto"/>
              <w:contextualSpacing/>
              <w:rPr>
                <w:ins w:id="2107" w:author="Stephanie Fenner" w:date="2014-11-04T13:58:00Z"/>
                <w:w w:val="105"/>
              </w:rPr>
            </w:pPr>
            <w:ins w:id="2108" w:author="Stephanie Fenner" w:date="2014-11-04T13:58:00Z">
              <w:r>
                <w:rPr>
                  <w:w w:val="105"/>
                </w:rPr>
                <w:t>Does your household have access to decent healthcare facilities?</w:t>
              </w:r>
            </w:ins>
          </w:p>
        </w:tc>
        <w:tc>
          <w:tcPr>
            <w:tcW w:w="3870" w:type="dxa"/>
            <w:tcBorders>
              <w:top w:val="single" w:sz="4" w:space="0" w:color="auto"/>
              <w:bottom w:val="single" w:sz="6" w:space="0" w:color="000000"/>
              <w:right w:val="single" w:sz="18" w:space="0" w:color="000000"/>
            </w:tcBorders>
            <w:tcPrChange w:id="2109" w:author="Stephanie Fenner" w:date="2014-11-04T14:00:00Z">
              <w:tcPr>
                <w:tcW w:w="3600" w:type="dxa"/>
                <w:tcBorders>
                  <w:top w:val="single" w:sz="6" w:space="0" w:color="000000"/>
                  <w:left w:val="single" w:sz="6" w:space="0" w:color="000000"/>
                  <w:bottom w:val="single" w:sz="6" w:space="0" w:color="000000"/>
                  <w:right w:val="single" w:sz="18" w:space="0" w:color="000000"/>
                </w:tcBorders>
              </w:tcPr>
            </w:tcPrChange>
          </w:tcPr>
          <w:p w14:paraId="1B8A315D" w14:textId="77777777" w:rsidR="002609A2" w:rsidRPr="002609A2" w:rsidRDefault="002609A2" w:rsidP="002609A2">
            <w:pPr>
              <w:tabs>
                <w:tab w:val="center" w:pos="2149"/>
              </w:tabs>
              <w:autoSpaceDE w:val="0"/>
              <w:autoSpaceDN w:val="0"/>
              <w:adjustRightInd w:val="0"/>
              <w:spacing w:afterLines="20" w:after="48" w:line="240" w:lineRule="auto"/>
              <w:contextualSpacing/>
              <w:rPr>
                <w:ins w:id="2110" w:author="Stephanie Fenner" w:date="2014-11-04T14:00:00Z"/>
                <w:w w:val="105"/>
              </w:rPr>
            </w:pPr>
            <w:ins w:id="2111" w:author="Stephanie Fenner" w:date="2014-11-04T14:00:00Z">
              <w:r w:rsidRPr="002609A2">
                <w:rPr>
                  <w:w w:val="105"/>
                </w:rPr>
                <w:t>1=No</w:t>
              </w:r>
            </w:ins>
          </w:p>
          <w:p w14:paraId="1F947655" w14:textId="77777777" w:rsidR="002609A2" w:rsidRPr="002609A2" w:rsidRDefault="002609A2" w:rsidP="002609A2">
            <w:pPr>
              <w:tabs>
                <w:tab w:val="center" w:pos="2149"/>
              </w:tabs>
              <w:autoSpaceDE w:val="0"/>
              <w:autoSpaceDN w:val="0"/>
              <w:adjustRightInd w:val="0"/>
              <w:spacing w:afterLines="20" w:after="48" w:line="240" w:lineRule="auto"/>
              <w:contextualSpacing/>
              <w:rPr>
                <w:ins w:id="2112" w:author="Stephanie Fenner" w:date="2014-11-04T14:00:00Z"/>
                <w:w w:val="105"/>
              </w:rPr>
            </w:pPr>
            <w:ins w:id="2113" w:author="Stephanie Fenner" w:date="2014-11-04T14:00:00Z">
              <w:r w:rsidRPr="002609A2">
                <w:rPr>
                  <w:w w:val="105"/>
                </w:rPr>
                <w:t xml:space="preserve">2=Yes </w:t>
              </w:r>
            </w:ins>
          </w:p>
          <w:p w14:paraId="1D8C618A" w14:textId="77777777" w:rsidR="002609A2" w:rsidRPr="002609A2" w:rsidRDefault="002609A2" w:rsidP="002609A2">
            <w:pPr>
              <w:tabs>
                <w:tab w:val="center" w:pos="2149"/>
              </w:tabs>
              <w:autoSpaceDE w:val="0"/>
              <w:autoSpaceDN w:val="0"/>
              <w:adjustRightInd w:val="0"/>
              <w:spacing w:afterLines="20" w:after="48" w:line="240" w:lineRule="auto"/>
              <w:contextualSpacing/>
              <w:rPr>
                <w:ins w:id="2114" w:author="Stephanie Fenner" w:date="2014-11-04T14:00:00Z"/>
                <w:w w:val="105"/>
              </w:rPr>
            </w:pPr>
            <w:ins w:id="2115" w:author="Stephanie Fenner" w:date="2014-11-04T14:00:00Z">
              <w:r w:rsidRPr="002609A2">
                <w:rPr>
                  <w:w w:val="105"/>
                </w:rPr>
                <w:t>888=Don’t know</w:t>
              </w:r>
            </w:ins>
          </w:p>
          <w:p w14:paraId="1FBFFBF8" w14:textId="2D86A9A0" w:rsidR="002609A2" w:rsidRDefault="002609A2" w:rsidP="002609A2">
            <w:pPr>
              <w:tabs>
                <w:tab w:val="center" w:pos="2149"/>
              </w:tabs>
              <w:autoSpaceDE w:val="0"/>
              <w:autoSpaceDN w:val="0"/>
              <w:adjustRightInd w:val="0"/>
              <w:spacing w:afterLines="20" w:after="48" w:line="240" w:lineRule="auto"/>
              <w:contextualSpacing/>
              <w:rPr>
                <w:ins w:id="2116" w:author="Stephanie Fenner" w:date="2014-11-04T13:58:00Z"/>
                <w:w w:val="105"/>
              </w:rPr>
            </w:pPr>
            <w:ins w:id="2117" w:author="Stephanie Fenner" w:date="2014-11-04T14:00:00Z">
              <w:r w:rsidRPr="002609A2">
                <w:rPr>
                  <w:w w:val="105"/>
                </w:rPr>
                <w:t>999=Prefer not to respond</w:t>
              </w:r>
            </w:ins>
          </w:p>
        </w:tc>
        <w:tc>
          <w:tcPr>
            <w:tcW w:w="720" w:type="dxa"/>
            <w:tcBorders>
              <w:top w:val="single" w:sz="18" w:space="0" w:color="000000"/>
              <w:left w:val="single" w:sz="18" w:space="0" w:color="000000"/>
              <w:bottom w:val="single" w:sz="18" w:space="0" w:color="000000"/>
              <w:right w:val="single" w:sz="18" w:space="0" w:color="000000"/>
            </w:tcBorders>
            <w:tcPrChange w:id="2118" w:author="Stephanie Fenner" w:date="2014-11-04T14:00:00Z">
              <w:tcPr>
                <w:tcW w:w="2161" w:type="dxa"/>
                <w:tcBorders>
                  <w:top w:val="single" w:sz="18" w:space="0" w:color="000000"/>
                  <w:left w:val="single" w:sz="18" w:space="0" w:color="000000"/>
                  <w:bottom w:val="single" w:sz="18" w:space="0" w:color="000000"/>
                  <w:right w:val="single" w:sz="18" w:space="0" w:color="000000"/>
                </w:tcBorders>
              </w:tcPr>
            </w:tcPrChange>
          </w:tcPr>
          <w:p w14:paraId="23322F43" w14:textId="421BD1DA" w:rsidR="002609A2" w:rsidRDefault="002609A2" w:rsidP="0090229E">
            <w:pPr>
              <w:spacing w:afterLines="20" w:after="48" w:line="240" w:lineRule="auto"/>
              <w:contextualSpacing/>
              <w:rPr>
                <w:ins w:id="2119" w:author="Stephanie Fenner" w:date="2014-11-04T13:58:00Z"/>
                <w:i/>
              </w:rPr>
            </w:pPr>
            <w:ins w:id="2120" w:author="Stephanie Fenner" w:date="2014-11-04T13:59:00Z">
              <w:r>
                <w:rPr>
                  <w:i/>
                </w:rPr>
                <w:t>(Code)</w:t>
              </w:r>
            </w:ins>
          </w:p>
        </w:tc>
      </w:tr>
    </w:tbl>
    <w:p w14:paraId="3465DFEF" w14:textId="77777777" w:rsidR="002609A2" w:rsidRDefault="002609A2">
      <w:pPr>
        <w:rPr>
          <w:ins w:id="2121" w:author="Stephanie Fenner" w:date="2014-11-04T13:53:00Z"/>
        </w:rPr>
      </w:pPr>
    </w:p>
    <w:p w14:paraId="565FDD9F" w14:textId="77777777" w:rsidR="002609A2" w:rsidRDefault="002609A2">
      <w:pPr>
        <w:rPr>
          <w:ins w:id="2122" w:author="Stephanie Fenner" w:date="2014-11-04T13:53:00Z"/>
        </w:rPr>
      </w:pPr>
    </w:p>
    <w:p w14:paraId="36C60F8E" w14:textId="77777777" w:rsidR="002609A2" w:rsidRDefault="002609A2">
      <w:pPr>
        <w:rPr>
          <w:ins w:id="2123" w:author="Stephanie Fenner" w:date="2014-11-04T13:53:00Z"/>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1798"/>
        <w:gridCol w:w="720"/>
      </w:tblGrid>
      <w:tr w:rsidR="008250E0" w:rsidRPr="009559BE" w14:paraId="7F790331" w14:textId="77777777" w:rsidTr="00DA1429">
        <w:trPr>
          <w:trHeight w:val="20"/>
        </w:trPr>
        <w:tc>
          <w:tcPr>
            <w:tcW w:w="757" w:type="dxa"/>
            <w:tcBorders>
              <w:top w:val="single" w:sz="4" w:space="0" w:color="000000"/>
              <w:left w:val="single" w:sz="4" w:space="0" w:color="000000"/>
              <w:bottom w:val="single" w:sz="4" w:space="0" w:color="000000"/>
              <w:right w:val="single" w:sz="4" w:space="0" w:color="000000"/>
            </w:tcBorders>
          </w:tcPr>
          <w:p w14:paraId="0FA35AD5" w14:textId="60F48E72" w:rsidR="008250E0" w:rsidRPr="009559BE" w:rsidRDefault="00DA1429" w:rsidP="008250E0">
            <w:pPr>
              <w:spacing w:after="0"/>
              <w:rPr>
                <w:rFonts w:eastAsia="Calibri" w:cs="Times New Roman"/>
              </w:rPr>
            </w:pPr>
            <w:r>
              <w:rPr>
                <w:rFonts w:eastAsia="Calibri" w:cs="Times New Roman"/>
              </w:rPr>
              <w:t>N27</w:t>
            </w:r>
          </w:p>
        </w:tc>
        <w:tc>
          <w:tcPr>
            <w:tcW w:w="4680" w:type="dxa"/>
            <w:tcBorders>
              <w:top w:val="single" w:sz="4" w:space="0" w:color="000000"/>
              <w:left w:val="single" w:sz="4" w:space="0" w:color="000000"/>
              <w:bottom w:val="single" w:sz="4" w:space="0" w:color="000000"/>
            </w:tcBorders>
          </w:tcPr>
          <w:p w14:paraId="08E04445" w14:textId="721AA131" w:rsidR="008250E0" w:rsidRPr="009559BE" w:rsidRDefault="008250E0" w:rsidP="008250E0">
            <w:pPr>
              <w:spacing w:after="0"/>
              <w:rPr>
                <w:color w:val="000000"/>
              </w:rPr>
            </w:pPr>
            <w:r w:rsidRPr="009559BE">
              <w:rPr>
                <w:w w:val="105"/>
              </w:rPr>
              <w:t>What is the roof of the household's house made of? (</w:t>
            </w:r>
            <w:r w:rsidRPr="009559BE">
              <w:rPr>
                <w:b/>
                <w:w w:val="105"/>
              </w:rPr>
              <w:t>roof</w:t>
            </w:r>
            <w:r w:rsidRPr="009559BE">
              <w:rPr>
                <w:w w:val="105"/>
              </w:rPr>
              <w:t>)</w:t>
            </w:r>
          </w:p>
        </w:tc>
        <w:tc>
          <w:tcPr>
            <w:tcW w:w="2162" w:type="dxa"/>
            <w:gridSpan w:val="2"/>
            <w:tcBorders>
              <w:top w:val="single" w:sz="4" w:space="0" w:color="000000"/>
              <w:bottom w:val="single" w:sz="4" w:space="0" w:color="000000"/>
            </w:tcBorders>
          </w:tcPr>
          <w:p w14:paraId="1EA7C8F6" w14:textId="4B07AE23" w:rsidR="008250E0" w:rsidRPr="009559BE" w:rsidRDefault="008250E0" w:rsidP="008250E0">
            <w:pPr>
              <w:spacing w:after="0"/>
              <w:rPr>
                <w:rFonts w:cs="Times New Roman"/>
                <w:w w:val="105"/>
              </w:rPr>
            </w:pPr>
            <w:r w:rsidRPr="009559BE">
              <w:rPr>
                <w:rFonts w:cs="Times New Roman"/>
                <w:w w:val="105"/>
              </w:rPr>
              <w:t>1=Grass thatched</w:t>
            </w:r>
          </w:p>
          <w:p w14:paraId="25D53A32" w14:textId="00B04F28" w:rsidR="008250E0" w:rsidRPr="009559BE" w:rsidRDefault="008250E0" w:rsidP="008250E0">
            <w:pPr>
              <w:spacing w:after="0"/>
              <w:rPr>
                <w:rFonts w:cs="Times New Roman"/>
                <w:w w:val="105"/>
              </w:rPr>
            </w:pPr>
            <w:r w:rsidRPr="009559BE">
              <w:rPr>
                <w:rFonts w:cs="Times New Roman"/>
                <w:w w:val="105"/>
              </w:rPr>
              <w:t>2=Iron sheets</w:t>
            </w:r>
          </w:p>
          <w:p w14:paraId="002645D1" w14:textId="06D96E3A" w:rsidR="008250E0" w:rsidRPr="009559BE" w:rsidRDefault="008250E0" w:rsidP="008250E0">
            <w:pPr>
              <w:spacing w:after="0"/>
              <w:rPr>
                <w:rFonts w:cs="Times New Roman"/>
                <w:w w:val="105"/>
              </w:rPr>
            </w:pPr>
            <w:r w:rsidRPr="009559BE">
              <w:rPr>
                <w:rFonts w:cs="Times New Roman"/>
                <w:w w:val="105"/>
              </w:rPr>
              <w:t>3=Tin</w:t>
            </w:r>
          </w:p>
          <w:p w14:paraId="57511880" w14:textId="5E665F7E" w:rsidR="008250E0" w:rsidRPr="009559BE" w:rsidRDefault="008250E0" w:rsidP="008250E0">
            <w:pPr>
              <w:spacing w:after="0"/>
              <w:rPr>
                <w:rFonts w:cs="Times New Roman"/>
                <w:w w:val="105"/>
              </w:rPr>
            </w:pPr>
            <w:r w:rsidRPr="009559BE">
              <w:rPr>
                <w:rFonts w:cs="Times New Roman"/>
                <w:w w:val="105"/>
              </w:rPr>
              <w:t>4=Zinc</w:t>
            </w:r>
          </w:p>
          <w:p w14:paraId="5D25BB78" w14:textId="186A4180" w:rsidR="008250E0" w:rsidRPr="009559BE" w:rsidRDefault="008250E0" w:rsidP="008250E0">
            <w:pPr>
              <w:spacing w:after="0"/>
              <w:rPr>
                <w:rFonts w:cs="Times New Roman"/>
                <w:w w:val="105"/>
              </w:rPr>
            </w:pPr>
            <w:r w:rsidRPr="009559BE">
              <w:rPr>
                <w:rFonts w:cs="Times New Roman"/>
                <w:w w:val="105"/>
              </w:rPr>
              <w:t>5=Roofing Tile</w:t>
            </w:r>
          </w:p>
          <w:p w14:paraId="54227647" w14:textId="77777777" w:rsidR="008250E0" w:rsidRPr="009559BE" w:rsidRDefault="008250E0" w:rsidP="008250E0">
            <w:pPr>
              <w:spacing w:after="0"/>
              <w:rPr>
                <w:rFonts w:cs="Times New Roman"/>
                <w:w w:val="105"/>
              </w:rPr>
            </w:pPr>
            <w:r w:rsidRPr="009559BE">
              <w:rPr>
                <w:rFonts w:cs="Times New Roman"/>
                <w:w w:val="105"/>
              </w:rPr>
              <w:t>6=Concrete</w:t>
            </w:r>
          </w:p>
        </w:tc>
        <w:tc>
          <w:tcPr>
            <w:tcW w:w="1798" w:type="dxa"/>
            <w:tcBorders>
              <w:top w:val="single" w:sz="4" w:space="0" w:color="000000"/>
              <w:bottom w:val="single" w:sz="4" w:space="0" w:color="000000"/>
              <w:right w:val="single" w:sz="18" w:space="0" w:color="000000"/>
            </w:tcBorders>
          </w:tcPr>
          <w:p w14:paraId="0DA8D076" w14:textId="5A283913" w:rsidR="008250E0" w:rsidRPr="009559BE" w:rsidRDefault="008250E0" w:rsidP="008250E0">
            <w:pPr>
              <w:spacing w:after="0"/>
              <w:rPr>
                <w:rFonts w:cs="Times New Roman"/>
                <w:w w:val="105"/>
              </w:rPr>
            </w:pPr>
            <w:r w:rsidRPr="009559BE">
              <w:rPr>
                <w:rFonts w:cs="Times New Roman"/>
                <w:w w:val="105"/>
              </w:rPr>
              <w:t>7=Cardboard</w:t>
            </w:r>
          </w:p>
          <w:p w14:paraId="5068F787" w14:textId="77777777" w:rsidR="008250E0" w:rsidRPr="009559BE" w:rsidRDefault="008250E0" w:rsidP="008250E0">
            <w:pPr>
              <w:spacing w:after="0"/>
              <w:rPr>
                <w:rFonts w:cs="Times New Roman"/>
                <w:w w:val="105"/>
              </w:rPr>
            </w:pPr>
            <w:r w:rsidRPr="009559BE">
              <w:rPr>
                <w:rFonts w:cs="Times New Roman"/>
                <w:w w:val="105"/>
              </w:rPr>
              <w:t>8=Asbestos</w:t>
            </w:r>
          </w:p>
          <w:p w14:paraId="65ECD37A" w14:textId="77777777" w:rsidR="008250E0" w:rsidRPr="009559BE" w:rsidRDefault="008250E0" w:rsidP="008250E0">
            <w:pPr>
              <w:spacing w:after="0"/>
              <w:rPr>
                <w:rFonts w:cs="Times New Roman"/>
                <w:w w:val="105"/>
              </w:rPr>
            </w:pPr>
            <w:r w:rsidRPr="009559BE">
              <w:rPr>
                <w:rFonts w:cs="Times New Roman"/>
                <w:w w:val="105"/>
              </w:rPr>
              <w:t>9=Shingles</w:t>
            </w:r>
          </w:p>
          <w:p w14:paraId="630F7A12" w14:textId="007A2500" w:rsidR="008250E0" w:rsidRPr="009559BE" w:rsidRDefault="008250E0" w:rsidP="008250E0">
            <w:pPr>
              <w:spacing w:after="0"/>
              <w:rPr>
                <w:rFonts w:cs="Times New Roman"/>
                <w:w w:val="105"/>
              </w:rPr>
            </w:pPr>
            <w:r w:rsidRPr="009559BE">
              <w:rPr>
                <w:rFonts w:cs="Times New Roman"/>
                <w:w w:val="105"/>
              </w:rPr>
              <w:t>10=Plastic sheets</w:t>
            </w:r>
          </w:p>
          <w:p w14:paraId="3B5B737A" w14:textId="0E45DD65" w:rsidR="008250E0" w:rsidRPr="009559BE" w:rsidRDefault="008250E0" w:rsidP="008250E0">
            <w:pPr>
              <w:spacing w:after="0"/>
              <w:rPr>
                <w:rFonts w:cs="Times New Roman"/>
                <w:i/>
                <w:w w:val="105"/>
              </w:rPr>
            </w:pPr>
            <w:r w:rsidRPr="009559BE">
              <w:t>97=Other, please specify</w:t>
            </w:r>
          </w:p>
        </w:tc>
        <w:tc>
          <w:tcPr>
            <w:tcW w:w="720" w:type="dxa"/>
            <w:tcBorders>
              <w:top w:val="single" w:sz="18" w:space="0" w:color="000000"/>
              <w:left w:val="single" w:sz="18" w:space="0" w:color="000000"/>
              <w:bottom w:val="single" w:sz="18" w:space="0" w:color="000000"/>
              <w:right w:val="single" w:sz="18" w:space="0" w:color="000000"/>
            </w:tcBorders>
          </w:tcPr>
          <w:p w14:paraId="3E69E4BD"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E18AE49"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03878FF9" w14:textId="21099152" w:rsidR="008250E0" w:rsidRPr="009559BE" w:rsidRDefault="00DA1429" w:rsidP="008250E0">
            <w:pPr>
              <w:spacing w:afterLines="20" w:after="48" w:line="240" w:lineRule="auto"/>
              <w:ind w:left="119"/>
              <w:contextualSpacing/>
              <w:rPr>
                <w:w w:val="105"/>
              </w:rPr>
            </w:pPr>
            <w:r>
              <w:rPr>
                <w:w w:val="105"/>
              </w:rPr>
              <w:t>N27b</w:t>
            </w:r>
          </w:p>
        </w:tc>
        <w:tc>
          <w:tcPr>
            <w:tcW w:w="4695" w:type="dxa"/>
            <w:gridSpan w:val="2"/>
            <w:tcBorders>
              <w:top w:val="single" w:sz="6" w:space="0" w:color="000000"/>
              <w:left w:val="single" w:sz="6" w:space="0" w:color="000000"/>
              <w:bottom w:val="single" w:sz="6" w:space="0" w:color="000000"/>
            </w:tcBorders>
          </w:tcPr>
          <w:p w14:paraId="02AB0420" w14:textId="471E57C9" w:rsidR="008250E0" w:rsidRPr="009559BE" w:rsidRDefault="008250E0" w:rsidP="00DA1429">
            <w:pPr>
              <w:spacing w:afterLines="20" w:after="48" w:line="240" w:lineRule="auto"/>
              <w:contextualSpacing/>
              <w:rPr>
                <w:w w:val="105"/>
              </w:rPr>
            </w:pPr>
            <w:r w:rsidRPr="009559BE">
              <w:rPr>
                <w:w w:val="105"/>
              </w:rPr>
              <w:t xml:space="preserve">If “Other,” please specify? </w:t>
            </w:r>
          </w:p>
        </w:tc>
        <w:tc>
          <w:tcPr>
            <w:tcW w:w="4665" w:type="dxa"/>
            <w:gridSpan w:val="3"/>
            <w:tcBorders>
              <w:top w:val="single" w:sz="18" w:space="0" w:color="000000"/>
              <w:left w:val="single" w:sz="18" w:space="0" w:color="000000"/>
              <w:bottom w:val="single" w:sz="18" w:space="0" w:color="000000"/>
              <w:right w:val="single" w:sz="18" w:space="0" w:color="000000"/>
            </w:tcBorders>
          </w:tcPr>
          <w:p w14:paraId="75C9E9BB" w14:textId="77777777" w:rsidR="008250E0" w:rsidRPr="009559BE" w:rsidRDefault="008250E0" w:rsidP="008250E0">
            <w:pPr>
              <w:spacing w:afterLines="20" w:after="48" w:line="240" w:lineRule="auto"/>
              <w:contextualSpacing/>
              <w:rPr>
                <w:i/>
              </w:rPr>
            </w:pPr>
            <w:r w:rsidRPr="009559BE">
              <w:rPr>
                <w:i/>
              </w:rPr>
              <w:t>(Text)</w:t>
            </w:r>
          </w:p>
        </w:tc>
      </w:tr>
      <w:tr w:rsidR="008250E0" w:rsidRPr="009559BE" w14:paraId="0A26854E" w14:textId="77777777" w:rsidTr="00DA1429">
        <w:trPr>
          <w:trHeight w:val="20"/>
        </w:trPr>
        <w:tc>
          <w:tcPr>
            <w:tcW w:w="757" w:type="dxa"/>
            <w:tcBorders>
              <w:top w:val="single" w:sz="4" w:space="0" w:color="000000"/>
              <w:left w:val="single" w:sz="4" w:space="0" w:color="000000"/>
              <w:bottom w:val="single" w:sz="4" w:space="0" w:color="000000"/>
              <w:right w:val="single" w:sz="4" w:space="0" w:color="auto"/>
            </w:tcBorders>
          </w:tcPr>
          <w:p w14:paraId="44A70899" w14:textId="0718B6EE" w:rsidR="008250E0" w:rsidRPr="009559BE" w:rsidRDefault="00DA1429" w:rsidP="008250E0">
            <w:pPr>
              <w:spacing w:after="0"/>
              <w:rPr>
                <w:rFonts w:eastAsia="Calibri" w:cs="Times New Roman"/>
                <w:w w:val="105"/>
              </w:rPr>
            </w:pPr>
            <w:r>
              <w:rPr>
                <w:rFonts w:eastAsia="Calibri" w:cs="Times New Roman"/>
                <w:w w:val="105"/>
              </w:rPr>
              <w:t>N28</w:t>
            </w:r>
          </w:p>
        </w:tc>
        <w:tc>
          <w:tcPr>
            <w:tcW w:w="4680" w:type="dxa"/>
            <w:tcBorders>
              <w:top w:val="single" w:sz="4" w:space="0" w:color="000000"/>
              <w:left w:val="single" w:sz="4" w:space="0" w:color="auto"/>
              <w:bottom w:val="single" w:sz="4" w:space="0" w:color="000000"/>
            </w:tcBorders>
          </w:tcPr>
          <w:p w14:paraId="5701A036" w14:textId="5A2E8E85" w:rsidR="008250E0" w:rsidRPr="009559BE" w:rsidRDefault="008250E0" w:rsidP="008250E0">
            <w:pPr>
              <w:spacing w:after="0"/>
              <w:rPr>
                <w:rFonts w:eastAsia="Calibri" w:cs="Times New Roman"/>
                <w:w w:val="105"/>
              </w:rPr>
            </w:pPr>
            <w:r w:rsidRPr="009559BE">
              <w:rPr>
                <w:w w:val="105"/>
              </w:rPr>
              <w:t>Is the respondent’s house painted? (</w:t>
            </w:r>
            <w:r w:rsidRPr="009559BE">
              <w:rPr>
                <w:b/>
                <w:w w:val="105"/>
              </w:rPr>
              <w:t>housepaint</w:t>
            </w:r>
            <w:r w:rsidRPr="009559BE">
              <w:rPr>
                <w:w w:val="105"/>
              </w:rPr>
              <w:t>)</w:t>
            </w:r>
          </w:p>
        </w:tc>
        <w:tc>
          <w:tcPr>
            <w:tcW w:w="3960" w:type="dxa"/>
            <w:gridSpan w:val="3"/>
            <w:tcBorders>
              <w:top w:val="single" w:sz="4" w:space="0" w:color="000000"/>
              <w:bottom w:val="single" w:sz="4" w:space="0" w:color="000000"/>
              <w:right w:val="single" w:sz="18" w:space="0" w:color="000000"/>
            </w:tcBorders>
          </w:tcPr>
          <w:p w14:paraId="746C1BCB" w14:textId="77777777" w:rsidR="008250E0" w:rsidRPr="009559BE" w:rsidRDefault="008250E0" w:rsidP="008250E0">
            <w:pPr>
              <w:spacing w:after="0"/>
            </w:pPr>
            <w:r w:rsidRPr="009559BE">
              <w:t>1=No</w:t>
            </w:r>
          </w:p>
          <w:p w14:paraId="72733553" w14:textId="77777777" w:rsidR="008250E0" w:rsidRPr="009559BE" w:rsidRDefault="008250E0" w:rsidP="008250E0">
            <w:pPr>
              <w:spacing w:after="0"/>
            </w:pPr>
            <w:r w:rsidRPr="009559BE">
              <w:t>2=Yes</w:t>
            </w:r>
            <w:r w:rsidRPr="009559BE" w:rsidDel="00226116">
              <w:t xml:space="preserve"> </w:t>
            </w:r>
          </w:p>
          <w:p w14:paraId="48D1B7A6" w14:textId="77777777" w:rsidR="008250E0" w:rsidRPr="009559BE" w:rsidRDefault="008250E0" w:rsidP="008250E0">
            <w:pPr>
              <w:spacing w:after="0"/>
            </w:pPr>
            <w:r w:rsidRPr="009559BE">
              <w:t>888=Don’t know</w:t>
            </w:r>
          </w:p>
          <w:p w14:paraId="307F36F1" w14:textId="77777777" w:rsidR="008250E0" w:rsidRPr="009559BE" w:rsidRDefault="008250E0" w:rsidP="008250E0">
            <w:pPr>
              <w:spacing w:after="0"/>
            </w:pPr>
            <w:r w:rsidRPr="009559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3917AC56" w14:textId="77777777" w:rsidR="00DA7C5C" w:rsidRPr="009559BE" w:rsidRDefault="00DA7C5C" w:rsidP="001512DD">
      <w:pPr>
        <w:spacing w:after="0" w:line="240" w:lineRule="auto"/>
        <w:contextualSpacing/>
      </w:pPr>
    </w:p>
    <w:p w14:paraId="5C3B3B2E" w14:textId="4D99C2FE" w:rsidR="00DA7C5C" w:rsidRPr="009559BE" w:rsidRDefault="008250E0" w:rsidP="001512DD">
      <w:pPr>
        <w:spacing w:after="0" w:line="240" w:lineRule="auto"/>
        <w:contextualSpacing/>
        <w:rPr>
          <w:rFonts w:cs="Times New Roman"/>
        </w:rPr>
      </w:pPr>
      <w:r w:rsidRPr="009559BE">
        <w:rPr>
          <w:rFonts w:cs="Times New Roman"/>
        </w:rPr>
        <w:t>Please tell me how much your household spent on the fo</w:t>
      </w:r>
      <w:r w:rsidR="00DA1429">
        <w:rPr>
          <w:rFonts w:cs="Times New Roman"/>
        </w:rPr>
        <w:t>llowing items in the past month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9559BE"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9559BE" w:rsidRDefault="00DA1429" w:rsidP="008250E0">
            <w:pPr>
              <w:rPr>
                <w:w w:val="105"/>
              </w:rPr>
            </w:pPr>
            <w:r>
              <w:rPr>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9559BE" w:rsidRDefault="008250E0" w:rsidP="008250E0">
            <w:pPr>
              <w:spacing w:after="0"/>
              <w:rPr>
                <w:w w:val="105"/>
              </w:rPr>
            </w:pPr>
            <w:r w:rsidRPr="009559BE">
              <w:rPr>
                <w:rFonts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9559BE" w:rsidRDefault="00DA1429" w:rsidP="008250E0">
            <w:pPr>
              <w:rPr>
                <w:w w:val="105"/>
              </w:rPr>
            </w:pPr>
            <w:r>
              <w:rPr>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9559BE" w:rsidRDefault="008250E0" w:rsidP="008250E0">
            <w:pPr>
              <w:spacing w:after="0"/>
              <w:rPr>
                <w:w w:val="105"/>
              </w:rPr>
            </w:pPr>
            <w:r w:rsidRPr="009559BE">
              <w:rPr>
                <w:rFonts w:cs="Times New Roman"/>
                <w:bCs/>
              </w:rPr>
              <w:t>Domestic energy</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92F91C4" w14:textId="77777777" w:rsidR="008250E0" w:rsidRPr="009559BE" w:rsidRDefault="008250E0" w:rsidP="008250E0">
      <w:pPr>
        <w:spacing w:after="0" w:line="240" w:lineRule="auto"/>
        <w:contextualSpacing/>
      </w:pPr>
    </w:p>
    <w:p w14:paraId="73E40271" w14:textId="3F48CA99" w:rsidR="008250E0" w:rsidRPr="009559BE" w:rsidRDefault="008250E0" w:rsidP="008250E0">
      <w:pPr>
        <w:spacing w:after="0" w:line="240" w:lineRule="auto"/>
        <w:contextualSpacing/>
      </w:pPr>
      <w:r w:rsidRPr="009559BE">
        <w:t>Please tell me how much your household spent on the f</w:t>
      </w:r>
      <w:r w:rsidR="00DA1429">
        <w:t>ollowing items in the past year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9559BE"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7777777" w:rsidR="003D65F2" w:rsidRPr="009559BE" w:rsidRDefault="003D65F2" w:rsidP="008250E0">
            <w:pPr>
              <w:spacing w:after="0"/>
              <w:rPr>
                <w:w w:val="105"/>
              </w:rPr>
            </w:pPr>
            <w:del w:id="2124" w:author="Stephanie Fenner" w:date="2014-11-04T13:47:00Z">
              <w:r w:rsidRPr="009559BE" w:rsidDel="003D65F2">
                <w:rPr>
                  <w:rFonts w:cs="Times New Roman"/>
                  <w:bCs/>
                </w:rPr>
                <w:delText xml:space="preserve">Education </w:delText>
              </w:r>
            </w:del>
            <w:ins w:id="2125" w:author="Stephanie Fenner" w:date="2014-11-04T13:47:00Z">
              <w:r>
                <w:rPr>
                  <w:rFonts w:cs="Times New Roman"/>
                  <w:bCs/>
                </w:rPr>
                <w:t>Farming Expenses</w:t>
              </w:r>
            </w:ins>
          </w:p>
          <w:p w14:paraId="169C4A78" w14:textId="55DD2E8F" w:rsidR="003D65F2" w:rsidRPr="009559BE" w:rsidRDefault="003D65F2" w:rsidP="008250E0">
            <w:pPr>
              <w:spacing w:after="0"/>
              <w:rPr>
                <w:i/>
                <w:color w:val="A6A6A6" w:themeColor="background1" w:themeShade="A6"/>
              </w:rPr>
            </w:pPr>
            <w:r w:rsidRPr="009559BE">
              <w:rPr>
                <w:i/>
                <w:color w:val="A6A6A6" w:themeColor="background1" w:themeShade="A6"/>
              </w:rPr>
              <w:t>(Integer)</w:t>
            </w:r>
          </w:p>
        </w:tc>
      </w:tr>
      <w:tr w:rsidR="003D65F2" w:rsidRPr="009559BE" w14:paraId="150ABDD8" w14:textId="77777777" w:rsidTr="00DA1429">
        <w:trPr>
          <w:trHeight w:hRule="exact" w:val="367"/>
          <w:ins w:id="2126" w:author="Stephanie Fenner" w:date="2014-11-04T13:47:00Z"/>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Default="003D65F2" w:rsidP="008250E0">
            <w:pPr>
              <w:rPr>
                <w:ins w:id="2127" w:author="Stephanie Fenner" w:date="2014-11-04T13:47:00Z"/>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9559BE" w:rsidDel="003D65F2" w:rsidRDefault="003D65F2" w:rsidP="008250E0">
            <w:pPr>
              <w:spacing w:after="0"/>
              <w:rPr>
                <w:ins w:id="2128" w:author="Stephanie Fenner" w:date="2014-11-04T13:47:00Z"/>
                <w:rFonts w:cs="Times New Roman"/>
                <w:bCs/>
              </w:rPr>
            </w:pPr>
            <w:ins w:id="2129" w:author="Stephanie Fenner" w:date="2014-11-04T13:47:00Z">
              <w:r>
                <w:rPr>
                  <w:rFonts w:cs="Times New Roman"/>
                  <w:bCs/>
                </w:rPr>
                <w:t>Seeds</w:t>
              </w:r>
            </w:ins>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9559BE" w:rsidRDefault="003D65F2" w:rsidP="008250E0">
            <w:pPr>
              <w:spacing w:after="0"/>
              <w:rPr>
                <w:ins w:id="2130" w:author="Stephanie Fenner" w:date="2014-11-04T13:47:00Z"/>
                <w:i/>
                <w:color w:val="A6A6A6" w:themeColor="background1" w:themeShade="A6"/>
              </w:rPr>
            </w:pPr>
          </w:p>
        </w:tc>
      </w:tr>
      <w:tr w:rsidR="003D65F2" w:rsidRPr="009559BE" w14:paraId="6B2C57A6" w14:textId="77777777" w:rsidTr="00DA1429">
        <w:trPr>
          <w:trHeight w:hRule="exact" w:val="367"/>
          <w:ins w:id="2131" w:author="Stephanie Fenner" w:date="2014-11-04T13:47:00Z"/>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Default="003D65F2" w:rsidP="008250E0">
            <w:pPr>
              <w:rPr>
                <w:ins w:id="2132" w:author="Stephanie Fenner" w:date="2014-11-04T13:47:00Z"/>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9559BE" w:rsidDel="003D65F2" w:rsidRDefault="003D65F2" w:rsidP="008250E0">
            <w:pPr>
              <w:spacing w:after="0"/>
              <w:rPr>
                <w:ins w:id="2133" w:author="Stephanie Fenner" w:date="2014-11-04T13:47:00Z"/>
                <w:rFonts w:cs="Times New Roman"/>
                <w:bCs/>
              </w:rPr>
            </w:pPr>
            <w:ins w:id="2134" w:author="Stephanie Fenner" w:date="2014-11-04T13:47:00Z">
              <w:r>
                <w:rPr>
                  <w:rFonts w:cs="Times New Roman"/>
                  <w:bCs/>
                </w:rPr>
                <w:t>Equipment</w:t>
              </w:r>
            </w:ins>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9559BE" w:rsidRDefault="003D65F2" w:rsidP="008250E0">
            <w:pPr>
              <w:spacing w:after="0"/>
              <w:rPr>
                <w:ins w:id="2135" w:author="Stephanie Fenner" w:date="2014-11-04T13:47:00Z"/>
                <w:i/>
                <w:color w:val="A6A6A6" w:themeColor="background1" w:themeShade="A6"/>
              </w:rPr>
            </w:pPr>
          </w:p>
        </w:tc>
      </w:tr>
      <w:tr w:rsidR="003D65F2" w:rsidRPr="009559BE" w14:paraId="17D9F9A5" w14:textId="77777777" w:rsidTr="00DA1429">
        <w:trPr>
          <w:trHeight w:hRule="exact" w:val="367"/>
          <w:ins w:id="2136" w:author="Stephanie Fenner" w:date="2014-11-04T13:47:00Z"/>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Default="003D65F2" w:rsidP="008250E0">
            <w:pPr>
              <w:rPr>
                <w:ins w:id="2137" w:author="Stephanie Fenner" w:date="2014-11-04T13:47:00Z"/>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9559BE" w:rsidDel="003D65F2" w:rsidRDefault="003D65F2" w:rsidP="008250E0">
            <w:pPr>
              <w:spacing w:after="0"/>
              <w:rPr>
                <w:ins w:id="2138" w:author="Stephanie Fenner" w:date="2014-11-04T13:47:00Z"/>
                <w:rFonts w:cs="Times New Roman"/>
                <w:bCs/>
              </w:rPr>
            </w:pPr>
            <w:ins w:id="2139" w:author="Stephanie Fenner" w:date="2014-11-04T13:47:00Z">
              <w:r>
                <w:rPr>
                  <w:rFonts w:cs="Times New Roman"/>
                  <w:bCs/>
                </w:rPr>
                <w:t>Fertilizer</w:t>
              </w:r>
            </w:ins>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9559BE" w:rsidRDefault="003D65F2" w:rsidP="008250E0">
            <w:pPr>
              <w:spacing w:after="0"/>
              <w:rPr>
                <w:ins w:id="2140" w:author="Stephanie Fenner" w:date="2014-11-04T13:47:00Z"/>
                <w:i/>
                <w:color w:val="A6A6A6" w:themeColor="background1" w:themeShade="A6"/>
              </w:rPr>
            </w:pPr>
          </w:p>
        </w:tc>
      </w:tr>
      <w:tr w:rsidR="003D65F2" w:rsidRPr="009559BE" w14:paraId="4FA25D4F" w14:textId="77777777" w:rsidTr="00DA1429">
        <w:trPr>
          <w:trHeight w:hRule="exact" w:val="367"/>
          <w:ins w:id="2141"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Default="003D65F2" w:rsidP="008250E0">
            <w:pPr>
              <w:rPr>
                <w:ins w:id="2142"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Default="003D65F2" w:rsidP="008250E0">
            <w:pPr>
              <w:spacing w:after="0"/>
              <w:rPr>
                <w:ins w:id="2143" w:author="Stephanie Fenner" w:date="2014-11-04T13:48:00Z"/>
                <w:rFonts w:cs="Times New Roman"/>
                <w:bCs/>
              </w:rPr>
            </w:pPr>
            <w:ins w:id="2144" w:author="Stephanie Fenner" w:date="2014-11-04T13:48:00Z">
              <w:r>
                <w:rPr>
                  <w:rFonts w:cs="Times New Roman"/>
                  <w:bCs/>
                </w:rPr>
                <w:t>Transport inputs</w:t>
              </w:r>
            </w:ins>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9559BE" w:rsidRDefault="003D65F2" w:rsidP="008250E0">
            <w:pPr>
              <w:spacing w:after="0"/>
              <w:rPr>
                <w:ins w:id="2145" w:author="Stephanie Fenner" w:date="2014-11-04T13:48:00Z"/>
                <w:i/>
                <w:color w:val="A6A6A6" w:themeColor="background1" w:themeShade="A6"/>
              </w:rPr>
            </w:pPr>
          </w:p>
        </w:tc>
      </w:tr>
      <w:tr w:rsidR="003D65F2" w:rsidRPr="009559BE" w14:paraId="2905D2D3" w14:textId="77777777" w:rsidTr="00DA1429">
        <w:trPr>
          <w:trHeight w:hRule="exact" w:val="367"/>
          <w:ins w:id="2146"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Default="003D65F2" w:rsidP="008250E0">
            <w:pPr>
              <w:rPr>
                <w:ins w:id="2147"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Default="003D65F2" w:rsidP="008250E0">
            <w:pPr>
              <w:spacing w:after="0"/>
              <w:rPr>
                <w:ins w:id="2148" w:author="Stephanie Fenner" w:date="2014-11-04T13:48:00Z"/>
                <w:rFonts w:cs="Times New Roman"/>
                <w:bCs/>
              </w:rPr>
            </w:pPr>
            <w:ins w:id="2149" w:author="Stephanie Fenner" w:date="2014-11-04T13:48:00Z">
              <w:r>
                <w:rPr>
                  <w:rFonts w:cs="Times New Roman"/>
                  <w:bCs/>
                </w:rPr>
                <w:t>Transport produce</w:t>
              </w:r>
            </w:ins>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9559BE" w:rsidRDefault="003D65F2" w:rsidP="008250E0">
            <w:pPr>
              <w:spacing w:after="0"/>
              <w:rPr>
                <w:ins w:id="2150" w:author="Stephanie Fenner" w:date="2014-11-04T13:48:00Z"/>
                <w:i/>
                <w:color w:val="A6A6A6" w:themeColor="background1" w:themeShade="A6"/>
              </w:rPr>
            </w:pPr>
          </w:p>
        </w:tc>
      </w:tr>
      <w:tr w:rsidR="003D65F2" w:rsidRPr="009559BE" w14:paraId="0138BF53" w14:textId="77777777" w:rsidTr="00DA1429">
        <w:trPr>
          <w:trHeight w:hRule="exact" w:val="367"/>
          <w:ins w:id="2151"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Default="003D65F2" w:rsidP="008250E0">
            <w:pPr>
              <w:rPr>
                <w:ins w:id="2152"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Default="003D65F2" w:rsidP="008250E0">
            <w:pPr>
              <w:spacing w:after="0"/>
              <w:rPr>
                <w:ins w:id="2153" w:author="Stephanie Fenner" w:date="2014-11-04T13:48:00Z"/>
                <w:rFonts w:cs="Times New Roman"/>
                <w:bCs/>
              </w:rPr>
            </w:pPr>
            <w:ins w:id="2154" w:author="Stephanie Fenner" w:date="2014-11-04T13:48:00Z">
              <w:r>
                <w:rPr>
                  <w:rFonts w:cs="Times New Roman"/>
                  <w:bCs/>
                </w:rPr>
                <w:t>Bags</w:t>
              </w:r>
            </w:ins>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9559BE" w:rsidRDefault="003D65F2" w:rsidP="008250E0">
            <w:pPr>
              <w:spacing w:after="0"/>
              <w:rPr>
                <w:ins w:id="2155" w:author="Stephanie Fenner" w:date="2014-11-04T13:48:00Z"/>
                <w:i/>
                <w:color w:val="A6A6A6" w:themeColor="background1" w:themeShade="A6"/>
              </w:rPr>
            </w:pPr>
          </w:p>
        </w:tc>
      </w:tr>
      <w:tr w:rsidR="003D65F2" w:rsidRPr="009559BE" w14:paraId="1981A947" w14:textId="77777777" w:rsidTr="00DA1429">
        <w:trPr>
          <w:trHeight w:hRule="exact" w:val="367"/>
          <w:ins w:id="2156"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Default="003D65F2" w:rsidP="008250E0">
            <w:pPr>
              <w:rPr>
                <w:ins w:id="2157"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Default="003D65F2" w:rsidP="008250E0">
            <w:pPr>
              <w:spacing w:after="0"/>
              <w:rPr>
                <w:ins w:id="2158" w:author="Stephanie Fenner" w:date="2014-11-04T13:48:00Z"/>
                <w:rFonts w:cs="Times New Roman"/>
                <w:bCs/>
              </w:rPr>
            </w:pPr>
            <w:ins w:id="2159" w:author="Stephanie Fenner" w:date="2014-11-04T13:48:00Z">
              <w:r>
                <w:rPr>
                  <w:rFonts w:cs="Times New Roman"/>
                  <w:bCs/>
                </w:rPr>
                <w:t>Plowing</w:t>
              </w:r>
            </w:ins>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9559BE" w:rsidRDefault="003D65F2" w:rsidP="008250E0">
            <w:pPr>
              <w:spacing w:after="0"/>
              <w:rPr>
                <w:ins w:id="2160" w:author="Stephanie Fenner" w:date="2014-11-04T13:48:00Z"/>
                <w:i/>
                <w:color w:val="A6A6A6" w:themeColor="background1" w:themeShade="A6"/>
              </w:rPr>
            </w:pPr>
          </w:p>
        </w:tc>
      </w:tr>
      <w:tr w:rsidR="003D65F2" w:rsidRPr="009559BE" w14:paraId="67B4F983" w14:textId="77777777" w:rsidTr="00DA1429">
        <w:trPr>
          <w:trHeight w:hRule="exact" w:val="367"/>
          <w:ins w:id="2161"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Default="003D65F2" w:rsidP="008250E0">
            <w:pPr>
              <w:rPr>
                <w:ins w:id="2162"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Default="003D65F2" w:rsidP="008250E0">
            <w:pPr>
              <w:spacing w:after="0"/>
              <w:rPr>
                <w:ins w:id="2163" w:author="Stephanie Fenner" w:date="2014-11-04T13:48:00Z"/>
                <w:rFonts w:cs="Times New Roman"/>
                <w:bCs/>
              </w:rPr>
            </w:pPr>
            <w:ins w:id="2164" w:author="Stephanie Fenner" w:date="2014-11-04T13:48:00Z">
              <w:r>
                <w:rPr>
                  <w:rFonts w:cs="Times New Roman"/>
                  <w:bCs/>
                </w:rPr>
                <w:t>Labor for weeding</w:t>
              </w:r>
            </w:ins>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9559BE" w:rsidRDefault="003D65F2" w:rsidP="008250E0">
            <w:pPr>
              <w:spacing w:after="0"/>
              <w:rPr>
                <w:ins w:id="2165" w:author="Stephanie Fenner" w:date="2014-11-04T13:48:00Z"/>
                <w:i/>
                <w:color w:val="A6A6A6" w:themeColor="background1" w:themeShade="A6"/>
              </w:rPr>
            </w:pPr>
          </w:p>
        </w:tc>
      </w:tr>
      <w:tr w:rsidR="003D65F2" w:rsidRPr="009559BE" w14:paraId="10014A23" w14:textId="77777777" w:rsidTr="00DA1429">
        <w:trPr>
          <w:trHeight w:hRule="exact" w:val="367"/>
          <w:ins w:id="2166" w:author="Stephanie Fenner" w:date="2014-11-04T13:48:00Z"/>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Default="003D65F2" w:rsidP="008250E0">
            <w:pPr>
              <w:rPr>
                <w:ins w:id="2167" w:author="Stephanie Fenner" w:date="2014-11-04T13:48:00Z"/>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Default="002609A2" w:rsidP="008250E0">
            <w:pPr>
              <w:spacing w:after="0"/>
              <w:rPr>
                <w:ins w:id="2168" w:author="Stephanie Fenner" w:date="2014-11-04T13:48:00Z"/>
                <w:rFonts w:cs="Times New Roman"/>
                <w:bCs/>
              </w:rPr>
            </w:pPr>
            <w:ins w:id="2169" w:author="Stephanie Fenner" w:date="2014-11-04T13:48:00Z">
              <w:r>
                <w:rPr>
                  <w:rFonts w:cs="Times New Roman"/>
                  <w:bCs/>
                </w:rPr>
                <w:t>Insectici</w:t>
              </w:r>
            </w:ins>
            <w:ins w:id="2170" w:author="Stephanie Fenner" w:date="2014-11-04T13:49:00Z">
              <w:r>
                <w:rPr>
                  <w:rFonts w:cs="Times New Roman"/>
                  <w:bCs/>
                </w:rPr>
                <w:t>d</w:t>
              </w:r>
            </w:ins>
            <w:ins w:id="2171" w:author="Stephanie Fenner" w:date="2014-11-04T13:48:00Z">
              <w:r w:rsidR="003D65F2">
                <w:rPr>
                  <w:rFonts w:cs="Times New Roman"/>
                  <w:bCs/>
                </w:rPr>
                <w:t xml:space="preserve">e </w:t>
              </w:r>
            </w:ins>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9559BE" w:rsidRDefault="003D65F2" w:rsidP="008250E0">
            <w:pPr>
              <w:spacing w:after="0"/>
              <w:rPr>
                <w:ins w:id="2172" w:author="Stephanie Fenner" w:date="2014-11-04T13:48:00Z"/>
                <w:i/>
                <w:color w:val="A6A6A6" w:themeColor="background1" w:themeShade="A6"/>
              </w:rPr>
            </w:pPr>
          </w:p>
        </w:tc>
      </w:tr>
      <w:tr w:rsidR="002609A2" w:rsidRPr="009559BE" w14:paraId="0DE3E15C" w14:textId="77777777" w:rsidTr="00DA1429">
        <w:trPr>
          <w:trHeight w:hRule="exact" w:val="367"/>
          <w:ins w:id="2173"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Default="002609A2" w:rsidP="008250E0">
            <w:pPr>
              <w:rPr>
                <w:ins w:id="2174" w:author="Stephanie Fenner" w:date="2014-11-04T13:49:00Z"/>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Default="002609A2" w:rsidP="008250E0">
            <w:pPr>
              <w:spacing w:after="0"/>
              <w:rPr>
                <w:ins w:id="2175" w:author="Stephanie Fenner" w:date="2014-11-04T13:49:00Z"/>
                <w:rFonts w:cs="Times New Roman"/>
                <w:bCs/>
              </w:rPr>
            </w:pPr>
            <w:ins w:id="2176" w:author="Stephanie Fenner" w:date="2014-11-04T13:49:00Z">
              <w:r>
                <w:rPr>
                  <w:rFonts w:cs="Times New Roman"/>
                  <w:bCs/>
                </w:rPr>
                <w:t xml:space="preserve">Irrigation </w:t>
              </w:r>
            </w:ins>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9559BE" w:rsidRDefault="002609A2" w:rsidP="008250E0">
            <w:pPr>
              <w:spacing w:after="0"/>
              <w:rPr>
                <w:ins w:id="2177" w:author="Stephanie Fenner" w:date="2014-11-04T13:49:00Z"/>
                <w:i/>
                <w:color w:val="A6A6A6" w:themeColor="background1" w:themeShade="A6"/>
              </w:rPr>
            </w:pPr>
          </w:p>
        </w:tc>
      </w:tr>
      <w:tr w:rsidR="003D65F2" w:rsidRPr="009559BE" w14:paraId="1324CD0D" w14:textId="77777777" w:rsidTr="0090229E">
        <w:trPr>
          <w:trHeight w:hRule="exact" w:val="367"/>
          <w:ins w:id="2178" w:author="Stephanie Fenner" w:date="2014-11-04T13:48:00Z"/>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9559BE" w:rsidRDefault="003D65F2" w:rsidP="008250E0">
            <w:pPr>
              <w:spacing w:after="0"/>
              <w:rPr>
                <w:ins w:id="2179" w:author="Stephanie Fenner" w:date="2014-11-04T13:48:00Z"/>
                <w:i/>
                <w:color w:val="A6A6A6" w:themeColor="background1" w:themeShade="A6"/>
              </w:rPr>
            </w:pPr>
            <w:ins w:id="2180" w:author="Stephanie Fenner" w:date="2014-11-04T13:48:00Z">
              <w:r>
                <w:rPr>
                  <w:rFonts w:cs="Times New Roman"/>
                  <w:bCs/>
                </w:rPr>
                <w:t>Other Expenses</w:t>
              </w:r>
            </w:ins>
          </w:p>
        </w:tc>
      </w:tr>
      <w:tr w:rsidR="008250E0" w:rsidRPr="009559BE"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72CF86AC" w:rsidR="008250E0" w:rsidRPr="009559BE" w:rsidRDefault="00DA1429" w:rsidP="008250E0">
            <w:pPr>
              <w:rPr>
                <w:w w:val="105"/>
              </w:rPr>
            </w:pPr>
            <w:del w:id="2181" w:author="Stephanie Fenner" w:date="2014-11-04T13:51:00Z">
              <w:r w:rsidDel="002609A2">
                <w:rPr>
                  <w:w w:val="105"/>
                </w:rPr>
                <w:delText>N32</w:delText>
              </w:r>
            </w:del>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9559BE" w:rsidRDefault="008250E0" w:rsidP="008250E0">
            <w:pPr>
              <w:spacing w:after="0"/>
              <w:rPr>
                <w:w w:val="105"/>
              </w:rPr>
            </w:pPr>
            <w:r w:rsidRPr="009559BE">
              <w:rPr>
                <w:rFonts w:cs="Times New Roman"/>
                <w:bCs/>
              </w:rPr>
              <w:t>Medical expenses</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2609A2" w:rsidRPr="009559BE" w14:paraId="3A3C8EDF" w14:textId="77777777" w:rsidTr="00DA1429">
        <w:trPr>
          <w:trHeight w:hRule="exact" w:val="367"/>
          <w:ins w:id="2182"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Default="002609A2" w:rsidP="008250E0">
            <w:pPr>
              <w:rPr>
                <w:ins w:id="2183" w:author="Stephanie Fenner" w:date="2014-11-04T13:50:00Z"/>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9559BE" w:rsidRDefault="002609A2" w:rsidP="008250E0">
            <w:pPr>
              <w:spacing w:after="0"/>
              <w:rPr>
                <w:ins w:id="2184" w:author="Stephanie Fenner" w:date="2014-11-04T13:50:00Z"/>
                <w:rFonts w:cs="Times New Roman"/>
                <w:bCs/>
              </w:rPr>
            </w:pPr>
            <w:ins w:id="2185" w:author="Stephanie Fenner" w:date="2014-11-04T13:50:00Z">
              <w:r>
                <w:rPr>
                  <w:rFonts w:cs="Times New Roman"/>
                  <w:bCs/>
                </w:rPr>
                <w:t>School</w:t>
              </w:r>
            </w:ins>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9559BE" w:rsidRDefault="002609A2" w:rsidP="008250E0">
            <w:pPr>
              <w:spacing w:after="0"/>
              <w:rPr>
                <w:ins w:id="2186" w:author="Stephanie Fenner" w:date="2014-11-04T13:50:00Z"/>
                <w:i/>
                <w:color w:val="A6A6A6" w:themeColor="background1" w:themeShade="A6"/>
              </w:rPr>
            </w:pPr>
          </w:p>
        </w:tc>
      </w:tr>
      <w:tr w:rsidR="002609A2" w:rsidRPr="009559BE" w14:paraId="2D9A0892" w14:textId="77777777" w:rsidTr="00DA1429">
        <w:trPr>
          <w:trHeight w:hRule="exact" w:val="367"/>
          <w:ins w:id="2187"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Default="002609A2" w:rsidP="008250E0">
            <w:pPr>
              <w:rPr>
                <w:ins w:id="2188" w:author="Stephanie Fenner" w:date="2014-11-04T13:50:00Z"/>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Default="002609A2" w:rsidP="008250E0">
            <w:pPr>
              <w:spacing w:after="0"/>
              <w:rPr>
                <w:ins w:id="2189" w:author="Stephanie Fenner" w:date="2014-11-04T13:50:00Z"/>
                <w:rFonts w:cs="Times New Roman"/>
                <w:bCs/>
              </w:rPr>
            </w:pPr>
            <w:ins w:id="2190" w:author="Stephanie Fenner" w:date="2014-11-04T13:50:00Z">
              <w:r>
                <w:rPr>
                  <w:rFonts w:cs="Times New Roman"/>
                  <w:bCs/>
                </w:rPr>
                <w:t>Rent</w:t>
              </w:r>
            </w:ins>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9559BE" w:rsidRDefault="002609A2" w:rsidP="008250E0">
            <w:pPr>
              <w:spacing w:after="0"/>
              <w:rPr>
                <w:ins w:id="2191" w:author="Stephanie Fenner" w:date="2014-11-04T13:50:00Z"/>
                <w:i/>
                <w:color w:val="A6A6A6" w:themeColor="background1" w:themeShade="A6"/>
              </w:rPr>
            </w:pPr>
          </w:p>
        </w:tc>
      </w:tr>
      <w:tr w:rsidR="008250E0" w:rsidRPr="009559BE"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1E6E7750" w:rsidR="008250E0" w:rsidRPr="009559BE" w:rsidRDefault="00DA1429" w:rsidP="008250E0">
            <w:pPr>
              <w:rPr>
                <w:w w:val="105"/>
              </w:rPr>
            </w:pPr>
            <w:del w:id="2192" w:author="Stephanie Fenner" w:date="2014-11-04T13:51:00Z">
              <w:r w:rsidDel="002609A2">
                <w:rPr>
                  <w:w w:val="105"/>
                </w:rPr>
                <w:delText>N33</w:delText>
              </w:r>
            </w:del>
          </w:p>
        </w:tc>
        <w:tc>
          <w:tcPr>
            <w:tcW w:w="7206" w:type="dxa"/>
            <w:tcBorders>
              <w:top w:val="single" w:sz="4" w:space="0" w:color="000000"/>
              <w:left w:val="single" w:sz="4" w:space="0" w:color="auto"/>
              <w:bottom w:val="single" w:sz="4" w:space="0" w:color="000000"/>
              <w:right w:val="single" w:sz="18" w:space="0" w:color="000000"/>
            </w:tcBorders>
          </w:tcPr>
          <w:p w14:paraId="5941B976" w14:textId="74CAB60A" w:rsidR="008250E0" w:rsidRPr="009559BE" w:rsidRDefault="008250E0" w:rsidP="008250E0">
            <w:pPr>
              <w:spacing w:after="0"/>
              <w:rPr>
                <w:w w:val="105"/>
              </w:rPr>
            </w:pPr>
            <w:del w:id="2193" w:author="Stephanie Fenner" w:date="2014-11-04T13:50:00Z">
              <w:r w:rsidRPr="009559BE" w:rsidDel="002609A2">
                <w:rPr>
                  <w:rFonts w:cs="Times New Roman"/>
                  <w:bCs/>
                </w:rPr>
                <w:delText xml:space="preserve">Farm and </w:delText>
              </w:r>
            </w:del>
            <w:r w:rsidRPr="009559BE">
              <w:rPr>
                <w:rFonts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0EE3F116" w:rsidR="008250E0" w:rsidRPr="009559BE" w:rsidRDefault="00DA1429" w:rsidP="008250E0">
            <w:pPr>
              <w:rPr>
                <w:w w:val="105"/>
              </w:rPr>
            </w:pPr>
            <w:del w:id="2194" w:author="Stephanie Fenner" w:date="2014-11-04T13:51:00Z">
              <w:r w:rsidDel="002609A2">
                <w:rPr>
                  <w:w w:val="105"/>
                </w:rPr>
                <w:delText>N34</w:delText>
              </w:r>
            </w:del>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9559BE" w:rsidRDefault="008250E0" w:rsidP="008250E0">
            <w:pPr>
              <w:spacing w:after="0"/>
              <w:rPr>
                <w:w w:val="105"/>
              </w:rPr>
            </w:pPr>
            <w:r w:rsidRPr="009559BE">
              <w:rPr>
                <w:rFonts w:cs="Times New Roman"/>
                <w:bCs/>
              </w:rPr>
              <w:t>Veterinary costs</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59A4953C" w:rsidR="008250E0" w:rsidRPr="009559BE" w:rsidRDefault="00DA1429" w:rsidP="008250E0">
            <w:pPr>
              <w:rPr>
                <w:w w:val="105"/>
              </w:rPr>
            </w:pPr>
            <w:del w:id="2195" w:author="Stephanie Fenner" w:date="2014-11-04T13:51:00Z">
              <w:r w:rsidDel="002609A2">
                <w:rPr>
                  <w:w w:val="105"/>
                </w:rPr>
                <w:delText>N35</w:delText>
              </w:r>
            </w:del>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9559BE" w:rsidRDefault="008250E0" w:rsidP="008250E0">
            <w:pPr>
              <w:spacing w:after="0"/>
              <w:rPr>
                <w:w w:val="105"/>
              </w:rPr>
            </w:pPr>
            <w:r w:rsidRPr="009559BE">
              <w:rPr>
                <w:rFonts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rsidDel="002609A2" w14:paraId="0236DD75" w14:textId="29CE922E" w:rsidTr="00DA1429">
        <w:trPr>
          <w:trHeight w:hRule="exact" w:val="367"/>
          <w:del w:id="2196"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590B00D3" w14:textId="7E126EB5" w:rsidR="008250E0" w:rsidRPr="009559BE" w:rsidDel="002609A2" w:rsidRDefault="00DA1429" w:rsidP="008250E0">
            <w:pPr>
              <w:rPr>
                <w:del w:id="2197" w:author="Stephanie Fenner" w:date="2014-11-04T13:49:00Z"/>
                <w:w w:val="105"/>
              </w:rPr>
            </w:pPr>
            <w:del w:id="2198" w:author="Stephanie Fenner" w:date="2014-11-04T13:49:00Z">
              <w:r w:rsidDel="002609A2">
                <w:rPr>
                  <w:w w:val="105"/>
                </w:rPr>
                <w:delText>N36</w:delText>
              </w:r>
            </w:del>
          </w:p>
        </w:tc>
        <w:tc>
          <w:tcPr>
            <w:tcW w:w="7206" w:type="dxa"/>
            <w:tcBorders>
              <w:top w:val="single" w:sz="4" w:space="0" w:color="000000"/>
              <w:left w:val="single" w:sz="4" w:space="0" w:color="auto"/>
              <w:bottom w:val="single" w:sz="4" w:space="0" w:color="000000"/>
              <w:right w:val="single" w:sz="18" w:space="0" w:color="000000"/>
            </w:tcBorders>
          </w:tcPr>
          <w:p w14:paraId="162B8A8D" w14:textId="16359361" w:rsidR="008250E0" w:rsidRPr="009559BE" w:rsidDel="002609A2" w:rsidRDefault="008250E0" w:rsidP="008250E0">
            <w:pPr>
              <w:spacing w:after="0"/>
              <w:rPr>
                <w:del w:id="2199" w:author="Stephanie Fenner" w:date="2014-11-04T13:49:00Z"/>
                <w:w w:val="105"/>
              </w:rPr>
            </w:pPr>
            <w:del w:id="2200" w:author="Stephanie Fenner" w:date="2014-11-04T13:49:00Z">
              <w:r w:rsidRPr="009559BE" w:rsidDel="002609A2">
                <w:rPr>
                  <w:rFonts w:cs="Times New Roman"/>
                  <w:bCs/>
                </w:rPr>
                <w:delText>Agricultural inputs (fertilizer, pesticides, seeds, irrigation expenses)</w:delText>
              </w:r>
            </w:del>
          </w:p>
        </w:tc>
        <w:tc>
          <w:tcPr>
            <w:tcW w:w="2244" w:type="dxa"/>
            <w:tcBorders>
              <w:top w:val="single" w:sz="18" w:space="0" w:color="000000"/>
              <w:left w:val="single" w:sz="18" w:space="0" w:color="000000"/>
              <w:bottom w:val="single" w:sz="18" w:space="0" w:color="000000"/>
              <w:right w:val="single" w:sz="18" w:space="0" w:color="000000"/>
            </w:tcBorders>
          </w:tcPr>
          <w:p w14:paraId="1F6F0C48" w14:textId="2063A571" w:rsidR="008250E0" w:rsidRPr="009559BE" w:rsidDel="002609A2" w:rsidRDefault="008250E0" w:rsidP="008250E0">
            <w:pPr>
              <w:spacing w:after="0"/>
              <w:rPr>
                <w:del w:id="2201" w:author="Stephanie Fenner" w:date="2014-11-04T13:49:00Z"/>
                <w:i/>
                <w:color w:val="A6A6A6" w:themeColor="background1" w:themeShade="A6"/>
              </w:rPr>
            </w:pPr>
            <w:del w:id="2202" w:author="Stephanie Fenner" w:date="2014-11-04T13:49:00Z">
              <w:r w:rsidRPr="009559BE" w:rsidDel="002609A2">
                <w:rPr>
                  <w:i/>
                  <w:color w:val="A6A6A6" w:themeColor="background1" w:themeShade="A6"/>
                </w:rPr>
                <w:delText>(Integer)</w:delText>
              </w:r>
            </w:del>
          </w:p>
        </w:tc>
      </w:tr>
      <w:tr w:rsidR="008250E0" w:rsidRPr="009559BE"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19FDFA23" w:rsidR="008250E0" w:rsidRPr="009559BE" w:rsidRDefault="00DA1429" w:rsidP="008250E0">
            <w:pPr>
              <w:rPr>
                <w:w w:val="105"/>
              </w:rPr>
            </w:pPr>
            <w:del w:id="2203" w:author="Stephanie Fenner" w:date="2014-11-04T13:51:00Z">
              <w:r w:rsidDel="002609A2">
                <w:rPr>
                  <w:w w:val="105"/>
                </w:rPr>
                <w:delText>N37</w:delText>
              </w:r>
            </w:del>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9559BE" w:rsidRDefault="008250E0" w:rsidP="008250E0">
            <w:pPr>
              <w:spacing w:after="0"/>
              <w:rPr>
                <w:w w:val="105"/>
              </w:rPr>
            </w:pPr>
            <w:r w:rsidRPr="009559BE">
              <w:rPr>
                <w:rFonts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3F71D44D" w:rsidR="008250E0" w:rsidRPr="009559BE" w:rsidRDefault="00DA1429" w:rsidP="008250E0">
            <w:pPr>
              <w:rPr>
                <w:w w:val="105"/>
              </w:rPr>
            </w:pPr>
            <w:del w:id="2204" w:author="Stephanie Fenner" w:date="2014-11-04T13:51:00Z">
              <w:r w:rsidDel="002609A2">
                <w:rPr>
                  <w:w w:val="105"/>
                </w:rPr>
                <w:delText>N38</w:delText>
              </w:r>
            </w:del>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9559BE" w:rsidRDefault="008250E0" w:rsidP="008250E0">
            <w:pPr>
              <w:spacing w:after="0"/>
              <w:rPr>
                <w:w w:val="105"/>
              </w:rPr>
            </w:pPr>
            <w:r w:rsidRPr="009559BE">
              <w:rPr>
                <w:rFonts w:cs="Times New Roman"/>
                <w:bCs/>
              </w:rPr>
              <w:t>Household durables (ex. Tv,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0CEA61AC" w:rsidR="008250E0" w:rsidRPr="009559BE" w:rsidRDefault="00DA1429" w:rsidP="008250E0">
            <w:pPr>
              <w:rPr>
                <w:w w:val="105"/>
              </w:rPr>
            </w:pPr>
            <w:del w:id="2205" w:author="Stephanie Fenner" w:date="2014-11-04T13:51:00Z">
              <w:r w:rsidDel="002609A2">
                <w:rPr>
                  <w:w w:val="105"/>
                </w:rPr>
                <w:delText>N39</w:delText>
              </w:r>
            </w:del>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9559BE" w:rsidRDefault="008250E0" w:rsidP="008250E0">
            <w:pPr>
              <w:spacing w:after="0"/>
              <w:rPr>
                <w:w w:val="105"/>
              </w:rPr>
            </w:pPr>
            <w:r w:rsidRPr="009559BE">
              <w:rPr>
                <w:rFonts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16B1B2D8" w:rsidR="008250E0" w:rsidRPr="009559BE" w:rsidRDefault="00DA1429" w:rsidP="008250E0">
            <w:pPr>
              <w:rPr>
                <w:w w:val="105"/>
              </w:rPr>
            </w:pPr>
            <w:del w:id="2206" w:author="Stephanie Fenner" w:date="2014-11-04T13:51:00Z">
              <w:r w:rsidDel="002609A2">
                <w:rPr>
                  <w:w w:val="105"/>
                </w:rPr>
                <w:delText>N40</w:delText>
              </w:r>
            </w:del>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9559BE" w:rsidRDefault="008250E0" w:rsidP="008250E0">
            <w:pPr>
              <w:spacing w:after="0"/>
              <w:rPr>
                <w:w w:val="105"/>
              </w:rPr>
            </w:pPr>
            <w:r w:rsidRPr="009559BE">
              <w:rPr>
                <w:rFonts w:cs="Times New Roman"/>
                <w:bCs/>
              </w:rPr>
              <w:t>Clothing</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2609A2" w:rsidRPr="009559BE" w14:paraId="26A93DBD" w14:textId="77777777" w:rsidTr="00DA1429">
        <w:trPr>
          <w:trHeight w:hRule="exact" w:val="367"/>
          <w:ins w:id="2207"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Default="002609A2" w:rsidP="008250E0">
            <w:pPr>
              <w:rPr>
                <w:ins w:id="2208" w:author="Stephanie Fenner" w:date="2014-11-04T13:50:00Z"/>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9559BE" w:rsidRDefault="002609A2" w:rsidP="008250E0">
            <w:pPr>
              <w:spacing w:after="0"/>
              <w:rPr>
                <w:ins w:id="2209" w:author="Stephanie Fenner" w:date="2014-11-04T13:50:00Z"/>
                <w:rFonts w:cs="Times New Roman"/>
                <w:bCs/>
              </w:rPr>
            </w:pPr>
            <w:ins w:id="2210" w:author="Stephanie Fenner" w:date="2014-11-04T13:50:00Z">
              <w:r>
                <w:rPr>
                  <w:rFonts w:cs="Times New Roman"/>
                  <w:bCs/>
                </w:rPr>
                <w:t xml:space="preserve">Helping </w:t>
              </w:r>
            </w:ins>
            <w:ins w:id="2211" w:author="Stephanie Fenner" w:date="2014-11-04T13:51:00Z">
              <w:r>
                <w:rPr>
                  <w:rFonts w:cs="Times New Roman"/>
                  <w:bCs/>
                </w:rPr>
                <w:t>dependents</w:t>
              </w:r>
            </w:ins>
            <w:ins w:id="2212" w:author="Stephanie Fenner" w:date="2014-11-04T13:50:00Z">
              <w:r>
                <w:rPr>
                  <w:rFonts w:cs="Times New Roman"/>
                  <w:bCs/>
                </w:rPr>
                <w:t xml:space="preserve"> </w:t>
              </w:r>
            </w:ins>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9559BE" w:rsidRDefault="002609A2" w:rsidP="008250E0">
            <w:pPr>
              <w:spacing w:after="0"/>
              <w:rPr>
                <w:ins w:id="2213" w:author="Stephanie Fenner" w:date="2014-11-04T13:50:00Z"/>
                <w:i/>
                <w:color w:val="A6A6A6" w:themeColor="background1" w:themeShade="A6"/>
              </w:rPr>
            </w:pPr>
          </w:p>
        </w:tc>
      </w:tr>
      <w:tr w:rsidR="008250E0" w:rsidRPr="009559BE"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A26B427" w:rsidR="008250E0" w:rsidRPr="009559BE" w:rsidRDefault="00DA1429" w:rsidP="008250E0">
            <w:pPr>
              <w:rPr>
                <w:w w:val="105"/>
              </w:rPr>
            </w:pPr>
            <w:del w:id="2214" w:author="Stephanie Fenner" w:date="2014-11-04T13:51:00Z">
              <w:r w:rsidDel="002609A2">
                <w:rPr>
                  <w:w w:val="105"/>
                </w:rPr>
                <w:delText>N41</w:delText>
              </w:r>
            </w:del>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9559BE" w:rsidRDefault="008250E0" w:rsidP="008250E0">
            <w:pPr>
              <w:spacing w:after="0"/>
              <w:rPr>
                <w:w w:val="105"/>
              </w:rPr>
            </w:pPr>
            <w:r w:rsidRPr="009559BE">
              <w:rPr>
                <w:rFonts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4141B3F" w14:textId="77777777" w:rsidR="008250E0" w:rsidRPr="009559BE" w:rsidRDefault="008250E0" w:rsidP="001512DD">
      <w:pPr>
        <w:spacing w:after="0" w:line="240" w:lineRule="auto"/>
        <w:contextualSpacing/>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9559BE"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9559BE" w:rsidRDefault="00DA1429" w:rsidP="008250E0">
            <w:pPr>
              <w:spacing w:after="0"/>
              <w:rPr>
                <w:rFonts w:eastAsia="Calibri" w:cs="Times New Roman"/>
              </w:rPr>
            </w:pPr>
            <w:r>
              <w:rPr>
                <w:rFonts w:eastAsia="Calibri"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9559BE" w:rsidRDefault="008250E0" w:rsidP="008250E0">
            <w:pPr>
              <w:spacing w:after="0"/>
              <w:rPr>
                <w:color w:val="000000"/>
              </w:rPr>
            </w:pPr>
            <w:r w:rsidRPr="009559BE">
              <w:rPr>
                <w:rFonts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9559BE" w:rsidRDefault="008250E0" w:rsidP="008250E0">
            <w:pPr>
              <w:spacing w:after="0"/>
              <w:rPr>
                <w:rFonts w:cs="Times New Roman"/>
                <w:w w:val="105"/>
              </w:rPr>
            </w:pPr>
            <w:r w:rsidRPr="009559BE">
              <w:rPr>
                <w:rFonts w:cs="Times New Roman"/>
                <w:w w:val="105"/>
              </w:rPr>
              <w:t>1=Electricity or gas</w:t>
            </w:r>
          </w:p>
          <w:p w14:paraId="7176EC3D" w14:textId="7C46EA8C" w:rsidR="008250E0" w:rsidRPr="009559BE" w:rsidRDefault="008250E0" w:rsidP="008250E0">
            <w:pPr>
              <w:spacing w:after="0"/>
              <w:rPr>
                <w:rFonts w:cs="Times New Roman"/>
                <w:w w:val="105"/>
              </w:rPr>
            </w:pPr>
            <w:r w:rsidRPr="009559BE">
              <w:rPr>
                <w:rFonts w:cs="Times New Roman"/>
                <w:w w:val="105"/>
              </w:rPr>
              <w:t>2=Oil</w:t>
            </w:r>
          </w:p>
          <w:p w14:paraId="7A51C862" w14:textId="47A0EC94" w:rsidR="008250E0" w:rsidRPr="009559BE" w:rsidRDefault="008250E0" w:rsidP="008250E0">
            <w:pPr>
              <w:spacing w:after="0"/>
              <w:rPr>
                <w:rFonts w:cs="Times New Roman"/>
                <w:w w:val="105"/>
              </w:rPr>
            </w:pPr>
            <w:r w:rsidRPr="009559BE">
              <w:rPr>
                <w:rFonts w:cs="Times New Roman"/>
                <w:w w:val="105"/>
              </w:rPr>
              <w:t>3=Wood</w:t>
            </w:r>
          </w:p>
          <w:p w14:paraId="2E814AEB" w14:textId="03A0BD04" w:rsidR="008250E0" w:rsidRPr="009559BE" w:rsidRDefault="008250E0" w:rsidP="008250E0">
            <w:pPr>
              <w:spacing w:after="0"/>
              <w:rPr>
                <w:rFonts w:cs="Times New Roman"/>
                <w:w w:val="105"/>
              </w:rPr>
            </w:pPr>
            <w:r w:rsidRPr="009559BE">
              <w:rPr>
                <w:rFonts w:cs="Times New Roman"/>
                <w:w w:val="105"/>
              </w:rPr>
              <w:t>4=Charcoal</w:t>
            </w:r>
          </w:p>
          <w:p w14:paraId="3123E1D4" w14:textId="487FEE5C" w:rsidR="008250E0" w:rsidRPr="009559BE" w:rsidRDefault="008250E0" w:rsidP="008250E0">
            <w:pPr>
              <w:spacing w:after="0"/>
              <w:rPr>
                <w:rFonts w:cs="Times New Roman"/>
                <w:w w:val="105"/>
              </w:rPr>
            </w:pPr>
            <w:r w:rsidRPr="009559BE">
              <w:rPr>
                <w:rFonts w:cs="Times New Roman"/>
                <w:w w:val="105"/>
              </w:rPr>
              <w:t>5=small sticks or scrap wood</w:t>
            </w:r>
          </w:p>
          <w:p w14:paraId="091769A4" w14:textId="3409DFBC" w:rsidR="008250E0" w:rsidRPr="009559BE" w:rsidRDefault="008250E0" w:rsidP="008250E0">
            <w:pPr>
              <w:spacing w:after="0"/>
              <w:rPr>
                <w:rFonts w:cs="Times New Roman"/>
                <w:w w:val="105"/>
              </w:rPr>
            </w:pPr>
            <w:r w:rsidRPr="009559BE">
              <w:rPr>
                <w:rFonts w:cs="Times New Roman"/>
                <w:w w:val="105"/>
              </w:rPr>
              <w:t>6=Weeds, leaves, dung</w:t>
            </w:r>
          </w:p>
          <w:p w14:paraId="2A4723B4" w14:textId="6AA10DDE" w:rsidR="008250E0" w:rsidRPr="009559BE" w:rsidRDefault="008250E0" w:rsidP="008250E0">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9559BE" w:rsidRDefault="00DA1429" w:rsidP="00DA1429">
            <w:pPr>
              <w:spacing w:afterLines="20" w:after="48" w:line="240" w:lineRule="auto"/>
              <w:ind w:left="119" w:hanging="114"/>
              <w:contextualSpacing/>
              <w:rPr>
                <w:w w:val="105"/>
              </w:rPr>
            </w:pPr>
            <w:r>
              <w:rPr>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9559BE" w:rsidRDefault="008250E0" w:rsidP="008250E0">
            <w:pPr>
              <w:spacing w:afterLines="20" w:after="48" w:line="240" w:lineRule="auto"/>
              <w:contextualSpacing/>
              <w:rPr>
                <w:w w:val="105"/>
              </w:rPr>
            </w:pPr>
            <w:r w:rsidRPr="009559BE">
              <w:rPr>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9559BE" w:rsidRDefault="008250E0" w:rsidP="008250E0">
            <w:pPr>
              <w:spacing w:afterLines="20" w:after="48" w:line="240" w:lineRule="auto"/>
              <w:contextualSpacing/>
              <w:rPr>
                <w:i/>
              </w:rPr>
            </w:pPr>
            <w:r w:rsidRPr="009559BE">
              <w:rPr>
                <w:i/>
              </w:rPr>
              <w:t>(Text)</w:t>
            </w:r>
          </w:p>
        </w:tc>
      </w:tr>
    </w:tbl>
    <w:p w14:paraId="675A28AD" w14:textId="77777777" w:rsidR="00DA7C5C" w:rsidRDefault="00DA7C5C" w:rsidP="001512DD">
      <w:pPr>
        <w:spacing w:after="0" w:line="240" w:lineRule="auto"/>
        <w:contextualSpacing/>
      </w:pPr>
    </w:p>
    <w:p w14:paraId="15B4EB08" w14:textId="03AD6FF2" w:rsidR="00F05B1A" w:rsidRDefault="00B41661">
      <w:pPr>
        <w:rPr>
          <w:ins w:id="2215" w:author="Aleta Haflett" w:date="2014-11-03T11:10:00Z"/>
          <w:b/>
        </w:rPr>
      </w:pPr>
      <w:r>
        <w:rPr>
          <w:b/>
        </w:rPr>
        <w:t xml:space="preserve">Section O: </w:t>
      </w:r>
      <w:ins w:id="2216" w:author="Aleta Haflett" w:date="2014-11-03T11:09:00Z">
        <w:r w:rsidR="00F05B1A">
          <w:rPr>
            <w:b/>
          </w:rPr>
          <w:t xml:space="preserve">Energy Sources </w:t>
        </w:r>
      </w:ins>
      <w:ins w:id="2217" w:author="Aleta Haflett" w:date="2014-11-03T11:10:00Z">
        <w:r w:rsidR="00F05B1A">
          <w:rPr>
            <w:b/>
          </w:rPr>
          <w:t xml:space="preserve">and Utilization </w:t>
        </w:r>
      </w:ins>
    </w:p>
    <w:tbl>
      <w:tblPr>
        <w:tblStyle w:val="TableGrid"/>
        <w:tblW w:w="0" w:type="auto"/>
        <w:tblLook w:val="04A0" w:firstRow="1" w:lastRow="0" w:firstColumn="1" w:lastColumn="0" w:noHBand="0" w:noVBand="1"/>
      </w:tblPr>
      <w:tblGrid>
        <w:gridCol w:w="516"/>
        <w:gridCol w:w="4654"/>
        <w:gridCol w:w="3583"/>
        <w:gridCol w:w="1255"/>
      </w:tblGrid>
      <w:tr w:rsidR="00F05B1A" w:rsidRPr="008E7E6A" w14:paraId="2F05048A" w14:textId="77777777" w:rsidTr="00F65E5D">
        <w:trPr>
          <w:ins w:id="2218" w:author="Aleta Haflett" w:date="2014-11-03T11:10:00Z"/>
        </w:trPr>
        <w:tc>
          <w:tcPr>
            <w:tcW w:w="516" w:type="dxa"/>
          </w:tcPr>
          <w:p w14:paraId="0A717D6A" w14:textId="1ECF81E4" w:rsidR="00F05B1A" w:rsidRPr="00DA1429" w:rsidRDefault="00DA1429" w:rsidP="00DA1429">
            <w:pPr>
              <w:ind w:left="-90"/>
              <w:rPr>
                <w:ins w:id="2219" w:author="Aleta Haflett" w:date="2014-11-03T11:10:00Z"/>
                <w:sz w:val="20"/>
                <w:szCs w:val="20"/>
              </w:rPr>
            </w:pPr>
            <w:r>
              <w:rPr>
                <w:sz w:val="20"/>
                <w:szCs w:val="20"/>
              </w:rPr>
              <w:t>O.1</w:t>
            </w:r>
          </w:p>
        </w:tc>
        <w:tc>
          <w:tcPr>
            <w:tcW w:w="4654" w:type="dxa"/>
          </w:tcPr>
          <w:p w14:paraId="44941FF1" w14:textId="77777777" w:rsidR="00F05B1A" w:rsidRDefault="00F05B1A">
            <w:pPr>
              <w:rPr>
                <w:sz w:val="20"/>
                <w:szCs w:val="20"/>
              </w:rPr>
            </w:pPr>
            <w:ins w:id="2220" w:author="Aleta Haflett" w:date="2014-11-03T11:11:00Z">
              <w:r w:rsidRPr="008E7E6A">
                <w:rPr>
                  <w:sz w:val="20"/>
                  <w:szCs w:val="20"/>
                </w:rPr>
                <w:t>Does your household use charcoal?</w:t>
              </w:r>
            </w:ins>
          </w:p>
          <w:p w14:paraId="5C4200E0" w14:textId="159F15EA" w:rsidR="004B4B2A" w:rsidRPr="004B4B2A" w:rsidRDefault="004B4B2A">
            <w:pPr>
              <w:rPr>
                <w:ins w:id="2221" w:author="Aleta Haflett" w:date="2014-11-03T11:10:00Z"/>
                <w:i/>
                <w:sz w:val="20"/>
                <w:szCs w:val="20"/>
              </w:rPr>
            </w:pPr>
            <w:r>
              <w:rPr>
                <w:i/>
                <w:sz w:val="20"/>
                <w:szCs w:val="20"/>
              </w:rPr>
              <w:t>If 0, skip to O.4</w:t>
            </w:r>
          </w:p>
        </w:tc>
        <w:tc>
          <w:tcPr>
            <w:tcW w:w="3583" w:type="dxa"/>
          </w:tcPr>
          <w:p w14:paraId="375D52C3" w14:textId="77777777" w:rsidR="00F05B1A" w:rsidRPr="008E7E6A" w:rsidRDefault="00F05B1A">
            <w:pPr>
              <w:rPr>
                <w:ins w:id="2222" w:author="Aleta Haflett" w:date="2014-11-03T11:12:00Z"/>
                <w:sz w:val="20"/>
                <w:szCs w:val="20"/>
              </w:rPr>
            </w:pPr>
            <w:ins w:id="2223" w:author="Aleta Haflett" w:date="2014-11-03T11:12:00Z">
              <w:r w:rsidRPr="008E7E6A">
                <w:rPr>
                  <w:sz w:val="20"/>
                  <w:szCs w:val="20"/>
                </w:rPr>
                <w:t>0=No</w:t>
              </w:r>
            </w:ins>
          </w:p>
          <w:p w14:paraId="6B287F71" w14:textId="40B4B5DF" w:rsidR="00F05B1A" w:rsidRPr="008E7E6A" w:rsidRDefault="00F05B1A">
            <w:pPr>
              <w:rPr>
                <w:ins w:id="2224" w:author="Aleta Haflett" w:date="2014-11-03T11:10:00Z"/>
                <w:sz w:val="20"/>
                <w:szCs w:val="20"/>
              </w:rPr>
            </w:pPr>
            <w:ins w:id="2225" w:author="Aleta Haflett" w:date="2014-11-03T11:12:00Z">
              <w:r w:rsidRPr="008E7E6A">
                <w:rPr>
                  <w:sz w:val="20"/>
                  <w:szCs w:val="20"/>
                </w:rPr>
                <w:t>1=Yes</w:t>
              </w:r>
            </w:ins>
          </w:p>
        </w:tc>
        <w:tc>
          <w:tcPr>
            <w:tcW w:w="1255" w:type="dxa"/>
          </w:tcPr>
          <w:p w14:paraId="0BAE0BBD" w14:textId="77777777" w:rsidR="00F05B1A" w:rsidRPr="008E7E6A" w:rsidRDefault="00F05B1A">
            <w:pPr>
              <w:rPr>
                <w:ins w:id="2226" w:author="Aleta Haflett" w:date="2014-11-03T11:10:00Z"/>
                <w:b/>
                <w:sz w:val="20"/>
                <w:szCs w:val="20"/>
              </w:rPr>
            </w:pPr>
          </w:p>
        </w:tc>
      </w:tr>
      <w:tr w:rsidR="00F05B1A" w:rsidRPr="008E7E6A" w14:paraId="515ABA31" w14:textId="77777777" w:rsidTr="00F65E5D">
        <w:trPr>
          <w:ins w:id="2227" w:author="Aleta Haflett" w:date="2014-11-03T11:10:00Z"/>
        </w:trPr>
        <w:tc>
          <w:tcPr>
            <w:tcW w:w="516" w:type="dxa"/>
          </w:tcPr>
          <w:p w14:paraId="74BA5CD3" w14:textId="19B6BD54" w:rsidR="00F05B1A" w:rsidRPr="00DA1429" w:rsidRDefault="00DA1429" w:rsidP="00DA1429">
            <w:pPr>
              <w:ind w:left="-90"/>
              <w:rPr>
                <w:ins w:id="2228" w:author="Aleta Haflett" w:date="2014-11-03T11:10:00Z"/>
                <w:sz w:val="20"/>
                <w:szCs w:val="20"/>
              </w:rPr>
            </w:pPr>
            <w:r>
              <w:rPr>
                <w:sz w:val="20"/>
                <w:szCs w:val="20"/>
              </w:rPr>
              <w:t>O.2</w:t>
            </w:r>
          </w:p>
        </w:tc>
        <w:tc>
          <w:tcPr>
            <w:tcW w:w="4654" w:type="dxa"/>
          </w:tcPr>
          <w:p w14:paraId="6E8BE26B" w14:textId="6D4C9130" w:rsidR="00F05B1A" w:rsidRPr="008E7E6A" w:rsidRDefault="007A7614">
            <w:pPr>
              <w:rPr>
                <w:ins w:id="2229" w:author="Aleta Haflett" w:date="2014-11-03T11:10:00Z"/>
                <w:sz w:val="20"/>
                <w:szCs w:val="20"/>
              </w:rPr>
            </w:pPr>
            <w:ins w:id="2230" w:author="Aleta Haflett" w:date="2014-11-03T11:24:00Z">
              <w:r w:rsidRPr="008E7E6A">
                <w:rPr>
                  <w:sz w:val="20"/>
                  <w:szCs w:val="20"/>
                </w:rPr>
                <w:t>What</w:t>
              </w:r>
            </w:ins>
            <w:ins w:id="2231" w:author="Aleta Haflett" w:date="2014-11-03T11:11:00Z">
              <w:r w:rsidR="00F05B1A" w:rsidRPr="008E7E6A">
                <w:rPr>
                  <w:sz w:val="20"/>
                  <w:szCs w:val="20"/>
                </w:rPr>
                <w:t xml:space="preserve"> is the quantity of charcoal used per month, on </w:t>
              </w:r>
              <w:r w:rsidR="00F05B1A" w:rsidRPr="008E7E6A">
                <w:rPr>
                  <w:sz w:val="20"/>
                  <w:szCs w:val="20"/>
                </w:rPr>
                <w:lastRenderedPageBreak/>
                <w:t xml:space="preserve">average? </w:t>
              </w:r>
            </w:ins>
          </w:p>
        </w:tc>
        <w:tc>
          <w:tcPr>
            <w:tcW w:w="3583" w:type="dxa"/>
          </w:tcPr>
          <w:p w14:paraId="077A1D3C" w14:textId="77777777" w:rsidR="00F05B1A" w:rsidRPr="008E7E6A" w:rsidRDefault="00F05B1A">
            <w:pPr>
              <w:rPr>
                <w:ins w:id="2232" w:author="Aleta Haflett" w:date="2014-11-03T11:10:00Z"/>
                <w:b/>
                <w:sz w:val="20"/>
                <w:szCs w:val="20"/>
              </w:rPr>
            </w:pPr>
          </w:p>
        </w:tc>
        <w:tc>
          <w:tcPr>
            <w:tcW w:w="1255" w:type="dxa"/>
          </w:tcPr>
          <w:p w14:paraId="72C02BBC" w14:textId="6FB1FAC2" w:rsidR="00F05B1A" w:rsidRPr="008E7E6A" w:rsidRDefault="00F05B1A">
            <w:pPr>
              <w:rPr>
                <w:ins w:id="2233" w:author="Aleta Haflett" w:date="2014-11-03T11:10:00Z"/>
                <w:b/>
                <w:sz w:val="20"/>
                <w:szCs w:val="20"/>
              </w:rPr>
            </w:pPr>
            <w:ins w:id="2234" w:author="Aleta Haflett" w:date="2014-11-03T11:12:00Z">
              <w:r w:rsidRPr="008E7E6A">
                <w:rPr>
                  <w:b/>
                  <w:sz w:val="20"/>
                  <w:szCs w:val="20"/>
                </w:rPr>
                <w:t>(</w:t>
              </w:r>
              <w:r w:rsidRPr="008E7E6A">
                <w:rPr>
                  <w:sz w:val="20"/>
                  <w:szCs w:val="20"/>
                </w:rPr>
                <w:t>integer)</w:t>
              </w:r>
            </w:ins>
          </w:p>
        </w:tc>
      </w:tr>
      <w:tr w:rsidR="00F05B1A" w:rsidRPr="008E7E6A" w14:paraId="48329BF6" w14:textId="77777777" w:rsidTr="00F65E5D">
        <w:trPr>
          <w:ins w:id="2235" w:author="Aleta Haflett" w:date="2014-11-03T11:10:00Z"/>
        </w:trPr>
        <w:tc>
          <w:tcPr>
            <w:tcW w:w="516" w:type="dxa"/>
          </w:tcPr>
          <w:p w14:paraId="789CB62B" w14:textId="37965257" w:rsidR="00F05B1A" w:rsidRPr="00DA1429" w:rsidRDefault="00DA1429" w:rsidP="00DA1429">
            <w:pPr>
              <w:ind w:left="-90"/>
              <w:rPr>
                <w:ins w:id="2236" w:author="Aleta Haflett" w:date="2014-11-03T11:10:00Z"/>
                <w:sz w:val="20"/>
                <w:szCs w:val="20"/>
              </w:rPr>
            </w:pPr>
            <w:r>
              <w:rPr>
                <w:sz w:val="20"/>
                <w:szCs w:val="20"/>
              </w:rPr>
              <w:lastRenderedPageBreak/>
              <w:t>O.2b</w:t>
            </w:r>
          </w:p>
        </w:tc>
        <w:tc>
          <w:tcPr>
            <w:tcW w:w="4654" w:type="dxa"/>
          </w:tcPr>
          <w:p w14:paraId="20A5BD0C" w14:textId="432F68CA" w:rsidR="00F05B1A" w:rsidRPr="008E7E6A" w:rsidRDefault="00F05B1A">
            <w:pPr>
              <w:rPr>
                <w:ins w:id="2237" w:author="Aleta Haflett" w:date="2014-11-03T11:10:00Z"/>
                <w:sz w:val="20"/>
                <w:szCs w:val="20"/>
              </w:rPr>
            </w:pPr>
            <w:commentRangeStart w:id="2238"/>
            <w:ins w:id="2239" w:author="Aleta Haflett" w:date="2014-11-03T11:12:00Z">
              <w:r w:rsidRPr="008E7E6A">
                <w:rPr>
                  <w:sz w:val="20"/>
                  <w:szCs w:val="20"/>
                </w:rPr>
                <w:t>Unit</w:t>
              </w:r>
            </w:ins>
            <w:commentRangeEnd w:id="2238"/>
            <w:ins w:id="2240" w:author="Aleta Haflett" w:date="2014-11-03T11:19:00Z">
              <w:r w:rsidR="007A7614" w:rsidRPr="008E7E6A">
                <w:rPr>
                  <w:rStyle w:val="CommentReference"/>
                  <w:sz w:val="20"/>
                  <w:szCs w:val="20"/>
                </w:rPr>
                <w:commentReference w:id="2238"/>
              </w:r>
            </w:ins>
          </w:p>
        </w:tc>
        <w:tc>
          <w:tcPr>
            <w:tcW w:w="3583" w:type="dxa"/>
          </w:tcPr>
          <w:p w14:paraId="3BCF0A97" w14:textId="312F1439" w:rsidR="00F05B1A" w:rsidRPr="008E7E6A" w:rsidRDefault="00F05B1A">
            <w:pPr>
              <w:rPr>
                <w:ins w:id="2241" w:author="Aleta Haflett" w:date="2014-11-03T11:18:00Z"/>
                <w:sz w:val="20"/>
                <w:szCs w:val="20"/>
              </w:rPr>
            </w:pPr>
            <w:ins w:id="2242" w:author="Aleta Haflett" w:date="2014-11-03T11:14:00Z">
              <w:r w:rsidRPr="008E7E6A">
                <w:rPr>
                  <w:sz w:val="20"/>
                  <w:szCs w:val="20"/>
                </w:rPr>
                <w:t>1=</w:t>
              </w:r>
            </w:ins>
            <w:ins w:id="2243" w:author="Aleta Haflett" w:date="2014-11-03T11:18:00Z">
              <w:r w:rsidR="007A7614" w:rsidRPr="008E7E6A">
                <w:rPr>
                  <w:sz w:val="20"/>
                  <w:szCs w:val="20"/>
                </w:rPr>
                <w:t xml:space="preserve"> packet</w:t>
              </w:r>
            </w:ins>
          </w:p>
          <w:p w14:paraId="76278FF7" w14:textId="77777777" w:rsidR="007A7614" w:rsidRPr="008E7E6A" w:rsidRDefault="007A7614">
            <w:pPr>
              <w:rPr>
                <w:ins w:id="2244" w:author="Aleta Haflett" w:date="2014-11-03T11:18:00Z"/>
                <w:sz w:val="20"/>
                <w:szCs w:val="20"/>
              </w:rPr>
            </w:pPr>
            <w:ins w:id="2245" w:author="Aleta Haflett" w:date="2014-11-03T11:18:00Z">
              <w:r w:rsidRPr="008E7E6A">
                <w:rPr>
                  <w:sz w:val="20"/>
                  <w:szCs w:val="20"/>
                </w:rPr>
                <w:t>2=10kg bag</w:t>
              </w:r>
            </w:ins>
          </w:p>
          <w:p w14:paraId="14A392D0" w14:textId="3E94B5B5" w:rsidR="007A7614" w:rsidRPr="008E7E6A" w:rsidRDefault="007A7614">
            <w:pPr>
              <w:rPr>
                <w:ins w:id="2246" w:author="Aleta Haflett" w:date="2014-11-03T11:14:00Z"/>
                <w:sz w:val="20"/>
                <w:szCs w:val="20"/>
              </w:rPr>
            </w:pPr>
            <w:ins w:id="2247" w:author="Aleta Haflett" w:date="2014-11-03T11:18:00Z">
              <w:r w:rsidRPr="008E7E6A">
                <w:rPr>
                  <w:sz w:val="20"/>
                  <w:szCs w:val="20"/>
                </w:rPr>
                <w:t>3=25kg bag</w:t>
              </w:r>
            </w:ins>
          </w:p>
          <w:p w14:paraId="7F00F717" w14:textId="77777777" w:rsidR="00F05B1A" w:rsidRPr="008E7E6A" w:rsidRDefault="007A7614">
            <w:pPr>
              <w:rPr>
                <w:ins w:id="2248" w:author="Aleta Haflett" w:date="2014-11-03T11:19:00Z"/>
                <w:sz w:val="20"/>
                <w:szCs w:val="20"/>
              </w:rPr>
            </w:pPr>
            <w:ins w:id="2249" w:author="Aleta Haflett" w:date="2014-11-03T11:18:00Z">
              <w:r w:rsidRPr="008E7E6A">
                <w:rPr>
                  <w:sz w:val="20"/>
                  <w:szCs w:val="20"/>
                </w:rPr>
                <w:t>4=50kg bag</w:t>
              </w:r>
            </w:ins>
          </w:p>
          <w:p w14:paraId="115247A2" w14:textId="63141EF2" w:rsidR="007A7614" w:rsidRPr="008E7E6A" w:rsidRDefault="007A7614">
            <w:pPr>
              <w:rPr>
                <w:ins w:id="2250" w:author="Aleta Haflett" w:date="2014-11-03T11:10:00Z"/>
                <w:sz w:val="20"/>
                <w:szCs w:val="20"/>
              </w:rPr>
            </w:pPr>
            <w:ins w:id="2251" w:author="Aleta Haflett" w:date="2014-11-03T11:19:00Z">
              <w:r w:rsidRPr="008E7E6A">
                <w:rPr>
                  <w:sz w:val="20"/>
                  <w:szCs w:val="20"/>
                </w:rPr>
                <w:t>5=kg only</w:t>
              </w:r>
            </w:ins>
          </w:p>
        </w:tc>
        <w:tc>
          <w:tcPr>
            <w:tcW w:w="1255" w:type="dxa"/>
          </w:tcPr>
          <w:p w14:paraId="1C92D643" w14:textId="77777777" w:rsidR="00F05B1A" w:rsidRPr="008E7E6A" w:rsidRDefault="00F05B1A">
            <w:pPr>
              <w:rPr>
                <w:ins w:id="2252" w:author="Aleta Haflett" w:date="2014-11-03T11:10:00Z"/>
                <w:b/>
                <w:sz w:val="20"/>
                <w:szCs w:val="20"/>
              </w:rPr>
            </w:pPr>
          </w:p>
        </w:tc>
      </w:tr>
      <w:tr w:rsidR="00F05B1A" w:rsidRPr="00AC07EE" w14:paraId="7785649F" w14:textId="77777777" w:rsidTr="00F65E5D">
        <w:trPr>
          <w:ins w:id="2253" w:author="Aleta Haflett" w:date="2014-11-03T11:10:00Z"/>
        </w:trPr>
        <w:tc>
          <w:tcPr>
            <w:tcW w:w="516" w:type="dxa"/>
          </w:tcPr>
          <w:p w14:paraId="03C47F78" w14:textId="1996B6C7" w:rsidR="00F05B1A" w:rsidRPr="00DA1429" w:rsidRDefault="00DA1429" w:rsidP="00DA1429">
            <w:pPr>
              <w:ind w:left="-90"/>
              <w:rPr>
                <w:ins w:id="2254" w:author="Aleta Haflett" w:date="2014-11-03T11:10:00Z"/>
                <w:sz w:val="20"/>
                <w:szCs w:val="20"/>
              </w:rPr>
            </w:pPr>
            <w:r>
              <w:rPr>
                <w:sz w:val="20"/>
                <w:szCs w:val="20"/>
              </w:rPr>
              <w:t>O.3</w:t>
            </w:r>
          </w:p>
        </w:tc>
        <w:tc>
          <w:tcPr>
            <w:tcW w:w="4654" w:type="dxa"/>
          </w:tcPr>
          <w:p w14:paraId="3017DE2D" w14:textId="77777777" w:rsidR="00F05B1A" w:rsidRPr="00AC07EE" w:rsidRDefault="00F05B1A">
            <w:pPr>
              <w:rPr>
                <w:ins w:id="2255" w:author="Aleta Haflett" w:date="2014-11-03T11:23:00Z"/>
                <w:sz w:val="20"/>
                <w:szCs w:val="20"/>
              </w:rPr>
            </w:pPr>
            <w:commentRangeStart w:id="2256"/>
            <w:ins w:id="2257" w:author="Aleta Haflett" w:date="2014-11-03T11:12:00Z">
              <w:r w:rsidRPr="008E7E6A">
                <w:rPr>
                  <w:sz w:val="20"/>
                  <w:szCs w:val="20"/>
                </w:rPr>
                <w:t xml:space="preserve">How did you obtain the charcoal? </w:t>
              </w:r>
            </w:ins>
            <w:commentRangeEnd w:id="2256"/>
            <w:ins w:id="2258" w:author="Aleta Haflett" w:date="2014-11-03T11:21:00Z">
              <w:r w:rsidR="007A7614" w:rsidRPr="00AC07EE">
                <w:rPr>
                  <w:rStyle w:val="CommentReference"/>
                  <w:sz w:val="20"/>
                  <w:szCs w:val="20"/>
                </w:rPr>
                <w:commentReference w:id="2256"/>
              </w:r>
            </w:ins>
          </w:p>
          <w:p w14:paraId="5895FB1E" w14:textId="1EB32D41" w:rsidR="007A7614" w:rsidRPr="00AC07EE" w:rsidRDefault="007A7614">
            <w:pPr>
              <w:rPr>
                <w:ins w:id="2259" w:author="Aleta Haflett" w:date="2014-11-03T11:10:00Z"/>
                <w:i/>
                <w:sz w:val="20"/>
                <w:szCs w:val="20"/>
              </w:rPr>
            </w:pPr>
            <w:ins w:id="2260" w:author="Aleta Haflett" w:date="2014-11-03T11:23:00Z">
              <w:r w:rsidRPr="00AC07EE">
                <w:rPr>
                  <w:i/>
                  <w:sz w:val="20"/>
                  <w:szCs w:val="20"/>
                </w:rPr>
                <w:t xml:space="preserve">Select all that apply </w:t>
              </w:r>
            </w:ins>
          </w:p>
        </w:tc>
        <w:tc>
          <w:tcPr>
            <w:tcW w:w="3583" w:type="dxa"/>
          </w:tcPr>
          <w:p w14:paraId="344A0B00" w14:textId="77777777" w:rsidR="00F05B1A" w:rsidRPr="00AC07EE" w:rsidRDefault="007A7614">
            <w:pPr>
              <w:rPr>
                <w:ins w:id="2261" w:author="Aleta Haflett" w:date="2014-11-03T11:20:00Z"/>
                <w:sz w:val="20"/>
                <w:szCs w:val="20"/>
              </w:rPr>
            </w:pPr>
            <w:ins w:id="2262" w:author="Aleta Haflett" w:date="2014-11-03T11:20:00Z">
              <w:r w:rsidRPr="00AC07EE">
                <w:rPr>
                  <w:sz w:val="20"/>
                  <w:szCs w:val="20"/>
                </w:rPr>
                <w:t>1=Self produce</w:t>
              </w:r>
            </w:ins>
          </w:p>
          <w:p w14:paraId="6FCD6633" w14:textId="77777777" w:rsidR="007A7614" w:rsidRPr="00AC07EE" w:rsidRDefault="007A7614">
            <w:pPr>
              <w:rPr>
                <w:ins w:id="2263" w:author="Aleta Haflett" w:date="2014-11-03T11:20:00Z"/>
                <w:sz w:val="20"/>
                <w:szCs w:val="20"/>
              </w:rPr>
            </w:pPr>
            <w:ins w:id="2264" w:author="Aleta Haflett" w:date="2014-11-03T11:20:00Z">
              <w:r w:rsidRPr="00AC07EE">
                <w:rPr>
                  <w:sz w:val="20"/>
                  <w:szCs w:val="20"/>
                </w:rPr>
                <w:t>2=Purchased</w:t>
              </w:r>
            </w:ins>
          </w:p>
          <w:p w14:paraId="0CCF8412" w14:textId="5A2CBCF8" w:rsidR="00072A5F" w:rsidRPr="00AC07EE" w:rsidRDefault="007A7614">
            <w:pPr>
              <w:rPr>
                <w:ins w:id="2265" w:author="Aleta Haflett" w:date="2014-11-03T11:10:00Z"/>
                <w:sz w:val="20"/>
                <w:szCs w:val="20"/>
              </w:rPr>
            </w:pPr>
            <w:ins w:id="2266" w:author="Aleta Haflett" w:date="2014-11-03T11:20:00Z">
              <w:r w:rsidRPr="00AC07EE">
                <w:rPr>
                  <w:sz w:val="20"/>
                  <w:szCs w:val="20"/>
                </w:rPr>
                <w:t>3=Received as a gift</w:t>
              </w:r>
            </w:ins>
          </w:p>
        </w:tc>
        <w:tc>
          <w:tcPr>
            <w:tcW w:w="1255" w:type="dxa"/>
          </w:tcPr>
          <w:p w14:paraId="100A55AC" w14:textId="77777777" w:rsidR="00F05B1A" w:rsidRPr="00AC07EE" w:rsidRDefault="00F05B1A">
            <w:pPr>
              <w:rPr>
                <w:ins w:id="2267" w:author="Aleta Haflett" w:date="2014-11-03T11:10:00Z"/>
                <w:sz w:val="20"/>
                <w:szCs w:val="20"/>
              </w:rPr>
            </w:pPr>
          </w:p>
        </w:tc>
      </w:tr>
      <w:tr w:rsidR="00F05B1A" w:rsidRPr="00AC07EE" w14:paraId="0ADF7C07" w14:textId="77777777" w:rsidTr="00F65E5D">
        <w:trPr>
          <w:ins w:id="2268" w:author="Aleta Haflett" w:date="2014-11-03T11:10:00Z"/>
        </w:trPr>
        <w:tc>
          <w:tcPr>
            <w:tcW w:w="516" w:type="dxa"/>
          </w:tcPr>
          <w:p w14:paraId="4B596CCA" w14:textId="45EEAD82" w:rsidR="00F05B1A" w:rsidRPr="00DA1429" w:rsidRDefault="00DA1429" w:rsidP="00DA1429">
            <w:pPr>
              <w:ind w:left="-90"/>
              <w:rPr>
                <w:ins w:id="2269" w:author="Aleta Haflett" w:date="2014-11-03T11:10:00Z"/>
                <w:sz w:val="20"/>
                <w:szCs w:val="20"/>
              </w:rPr>
            </w:pPr>
            <w:r>
              <w:rPr>
                <w:sz w:val="20"/>
                <w:szCs w:val="20"/>
              </w:rPr>
              <w:t>O.4</w:t>
            </w:r>
          </w:p>
        </w:tc>
        <w:tc>
          <w:tcPr>
            <w:tcW w:w="4654" w:type="dxa"/>
          </w:tcPr>
          <w:p w14:paraId="1F40F906" w14:textId="77777777" w:rsidR="00F05B1A" w:rsidRPr="00AC07EE" w:rsidRDefault="007A7614">
            <w:pPr>
              <w:rPr>
                <w:ins w:id="2270" w:author="Aleta Haflett" w:date="2014-11-03T12:23:00Z"/>
                <w:sz w:val="20"/>
                <w:szCs w:val="20"/>
              </w:rPr>
            </w:pPr>
            <w:ins w:id="2271" w:author="Aleta Haflett" w:date="2014-11-03T11:23:00Z">
              <w:r w:rsidRPr="00AC07EE">
                <w:rPr>
                  <w:sz w:val="20"/>
                  <w:szCs w:val="20"/>
                </w:rPr>
                <w:t xml:space="preserve">Does your household use fuel wood? </w:t>
              </w:r>
            </w:ins>
          </w:p>
          <w:p w14:paraId="5372305B" w14:textId="40778773" w:rsidR="005C016F" w:rsidRPr="00AC07EE" w:rsidRDefault="005C016F">
            <w:pPr>
              <w:rPr>
                <w:ins w:id="2272" w:author="Aleta Haflett" w:date="2014-11-03T11:10:00Z"/>
                <w:i/>
                <w:sz w:val="20"/>
                <w:szCs w:val="20"/>
              </w:rPr>
            </w:pPr>
            <w:ins w:id="2273" w:author="Aleta Haflett" w:date="2014-11-03T12:23:00Z">
              <w:r w:rsidRPr="00AC07EE">
                <w:rPr>
                  <w:i/>
                  <w:sz w:val="20"/>
                  <w:szCs w:val="20"/>
                </w:rPr>
                <w:t xml:space="preserve">If =0, skip to </w:t>
              </w:r>
            </w:ins>
            <w:r w:rsidR="004B4B2A">
              <w:rPr>
                <w:i/>
                <w:sz w:val="20"/>
                <w:szCs w:val="20"/>
              </w:rPr>
              <w:t>O.9</w:t>
            </w:r>
          </w:p>
        </w:tc>
        <w:tc>
          <w:tcPr>
            <w:tcW w:w="3583" w:type="dxa"/>
          </w:tcPr>
          <w:p w14:paraId="1C5726BC" w14:textId="77777777" w:rsidR="007A7614" w:rsidRPr="00AC07EE" w:rsidRDefault="007A7614" w:rsidP="007A7614">
            <w:pPr>
              <w:rPr>
                <w:ins w:id="2274" w:author="Aleta Haflett" w:date="2014-11-03T11:25:00Z"/>
                <w:sz w:val="20"/>
                <w:szCs w:val="20"/>
              </w:rPr>
            </w:pPr>
            <w:ins w:id="2275" w:author="Aleta Haflett" w:date="2014-11-03T11:25:00Z">
              <w:r w:rsidRPr="00AC07EE">
                <w:rPr>
                  <w:sz w:val="20"/>
                  <w:szCs w:val="20"/>
                </w:rPr>
                <w:t>0=No</w:t>
              </w:r>
            </w:ins>
          </w:p>
          <w:p w14:paraId="5EB5F1FE" w14:textId="5675BBC8" w:rsidR="00F05B1A" w:rsidRPr="00AC07EE" w:rsidRDefault="007A7614" w:rsidP="007A7614">
            <w:pPr>
              <w:rPr>
                <w:ins w:id="2276" w:author="Aleta Haflett" w:date="2014-11-03T11:10:00Z"/>
                <w:sz w:val="20"/>
                <w:szCs w:val="20"/>
              </w:rPr>
            </w:pPr>
            <w:ins w:id="2277" w:author="Aleta Haflett" w:date="2014-11-03T11:25:00Z">
              <w:r w:rsidRPr="00AC07EE">
                <w:rPr>
                  <w:sz w:val="20"/>
                  <w:szCs w:val="20"/>
                </w:rPr>
                <w:t>1=Yes</w:t>
              </w:r>
            </w:ins>
          </w:p>
        </w:tc>
        <w:tc>
          <w:tcPr>
            <w:tcW w:w="1255" w:type="dxa"/>
          </w:tcPr>
          <w:p w14:paraId="05117C70" w14:textId="77777777" w:rsidR="00F05B1A" w:rsidRPr="00AC07EE" w:rsidRDefault="00F05B1A">
            <w:pPr>
              <w:rPr>
                <w:ins w:id="2278" w:author="Aleta Haflett" w:date="2014-11-03T11:10:00Z"/>
                <w:sz w:val="20"/>
                <w:szCs w:val="20"/>
              </w:rPr>
            </w:pPr>
          </w:p>
        </w:tc>
      </w:tr>
      <w:tr w:rsidR="00F05B1A" w:rsidRPr="00AC07EE" w14:paraId="49131536" w14:textId="77777777" w:rsidTr="00F65E5D">
        <w:trPr>
          <w:ins w:id="2279" w:author="Aleta Haflett" w:date="2014-11-03T11:10:00Z"/>
        </w:trPr>
        <w:tc>
          <w:tcPr>
            <w:tcW w:w="516" w:type="dxa"/>
          </w:tcPr>
          <w:p w14:paraId="212ED82F" w14:textId="70833D6C" w:rsidR="00F05B1A" w:rsidRPr="00DA1429" w:rsidRDefault="00DA1429" w:rsidP="00DA1429">
            <w:pPr>
              <w:ind w:left="-90"/>
              <w:rPr>
                <w:ins w:id="2280" w:author="Aleta Haflett" w:date="2014-11-03T11:10:00Z"/>
                <w:sz w:val="20"/>
                <w:szCs w:val="20"/>
              </w:rPr>
            </w:pPr>
            <w:r>
              <w:rPr>
                <w:sz w:val="20"/>
                <w:szCs w:val="20"/>
              </w:rPr>
              <w:t>O.5</w:t>
            </w:r>
          </w:p>
        </w:tc>
        <w:tc>
          <w:tcPr>
            <w:tcW w:w="4654" w:type="dxa"/>
          </w:tcPr>
          <w:p w14:paraId="3AA5D9E2" w14:textId="4BA6EC0B" w:rsidR="00F05B1A" w:rsidRPr="00AC07EE" w:rsidRDefault="007A7614">
            <w:pPr>
              <w:rPr>
                <w:ins w:id="2281" w:author="Aleta Haflett" w:date="2014-11-03T11:10:00Z"/>
                <w:sz w:val="20"/>
                <w:szCs w:val="20"/>
              </w:rPr>
            </w:pPr>
            <w:ins w:id="2282" w:author="Aleta Haflett" w:date="2014-11-03T11:24:00Z">
              <w:r w:rsidRPr="00AC07EE">
                <w:rPr>
                  <w:sz w:val="20"/>
                  <w:szCs w:val="20"/>
                </w:rPr>
                <w:t xml:space="preserve">What is the quantity of fuel wood used per month, on average?  </w:t>
              </w:r>
            </w:ins>
          </w:p>
        </w:tc>
        <w:tc>
          <w:tcPr>
            <w:tcW w:w="3583" w:type="dxa"/>
          </w:tcPr>
          <w:p w14:paraId="07A47591" w14:textId="77777777" w:rsidR="00F05B1A" w:rsidRPr="00AC07EE" w:rsidRDefault="00F05B1A">
            <w:pPr>
              <w:rPr>
                <w:ins w:id="2283" w:author="Aleta Haflett" w:date="2014-11-03T11:10:00Z"/>
                <w:sz w:val="20"/>
                <w:szCs w:val="20"/>
              </w:rPr>
            </w:pPr>
          </w:p>
        </w:tc>
        <w:tc>
          <w:tcPr>
            <w:tcW w:w="1255" w:type="dxa"/>
          </w:tcPr>
          <w:p w14:paraId="4B3EF392" w14:textId="5DBA4A85" w:rsidR="00F05B1A" w:rsidRPr="00AC07EE" w:rsidRDefault="007A7614">
            <w:pPr>
              <w:rPr>
                <w:ins w:id="2284" w:author="Aleta Haflett" w:date="2014-11-03T11:10:00Z"/>
                <w:sz w:val="20"/>
                <w:szCs w:val="20"/>
              </w:rPr>
            </w:pPr>
            <w:ins w:id="2285" w:author="Aleta Haflett" w:date="2014-11-03T11:24:00Z">
              <w:r w:rsidRPr="00AC07EE">
                <w:rPr>
                  <w:sz w:val="20"/>
                  <w:szCs w:val="20"/>
                </w:rPr>
                <w:t>(integer)</w:t>
              </w:r>
            </w:ins>
          </w:p>
        </w:tc>
      </w:tr>
      <w:tr w:rsidR="007B362C" w:rsidRPr="008E7E6A" w14:paraId="16C92F4C" w14:textId="77777777" w:rsidTr="00F65E5D">
        <w:trPr>
          <w:ins w:id="2286" w:author="Aleta Haflett" w:date="2014-11-03T11:35:00Z"/>
        </w:trPr>
        <w:tc>
          <w:tcPr>
            <w:tcW w:w="516" w:type="dxa"/>
          </w:tcPr>
          <w:p w14:paraId="677B16F6" w14:textId="75D85955" w:rsidR="007B362C" w:rsidRPr="00DA1429" w:rsidRDefault="00DA1429" w:rsidP="00DA1429">
            <w:pPr>
              <w:ind w:left="-90"/>
              <w:rPr>
                <w:ins w:id="2287" w:author="Aleta Haflett" w:date="2014-11-03T11:35:00Z"/>
                <w:sz w:val="20"/>
                <w:szCs w:val="20"/>
              </w:rPr>
            </w:pPr>
            <w:r>
              <w:rPr>
                <w:sz w:val="20"/>
                <w:szCs w:val="20"/>
              </w:rPr>
              <w:t>O.5b</w:t>
            </w:r>
          </w:p>
        </w:tc>
        <w:tc>
          <w:tcPr>
            <w:tcW w:w="4654" w:type="dxa"/>
          </w:tcPr>
          <w:p w14:paraId="782CC1A4" w14:textId="3CEF428D" w:rsidR="007B362C" w:rsidRPr="00AC07EE" w:rsidRDefault="00BB1C09" w:rsidP="007B362C">
            <w:pPr>
              <w:rPr>
                <w:ins w:id="2288" w:author="Aleta Haflett" w:date="2014-11-03T11:35:00Z"/>
                <w:sz w:val="20"/>
                <w:szCs w:val="20"/>
              </w:rPr>
            </w:pPr>
            <w:commentRangeStart w:id="2289"/>
            <w:ins w:id="2290" w:author="Aleta Haflett" w:date="2014-11-03T11:40:00Z">
              <w:r w:rsidRPr="00AC07EE">
                <w:rPr>
                  <w:sz w:val="20"/>
                  <w:szCs w:val="20"/>
                </w:rPr>
                <w:t>Unit</w:t>
              </w:r>
            </w:ins>
            <w:commentRangeEnd w:id="2289"/>
            <w:ins w:id="2291" w:author="Aleta Haflett" w:date="2014-11-03T12:12:00Z">
              <w:r w:rsidR="00072A5F" w:rsidRPr="00AC07EE">
                <w:rPr>
                  <w:rStyle w:val="CommentReference"/>
                  <w:sz w:val="20"/>
                  <w:szCs w:val="20"/>
                </w:rPr>
                <w:commentReference w:id="2289"/>
              </w:r>
            </w:ins>
          </w:p>
        </w:tc>
        <w:tc>
          <w:tcPr>
            <w:tcW w:w="3583" w:type="dxa"/>
          </w:tcPr>
          <w:p w14:paraId="3F28395F" w14:textId="77777777" w:rsidR="007B362C" w:rsidRPr="00AC07EE" w:rsidRDefault="007B362C" w:rsidP="007B362C">
            <w:pPr>
              <w:rPr>
                <w:ins w:id="2292" w:author="Aleta Haflett" w:date="2014-11-03T12:12:00Z"/>
                <w:sz w:val="20"/>
                <w:szCs w:val="20"/>
              </w:rPr>
            </w:pPr>
            <w:ins w:id="2293" w:author="Aleta Haflett" w:date="2014-11-03T11:35:00Z">
              <w:r w:rsidRPr="00AC07EE">
                <w:rPr>
                  <w:sz w:val="20"/>
                  <w:szCs w:val="20"/>
                </w:rPr>
                <w:t>1=Bundle</w:t>
              </w:r>
            </w:ins>
          </w:p>
          <w:p w14:paraId="680DAE75" w14:textId="1D052B03" w:rsidR="007B362C" w:rsidRPr="00AC07EE" w:rsidRDefault="00072A5F" w:rsidP="007B362C">
            <w:pPr>
              <w:rPr>
                <w:ins w:id="2294" w:author="Aleta Haflett" w:date="2014-11-03T11:35:00Z"/>
                <w:sz w:val="20"/>
                <w:szCs w:val="20"/>
              </w:rPr>
            </w:pPr>
            <w:ins w:id="2295" w:author="Aleta Haflett" w:date="2014-11-03T12:12:00Z">
              <w:r w:rsidRPr="00AC07EE">
                <w:rPr>
                  <w:sz w:val="20"/>
                  <w:szCs w:val="20"/>
                </w:rPr>
                <w:t>2=KG only</w:t>
              </w:r>
            </w:ins>
          </w:p>
        </w:tc>
        <w:tc>
          <w:tcPr>
            <w:tcW w:w="1255" w:type="dxa"/>
          </w:tcPr>
          <w:p w14:paraId="6FEA9E56" w14:textId="77777777" w:rsidR="007B362C" w:rsidRPr="008E7E6A" w:rsidRDefault="007B362C">
            <w:pPr>
              <w:rPr>
                <w:ins w:id="2296" w:author="Aleta Haflett" w:date="2014-11-03T11:35:00Z"/>
                <w:sz w:val="20"/>
                <w:szCs w:val="20"/>
              </w:rPr>
            </w:pPr>
          </w:p>
        </w:tc>
      </w:tr>
      <w:tr w:rsidR="007B362C" w:rsidRPr="008E7E6A" w14:paraId="61564B76" w14:textId="77777777" w:rsidTr="00F65E5D">
        <w:trPr>
          <w:ins w:id="2297" w:author="Aleta Haflett" w:date="2014-11-03T11:10:00Z"/>
        </w:trPr>
        <w:tc>
          <w:tcPr>
            <w:tcW w:w="516" w:type="dxa"/>
          </w:tcPr>
          <w:p w14:paraId="2E5687A4" w14:textId="07E810E3" w:rsidR="007B362C" w:rsidRPr="00DA1429" w:rsidRDefault="00DA1429" w:rsidP="00DA1429">
            <w:pPr>
              <w:ind w:left="-90"/>
              <w:rPr>
                <w:ins w:id="2298" w:author="Aleta Haflett" w:date="2014-11-03T11:10:00Z"/>
                <w:sz w:val="20"/>
                <w:szCs w:val="20"/>
              </w:rPr>
            </w:pPr>
            <w:r>
              <w:rPr>
                <w:sz w:val="20"/>
                <w:szCs w:val="20"/>
              </w:rPr>
              <w:t>O.6</w:t>
            </w:r>
          </w:p>
        </w:tc>
        <w:tc>
          <w:tcPr>
            <w:tcW w:w="4654" w:type="dxa"/>
          </w:tcPr>
          <w:p w14:paraId="3F43EC2F" w14:textId="5F0E5449" w:rsidR="007B362C" w:rsidRPr="008E7E6A" w:rsidRDefault="007B362C" w:rsidP="007B362C">
            <w:pPr>
              <w:rPr>
                <w:ins w:id="2299" w:author="Aleta Haflett" w:date="2014-11-03T11:35:00Z"/>
                <w:sz w:val="20"/>
                <w:szCs w:val="20"/>
              </w:rPr>
            </w:pPr>
            <w:ins w:id="2300" w:author="Aleta Haflett" w:date="2014-11-03T11:35:00Z">
              <w:r w:rsidRPr="008E7E6A">
                <w:rPr>
                  <w:sz w:val="20"/>
                  <w:szCs w:val="20"/>
                </w:rPr>
                <w:t xml:space="preserve">How did you obtain the fuel wood? </w:t>
              </w:r>
            </w:ins>
          </w:p>
          <w:p w14:paraId="7C21850A" w14:textId="2BC89BAB" w:rsidR="007B362C" w:rsidRPr="008E7E6A" w:rsidRDefault="007B362C">
            <w:pPr>
              <w:rPr>
                <w:ins w:id="2301" w:author="Aleta Haflett" w:date="2014-11-03T11:10:00Z"/>
                <w:sz w:val="20"/>
                <w:szCs w:val="20"/>
              </w:rPr>
            </w:pPr>
            <w:ins w:id="2302" w:author="Aleta Haflett" w:date="2014-11-03T11:35:00Z">
              <w:r w:rsidRPr="008E7E6A">
                <w:rPr>
                  <w:i/>
                  <w:sz w:val="20"/>
                  <w:szCs w:val="20"/>
                </w:rPr>
                <w:t xml:space="preserve">Select all that apply </w:t>
              </w:r>
            </w:ins>
          </w:p>
        </w:tc>
        <w:tc>
          <w:tcPr>
            <w:tcW w:w="3583" w:type="dxa"/>
          </w:tcPr>
          <w:p w14:paraId="4E7CB241" w14:textId="77777777" w:rsidR="007B362C" w:rsidRPr="008E7E6A" w:rsidRDefault="007B362C" w:rsidP="007B362C">
            <w:pPr>
              <w:rPr>
                <w:ins w:id="2303" w:author="Aleta Haflett" w:date="2014-11-03T11:35:00Z"/>
                <w:sz w:val="20"/>
                <w:szCs w:val="20"/>
              </w:rPr>
            </w:pPr>
            <w:ins w:id="2304" w:author="Aleta Haflett" w:date="2014-11-03T11:35:00Z">
              <w:r w:rsidRPr="008E7E6A">
                <w:rPr>
                  <w:sz w:val="20"/>
                  <w:szCs w:val="20"/>
                </w:rPr>
                <w:t>1=Self produce</w:t>
              </w:r>
            </w:ins>
          </w:p>
          <w:p w14:paraId="20CF41FB" w14:textId="77777777" w:rsidR="007B362C" w:rsidRPr="008E7E6A" w:rsidRDefault="007B362C" w:rsidP="007B362C">
            <w:pPr>
              <w:rPr>
                <w:ins w:id="2305" w:author="Aleta Haflett" w:date="2014-11-03T11:35:00Z"/>
                <w:sz w:val="20"/>
                <w:szCs w:val="20"/>
              </w:rPr>
            </w:pPr>
            <w:ins w:id="2306" w:author="Aleta Haflett" w:date="2014-11-03T11:35:00Z">
              <w:r w:rsidRPr="008E7E6A">
                <w:rPr>
                  <w:sz w:val="20"/>
                  <w:szCs w:val="20"/>
                </w:rPr>
                <w:t>2=Purchased</w:t>
              </w:r>
            </w:ins>
          </w:p>
          <w:p w14:paraId="2CF9DB54" w14:textId="4A22EFE8" w:rsidR="007B362C" w:rsidRPr="008E7E6A" w:rsidRDefault="007B362C">
            <w:pPr>
              <w:rPr>
                <w:ins w:id="2307" w:author="Aleta Haflett" w:date="2014-11-03T11:10:00Z"/>
                <w:sz w:val="20"/>
                <w:szCs w:val="20"/>
              </w:rPr>
            </w:pPr>
            <w:ins w:id="2308" w:author="Aleta Haflett" w:date="2014-11-03T11:35:00Z">
              <w:r w:rsidRPr="008E7E6A">
                <w:rPr>
                  <w:sz w:val="20"/>
                  <w:szCs w:val="20"/>
                </w:rPr>
                <w:t>3=Received as a gift</w:t>
              </w:r>
            </w:ins>
          </w:p>
        </w:tc>
        <w:tc>
          <w:tcPr>
            <w:tcW w:w="1255" w:type="dxa"/>
          </w:tcPr>
          <w:p w14:paraId="085FE163" w14:textId="77777777" w:rsidR="007B362C" w:rsidRPr="008E7E6A" w:rsidRDefault="007B362C">
            <w:pPr>
              <w:rPr>
                <w:ins w:id="2309" w:author="Aleta Haflett" w:date="2014-11-03T11:10:00Z"/>
                <w:sz w:val="20"/>
                <w:szCs w:val="20"/>
              </w:rPr>
            </w:pPr>
          </w:p>
        </w:tc>
      </w:tr>
      <w:tr w:rsidR="007B362C" w:rsidRPr="008E7E6A" w14:paraId="28D3A5AD" w14:textId="77777777" w:rsidTr="00F65E5D">
        <w:trPr>
          <w:ins w:id="2310" w:author="Aleta Haflett" w:date="2014-11-03T11:10:00Z"/>
        </w:trPr>
        <w:tc>
          <w:tcPr>
            <w:tcW w:w="516" w:type="dxa"/>
          </w:tcPr>
          <w:p w14:paraId="00E3650A" w14:textId="6CDC8371" w:rsidR="007B362C" w:rsidRPr="00DA1429" w:rsidRDefault="00DA1429" w:rsidP="00DA1429">
            <w:pPr>
              <w:ind w:left="-90"/>
              <w:rPr>
                <w:ins w:id="2311" w:author="Aleta Haflett" w:date="2014-11-03T11:10:00Z"/>
                <w:sz w:val="20"/>
                <w:szCs w:val="20"/>
              </w:rPr>
            </w:pPr>
            <w:r>
              <w:rPr>
                <w:sz w:val="20"/>
                <w:szCs w:val="20"/>
              </w:rPr>
              <w:t>O.7</w:t>
            </w:r>
          </w:p>
        </w:tc>
        <w:tc>
          <w:tcPr>
            <w:tcW w:w="4654" w:type="dxa"/>
          </w:tcPr>
          <w:p w14:paraId="1545400E" w14:textId="77777777" w:rsidR="00072A5F" w:rsidRPr="008E7E6A" w:rsidRDefault="00BB1C09">
            <w:pPr>
              <w:rPr>
                <w:ins w:id="2312" w:author="Aleta Haflett" w:date="2014-11-03T12:12:00Z"/>
                <w:sz w:val="20"/>
                <w:szCs w:val="20"/>
              </w:rPr>
            </w:pPr>
            <w:ins w:id="2313" w:author="Aleta Haflett" w:date="2014-11-03T11:40:00Z">
              <w:r w:rsidRPr="008E7E6A">
                <w:rPr>
                  <w:sz w:val="20"/>
                  <w:szCs w:val="20"/>
                </w:rPr>
                <w:t xml:space="preserve">How did you obtain </w:t>
              </w:r>
              <w:r w:rsidR="00072A5F" w:rsidRPr="008E7E6A">
                <w:rPr>
                  <w:sz w:val="20"/>
                  <w:szCs w:val="20"/>
                </w:rPr>
                <w:t>fuel wood?</w:t>
              </w:r>
            </w:ins>
          </w:p>
          <w:p w14:paraId="015A6F08" w14:textId="77777777" w:rsidR="007B362C" w:rsidRPr="008E7E6A" w:rsidRDefault="00072A5F">
            <w:pPr>
              <w:rPr>
                <w:ins w:id="2314" w:author="Aleta Haflett" w:date="2014-11-03T12:13:00Z"/>
                <w:sz w:val="20"/>
                <w:szCs w:val="20"/>
              </w:rPr>
            </w:pPr>
            <w:ins w:id="2315" w:author="Aleta Haflett" w:date="2014-11-03T12:12:00Z">
              <w:r w:rsidRPr="008E7E6A">
                <w:rPr>
                  <w:i/>
                  <w:sz w:val="20"/>
                  <w:szCs w:val="20"/>
                </w:rPr>
                <w:t>Select all that apply</w:t>
              </w:r>
            </w:ins>
            <w:ins w:id="2316" w:author="Aleta Haflett" w:date="2014-11-03T11:40:00Z">
              <w:r w:rsidRPr="008E7E6A">
                <w:rPr>
                  <w:sz w:val="20"/>
                  <w:szCs w:val="20"/>
                </w:rPr>
                <w:t xml:space="preserve"> </w:t>
              </w:r>
            </w:ins>
          </w:p>
          <w:p w14:paraId="4699C60F" w14:textId="4FECE64C" w:rsidR="00072A5F" w:rsidRPr="008E7E6A" w:rsidRDefault="00072A5F">
            <w:pPr>
              <w:rPr>
                <w:ins w:id="2317" w:author="Aleta Haflett" w:date="2014-11-03T11:10:00Z"/>
                <w:i/>
                <w:sz w:val="20"/>
                <w:szCs w:val="20"/>
              </w:rPr>
            </w:pPr>
            <w:ins w:id="2318" w:author="Aleta Haflett" w:date="2014-11-03T12:13:00Z">
              <w:r w:rsidRPr="008E7E6A">
                <w:rPr>
                  <w:i/>
                  <w:sz w:val="20"/>
                  <w:szCs w:val="20"/>
                </w:rPr>
                <w:t>If =</w:t>
              </w:r>
            </w:ins>
            <w:r w:rsidR="00DA1429">
              <w:rPr>
                <w:i/>
                <w:sz w:val="20"/>
                <w:szCs w:val="20"/>
              </w:rPr>
              <w:t>1, ask O.8</w:t>
            </w:r>
          </w:p>
        </w:tc>
        <w:tc>
          <w:tcPr>
            <w:tcW w:w="3583" w:type="dxa"/>
          </w:tcPr>
          <w:p w14:paraId="1F9196D8" w14:textId="77777777" w:rsidR="007B362C" w:rsidRPr="008E7E6A" w:rsidRDefault="00072A5F">
            <w:pPr>
              <w:rPr>
                <w:ins w:id="2319" w:author="Aleta Haflett" w:date="2014-11-03T12:11:00Z"/>
                <w:sz w:val="20"/>
                <w:szCs w:val="20"/>
              </w:rPr>
            </w:pPr>
            <w:ins w:id="2320" w:author="Aleta Haflett" w:date="2014-11-03T12:11:00Z">
              <w:r w:rsidRPr="008E7E6A">
                <w:rPr>
                  <w:sz w:val="20"/>
                  <w:szCs w:val="20"/>
                </w:rPr>
                <w:t>1=Gathered myself</w:t>
              </w:r>
            </w:ins>
          </w:p>
          <w:p w14:paraId="2F54AA78" w14:textId="77777777" w:rsidR="00072A5F" w:rsidRPr="008E7E6A" w:rsidRDefault="00072A5F">
            <w:pPr>
              <w:rPr>
                <w:ins w:id="2321" w:author="Aleta Haflett" w:date="2014-11-03T12:11:00Z"/>
                <w:sz w:val="20"/>
                <w:szCs w:val="20"/>
              </w:rPr>
            </w:pPr>
            <w:ins w:id="2322" w:author="Aleta Haflett" w:date="2014-11-03T12:11:00Z">
              <w:r w:rsidRPr="008E7E6A">
                <w:rPr>
                  <w:sz w:val="20"/>
                  <w:szCs w:val="20"/>
                </w:rPr>
                <w:t>2=Purchased</w:t>
              </w:r>
            </w:ins>
          </w:p>
          <w:p w14:paraId="144FFF46" w14:textId="5AF8C909" w:rsidR="00072A5F" w:rsidRPr="008E7E6A" w:rsidRDefault="00072A5F">
            <w:pPr>
              <w:rPr>
                <w:ins w:id="2323" w:author="Aleta Haflett" w:date="2014-11-03T11:10:00Z"/>
                <w:sz w:val="20"/>
                <w:szCs w:val="20"/>
              </w:rPr>
            </w:pPr>
            <w:ins w:id="2324" w:author="Aleta Haflett" w:date="2014-11-03T12:12:00Z">
              <w:r w:rsidRPr="008E7E6A">
                <w:rPr>
                  <w:sz w:val="20"/>
                  <w:szCs w:val="20"/>
                </w:rPr>
                <w:t xml:space="preserve">3=Received as a gift </w:t>
              </w:r>
            </w:ins>
          </w:p>
        </w:tc>
        <w:tc>
          <w:tcPr>
            <w:tcW w:w="1255" w:type="dxa"/>
          </w:tcPr>
          <w:p w14:paraId="5C00E164" w14:textId="77777777" w:rsidR="007B362C" w:rsidRPr="008E7E6A" w:rsidRDefault="007B362C">
            <w:pPr>
              <w:rPr>
                <w:ins w:id="2325" w:author="Aleta Haflett" w:date="2014-11-03T11:10:00Z"/>
                <w:b/>
                <w:sz w:val="20"/>
                <w:szCs w:val="20"/>
              </w:rPr>
            </w:pPr>
          </w:p>
        </w:tc>
      </w:tr>
      <w:tr w:rsidR="007B362C" w:rsidRPr="008E7E6A" w14:paraId="58521B42" w14:textId="77777777" w:rsidTr="00F65E5D">
        <w:trPr>
          <w:ins w:id="2326" w:author="Aleta Haflett" w:date="2014-11-03T11:25:00Z"/>
        </w:trPr>
        <w:tc>
          <w:tcPr>
            <w:tcW w:w="516" w:type="dxa"/>
          </w:tcPr>
          <w:p w14:paraId="19321CD1" w14:textId="62AB81FB" w:rsidR="007B362C" w:rsidRPr="00DA1429" w:rsidRDefault="00DA1429" w:rsidP="00DA1429">
            <w:pPr>
              <w:ind w:left="-90"/>
              <w:rPr>
                <w:ins w:id="2327" w:author="Aleta Haflett" w:date="2014-11-03T11:25:00Z"/>
                <w:sz w:val="20"/>
                <w:szCs w:val="20"/>
              </w:rPr>
            </w:pPr>
            <w:r>
              <w:rPr>
                <w:sz w:val="20"/>
                <w:szCs w:val="20"/>
              </w:rPr>
              <w:t xml:space="preserve">O.8 </w:t>
            </w:r>
          </w:p>
        </w:tc>
        <w:tc>
          <w:tcPr>
            <w:tcW w:w="4654" w:type="dxa"/>
          </w:tcPr>
          <w:p w14:paraId="32883D77" w14:textId="25376B28" w:rsidR="007B362C" w:rsidRPr="008E7E6A" w:rsidRDefault="00072A5F">
            <w:pPr>
              <w:rPr>
                <w:ins w:id="2328" w:author="Aleta Haflett" w:date="2014-11-03T11:25:00Z"/>
                <w:sz w:val="20"/>
                <w:szCs w:val="20"/>
              </w:rPr>
            </w:pPr>
            <w:ins w:id="2329" w:author="Aleta Haflett" w:date="2014-11-03T12:15:00Z">
              <w:r w:rsidRPr="008E7E6A">
                <w:rPr>
                  <w:sz w:val="20"/>
                  <w:szCs w:val="20"/>
                </w:rPr>
                <w:t xml:space="preserve">How much time do household members spend gathering fuelwood? </w:t>
              </w:r>
            </w:ins>
          </w:p>
        </w:tc>
        <w:tc>
          <w:tcPr>
            <w:tcW w:w="3583" w:type="dxa"/>
          </w:tcPr>
          <w:p w14:paraId="143F7724" w14:textId="77777777" w:rsidR="00072A5F" w:rsidRPr="008E7E6A" w:rsidRDefault="00072A5F">
            <w:pPr>
              <w:rPr>
                <w:ins w:id="2330" w:author="Aleta Haflett" w:date="2014-11-03T12:15:00Z"/>
                <w:sz w:val="20"/>
                <w:szCs w:val="20"/>
              </w:rPr>
            </w:pPr>
            <w:ins w:id="2331" w:author="Aleta Haflett" w:date="2014-11-03T12:15:00Z">
              <w:r w:rsidRPr="008E7E6A">
                <w:rPr>
                  <w:sz w:val="20"/>
                  <w:szCs w:val="20"/>
                </w:rPr>
                <w:t xml:space="preserve">Hours: </w:t>
              </w:r>
            </w:ins>
          </w:p>
          <w:p w14:paraId="2FAAD945" w14:textId="26AE8965" w:rsidR="00072A5F" w:rsidRPr="008E7E6A" w:rsidRDefault="00072A5F">
            <w:pPr>
              <w:rPr>
                <w:ins w:id="2332" w:author="Aleta Haflett" w:date="2014-11-03T11:25:00Z"/>
                <w:sz w:val="20"/>
                <w:szCs w:val="20"/>
              </w:rPr>
            </w:pPr>
          </w:p>
        </w:tc>
        <w:tc>
          <w:tcPr>
            <w:tcW w:w="1255" w:type="dxa"/>
          </w:tcPr>
          <w:p w14:paraId="485DFA24" w14:textId="77777777" w:rsidR="007B362C" w:rsidRPr="008E7E6A" w:rsidRDefault="007B362C">
            <w:pPr>
              <w:rPr>
                <w:ins w:id="2333" w:author="Aleta Haflett" w:date="2014-11-03T11:25:00Z"/>
                <w:sz w:val="20"/>
                <w:szCs w:val="20"/>
              </w:rPr>
            </w:pPr>
          </w:p>
        </w:tc>
      </w:tr>
      <w:tr w:rsidR="007B362C" w:rsidRPr="008E7E6A" w14:paraId="17A20365" w14:textId="77777777" w:rsidTr="00F65E5D">
        <w:trPr>
          <w:ins w:id="2334" w:author="Aleta Haflett" w:date="2014-11-03T11:25:00Z"/>
        </w:trPr>
        <w:tc>
          <w:tcPr>
            <w:tcW w:w="516" w:type="dxa"/>
          </w:tcPr>
          <w:p w14:paraId="60EC8732" w14:textId="68A664CE" w:rsidR="007B362C" w:rsidRPr="00DA1429" w:rsidRDefault="00DA1429" w:rsidP="00DA1429">
            <w:pPr>
              <w:ind w:left="-90"/>
              <w:rPr>
                <w:ins w:id="2335" w:author="Aleta Haflett" w:date="2014-11-03T11:25:00Z"/>
                <w:sz w:val="20"/>
                <w:szCs w:val="20"/>
              </w:rPr>
            </w:pPr>
            <w:r>
              <w:rPr>
                <w:sz w:val="20"/>
                <w:szCs w:val="20"/>
              </w:rPr>
              <w:t>O.8b</w:t>
            </w:r>
          </w:p>
        </w:tc>
        <w:tc>
          <w:tcPr>
            <w:tcW w:w="4654" w:type="dxa"/>
          </w:tcPr>
          <w:p w14:paraId="6D0B694B" w14:textId="7212E175" w:rsidR="007B362C" w:rsidRPr="008E7E6A" w:rsidRDefault="00072A5F">
            <w:pPr>
              <w:rPr>
                <w:ins w:id="2336" w:author="Aleta Haflett" w:date="2014-11-03T11:25:00Z"/>
                <w:sz w:val="20"/>
                <w:szCs w:val="20"/>
              </w:rPr>
            </w:pPr>
            <w:ins w:id="2337" w:author="Aleta Haflett" w:date="2014-11-03T12:19:00Z">
              <w:r w:rsidRPr="008E7E6A">
                <w:rPr>
                  <w:sz w:val="20"/>
                  <w:szCs w:val="20"/>
                </w:rPr>
                <w:t>Unit</w:t>
              </w:r>
            </w:ins>
          </w:p>
        </w:tc>
        <w:tc>
          <w:tcPr>
            <w:tcW w:w="3583" w:type="dxa"/>
          </w:tcPr>
          <w:p w14:paraId="5CB28A42" w14:textId="77777777" w:rsidR="00072A5F" w:rsidRPr="008E7E6A" w:rsidRDefault="00072A5F">
            <w:pPr>
              <w:rPr>
                <w:ins w:id="2338" w:author="Aleta Haflett" w:date="2014-11-03T12:19:00Z"/>
                <w:sz w:val="20"/>
                <w:szCs w:val="20"/>
              </w:rPr>
            </w:pPr>
            <w:ins w:id="2339" w:author="Aleta Haflett" w:date="2014-11-03T12:18:00Z">
              <w:r w:rsidRPr="008E7E6A">
                <w:rPr>
                  <w:sz w:val="20"/>
                  <w:szCs w:val="20"/>
                </w:rPr>
                <w:t xml:space="preserve">1=day </w:t>
              </w:r>
            </w:ins>
          </w:p>
          <w:p w14:paraId="64169DDC" w14:textId="77777777" w:rsidR="00072A5F" w:rsidRPr="008E7E6A" w:rsidRDefault="00072A5F">
            <w:pPr>
              <w:rPr>
                <w:ins w:id="2340" w:author="Aleta Haflett" w:date="2014-11-03T12:19:00Z"/>
                <w:sz w:val="20"/>
                <w:szCs w:val="20"/>
              </w:rPr>
            </w:pPr>
            <w:ins w:id="2341" w:author="Aleta Haflett" w:date="2014-11-03T12:18:00Z">
              <w:r w:rsidRPr="008E7E6A">
                <w:rPr>
                  <w:sz w:val="20"/>
                  <w:szCs w:val="20"/>
                </w:rPr>
                <w:t xml:space="preserve">2=week </w:t>
              </w:r>
            </w:ins>
          </w:p>
          <w:p w14:paraId="69D3642B" w14:textId="52B2E088" w:rsidR="007B362C" w:rsidRPr="008E7E6A" w:rsidRDefault="00072A5F">
            <w:pPr>
              <w:rPr>
                <w:ins w:id="2342" w:author="Aleta Haflett" w:date="2014-11-03T11:25:00Z"/>
                <w:sz w:val="20"/>
                <w:szCs w:val="20"/>
              </w:rPr>
            </w:pPr>
            <w:ins w:id="2343" w:author="Aleta Haflett" w:date="2014-11-03T12:18:00Z">
              <w:r w:rsidRPr="008E7E6A">
                <w:rPr>
                  <w:sz w:val="20"/>
                  <w:szCs w:val="20"/>
                </w:rPr>
                <w:t>3=month</w:t>
              </w:r>
            </w:ins>
          </w:p>
        </w:tc>
        <w:tc>
          <w:tcPr>
            <w:tcW w:w="1255" w:type="dxa"/>
          </w:tcPr>
          <w:p w14:paraId="6DB6C49F" w14:textId="77777777" w:rsidR="007B362C" w:rsidRPr="008E7E6A" w:rsidRDefault="007B362C">
            <w:pPr>
              <w:rPr>
                <w:ins w:id="2344" w:author="Aleta Haflett" w:date="2014-11-03T11:25:00Z"/>
                <w:sz w:val="20"/>
                <w:szCs w:val="20"/>
              </w:rPr>
            </w:pPr>
          </w:p>
        </w:tc>
      </w:tr>
      <w:tr w:rsidR="005C016F" w:rsidRPr="008E7E6A" w14:paraId="067DAF19" w14:textId="77777777" w:rsidTr="00F65E5D">
        <w:trPr>
          <w:ins w:id="2345" w:author="Aleta Haflett" w:date="2014-11-03T12:24:00Z"/>
        </w:trPr>
        <w:tc>
          <w:tcPr>
            <w:tcW w:w="516" w:type="dxa"/>
          </w:tcPr>
          <w:p w14:paraId="11BE000E" w14:textId="52761EE2" w:rsidR="005C016F" w:rsidRPr="00DA1429" w:rsidRDefault="00DA1429" w:rsidP="00DA1429">
            <w:pPr>
              <w:ind w:left="-90"/>
              <w:rPr>
                <w:ins w:id="2346" w:author="Aleta Haflett" w:date="2014-11-03T12:24:00Z"/>
                <w:sz w:val="20"/>
                <w:szCs w:val="20"/>
              </w:rPr>
            </w:pPr>
            <w:r>
              <w:rPr>
                <w:sz w:val="20"/>
                <w:szCs w:val="20"/>
              </w:rPr>
              <w:t>O.9</w:t>
            </w:r>
          </w:p>
        </w:tc>
        <w:tc>
          <w:tcPr>
            <w:tcW w:w="4654" w:type="dxa"/>
          </w:tcPr>
          <w:p w14:paraId="5E84EF38" w14:textId="77777777" w:rsidR="005C016F" w:rsidRPr="008E7E6A" w:rsidRDefault="005C016F">
            <w:pPr>
              <w:rPr>
                <w:ins w:id="2347" w:author="Aleta Haflett" w:date="2014-11-03T12:25:00Z"/>
                <w:sz w:val="20"/>
                <w:szCs w:val="20"/>
              </w:rPr>
            </w:pPr>
            <w:ins w:id="2348" w:author="Aleta Haflett" w:date="2014-11-03T12:24:00Z">
              <w:r w:rsidRPr="008E7E6A">
                <w:rPr>
                  <w:sz w:val="20"/>
                  <w:szCs w:val="20"/>
                </w:rPr>
                <w:t xml:space="preserve">Do you know any alternative energy sources for fuel and charcoal? </w:t>
              </w:r>
            </w:ins>
          </w:p>
          <w:p w14:paraId="4114D434" w14:textId="299C3F6E" w:rsidR="005C016F" w:rsidRPr="008E7E6A" w:rsidRDefault="005C016F">
            <w:pPr>
              <w:rPr>
                <w:ins w:id="2349" w:author="Aleta Haflett" w:date="2014-11-03T12:24:00Z"/>
                <w:i/>
                <w:sz w:val="20"/>
                <w:szCs w:val="20"/>
              </w:rPr>
            </w:pPr>
            <w:ins w:id="2350" w:author="Aleta Haflett" w:date="2014-11-03T12:25:00Z">
              <w:r w:rsidRPr="008E7E6A">
                <w:rPr>
                  <w:i/>
                  <w:sz w:val="20"/>
                  <w:szCs w:val="20"/>
                </w:rPr>
                <w:t xml:space="preserve">If =0, skip to </w:t>
              </w:r>
            </w:ins>
            <w:r w:rsidR="00DA1429">
              <w:rPr>
                <w:i/>
                <w:sz w:val="20"/>
                <w:szCs w:val="20"/>
              </w:rPr>
              <w:t>O13</w:t>
            </w:r>
          </w:p>
        </w:tc>
        <w:tc>
          <w:tcPr>
            <w:tcW w:w="3583" w:type="dxa"/>
          </w:tcPr>
          <w:p w14:paraId="7E24920F" w14:textId="77777777" w:rsidR="005C016F" w:rsidRPr="008E7E6A" w:rsidRDefault="005C016F">
            <w:pPr>
              <w:rPr>
                <w:ins w:id="2351" w:author="Aleta Haflett" w:date="2014-11-03T12:24:00Z"/>
                <w:sz w:val="20"/>
                <w:szCs w:val="20"/>
              </w:rPr>
            </w:pPr>
            <w:ins w:id="2352" w:author="Aleta Haflett" w:date="2014-11-03T12:24:00Z">
              <w:r w:rsidRPr="008E7E6A">
                <w:rPr>
                  <w:sz w:val="20"/>
                  <w:szCs w:val="20"/>
                </w:rPr>
                <w:t>0=No</w:t>
              </w:r>
            </w:ins>
          </w:p>
          <w:p w14:paraId="571DB4CB" w14:textId="2BCC7A84" w:rsidR="005C016F" w:rsidRPr="008E7E6A" w:rsidRDefault="005C016F">
            <w:pPr>
              <w:rPr>
                <w:ins w:id="2353" w:author="Aleta Haflett" w:date="2014-11-03T12:24:00Z"/>
                <w:sz w:val="20"/>
                <w:szCs w:val="20"/>
              </w:rPr>
            </w:pPr>
            <w:ins w:id="2354" w:author="Aleta Haflett" w:date="2014-11-03T12:25:00Z">
              <w:r w:rsidRPr="008E7E6A">
                <w:rPr>
                  <w:sz w:val="20"/>
                  <w:szCs w:val="20"/>
                </w:rPr>
                <w:t xml:space="preserve">1=Yes </w:t>
              </w:r>
            </w:ins>
          </w:p>
        </w:tc>
        <w:tc>
          <w:tcPr>
            <w:tcW w:w="1255" w:type="dxa"/>
          </w:tcPr>
          <w:p w14:paraId="29ADAAC9" w14:textId="77777777" w:rsidR="005C016F" w:rsidRPr="008E7E6A" w:rsidRDefault="005C016F">
            <w:pPr>
              <w:rPr>
                <w:ins w:id="2355" w:author="Aleta Haflett" w:date="2014-11-03T12:24:00Z"/>
                <w:sz w:val="20"/>
                <w:szCs w:val="20"/>
              </w:rPr>
            </w:pPr>
          </w:p>
        </w:tc>
      </w:tr>
    </w:tbl>
    <w:p w14:paraId="747248C2" w14:textId="5C044B60" w:rsidR="00F05B1A" w:rsidRDefault="00F05B1A">
      <w:pPr>
        <w:rPr>
          <w:ins w:id="2356" w:author="Aleta Haflett" w:date="2014-11-03T11:09:00Z"/>
          <w:b/>
        </w:rPr>
      </w:pPr>
    </w:p>
    <w:tbl>
      <w:tblPr>
        <w:tblStyle w:val="TableGrid"/>
        <w:tblW w:w="0" w:type="auto"/>
        <w:tblLook w:val="04A0" w:firstRow="1" w:lastRow="0" w:firstColumn="1" w:lastColumn="0" w:noHBand="0" w:noVBand="1"/>
      </w:tblPr>
      <w:tblGrid>
        <w:gridCol w:w="2574"/>
        <w:gridCol w:w="2214"/>
        <w:gridCol w:w="2124"/>
        <w:gridCol w:w="3186"/>
      </w:tblGrid>
      <w:tr w:rsidR="005C016F" w14:paraId="3D4AA865" w14:textId="77777777" w:rsidTr="008E7E6A">
        <w:trPr>
          <w:ins w:id="2357" w:author="Aleta Haflett" w:date="2014-11-03T12:24:00Z"/>
        </w:trPr>
        <w:tc>
          <w:tcPr>
            <w:tcW w:w="2574" w:type="dxa"/>
          </w:tcPr>
          <w:p w14:paraId="1318EAD4" w14:textId="44DA2D28" w:rsidR="005C016F" w:rsidRPr="00AC07EE" w:rsidRDefault="005C016F">
            <w:pPr>
              <w:rPr>
                <w:ins w:id="2358" w:author="Aleta Haflett" w:date="2014-11-03T12:24:00Z"/>
                <w:sz w:val="20"/>
                <w:szCs w:val="20"/>
              </w:rPr>
            </w:pPr>
            <w:ins w:id="2359" w:author="Aleta Haflett" w:date="2014-11-03T12:28:00Z">
              <w:r w:rsidRPr="00AC07EE">
                <w:rPr>
                  <w:sz w:val="20"/>
                  <w:szCs w:val="20"/>
                </w:rPr>
                <w:t>Fuel source</w:t>
              </w:r>
            </w:ins>
          </w:p>
        </w:tc>
        <w:tc>
          <w:tcPr>
            <w:tcW w:w="2214" w:type="dxa"/>
          </w:tcPr>
          <w:p w14:paraId="01032AC8" w14:textId="188B9B19" w:rsidR="005C016F" w:rsidRPr="00AC07EE" w:rsidRDefault="00DA1429">
            <w:pPr>
              <w:rPr>
                <w:ins w:id="2360" w:author="Aleta Haflett" w:date="2014-11-03T12:28:00Z"/>
                <w:sz w:val="20"/>
                <w:szCs w:val="20"/>
              </w:rPr>
            </w:pPr>
            <w:r>
              <w:rPr>
                <w:sz w:val="20"/>
                <w:szCs w:val="20"/>
              </w:rPr>
              <w:t xml:space="preserve">O.10 </w:t>
            </w:r>
            <w:ins w:id="2361" w:author="Aleta Haflett" w:date="2014-11-03T12:28:00Z">
              <w:r w:rsidR="005C016F" w:rsidRPr="00AC07EE">
                <w:rPr>
                  <w:sz w:val="20"/>
                  <w:szCs w:val="20"/>
                </w:rPr>
                <w:t xml:space="preserve">Which alternative energy sources do you know? </w:t>
              </w:r>
            </w:ins>
          </w:p>
          <w:p w14:paraId="45760D16" w14:textId="5CE0E439" w:rsidR="005C016F" w:rsidRPr="00AC07EE" w:rsidRDefault="005C016F">
            <w:pPr>
              <w:rPr>
                <w:ins w:id="2362" w:author="Aleta Haflett" w:date="2014-11-03T12:28:00Z"/>
                <w:sz w:val="20"/>
                <w:szCs w:val="20"/>
              </w:rPr>
            </w:pPr>
            <w:ins w:id="2363" w:author="Aleta Haflett" w:date="2014-11-03T12:28:00Z">
              <w:r w:rsidRPr="00AC07EE">
                <w:rPr>
                  <w:sz w:val="20"/>
                  <w:szCs w:val="20"/>
                </w:rPr>
                <w:t>For each fuel source: 0=No, 1=Yes</w:t>
              </w:r>
            </w:ins>
          </w:p>
          <w:p w14:paraId="7EE57C30" w14:textId="718CE690" w:rsidR="005C016F" w:rsidRPr="00AC07EE" w:rsidRDefault="005C016F">
            <w:pPr>
              <w:rPr>
                <w:ins w:id="2364" w:author="Aleta Haflett" w:date="2014-11-03T12:28:00Z"/>
                <w:i/>
                <w:sz w:val="20"/>
                <w:szCs w:val="20"/>
              </w:rPr>
            </w:pPr>
            <w:ins w:id="2365" w:author="Aleta Haflett" w:date="2014-11-03T12:28:00Z">
              <w:r w:rsidRPr="00AC07EE">
                <w:rPr>
                  <w:i/>
                  <w:sz w:val="20"/>
                  <w:szCs w:val="20"/>
                </w:rPr>
                <w:t>Probe and code</w:t>
              </w:r>
            </w:ins>
          </w:p>
          <w:p w14:paraId="3AA059BD" w14:textId="349F8B3E" w:rsidR="005C016F" w:rsidRPr="00AC07EE" w:rsidRDefault="005C016F">
            <w:pPr>
              <w:rPr>
                <w:ins w:id="2366" w:author="Aleta Haflett" w:date="2014-11-03T12:28:00Z"/>
                <w:i/>
                <w:sz w:val="20"/>
                <w:szCs w:val="20"/>
              </w:rPr>
            </w:pPr>
            <w:ins w:id="2367" w:author="Aleta Haflett" w:date="2014-11-03T12:28:00Z">
              <w:r w:rsidRPr="00AC07EE">
                <w:rPr>
                  <w:i/>
                  <w:sz w:val="20"/>
                  <w:szCs w:val="20"/>
                </w:rPr>
                <w:t>If 0, skip to next fuel source</w:t>
              </w:r>
            </w:ins>
          </w:p>
          <w:p w14:paraId="3DF5837C" w14:textId="32659A84" w:rsidR="005C016F" w:rsidRPr="00AC07EE" w:rsidRDefault="005C016F">
            <w:pPr>
              <w:rPr>
                <w:ins w:id="2368" w:author="Aleta Haflett" w:date="2014-11-03T12:24:00Z"/>
                <w:i/>
              </w:rPr>
            </w:pPr>
          </w:p>
        </w:tc>
        <w:tc>
          <w:tcPr>
            <w:tcW w:w="2124" w:type="dxa"/>
          </w:tcPr>
          <w:p w14:paraId="004BF326" w14:textId="3EC9BD23" w:rsidR="005C016F" w:rsidRPr="00AC07EE" w:rsidRDefault="00DA1429">
            <w:pPr>
              <w:rPr>
                <w:ins w:id="2369" w:author="Aleta Haflett" w:date="2014-11-03T12:32:00Z"/>
                <w:sz w:val="20"/>
                <w:szCs w:val="20"/>
              </w:rPr>
            </w:pPr>
            <w:r>
              <w:rPr>
                <w:sz w:val="20"/>
                <w:szCs w:val="20"/>
              </w:rPr>
              <w:t xml:space="preserve">O.11 </w:t>
            </w:r>
            <w:ins w:id="2370" w:author="Aleta Haflett" w:date="2014-11-03T12:32:00Z">
              <w:r w:rsidR="00AC07EE" w:rsidRPr="00AC07EE">
                <w:rPr>
                  <w:sz w:val="20"/>
                  <w:szCs w:val="20"/>
                </w:rPr>
                <w:t xml:space="preserve">Are you currently using &lt;fuel&gt; in your household? </w:t>
              </w:r>
            </w:ins>
          </w:p>
          <w:p w14:paraId="0EC1F5EE" w14:textId="7CBBA229" w:rsidR="00AC07EE" w:rsidRPr="00AC07EE" w:rsidRDefault="00AC07EE">
            <w:pPr>
              <w:rPr>
                <w:ins w:id="2371" w:author="Aleta Haflett" w:date="2014-11-03T12:24:00Z"/>
                <w:sz w:val="20"/>
                <w:szCs w:val="20"/>
              </w:rPr>
            </w:pPr>
            <w:ins w:id="2372" w:author="Aleta Haflett" w:date="2014-11-03T12:32:00Z">
              <w:r w:rsidRPr="00AC07EE">
                <w:rPr>
                  <w:sz w:val="20"/>
                  <w:szCs w:val="20"/>
                </w:rPr>
                <w:t>If 1, skip x and go to next fuel source</w:t>
              </w:r>
            </w:ins>
          </w:p>
        </w:tc>
        <w:tc>
          <w:tcPr>
            <w:tcW w:w="3186" w:type="dxa"/>
          </w:tcPr>
          <w:p w14:paraId="4549094A" w14:textId="5C69C440" w:rsidR="005C016F" w:rsidRDefault="00DA1429">
            <w:pPr>
              <w:rPr>
                <w:ins w:id="2373" w:author="Aleta Haflett" w:date="2014-11-03T12:33:00Z"/>
                <w:sz w:val="20"/>
                <w:szCs w:val="20"/>
              </w:rPr>
            </w:pPr>
            <w:r>
              <w:rPr>
                <w:sz w:val="20"/>
                <w:szCs w:val="20"/>
              </w:rPr>
              <w:t xml:space="preserve">O.12 </w:t>
            </w:r>
            <w:ins w:id="2374" w:author="Aleta Haflett" w:date="2014-11-03T12:32:00Z">
              <w:r w:rsidR="00AC07EE" w:rsidRPr="00AC07EE">
                <w:rPr>
                  <w:sz w:val="20"/>
                  <w:szCs w:val="20"/>
                </w:rPr>
                <w:t>What is the main reason you are not currently using &lt;fuel?</w:t>
              </w:r>
            </w:ins>
          </w:p>
          <w:p w14:paraId="1DF630A1" w14:textId="77777777" w:rsidR="00AC07EE" w:rsidRDefault="00AC07EE">
            <w:pPr>
              <w:rPr>
                <w:ins w:id="2375" w:author="Aleta Haflett" w:date="2014-11-03T12:33:00Z"/>
                <w:sz w:val="20"/>
                <w:szCs w:val="20"/>
              </w:rPr>
            </w:pPr>
            <w:ins w:id="2376" w:author="Aleta Haflett" w:date="2014-11-03T12:33:00Z">
              <w:r>
                <w:rPr>
                  <w:sz w:val="20"/>
                  <w:szCs w:val="20"/>
                </w:rPr>
                <w:t>1=Too expensive</w:t>
              </w:r>
            </w:ins>
          </w:p>
          <w:p w14:paraId="09212F91" w14:textId="77777777" w:rsidR="00AC07EE" w:rsidRDefault="00AC07EE">
            <w:pPr>
              <w:rPr>
                <w:ins w:id="2377" w:author="Aleta Haflett" w:date="2014-11-03T12:33:00Z"/>
                <w:sz w:val="20"/>
                <w:szCs w:val="20"/>
              </w:rPr>
            </w:pPr>
            <w:ins w:id="2378" w:author="Aleta Haflett" w:date="2014-11-03T12:33:00Z">
              <w:r>
                <w:rPr>
                  <w:sz w:val="20"/>
                  <w:szCs w:val="20"/>
                </w:rPr>
                <w:t>2=Not available</w:t>
              </w:r>
            </w:ins>
          </w:p>
          <w:p w14:paraId="1EDA9B86" w14:textId="77777777" w:rsidR="00AC07EE" w:rsidRDefault="00AC07EE">
            <w:pPr>
              <w:rPr>
                <w:ins w:id="2379" w:author="Aleta Haflett" w:date="2014-11-03T12:34:00Z"/>
                <w:sz w:val="20"/>
                <w:szCs w:val="20"/>
              </w:rPr>
            </w:pPr>
            <w:ins w:id="2380" w:author="Aleta Haflett" w:date="2014-11-03T12:33:00Z">
              <w:r>
                <w:rPr>
                  <w:sz w:val="20"/>
                  <w:szCs w:val="20"/>
                </w:rPr>
                <w:t>3=Don’t know how to use it</w:t>
              </w:r>
            </w:ins>
          </w:p>
          <w:p w14:paraId="438D17AE" w14:textId="77777777" w:rsidR="00AC07EE" w:rsidRDefault="00AC07EE">
            <w:pPr>
              <w:rPr>
                <w:ins w:id="2381" w:author="Aleta Haflett" w:date="2014-11-03T12:34:00Z"/>
                <w:sz w:val="20"/>
                <w:szCs w:val="20"/>
              </w:rPr>
            </w:pPr>
            <w:ins w:id="2382" w:author="Aleta Haflett" w:date="2014-11-03T12:34:00Z">
              <w:r>
                <w:rPr>
                  <w:sz w:val="20"/>
                  <w:szCs w:val="20"/>
                </w:rPr>
                <w:t>4=More time-consuming</w:t>
              </w:r>
            </w:ins>
          </w:p>
          <w:p w14:paraId="1C792884" w14:textId="77777777" w:rsidR="00AC07EE" w:rsidRDefault="00AC07EE">
            <w:pPr>
              <w:rPr>
                <w:ins w:id="2383" w:author="Aleta Haflett" w:date="2014-11-03T12:34:00Z"/>
                <w:sz w:val="20"/>
                <w:szCs w:val="20"/>
              </w:rPr>
            </w:pPr>
            <w:ins w:id="2384" w:author="Aleta Haflett" w:date="2014-11-03T12:34:00Z">
              <w:r>
                <w:rPr>
                  <w:sz w:val="20"/>
                  <w:szCs w:val="20"/>
                </w:rPr>
                <w:t>5=Because of the small</w:t>
              </w:r>
            </w:ins>
          </w:p>
          <w:p w14:paraId="54A5D9CD" w14:textId="77777777" w:rsidR="00AC07EE" w:rsidRDefault="00AC07EE">
            <w:pPr>
              <w:rPr>
                <w:ins w:id="2385" w:author="Aleta Haflett" w:date="2014-11-03T12:35:00Z"/>
                <w:sz w:val="20"/>
                <w:szCs w:val="20"/>
              </w:rPr>
            </w:pPr>
            <w:ins w:id="2386" w:author="Aleta Haflett" w:date="2014-11-03T12:34:00Z">
              <w:r>
                <w:rPr>
                  <w:sz w:val="20"/>
                  <w:szCs w:val="20"/>
                </w:rPr>
                <w:t>6=Just don</w:t>
              </w:r>
            </w:ins>
            <w:ins w:id="2387" w:author="Aleta Haflett" w:date="2014-11-03T12:35:00Z">
              <w:r>
                <w:rPr>
                  <w:sz w:val="20"/>
                  <w:szCs w:val="20"/>
                </w:rPr>
                <w:t>’t want to</w:t>
              </w:r>
            </w:ins>
          </w:p>
          <w:p w14:paraId="7CEC85BF" w14:textId="7B120799" w:rsidR="00AC07EE" w:rsidRDefault="00AC07EE">
            <w:pPr>
              <w:rPr>
                <w:ins w:id="2388" w:author="Aleta Haflett" w:date="2014-11-03T12:35:00Z"/>
                <w:sz w:val="20"/>
                <w:szCs w:val="20"/>
              </w:rPr>
            </w:pPr>
            <w:ins w:id="2389" w:author="Aleta Haflett" w:date="2014-11-03T12:35:00Z">
              <w:r>
                <w:rPr>
                  <w:sz w:val="20"/>
                  <w:szCs w:val="20"/>
                </w:rPr>
                <w:t>7=No reason to use an alternative – there is plenty of wood/charcoal</w:t>
              </w:r>
            </w:ins>
          </w:p>
          <w:p w14:paraId="285E9D41" w14:textId="77231A74" w:rsidR="00AC07EE" w:rsidRDefault="00AC07EE">
            <w:pPr>
              <w:rPr>
                <w:ins w:id="2390" w:author="Aleta Haflett" w:date="2014-11-03T12:35:00Z"/>
                <w:sz w:val="20"/>
                <w:szCs w:val="20"/>
              </w:rPr>
            </w:pPr>
            <w:ins w:id="2391" w:author="Aleta Haflett" w:date="2014-11-03T12:35:00Z">
              <w:r>
                <w:rPr>
                  <w:sz w:val="20"/>
                  <w:szCs w:val="20"/>
                </w:rPr>
                <w:t xml:space="preserve">8=Cultural reasons </w:t>
              </w:r>
            </w:ins>
          </w:p>
          <w:p w14:paraId="420462AF" w14:textId="78ECF678" w:rsidR="00AC07EE" w:rsidRPr="00AC07EE" w:rsidRDefault="00AC07EE">
            <w:pPr>
              <w:rPr>
                <w:ins w:id="2392" w:author="Aleta Haflett" w:date="2014-11-03T12:24:00Z"/>
                <w:sz w:val="20"/>
                <w:szCs w:val="20"/>
              </w:rPr>
            </w:pPr>
            <w:ins w:id="2393" w:author="Aleta Haflett" w:date="2014-11-03T12:35:00Z">
              <w:r>
                <w:rPr>
                  <w:sz w:val="20"/>
                  <w:szCs w:val="20"/>
                </w:rPr>
                <w:t xml:space="preserve">97=Other, specify </w:t>
              </w:r>
            </w:ins>
          </w:p>
        </w:tc>
      </w:tr>
      <w:tr w:rsidR="005C016F" w14:paraId="24ADA930" w14:textId="77777777" w:rsidTr="008E7E6A">
        <w:trPr>
          <w:ins w:id="2394" w:author="Aleta Haflett" w:date="2014-11-03T12:24:00Z"/>
        </w:trPr>
        <w:tc>
          <w:tcPr>
            <w:tcW w:w="2574" w:type="dxa"/>
          </w:tcPr>
          <w:p w14:paraId="742AF5D7" w14:textId="63DC9F25" w:rsidR="005C016F" w:rsidRPr="00AC07EE" w:rsidRDefault="00F65E5D">
            <w:pPr>
              <w:rPr>
                <w:ins w:id="2395" w:author="Aleta Haflett" w:date="2014-11-03T12:24:00Z"/>
                <w:sz w:val="20"/>
                <w:szCs w:val="20"/>
              </w:rPr>
            </w:pPr>
            <w:r>
              <w:rPr>
                <w:sz w:val="20"/>
                <w:szCs w:val="20"/>
              </w:rPr>
              <w:t xml:space="preserve">a. </w:t>
            </w:r>
            <w:ins w:id="2396" w:author="Aleta Haflett" w:date="2014-11-03T12:25:00Z">
              <w:r w:rsidR="005C016F" w:rsidRPr="00AC07EE">
                <w:rPr>
                  <w:sz w:val="20"/>
                  <w:szCs w:val="20"/>
                </w:rPr>
                <w:t>Coal</w:t>
              </w:r>
            </w:ins>
          </w:p>
        </w:tc>
        <w:tc>
          <w:tcPr>
            <w:tcW w:w="2214" w:type="dxa"/>
          </w:tcPr>
          <w:p w14:paraId="2F26406D" w14:textId="77777777" w:rsidR="005C016F" w:rsidRPr="005C016F" w:rsidRDefault="005C016F">
            <w:pPr>
              <w:rPr>
                <w:ins w:id="2397" w:author="Aleta Haflett" w:date="2014-11-03T12:24:00Z"/>
              </w:rPr>
            </w:pPr>
          </w:p>
        </w:tc>
        <w:tc>
          <w:tcPr>
            <w:tcW w:w="2124" w:type="dxa"/>
          </w:tcPr>
          <w:p w14:paraId="6982713C" w14:textId="77777777" w:rsidR="005C016F" w:rsidRPr="005C016F" w:rsidRDefault="005C016F">
            <w:pPr>
              <w:rPr>
                <w:ins w:id="2398" w:author="Aleta Haflett" w:date="2014-11-03T12:24:00Z"/>
              </w:rPr>
            </w:pPr>
          </w:p>
        </w:tc>
        <w:tc>
          <w:tcPr>
            <w:tcW w:w="3186" w:type="dxa"/>
          </w:tcPr>
          <w:p w14:paraId="4C3EEA41" w14:textId="77777777" w:rsidR="005C016F" w:rsidRPr="005C016F" w:rsidRDefault="005C016F">
            <w:pPr>
              <w:rPr>
                <w:ins w:id="2399" w:author="Aleta Haflett" w:date="2014-11-03T12:24:00Z"/>
              </w:rPr>
            </w:pPr>
          </w:p>
        </w:tc>
      </w:tr>
      <w:tr w:rsidR="005C016F" w14:paraId="737F17BF" w14:textId="77777777" w:rsidTr="008E7E6A">
        <w:trPr>
          <w:ins w:id="2400" w:author="Aleta Haflett" w:date="2014-11-03T12:24:00Z"/>
        </w:trPr>
        <w:tc>
          <w:tcPr>
            <w:tcW w:w="2574" w:type="dxa"/>
          </w:tcPr>
          <w:p w14:paraId="35406DA8" w14:textId="087CBE66" w:rsidR="005C016F" w:rsidRPr="00AC07EE" w:rsidRDefault="00F65E5D">
            <w:pPr>
              <w:rPr>
                <w:ins w:id="2401" w:author="Aleta Haflett" w:date="2014-11-03T12:24:00Z"/>
                <w:sz w:val="20"/>
                <w:szCs w:val="20"/>
              </w:rPr>
            </w:pPr>
            <w:r>
              <w:rPr>
                <w:sz w:val="20"/>
                <w:szCs w:val="20"/>
              </w:rPr>
              <w:t xml:space="preserve">b. </w:t>
            </w:r>
            <w:ins w:id="2402" w:author="Aleta Haflett" w:date="2014-11-03T12:27:00Z">
              <w:r w:rsidR="005C016F" w:rsidRPr="00AC07EE">
                <w:rPr>
                  <w:sz w:val="20"/>
                  <w:szCs w:val="20"/>
                </w:rPr>
                <w:t>Diesel</w:t>
              </w:r>
            </w:ins>
          </w:p>
        </w:tc>
        <w:tc>
          <w:tcPr>
            <w:tcW w:w="2214" w:type="dxa"/>
          </w:tcPr>
          <w:p w14:paraId="03BB89FF" w14:textId="77777777" w:rsidR="005C016F" w:rsidRPr="005C016F" w:rsidRDefault="005C016F">
            <w:pPr>
              <w:rPr>
                <w:ins w:id="2403" w:author="Aleta Haflett" w:date="2014-11-03T12:24:00Z"/>
              </w:rPr>
            </w:pPr>
          </w:p>
        </w:tc>
        <w:tc>
          <w:tcPr>
            <w:tcW w:w="2124" w:type="dxa"/>
          </w:tcPr>
          <w:p w14:paraId="4CA9A572" w14:textId="77777777" w:rsidR="005C016F" w:rsidRPr="005C016F" w:rsidRDefault="005C016F">
            <w:pPr>
              <w:rPr>
                <w:ins w:id="2404" w:author="Aleta Haflett" w:date="2014-11-03T12:24:00Z"/>
              </w:rPr>
            </w:pPr>
          </w:p>
        </w:tc>
        <w:tc>
          <w:tcPr>
            <w:tcW w:w="3186" w:type="dxa"/>
          </w:tcPr>
          <w:p w14:paraId="233CEDE4" w14:textId="77777777" w:rsidR="005C016F" w:rsidRPr="005C016F" w:rsidRDefault="005C016F">
            <w:pPr>
              <w:rPr>
                <w:ins w:id="2405" w:author="Aleta Haflett" w:date="2014-11-03T12:24:00Z"/>
              </w:rPr>
            </w:pPr>
          </w:p>
        </w:tc>
      </w:tr>
      <w:tr w:rsidR="005C016F" w14:paraId="531214CC" w14:textId="77777777" w:rsidTr="008E7E6A">
        <w:trPr>
          <w:ins w:id="2406" w:author="Aleta Haflett" w:date="2014-11-03T12:24:00Z"/>
        </w:trPr>
        <w:tc>
          <w:tcPr>
            <w:tcW w:w="2574" w:type="dxa"/>
          </w:tcPr>
          <w:p w14:paraId="6DBEE502" w14:textId="34A0FE7C" w:rsidR="005C016F" w:rsidRPr="00AC07EE" w:rsidRDefault="00F65E5D">
            <w:pPr>
              <w:rPr>
                <w:ins w:id="2407" w:author="Aleta Haflett" w:date="2014-11-03T12:24:00Z"/>
                <w:sz w:val="20"/>
                <w:szCs w:val="20"/>
              </w:rPr>
            </w:pPr>
            <w:r>
              <w:rPr>
                <w:sz w:val="20"/>
                <w:szCs w:val="20"/>
              </w:rPr>
              <w:t xml:space="preserve">c. </w:t>
            </w:r>
            <w:ins w:id="2408" w:author="Aleta Haflett" w:date="2014-11-03T12:27:00Z">
              <w:r w:rsidR="005C016F" w:rsidRPr="00AC07EE">
                <w:rPr>
                  <w:sz w:val="20"/>
                  <w:szCs w:val="20"/>
                </w:rPr>
                <w:t>Manure</w:t>
              </w:r>
            </w:ins>
          </w:p>
        </w:tc>
        <w:tc>
          <w:tcPr>
            <w:tcW w:w="2214" w:type="dxa"/>
          </w:tcPr>
          <w:p w14:paraId="4F6469D9" w14:textId="77777777" w:rsidR="005C016F" w:rsidRPr="005C016F" w:rsidRDefault="005C016F">
            <w:pPr>
              <w:rPr>
                <w:ins w:id="2409" w:author="Aleta Haflett" w:date="2014-11-03T12:24:00Z"/>
              </w:rPr>
            </w:pPr>
          </w:p>
        </w:tc>
        <w:tc>
          <w:tcPr>
            <w:tcW w:w="2124" w:type="dxa"/>
          </w:tcPr>
          <w:p w14:paraId="5A3D87DE" w14:textId="77777777" w:rsidR="005C016F" w:rsidRPr="005C016F" w:rsidRDefault="005C016F">
            <w:pPr>
              <w:rPr>
                <w:ins w:id="2410" w:author="Aleta Haflett" w:date="2014-11-03T12:24:00Z"/>
              </w:rPr>
            </w:pPr>
          </w:p>
        </w:tc>
        <w:tc>
          <w:tcPr>
            <w:tcW w:w="3186" w:type="dxa"/>
          </w:tcPr>
          <w:p w14:paraId="059227EB" w14:textId="77777777" w:rsidR="005C016F" w:rsidRPr="005C016F" w:rsidRDefault="005C016F">
            <w:pPr>
              <w:rPr>
                <w:ins w:id="2411" w:author="Aleta Haflett" w:date="2014-11-03T12:24:00Z"/>
              </w:rPr>
            </w:pPr>
          </w:p>
        </w:tc>
      </w:tr>
      <w:tr w:rsidR="005C016F" w14:paraId="78552BF8" w14:textId="77777777" w:rsidTr="008E7E6A">
        <w:trPr>
          <w:ins w:id="2412" w:author="Aleta Haflett" w:date="2014-11-03T12:24:00Z"/>
        </w:trPr>
        <w:tc>
          <w:tcPr>
            <w:tcW w:w="2574" w:type="dxa"/>
          </w:tcPr>
          <w:p w14:paraId="77B4B950" w14:textId="1F4FB410" w:rsidR="005C016F" w:rsidRPr="00AC07EE" w:rsidRDefault="00F65E5D">
            <w:pPr>
              <w:rPr>
                <w:ins w:id="2413" w:author="Aleta Haflett" w:date="2014-11-03T12:24:00Z"/>
                <w:sz w:val="20"/>
                <w:szCs w:val="20"/>
              </w:rPr>
            </w:pPr>
            <w:r>
              <w:rPr>
                <w:sz w:val="20"/>
                <w:szCs w:val="20"/>
              </w:rPr>
              <w:t xml:space="preserve">d. </w:t>
            </w:r>
            <w:ins w:id="2414" w:author="Aleta Haflett" w:date="2014-11-03T12:27:00Z">
              <w:r w:rsidR="005C016F" w:rsidRPr="00AC07EE">
                <w:rPr>
                  <w:sz w:val="20"/>
                  <w:szCs w:val="20"/>
                </w:rPr>
                <w:t>Electricity</w:t>
              </w:r>
            </w:ins>
          </w:p>
        </w:tc>
        <w:tc>
          <w:tcPr>
            <w:tcW w:w="2214" w:type="dxa"/>
          </w:tcPr>
          <w:p w14:paraId="6B361EC8" w14:textId="77777777" w:rsidR="005C016F" w:rsidRPr="005C016F" w:rsidRDefault="005C016F">
            <w:pPr>
              <w:rPr>
                <w:ins w:id="2415" w:author="Aleta Haflett" w:date="2014-11-03T12:24:00Z"/>
              </w:rPr>
            </w:pPr>
          </w:p>
        </w:tc>
        <w:tc>
          <w:tcPr>
            <w:tcW w:w="2124" w:type="dxa"/>
          </w:tcPr>
          <w:p w14:paraId="1647CE14" w14:textId="77777777" w:rsidR="005C016F" w:rsidRPr="005C016F" w:rsidRDefault="005C016F">
            <w:pPr>
              <w:rPr>
                <w:ins w:id="2416" w:author="Aleta Haflett" w:date="2014-11-03T12:24:00Z"/>
              </w:rPr>
            </w:pPr>
          </w:p>
        </w:tc>
        <w:tc>
          <w:tcPr>
            <w:tcW w:w="3186" w:type="dxa"/>
          </w:tcPr>
          <w:p w14:paraId="5BB98CA3" w14:textId="77777777" w:rsidR="005C016F" w:rsidRPr="005C016F" w:rsidRDefault="005C016F">
            <w:pPr>
              <w:rPr>
                <w:ins w:id="2417" w:author="Aleta Haflett" w:date="2014-11-03T12:24:00Z"/>
              </w:rPr>
            </w:pPr>
          </w:p>
        </w:tc>
      </w:tr>
      <w:tr w:rsidR="005C016F" w14:paraId="448B84ED" w14:textId="77777777" w:rsidTr="008E7E6A">
        <w:trPr>
          <w:ins w:id="2418" w:author="Aleta Haflett" w:date="2014-11-03T12:24:00Z"/>
        </w:trPr>
        <w:tc>
          <w:tcPr>
            <w:tcW w:w="2574" w:type="dxa"/>
          </w:tcPr>
          <w:p w14:paraId="7684B25D" w14:textId="4FBB9B8F" w:rsidR="005C016F" w:rsidRPr="00AC07EE" w:rsidRDefault="00F65E5D">
            <w:pPr>
              <w:rPr>
                <w:ins w:id="2419" w:author="Aleta Haflett" w:date="2014-11-03T12:24:00Z"/>
                <w:sz w:val="20"/>
                <w:szCs w:val="20"/>
              </w:rPr>
            </w:pPr>
            <w:r>
              <w:rPr>
                <w:sz w:val="20"/>
                <w:szCs w:val="20"/>
              </w:rPr>
              <w:t xml:space="preserve">e. </w:t>
            </w:r>
            <w:ins w:id="2420" w:author="Aleta Haflett" w:date="2014-11-03T12:27:00Z">
              <w:r w:rsidR="005C016F" w:rsidRPr="00AC07EE">
                <w:rPr>
                  <w:sz w:val="20"/>
                  <w:szCs w:val="20"/>
                </w:rPr>
                <w:t>Gas</w:t>
              </w:r>
            </w:ins>
          </w:p>
        </w:tc>
        <w:tc>
          <w:tcPr>
            <w:tcW w:w="2214" w:type="dxa"/>
          </w:tcPr>
          <w:p w14:paraId="5BBBA1EE" w14:textId="77777777" w:rsidR="005C016F" w:rsidRPr="005C016F" w:rsidRDefault="005C016F">
            <w:pPr>
              <w:rPr>
                <w:ins w:id="2421" w:author="Aleta Haflett" w:date="2014-11-03T12:24:00Z"/>
              </w:rPr>
            </w:pPr>
          </w:p>
        </w:tc>
        <w:tc>
          <w:tcPr>
            <w:tcW w:w="2124" w:type="dxa"/>
          </w:tcPr>
          <w:p w14:paraId="484002F3" w14:textId="77777777" w:rsidR="005C016F" w:rsidRPr="005C016F" w:rsidRDefault="005C016F">
            <w:pPr>
              <w:rPr>
                <w:ins w:id="2422" w:author="Aleta Haflett" w:date="2014-11-03T12:24:00Z"/>
              </w:rPr>
            </w:pPr>
          </w:p>
        </w:tc>
        <w:tc>
          <w:tcPr>
            <w:tcW w:w="3186" w:type="dxa"/>
          </w:tcPr>
          <w:p w14:paraId="5ABDF5CC" w14:textId="77777777" w:rsidR="005C016F" w:rsidRPr="005C016F" w:rsidRDefault="005C016F">
            <w:pPr>
              <w:rPr>
                <w:ins w:id="2423" w:author="Aleta Haflett" w:date="2014-11-03T12:24:00Z"/>
              </w:rPr>
            </w:pPr>
          </w:p>
        </w:tc>
      </w:tr>
      <w:tr w:rsidR="005C016F" w14:paraId="766FE807" w14:textId="77777777" w:rsidTr="008E7E6A">
        <w:trPr>
          <w:ins w:id="2424" w:author="Aleta Haflett" w:date="2014-11-03T12:24:00Z"/>
        </w:trPr>
        <w:tc>
          <w:tcPr>
            <w:tcW w:w="2574" w:type="dxa"/>
          </w:tcPr>
          <w:p w14:paraId="37774E91" w14:textId="6B4B9D4E" w:rsidR="005C016F" w:rsidRPr="00AC07EE" w:rsidRDefault="00F65E5D">
            <w:pPr>
              <w:rPr>
                <w:ins w:id="2425" w:author="Aleta Haflett" w:date="2014-11-03T12:24:00Z"/>
                <w:sz w:val="20"/>
                <w:szCs w:val="20"/>
              </w:rPr>
            </w:pPr>
            <w:r>
              <w:rPr>
                <w:sz w:val="20"/>
                <w:szCs w:val="20"/>
              </w:rPr>
              <w:t xml:space="preserve">f. </w:t>
            </w:r>
            <w:ins w:id="2426" w:author="Aleta Haflett" w:date="2014-11-03T12:27:00Z">
              <w:r w:rsidR="005C016F" w:rsidRPr="00AC07EE">
                <w:rPr>
                  <w:sz w:val="20"/>
                  <w:szCs w:val="20"/>
                </w:rPr>
                <w:t>Kerosene/paraffin</w:t>
              </w:r>
            </w:ins>
          </w:p>
        </w:tc>
        <w:tc>
          <w:tcPr>
            <w:tcW w:w="2214" w:type="dxa"/>
          </w:tcPr>
          <w:p w14:paraId="770DDBAD" w14:textId="77777777" w:rsidR="005C016F" w:rsidRPr="005C016F" w:rsidRDefault="005C016F">
            <w:pPr>
              <w:rPr>
                <w:ins w:id="2427" w:author="Aleta Haflett" w:date="2014-11-03T12:24:00Z"/>
              </w:rPr>
            </w:pPr>
          </w:p>
        </w:tc>
        <w:tc>
          <w:tcPr>
            <w:tcW w:w="2124" w:type="dxa"/>
          </w:tcPr>
          <w:p w14:paraId="69B1753B" w14:textId="77777777" w:rsidR="005C016F" w:rsidRPr="005C016F" w:rsidRDefault="005C016F">
            <w:pPr>
              <w:rPr>
                <w:ins w:id="2428" w:author="Aleta Haflett" w:date="2014-11-03T12:24:00Z"/>
              </w:rPr>
            </w:pPr>
          </w:p>
        </w:tc>
        <w:tc>
          <w:tcPr>
            <w:tcW w:w="3186" w:type="dxa"/>
          </w:tcPr>
          <w:p w14:paraId="57EB3C29" w14:textId="77777777" w:rsidR="005C016F" w:rsidRPr="005C016F" w:rsidRDefault="005C016F">
            <w:pPr>
              <w:rPr>
                <w:ins w:id="2429" w:author="Aleta Haflett" w:date="2014-11-03T12:24:00Z"/>
              </w:rPr>
            </w:pPr>
          </w:p>
        </w:tc>
      </w:tr>
      <w:tr w:rsidR="005C016F" w14:paraId="3B0135C0" w14:textId="77777777" w:rsidTr="008E7E6A">
        <w:trPr>
          <w:trHeight w:val="161"/>
          <w:ins w:id="2430" w:author="Aleta Haflett" w:date="2014-11-03T12:24:00Z"/>
        </w:trPr>
        <w:tc>
          <w:tcPr>
            <w:tcW w:w="2574" w:type="dxa"/>
          </w:tcPr>
          <w:p w14:paraId="3E254D67" w14:textId="4EDEA9CD" w:rsidR="005C016F" w:rsidRPr="00AC07EE" w:rsidRDefault="00F65E5D">
            <w:pPr>
              <w:rPr>
                <w:ins w:id="2431" w:author="Aleta Haflett" w:date="2014-11-03T12:24:00Z"/>
                <w:sz w:val="20"/>
                <w:szCs w:val="20"/>
              </w:rPr>
            </w:pPr>
            <w:r>
              <w:rPr>
                <w:sz w:val="20"/>
                <w:szCs w:val="20"/>
              </w:rPr>
              <w:t xml:space="preserve">g. </w:t>
            </w:r>
            <w:ins w:id="2432" w:author="Aleta Haflett" w:date="2014-11-03T12:27:00Z">
              <w:r w:rsidR="005C016F" w:rsidRPr="00AC07EE">
                <w:rPr>
                  <w:sz w:val="20"/>
                  <w:szCs w:val="20"/>
                </w:rPr>
                <w:t>Solar</w:t>
              </w:r>
            </w:ins>
          </w:p>
        </w:tc>
        <w:tc>
          <w:tcPr>
            <w:tcW w:w="2214" w:type="dxa"/>
          </w:tcPr>
          <w:p w14:paraId="381741CF" w14:textId="77777777" w:rsidR="005C016F" w:rsidRPr="005C016F" w:rsidRDefault="005C016F">
            <w:pPr>
              <w:rPr>
                <w:ins w:id="2433" w:author="Aleta Haflett" w:date="2014-11-03T12:24:00Z"/>
              </w:rPr>
            </w:pPr>
          </w:p>
        </w:tc>
        <w:tc>
          <w:tcPr>
            <w:tcW w:w="2124" w:type="dxa"/>
          </w:tcPr>
          <w:p w14:paraId="6F44706C" w14:textId="77777777" w:rsidR="005C016F" w:rsidRPr="005C016F" w:rsidRDefault="005C016F">
            <w:pPr>
              <w:rPr>
                <w:ins w:id="2434" w:author="Aleta Haflett" w:date="2014-11-03T12:24:00Z"/>
              </w:rPr>
            </w:pPr>
          </w:p>
        </w:tc>
        <w:tc>
          <w:tcPr>
            <w:tcW w:w="3186" w:type="dxa"/>
          </w:tcPr>
          <w:p w14:paraId="2F99D15A" w14:textId="77777777" w:rsidR="005C016F" w:rsidRPr="005C016F" w:rsidRDefault="005C016F">
            <w:pPr>
              <w:rPr>
                <w:ins w:id="2435" w:author="Aleta Haflett" w:date="2014-11-03T12:24:00Z"/>
              </w:rPr>
            </w:pPr>
          </w:p>
        </w:tc>
      </w:tr>
      <w:tr w:rsidR="005C016F" w14:paraId="3DE1CDA8" w14:textId="77777777" w:rsidTr="008E7E6A">
        <w:trPr>
          <w:trHeight w:val="161"/>
          <w:ins w:id="2436" w:author="Aleta Haflett" w:date="2014-11-03T12:27:00Z"/>
        </w:trPr>
        <w:tc>
          <w:tcPr>
            <w:tcW w:w="2574" w:type="dxa"/>
          </w:tcPr>
          <w:p w14:paraId="6DF7E798" w14:textId="4F25100A" w:rsidR="005C016F" w:rsidRPr="00AC07EE" w:rsidRDefault="00F65E5D">
            <w:pPr>
              <w:rPr>
                <w:ins w:id="2437" w:author="Aleta Haflett" w:date="2014-11-03T12:27:00Z"/>
                <w:sz w:val="20"/>
                <w:szCs w:val="20"/>
              </w:rPr>
            </w:pPr>
            <w:r>
              <w:rPr>
                <w:sz w:val="20"/>
                <w:szCs w:val="20"/>
              </w:rPr>
              <w:t xml:space="preserve">h. </w:t>
            </w:r>
            <w:ins w:id="2438" w:author="Aleta Haflett" w:date="2014-11-03T12:27:00Z">
              <w:r w:rsidR="005C016F" w:rsidRPr="00AC07EE">
                <w:rPr>
                  <w:sz w:val="20"/>
                  <w:szCs w:val="20"/>
                </w:rPr>
                <w:t xml:space="preserve">Other, specify </w:t>
              </w:r>
            </w:ins>
          </w:p>
        </w:tc>
        <w:tc>
          <w:tcPr>
            <w:tcW w:w="2214" w:type="dxa"/>
          </w:tcPr>
          <w:p w14:paraId="5A7C9366" w14:textId="77777777" w:rsidR="005C016F" w:rsidRPr="005C016F" w:rsidRDefault="005C016F">
            <w:pPr>
              <w:rPr>
                <w:ins w:id="2439" w:author="Aleta Haflett" w:date="2014-11-03T12:27:00Z"/>
              </w:rPr>
            </w:pPr>
          </w:p>
        </w:tc>
        <w:tc>
          <w:tcPr>
            <w:tcW w:w="2124" w:type="dxa"/>
          </w:tcPr>
          <w:p w14:paraId="782FA085" w14:textId="77777777" w:rsidR="005C016F" w:rsidRPr="005C016F" w:rsidRDefault="005C016F">
            <w:pPr>
              <w:rPr>
                <w:ins w:id="2440" w:author="Aleta Haflett" w:date="2014-11-03T12:27:00Z"/>
              </w:rPr>
            </w:pPr>
          </w:p>
        </w:tc>
        <w:tc>
          <w:tcPr>
            <w:tcW w:w="3186" w:type="dxa"/>
          </w:tcPr>
          <w:p w14:paraId="562E00CE" w14:textId="77777777" w:rsidR="005C016F" w:rsidRPr="005C016F" w:rsidRDefault="005C016F">
            <w:pPr>
              <w:rPr>
                <w:ins w:id="2441" w:author="Aleta Haflett" w:date="2014-11-03T12:27:00Z"/>
              </w:rPr>
            </w:pPr>
          </w:p>
        </w:tc>
      </w:tr>
    </w:tbl>
    <w:p w14:paraId="18BAD2D9" w14:textId="77777777" w:rsidR="00AC07EE" w:rsidRDefault="00AC07EE">
      <w:pPr>
        <w:rPr>
          <w:ins w:id="2442" w:author="Aleta Haflett" w:date="2014-11-03T12:36:00Z"/>
          <w:b/>
        </w:rPr>
      </w:pPr>
    </w:p>
    <w:tbl>
      <w:tblPr>
        <w:tblStyle w:val="TableGrid"/>
        <w:tblW w:w="9648" w:type="dxa"/>
        <w:tblLook w:val="04A0" w:firstRow="1" w:lastRow="0" w:firstColumn="1" w:lastColumn="0" w:noHBand="0" w:noVBand="1"/>
      </w:tblPr>
      <w:tblGrid>
        <w:gridCol w:w="602"/>
        <w:gridCol w:w="4402"/>
        <w:gridCol w:w="3396"/>
        <w:gridCol w:w="1248"/>
      </w:tblGrid>
      <w:tr w:rsidR="00AC07EE" w14:paraId="6AA8DE30" w14:textId="77777777" w:rsidTr="008E7E6A">
        <w:trPr>
          <w:ins w:id="2443" w:author="Aleta Haflett" w:date="2014-11-03T12:38:00Z"/>
        </w:trPr>
        <w:tc>
          <w:tcPr>
            <w:tcW w:w="526" w:type="dxa"/>
          </w:tcPr>
          <w:p w14:paraId="72068F5D" w14:textId="5BE51F0E" w:rsidR="00AC07EE" w:rsidRPr="008E7E6A" w:rsidRDefault="00F65E5D">
            <w:pPr>
              <w:rPr>
                <w:ins w:id="2444" w:author="Aleta Haflett" w:date="2014-11-03T12:38:00Z"/>
                <w:sz w:val="20"/>
                <w:szCs w:val="20"/>
              </w:rPr>
            </w:pPr>
            <w:r>
              <w:rPr>
                <w:sz w:val="20"/>
                <w:szCs w:val="20"/>
              </w:rPr>
              <w:t xml:space="preserve">O.13 </w:t>
            </w:r>
          </w:p>
        </w:tc>
        <w:tc>
          <w:tcPr>
            <w:tcW w:w="4442" w:type="dxa"/>
          </w:tcPr>
          <w:p w14:paraId="1411D852" w14:textId="1C531B5E" w:rsidR="00AC07EE" w:rsidRPr="008E7E6A" w:rsidRDefault="00AC07EE">
            <w:pPr>
              <w:rPr>
                <w:ins w:id="2445" w:author="Aleta Haflett" w:date="2014-11-03T12:38:00Z"/>
                <w:sz w:val="20"/>
                <w:szCs w:val="20"/>
              </w:rPr>
            </w:pPr>
            <w:ins w:id="2446" w:author="Aleta Haflett" w:date="2014-11-03T12:38:00Z">
              <w:r w:rsidRPr="008E7E6A">
                <w:rPr>
                  <w:sz w:val="20"/>
                  <w:szCs w:val="20"/>
                </w:rPr>
                <w:t xml:space="preserve">Are you currently using an energy-efficient cookstove? </w:t>
              </w:r>
            </w:ins>
          </w:p>
        </w:tc>
        <w:tc>
          <w:tcPr>
            <w:tcW w:w="3420" w:type="dxa"/>
          </w:tcPr>
          <w:p w14:paraId="0B3E5800" w14:textId="77777777" w:rsidR="00AC07EE" w:rsidRPr="008E7E6A" w:rsidRDefault="00AC07EE">
            <w:pPr>
              <w:rPr>
                <w:ins w:id="2447" w:author="Aleta Haflett" w:date="2014-11-03T12:39:00Z"/>
                <w:sz w:val="20"/>
                <w:szCs w:val="20"/>
              </w:rPr>
            </w:pPr>
            <w:ins w:id="2448" w:author="Aleta Haflett" w:date="2014-11-03T12:39:00Z">
              <w:r w:rsidRPr="008E7E6A">
                <w:rPr>
                  <w:sz w:val="20"/>
                  <w:szCs w:val="20"/>
                </w:rPr>
                <w:t>0=No</w:t>
              </w:r>
            </w:ins>
          </w:p>
          <w:p w14:paraId="56194365" w14:textId="77777777" w:rsidR="00AC07EE" w:rsidRPr="008E7E6A" w:rsidRDefault="00AC07EE">
            <w:pPr>
              <w:rPr>
                <w:ins w:id="2449" w:author="Aleta Haflett" w:date="2014-11-03T12:39:00Z"/>
                <w:sz w:val="20"/>
                <w:szCs w:val="20"/>
              </w:rPr>
            </w:pPr>
            <w:ins w:id="2450" w:author="Aleta Haflett" w:date="2014-11-03T12:39:00Z">
              <w:r w:rsidRPr="008E7E6A">
                <w:rPr>
                  <w:sz w:val="20"/>
                  <w:szCs w:val="20"/>
                </w:rPr>
                <w:t>1=Yes</w:t>
              </w:r>
            </w:ins>
          </w:p>
          <w:p w14:paraId="00B6C7B8" w14:textId="12B51853" w:rsidR="00AC07EE" w:rsidRDefault="00AC07EE">
            <w:pPr>
              <w:rPr>
                <w:ins w:id="2451" w:author="Aleta Haflett" w:date="2014-11-03T12:38:00Z"/>
                <w:b/>
              </w:rPr>
            </w:pPr>
            <w:ins w:id="2452" w:author="Aleta Haflett" w:date="2014-11-03T12:40:00Z">
              <w:r w:rsidRPr="008E7E6A">
                <w:rPr>
                  <w:sz w:val="20"/>
                  <w:szCs w:val="20"/>
                </w:rPr>
                <w:t>888=Don’t know</w:t>
              </w:r>
            </w:ins>
          </w:p>
        </w:tc>
        <w:tc>
          <w:tcPr>
            <w:tcW w:w="1260" w:type="dxa"/>
          </w:tcPr>
          <w:p w14:paraId="7F1884BA" w14:textId="77777777" w:rsidR="00AC07EE" w:rsidRDefault="00AC07EE">
            <w:pPr>
              <w:rPr>
                <w:ins w:id="2453" w:author="Aleta Haflett" w:date="2014-11-03T12:38:00Z"/>
                <w:b/>
              </w:rPr>
            </w:pPr>
          </w:p>
        </w:tc>
      </w:tr>
      <w:tr w:rsidR="00AC07EE" w14:paraId="2260CCAE" w14:textId="77777777" w:rsidTr="008E7E6A">
        <w:trPr>
          <w:ins w:id="2454" w:author="Aleta Haflett" w:date="2014-11-03T12:38:00Z"/>
        </w:trPr>
        <w:tc>
          <w:tcPr>
            <w:tcW w:w="526" w:type="dxa"/>
          </w:tcPr>
          <w:p w14:paraId="6B60BE29" w14:textId="7FE54A9A" w:rsidR="00AC07EE" w:rsidRPr="008E7E6A" w:rsidRDefault="00F65E5D">
            <w:pPr>
              <w:rPr>
                <w:ins w:id="2455" w:author="Aleta Haflett" w:date="2014-11-03T12:38:00Z"/>
                <w:sz w:val="20"/>
                <w:szCs w:val="20"/>
              </w:rPr>
            </w:pPr>
            <w:r>
              <w:rPr>
                <w:sz w:val="20"/>
                <w:szCs w:val="20"/>
              </w:rPr>
              <w:t>O.14</w:t>
            </w:r>
          </w:p>
        </w:tc>
        <w:tc>
          <w:tcPr>
            <w:tcW w:w="4442" w:type="dxa"/>
          </w:tcPr>
          <w:p w14:paraId="3B4DAAD5" w14:textId="77777777" w:rsidR="00AC07EE" w:rsidRPr="008E7E6A" w:rsidRDefault="00AC07EE">
            <w:pPr>
              <w:rPr>
                <w:ins w:id="2456" w:author="Aleta Haflett" w:date="2014-11-03T12:38:00Z"/>
                <w:sz w:val="20"/>
                <w:szCs w:val="20"/>
              </w:rPr>
            </w:pPr>
            <w:ins w:id="2457" w:author="Aleta Haflett" w:date="2014-11-03T12:38:00Z">
              <w:r w:rsidRPr="008E7E6A">
                <w:rPr>
                  <w:sz w:val="20"/>
                  <w:szCs w:val="20"/>
                </w:rPr>
                <w:t xml:space="preserve">Why are you not using an energy-efficient cookstove? </w:t>
              </w:r>
            </w:ins>
          </w:p>
          <w:p w14:paraId="413EABD7" w14:textId="5BA605EE" w:rsidR="00AC07EE" w:rsidRPr="008E7E6A" w:rsidRDefault="00AC07EE">
            <w:pPr>
              <w:rPr>
                <w:ins w:id="2458" w:author="Aleta Haflett" w:date="2014-11-03T12:38:00Z"/>
                <w:i/>
                <w:sz w:val="20"/>
                <w:szCs w:val="20"/>
              </w:rPr>
            </w:pPr>
            <w:ins w:id="2459" w:author="Aleta Haflett" w:date="2014-11-03T12:38:00Z">
              <w:r w:rsidRPr="008E7E6A">
                <w:rPr>
                  <w:i/>
                  <w:sz w:val="20"/>
                  <w:szCs w:val="20"/>
                </w:rPr>
                <w:t>Probe and code. Select all that apply</w:t>
              </w:r>
            </w:ins>
          </w:p>
        </w:tc>
        <w:tc>
          <w:tcPr>
            <w:tcW w:w="3420" w:type="dxa"/>
          </w:tcPr>
          <w:p w14:paraId="13F005A7" w14:textId="77777777" w:rsidR="00AC07EE" w:rsidRDefault="00AC07EE" w:rsidP="00AC07EE">
            <w:pPr>
              <w:rPr>
                <w:ins w:id="2460" w:author="Aleta Haflett" w:date="2014-11-03T12:40:00Z"/>
                <w:sz w:val="20"/>
                <w:szCs w:val="20"/>
              </w:rPr>
            </w:pPr>
            <w:ins w:id="2461" w:author="Aleta Haflett" w:date="2014-11-03T12:40:00Z">
              <w:r>
                <w:rPr>
                  <w:sz w:val="20"/>
                  <w:szCs w:val="20"/>
                </w:rPr>
                <w:t>1=Too expensive</w:t>
              </w:r>
            </w:ins>
          </w:p>
          <w:p w14:paraId="7A1596FB" w14:textId="77777777" w:rsidR="00AC07EE" w:rsidRDefault="00AC07EE" w:rsidP="00AC07EE">
            <w:pPr>
              <w:rPr>
                <w:ins w:id="2462" w:author="Aleta Haflett" w:date="2014-11-03T12:40:00Z"/>
                <w:sz w:val="20"/>
                <w:szCs w:val="20"/>
              </w:rPr>
            </w:pPr>
            <w:ins w:id="2463" w:author="Aleta Haflett" w:date="2014-11-03T12:40:00Z">
              <w:r>
                <w:rPr>
                  <w:sz w:val="20"/>
                  <w:szCs w:val="20"/>
                </w:rPr>
                <w:t>2=Not available</w:t>
              </w:r>
            </w:ins>
          </w:p>
          <w:p w14:paraId="294E07AE" w14:textId="77777777" w:rsidR="00AC07EE" w:rsidRDefault="00AC07EE" w:rsidP="00AC07EE">
            <w:pPr>
              <w:rPr>
                <w:ins w:id="2464" w:author="Aleta Haflett" w:date="2014-11-03T12:40:00Z"/>
                <w:sz w:val="20"/>
                <w:szCs w:val="20"/>
              </w:rPr>
            </w:pPr>
            <w:ins w:id="2465" w:author="Aleta Haflett" w:date="2014-11-03T12:40:00Z">
              <w:r>
                <w:rPr>
                  <w:sz w:val="20"/>
                  <w:szCs w:val="20"/>
                </w:rPr>
                <w:t>3=Don’t know how to use it</w:t>
              </w:r>
            </w:ins>
          </w:p>
          <w:p w14:paraId="318978A7" w14:textId="77777777" w:rsidR="00AC07EE" w:rsidRDefault="00AC07EE" w:rsidP="00AC07EE">
            <w:pPr>
              <w:rPr>
                <w:ins w:id="2466" w:author="Aleta Haflett" w:date="2014-11-03T12:40:00Z"/>
                <w:sz w:val="20"/>
                <w:szCs w:val="20"/>
              </w:rPr>
            </w:pPr>
            <w:ins w:id="2467" w:author="Aleta Haflett" w:date="2014-11-03T12:40:00Z">
              <w:r>
                <w:rPr>
                  <w:sz w:val="20"/>
                  <w:szCs w:val="20"/>
                </w:rPr>
                <w:t>4=More time-consuming</w:t>
              </w:r>
            </w:ins>
          </w:p>
          <w:p w14:paraId="01E65B5D" w14:textId="77777777" w:rsidR="00AC07EE" w:rsidRDefault="00AC07EE" w:rsidP="00AC07EE">
            <w:pPr>
              <w:rPr>
                <w:ins w:id="2468" w:author="Aleta Haflett" w:date="2014-11-03T12:40:00Z"/>
                <w:sz w:val="20"/>
                <w:szCs w:val="20"/>
              </w:rPr>
            </w:pPr>
            <w:ins w:id="2469" w:author="Aleta Haflett" w:date="2014-11-03T12:40:00Z">
              <w:r>
                <w:rPr>
                  <w:sz w:val="20"/>
                  <w:szCs w:val="20"/>
                </w:rPr>
                <w:t>5=Because of the small</w:t>
              </w:r>
            </w:ins>
          </w:p>
          <w:p w14:paraId="7D4BB734" w14:textId="77777777" w:rsidR="00AC07EE" w:rsidRDefault="00AC07EE" w:rsidP="00AC07EE">
            <w:pPr>
              <w:rPr>
                <w:ins w:id="2470" w:author="Aleta Haflett" w:date="2014-11-03T12:40:00Z"/>
                <w:sz w:val="20"/>
                <w:szCs w:val="20"/>
              </w:rPr>
            </w:pPr>
            <w:ins w:id="2471" w:author="Aleta Haflett" w:date="2014-11-03T12:40:00Z">
              <w:r>
                <w:rPr>
                  <w:sz w:val="20"/>
                  <w:szCs w:val="20"/>
                </w:rPr>
                <w:t>6=Just don’t want to</w:t>
              </w:r>
            </w:ins>
          </w:p>
          <w:p w14:paraId="5CC03D7A" w14:textId="77777777" w:rsidR="00AC07EE" w:rsidRDefault="00AC07EE" w:rsidP="00AC07EE">
            <w:pPr>
              <w:rPr>
                <w:ins w:id="2472" w:author="Aleta Haflett" w:date="2014-11-03T12:40:00Z"/>
                <w:sz w:val="20"/>
                <w:szCs w:val="20"/>
              </w:rPr>
            </w:pPr>
            <w:ins w:id="2473" w:author="Aleta Haflett" w:date="2014-11-03T12:40:00Z">
              <w:r>
                <w:rPr>
                  <w:sz w:val="20"/>
                  <w:szCs w:val="20"/>
                </w:rPr>
                <w:t>7=No reason to use an alternative – there is plenty of wood/charcoal</w:t>
              </w:r>
            </w:ins>
          </w:p>
          <w:p w14:paraId="56035E57" w14:textId="77777777" w:rsidR="00AC07EE" w:rsidRDefault="00AC07EE" w:rsidP="00AC07EE">
            <w:pPr>
              <w:rPr>
                <w:ins w:id="2474" w:author="Aleta Haflett" w:date="2014-11-03T12:40:00Z"/>
                <w:sz w:val="20"/>
                <w:szCs w:val="20"/>
              </w:rPr>
            </w:pPr>
            <w:ins w:id="2475" w:author="Aleta Haflett" w:date="2014-11-03T12:40:00Z">
              <w:r>
                <w:rPr>
                  <w:sz w:val="20"/>
                  <w:szCs w:val="20"/>
                </w:rPr>
                <w:t xml:space="preserve">8=Cultural reasons </w:t>
              </w:r>
            </w:ins>
          </w:p>
          <w:p w14:paraId="796C2C38" w14:textId="5A471475" w:rsidR="00AC07EE" w:rsidRPr="008E7E6A" w:rsidRDefault="00AC07EE" w:rsidP="00AC07EE">
            <w:pPr>
              <w:rPr>
                <w:ins w:id="2476" w:author="Aleta Haflett" w:date="2014-11-03T12:38:00Z"/>
                <w:sz w:val="20"/>
                <w:szCs w:val="20"/>
              </w:rPr>
            </w:pPr>
            <w:ins w:id="2477" w:author="Aleta Haflett" w:date="2014-11-03T12:40:00Z">
              <w:r>
                <w:rPr>
                  <w:sz w:val="20"/>
                  <w:szCs w:val="20"/>
                </w:rPr>
                <w:t>97=Other, specify</w:t>
              </w:r>
            </w:ins>
          </w:p>
        </w:tc>
        <w:tc>
          <w:tcPr>
            <w:tcW w:w="1260" w:type="dxa"/>
          </w:tcPr>
          <w:p w14:paraId="45E94DF7" w14:textId="77777777" w:rsidR="00AC07EE" w:rsidRDefault="00AC07EE">
            <w:pPr>
              <w:rPr>
                <w:ins w:id="2478" w:author="Aleta Haflett" w:date="2014-11-03T12:38:00Z"/>
                <w:b/>
              </w:rPr>
            </w:pPr>
          </w:p>
        </w:tc>
      </w:tr>
    </w:tbl>
    <w:p w14:paraId="046BA8F0" w14:textId="77777777" w:rsidR="00F65E5D" w:rsidRDefault="00F65E5D" w:rsidP="00F65E5D">
      <w:pPr>
        <w:rPr>
          <w:b/>
        </w:rPr>
      </w:pPr>
    </w:p>
    <w:p w14:paraId="1BAB879B" w14:textId="3A5906EE" w:rsidR="00747FDE" w:rsidRPr="001512DD" w:rsidRDefault="00747FDE" w:rsidP="00F65E5D">
      <w:pPr>
        <w:rPr>
          <w:b/>
        </w:rPr>
      </w:pPr>
      <w:commentRangeStart w:id="2479"/>
      <w:commentRangeStart w:id="2480"/>
      <w:r>
        <w:rPr>
          <w:b/>
        </w:rPr>
        <w:t>S</w:t>
      </w:r>
      <w:r w:rsidR="00B41661">
        <w:rPr>
          <w:b/>
        </w:rPr>
        <w:t>ECTION P</w:t>
      </w:r>
      <w:r w:rsidRPr="001512DD">
        <w:rPr>
          <w:b/>
        </w:rPr>
        <w:t>. CLIMATE CHANGE ADAPTATION</w:t>
      </w:r>
      <w:commentRangeEnd w:id="2479"/>
      <w:r>
        <w:rPr>
          <w:rStyle w:val="CommentReference"/>
        </w:rPr>
        <w:commentReference w:id="2479"/>
      </w:r>
      <w:commentRangeEnd w:id="2480"/>
      <w:r w:rsidR="00C21D6A">
        <w:rPr>
          <w:rStyle w:val="CommentReference"/>
        </w:rPr>
        <w:commentReference w:id="2480"/>
      </w:r>
    </w:p>
    <w:p w14:paraId="1E7DFF28" w14:textId="77777777" w:rsidR="00747FDE" w:rsidRPr="001512DD" w:rsidRDefault="00747FDE" w:rsidP="00747FDE">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1512DD"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1512DD" w:rsidRDefault="00F65E5D" w:rsidP="00747FDE">
            <w:pPr>
              <w:spacing w:after="0"/>
              <w:rPr>
                <w:rFonts w:eastAsia="Calibri" w:cs="Times New Roman"/>
                <w:w w:val="105"/>
              </w:rPr>
            </w:pPr>
            <w:r>
              <w:rPr>
                <w:rFonts w:eastAsia="Calibri"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Default="00747FDE" w:rsidP="00747FDE">
            <w:pPr>
              <w:spacing w:after="0"/>
              <w:rPr>
                <w:rFonts w:cs="ArialNarrow"/>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p w14:paraId="6FC17065" w14:textId="41E8628C" w:rsidR="00F65E5D" w:rsidRPr="00F65E5D" w:rsidRDefault="00F65E5D" w:rsidP="00747FDE">
            <w:pPr>
              <w:spacing w:after="0"/>
              <w:rPr>
                <w:rFonts w:eastAsia="Calibri" w:cs="Times New Roman"/>
                <w:i/>
                <w:w w:val="105"/>
              </w:rPr>
            </w:pPr>
            <w:r>
              <w:rPr>
                <w:rFonts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1512DD" w:rsidRDefault="00747FDE" w:rsidP="00747FDE">
            <w:pPr>
              <w:spacing w:after="0"/>
            </w:pPr>
            <w:r w:rsidRPr="001512DD">
              <w:t>1=No</w:t>
            </w:r>
          </w:p>
          <w:p w14:paraId="3D4CCC3C" w14:textId="77777777" w:rsidR="00747FDE" w:rsidRPr="001512DD" w:rsidRDefault="00747FDE" w:rsidP="00747FDE">
            <w:pPr>
              <w:spacing w:after="0"/>
            </w:pPr>
            <w:r w:rsidRPr="001512DD">
              <w:t>2=Yes</w:t>
            </w:r>
            <w:r w:rsidRPr="001512DD" w:rsidDel="00226116">
              <w:t xml:space="preserve"> </w:t>
            </w:r>
          </w:p>
          <w:p w14:paraId="4643FA14" w14:textId="77777777" w:rsidR="00747FDE" w:rsidRPr="001512DD" w:rsidRDefault="00747FDE" w:rsidP="00747FDE">
            <w:pPr>
              <w:spacing w:after="0"/>
            </w:pPr>
            <w:r w:rsidRPr="001512DD">
              <w:t>888=Don’t know</w:t>
            </w:r>
          </w:p>
          <w:p w14:paraId="38DDBAC4"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F65E5D" w:rsidRPr="001512DD"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1512DD" w:rsidRDefault="00F65E5D" w:rsidP="00747FDE">
            <w:pPr>
              <w:spacing w:after="0"/>
              <w:rPr>
                <w:w w:val="105"/>
              </w:rPr>
            </w:pPr>
            <w:r>
              <w:rPr>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Default="00F65E5D" w:rsidP="00747FDE">
            <w:pPr>
              <w:spacing w:after="0"/>
              <w:rPr>
                <w:rFonts w:cs="ArialNarrow"/>
              </w:rPr>
            </w:pPr>
            <w:r>
              <w:rPr>
                <w:rFonts w:cs="ArialNarrow"/>
              </w:rPr>
              <w:t>W</w:t>
            </w:r>
            <w:r w:rsidRPr="001512DD">
              <w:rPr>
                <w:rFonts w:cs="ArialNarrow"/>
              </w:rPr>
              <w:t>hat years was yo</w:t>
            </w:r>
            <w:r>
              <w:rPr>
                <w:rFonts w:cs="ArialNarrow"/>
              </w:rPr>
              <w:t>ur HH affected by the drought?</w:t>
            </w:r>
          </w:p>
          <w:p w14:paraId="17DC20A6" w14:textId="2452D063" w:rsidR="00F65E5D" w:rsidRPr="00F65E5D" w:rsidRDefault="00F65E5D" w:rsidP="00747FDE">
            <w:pPr>
              <w:spacing w:after="0"/>
              <w:rPr>
                <w:rFonts w:cs="ArialNarrow"/>
              </w:rPr>
            </w:pPr>
            <w:r>
              <w:rPr>
                <w:rFonts w:cs="ArialNarrow"/>
                <w:i/>
              </w:rPr>
              <w:t xml:space="preserve">Selecta all that apply </w:t>
            </w:r>
            <w:r>
              <w:rPr>
                <w:rFonts w:cs="ArialNarrow"/>
              </w:rPr>
              <w:t xml:space="preserve">   </w:t>
            </w:r>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Default="00F65E5D" w:rsidP="00747FDE">
            <w:pPr>
              <w:spacing w:after="0"/>
              <w:rPr>
                <w:rFonts w:cs="ArialNarrow"/>
              </w:rPr>
            </w:pPr>
            <w:r>
              <w:rPr>
                <w:rFonts w:cs="ArialNarrow"/>
              </w:rPr>
              <w:t xml:space="preserve"> 2014</w:t>
            </w:r>
          </w:p>
          <w:p w14:paraId="7C5605AF" w14:textId="77777777" w:rsidR="00F65E5D" w:rsidRDefault="00F65E5D" w:rsidP="00747FDE">
            <w:pPr>
              <w:spacing w:after="0"/>
              <w:rPr>
                <w:rFonts w:cs="ArialNarrow"/>
              </w:rPr>
            </w:pPr>
            <w:r>
              <w:rPr>
                <w:rFonts w:cs="ArialNarrow"/>
              </w:rPr>
              <w:t>2013</w:t>
            </w:r>
          </w:p>
          <w:p w14:paraId="256EF963" w14:textId="77777777" w:rsidR="00F65E5D" w:rsidRDefault="00F65E5D" w:rsidP="00747FDE">
            <w:pPr>
              <w:spacing w:after="0"/>
              <w:rPr>
                <w:rFonts w:cs="ArialNarrow"/>
              </w:rPr>
            </w:pPr>
            <w:r>
              <w:rPr>
                <w:rFonts w:cs="ArialNarrow"/>
              </w:rPr>
              <w:t>2012</w:t>
            </w:r>
          </w:p>
          <w:p w14:paraId="25790F0F" w14:textId="77777777" w:rsidR="00F65E5D" w:rsidRDefault="00F65E5D" w:rsidP="00747FDE">
            <w:pPr>
              <w:spacing w:after="0"/>
              <w:rPr>
                <w:rFonts w:cs="ArialNarrow"/>
              </w:rPr>
            </w:pPr>
            <w:r>
              <w:rPr>
                <w:rFonts w:cs="ArialNarrow"/>
              </w:rPr>
              <w:t>2011</w:t>
            </w:r>
          </w:p>
          <w:p w14:paraId="1F54B0DD" w14:textId="268FD0EA" w:rsidR="00F65E5D" w:rsidRPr="00F65E5D" w:rsidRDefault="00F65E5D" w:rsidP="00747FDE">
            <w:pPr>
              <w:spacing w:after="0"/>
              <w:rPr>
                <w:rFonts w:cs="ArialNarrow"/>
              </w:rPr>
            </w:pPr>
            <w:r>
              <w:rPr>
                <w:rFonts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1512DD" w:rsidRDefault="00F65E5D" w:rsidP="00747FDE">
            <w:pPr>
              <w:spacing w:after="0"/>
              <w:rPr>
                <w:i/>
                <w:color w:val="A6A6A6" w:themeColor="background1" w:themeShade="A6"/>
              </w:rPr>
            </w:pPr>
            <w:r w:rsidRPr="001512DD">
              <w:rPr>
                <w:i/>
                <w:color w:val="A6A6A6" w:themeColor="background1" w:themeShade="A6"/>
              </w:rPr>
              <w:t>(Integer)</w:t>
            </w:r>
          </w:p>
        </w:tc>
      </w:tr>
      <w:tr w:rsidR="00BE6AEC" w:rsidRPr="001512DD"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1512DD" w:rsidRDefault="00BE6AEC" w:rsidP="00747FDE">
            <w:pPr>
              <w:spacing w:after="0"/>
              <w:rPr>
                <w:w w:val="105"/>
              </w:rPr>
            </w:pPr>
            <w:r>
              <w:rPr>
                <w:w w:val="105"/>
              </w:rPr>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1512DD" w:rsidRDefault="00BE6AEC" w:rsidP="00747FDE">
            <w:pPr>
              <w:spacing w:after="0"/>
              <w:rPr>
                <w:w w:val="105"/>
              </w:rPr>
            </w:pPr>
            <w:r w:rsidRPr="001512DD">
              <w:rPr>
                <w:rFonts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Default="00BE6AEC" w:rsidP="00BE6AEC">
            <w:pPr>
              <w:spacing w:after="0"/>
              <w:rPr>
                <w:rFonts w:cs="ArialNarrow"/>
              </w:rPr>
            </w:pPr>
            <w:r>
              <w:rPr>
                <w:rFonts w:cs="ArialNarrow"/>
              </w:rPr>
              <w:t>2014</w:t>
            </w:r>
          </w:p>
          <w:p w14:paraId="2A085560" w14:textId="77777777" w:rsidR="00BE6AEC" w:rsidRDefault="00BE6AEC" w:rsidP="00BE6AEC">
            <w:pPr>
              <w:spacing w:after="0"/>
              <w:rPr>
                <w:rFonts w:cs="ArialNarrow"/>
              </w:rPr>
            </w:pPr>
            <w:r>
              <w:rPr>
                <w:rFonts w:cs="ArialNarrow"/>
              </w:rPr>
              <w:t>2013</w:t>
            </w:r>
          </w:p>
          <w:p w14:paraId="1CC01972" w14:textId="77777777" w:rsidR="00BE6AEC" w:rsidRDefault="00BE6AEC" w:rsidP="00BE6AEC">
            <w:pPr>
              <w:spacing w:after="0"/>
              <w:rPr>
                <w:rFonts w:cs="ArialNarrow"/>
              </w:rPr>
            </w:pPr>
            <w:r>
              <w:rPr>
                <w:rFonts w:cs="ArialNarrow"/>
              </w:rPr>
              <w:t>2012</w:t>
            </w:r>
          </w:p>
          <w:p w14:paraId="109CEE87" w14:textId="77777777" w:rsidR="00BE6AEC" w:rsidRDefault="00BE6AEC" w:rsidP="00BE6AEC">
            <w:pPr>
              <w:spacing w:after="0"/>
              <w:rPr>
                <w:rFonts w:cs="ArialNarrow"/>
              </w:rPr>
            </w:pPr>
            <w:r>
              <w:rPr>
                <w:rFonts w:cs="ArialNarrow"/>
              </w:rPr>
              <w:t>2011</w:t>
            </w:r>
          </w:p>
          <w:p w14:paraId="5F0CC426" w14:textId="6F7768C9" w:rsidR="00BE6AEC" w:rsidRPr="001512DD" w:rsidRDefault="00BE6AEC" w:rsidP="00BE6AEC">
            <w:pPr>
              <w:spacing w:after="0"/>
              <w:rPr>
                <w:w w:val="105"/>
              </w:rPr>
            </w:pPr>
            <w:r>
              <w:rPr>
                <w:rFonts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1512DD" w:rsidRDefault="00BE6AEC" w:rsidP="00747FDE">
            <w:pPr>
              <w:spacing w:after="0"/>
              <w:rPr>
                <w:i/>
                <w:color w:val="A6A6A6" w:themeColor="background1" w:themeShade="A6"/>
              </w:rPr>
            </w:pPr>
            <w:r w:rsidRPr="001512DD">
              <w:rPr>
                <w:i/>
                <w:color w:val="A6A6A6" w:themeColor="background1" w:themeShade="A6"/>
              </w:rPr>
              <w:t>(Integer)</w:t>
            </w:r>
          </w:p>
        </w:tc>
      </w:tr>
      <w:tr w:rsidR="00747FDE" w:rsidRPr="001512DD"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1512DD" w:rsidRDefault="00F65E5D" w:rsidP="00747FDE">
            <w:pPr>
              <w:spacing w:after="0"/>
              <w:rPr>
                <w:rFonts w:eastAsia="Calibri" w:cs="Times New Roman"/>
              </w:rPr>
            </w:pPr>
            <w:r>
              <w:rPr>
                <w:rFonts w:eastAsia="Calibri"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1512DD" w:rsidRDefault="00747FDE" w:rsidP="00747FDE">
            <w:pPr>
              <w:spacing w:after="0"/>
              <w:rPr>
                <w:color w:val="000000"/>
              </w:rPr>
            </w:pPr>
            <w:r w:rsidRPr="001512DD">
              <w:rPr>
                <w:rFonts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1512DD" w:rsidRDefault="00747FDE" w:rsidP="00747FDE">
            <w:pPr>
              <w:spacing w:after="0"/>
              <w:rPr>
                <w:rFonts w:cs="Times New Roman"/>
                <w:w w:val="105"/>
              </w:rPr>
            </w:pPr>
            <w:r w:rsidRPr="001512DD">
              <w:rPr>
                <w:rFonts w:cs="Times New Roman"/>
                <w:w w:val="105"/>
              </w:rPr>
              <w:t>1=Very well</w:t>
            </w:r>
          </w:p>
          <w:p w14:paraId="0805AFF7" w14:textId="77777777" w:rsidR="00747FDE" w:rsidRPr="001512DD" w:rsidRDefault="00747FDE" w:rsidP="00747FDE">
            <w:pPr>
              <w:spacing w:after="0"/>
              <w:rPr>
                <w:rFonts w:cs="Times New Roman"/>
                <w:w w:val="105"/>
              </w:rPr>
            </w:pPr>
            <w:r w:rsidRPr="001512DD">
              <w:rPr>
                <w:rFonts w:cs="Times New Roman"/>
                <w:w w:val="105"/>
              </w:rPr>
              <w:t>2=Somewhat well</w:t>
            </w:r>
          </w:p>
          <w:p w14:paraId="5D3C5239" w14:textId="77777777" w:rsidR="00747FDE" w:rsidRPr="001512DD" w:rsidRDefault="00747FDE" w:rsidP="00747FDE">
            <w:pPr>
              <w:spacing w:after="0"/>
              <w:rPr>
                <w:rFonts w:cs="Times New Roman"/>
                <w:w w:val="105"/>
              </w:rPr>
            </w:pPr>
            <w:r w:rsidRPr="001512DD">
              <w:rPr>
                <w:rFonts w:cs="Times New Roman"/>
                <w:w w:val="105"/>
              </w:rPr>
              <w:t>3=Neutral response</w:t>
            </w:r>
          </w:p>
          <w:p w14:paraId="6E2B3716" w14:textId="77777777" w:rsidR="00747FDE" w:rsidRPr="001512DD" w:rsidRDefault="00747FDE" w:rsidP="00747FDE">
            <w:pPr>
              <w:spacing w:after="0"/>
              <w:rPr>
                <w:rFonts w:cs="Times New Roman"/>
                <w:w w:val="105"/>
              </w:rPr>
            </w:pPr>
            <w:r w:rsidRPr="001512DD">
              <w:rPr>
                <w:rFonts w:cs="Times New Roman"/>
                <w:w w:val="105"/>
              </w:rPr>
              <w:t>4=Somewhat poorly</w:t>
            </w:r>
          </w:p>
          <w:p w14:paraId="0AED33CB" w14:textId="77777777" w:rsidR="00747FDE" w:rsidRPr="001512DD" w:rsidRDefault="00747FDE" w:rsidP="00747FDE">
            <w:pPr>
              <w:spacing w:after="0"/>
              <w:rPr>
                <w:rFonts w:cs="Times New Roman"/>
                <w:w w:val="105"/>
              </w:rPr>
            </w:pPr>
            <w:r w:rsidRPr="001512DD">
              <w:rPr>
                <w:rFonts w:cs="Times New Roman"/>
                <w:w w:val="105"/>
              </w:rPr>
              <w:t>5=Very poorly</w:t>
            </w:r>
          </w:p>
          <w:p w14:paraId="48E89C55" w14:textId="77777777" w:rsidR="00747FDE" w:rsidRPr="001512DD" w:rsidRDefault="00747FDE" w:rsidP="00747FDE">
            <w:pPr>
              <w:spacing w:after="0"/>
              <w:rPr>
                <w:rFonts w:cs="Times New Roman"/>
                <w:w w:val="105"/>
              </w:rPr>
            </w:pPr>
            <w:r w:rsidRPr="001512DD">
              <w:rPr>
                <w:rFonts w:cs="Times New Roman"/>
                <w:w w:val="105"/>
              </w:rPr>
              <w:t>888=Don't know</w:t>
            </w:r>
          </w:p>
          <w:p w14:paraId="1EC23B74"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1512DD" w:rsidRDefault="00F65E5D" w:rsidP="00747FDE">
            <w:pPr>
              <w:spacing w:after="0"/>
              <w:rPr>
                <w:rFonts w:eastAsia="Calibri" w:cs="Times New Roman"/>
              </w:rPr>
            </w:pPr>
            <w:r>
              <w:rPr>
                <w:rFonts w:eastAsia="Calibri"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Default="00747FDE" w:rsidP="00747FDE">
            <w:pPr>
              <w:spacing w:after="0"/>
              <w:rPr>
                <w:rFonts w:cs="ArialNarrow"/>
              </w:rPr>
            </w:pPr>
            <w:r w:rsidRPr="001512DD">
              <w:rPr>
                <w:rFonts w:cs="ArialNarrow"/>
              </w:rPr>
              <w:t>What was the result of the drought on your HH?</w:t>
            </w:r>
          </w:p>
          <w:p w14:paraId="55D33433" w14:textId="5FFBFED6" w:rsidR="00F65E5D" w:rsidRPr="00F65E5D" w:rsidRDefault="00F65E5D" w:rsidP="00747FDE">
            <w:pPr>
              <w:spacing w:after="0"/>
              <w:rPr>
                <w:i/>
                <w:color w:val="000000"/>
              </w:rPr>
            </w:pPr>
            <w:r>
              <w:rPr>
                <w:rFonts w:cs="ArialNarrow"/>
                <w:i/>
              </w:rPr>
              <w:lastRenderedPageBreak/>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1512DD" w:rsidRDefault="00747FDE" w:rsidP="00747FDE">
            <w:pPr>
              <w:spacing w:after="0"/>
              <w:rPr>
                <w:rFonts w:cs="Times New Roman"/>
                <w:w w:val="105"/>
              </w:rPr>
            </w:pPr>
            <w:r w:rsidRPr="001512DD">
              <w:rPr>
                <w:rFonts w:cs="Times New Roman"/>
                <w:w w:val="105"/>
              </w:rPr>
              <w:lastRenderedPageBreak/>
              <w:t>1=Reduced crop yield</w:t>
            </w:r>
          </w:p>
          <w:p w14:paraId="1802A720" w14:textId="77777777" w:rsidR="00747FDE" w:rsidRPr="001512DD" w:rsidRDefault="00747FDE" w:rsidP="00747FDE">
            <w:pPr>
              <w:spacing w:after="0"/>
              <w:rPr>
                <w:rFonts w:cs="Times New Roman"/>
                <w:w w:val="105"/>
              </w:rPr>
            </w:pPr>
            <w:r w:rsidRPr="001512DD">
              <w:rPr>
                <w:rFonts w:cs="Times New Roman"/>
                <w:w w:val="105"/>
              </w:rPr>
              <w:lastRenderedPageBreak/>
              <w:t>2=Crop failure</w:t>
            </w:r>
          </w:p>
          <w:p w14:paraId="38D23929" w14:textId="77777777" w:rsidR="00747FDE" w:rsidRPr="001512DD" w:rsidRDefault="00747FDE" w:rsidP="00747FDE">
            <w:pPr>
              <w:spacing w:after="0"/>
              <w:rPr>
                <w:rFonts w:cs="Times New Roman"/>
                <w:w w:val="105"/>
              </w:rPr>
            </w:pPr>
            <w:r w:rsidRPr="001512DD">
              <w:rPr>
                <w:rFonts w:cs="Times New Roman"/>
                <w:w w:val="105"/>
              </w:rPr>
              <w:t>3=Reduced HH consumption</w:t>
            </w:r>
          </w:p>
          <w:p w14:paraId="73E7BF1F" w14:textId="77777777" w:rsidR="00747FDE" w:rsidRPr="001512DD" w:rsidRDefault="00747FDE" w:rsidP="00747FDE">
            <w:pPr>
              <w:spacing w:after="0"/>
              <w:rPr>
                <w:rFonts w:cs="Times New Roman"/>
                <w:w w:val="105"/>
              </w:rPr>
            </w:pPr>
            <w:r w:rsidRPr="001512DD">
              <w:rPr>
                <w:rFonts w:cs="Times New Roman"/>
                <w:w w:val="105"/>
              </w:rPr>
              <w:t>4=Loss of assets</w:t>
            </w:r>
          </w:p>
          <w:p w14:paraId="1C9BF150" w14:textId="77777777" w:rsidR="00747FDE" w:rsidRPr="001512DD" w:rsidRDefault="00747FDE" w:rsidP="00747FDE">
            <w:pPr>
              <w:spacing w:after="0"/>
              <w:rPr>
                <w:rFonts w:cs="Times New Roman"/>
                <w:w w:val="105"/>
              </w:rPr>
            </w:pPr>
            <w:r w:rsidRPr="001512DD">
              <w:rPr>
                <w:rFonts w:cs="Times New Roman"/>
                <w:w w:val="105"/>
              </w:rPr>
              <w:t>5=Loss of income</w:t>
            </w:r>
          </w:p>
          <w:p w14:paraId="25855704" w14:textId="77777777" w:rsidR="00747FDE" w:rsidRPr="001512DD" w:rsidRDefault="00747FDE" w:rsidP="00747FDE">
            <w:pPr>
              <w:spacing w:after="0"/>
              <w:rPr>
                <w:rFonts w:cs="Times New Roman"/>
                <w:w w:val="105"/>
              </w:rPr>
            </w:pPr>
            <w:r w:rsidRPr="001512DD">
              <w:rPr>
                <w:rFonts w:cs="Times New Roman"/>
                <w:w w:val="105"/>
              </w:rPr>
              <w:t>6=Livestock sickness</w:t>
            </w:r>
          </w:p>
          <w:p w14:paraId="0767FCD6" w14:textId="77777777" w:rsidR="00747FDE" w:rsidRPr="001512DD" w:rsidRDefault="00747FDE" w:rsidP="00747FDE">
            <w:pPr>
              <w:spacing w:after="0"/>
              <w:rPr>
                <w:rFonts w:cs="Times New Roman"/>
                <w:w w:val="105"/>
              </w:rPr>
            </w:pPr>
            <w:r w:rsidRPr="001512DD">
              <w:rPr>
                <w:rFonts w:cs="Times New Roman"/>
                <w:w w:val="105"/>
              </w:rPr>
              <w:t>7=Livestock death</w:t>
            </w:r>
          </w:p>
          <w:p w14:paraId="3B5B630D" w14:textId="77777777" w:rsidR="00747FDE" w:rsidRPr="001512DD" w:rsidRDefault="00747FDE" w:rsidP="00747FDE">
            <w:pPr>
              <w:spacing w:after="0"/>
              <w:rPr>
                <w:rFonts w:cs="Times New Roman"/>
                <w:w w:val="105"/>
              </w:rPr>
            </w:pPr>
            <w:r w:rsidRPr="001512DD">
              <w:rPr>
                <w:rFonts w:cs="Times New Roman"/>
                <w:w w:val="105"/>
              </w:rPr>
              <w:t>8=Human sickness</w:t>
            </w:r>
          </w:p>
          <w:p w14:paraId="3BF3C43D" w14:textId="77777777" w:rsidR="00747FDE" w:rsidRPr="001512DD" w:rsidRDefault="00747FDE" w:rsidP="00747FDE">
            <w:pPr>
              <w:spacing w:after="0"/>
              <w:rPr>
                <w:rFonts w:cs="Times New Roman"/>
                <w:w w:val="105"/>
              </w:rPr>
            </w:pPr>
            <w:r w:rsidRPr="001512DD">
              <w:rPr>
                <w:rFonts w:cs="Times New Roman"/>
                <w:w w:val="105"/>
              </w:rPr>
              <w:t>9=Human death</w:t>
            </w:r>
          </w:p>
          <w:p w14:paraId="11BC1BD3"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788421F3"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00175F3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1BAD79A9" w14:textId="77777777" w:rsidR="00747FDE" w:rsidRPr="001512DD" w:rsidRDefault="00747FDE" w:rsidP="00747FDE">
            <w:pPr>
              <w:spacing w:after="0"/>
              <w:rPr>
                <w:rFonts w:cs="Times New Roman"/>
                <w:w w:val="105"/>
              </w:rPr>
            </w:pPr>
            <w:r w:rsidRPr="001512DD">
              <w:rPr>
                <w:rFonts w:cs="Times New Roman"/>
                <w:w w:val="105"/>
              </w:rPr>
              <w:t>97=Other, please specify</w:t>
            </w:r>
          </w:p>
          <w:p w14:paraId="6920FB58" w14:textId="77777777" w:rsidR="00747FDE" w:rsidRPr="001512DD" w:rsidRDefault="00747FDE" w:rsidP="00747FDE">
            <w:pPr>
              <w:spacing w:after="0"/>
              <w:rPr>
                <w:rFonts w:cs="Times New Roman"/>
                <w:w w:val="105"/>
              </w:rPr>
            </w:pPr>
            <w:r w:rsidRPr="001512DD">
              <w:rPr>
                <w:rFonts w:cs="Times New Roman"/>
                <w:w w:val="105"/>
              </w:rPr>
              <w:t>888=Don't know</w:t>
            </w:r>
          </w:p>
          <w:p w14:paraId="31575A3A"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1512DD" w:rsidRDefault="00F65E5D" w:rsidP="00747FDE">
            <w:pPr>
              <w:spacing w:after="0"/>
              <w:rPr>
                <w:rFonts w:eastAsia="Calibri" w:cs="Times New Roman"/>
              </w:rPr>
            </w:pPr>
            <w:r>
              <w:rPr>
                <w:rFonts w:eastAsia="Calibri" w:cs="Times New Roman"/>
              </w:rPr>
              <w:lastRenderedPageBreak/>
              <w:t>P6</w:t>
            </w:r>
          </w:p>
        </w:tc>
        <w:tc>
          <w:tcPr>
            <w:tcW w:w="4682" w:type="dxa"/>
            <w:tcBorders>
              <w:top w:val="single" w:sz="4" w:space="0" w:color="000000"/>
              <w:left w:val="single" w:sz="4" w:space="0" w:color="000000"/>
              <w:bottom w:val="single" w:sz="4" w:space="0" w:color="000000"/>
            </w:tcBorders>
          </w:tcPr>
          <w:p w14:paraId="55CD8B98"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p w14:paraId="75FF0F22" w14:textId="49713736"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1512DD" w:rsidRDefault="00F65E5D" w:rsidP="00747FDE">
            <w:pPr>
              <w:spacing w:after="0"/>
            </w:pPr>
            <w:r>
              <w:t>P6b</w:t>
            </w:r>
          </w:p>
        </w:tc>
        <w:tc>
          <w:tcPr>
            <w:tcW w:w="4682" w:type="dxa"/>
            <w:tcBorders>
              <w:left w:val="single" w:sz="4" w:space="0" w:color="auto"/>
              <w:right w:val="single" w:sz="18" w:space="0" w:color="000000"/>
            </w:tcBorders>
          </w:tcPr>
          <w:p w14:paraId="29E44624"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1512DD" w:rsidRDefault="00F65E5D" w:rsidP="00747FDE">
            <w:pPr>
              <w:spacing w:after="0"/>
              <w:rPr>
                <w:rFonts w:eastAsia="Calibri" w:cs="Times New Roman"/>
              </w:rPr>
            </w:pPr>
            <w:r>
              <w:rPr>
                <w:rFonts w:eastAsia="Calibri"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3F630BAD" w14:textId="4BFA20EA"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1512DD" w:rsidRDefault="00F65E5D" w:rsidP="00747FDE">
            <w:pPr>
              <w:spacing w:after="0"/>
            </w:pPr>
            <w:r>
              <w:t>P7b</w:t>
            </w:r>
          </w:p>
        </w:tc>
        <w:tc>
          <w:tcPr>
            <w:tcW w:w="4682" w:type="dxa"/>
            <w:tcBorders>
              <w:left w:val="single" w:sz="4" w:space="0" w:color="auto"/>
              <w:right w:val="single" w:sz="18" w:space="0" w:color="000000"/>
            </w:tcBorders>
          </w:tcPr>
          <w:p w14:paraId="2F1618B6"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1512DD" w:rsidRDefault="00F65E5D" w:rsidP="00747FDE">
            <w:pPr>
              <w:spacing w:after="0"/>
              <w:rPr>
                <w:rFonts w:eastAsia="Calibri" w:cs="Times New Roman"/>
              </w:rPr>
            </w:pPr>
            <w:r>
              <w:rPr>
                <w:rFonts w:eastAsia="Calibri"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Default="00747FDE" w:rsidP="00747FDE">
            <w:pPr>
              <w:spacing w:after="0"/>
              <w:rPr>
                <w:rFonts w:cs="Times New Roman"/>
              </w:rPr>
            </w:pPr>
            <w:r w:rsidRPr="001512DD">
              <w:rPr>
                <w:rFonts w:cs="Times New Roman"/>
              </w:rPr>
              <w:t>If so, why did you not make those changes?</w:t>
            </w:r>
          </w:p>
          <w:p w14:paraId="281648F4" w14:textId="036A5DF0"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1512DD" w:rsidRDefault="00747FDE" w:rsidP="00747FDE">
            <w:pPr>
              <w:spacing w:after="0"/>
              <w:rPr>
                <w:rFonts w:cs="Times New Roman"/>
                <w:w w:val="105"/>
              </w:rPr>
            </w:pPr>
            <w:r w:rsidRPr="001512DD">
              <w:rPr>
                <w:rFonts w:cs="Times New Roman"/>
                <w:w w:val="105"/>
              </w:rPr>
              <w:t>1=Lack of money</w:t>
            </w:r>
          </w:p>
          <w:p w14:paraId="73D4BF9E" w14:textId="77777777" w:rsidR="00747FDE" w:rsidRPr="001512DD" w:rsidRDefault="00747FDE" w:rsidP="00747FDE">
            <w:pPr>
              <w:spacing w:after="0"/>
              <w:rPr>
                <w:rFonts w:cs="Times New Roman"/>
                <w:w w:val="105"/>
              </w:rPr>
            </w:pPr>
            <w:r w:rsidRPr="001512DD">
              <w:rPr>
                <w:rFonts w:cs="Times New Roman"/>
                <w:w w:val="105"/>
              </w:rPr>
              <w:t>2=Lack of information</w:t>
            </w:r>
          </w:p>
          <w:p w14:paraId="43C80C68" w14:textId="77777777" w:rsidR="00747FDE" w:rsidRPr="001512DD" w:rsidRDefault="00747FDE" w:rsidP="00747FDE">
            <w:pPr>
              <w:spacing w:after="0"/>
              <w:rPr>
                <w:rFonts w:cs="Times New Roman"/>
                <w:w w:val="105"/>
              </w:rPr>
            </w:pPr>
            <w:r w:rsidRPr="001512DD">
              <w:rPr>
                <w:rFonts w:cs="Times New Roman"/>
                <w:w w:val="105"/>
              </w:rPr>
              <w:t>3=Shortage of labor</w:t>
            </w:r>
          </w:p>
          <w:p w14:paraId="6C90BCEF" w14:textId="77777777" w:rsidR="00747FDE" w:rsidRPr="001512DD" w:rsidRDefault="00747FDE" w:rsidP="00747FDE">
            <w:pPr>
              <w:spacing w:after="0"/>
              <w:rPr>
                <w:rFonts w:cs="Times New Roman"/>
                <w:w w:val="105"/>
              </w:rPr>
            </w:pPr>
            <w:r w:rsidRPr="001512DD">
              <w:rPr>
                <w:rFonts w:cs="Times New Roman"/>
                <w:w w:val="105"/>
              </w:rPr>
              <w:t>4=Shortage of Land</w:t>
            </w:r>
          </w:p>
          <w:p w14:paraId="07ACFDC9"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1512DD" w:rsidRDefault="00F65E5D" w:rsidP="00747FDE">
            <w:pPr>
              <w:spacing w:after="0"/>
            </w:pPr>
            <w:r>
              <w:t>P8b</w:t>
            </w:r>
          </w:p>
        </w:tc>
        <w:tc>
          <w:tcPr>
            <w:tcW w:w="4682" w:type="dxa"/>
            <w:tcBorders>
              <w:left w:val="single" w:sz="4" w:space="0" w:color="auto"/>
              <w:right w:val="single" w:sz="18" w:space="0" w:color="000000"/>
            </w:tcBorders>
          </w:tcPr>
          <w:p w14:paraId="1250A1F3"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1512DD" w:rsidRDefault="00F65E5D" w:rsidP="00747FDE">
            <w:pPr>
              <w:spacing w:after="0"/>
              <w:rPr>
                <w:rFonts w:eastAsia="Calibri" w:cs="Times New Roman"/>
              </w:rPr>
            </w:pPr>
            <w:r>
              <w:rPr>
                <w:rFonts w:eastAsia="Calibri"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Default="00747FDE" w:rsidP="00747FDE">
            <w:pPr>
              <w:spacing w:after="0"/>
              <w:rPr>
                <w:bCs/>
              </w:rPr>
            </w:pPr>
            <w:r w:rsidRPr="001512DD">
              <w:rPr>
                <w:bCs/>
              </w:rPr>
              <w:t>How did your household cope with this shock?</w:t>
            </w:r>
          </w:p>
          <w:p w14:paraId="29A3F5FB" w14:textId="4C63DF8F" w:rsidR="00F65E5D" w:rsidRPr="00F65E5D" w:rsidRDefault="00F65E5D" w:rsidP="00747FDE">
            <w:pPr>
              <w:spacing w:after="0"/>
              <w:rPr>
                <w:i/>
                <w:color w:val="000000"/>
              </w:rPr>
            </w:pPr>
            <w:r>
              <w:rPr>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7F6D7518"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25321713"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DAC0966" w14:textId="77777777" w:rsidR="00747FDE" w:rsidRPr="001512DD" w:rsidRDefault="00747FDE" w:rsidP="00747FDE">
            <w:pPr>
              <w:spacing w:after="0"/>
              <w:rPr>
                <w:rFonts w:cs="Times New Roman"/>
                <w:w w:val="105"/>
              </w:rPr>
            </w:pPr>
            <w:r w:rsidRPr="001512DD">
              <w:rPr>
                <w:rFonts w:cs="Times New Roman"/>
                <w:w w:val="105"/>
              </w:rPr>
              <w:t>4 = Spend cash savings</w:t>
            </w:r>
          </w:p>
          <w:p w14:paraId="1BF14B33"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2DE9F66" w14:textId="77777777" w:rsidR="00747FDE" w:rsidRPr="001512DD" w:rsidRDefault="00747FDE" w:rsidP="00747FDE">
            <w:pPr>
              <w:spacing w:after="0"/>
              <w:rPr>
                <w:rFonts w:cs="Times New Roman"/>
                <w:w w:val="105"/>
              </w:rPr>
            </w:pPr>
            <w:r w:rsidRPr="001512DD">
              <w:rPr>
                <w:rFonts w:cs="Times New Roman"/>
                <w:w w:val="105"/>
              </w:rPr>
              <w:t>6 = Do extra casual labor</w:t>
            </w:r>
          </w:p>
          <w:p w14:paraId="0195C48E" w14:textId="77777777" w:rsidR="00747FDE" w:rsidRPr="001512DD" w:rsidRDefault="00747FDE" w:rsidP="00747FDE">
            <w:pPr>
              <w:spacing w:after="0"/>
              <w:rPr>
                <w:rFonts w:cs="Times New Roman"/>
                <w:w w:val="105"/>
              </w:rPr>
            </w:pPr>
            <w:r w:rsidRPr="001512DD">
              <w:rPr>
                <w:rFonts w:cs="Times New Roman"/>
                <w:w w:val="105"/>
              </w:rPr>
              <w:lastRenderedPageBreak/>
              <w:t>7 = Assistance from friends or relatives</w:t>
            </w:r>
          </w:p>
          <w:p w14:paraId="69A22D69"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0DB50D56"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75CD424E"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E758EAA"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5EEEF1FD"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1512DD" w:rsidRDefault="00F65E5D" w:rsidP="00747FDE">
            <w:pPr>
              <w:spacing w:after="0"/>
            </w:pPr>
            <w:r>
              <w:lastRenderedPageBreak/>
              <w:t>P9b</w:t>
            </w:r>
          </w:p>
        </w:tc>
        <w:tc>
          <w:tcPr>
            <w:tcW w:w="4682" w:type="dxa"/>
            <w:tcBorders>
              <w:left w:val="single" w:sz="4" w:space="0" w:color="auto"/>
              <w:right w:val="single" w:sz="18" w:space="0" w:color="000000"/>
            </w:tcBorders>
          </w:tcPr>
          <w:p w14:paraId="7F5BCCEF"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1512DD" w:rsidRDefault="00747FDE" w:rsidP="00747FDE">
            <w:pPr>
              <w:spacing w:after="0"/>
              <w:rPr>
                <w:w w:val="105"/>
              </w:rPr>
            </w:pPr>
            <w:r w:rsidRPr="001512DD">
              <w:rPr>
                <w:i/>
                <w:color w:val="A6A6A6" w:themeColor="background1" w:themeShade="A6"/>
              </w:rPr>
              <w:t>(Text)</w:t>
            </w:r>
          </w:p>
        </w:tc>
      </w:tr>
    </w:tbl>
    <w:p w14:paraId="70447F2E" w14:textId="77777777" w:rsidR="00747FDE" w:rsidRPr="001512DD" w:rsidRDefault="00747FDE" w:rsidP="00747FDE">
      <w:pPr>
        <w:autoSpaceDE w:val="0"/>
        <w:autoSpaceDN w:val="0"/>
        <w:adjustRightInd w:val="0"/>
        <w:spacing w:after="0" w:line="240" w:lineRule="auto"/>
        <w:contextualSpacing/>
        <w:rPr>
          <w:rFonts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1512DD"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1512DD" w:rsidRDefault="00F65E5D" w:rsidP="00747FDE">
            <w:pPr>
              <w:spacing w:after="0"/>
              <w:rPr>
                <w:rFonts w:eastAsia="Calibri" w:cs="Times New Roman"/>
                <w:w w:val="105"/>
              </w:rPr>
            </w:pPr>
            <w:r>
              <w:rPr>
                <w:rFonts w:eastAsia="Calibri"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Default="00747FDE" w:rsidP="00747FDE">
            <w:pPr>
              <w:spacing w:after="0"/>
              <w:rPr>
                <w:rFonts w:cs="ArialNarrow"/>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p w14:paraId="5929433D" w14:textId="0EC8B6B7" w:rsidR="00F65E5D" w:rsidRPr="00F65E5D" w:rsidRDefault="00F65E5D" w:rsidP="00747FDE">
            <w:pPr>
              <w:spacing w:after="0"/>
              <w:rPr>
                <w:rFonts w:eastAsia="Calibri" w:cs="Times New Roman"/>
                <w:i/>
                <w:w w:val="105"/>
              </w:rPr>
            </w:pPr>
            <w:r>
              <w:rPr>
                <w:rFonts w:cs="ArialNarrow"/>
                <w:i/>
              </w:rPr>
              <w:t>If 0, skip to</w:t>
            </w:r>
            <w:r w:rsidR="00BE6AEC">
              <w:rPr>
                <w:rFonts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1512DD" w:rsidRDefault="00F65E5D" w:rsidP="00747FDE">
            <w:pPr>
              <w:spacing w:after="0"/>
            </w:pPr>
            <w:r>
              <w:t>0</w:t>
            </w:r>
            <w:r w:rsidR="00747FDE" w:rsidRPr="001512DD">
              <w:t>=No</w:t>
            </w:r>
          </w:p>
          <w:p w14:paraId="2EB9A336" w14:textId="65392755" w:rsidR="00747FDE" w:rsidRPr="001512DD" w:rsidRDefault="00F65E5D" w:rsidP="00747FDE">
            <w:pPr>
              <w:spacing w:after="0"/>
            </w:pPr>
            <w:r>
              <w:t>1</w:t>
            </w:r>
            <w:r w:rsidR="00747FDE" w:rsidRPr="001512DD">
              <w:t>=Yes</w:t>
            </w:r>
            <w:r w:rsidR="00747FDE" w:rsidRPr="001512DD" w:rsidDel="00226116">
              <w:t xml:space="preserve"> </w:t>
            </w:r>
          </w:p>
          <w:p w14:paraId="22B717C0" w14:textId="77777777" w:rsidR="00747FDE" w:rsidRPr="001512DD" w:rsidRDefault="00747FDE" w:rsidP="00747FDE">
            <w:pPr>
              <w:spacing w:after="0"/>
            </w:pPr>
            <w:r w:rsidRPr="001512DD">
              <w:t>888=Don’t know</w:t>
            </w:r>
          </w:p>
          <w:p w14:paraId="6516DF03" w14:textId="77777777" w:rsidR="00747FDE" w:rsidRPr="001512DD" w:rsidRDefault="00747FDE" w:rsidP="00747FDE">
            <w:pPr>
              <w:spacing w:after="0"/>
            </w:pPr>
            <w:r w:rsidRPr="001512DD">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BE6AEC" w:rsidRPr="001512DD"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1512DD" w:rsidRDefault="00BE6AEC" w:rsidP="00747FDE">
            <w:pPr>
              <w:spacing w:after="0"/>
              <w:rPr>
                <w:w w:val="105"/>
              </w:rPr>
            </w:pPr>
            <w:r>
              <w:rPr>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1512DD" w:rsidRDefault="00BE6AEC" w:rsidP="00747FDE">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Default="00BE6AEC" w:rsidP="00BE6AEC">
            <w:pPr>
              <w:spacing w:after="0"/>
              <w:rPr>
                <w:rFonts w:cs="ArialNarrow"/>
              </w:rPr>
            </w:pPr>
            <w:r>
              <w:rPr>
                <w:rFonts w:cs="ArialNarrow"/>
              </w:rPr>
              <w:t>2014</w:t>
            </w:r>
          </w:p>
          <w:p w14:paraId="36CE979C" w14:textId="77777777" w:rsidR="00BE6AEC" w:rsidRDefault="00BE6AEC" w:rsidP="00BE6AEC">
            <w:pPr>
              <w:spacing w:after="0"/>
              <w:rPr>
                <w:rFonts w:cs="ArialNarrow"/>
              </w:rPr>
            </w:pPr>
            <w:r>
              <w:rPr>
                <w:rFonts w:cs="ArialNarrow"/>
              </w:rPr>
              <w:t>2013</w:t>
            </w:r>
          </w:p>
          <w:p w14:paraId="2E9AFB5D" w14:textId="77777777" w:rsidR="00BE6AEC" w:rsidRDefault="00BE6AEC" w:rsidP="00BE6AEC">
            <w:pPr>
              <w:spacing w:after="0"/>
              <w:rPr>
                <w:rFonts w:cs="ArialNarrow"/>
              </w:rPr>
            </w:pPr>
            <w:r>
              <w:rPr>
                <w:rFonts w:cs="ArialNarrow"/>
              </w:rPr>
              <w:t>2012</w:t>
            </w:r>
          </w:p>
          <w:p w14:paraId="0AA9F867" w14:textId="77777777" w:rsidR="00BE6AEC" w:rsidRDefault="00BE6AEC" w:rsidP="00BE6AEC">
            <w:pPr>
              <w:spacing w:after="0"/>
              <w:rPr>
                <w:rFonts w:cs="ArialNarrow"/>
              </w:rPr>
            </w:pPr>
            <w:r>
              <w:rPr>
                <w:rFonts w:cs="ArialNarrow"/>
              </w:rPr>
              <w:t>2011</w:t>
            </w:r>
          </w:p>
          <w:p w14:paraId="26140D30" w14:textId="35AB4430" w:rsidR="00BE6AEC" w:rsidRPr="001512DD" w:rsidRDefault="00BE6AEC" w:rsidP="00BE6AEC">
            <w:pPr>
              <w:spacing w:after="0"/>
              <w:rPr>
                <w:w w:val="105"/>
              </w:rPr>
            </w:pPr>
            <w:r>
              <w:rPr>
                <w:rFonts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1512DD" w:rsidRDefault="00BE6AEC" w:rsidP="00747FDE">
            <w:pPr>
              <w:spacing w:after="0"/>
              <w:rPr>
                <w:i/>
                <w:color w:val="A6A6A6" w:themeColor="background1" w:themeShade="A6"/>
              </w:rPr>
            </w:pPr>
            <w:r w:rsidRPr="001512DD">
              <w:rPr>
                <w:i/>
                <w:color w:val="A6A6A6" w:themeColor="background1" w:themeShade="A6"/>
              </w:rPr>
              <w:t>(Integer)</w:t>
            </w:r>
          </w:p>
        </w:tc>
      </w:tr>
      <w:tr w:rsidR="00F65E5D" w:rsidRPr="001512DD"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1512DD" w:rsidRDefault="00BE6AEC" w:rsidP="00747FDE">
            <w:pPr>
              <w:spacing w:after="0"/>
              <w:rPr>
                <w:w w:val="105"/>
              </w:rPr>
            </w:pPr>
            <w:r>
              <w:rPr>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1512DD" w:rsidRDefault="00F65E5D" w:rsidP="00747FDE">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Default="00F65E5D" w:rsidP="00F65E5D">
            <w:pPr>
              <w:spacing w:after="0"/>
              <w:rPr>
                <w:rFonts w:cs="ArialNarrow"/>
              </w:rPr>
            </w:pPr>
            <w:r>
              <w:rPr>
                <w:rFonts w:cs="ArialNarrow"/>
              </w:rPr>
              <w:t>2014</w:t>
            </w:r>
          </w:p>
          <w:p w14:paraId="038A4914" w14:textId="77777777" w:rsidR="00F65E5D" w:rsidRDefault="00F65E5D" w:rsidP="00F65E5D">
            <w:pPr>
              <w:spacing w:after="0"/>
              <w:rPr>
                <w:rFonts w:cs="ArialNarrow"/>
              </w:rPr>
            </w:pPr>
            <w:r>
              <w:rPr>
                <w:rFonts w:cs="ArialNarrow"/>
              </w:rPr>
              <w:t>2013</w:t>
            </w:r>
          </w:p>
          <w:p w14:paraId="6B222ADA" w14:textId="77777777" w:rsidR="00F65E5D" w:rsidRDefault="00F65E5D" w:rsidP="00F65E5D">
            <w:pPr>
              <w:spacing w:after="0"/>
              <w:rPr>
                <w:rFonts w:cs="ArialNarrow"/>
              </w:rPr>
            </w:pPr>
            <w:r>
              <w:rPr>
                <w:rFonts w:cs="ArialNarrow"/>
              </w:rPr>
              <w:t>2012</w:t>
            </w:r>
          </w:p>
          <w:p w14:paraId="18D2DBF1" w14:textId="77777777" w:rsidR="00F65E5D" w:rsidRDefault="00F65E5D" w:rsidP="00F65E5D">
            <w:pPr>
              <w:spacing w:after="0"/>
              <w:rPr>
                <w:rFonts w:cs="ArialNarrow"/>
              </w:rPr>
            </w:pPr>
            <w:r>
              <w:rPr>
                <w:rFonts w:cs="ArialNarrow"/>
              </w:rPr>
              <w:t>2011</w:t>
            </w:r>
          </w:p>
          <w:p w14:paraId="46E26FCA" w14:textId="6C4C7202" w:rsidR="00F65E5D" w:rsidRPr="001512DD" w:rsidRDefault="00F65E5D" w:rsidP="00F65E5D">
            <w:pPr>
              <w:spacing w:after="0"/>
              <w:rPr>
                <w:w w:val="105"/>
              </w:rPr>
            </w:pPr>
            <w:r>
              <w:rPr>
                <w:rFonts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1512DD" w:rsidRDefault="00F65E5D" w:rsidP="00747FDE">
            <w:pPr>
              <w:spacing w:after="0"/>
              <w:rPr>
                <w:i/>
                <w:color w:val="A6A6A6" w:themeColor="background1" w:themeShade="A6"/>
              </w:rPr>
            </w:pPr>
            <w:r w:rsidRPr="001512DD">
              <w:rPr>
                <w:i/>
                <w:color w:val="A6A6A6" w:themeColor="background1" w:themeShade="A6"/>
              </w:rPr>
              <w:t>(Integer)</w:t>
            </w:r>
          </w:p>
        </w:tc>
      </w:tr>
      <w:tr w:rsidR="00747FDE" w:rsidRPr="001512DD"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1512DD" w:rsidRDefault="00BE6AEC" w:rsidP="00747FDE">
            <w:pPr>
              <w:spacing w:after="0"/>
              <w:rPr>
                <w:rFonts w:eastAsia="Calibri" w:cs="Times New Roman"/>
              </w:rPr>
            </w:pPr>
            <w:r>
              <w:rPr>
                <w:rFonts w:eastAsia="Calibri"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1512DD" w:rsidRDefault="00747FDE" w:rsidP="00747FDE">
            <w:pPr>
              <w:spacing w:after="0"/>
              <w:rPr>
                <w:rFonts w:cs="Times New Roman"/>
                <w:w w:val="105"/>
              </w:rPr>
            </w:pPr>
            <w:r w:rsidRPr="001512DD">
              <w:rPr>
                <w:rFonts w:cs="Times New Roman"/>
                <w:w w:val="105"/>
              </w:rPr>
              <w:t>1=Very well</w:t>
            </w:r>
          </w:p>
          <w:p w14:paraId="5ED04BEC" w14:textId="77777777" w:rsidR="00747FDE" w:rsidRPr="001512DD" w:rsidRDefault="00747FDE" w:rsidP="00747FDE">
            <w:pPr>
              <w:spacing w:after="0"/>
              <w:rPr>
                <w:rFonts w:cs="Times New Roman"/>
                <w:w w:val="105"/>
              </w:rPr>
            </w:pPr>
            <w:r w:rsidRPr="001512DD">
              <w:rPr>
                <w:rFonts w:cs="Times New Roman"/>
                <w:w w:val="105"/>
              </w:rPr>
              <w:t>2=Somewhat well</w:t>
            </w:r>
          </w:p>
          <w:p w14:paraId="77FD851B" w14:textId="77777777" w:rsidR="00747FDE" w:rsidRPr="001512DD" w:rsidRDefault="00747FDE" w:rsidP="00747FDE">
            <w:pPr>
              <w:spacing w:after="0"/>
              <w:rPr>
                <w:rFonts w:cs="Times New Roman"/>
                <w:w w:val="105"/>
              </w:rPr>
            </w:pPr>
            <w:r w:rsidRPr="001512DD">
              <w:rPr>
                <w:rFonts w:cs="Times New Roman"/>
                <w:w w:val="105"/>
              </w:rPr>
              <w:t>3=Neutral response</w:t>
            </w:r>
          </w:p>
          <w:p w14:paraId="53E85DFC" w14:textId="77777777" w:rsidR="00747FDE" w:rsidRPr="001512DD" w:rsidRDefault="00747FDE" w:rsidP="00747FDE">
            <w:pPr>
              <w:spacing w:after="0"/>
              <w:rPr>
                <w:rFonts w:cs="Times New Roman"/>
                <w:w w:val="105"/>
              </w:rPr>
            </w:pPr>
            <w:r w:rsidRPr="001512DD">
              <w:rPr>
                <w:rFonts w:cs="Times New Roman"/>
                <w:w w:val="105"/>
              </w:rPr>
              <w:t>4=Somewhat poorly</w:t>
            </w:r>
          </w:p>
          <w:p w14:paraId="146A6C15" w14:textId="77777777" w:rsidR="00747FDE" w:rsidRPr="001512DD" w:rsidRDefault="00747FDE" w:rsidP="00747FDE">
            <w:pPr>
              <w:spacing w:after="0"/>
              <w:rPr>
                <w:rFonts w:cs="Times New Roman"/>
                <w:w w:val="105"/>
              </w:rPr>
            </w:pPr>
            <w:r w:rsidRPr="001512DD">
              <w:rPr>
                <w:rFonts w:cs="Times New Roman"/>
                <w:w w:val="105"/>
              </w:rPr>
              <w:t>5=Very poorly</w:t>
            </w:r>
          </w:p>
          <w:p w14:paraId="51C12BCF" w14:textId="77777777" w:rsidR="00747FDE" w:rsidRPr="001512DD" w:rsidRDefault="00747FDE" w:rsidP="00747FDE">
            <w:pPr>
              <w:spacing w:after="0"/>
              <w:rPr>
                <w:rFonts w:cs="Times New Roman"/>
                <w:w w:val="105"/>
              </w:rPr>
            </w:pPr>
            <w:r w:rsidRPr="001512DD">
              <w:rPr>
                <w:rFonts w:cs="Times New Roman"/>
                <w:w w:val="105"/>
              </w:rPr>
              <w:t>888=Don't know</w:t>
            </w:r>
          </w:p>
          <w:p w14:paraId="7ABA774B"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1512DD" w:rsidRDefault="00BE6AEC" w:rsidP="00747FDE">
            <w:pPr>
              <w:spacing w:after="0"/>
              <w:rPr>
                <w:rFonts w:eastAsia="Calibri" w:cs="Times New Roman"/>
              </w:rPr>
            </w:pPr>
            <w:r>
              <w:rPr>
                <w:rFonts w:eastAsia="Calibri" w:cs="Times New Roman"/>
              </w:rPr>
              <w:t>P14</w:t>
            </w:r>
          </w:p>
        </w:tc>
        <w:tc>
          <w:tcPr>
            <w:tcW w:w="4682" w:type="dxa"/>
            <w:tcBorders>
              <w:top w:val="single" w:sz="4" w:space="0" w:color="000000"/>
              <w:left w:val="single" w:sz="4" w:space="0" w:color="000000"/>
              <w:bottom w:val="single" w:sz="4" w:space="0" w:color="000000"/>
            </w:tcBorders>
          </w:tcPr>
          <w:p w14:paraId="52FBEC9E" w14:textId="77777777" w:rsidR="00747FDE" w:rsidRDefault="00747FDE" w:rsidP="00747FDE">
            <w:pPr>
              <w:spacing w:after="0"/>
              <w:rPr>
                <w:rFonts w:cs="ArialNarrow"/>
              </w:rPr>
            </w:pPr>
            <w:r w:rsidRPr="001512DD">
              <w:rPr>
                <w:rFonts w:cs="ArialNarrow"/>
              </w:rPr>
              <w:t xml:space="preserve">What was the result of the </w:t>
            </w:r>
            <w:r w:rsidRPr="001512DD">
              <w:rPr>
                <w:rFonts w:cs="ArialNarrow"/>
                <w:b/>
              </w:rPr>
              <w:t>RAIN/FLOODS</w:t>
            </w:r>
            <w:r w:rsidRPr="001512DD">
              <w:rPr>
                <w:rFonts w:cs="ArialNarrow"/>
              </w:rPr>
              <w:t xml:space="preserve"> on your HH?</w:t>
            </w:r>
          </w:p>
          <w:p w14:paraId="3CFF83A7" w14:textId="25B13E25" w:rsidR="00BE6AEC" w:rsidRPr="00BE6AEC" w:rsidRDefault="00BE6AEC" w:rsidP="00747FDE">
            <w:pPr>
              <w:spacing w:after="0"/>
              <w:rPr>
                <w:i/>
                <w:color w:val="000000"/>
              </w:rPr>
            </w:pPr>
            <w:r>
              <w:rPr>
                <w:rFonts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1512DD" w:rsidRDefault="00747FDE" w:rsidP="00747FDE">
            <w:pPr>
              <w:spacing w:after="0"/>
              <w:rPr>
                <w:rFonts w:cs="Times New Roman"/>
                <w:w w:val="105"/>
              </w:rPr>
            </w:pPr>
            <w:r w:rsidRPr="001512DD">
              <w:rPr>
                <w:rFonts w:cs="Times New Roman"/>
                <w:w w:val="105"/>
              </w:rPr>
              <w:t>1=Reduced crop yield</w:t>
            </w:r>
          </w:p>
          <w:p w14:paraId="5C57E952" w14:textId="77777777" w:rsidR="00747FDE" w:rsidRPr="001512DD" w:rsidRDefault="00747FDE" w:rsidP="00747FDE">
            <w:pPr>
              <w:spacing w:after="0"/>
              <w:rPr>
                <w:rFonts w:cs="Times New Roman"/>
                <w:w w:val="105"/>
              </w:rPr>
            </w:pPr>
            <w:r w:rsidRPr="001512DD">
              <w:rPr>
                <w:rFonts w:cs="Times New Roman"/>
                <w:w w:val="105"/>
              </w:rPr>
              <w:t>2=Crop failure</w:t>
            </w:r>
          </w:p>
          <w:p w14:paraId="339ECF26" w14:textId="77777777" w:rsidR="00747FDE" w:rsidRPr="001512DD" w:rsidRDefault="00747FDE" w:rsidP="00747FDE">
            <w:pPr>
              <w:spacing w:after="0"/>
              <w:rPr>
                <w:rFonts w:cs="Times New Roman"/>
                <w:w w:val="105"/>
              </w:rPr>
            </w:pPr>
            <w:r w:rsidRPr="001512DD">
              <w:rPr>
                <w:rFonts w:cs="Times New Roman"/>
                <w:w w:val="105"/>
              </w:rPr>
              <w:t>3=Reduced HH consumption</w:t>
            </w:r>
          </w:p>
          <w:p w14:paraId="6E7DAEE8" w14:textId="77777777" w:rsidR="00747FDE" w:rsidRPr="001512DD" w:rsidRDefault="00747FDE" w:rsidP="00747FDE">
            <w:pPr>
              <w:spacing w:after="0"/>
              <w:rPr>
                <w:rFonts w:cs="Times New Roman"/>
                <w:w w:val="105"/>
              </w:rPr>
            </w:pPr>
            <w:r w:rsidRPr="001512DD">
              <w:rPr>
                <w:rFonts w:cs="Times New Roman"/>
                <w:w w:val="105"/>
              </w:rPr>
              <w:t>4=Loss of assets</w:t>
            </w:r>
          </w:p>
          <w:p w14:paraId="66ABECC5" w14:textId="77777777" w:rsidR="00747FDE" w:rsidRPr="001512DD" w:rsidRDefault="00747FDE" w:rsidP="00747FDE">
            <w:pPr>
              <w:spacing w:after="0"/>
              <w:rPr>
                <w:rFonts w:cs="Times New Roman"/>
                <w:w w:val="105"/>
              </w:rPr>
            </w:pPr>
            <w:r w:rsidRPr="001512DD">
              <w:rPr>
                <w:rFonts w:cs="Times New Roman"/>
                <w:w w:val="105"/>
              </w:rPr>
              <w:t>5=Loss of income</w:t>
            </w:r>
          </w:p>
          <w:p w14:paraId="6CA73062" w14:textId="77777777" w:rsidR="00747FDE" w:rsidRPr="001512DD" w:rsidRDefault="00747FDE" w:rsidP="00747FDE">
            <w:pPr>
              <w:spacing w:after="0"/>
              <w:rPr>
                <w:rFonts w:cs="Times New Roman"/>
                <w:w w:val="105"/>
              </w:rPr>
            </w:pPr>
            <w:r w:rsidRPr="001512DD">
              <w:rPr>
                <w:rFonts w:cs="Times New Roman"/>
                <w:w w:val="105"/>
              </w:rPr>
              <w:t>6=Livestock sickness</w:t>
            </w:r>
          </w:p>
          <w:p w14:paraId="64F8123D" w14:textId="77777777" w:rsidR="00747FDE" w:rsidRPr="001512DD" w:rsidRDefault="00747FDE" w:rsidP="00747FDE">
            <w:pPr>
              <w:spacing w:after="0"/>
              <w:rPr>
                <w:rFonts w:cs="Times New Roman"/>
                <w:w w:val="105"/>
              </w:rPr>
            </w:pPr>
            <w:r w:rsidRPr="001512DD">
              <w:rPr>
                <w:rFonts w:cs="Times New Roman"/>
                <w:w w:val="105"/>
              </w:rPr>
              <w:t>7=Livestock death</w:t>
            </w:r>
          </w:p>
          <w:p w14:paraId="1BE0AB11" w14:textId="77777777" w:rsidR="00747FDE" w:rsidRPr="001512DD" w:rsidRDefault="00747FDE" w:rsidP="00747FDE">
            <w:pPr>
              <w:spacing w:after="0"/>
              <w:rPr>
                <w:rFonts w:cs="Times New Roman"/>
                <w:w w:val="105"/>
              </w:rPr>
            </w:pPr>
            <w:r w:rsidRPr="001512DD">
              <w:rPr>
                <w:rFonts w:cs="Times New Roman"/>
                <w:w w:val="105"/>
              </w:rPr>
              <w:t>8=Human sickness</w:t>
            </w:r>
          </w:p>
          <w:p w14:paraId="150F7D26" w14:textId="77777777" w:rsidR="00747FDE" w:rsidRPr="001512DD" w:rsidRDefault="00747FDE" w:rsidP="00747FDE">
            <w:pPr>
              <w:spacing w:after="0"/>
              <w:rPr>
                <w:rFonts w:cs="Times New Roman"/>
                <w:w w:val="105"/>
              </w:rPr>
            </w:pPr>
            <w:r w:rsidRPr="001512DD">
              <w:rPr>
                <w:rFonts w:cs="Times New Roman"/>
                <w:w w:val="105"/>
              </w:rPr>
              <w:t>9=Human death</w:t>
            </w:r>
          </w:p>
          <w:p w14:paraId="0E40E9B5" w14:textId="77777777" w:rsidR="00747FDE" w:rsidRPr="001512DD" w:rsidRDefault="00747FDE" w:rsidP="00747FDE">
            <w:pPr>
              <w:spacing w:after="0"/>
              <w:rPr>
                <w:rFonts w:cs="Times New Roman"/>
                <w:w w:val="105"/>
              </w:rPr>
            </w:pPr>
            <w:r w:rsidRPr="001512DD">
              <w:rPr>
                <w:rFonts w:cs="Times New Roman"/>
                <w:w w:val="105"/>
              </w:rPr>
              <w:lastRenderedPageBreak/>
              <w:t>10=Pests or diseases that affected the crops before they were harvested</w:t>
            </w:r>
          </w:p>
          <w:p w14:paraId="6B52827E"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57650F63"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5B0C2D4B" w14:textId="77777777" w:rsidR="00747FDE" w:rsidRPr="001512DD" w:rsidRDefault="00747FDE" w:rsidP="00747FDE">
            <w:pPr>
              <w:spacing w:after="0"/>
              <w:rPr>
                <w:rFonts w:cs="Times New Roman"/>
                <w:w w:val="105"/>
              </w:rPr>
            </w:pPr>
            <w:r w:rsidRPr="001512DD">
              <w:rPr>
                <w:rFonts w:cs="Times New Roman"/>
                <w:w w:val="105"/>
              </w:rPr>
              <w:t>97=Other, please specify</w:t>
            </w:r>
          </w:p>
          <w:p w14:paraId="7D327866" w14:textId="77777777" w:rsidR="00747FDE" w:rsidRPr="001512DD" w:rsidRDefault="00747FDE" w:rsidP="00747FDE">
            <w:pPr>
              <w:spacing w:after="0"/>
              <w:rPr>
                <w:rFonts w:cs="Times New Roman"/>
                <w:w w:val="105"/>
              </w:rPr>
            </w:pPr>
            <w:r w:rsidRPr="001512DD">
              <w:rPr>
                <w:rFonts w:cs="Times New Roman"/>
                <w:w w:val="105"/>
              </w:rPr>
              <w:t>888=Don't know</w:t>
            </w:r>
          </w:p>
          <w:p w14:paraId="1441DF50"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1512DD" w:rsidRDefault="00BE6AEC" w:rsidP="00747FDE">
            <w:pPr>
              <w:spacing w:after="0"/>
              <w:rPr>
                <w:rFonts w:eastAsia="Calibri" w:cs="Times New Roman"/>
              </w:rPr>
            </w:pPr>
            <w:r>
              <w:rPr>
                <w:rFonts w:eastAsia="Calibri" w:cs="Times New Roman"/>
              </w:rPr>
              <w:lastRenderedPageBreak/>
              <w:t>P15</w:t>
            </w:r>
          </w:p>
        </w:tc>
        <w:tc>
          <w:tcPr>
            <w:tcW w:w="4682" w:type="dxa"/>
            <w:tcBorders>
              <w:top w:val="single" w:sz="4" w:space="0" w:color="000000"/>
              <w:left w:val="single" w:sz="4" w:space="0" w:color="000000"/>
              <w:bottom w:val="single" w:sz="4" w:space="0" w:color="000000"/>
            </w:tcBorders>
          </w:tcPr>
          <w:p w14:paraId="762CE600"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p w14:paraId="7BF53430" w14:textId="33808968"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1512DD" w:rsidRDefault="00BE6AEC" w:rsidP="00747FDE">
            <w:pPr>
              <w:spacing w:after="0"/>
            </w:pPr>
            <w:r>
              <w:t>P15b</w:t>
            </w:r>
          </w:p>
        </w:tc>
        <w:tc>
          <w:tcPr>
            <w:tcW w:w="4682" w:type="dxa"/>
            <w:tcBorders>
              <w:left w:val="single" w:sz="4" w:space="0" w:color="auto"/>
              <w:right w:val="single" w:sz="18" w:space="0" w:color="000000"/>
            </w:tcBorders>
          </w:tcPr>
          <w:p w14:paraId="78B4F38A"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1512DD" w:rsidRDefault="00BE6AEC" w:rsidP="00747FDE">
            <w:pPr>
              <w:spacing w:after="0"/>
              <w:rPr>
                <w:rFonts w:eastAsia="Calibri" w:cs="Times New Roman"/>
              </w:rPr>
            </w:pPr>
            <w:r>
              <w:rPr>
                <w:rFonts w:eastAsia="Calibri"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65DC6DEB" w14:textId="39F4FE92"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1512DD" w:rsidRDefault="00BE6AEC" w:rsidP="00747FDE">
            <w:pPr>
              <w:spacing w:after="0"/>
            </w:pPr>
            <w:r>
              <w:t>P16b</w:t>
            </w:r>
          </w:p>
        </w:tc>
        <w:tc>
          <w:tcPr>
            <w:tcW w:w="4682" w:type="dxa"/>
            <w:tcBorders>
              <w:left w:val="single" w:sz="4" w:space="0" w:color="auto"/>
              <w:right w:val="single" w:sz="18" w:space="0" w:color="000000"/>
            </w:tcBorders>
          </w:tcPr>
          <w:p w14:paraId="41E259FF"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1512DD" w:rsidRDefault="00BE6AEC" w:rsidP="00747FDE">
            <w:pPr>
              <w:spacing w:after="0"/>
              <w:rPr>
                <w:rFonts w:eastAsia="Calibri" w:cs="Times New Roman"/>
              </w:rPr>
            </w:pPr>
            <w:r>
              <w:rPr>
                <w:rFonts w:eastAsia="Calibri"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Default="00747FDE" w:rsidP="00747FDE">
            <w:pPr>
              <w:spacing w:after="0"/>
              <w:rPr>
                <w:rFonts w:cs="Times New Roman"/>
              </w:rPr>
            </w:pPr>
            <w:r w:rsidRPr="001512DD">
              <w:rPr>
                <w:rFonts w:cs="Times New Roman"/>
              </w:rPr>
              <w:t>If so, why did you not make those changes?</w:t>
            </w:r>
          </w:p>
          <w:p w14:paraId="504AE294" w14:textId="0115CBBE"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1512DD" w:rsidRDefault="00747FDE" w:rsidP="00747FDE">
            <w:pPr>
              <w:spacing w:after="0"/>
              <w:rPr>
                <w:rFonts w:cs="Times New Roman"/>
                <w:w w:val="105"/>
              </w:rPr>
            </w:pPr>
            <w:r w:rsidRPr="001512DD">
              <w:rPr>
                <w:rFonts w:cs="Times New Roman"/>
                <w:w w:val="105"/>
              </w:rPr>
              <w:t>1=Lack of money</w:t>
            </w:r>
          </w:p>
          <w:p w14:paraId="1AF4AFD6" w14:textId="77777777" w:rsidR="00747FDE" w:rsidRPr="001512DD" w:rsidRDefault="00747FDE" w:rsidP="00747FDE">
            <w:pPr>
              <w:spacing w:after="0"/>
              <w:rPr>
                <w:rFonts w:cs="Times New Roman"/>
                <w:w w:val="105"/>
              </w:rPr>
            </w:pPr>
            <w:r w:rsidRPr="001512DD">
              <w:rPr>
                <w:rFonts w:cs="Times New Roman"/>
                <w:w w:val="105"/>
              </w:rPr>
              <w:t>2=Lack of information</w:t>
            </w:r>
          </w:p>
          <w:p w14:paraId="380A725E" w14:textId="77777777" w:rsidR="00747FDE" w:rsidRPr="001512DD" w:rsidRDefault="00747FDE" w:rsidP="00747FDE">
            <w:pPr>
              <w:spacing w:after="0"/>
              <w:rPr>
                <w:rFonts w:cs="Times New Roman"/>
                <w:w w:val="105"/>
              </w:rPr>
            </w:pPr>
            <w:r w:rsidRPr="001512DD">
              <w:rPr>
                <w:rFonts w:cs="Times New Roman"/>
                <w:w w:val="105"/>
              </w:rPr>
              <w:t>3=Shortage of labor</w:t>
            </w:r>
          </w:p>
          <w:p w14:paraId="03D260E3" w14:textId="77777777" w:rsidR="00747FDE" w:rsidRPr="001512DD" w:rsidRDefault="00747FDE" w:rsidP="00747FDE">
            <w:pPr>
              <w:spacing w:after="0"/>
              <w:rPr>
                <w:rFonts w:cs="Times New Roman"/>
                <w:w w:val="105"/>
              </w:rPr>
            </w:pPr>
            <w:r w:rsidRPr="001512DD">
              <w:rPr>
                <w:rFonts w:cs="Times New Roman"/>
                <w:w w:val="105"/>
              </w:rPr>
              <w:t>4=Shortage of Land</w:t>
            </w:r>
          </w:p>
          <w:p w14:paraId="38DB84AF"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1512DD" w:rsidRDefault="00BE6AEC" w:rsidP="00747FDE">
            <w:pPr>
              <w:spacing w:after="0"/>
            </w:pPr>
            <w:r>
              <w:t>P17b</w:t>
            </w:r>
          </w:p>
        </w:tc>
        <w:tc>
          <w:tcPr>
            <w:tcW w:w="4682" w:type="dxa"/>
            <w:tcBorders>
              <w:left w:val="single" w:sz="4" w:space="0" w:color="auto"/>
              <w:right w:val="single" w:sz="18" w:space="0" w:color="000000"/>
            </w:tcBorders>
          </w:tcPr>
          <w:p w14:paraId="4CE51BB2"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1512DD" w:rsidRDefault="00BE6AEC" w:rsidP="00747FDE">
            <w:pPr>
              <w:spacing w:after="0"/>
              <w:rPr>
                <w:rFonts w:eastAsia="Calibri" w:cs="Times New Roman"/>
              </w:rPr>
            </w:pPr>
            <w:r>
              <w:rPr>
                <w:rFonts w:eastAsia="Calibri"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Default="00747FDE" w:rsidP="00747FDE">
            <w:pPr>
              <w:spacing w:after="0"/>
              <w:rPr>
                <w:bCs/>
              </w:rPr>
            </w:pPr>
            <w:r w:rsidRPr="001512DD">
              <w:rPr>
                <w:bCs/>
              </w:rPr>
              <w:t>How did your household cope with this shock?</w:t>
            </w:r>
          </w:p>
          <w:p w14:paraId="0B7FD052" w14:textId="7B256458"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E8EDC41"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09A482DB"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73CCBDA" w14:textId="77777777" w:rsidR="00747FDE" w:rsidRPr="001512DD" w:rsidRDefault="00747FDE" w:rsidP="00747FDE">
            <w:pPr>
              <w:spacing w:after="0"/>
              <w:rPr>
                <w:rFonts w:cs="Times New Roman"/>
                <w:w w:val="105"/>
              </w:rPr>
            </w:pPr>
            <w:r w:rsidRPr="001512DD">
              <w:rPr>
                <w:rFonts w:cs="Times New Roman"/>
                <w:w w:val="105"/>
              </w:rPr>
              <w:t>4 = Spend cash savings</w:t>
            </w:r>
          </w:p>
          <w:p w14:paraId="426517D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3B4FEB3F" w14:textId="77777777" w:rsidR="00747FDE" w:rsidRPr="001512DD" w:rsidRDefault="00747FDE" w:rsidP="00747FDE">
            <w:pPr>
              <w:spacing w:after="0"/>
              <w:rPr>
                <w:rFonts w:cs="Times New Roman"/>
                <w:w w:val="105"/>
              </w:rPr>
            </w:pPr>
            <w:r w:rsidRPr="001512DD">
              <w:rPr>
                <w:rFonts w:cs="Times New Roman"/>
                <w:w w:val="105"/>
              </w:rPr>
              <w:t>6 = Do extra casual labor</w:t>
            </w:r>
          </w:p>
          <w:p w14:paraId="04009174"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24D8C025"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2A501D57"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5E825A89"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49D821FF"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039D008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1512DD" w:rsidRDefault="00BE6AEC" w:rsidP="00747FDE">
            <w:pPr>
              <w:spacing w:after="0"/>
            </w:pPr>
            <w:r>
              <w:t>P18b</w:t>
            </w:r>
          </w:p>
        </w:tc>
        <w:tc>
          <w:tcPr>
            <w:tcW w:w="4682" w:type="dxa"/>
            <w:tcBorders>
              <w:left w:val="single" w:sz="4" w:space="0" w:color="auto"/>
              <w:right w:val="single" w:sz="18" w:space="0" w:color="000000"/>
            </w:tcBorders>
          </w:tcPr>
          <w:p w14:paraId="2586DA77"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1512DD" w:rsidRDefault="00747FDE" w:rsidP="00747FDE">
            <w:pPr>
              <w:spacing w:after="0"/>
              <w:rPr>
                <w:w w:val="105"/>
              </w:rPr>
            </w:pPr>
            <w:r w:rsidRPr="001512DD">
              <w:rPr>
                <w:i/>
                <w:color w:val="A6A6A6" w:themeColor="background1" w:themeShade="A6"/>
              </w:rPr>
              <w:t>(Text)</w:t>
            </w:r>
          </w:p>
        </w:tc>
      </w:tr>
    </w:tbl>
    <w:p w14:paraId="2A6312B8" w14:textId="77777777" w:rsidR="00747FDE" w:rsidRPr="001512DD" w:rsidRDefault="00747FDE" w:rsidP="00747FDE">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1512DD"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1512DD" w:rsidRDefault="00134A66" w:rsidP="00747FDE">
            <w:pPr>
              <w:spacing w:after="0"/>
              <w:rPr>
                <w:rFonts w:eastAsia="Calibri" w:cs="Times New Roman"/>
                <w:w w:val="105"/>
              </w:rPr>
            </w:pPr>
            <w:r>
              <w:rPr>
                <w:rFonts w:eastAsia="Calibri"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Default="00747FDE" w:rsidP="00747FDE">
            <w:pPr>
              <w:spacing w:after="0"/>
              <w:rPr>
                <w:rFonts w:cs="ArialNarrow"/>
              </w:rPr>
            </w:pPr>
            <w:r w:rsidRPr="001512DD">
              <w:rPr>
                <w:rFonts w:cs="ArialNarrow"/>
              </w:rPr>
              <w:t xml:space="preserve">In the past 5 years, has your household been affected by </w:t>
            </w:r>
            <w:r w:rsidRPr="001512DD">
              <w:rPr>
                <w:rFonts w:cs="ArialNarrow"/>
                <w:b/>
              </w:rPr>
              <w:t>ERRATIC RAINS</w:t>
            </w:r>
            <w:r w:rsidRPr="001512DD">
              <w:rPr>
                <w:rFonts w:cs="ArialNarrow"/>
              </w:rPr>
              <w:t>?</w:t>
            </w:r>
          </w:p>
          <w:p w14:paraId="50032B00" w14:textId="0EF91894" w:rsidR="00134A66" w:rsidRPr="00134A66" w:rsidRDefault="00134A66" w:rsidP="00747FDE">
            <w:pPr>
              <w:spacing w:after="0"/>
              <w:rPr>
                <w:rFonts w:eastAsia="Calibri" w:cs="Times New Roman"/>
                <w:i/>
                <w:w w:val="105"/>
              </w:rPr>
            </w:pPr>
            <w:r>
              <w:rPr>
                <w:rFonts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1512DD" w:rsidRDefault="00134A66" w:rsidP="00747FDE">
            <w:pPr>
              <w:spacing w:after="0"/>
            </w:pPr>
            <w:r>
              <w:t>0</w:t>
            </w:r>
            <w:r w:rsidR="00747FDE" w:rsidRPr="001512DD">
              <w:t>=No</w:t>
            </w:r>
          </w:p>
          <w:p w14:paraId="156F0019" w14:textId="65411E74" w:rsidR="00747FDE" w:rsidRPr="001512DD" w:rsidRDefault="00134A66" w:rsidP="00747FDE">
            <w:pPr>
              <w:spacing w:after="0"/>
            </w:pPr>
            <w:r>
              <w:t>1</w:t>
            </w:r>
            <w:r w:rsidR="00747FDE" w:rsidRPr="001512DD">
              <w:t>=Yes</w:t>
            </w:r>
            <w:r w:rsidR="00747FDE" w:rsidRPr="001512DD" w:rsidDel="00226116">
              <w:t xml:space="preserve"> </w:t>
            </w:r>
          </w:p>
          <w:p w14:paraId="5E638942" w14:textId="77777777" w:rsidR="00747FDE" w:rsidRPr="001512DD" w:rsidRDefault="00747FDE" w:rsidP="00747FDE">
            <w:pPr>
              <w:spacing w:after="0"/>
            </w:pPr>
            <w:r w:rsidRPr="001512DD">
              <w:t>888=Don’t know</w:t>
            </w:r>
          </w:p>
          <w:p w14:paraId="2B95A270"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134A66" w:rsidRPr="001512DD"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1512DD" w:rsidRDefault="00134A66" w:rsidP="00747FDE">
            <w:pPr>
              <w:spacing w:after="0"/>
              <w:rPr>
                <w:w w:val="105"/>
              </w:rPr>
            </w:pPr>
            <w:r>
              <w:rPr>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1512DD" w:rsidRDefault="00134A66" w:rsidP="00747FDE">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Default="00134A66" w:rsidP="00134A66">
            <w:pPr>
              <w:spacing w:after="0"/>
              <w:rPr>
                <w:rFonts w:cs="ArialNarrow"/>
              </w:rPr>
            </w:pPr>
            <w:r>
              <w:rPr>
                <w:rFonts w:cs="ArialNarrow"/>
              </w:rPr>
              <w:t>2014</w:t>
            </w:r>
          </w:p>
          <w:p w14:paraId="1B5CF569" w14:textId="77777777" w:rsidR="00134A66" w:rsidRDefault="00134A66" w:rsidP="00134A66">
            <w:pPr>
              <w:spacing w:after="0"/>
              <w:rPr>
                <w:rFonts w:cs="ArialNarrow"/>
              </w:rPr>
            </w:pPr>
            <w:r>
              <w:rPr>
                <w:rFonts w:cs="ArialNarrow"/>
              </w:rPr>
              <w:t>2013</w:t>
            </w:r>
          </w:p>
          <w:p w14:paraId="583F7D82" w14:textId="77777777" w:rsidR="00134A66" w:rsidRDefault="00134A66" w:rsidP="00134A66">
            <w:pPr>
              <w:spacing w:after="0"/>
              <w:rPr>
                <w:rFonts w:cs="ArialNarrow"/>
              </w:rPr>
            </w:pPr>
            <w:r>
              <w:rPr>
                <w:rFonts w:cs="ArialNarrow"/>
              </w:rPr>
              <w:t>2012</w:t>
            </w:r>
          </w:p>
          <w:p w14:paraId="16BEBF31" w14:textId="77777777" w:rsidR="00134A66" w:rsidRDefault="00134A66" w:rsidP="00134A66">
            <w:pPr>
              <w:spacing w:after="0"/>
              <w:rPr>
                <w:rFonts w:cs="ArialNarrow"/>
              </w:rPr>
            </w:pPr>
            <w:r>
              <w:rPr>
                <w:rFonts w:cs="ArialNarrow"/>
              </w:rPr>
              <w:t>2011</w:t>
            </w:r>
          </w:p>
          <w:p w14:paraId="24C9380B" w14:textId="2EB981E9" w:rsidR="00134A66" w:rsidRPr="001512DD" w:rsidRDefault="00134A66" w:rsidP="00134A66">
            <w:pPr>
              <w:spacing w:after="0"/>
              <w:rPr>
                <w:w w:val="105"/>
              </w:rPr>
            </w:pPr>
            <w:r>
              <w:rPr>
                <w:rFonts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1512DD" w:rsidRDefault="00134A66" w:rsidP="00747FDE">
            <w:pPr>
              <w:spacing w:after="0"/>
              <w:rPr>
                <w:i/>
                <w:color w:val="A6A6A6" w:themeColor="background1" w:themeShade="A6"/>
              </w:rPr>
            </w:pPr>
            <w:r w:rsidRPr="001512DD">
              <w:rPr>
                <w:i/>
                <w:color w:val="A6A6A6" w:themeColor="background1" w:themeShade="A6"/>
              </w:rPr>
              <w:t>(Integer)</w:t>
            </w:r>
          </w:p>
        </w:tc>
      </w:tr>
      <w:tr w:rsidR="00134A66" w:rsidRPr="001512DD"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1512DD" w:rsidRDefault="00134A66" w:rsidP="00747FDE">
            <w:pPr>
              <w:spacing w:after="0"/>
              <w:rPr>
                <w:w w:val="105"/>
              </w:rPr>
            </w:pPr>
            <w:r>
              <w:rPr>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1512DD" w:rsidRDefault="00134A66" w:rsidP="00747FDE">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Default="00134A66" w:rsidP="00134A66">
            <w:pPr>
              <w:spacing w:after="0"/>
              <w:rPr>
                <w:rFonts w:cs="ArialNarrow"/>
              </w:rPr>
            </w:pPr>
            <w:r>
              <w:rPr>
                <w:rFonts w:cs="ArialNarrow"/>
              </w:rPr>
              <w:t>2014</w:t>
            </w:r>
          </w:p>
          <w:p w14:paraId="71DFECF9" w14:textId="77777777" w:rsidR="00134A66" w:rsidRDefault="00134A66" w:rsidP="00134A66">
            <w:pPr>
              <w:spacing w:after="0"/>
              <w:rPr>
                <w:rFonts w:cs="ArialNarrow"/>
              </w:rPr>
            </w:pPr>
            <w:r>
              <w:rPr>
                <w:rFonts w:cs="ArialNarrow"/>
              </w:rPr>
              <w:t>2013</w:t>
            </w:r>
          </w:p>
          <w:p w14:paraId="3692F01D" w14:textId="77777777" w:rsidR="00134A66" w:rsidRDefault="00134A66" w:rsidP="00134A66">
            <w:pPr>
              <w:spacing w:after="0"/>
              <w:rPr>
                <w:rFonts w:cs="ArialNarrow"/>
              </w:rPr>
            </w:pPr>
            <w:r>
              <w:rPr>
                <w:rFonts w:cs="ArialNarrow"/>
              </w:rPr>
              <w:t>2012</w:t>
            </w:r>
          </w:p>
          <w:p w14:paraId="3E12527D" w14:textId="77777777" w:rsidR="00134A66" w:rsidRDefault="00134A66" w:rsidP="00134A66">
            <w:pPr>
              <w:spacing w:after="0"/>
              <w:rPr>
                <w:rFonts w:cs="ArialNarrow"/>
              </w:rPr>
            </w:pPr>
            <w:r>
              <w:rPr>
                <w:rFonts w:cs="ArialNarrow"/>
              </w:rPr>
              <w:t>2011</w:t>
            </w:r>
          </w:p>
          <w:p w14:paraId="703E308C" w14:textId="5FF369F6" w:rsidR="00134A66" w:rsidRPr="001512DD" w:rsidRDefault="00134A66" w:rsidP="00134A66">
            <w:pPr>
              <w:spacing w:after="0"/>
              <w:rPr>
                <w:w w:val="105"/>
              </w:rPr>
            </w:pPr>
            <w:r>
              <w:rPr>
                <w:rFonts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1512DD" w:rsidRDefault="00134A66" w:rsidP="00747FDE">
            <w:pPr>
              <w:spacing w:after="0"/>
              <w:rPr>
                <w:i/>
                <w:color w:val="A6A6A6" w:themeColor="background1" w:themeShade="A6"/>
              </w:rPr>
            </w:pPr>
            <w:r w:rsidRPr="001512DD">
              <w:rPr>
                <w:i/>
                <w:color w:val="A6A6A6" w:themeColor="background1" w:themeShade="A6"/>
              </w:rPr>
              <w:t>(Integer)</w:t>
            </w:r>
          </w:p>
        </w:tc>
      </w:tr>
      <w:tr w:rsidR="00747FDE" w:rsidRPr="001512DD"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1512DD" w:rsidRDefault="00134A66" w:rsidP="00747FDE">
            <w:pPr>
              <w:spacing w:after="0"/>
              <w:rPr>
                <w:rFonts w:eastAsia="Calibri" w:cs="Times New Roman"/>
              </w:rPr>
            </w:pPr>
            <w:r>
              <w:rPr>
                <w:rFonts w:eastAsia="Calibri"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1512DD" w:rsidRDefault="00747FDE" w:rsidP="00747FDE">
            <w:pPr>
              <w:spacing w:after="0"/>
              <w:rPr>
                <w:rFonts w:cs="Times New Roman"/>
                <w:w w:val="105"/>
              </w:rPr>
            </w:pPr>
            <w:r w:rsidRPr="001512DD">
              <w:rPr>
                <w:rFonts w:cs="Times New Roman"/>
                <w:w w:val="105"/>
              </w:rPr>
              <w:t>1=Very well</w:t>
            </w:r>
          </w:p>
          <w:p w14:paraId="5109FEF0" w14:textId="77777777" w:rsidR="00747FDE" w:rsidRPr="001512DD" w:rsidRDefault="00747FDE" w:rsidP="00747FDE">
            <w:pPr>
              <w:spacing w:after="0"/>
              <w:rPr>
                <w:rFonts w:cs="Times New Roman"/>
                <w:w w:val="105"/>
              </w:rPr>
            </w:pPr>
            <w:r w:rsidRPr="001512DD">
              <w:rPr>
                <w:rFonts w:cs="Times New Roman"/>
                <w:w w:val="105"/>
              </w:rPr>
              <w:t>2=Somewhat well</w:t>
            </w:r>
          </w:p>
          <w:p w14:paraId="0786208C" w14:textId="77777777" w:rsidR="00747FDE" w:rsidRPr="001512DD" w:rsidRDefault="00747FDE" w:rsidP="00747FDE">
            <w:pPr>
              <w:spacing w:after="0"/>
              <w:rPr>
                <w:rFonts w:cs="Times New Roman"/>
                <w:w w:val="105"/>
              </w:rPr>
            </w:pPr>
            <w:r w:rsidRPr="001512DD">
              <w:rPr>
                <w:rFonts w:cs="Times New Roman"/>
                <w:w w:val="105"/>
              </w:rPr>
              <w:t>3=Neutral response</w:t>
            </w:r>
          </w:p>
          <w:p w14:paraId="3F9B48CA" w14:textId="77777777" w:rsidR="00747FDE" w:rsidRPr="001512DD" w:rsidRDefault="00747FDE" w:rsidP="00747FDE">
            <w:pPr>
              <w:spacing w:after="0"/>
              <w:rPr>
                <w:rFonts w:cs="Times New Roman"/>
                <w:w w:val="105"/>
              </w:rPr>
            </w:pPr>
            <w:r w:rsidRPr="001512DD">
              <w:rPr>
                <w:rFonts w:cs="Times New Roman"/>
                <w:w w:val="105"/>
              </w:rPr>
              <w:t>4=Somewhat poorly</w:t>
            </w:r>
          </w:p>
          <w:p w14:paraId="4344547C" w14:textId="77777777" w:rsidR="00747FDE" w:rsidRPr="001512DD" w:rsidRDefault="00747FDE" w:rsidP="00747FDE">
            <w:pPr>
              <w:spacing w:after="0"/>
              <w:rPr>
                <w:rFonts w:cs="Times New Roman"/>
                <w:w w:val="105"/>
              </w:rPr>
            </w:pPr>
            <w:r w:rsidRPr="001512DD">
              <w:rPr>
                <w:rFonts w:cs="Times New Roman"/>
                <w:w w:val="105"/>
              </w:rPr>
              <w:t>5=Very poorly</w:t>
            </w:r>
          </w:p>
          <w:p w14:paraId="2F69F07D" w14:textId="77777777" w:rsidR="00747FDE" w:rsidRPr="001512DD" w:rsidRDefault="00747FDE" w:rsidP="00747FDE">
            <w:pPr>
              <w:spacing w:after="0"/>
              <w:rPr>
                <w:rFonts w:cs="Times New Roman"/>
                <w:w w:val="105"/>
              </w:rPr>
            </w:pPr>
            <w:r w:rsidRPr="001512DD">
              <w:rPr>
                <w:rFonts w:cs="Times New Roman"/>
                <w:w w:val="105"/>
              </w:rPr>
              <w:t>888=Don't know</w:t>
            </w:r>
          </w:p>
          <w:p w14:paraId="0E3BC447"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1512DD" w:rsidRDefault="00134A66" w:rsidP="00747FDE">
            <w:pPr>
              <w:spacing w:after="0"/>
              <w:rPr>
                <w:rFonts w:eastAsia="Calibri" w:cs="Times New Roman"/>
              </w:rPr>
            </w:pPr>
            <w:r>
              <w:rPr>
                <w:rFonts w:eastAsia="Calibri"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Default="00747FDE" w:rsidP="00747FDE">
            <w:pPr>
              <w:spacing w:after="0"/>
              <w:rPr>
                <w:rFonts w:cs="ArialNarrow"/>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p w14:paraId="3D52283A" w14:textId="3C28C47C"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1512DD" w:rsidRDefault="00747FDE" w:rsidP="00747FDE">
            <w:pPr>
              <w:spacing w:after="0"/>
              <w:rPr>
                <w:rFonts w:cs="Times New Roman"/>
                <w:w w:val="105"/>
              </w:rPr>
            </w:pPr>
            <w:r w:rsidRPr="001512DD">
              <w:rPr>
                <w:rFonts w:cs="Times New Roman"/>
                <w:w w:val="105"/>
              </w:rPr>
              <w:t>1=Reduced crop yield</w:t>
            </w:r>
          </w:p>
          <w:p w14:paraId="4865F361" w14:textId="77777777" w:rsidR="00747FDE" w:rsidRPr="001512DD" w:rsidRDefault="00747FDE" w:rsidP="00747FDE">
            <w:pPr>
              <w:spacing w:after="0"/>
              <w:rPr>
                <w:rFonts w:cs="Times New Roman"/>
                <w:w w:val="105"/>
              </w:rPr>
            </w:pPr>
            <w:r w:rsidRPr="001512DD">
              <w:rPr>
                <w:rFonts w:cs="Times New Roman"/>
                <w:w w:val="105"/>
              </w:rPr>
              <w:t>2=Crop failure</w:t>
            </w:r>
          </w:p>
          <w:p w14:paraId="0A36A3DD" w14:textId="77777777" w:rsidR="00747FDE" w:rsidRPr="001512DD" w:rsidRDefault="00747FDE" w:rsidP="00747FDE">
            <w:pPr>
              <w:spacing w:after="0"/>
              <w:rPr>
                <w:rFonts w:cs="Times New Roman"/>
                <w:w w:val="105"/>
              </w:rPr>
            </w:pPr>
            <w:r w:rsidRPr="001512DD">
              <w:rPr>
                <w:rFonts w:cs="Times New Roman"/>
                <w:w w:val="105"/>
              </w:rPr>
              <w:t>3=Reduced HH consumption</w:t>
            </w:r>
          </w:p>
          <w:p w14:paraId="6D38FDAB" w14:textId="77777777" w:rsidR="00747FDE" w:rsidRPr="001512DD" w:rsidRDefault="00747FDE" w:rsidP="00747FDE">
            <w:pPr>
              <w:spacing w:after="0"/>
              <w:rPr>
                <w:rFonts w:cs="Times New Roman"/>
                <w:w w:val="105"/>
              </w:rPr>
            </w:pPr>
            <w:r w:rsidRPr="001512DD">
              <w:rPr>
                <w:rFonts w:cs="Times New Roman"/>
                <w:w w:val="105"/>
              </w:rPr>
              <w:t>4=Loss of assets</w:t>
            </w:r>
          </w:p>
          <w:p w14:paraId="3E6885A7" w14:textId="77777777" w:rsidR="00747FDE" w:rsidRPr="001512DD" w:rsidRDefault="00747FDE" w:rsidP="00747FDE">
            <w:pPr>
              <w:spacing w:after="0"/>
              <w:rPr>
                <w:rFonts w:cs="Times New Roman"/>
                <w:w w:val="105"/>
              </w:rPr>
            </w:pPr>
            <w:r w:rsidRPr="001512DD">
              <w:rPr>
                <w:rFonts w:cs="Times New Roman"/>
                <w:w w:val="105"/>
              </w:rPr>
              <w:t>5=Loss of income</w:t>
            </w:r>
          </w:p>
          <w:p w14:paraId="4ADC2D50" w14:textId="77777777" w:rsidR="00747FDE" w:rsidRPr="001512DD" w:rsidRDefault="00747FDE" w:rsidP="00747FDE">
            <w:pPr>
              <w:spacing w:after="0"/>
              <w:rPr>
                <w:rFonts w:cs="Times New Roman"/>
                <w:w w:val="105"/>
              </w:rPr>
            </w:pPr>
            <w:r w:rsidRPr="001512DD">
              <w:rPr>
                <w:rFonts w:cs="Times New Roman"/>
                <w:w w:val="105"/>
              </w:rPr>
              <w:t>6=Livestock sickness</w:t>
            </w:r>
          </w:p>
          <w:p w14:paraId="7BC32123" w14:textId="77777777" w:rsidR="00747FDE" w:rsidRPr="001512DD" w:rsidRDefault="00747FDE" w:rsidP="00747FDE">
            <w:pPr>
              <w:spacing w:after="0"/>
              <w:rPr>
                <w:rFonts w:cs="Times New Roman"/>
                <w:w w:val="105"/>
              </w:rPr>
            </w:pPr>
            <w:r w:rsidRPr="001512DD">
              <w:rPr>
                <w:rFonts w:cs="Times New Roman"/>
                <w:w w:val="105"/>
              </w:rPr>
              <w:t>7=Livestock death</w:t>
            </w:r>
          </w:p>
          <w:p w14:paraId="07DB3C12" w14:textId="77777777" w:rsidR="00747FDE" w:rsidRPr="001512DD" w:rsidRDefault="00747FDE" w:rsidP="00747FDE">
            <w:pPr>
              <w:spacing w:after="0"/>
              <w:rPr>
                <w:rFonts w:cs="Times New Roman"/>
                <w:w w:val="105"/>
              </w:rPr>
            </w:pPr>
            <w:r w:rsidRPr="001512DD">
              <w:rPr>
                <w:rFonts w:cs="Times New Roman"/>
                <w:w w:val="105"/>
              </w:rPr>
              <w:t>8=Human sickness</w:t>
            </w:r>
          </w:p>
          <w:p w14:paraId="009C37DD" w14:textId="77777777" w:rsidR="00747FDE" w:rsidRPr="001512DD" w:rsidRDefault="00747FDE" w:rsidP="00747FDE">
            <w:pPr>
              <w:spacing w:after="0"/>
              <w:rPr>
                <w:rFonts w:cs="Times New Roman"/>
                <w:w w:val="105"/>
              </w:rPr>
            </w:pPr>
            <w:r w:rsidRPr="001512DD">
              <w:rPr>
                <w:rFonts w:cs="Times New Roman"/>
                <w:w w:val="105"/>
              </w:rPr>
              <w:t>9=Human death</w:t>
            </w:r>
          </w:p>
          <w:p w14:paraId="0417CB0B"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1FD5097D"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4AD9D0F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21336CE4" w14:textId="77777777" w:rsidR="00747FDE" w:rsidRPr="001512DD" w:rsidRDefault="00747FDE" w:rsidP="00747FDE">
            <w:pPr>
              <w:spacing w:after="0"/>
              <w:rPr>
                <w:rFonts w:cs="Times New Roman"/>
                <w:w w:val="105"/>
              </w:rPr>
            </w:pPr>
            <w:r w:rsidRPr="001512DD">
              <w:rPr>
                <w:rFonts w:cs="Times New Roman"/>
                <w:w w:val="105"/>
              </w:rPr>
              <w:t>97=Other, please specify</w:t>
            </w:r>
          </w:p>
          <w:p w14:paraId="4CE52312" w14:textId="77777777" w:rsidR="00747FDE" w:rsidRPr="001512DD" w:rsidRDefault="00747FDE" w:rsidP="00747FDE">
            <w:pPr>
              <w:spacing w:after="0"/>
              <w:rPr>
                <w:rFonts w:cs="Times New Roman"/>
                <w:w w:val="105"/>
              </w:rPr>
            </w:pPr>
            <w:r w:rsidRPr="001512DD">
              <w:rPr>
                <w:rFonts w:cs="Times New Roman"/>
                <w:w w:val="105"/>
              </w:rPr>
              <w:t>888=Don't know</w:t>
            </w:r>
          </w:p>
          <w:p w14:paraId="0D7F44E1"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1512DD" w:rsidRDefault="00134A66" w:rsidP="00747FDE">
            <w:pPr>
              <w:spacing w:after="0"/>
              <w:rPr>
                <w:rFonts w:eastAsia="Calibri" w:cs="Times New Roman"/>
              </w:rPr>
            </w:pPr>
            <w:r>
              <w:rPr>
                <w:rFonts w:eastAsia="Calibri" w:cs="Times New Roman"/>
              </w:rPr>
              <w:t>P24</w:t>
            </w:r>
          </w:p>
        </w:tc>
        <w:tc>
          <w:tcPr>
            <w:tcW w:w="4463" w:type="dxa"/>
            <w:tcBorders>
              <w:top w:val="single" w:sz="4" w:space="0" w:color="000000"/>
              <w:left w:val="single" w:sz="4" w:space="0" w:color="000000"/>
              <w:bottom w:val="single" w:sz="4" w:space="0" w:color="000000"/>
            </w:tcBorders>
          </w:tcPr>
          <w:p w14:paraId="5F85ABD3"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w:t>
            </w:r>
            <w:r w:rsidRPr="001512DD">
              <w:rPr>
                <w:rFonts w:cs="ArialNarrow"/>
              </w:rPr>
              <w:lastRenderedPageBreak/>
              <w:t>adjustments/adaptations did your household make during the drought?</w:t>
            </w:r>
          </w:p>
          <w:p w14:paraId="12872B46" w14:textId="261DB624"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1512DD" w:rsidRDefault="00747FDE" w:rsidP="00747FDE">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1512DD" w:rsidRDefault="00134A66" w:rsidP="00747FDE">
            <w:pPr>
              <w:spacing w:after="0"/>
            </w:pPr>
            <w:r>
              <w:lastRenderedPageBreak/>
              <w:t>P24b</w:t>
            </w:r>
          </w:p>
        </w:tc>
        <w:tc>
          <w:tcPr>
            <w:tcW w:w="4463" w:type="dxa"/>
            <w:tcBorders>
              <w:left w:val="single" w:sz="4" w:space="0" w:color="auto"/>
              <w:right w:val="single" w:sz="18" w:space="0" w:color="000000"/>
            </w:tcBorders>
          </w:tcPr>
          <w:p w14:paraId="295ACC8D"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1512DD" w:rsidRDefault="00134A66" w:rsidP="00747FDE">
            <w:pPr>
              <w:spacing w:after="0"/>
              <w:rPr>
                <w:rFonts w:eastAsia="Calibri" w:cs="Times New Roman"/>
              </w:rPr>
            </w:pPr>
            <w:r>
              <w:rPr>
                <w:rFonts w:eastAsia="Calibri"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7CD8B20B" w14:textId="4769B216"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1512DD" w:rsidRDefault="00134A66" w:rsidP="00747FDE">
            <w:pPr>
              <w:spacing w:after="0"/>
            </w:pPr>
            <w:r>
              <w:t>P25b</w:t>
            </w:r>
          </w:p>
        </w:tc>
        <w:tc>
          <w:tcPr>
            <w:tcW w:w="4463" w:type="dxa"/>
            <w:tcBorders>
              <w:left w:val="single" w:sz="4" w:space="0" w:color="auto"/>
              <w:right w:val="single" w:sz="18" w:space="0" w:color="000000"/>
            </w:tcBorders>
          </w:tcPr>
          <w:p w14:paraId="3B9FA506"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1512DD" w:rsidRDefault="00134A66" w:rsidP="00747FDE">
            <w:pPr>
              <w:spacing w:after="0"/>
              <w:rPr>
                <w:rFonts w:eastAsia="Calibri" w:cs="Times New Roman"/>
              </w:rPr>
            </w:pPr>
            <w:r>
              <w:rPr>
                <w:rFonts w:eastAsia="Calibri"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Default="00747FDE" w:rsidP="00747FDE">
            <w:pPr>
              <w:spacing w:after="0"/>
              <w:rPr>
                <w:rFonts w:cs="Times New Roman"/>
              </w:rPr>
            </w:pPr>
            <w:r w:rsidRPr="001512DD">
              <w:rPr>
                <w:rFonts w:cs="Times New Roman"/>
              </w:rPr>
              <w:t>If so, why did you not make those changes?</w:t>
            </w:r>
          </w:p>
          <w:p w14:paraId="38487252" w14:textId="3E4105BB"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1512DD" w:rsidRDefault="00747FDE" w:rsidP="00747FDE">
            <w:pPr>
              <w:spacing w:after="0"/>
              <w:rPr>
                <w:rFonts w:cs="Times New Roman"/>
                <w:w w:val="105"/>
              </w:rPr>
            </w:pPr>
            <w:r w:rsidRPr="001512DD">
              <w:rPr>
                <w:rFonts w:cs="Times New Roman"/>
                <w:w w:val="105"/>
              </w:rPr>
              <w:t>1=Lack of money</w:t>
            </w:r>
          </w:p>
          <w:p w14:paraId="67ACC05E" w14:textId="77777777" w:rsidR="00747FDE" w:rsidRPr="001512DD" w:rsidRDefault="00747FDE" w:rsidP="00747FDE">
            <w:pPr>
              <w:spacing w:after="0"/>
              <w:rPr>
                <w:rFonts w:cs="Times New Roman"/>
                <w:w w:val="105"/>
              </w:rPr>
            </w:pPr>
            <w:r w:rsidRPr="001512DD">
              <w:rPr>
                <w:rFonts w:cs="Times New Roman"/>
                <w:w w:val="105"/>
              </w:rPr>
              <w:t>2=Lack of information</w:t>
            </w:r>
          </w:p>
          <w:p w14:paraId="695CC737" w14:textId="77777777" w:rsidR="00747FDE" w:rsidRPr="001512DD" w:rsidRDefault="00747FDE" w:rsidP="00747FDE">
            <w:pPr>
              <w:spacing w:after="0"/>
              <w:rPr>
                <w:rFonts w:cs="Times New Roman"/>
                <w:w w:val="105"/>
              </w:rPr>
            </w:pPr>
            <w:r w:rsidRPr="001512DD">
              <w:rPr>
                <w:rFonts w:cs="Times New Roman"/>
                <w:w w:val="105"/>
              </w:rPr>
              <w:t>3=Shortage of labor</w:t>
            </w:r>
          </w:p>
          <w:p w14:paraId="2753667E" w14:textId="77777777" w:rsidR="00747FDE" w:rsidRPr="001512DD" w:rsidRDefault="00747FDE" w:rsidP="00747FDE">
            <w:pPr>
              <w:spacing w:after="0"/>
              <w:rPr>
                <w:rFonts w:cs="Times New Roman"/>
                <w:w w:val="105"/>
              </w:rPr>
            </w:pPr>
            <w:r w:rsidRPr="001512DD">
              <w:rPr>
                <w:rFonts w:cs="Times New Roman"/>
                <w:w w:val="105"/>
              </w:rPr>
              <w:t>4=Shortage of Land</w:t>
            </w:r>
          </w:p>
          <w:p w14:paraId="458FBDA0"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1512DD" w:rsidRDefault="00134A66" w:rsidP="00747FDE">
            <w:pPr>
              <w:spacing w:after="0"/>
            </w:pPr>
            <w:r>
              <w:t>P26b</w:t>
            </w:r>
          </w:p>
        </w:tc>
        <w:tc>
          <w:tcPr>
            <w:tcW w:w="4463" w:type="dxa"/>
            <w:tcBorders>
              <w:left w:val="single" w:sz="4" w:space="0" w:color="auto"/>
              <w:right w:val="single" w:sz="18" w:space="0" w:color="000000"/>
            </w:tcBorders>
          </w:tcPr>
          <w:p w14:paraId="5A6F77D5"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1512DD" w:rsidRDefault="00134A66" w:rsidP="00747FDE">
            <w:pPr>
              <w:spacing w:after="0"/>
              <w:rPr>
                <w:rFonts w:eastAsia="Calibri" w:cs="Times New Roman"/>
              </w:rPr>
            </w:pPr>
            <w:r>
              <w:rPr>
                <w:rFonts w:eastAsia="Calibri"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Default="00747FDE" w:rsidP="00747FDE">
            <w:pPr>
              <w:spacing w:after="0"/>
              <w:rPr>
                <w:bCs/>
              </w:rPr>
            </w:pPr>
            <w:r w:rsidRPr="001512DD">
              <w:rPr>
                <w:bCs/>
              </w:rPr>
              <w:t>How did your household cope with this shock?</w:t>
            </w:r>
          </w:p>
          <w:p w14:paraId="14E9DEFC" w14:textId="508C543E" w:rsidR="00134A66" w:rsidRPr="00134A66" w:rsidRDefault="00134A66" w:rsidP="00747FDE">
            <w:pPr>
              <w:spacing w:after="0"/>
              <w:rPr>
                <w:i/>
                <w:color w:val="000000"/>
              </w:rPr>
            </w:pPr>
            <w:r>
              <w:rPr>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1D4325E"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349D187D"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9C1532C" w14:textId="77777777" w:rsidR="00747FDE" w:rsidRPr="001512DD" w:rsidRDefault="00747FDE" w:rsidP="00747FDE">
            <w:pPr>
              <w:spacing w:after="0"/>
              <w:rPr>
                <w:rFonts w:cs="Times New Roman"/>
                <w:w w:val="105"/>
              </w:rPr>
            </w:pPr>
            <w:r w:rsidRPr="001512DD">
              <w:rPr>
                <w:rFonts w:cs="Times New Roman"/>
                <w:w w:val="105"/>
              </w:rPr>
              <w:t>4 = Spend cash savings</w:t>
            </w:r>
          </w:p>
          <w:p w14:paraId="58A077B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F1D217D" w14:textId="77777777" w:rsidR="00747FDE" w:rsidRPr="001512DD" w:rsidRDefault="00747FDE" w:rsidP="00747FDE">
            <w:pPr>
              <w:spacing w:after="0"/>
              <w:rPr>
                <w:rFonts w:cs="Times New Roman"/>
                <w:w w:val="105"/>
              </w:rPr>
            </w:pPr>
            <w:r w:rsidRPr="001512DD">
              <w:rPr>
                <w:rFonts w:cs="Times New Roman"/>
                <w:w w:val="105"/>
              </w:rPr>
              <w:t>6 = Do extra casual labor</w:t>
            </w:r>
          </w:p>
          <w:p w14:paraId="3B9A7DDF"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30DB961A"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731A1EDC"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4C1EDFB2"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778A094"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49B543B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1512DD" w:rsidRDefault="00134A66" w:rsidP="00747FDE">
            <w:pPr>
              <w:spacing w:after="0"/>
            </w:pPr>
            <w:r>
              <w:t>P27b</w:t>
            </w:r>
          </w:p>
        </w:tc>
        <w:tc>
          <w:tcPr>
            <w:tcW w:w="4463" w:type="dxa"/>
            <w:tcBorders>
              <w:left w:val="single" w:sz="4" w:space="0" w:color="auto"/>
              <w:right w:val="single" w:sz="18" w:space="0" w:color="000000"/>
            </w:tcBorders>
          </w:tcPr>
          <w:p w14:paraId="2EA47C9E"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1512DD" w:rsidRDefault="00747FDE" w:rsidP="00747FDE">
            <w:pPr>
              <w:spacing w:after="0"/>
              <w:rPr>
                <w:w w:val="105"/>
              </w:rPr>
            </w:pPr>
            <w:r w:rsidRPr="001512DD">
              <w:rPr>
                <w:i/>
                <w:color w:val="A6A6A6" w:themeColor="background1" w:themeShade="A6"/>
              </w:rPr>
              <w:t>(Text)</w:t>
            </w:r>
          </w:p>
        </w:tc>
      </w:tr>
    </w:tbl>
    <w:p w14:paraId="617B9048" w14:textId="77777777" w:rsidR="00747FDE" w:rsidRPr="001512DD" w:rsidRDefault="00747FDE" w:rsidP="00747FDE">
      <w:pPr>
        <w:autoSpaceDE w:val="0"/>
        <w:autoSpaceDN w:val="0"/>
        <w:adjustRightInd w:val="0"/>
        <w:spacing w:after="0" w:line="240" w:lineRule="auto"/>
        <w:contextualSpacing/>
        <w:rPr>
          <w:rFonts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6C2023" w14:paraId="2CFB1983" w14:textId="77777777" w:rsidTr="00134A66">
        <w:trPr>
          <w:jc w:val="center"/>
        </w:trPr>
        <w:tc>
          <w:tcPr>
            <w:tcW w:w="9808" w:type="dxa"/>
            <w:gridSpan w:val="2"/>
          </w:tcPr>
          <w:p w14:paraId="5C5B132A" w14:textId="77777777" w:rsidR="00747FDE" w:rsidRPr="006C2023" w:rsidRDefault="00747FDE" w:rsidP="00747FDE">
            <w:pPr>
              <w:contextualSpacing/>
              <w:rPr>
                <w:b/>
                <w:sz w:val="20"/>
              </w:rPr>
            </w:pPr>
            <w:r w:rsidRPr="006C2023">
              <w:rPr>
                <w:b/>
                <w:sz w:val="20"/>
              </w:rPr>
              <w:t>Adjustments/adaptations made</w:t>
            </w:r>
          </w:p>
        </w:tc>
      </w:tr>
      <w:tr w:rsidR="00747FDE" w:rsidRPr="006C2023" w14:paraId="6A854CCA" w14:textId="77777777" w:rsidTr="00134A66">
        <w:trPr>
          <w:jc w:val="center"/>
        </w:trPr>
        <w:tc>
          <w:tcPr>
            <w:tcW w:w="5395" w:type="dxa"/>
          </w:tcPr>
          <w:p w14:paraId="380E759B" w14:textId="77777777" w:rsidR="00747FDE" w:rsidRPr="006C2023" w:rsidRDefault="00747FDE" w:rsidP="00747FDE">
            <w:pPr>
              <w:contextualSpacing/>
              <w:rPr>
                <w:sz w:val="18"/>
              </w:rPr>
            </w:pPr>
            <w:r w:rsidRPr="006C2023">
              <w:rPr>
                <w:sz w:val="18"/>
              </w:rPr>
              <w:t xml:space="preserve">1=Construction of wells/borewells/deepening of wells </w:t>
            </w:r>
          </w:p>
          <w:p w14:paraId="1DC28BEF" w14:textId="77777777" w:rsidR="00747FDE" w:rsidRPr="006C2023" w:rsidRDefault="00747FDE" w:rsidP="00747FDE">
            <w:pPr>
              <w:contextualSpacing/>
              <w:rPr>
                <w:sz w:val="18"/>
              </w:rPr>
            </w:pPr>
            <w:r w:rsidRPr="006C2023">
              <w:rPr>
                <w:sz w:val="18"/>
              </w:rPr>
              <w:t>2=Invest in irrigation practices that reduce water use (drip irrigation/sprinklers)</w:t>
            </w:r>
          </w:p>
          <w:p w14:paraId="4B7F1462" w14:textId="77777777" w:rsidR="00747FDE" w:rsidRPr="006C2023" w:rsidRDefault="00747FDE" w:rsidP="00747FDE">
            <w:pPr>
              <w:contextualSpacing/>
              <w:rPr>
                <w:sz w:val="18"/>
              </w:rPr>
            </w:pPr>
            <w:r w:rsidRPr="006C2023">
              <w:rPr>
                <w:sz w:val="18"/>
              </w:rPr>
              <w:t xml:space="preserve">3=Build a water harvesting scheme </w:t>
            </w:r>
          </w:p>
          <w:p w14:paraId="653DD528" w14:textId="77777777" w:rsidR="00747FDE" w:rsidRPr="006C2023" w:rsidRDefault="00747FDE" w:rsidP="00747FDE">
            <w:pPr>
              <w:contextualSpacing/>
              <w:rPr>
                <w:sz w:val="18"/>
              </w:rPr>
            </w:pPr>
            <w:r w:rsidRPr="006C2023">
              <w:rPr>
                <w:sz w:val="18"/>
              </w:rPr>
              <w:t>4=Soil conservation techniques (farm bunds, farm ponds</w:t>
            </w:r>
          </w:p>
          <w:p w14:paraId="10274C68" w14:textId="77777777" w:rsidR="00747FDE" w:rsidRPr="006C2023" w:rsidRDefault="00747FDE" w:rsidP="00747FDE">
            <w:pPr>
              <w:contextualSpacing/>
              <w:rPr>
                <w:sz w:val="18"/>
              </w:rPr>
            </w:pPr>
            <w:r w:rsidRPr="006C2023">
              <w:rPr>
                <w:sz w:val="18"/>
              </w:rPr>
              <w:t xml:space="preserve">5=Add manure or mulch to increase soil moisture </w:t>
            </w:r>
          </w:p>
          <w:p w14:paraId="4EAAE256" w14:textId="77777777" w:rsidR="00747FDE" w:rsidRPr="006C2023" w:rsidRDefault="00747FDE" w:rsidP="00747FDE">
            <w:pPr>
              <w:contextualSpacing/>
              <w:rPr>
                <w:sz w:val="18"/>
              </w:rPr>
            </w:pPr>
            <w:r w:rsidRPr="006C2023">
              <w:rPr>
                <w:sz w:val="18"/>
              </w:rPr>
              <w:t xml:space="preserve">6=Crop water budgeting  </w:t>
            </w:r>
          </w:p>
          <w:p w14:paraId="0CB9CBB2" w14:textId="77777777" w:rsidR="00747FDE" w:rsidRPr="006C2023" w:rsidRDefault="00747FDE" w:rsidP="00747FDE">
            <w:pPr>
              <w:contextualSpacing/>
              <w:rPr>
                <w:sz w:val="18"/>
              </w:rPr>
            </w:pPr>
            <w:r w:rsidRPr="006C2023">
              <w:rPr>
                <w:sz w:val="18"/>
              </w:rPr>
              <w:t xml:space="preserve">7=Change crop variety/diversification  </w:t>
            </w:r>
          </w:p>
          <w:p w14:paraId="4EC825F5" w14:textId="77777777" w:rsidR="00747FDE" w:rsidRPr="006C2023" w:rsidRDefault="00747FDE" w:rsidP="00747FDE">
            <w:pPr>
              <w:contextualSpacing/>
              <w:rPr>
                <w:sz w:val="18"/>
              </w:rPr>
            </w:pPr>
            <w:r w:rsidRPr="006C2023">
              <w:rPr>
                <w:sz w:val="18"/>
              </w:rPr>
              <w:t xml:space="preserve">8=Shift to market or cash crops </w:t>
            </w:r>
          </w:p>
          <w:p w14:paraId="6F650DFB" w14:textId="77777777" w:rsidR="00747FDE" w:rsidRPr="006C2023" w:rsidRDefault="00747FDE" w:rsidP="00747FDE">
            <w:pPr>
              <w:contextualSpacing/>
              <w:rPr>
                <w:sz w:val="18"/>
              </w:rPr>
            </w:pPr>
            <w:r w:rsidRPr="006C2023">
              <w:rPr>
                <w:sz w:val="18"/>
              </w:rPr>
              <w:t xml:space="preserve">9=Plant drought resistant crops </w:t>
            </w:r>
          </w:p>
          <w:p w14:paraId="12D63831" w14:textId="77777777" w:rsidR="00747FDE" w:rsidRPr="006C2023" w:rsidRDefault="00747FDE" w:rsidP="00747FDE">
            <w:pPr>
              <w:contextualSpacing/>
              <w:rPr>
                <w:sz w:val="18"/>
              </w:rPr>
            </w:pPr>
            <w:r w:rsidRPr="006C2023">
              <w:rPr>
                <w:sz w:val="18"/>
              </w:rPr>
              <w:t xml:space="preserve">10=Plant earlier/later </w:t>
            </w:r>
          </w:p>
        </w:tc>
        <w:tc>
          <w:tcPr>
            <w:tcW w:w="4413" w:type="dxa"/>
          </w:tcPr>
          <w:p w14:paraId="3F3679C1" w14:textId="77777777" w:rsidR="00747FDE" w:rsidRPr="006C2023" w:rsidRDefault="00747FDE" w:rsidP="00747FDE">
            <w:pPr>
              <w:contextualSpacing/>
              <w:rPr>
                <w:sz w:val="18"/>
              </w:rPr>
            </w:pPr>
            <w:r w:rsidRPr="006C2023">
              <w:rPr>
                <w:sz w:val="18"/>
              </w:rPr>
              <w:t xml:space="preserve">11=Agroforestry  </w:t>
            </w:r>
          </w:p>
          <w:p w14:paraId="27E9C5AB" w14:textId="77777777" w:rsidR="00747FDE" w:rsidRPr="006C2023" w:rsidRDefault="00747FDE" w:rsidP="00747FDE">
            <w:pPr>
              <w:contextualSpacing/>
              <w:rPr>
                <w:sz w:val="18"/>
              </w:rPr>
            </w:pPr>
            <w:r w:rsidRPr="006C2023">
              <w:rPr>
                <w:sz w:val="18"/>
              </w:rPr>
              <w:t xml:space="preserve">12=Consult weather forecasts  </w:t>
            </w:r>
          </w:p>
          <w:p w14:paraId="4E5101D1" w14:textId="77777777" w:rsidR="00747FDE" w:rsidRPr="006C2023" w:rsidRDefault="00747FDE" w:rsidP="00747FDE">
            <w:pPr>
              <w:contextualSpacing/>
              <w:rPr>
                <w:sz w:val="18"/>
              </w:rPr>
            </w:pPr>
            <w:r w:rsidRPr="006C2023">
              <w:rPr>
                <w:sz w:val="18"/>
              </w:rPr>
              <w:t xml:space="preserve">13=Change from crop to livestock/mixed farming  </w:t>
            </w:r>
          </w:p>
          <w:p w14:paraId="14BFA0D2" w14:textId="77777777" w:rsidR="00747FDE" w:rsidRPr="006C2023" w:rsidRDefault="00747FDE" w:rsidP="00747FDE">
            <w:pPr>
              <w:contextualSpacing/>
              <w:rPr>
                <w:sz w:val="18"/>
              </w:rPr>
            </w:pPr>
            <w:r w:rsidRPr="006C2023">
              <w:rPr>
                <w:sz w:val="18"/>
              </w:rPr>
              <w:t xml:space="preserve">14=Reduce number of livestock  </w:t>
            </w:r>
          </w:p>
          <w:p w14:paraId="16894F5D" w14:textId="77777777" w:rsidR="00747FDE" w:rsidRPr="006C2023" w:rsidRDefault="00747FDE" w:rsidP="00747FDE">
            <w:pPr>
              <w:contextualSpacing/>
              <w:rPr>
                <w:sz w:val="18"/>
              </w:rPr>
            </w:pPr>
            <w:r w:rsidRPr="006C2023">
              <w:rPr>
                <w:sz w:val="18"/>
              </w:rPr>
              <w:t xml:space="preserve">15=Buy crop insurance </w:t>
            </w:r>
          </w:p>
          <w:p w14:paraId="2CB669AB" w14:textId="77777777" w:rsidR="00747FDE" w:rsidRPr="006C2023" w:rsidRDefault="00747FDE" w:rsidP="00747FDE">
            <w:pPr>
              <w:contextualSpacing/>
              <w:rPr>
                <w:sz w:val="18"/>
              </w:rPr>
            </w:pPr>
            <w:r w:rsidRPr="006C2023">
              <w:rPr>
                <w:sz w:val="18"/>
              </w:rPr>
              <w:t xml:space="preserve">16=Borrow money (e.g. from bank or family)   </w:t>
            </w:r>
          </w:p>
          <w:p w14:paraId="6D009884" w14:textId="77777777" w:rsidR="00747FDE" w:rsidRPr="006C2023" w:rsidRDefault="00747FDE" w:rsidP="00747FDE">
            <w:pPr>
              <w:contextualSpacing/>
              <w:rPr>
                <w:sz w:val="18"/>
              </w:rPr>
            </w:pPr>
            <w:r w:rsidRPr="006C2023">
              <w:rPr>
                <w:sz w:val="18"/>
              </w:rPr>
              <w:t xml:space="preserve">17=Invest in bank seed/grain bank at community level  </w:t>
            </w:r>
          </w:p>
          <w:p w14:paraId="4AE7E029" w14:textId="77777777" w:rsidR="00747FDE" w:rsidRPr="006C2023" w:rsidRDefault="00747FDE" w:rsidP="00747FDE">
            <w:pPr>
              <w:contextualSpacing/>
              <w:rPr>
                <w:sz w:val="18"/>
              </w:rPr>
            </w:pPr>
            <w:r w:rsidRPr="006C2023">
              <w:rPr>
                <w:sz w:val="18"/>
              </w:rPr>
              <w:t xml:space="preserve">18=Migrate to urban area/find off farm job  </w:t>
            </w:r>
          </w:p>
          <w:p w14:paraId="3C8F676D" w14:textId="77777777" w:rsidR="00747FDE" w:rsidRPr="006C2023" w:rsidRDefault="00747FDE" w:rsidP="00747FDE">
            <w:pPr>
              <w:contextualSpacing/>
              <w:rPr>
                <w:sz w:val="18"/>
              </w:rPr>
            </w:pPr>
            <w:r w:rsidRPr="006C2023">
              <w:rPr>
                <w:sz w:val="18"/>
              </w:rPr>
              <w:t xml:space="preserve">19=Lease your land  </w:t>
            </w:r>
          </w:p>
          <w:p w14:paraId="647F94F7" w14:textId="77777777" w:rsidR="00747FDE" w:rsidRPr="006C2023" w:rsidRDefault="00747FDE" w:rsidP="00747FDE">
            <w:pPr>
              <w:contextualSpacing/>
              <w:rPr>
                <w:sz w:val="18"/>
              </w:rPr>
            </w:pPr>
            <w:r w:rsidRPr="006C2023">
              <w:rPr>
                <w:sz w:val="18"/>
              </w:rPr>
              <w:t xml:space="preserve">20=Spend more money on children’s education </w:t>
            </w:r>
          </w:p>
          <w:p w14:paraId="0D82B5CE" w14:textId="77777777" w:rsidR="00747FDE" w:rsidRPr="006C2023" w:rsidRDefault="00747FDE" w:rsidP="00747FDE">
            <w:pPr>
              <w:contextualSpacing/>
              <w:rPr>
                <w:rFonts w:cs="ArialNarrow"/>
                <w:sz w:val="18"/>
              </w:rPr>
            </w:pPr>
            <w:r w:rsidRPr="006C2023">
              <w:rPr>
                <w:sz w:val="18"/>
              </w:rPr>
              <w:t>97=Other, please</w:t>
            </w:r>
          </w:p>
        </w:tc>
      </w:tr>
    </w:tbl>
    <w:p w14:paraId="16DFE0FD" w14:textId="77777777" w:rsidR="00747FDE" w:rsidRPr="001512DD" w:rsidRDefault="00747FDE" w:rsidP="00747FDE">
      <w:pPr>
        <w:spacing w:after="0" w:line="240" w:lineRule="auto"/>
        <w:contextualSpacing/>
      </w:pPr>
    </w:p>
    <w:p w14:paraId="1834F96E" w14:textId="77777777" w:rsidR="00134A66" w:rsidRDefault="00134A66" w:rsidP="001512DD">
      <w:pPr>
        <w:spacing w:after="0" w:line="240" w:lineRule="auto"/>
        <w:contextualSpacing/>
        <w:rPr>
          <w:b/>
        </w:rPr>
      </w:pPr>
    </w:p>
    <w:p w14:paraId="4351BC7D" w14:textId="77777777" w:rsidR="00134A66" w:rsidRDefault="00134A66" w:rsidP="001512DD">
      <w:pPr>
        <w:spacing w:after="0" w:line="240" w:lineRule="auto"/>
        <w:contextualSpacing/>
        <w:rPr>
          <w:b/>
        </w:rPr>
      </w:pPr>
    </w:p>
    <w:p w14:paraId="31B8E4D9" w14:textId="77777777" w:rsidR="00134A66" w:rsidRDefault="00134A66" w:rsidP="001512DD">
      <w:pPr>
        <w:spacing w:after="0" w:line="240" w:lineRule="auto"/>
        <w:contextualSpacing/>
        <w:rPr>
          <w:b/>
        </w:rPr>
      </w:pPr>
    </w:p>
    <w:p w14:paraId="1D301FB7" w14:textId="77777777" w:rsidR="00134A66" w:rsidRDefault="00134A66" w:rsidP="001512DD">
      <w:pPr>
        <w:spacing w:after="0" w:line="240" w:lineRule="auto"/>
        <w:contextualSpacing/>
        <w:rPr>
          <w:b/>
        </w:rPr>
      </w:pPr>
    </w:p>
    <w:p w14:paraId="5A3D82E0" w14:textId="77777777" w:rsidR="00134A66" w:rsidRDefault="00134A66" w:rsidP="001512DD">
      <w:pPr>
        <w:spacing w:after="0" w:line="240" w:lineRule="auto"/>
        <w:contextualSpacing/>
        <w:rPr>
          <w:b/>
        </w:rPr>
      </w:pPr>
    </w:p>
    <w:p w14:paraId="78CEA7D3" w14:textId="6A6C31F4" w:rsidR="00747FDE" w:rsidRPr="00134A66" w:rsidRDefault="00134A66" w:rsidP="001512DD">
      <w:pPr>
        <w:spacing w:after="0" w:line="240" w:lineRule="auto"/>
        <w:contextualSpacing/>
        <w:rPr>
          <w:b/>
        </w:rPr>
      </w:pPr>
      <w:r>
        <w:rPr>
          <w:b/>
        </w:rPr>
        <w:t xml:space="preserve">Section Q: </w:t>
      </w:r>
      <w:commentRangeStart w:id="2481"/>
      <w:r>
        <w:rPr>
          <w:b/>
        </w:rPr>
        <w:t>Relationships</w:t>
      </w:r>
      <w:commentRangeEnd w:id="2481"/>
      <w:r w:rsidR="0029538B">
        <w:rPr>
          <w:rStyle w:val="CommentReference"/>
        </w:rPr>
        <w:commentReference w:id="2481"/>
      </w:r>
      <w:r>
        <w:rPr>
          <w:b/>
        </w:rPr>
        <w:t xml:space="preserve"> </w:t>
      </w:r>
    </w:p>
    <w:p w14:paraId="2B0937B9" w14:textId="77777777" w:rsidR="00747FDE" w:rsidRPr="009559BE" w:rsidRDefault="00747FDE" w:rsidP="001512DD">
      <w:pPr>
        <w:spacing w:after="0" w:line="240" w:lineRule="auto"/>
        <w:contextualSpacing/>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9559BE"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9559BE" w:rsidRDefault="00134A66" w:rsidP="008250E0">
            <w:pPr>
              <w:spacing w:after="0"/>
              <w:rPr>
                <w:rFonts w:eastAsia="Calibri" w:cs="Times New Roman"/>
                <w:w w:val="105"/>
              </w:rPr>
            </w:pPr>
            <w:r>
              <w:rPr>
                <w:rFonts w:eastAsia="Calibri"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9559BE" w:rsidRDefault="00205402" w:rsidP="008250E0">
            <w:pPr>
              <w:spacing w:afterLines="20" w:after="48" w:line="240" w:lineRule="auto"/>
              <w:ind w:left="8"/>
              <w:contextualSpacing/>
              <w:rPr>
                <w:rFonts w:cs="Times New Roman"/>
                <w:w w:val="105"/>
              </w:rPr>
            </w:pPr>
            <w:r>
              <w:rPr>
                <w:rFonts w:cs="Times New Roman"/>
                <w:w w:val="105"/>
              </w:rPr>
              <w:t>Is</w:t>
            </w:r>
            <w:commentRangeStart w:id="2482"/>
            <w:r w:rsidR="008250E0" w:rsidRPr="009559BE">
              <w:rPr>
                <w:rFonts w:cs="Times New Roman"/>
                <w:w w:val="105"/>
              </w:rPr>
              <w:t xml:space="preserve"> the headman in this village related to you or your spouse? (</w:t>
            </w:r>
            <w:r w:rsidR="008250E0" w:rsidRPr="009559BE">
              <w:rPr>
                <w:rFonts w:cs="Times New Roman"/>
                <w:b/>
                <w:w w:val="105"/>
              </w:rPr>
              <w:t>headmanrelate</w:t>
            </w:r>
            <w:r w:rsidR="008250E0" w:rsidRPr="009559BE">
              <w:rPr>
                <w:rFonts w:cs="Times New Roman"/>
                <w:w w:val="105"/>
              </w:rPr>
              <w:t>)</w:t>
            </w:r>
            <w:commentRangeEnd w:id="2482"/>
            <w:r w:rsidR="00C3665F">
              <w:rPr>
                <w:rStyle w:val="CommentReference"/>
              </w:rPr>
              <w:commentReference w:id="2482"/>
            </w:r>
          </w:p>
          <w:p w14:paraId="15730DF5" w14:textId="77777777" w:rsidR="008250E0" w:rsidRDefault="008250E0" w:rsidP="008250E0">
            <w:pPr>
              <w:spacing w:after="0"/>
              <w:rPr>
                <w:rFonts w:cs="Times New Roman"/>
                <w:w w:val="105"/>
              </w:rPr>
            </w:pPr>
            <w:r w:rsidRPr="009559BE">
              <w:rPr>
                <w:rFonts w:cs="Times New Roman"/>
                <w:w w:val="105"/>
              </w:rPr>
              <w:t>Ask only if A11=1,2</w:t>
            </w:r>
          </w:p>
          <w:p w14:paraId="372DAF3D" w14:textId="79EB2666" w:rsidR="00205402" w:rsidRPr="00205402" w:rsidRDefault="00205402" w:rsidP="008250E0">
            <w:pPr>
              <w:spacing w:after="0"/>
              <w:rPr>
                <w:rFonts w:eastAsia="Calibri" w:cs="Times New Roman"/>
                <w:i/>
                <w:w w:val="105"/>
              </w:rPr>
            </w:pPr>
            <w:r>
              <w:rPr>
                <w:rFonts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9559BE" w:rsidRDefault="00134A66" w:rsidP="008250E0">
            <w:pPr>
              <w:spacing w:after="0"/>
            </w:pPr>
            <w:r>
              <w:t>0</w:t>
            </w:r>
            <w:r w:rsidR="008250E0" w:rsidRPr="009559BE">
              <w:t>=No</w:t>
            </w:r>
          </w:p>
          <w:p w14:paraId="4FF86AE7" w14:textId="58090EE9" w:rsidR="008250E0" w:rsidRPr="009559BE" w:rsidRDefault="00134A66" w:rsidP="008250E0">
            <w:pPr>
              <w:spacing w:after="0"/>
            </w:pPr>
            <w:r>
              <w:t>1</w:t>
            </w:r>
            <w:r w:rsidR="008250E0" w:rsidRPr="009559BE">
              <w:t>=Yes</w:t>
            </w:r>
            <w:r w:rsidR="008250E0" w:rsidRPr="009559BE" w:rsidDel="00226116">
              <w:t xml:space="preserve"> </w:t>
            </w:r>
          </w:p>
          <w:p w14:paraId="0829EF45" w14:textId="77777777" w:rsidR="008250E0" w:rsidRPr="009559BE" w:rsidRDefault="008250E0" w:rsidP="008250E0">
            <w:pPr>
              <w:spacing w:after="0"/>
            </w:pPr>
            <w:r w:rsidRPr="009559BE">
              <w:t>888=Don’t know</w:t>
            </w:r>
          </w:p>
          <w:p w14:paraId="4BCCEB41"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9559BE" w:rsidRDefault="00134A66" w:rsidP="008250E0">
            <w:pPr>
              <w:spacing w:after="0"/>
              <w:rPr>
                <w:rFonts w:eastAsia="Calibri" w:cs="Times New Roman"/>
                <w:w w:val="105"/>
              </w:rPr>
            </w:pPr>
            <w:r>
              <w:rPr>
                <w:rFonts w:eastAsia="Calibri"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9559BE" w:rsidRDefault="008250E0" w:rsidP="00205402">
            <w:pPr>
              <w:spacing w:afterLines="20" w:after="48" w:line="240" w:lineRule="auto"/>
              <w:contextualSpacing/>
              <w:rPr>
                <w:rFonts w:cs="Times New Roman"/>
                <w:w w:val="105"/>
              </w:rPr>
            </w:pPr>
            <w:r w:rsidRPr="009559BE">
              <w:rPr>
                <w:rFonts w:cs="Times New Roman"/>
                <w:w w:val="105"/>
              </w:rPr>
              <w:t>Is the headman in this village related to either the head of household or the spouse of the head of household? (</w:t>
            </w:r>
            <w:r w:rsidRPr="009559BE">
              <w:rPr>
                <w:rFonts w:cs="Times New Roman"/>
                <w:b/>
                <w:w w:val="105"/>
              </w:rPr>
              <w:t>headmanrelate1</w:t>
            </w:r>
            <w:r w:rsidRPr="009559BE">
              <w:rPr>
                <w:rFonts w:cs="Times New Roman"/>
                <w:w w:val="105"/>
              </w:rPr>
              <w:t>)</w:t>
            </w:r>
          </w:p>
          <w:p w14:paraId="0AF782D4" w14:textId="77777777" w:rsidR="008250E0" w:rsidRDefault="008250E0" w:rsidP="008250E0">
            <w:pPr>
              <w:spacing w:after="0"/>
              <w:rPr>
                <w:rFonts w:cs="Times New Roman"/>
                <w:w w:val="105"/>
              </w:rPr>
            </w:pPr>
            <w:r w:rsidRPr="009559BE">
              <w:rPr>
                <w:rFonts w:cs="Times New Roman"/>
                <w:w w:val="105"/>
              </w:rPr>
              <w:t>Ask only if A11=3</w:t>
            </w:r>
          </w:p>
          <w:p w14:paraId="2B920EC8" w14:textId="55245942" w:rsidR="00205402" w:rsidRPr="00205402" w:rsidRDefault="00205402" w:rsidP="008250E0">
            <w:pPr>
              <w:spacing w:after="0"/>
              <w:rPr>
                <w:rFonts w:eastAsia="Calibri" w:cs="Times New Roman"/>
                <w:i/>
                <w:w w:val="105"/>
              </w:rPr>
            </w:pPr>
            <w:r>
              <w:rPr>
                <w:rFonts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9559BE" w:rsidRDefault="00134A66" w:rsidP="00134A66">
            <w:pPr>
              <w:spacing w:after="0"/>
            </w:pPr>
            <w:r>
              <w:t>0</w:t>
            </w:r>
            <w:r w:rsidRPr="009559BE">
              <w:t>=No</w:t>
            </w:r>
          </w:p>
          <w:p w14:paraId="4E2860FA" w14:textId="5F2FDA34" w:rsidR="008250E0" w:rsidRPr="009559BE" w:rsidRDefault="00134A66" w:rsidP="008250E0">
            <w:pPr>
              <w:spacing w:after="0"/>
            </w:pPr>
            <w:r>
              <w:t>1</w:t>
            </w:r>
            <w:r w:rsidRPr="009559BE">
              <w:t>=Yes</w:t>
            </w:r>
            <w:r w:rsidRPr="009559BE" w:rsidDel="00226116">
              <w:t xml:space="preserve"> </w:t>
            </w:r>
          </w:p>
          <w:p w14:paraId="7E1D2BEF" w14:textId="77777777" w:rsidR="008250E0" w:rsidRPr="009559BE" w:rsidRDefault="008250E0" w:rsidP="008250E0">
            <w:pPr>
              <w:spacing w:after="0"/>
            </w:pPr>
            <w:r w:rsidRPr="009559BE">
              <w:t>888=Don’t know</w:t>
            </w:r>
          </w:p>
          <w:p w14:paraId="402B7D37"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9559BE" w:rsidRDefault="00134A66" w:rsidP="008250E0">
            <w:pPr>
              <w:spacing w:after="0"/>
              <w:rPr>
                <w:rFonts w:eastAsia="Calibri" w:cs="Times New Roman"/>
                <w:w w:val="105"/>
              </w:rPr>
            </w:pPr>
            <w:r>
              <w:rPr>
                <w:rFonts w:eastAsia="Calibri"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Q6. What is the relationship of the headman to you and/or your spouse? (</w:t>
            </w:r>
            <w:r w:rsidRPr="009559BE">
              <w:rPr>
                <w:rFonts w:cs="Times New Roman"/>
                <w:b/>
              </w:rPr>
              <w:t>headmanrelatespec</w:t>
            </w:r>
            <w:r w:rsidRPr="009559BE">
              <w:rPr>
                <w:rFonts w:cs="Times New Roman"/>
              </w:rPr>
              <w:t>)</w:t>
            </w:r>
          </w:p>
          <w:p w14:paraId="3CC7189A"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w:t>
            </w:r>
          </w:p>
          <w:p w14:paraId="57728084" w14:textId="3D07B093" w:rsidR="00205402" w:rsidRPr="00205402" w:rsidRDefault="00205402" w:rsidP="008250E0">
            <w:pPr>
              <w:spacing w:afterLines="20" w:after="48" w:line="240" w:lineRule="auto"/>
              <w:ind w:left="8"/>
              <w:contextualSpacing/>
              <w:rPr>
                <w:rFonts w:cs="Times New Roman"/>
                <w:i/>
                <w:w w:val="105"/>
              </w:rPr>
            </w:pPr>
            <w:r>
              <w:rPr>
                <w:rFonts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9559BE" w:rsidRDefault="008250E0" w:rsidP="008250E0">
            <w:pPr>
              <w:spacing w:after="0"/>
            </w:pPr>
            <w:r w:rsidRPr="009559BE">
              <w:t>1=Immediate family</w:t>
            </w:r>
          </w:p>
          <w:p w14:paraId="022699D5" w14:textId="0944DFE7" w:rsidR="008250E0" w:rsidRPr="009559BE" w:rsidRDefault="008250E0" w:rsidP="008250E0">
            <w:pPr>
              <w:spacing w:after="0"/>
            </w:pPr>
            <w:r w:rsidRPr="009559BE">
              <w:t>2=Extended family</w:t>
            </w:r>
            <w:r w:rsidRPr="009559BE" w:rsidDel="00226116">
              <w:t xml:space="preserve"> </w:t>
            </w:r>
          </w:p>
          <w:p w14:paraId="1DE830B6" w14:textId="77777777" w:rsidR="008250E0" w:rsidRPr="009559BE" w:rsidRDefault="008250E0" w:rsidP="008250E0">
            <w:pPr>
              <w:spacing w:after="0"/>
            </w:pPr>
            <w:r w:rsidRPr="009559BE">
              <w:t>888=Don’t know</w:t>
            </w:r>
          </w:p>
          <w:p w14:paraId="6FA16FA9"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9559BE" w:rsidRDefault="00134A66" w:rsidP="008250E0">
            <w:pPr>
              <w:spacing w:after="0"/>
              <w:rPr>
                <w:rFonts w:eastAsia="Calibri" w:cs="Times New Roman"/>
                <w:w w:val="105"/>
              </w:rPr>
            </w:pPr>
            <w:r>
              <w:rPr>
                <w:rFonts w:eastAsia="Calibri"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headman to the head of household or the spouse of the head of household? (</w:t>
            </w:r>
            <w:r w:rsidRPr="009559BE">
              <w:rPr>
                <w:rFonts w:cs="Times New Roman"/>
                <w:b/>
              </w:rPr>
              <w:t>headmanrelatespec1</w:t>
            </w:r>
            <w:r w:rsidRPr="009559BE">
              <w:rPr>
                <w:rFonts w:cs="Times New Roman"/>
              </w:rPr>
              <w:t>)</w:t>
            </w:r>
          </w:p>
          <w:p w14:paraId="7026EF40"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w:t>
            </w:r>
          </w:p>
          <w:p w14:paraId="5D8CD2B6" w14:textId="20B55A92" w:rsidR="00205402" w:rsidRPr="00205402" w:rsidRDefault="00205402" w:rsidP="008250E0">
            <w:pPr>
              <w:spacing w:afterLines="20" w:after="48" w:line="240" w:lineRule="auto"/>
              <w:ind w:left="8"/>
              <w:contextualSpacing/>
              <w:rPr>
                <w:rFonts w:cs="Times New Roman"/>
                <w:i/>
                <w:w w:val="105"/>
              </w:rPr>
            </w:pPr>
            <w:r>
              <w:rPr>
                <w:rFonts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9559BE" w:rsidRDefault="008250E0" w:rsidP="008250E0">
            <w:pPr>
              <w:spacing w:after="0"/>
            </w:pPr>
            <w:r w:rsidRPr="009559BE">
              <w:t>1=Immediate family</w:t>
            </w:r>
          </w:p>
          <w:p w14:paraId="729EBF66" w14:textId="77777777" w:rsidR="008250E0" w:rsidRPr="009559BE" w:rsidRDefault="008250E0" w:rsidP="008250E0">
            <w:pPr>
              <w:spacing w:after="0"/>
            </w:pPr>
            <w:r w:rsidRPr="009559BE">
              <w:t>2=Extended family</w:t>
            </w:r>
            <w:r w:rsidRPr="009559BE" w:rsidDel="00226116">
              <w:t xml:space="preserve"> </w:t>
            </w:r>
          </w:p>
          <w:p w14:paraId="4F21AF8E" w14:textId="77777777" w:rsidR="008250E0" w:rsidRPr="009559BE" w:rsidRDefault="008250E0" w:rsidP="008250E0">
            <w:pPr>
              <w:spacing w:after="0"/>
            </w:pPr>
            <w:r w:rsidRPr="009559BE">
              <w:t>888=Don’t know</w:t>
            </w:r>
          </w:p>
          <w:p w14:paraId="20DBE237" w14:textId="5A58AC08"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9559BE" w:rsidRDefault="00134A66" w:rsidP="008250E0">
            <w:pPr>
              <w:spacing w:after="0"/>
              <w:rPr>
                <w:rFonts w:eastAsia="Calibri" w:cs="Times New Roman"/>
                <w:w w:val="105"/>
              </w:rPr>
            </w:pPr>
            <w:r>
              <w:rPr>
                <w:rFonts w:eastAsia="Calibri"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9559BE" w:rsidRDefault="008250E0" w:rsidP="008250E0">
            <w:pPr>
              <w:spacing w:afterLines="20" w:after="48" w:line="240" w:lineRule="auto"/>
              <w:ind w:left="8"/>
              <w:contextualSpacing/>
              <w:rPr>
                <w:rFonts w:cs="Times New Roman"/>
              </w:rPr>
            </w:pPr>
            <w:r w:rsidRPr="009559BE">
              <w:rPr>
                <w:rFonts w:cs="Times New Roman"/>
              </w:rPr>
              <w:t>Is the chief of this village related to either you or your spouse? (</w:t>
            </w:r>
            <w:r w:rsidRPr="009559BE">
              <w:rPr>
                <w:rFonts w:cs="Times New Roman"/>
                <w:b/>
              </w:rPr>
              <w:t>chiefrelate</w:t>
            </w:r>
            <w:r w:rsidRPr="009559BE">
              <w:rPr>
                <w:rFonts w:cs="Times New Roman"/>
              </w:rPr>
              <w:t>)</w:t>
            </w:r>
          </w:p>
          <w:p w14:paraId="6E811CC7"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A11=1,2</w:t>
            </w:r>
          </w:p>
          <w:p w14:paraId="6A39FC65" w14:textId="77777777" w:rsidR="00205402" w:rsidRDefault="00205402" w:rsidP="008250E0">
            <w:pPr>
              <w:spacing w:afterLines="20" w:after="48" w:line="240" w:lineRule="auto"/>
              <w:ind w:left="8"/>
              <w:contextualSpacing/>
              <w:rPr>
                <w:rFonts w:cs="Times New Roman"/>
                <w:i/>
                <w:w w:val="105"/>
              </w:rPr>
            </w:pPr>
            <w:r>
              <w:rPr>
                <w:rFonts w:cs="Times New Roman"/>
                <w:i/>
                <w:w w:val="105"/>
              </w:rPr>
              <w:t>If 0, skip to Section R</w:t>
            </w:r>
          </w:p>
          <w:p w14:paraId="0C210A7E" w14:textId="5A516C85" w:rsidR="00205402" w:rsidRPr="00205402" w:rsidRDefault="00205402" w:rsidP="008250E0">
            <w:pPr>
              <w:spacing w:afterLines="20" w:after="48" w:line="240" w:lineRule="auto"/>
              <w:ind w:left="8"/>
              <w:contextualSpacing/>
              <w:rPr>
                <w:rFonts w:cs="Times New Roman"/>
                <w:i/>
              </w:rPr>
            </w:pPr>
            <w:r>
              <w:rPr>
                <w:rFonts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9559BE" w:rsidRDefault="00134A66" w:rsidP="00134A66">
            <w:pPr>
              <w:spacing w:after="0"/>
            </w:pPr>
            <w:r>
              <w:t>0</w:t>
            </w:r>
            <w:r w:rsidRPr="009559BE">
              <w:t>=No</w:t>
            </w:r>
          </w:p>
          <w:p w14:paraId="07425571" w14:textId="4C5FC610" w:rsidR="008250E0" w:rsidRPr="009559BE" w:rsidRDefault="00134A66" w:rsidP="008250E0">
            <w:pPr>
              <w:spacing w:after="0"/>
            </w:pPr>
            <w:r>
              <w:t>1</w:t>
            </w:r>
            <w:r w:rsidRPr="009559BE">
              <w:t>=Yes</w:t>
            </w:r>
            <w:r w:rsidRPr="009559BE" w:rsidDel="00226116">
              <w:t xml:space="preserve"> </w:t>
            </w:r>
          </w:p>
          <w:p w14:paraId="16D481E2" w14:textId="77777777" w:rsidR="008250E0" w:rsidRPr="009559BE" w:rsidRDefault="008250E0" w:rsidP="008250E0">
            <w:pPr>
              <w:spacing w:after="0"/>
            </w:pPr>
            <w:r w:rsidRPr="009559BE">
              <w:t>888=Don’t know</w:t>
            </w:r>
          </w:p>
          <w:p w14:paraId="7187668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9559BE" w:rsidRDefault="00134A66" w:rsidP="008250E0">
            <w:pPr>
              <w:spacing w:after="0"/>
              <w:rPr>
                <w:rFonts w:eastAsia="Calibri" w:cs="Times New Roman"/>
                <w:w w:val="105"/>
              </w:rPr>
            </w:pPr>
            <w:r>
              <w:rPr>
                <w:rFonts w:eastAsia="Calibri"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9559BE" w:rsidRDefault="008250E0" w:rsidP="008250E0">
            <w:pPr>
              <w:spacing w:afterLines="20" w:after="48" w:line="240" w:lineRule="auto"/>
              <w:ind w:left="8"/>
              <w:contextualSpacing/>
              <w:rPr>
                <w:rFonts w:cs="Times New Roman"/>
              </w:rPr>
            </w:pPr>
            <w:r w:rsidRPr="009559BE">
              <w:rPr>
                <w:rFonts w:cs="Times New Roman"/>
              </w:rPr>
              <w:t>Is the chief of this village related to either the head of household or the spouse of the head of household? (</w:t>
            </w:r>
            <w:r w:rsidRPr="009559BE">
              <w:rPr>
                <w:rFonts w:cs="Times New Roman"/>
                <w:b/>
              </w:rPr>
              <w:t>chiefrelate1</w:t>
            </w:r>
            <w:r w:rsidRPr="009559BE">
              <w:rPr>
                <w:rFonts w:cs="Times New Roman"/>
              </w:rPr>
              <w:t>)</w:t>
            </w:r>
          </w:p>
          <w:p w14:paraId="55BD69B2"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A11=3</w:t>
            </w:r>
          </w:p>
          <w:p w14:paraId="6B0DCF11" w14:textId="77777777" w:rsidR="00205402" w:rsidRDefault="00205402" w:rsidP="008250E0">
            <w:pPr>
              <w:spacing w:afterLines="20" w:after="48" w:line="240" w:lineRule="auto"/>
              <w:ind w:left="8"/>
              <w:contextualSpacing/>
              <w:rPr>
                <w:rFonts w:cs="Times New Roman"/>
                <w:i/>
                <w:w w:val="105"/>
              </w:rPr>
            </w:pPr>
            <w:r>
              <w:rPr>
                <w:rFonts w:cs="Times New Roman"/>
                <w:i/>
                <w:w w:val="105"/>
              </w:rPr>
              <w:t xml:space="preserve">If 0, skip to Section R </w:t>
            </w:r>
          </w:p>
          <w:p w14:paraId="585EC720" w14:textId="0BCDACF3" w:rsidR="00205402" w:rsidRPr="00205402" w:rsidRDefault="00205402" w:rsidP="008250E0">
            <w:pPr>
              <w:spacing w:afterLines="20" w:after="48" w:line="240" w:lineRule="auto"/>
              <w:ind w:left="8"/>
              <w:contextualSpacing/>
              <w:rPr>
                <w:rFonts w:cs="Times New Roman"/>
                <w:i/>
              </w:rPr>
            </w:pPr>
            <w:r>
              <w:rPr>
                <w:rFonts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9559BE" w:rsidRDefault="00134A66" w:rsidP="00134A66">
            <w:pPr>
              <w:spacing w:after="0"/>
            </w:pPr>
            <w:r>
              <w:t>0</w:t>
            </w:r>
            <w:r w:rsidRPr="009559BE">
              <w:t>=No</w:t>
            </w:r>
          </w:p>
          <w:p w14:paraId="1AF11FC1" w14:textId="77777777" w:rsidR="00134A66" w:rsidRPr="009559BE" w:rsidRDefault="00134A66" w:rsidP="00134A66">
            <w:pPr>
              <w:spacing w:after="0"/>
            </w:pPr>
            <w:r>
              <w:t>1</w:t>
            </w:r>
            <w:r w:rsidRPr="009559BE">
              <w:t>=Yes</w:t>
            </w:r>
            <w:r w:rsidRPr="009559BE" w:rsidDel="00226116">
              <w:t xml:space="preserve"> </w:t>
            </w:r>
          </w:p>
          <w:p w14:paraId="79E59015" w14:textId="77777777" w:rsidR="008250E0" w:rsidRPr="009559BE" w:rsidRDefault="008250E0" w:rsidP="008250E0">
            <w:pPr>
              <w:spacing w:after="0"/>
            </w:pPr>
            <w:r w:rsidRPr="009559BE">
              <w:t>888=Don’t know</w:t>
            </w:r>
          </w:p>
          <w:p w14:paraId="76D5795A"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9559BE" w:rsidRDefault="00134A66" w:rsidP="008250E0">
            <w:pPr>
              <w:spacing w:after="0"/>
              <w:rPr>
                <w:rFonts w:eastAsia="Calibri" w:cs="Times New Roman"/>
                <w:w w:val="105"/>
              </w:rPr>
            </w:pPr>
            <w:r>
              <w:rPr>
                <w:rFonts w:eastAsia="Calibri"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chief to you and/or your spouse? (</w:t>
            </w:r>
            <w:r w:rsidRPr="009559BE">
              <w:rPr>
                <w:rFonts w:cs="Times New Roman"/>
                <w:b/>
              </w:rPr>
              <w:t>chiefrelatespec</w:t>
            </w:r>
            <w:r w:rsidRPr="009559BE">
              <w:rPr>
                <w:rFonts w:cs="Times New Roman"/>
              </w:rPr>
              <w:t>)</w:t>
            </w:r>
          </w:p>
          <w:p w14:paraId="18E328C8" w14:textId="00BD104C" w:rsidR="008250E0" w:rsidRPr="00205402" w:rsidRDefault="00205402" w:rsidP="008250E0">
            <w:pPr>
              <w:spacing w:afterLines="20" w:after="48" w:line="240" w:lineRule="auto"/>
              <w:ind w:left="8"/>
              <w:contextualSpacing/>
              <w:rPr>
                <w:rFonts w:cs="Times New Roman"/>
                <w:i/>
              </w:rPr>
            </w:pPr>
            <w:r>
              <w:rPr>
                <w:rFonts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9559BE" w:rsidRDefault="008250E0" w:rsidP="008250E0">
            <w:pPr>
              <w:spacing w:after="0"/>
            </w:pPr>
            <w:r w:rsidRPr="009559BE">
              <w:t>1=Immediate family</w:t>
            </w:r>
          </w:p>
          <w:p w14:paraId="69EDC0A1" w14:textId="77777777" w:rsidR="008250E0" w:rsidRPr="009559BE" w:rsidRDefault="008250E0" w:rsidP="008250E0">
            <w:pPr>
              <w:spacing w:after="0"/>
            </w:pPr>
            <w:r w:rsidRPr="009559BE">
              <w:t>2=Extended family</w:t>
            </w:r>
            <w:r w:rsidRPr="009559BE" w:rsidDel="00226116">
              <w:t xml:space="preserve"> </w:t>
            </w:r>
          </w:p>
          <w:p w14:paraId="6103C531" w14:textId="77777777" w:rsidR="008250E0" w:rsidRPr="009559BE" w:rsidRDefault="008250E0" w:rsidP="008250E0">
            <w:pPr>
              <w:spacing w:after="0"/>
            </w:pPr>
            <w:r w:rsidRPr="009559BE">
              <w:t>888=Don’t know</w:t>
            </w:r>
          </w:p>
          <w:p w14:paraId="68B0C76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9559BE" w:rsidRDefault="00134A66" w:rsidP="008250E0">
            <w:pPr>
              <w:spacing w:after="0"/>
              <w:rPr>
                <w:rFonts w:eastAsia="Calibri" w:cs="Times New Roman"/>
                <w:w w:val="105"/>
              </w:rPr>
            </w:pPr>
            <w:r>
              <w:rPr>
                <w:rFonts w:eastAsia="Calibri"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chief to the head of household or the spouse of the head of household? (</w:t>
            </w:r>
            <w:r w:rsidRPr="009559BE">
              <w:rPr>
                <w:rFonts w:cs="Times New Roman"/>
                <w:b/>
              </w:rPr>
              <w:t>chiefrelatespec1</w:t>
            </w:r>
            <w:r w:rsidRPr="009559BE">
              <w:rPr>
                <w:rFonts w:cs="Times New Roman"/>
              </w:rPr>
              <w:t>)</w:t>
            </w:r>
          </w:p>
          <w:p w14:paraId="20F950D9" w14:textId="4F40BD85"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9559BE" w:rsidRDefault="008250E0" w:rsidP="008250E0">
            <w:pPr>
              <w:spacing w:after="0"/>
            </w:pPr>
            <w:r w:rsidRPr="009559BE">
              <w:t>1=Immediate family</w:t>
            </w:r>
          </w:p>
          <w:p w14:paraId="566BFBF0" w14:textId="77777777" w:rsidR="008250E0" w:rsidRPr="009559BE" w:rsidRDefault="008250E0" w:rsidP="008250E0">
            <w:pPr>
              <w:spacing w:after="0"/>
            </w:pPr>
            <w:r w:rsidRPr="009559BE">
              <w:t>2=Extended family</w:t>
            </w:r>
            <w:r w:rsidRPr="009559BE" w:rsidDel="00226116">
              <w:t xml:space="preserve"> </w:t>
            </w:r>
          </w:p>
          <w:p w14:paraId="07AD00A1" w14:textId="77777777" w:rsidR="008250E0" w:rsidRPr="009559BE" w:rsidRDefault="008250E0" w:rsidP="008250E0">
            <w:pPr>
              <w:spacing w:after="0"/>
            </w:pPr>
            <w:r w:rsidRPr="009559BE">
              <w:t>888=Don’t know</w:t>
            </w:r>
          </w:p>
          <w:p w14:paraId="12FDDD2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16748319" w14:textId="77777777" w:rsidR="00E34508" w:rsidRPr="009559BE" w:rsidRDefault="00E34508" w:rsidP="001512DD">
      <w:pPr>
        <w:spacing w:after="0" w:line="240" w:lineRule="auto"/>
        <w:contextualSpacing/>
        <w:rPr>
          <w:ins w:id="2483" w:author="Aleta Haflett" w:date="2014-11-03T16:20:00Z"/>
        </w:rPr>
      </w:pPr>
    </w:p>
    <w:p w14:paraId="6C709DCC" w14:textId="77777777" w:rsidR="00205402" w:rsidRDefault="00205402" w:rsidP="008E7E6A">
      <w:pPr>
        <w:rPr>
          <w:rFonts w:eastAsia="Times New Roman" w:cs="Times New Roman"/>
          <w:b/>
          <w:bCs/>
        </w:rPr>
      </w:pPr>
    </w:p>
    <w:p w14:paraId="37628BCD" w14:textId="77777777" w:rsidR="00205402" w:rsidRDefault="00205402" w:rsidP="008E7E6A">
      <w:pPr>
        <w:rPr>
          <w:rFonts w:eastAsia="Times New Roman" w:cs="Times New Roman"/>
          <w:b/>
          <w:bCs/>
        </w:rPr>
      </w:pPr>
    </w:p>
    <w:p w14:paraId="26D44B06" w14:textId="58EB64F9" w:rsidR="00DA7C5C" w:rsidRPr="009559BE" w:rsidRDefault="00134A66" w:rsidP="008E7E6A">
      <w:pPr>
        <w:rPr>
          <w:rFonts w:eastAsia="Times New Roman" w:cs="Times New Roman"/>
          <w:b/>
          <w:bCs/>
        </w:rPr>
      </w:pPr>
      <w:r>
        <w:rPr>
          <w:rFonts w:eastAsia="Times New Roman" w:cs="Times New Roman"/>
          <w:b/>
          <w:bCs/>
        </w:rPr>
        <w:t>R</w:t>
      </w:r>
      <w:r w:rsidR="00DA7C5C" w:rsidRPr="009559BE">
        <w:rPr>
          <w:rFonts w:eastAsia="Times New Roman"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420"/>
        <w:gridCol w:w="4651"/>
        <w:gridCol w:w="2513"/>
        <w:gridCol w:w="2497"/>
      </w:tblGrid>
      <w:tr w:rsidR="00B71EAD" w:rsidRPr="009559BE"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9559BE" w:rsidRDefault="00205402" w:rsidP="001512DD">
            <w:pPr>
              <w:spacing w:afterLines="20" w:after="48" w:line="240" w:lineRule="auto"/>
              <w:ind w:left="119"/>
              <w:contextualSpacing/>
              <w:rPr>
                <w:w w:val="105"/>
              </w:rPr>
            </w:pPr>
            <w:r>
              <w:rPr>
                <w:w w:val="105"/>
              </w:rPr>
              <w:t>R1</w:t>
            </w:r>
          </w:p>
        </w:tc>
        <w:tc>
          <w:tcPr>
            <w:tcW w:w="4689" w:type="dxa"/>
            <w:vMerge w:val="restart"/>
            <w:tcBorders>
              <w:top w:val="single" w:sz="6" w:space="0" w:color="000000"/>
              <w:left w:val="single" w:sz="6" w:space="0" w:color="000000"/>
              <w:bottom w:val="single" w:sz="6" w:space="0" w:color="000000"/>
            </w:tcBorders>
          </w:tcPr>
          <w:p w14:paraId="23A076C3" w14:textId="3A4425A1" w:rsidR="00DA7C5C" w:rsidRPr="009559BE" w:rsidRDefault="00DA7C5C" w:rsidP="00205402">
            <w:pPr>
              <w:spacing w:afterLines="20" w:after="48" w:line="240" w:lineRule="auto"/>
              <w:contextualSpacing/>
              <w:rPr>
                <w:w w:val="105"/>
              </w:rPr>
            </w:pPr>
            <w:r w:rsidRPr="009559BE">
              <w:rPr>
                <w:w w:val="105"/>
              </w:rPr>
              <w:t>Geopoint (gps)</w:t>
            </w:r>
          </w:p>
        </w:tc>
        <w:tc>
          <w:tcPr>
            <w:tcW w:w="2527" w:type="dxa"/>
            <w:tcBorders>
              <w:top w:val="single" w:sz="6" w:space="0" w:color="000000"/>
              <w:left w:val="single" w:sz="6" w:space="0" w:color="000000"/>
              <w:bottom w:val="single" w:sz="4" w:space="0" w:color="auto"/>
            </w:tcBorders>
          </w:tcPr>
          <w:p w14:paraId="5DF8DBC6" w14:textId="6364646F" w:rsidR="00DA7C5C" w:rsidRPr="009559BE" w:rsidRDefault="00205402" w:rsidP="001512DD">
            <w:pPr>
              <w:pStyle w:val="Heading9"/>
              <w:kinsoku/>
              <w:overflowPunct/>
              <w:spacing w:line="240" w:lineRule="auto"/>
              <w:contextualSpacing/>
              <w:rPr>
                <w:rFonts w:asciiTheme="minorHAnsi" w:hAnsiTheme="minorHAnsi"/>
                <w:sz w:val="22"/>
                <w:szCs w:val="22"/>
              </w:rPr>
            </w:pPr>
            <w:r>
              <w:rPr>
                <w:rFonts w:asciiTheme="minorHAnsi" w:hAnsiTheme="minorHAnsi"/>
                <w:sz w:val="22"/>
                <w:szCs w:val="22"/>
              </w:rPr>
              <w:t xml:space="preserve">a. </w:t>
            </w:r>
            <w:r w:rsidR="00DA7C5C" w:rsidRPr="009559BE">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9559BE"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9559BE"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1D6DD316" w:rsidR="00DA7C5C" w:rsidRPr="009559BE" w:rsidRDefault="00205402" w:rsidP="001512DD">
            <w:pPr>
              <w:pStyle w:val="Heading9"/>
              <w:kinsoku/>
              <w:overflowPunct/>
              <w:spacing w:line="240" w:lineRule="auto"/>
              <w:contextualSpacing/>
              <w:rPr>
                <w:rFonts w:asciiTheme="minorHAnsi" w:hAnsiTheme="minorHAnsi"/>
                <w:sz w:val="22"/>
                <w:szCs w:val="22"/>
              </w:rPr>
            </w:pPr>
            <w:r>
              <w:rPr>
                <w:rFonts w:asciiTheme="minorHAnsi" w:hAnsiTheme="minorHAnsi"/>
                <w:sz w:val="22"/>
                <w:szCs w:val="22"/>
              </w:rPr>
              <w:t xml:space="preserve">b. </w:t>
            </w:r>
            <w:r w:rsidR="00DA7C5C" w:rsidRPr="009559BE">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64AAEF51" w:rsidR="00DA7C5C" w:rsidRPr="009559BE" w:rsidRDefault="00205402" w:rsidP="001512DD">
            <w:pPr>
              <w:spacing w:afterLines="20" w:after="48" w:line="240" w:lineRule="auto"/>
              <w:ind w:left="119"/>
              <w:contextualSpacing/>
              <w:rPr>
                <w:w w:val="105"/>
              </w:rPr>
            </w:pPr>
            <w:r>
              <w:rPr>
                <w:w w:val="105"/>
              </w:rPr>
              <w:t>R2</w:t>
            </w:r>
          </w:p>
        </w:tc>
        <w:tc>
          <w:tcPr>
            <w:tcW w:w="4689" w:type="dxa"/>
            <w:tcBorders>
              <w:top w:val="single" w:sz="6" w:space="0" w:color="000000"/>
              <w:left w:val="single" w:sz="4" w:space="0" w:color="auto"/>
              <w:bottom w:val="single" w:sz="6" w:space="0" w:color="000000"/>
              <w:right w:val="single" w:sz="18" w:space="0" w:color="000000"/>
            </w:tcBorders>
          </w:tcPr>
          <w:p w14:paraId="630150FF" w14:textId="71CC2195" w:rsidR="00DA7C5C" w:rsidRPr="009559BE" w:rsidRDefault="00DA7C5C" w:rsidP="00205402">
            <w:pPr>
              <w:spacing w:afterLines="20" w:after="48" w:line="240" w:lineRule="auto"/>
              <w:contextualSpacing/>
              <w:rPr>
                <w:w w:val="105"/>
              </w:rPr>
            </w:pPr>
            <w:r w:rsidRPr="009559BE">
              <w:rPr>
                <w:w w:val="105"/>
              </w:rPr>
              <w:t>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9559BE"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(Text)</w:t>
            </w:r>
          </w:p>
        </w:tc>
      </w:tr>
    </w:tbl>
    <w:p w14:paraId="24392FB6" w14:textId="77777777" w:rsidR="00B26E95" w:rsidRPr="009559BE" w:rsidRDefault="00B26E95" w:rsidP="001512DD">
      <w:pPr>
        <w:spacing w:afterLines="20" w:after="48" w:line="240" w:lineRule="auto"/>
        <w:contextualSpacing/>
        <w:rPr>
          <w:rFonts w:eastAsia="Times New Roman" w:cs="Times New Roman"/>
          <w:b/>
          <w:bCs/>
        </w:rPr>
      </w:pPr>
    </w:p>
    <w:p w14:paraId="6A38938A" w14:textId="24ABB5DA" w:rsidR="00DA7C5C" w:rsidRPr="009559BE" w:rsidRDefault="00134A66" w:rsidP="001512DD">
      <w:pPr>
        <w:spacing w:afterLines="20" w:after="48" w:line="240" w:lineRule="auto"/>
        <w:contextualSpacing/>
        <w:rPr>
          <w:rFonts w:eastAsia="Times New Roman" w:cs="Times New Roman"/>
          <w:b/>
          <w:bCs/>
        </w:rPr>
      </w:pPr>
      <w:r>
        <w:rPr>
          <w:rFonts w:eastAsia="Times New Roman" w:cs="Times New Roman"/>
          <w:b/>
          <w:bCs/>
        </w:rPr>
        <w:t>S</w:t>
      </w:r>
      <w:r w:rsidR="00DA7C5C" w:rsidRPr="009559BE">
        <w:rPr>
          <w:rFonts w:eastAsia="Times New Roman" w:cs="Times New Roman"/>
          <w:b/>
          <w:bCs/>
        </w:rPr>
        <w:t>. CONCLUSION</w:t>
      </w:r>
    </w:p>
    <w:p w14:paraId="17810933" w14:textId="77777777" w:rsidR="00DA7C5C" w:rsidRPr="009559BE" w:rsidRDefault="00DA7C5C"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9559BE"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9559BE" w:rsidRDefault="00205402" w:rsidP="00FC1FE3">
            <w:pPr>
              <w:spacing w:after="0"/>
              <w:rPr>
                <w:rFonts w:eastAsia="Calibri" w:cs="Times New Roman"/>
              </w:rPr>
            </w:pPr>
            <w:r>
              <w:rPr>
                <w:rFonts w:eastAsia="Calibri"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9559BE" w:rsidRDefault="00B26E95" w:rsidP="00FC1FE3">
            <w:pPr>
              <w:spacing w:after="0"/>
              <w:rPr>
                <w:color w:val="000000"/>
              </w:rPr>
            </w:pPr>
            <w:r w:rsidRPr="009559BE">
              <w:rPr>
                <w:w w:val="105"/>
              </w:rPr>
              <w:t>Enumerator: Please select the correct survey status from the list (</w:t>
            </w:r>
            <w:r w:rsidRPr="009559BE">
              <w:rPr>
                <w:b/>
                <w:w w:val="105"/>
              </w:rPr>
              <w:t>s_status</w:t>
            </w:r>
            <w:r w:rsidRPr="009559BE">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9559BE" w:rsidRDefault="00B26E95" w:rsidP="00FC1FE3">
            <w:pPr>
              <w:spacing w:after="0"/>
              <w:rPr>
                <w:rFonts w:cs="Times New Roman"/>
                <w:w w:val="105"/>
              </w:rPr>
            </w:pPr>
            <w:r w:rsidRPr="009559BE">
              <w:rPr>
                <w:rFonts w:cs="Times New Roman"/>
                <w:w w:val="105"/>
              </w:rPr>
              <w:t>1=Complete</w:t>
            </w:r>
          </w:p>
          <w:p w14:paraId="66DA536A" w14:textId="7677916D" w:rsidR="00B26E95" w:rsidRPr="009559BE" w:rsidRDefault="00B26E95" w:rsidP="00FC1FE3">
            <w:pPr>
              <w:spacing w:after="0"/>
              <w:rPr>
                <w:rFonts w:cs="Times New Roman"/>
                <w:w w:val="105"/>
              </w:rPr>
            </w:pPr>
            <w:r w:rsidRPr="009559BE">
              <w:rPr>
                <w:rFonts w:cs="Times New Roman"/>
                <w:w w:val="105"/>
              </w:rPr>
              <w:t>2=Incomplete, come back</w:t>
            </w:r>
          </w:p>
          <w:p w14:paraId="60BEF0AF" w14:textId="6412F550" w:rsidR="00B26E95" w:rsidRPr="009559BE" w:rsidRDefault="00B26E95" w:rsidP="00FC1FE3">
            <w:pPr>
              <w:spacing w:after="0"/>
              <w:rPr>
                <w:rFonts w:cs="Times New Roman"/>
                <w:w w:val="105"/>
              </w:rPr>
            </w:pPr>
            <w:r w:rsidRPr="009559BE">
              <w:rPr>
                <w:rFonts w:cs="Times New Roman"/>
                <w:w w:val="105"/>
              </w:rPr>
              <w:t>3=Incomplete, cannot finish</w:t>
            </w:r>
          </w:p>
          <w:p w14:paraId="182447FD" w14:textId="4D7201B2" w:rsidR="00B26E95" w:rsidRPr="009559BE" w:rsidRDefault="00B26E95" w:rsidP="00FC1FE3">
            <w:pPr>
              <w:spacing w:after="0"/>
              <w:rPr>
                <w:rFonts w:cs="Times New Roman"/>
                <w:w w:val="105"/>
              </w:rPr>
            </w:pPr>
            <w:r w:rsidRPr="009559BE">
              <w:rPr>
                <w:rFonts w:cs="Times New Roman"/>
                <w:w w:val="105"/>
              </w:rPr>
              <w:t>4=</w:t>
            </w:r>
            <w:r w:rsidR="00296E2F">
              <w:rPr>
                <w:rFonts w:cs="Times New Roman"/>
                <w:w w:val="105"/>
              </w:rPr>
              <w:t>Prefer not</w:t>
            </w:r>
            <w:r w:rsidRPr="009559BE">
              <w:rPr>
                <w:rFonts w:cs="Times New Roman"/>
                <w:w w:val="105"/>
              </w:rPr>
              <w:t xml:space="preserve"> to participate</w:t>
            </w:r>
          </w:p>
          <w:p w14:paraId="50278705" w14:textId="0C13F364" w:rsidR="00B26E95" w:rsidRPr="009559BE" w:rsidRDefault="00B26E95" w:rsidP="00FC1FE3">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9559BE" w:rsidRDefault="00B26E95" w:rsidP="00FC1FE3">
            <w:pPr>
              <w:spacing w:after="0"/>
              <w:rPr>
                <w:rFonts w:eastAsia="Calibri" w:cs="Times New Roman"/>
                <w:i/>
                <w:color w:val="A6A6A6"/>
              </w:rPr>
            </w:pPr>
            <w:r w:rsidRPr="009559BE">
              <w:rPr>
                <w:rFonts w:eastAsia="Calibri" w:cs="Times New Roman"/>
                <w:i/>
                <w:color w:val="A6A6A6"/>
              </w:rPr>
              <w:t>(Code)</w:t>
            </w:r>
          </w:p>
        </w:tc>
      </w:tr>
      <w:tr w:rsidR="00B26E95" w:rsidRPr="009559BE"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9559BE" w:rsidRDefault="00205402" w:rsidP="00B26E95">
            <w:pPr>
              <w:rPr>
                <w:w w:val="105"/>
              </w:rPr>
            </w:pPr>
            <w:r>
              <w:rPr>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9559BE" w:rsidRDefault="00B26E95" w:rsidP="00B26E95">
            <w:pPr>
              <w:spacing w:after="0"/>
              <w:rPr>
                <w:w w:val="105"/>
              </w:rPr>
            </w:pPr>
            <w:r w:rsidRPr="009559BE">
              <w:rPr>
                <w:w w:val="105"/>
              </w:rPr>
              <w:t>On a scale of 1 to 5, 5 being very reliable, how reliable was the respondent? (</w:t>
            </w:r>
            <w:r w:rsidRPr="009559BE">
              <w:rPr>
                <w:b/>
                <w:w w:val="105"/>
              </w:rPr>
              <w:t>s_reliable</w:t>
            </w:r>
            <w:r w:rsidRPr="009559BE">
              <w:rPr>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9559BE" w:rsidRDefault="00B26E95" w:rsidP="00B26E95">
            <w:pPr>
              <w:spacing w:after="0"/>
              <w:rPr>
                <w:i/>
                <w:color w:val="A6A6A6" w:themeColor="background1" w:themeShade="A6"/>
              </w:rPr>
            </w:pPr>
            <w:r w:rsidRPr="009559BE">
              <w:rPr>
                <w:i/>
                <w:color w:val="A6A6A6" w:themeColor="background1" w:themeShade="A6"/>
              </w:rPr>
              <w:t>(Integer)</w:t>
            </w:r>
          </w:p>
        </w:tc>
      </w:tr>
      <w:tr w:rsidR="00B26E95" w:rsidRPr="009559BE"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9559BE" w:rsidRDefault="00205402" w:rsidP="00B26E95">
            <w:pPr>
              <w:rPr>
                <w:w w:val="105"/>
              </w:rPr>
            </w:pPr>
            <w:r>
              <w:rPr>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9559BE" w:rsidRDefault="00B26E95" w:rsidP="00B26E95">
            <w:pPr>
              <w:spacing w:after="0"/>
              <w:rPr>
                <w:w w:val="105"/>
              </w:rPr>
            </w:pPr>
            <w:r w:rsidRPr="009559BE">
              <w:rPr>
                <w:w w:val="105"/>
              </w:rPr>
              <w:t>Any additional comments?  (</w:t>
            </w:r>
            <w:r w:rsidRPr="009559BE">
              <w:rPr>
                <w:b/>
                <w:w w:val="105"/>
              </w:rPr>
              <w:t>s_notes</w:t>
            </w:r>
            <w:r w:rsidRPr="009559BE">
              <w:rPr>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9559BE" w:rsidRDefault="00B26E95" w:rsidP="00B26E95">
            <w:pPr>
              <w:spacing w:after="0"/>
              <w:rPr>
                <w:i/>
                <w:color w:val="A6A6A6" w:themeColor="background1" w:themeShade="A6"/>
              </w:rPr>
            </w:pPr>
            <w:r w:rsidRPr="009559BE">
              <w:rPr>
                <w:i/>
                <w:color w:val="A6A6A6" w:themeColor="background1" w:themeShade="A6"/>
              </w:rPr>
              <w:t>(Text)</w:t>
            </w:r>
          </w:p>
        </w:tc>
      </w:tr>
    </w:tbl>
    <w:p w14:paraId="321381CC" w14:textId="2F8211D7" w:rsidR="00B26E95" w:rsidRPr="009559BE" w:rsidRDefault="00B26E95" w:rsidP="001512DD">
      <w:pPr>
        <w:spacing w:afterLines="20" w:after="48" w:line="240" w:lineRule="auto"/>
        <w:contextualSpacing/>
        <w:rPr>
          <w:rFonts w:eastAsia="Times New Roman" w:cs="Times New Roman"/>
          <w:lang w:eastAsia="zh-CN"/>
        </w:rPr>
      </w:pPr>
    </w:p>
    <w:sectPr w:rsidR="00B26E95" w:rsidRPr="009559BE"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14" w:author="Vanessa Retana" w:date="2014-11-05T11:35:00Z" w:initials="VR">
    <w:p w14:paraId="6F09B73F" w14:textId="4817D492" w:rsidR="00C01ABF" w:rsidRDefault="00C01ABF">
      <w:pPr>
        <w:pStyle w:val="CommentText"/>
      </w:pPr>
      <w:r>
        <w:rPr>
          <w:rStyle w:val="CommentReference"/>
        </w:rPr>
        <w:annotationRef/>
      </w:r>
      <w:r>
        <w:t>For questions B15-B17 I believe it’s important to clarify we are talking about community lands.</w:t>
      </w:r>
    </w:p>
  </w:comment>
  <w:comment w:id="132" w:author="Vanessa Retana" w:date="2014-11-05T17:07:00Z" w:initials="VR">
    <w:p w14:paraId="4B6C5086" w14:textId="35CDBEFB" w:rsidR="00C01ABF" w:rsidRDefault="00C01ABF">
      <w:pPr>
        <w:pStyle w:val="CommentText"/>
      </w:pPr>
      <w:r>
        <w:rPr>
          <w:rStyle w:val="CommentReference"/>
        </w:rPr>
        <w:annotationRef/>
      </w:r>
      <w:r>
        <w:t>It might be better to use a categorization that corresponds more to rural tribal communities’ context, for instance:</w:t>
      </w:r>
    </w:p>
    <w:p w14:paraId="68CFB6B2" w14:textId="2E0AF847" w:rsidR="00C01ABF" w:rsidRDefault="00C01ABF" w:rsidP="0081480F">
      <w:pPr>
        <w:pStyle w:val="CommentText"/>
        <w:numPr>
          <w:ilvl w:val="0"/>
          <w:numId w:val="1"/>
        </w:numPr>
      </w:pPr>
      <w:r>
        <w:t xml:space="preserve">Household livelihoods allow a basic </w:t>
      </w:r>
      <w:r w:rsidRPr="0081480F">
        <w:t>existence</w:t>
      </w:r>
      <w:r>
        <w:t xml:space="preserve"> for its members</w:t>
      </w:r>
    </w:p>
    <w:p w14:paraId="4486D1B5" w14:textId="22A58D05" w:rsidR="00C01ABF" w:rsidRDefault="00C01ABF" w:rsidP="0081480F">
      <w:pPr>
        <w:pStyle w:val="CommentText"/>
        <w:numPr>
          <w:ilvl w:val="0"/>
          <w:numId w:val="1"/>
        </w:numPr>
      </w:pPr>
      <w:r>
        <w:t>Household livelihoods allow a comfortable existence for its members, without attaining the community wealthy status</w:t>
      </w:r>
    </w:p>
  </w:comment>
  <w:comment w:id="148" w:author="Stephanie Fenner" w:date="2014-11-04T15:38:00Z" w:initials="SF">
    <w:p w14:paraId="6E95F021" w14:textId="2D4568B5" w:rsidR="00C01ABF" w:rsidRDefault="00C01ABF">
      <w:pPr>
        <w:pStyle w:val="CommentText"/>
      </w:pPr>
      <w:r>
        <w:rPr>
          <w:rStyle w:val="CommentReference"/>
        </w:rPr>
        <w:annotationRef/>
      </w:r>
      <w:r>
        <w:t>What if respondent is not HH head?</w:t>
      </w:r>
    </w:p>
  </w:comment>
  <w:comment w:id="157" w:author="Stephanie Fenner" w:date="2014-11-04T15:38:00Z" w:initials="SF">
    <w:p w14:paraId="5ACEC138" w14:textId="22167246" w:rsidR="00C01ABF" w:rsidRDefault="00C01ABF">
      <w:pPr>
        <w:pStyle w:val="CommentText"/>
      </w:pPr>
      <w:r>
        <w:rPr>
          <w:rStyle w:val="CommentReference"/>
        </w:rPr>
        <w:annotationRef/>
      </w:r>
      <w:r w:rsidRPr="00D25595">
        <w:t>What if respondent is not HH head?</w:t>
      </w:r>
    </w:p>
  </w:comment>
  <w:comment w:id="167" w:author="Stickler, Mercedes M. (E3/LTRM)" w:date="2014-11-04T15:38:00Z" w:initials="MMS">
    <w:p w14:paraId="2828D3E8" w14:textId="77777777" w:rsidR="00C01ABF" w:rsidRDefault="00C01ABF"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C01ABF" w:rsidRDefault="00C01ABF" w:rsidP="00BE5610">
      <w:pPr>
        <w:pStyle w:val="CommentText"/>
        <w:rPr>
          <w:b/>
        </w:rPr>
      </w:pPr>
    </w:p>
    <w:p w14:paraId="21E67321" w14:textId="77777777" w:rsidR="00C01ABF" w:rsidRPr="0070348B" w:rsidRDefault="00C01ABF"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168" w:author="Vanessa Retana" w:date="2014-11-05T17:08:00Z" w:initials="VR">
    <w:p w14:paraId="5BDFC40E" w14:textId="5B09BBFD" w:rsidR="00C01ABF" w:rsidRDefault="00C01ABF">
      <w:pPr>
        <w:pStyle w:val="CommentText"/>
      </w:pPr>
      <w:r>
        <w:rPr>
          <w:rStyle w:val="CommentReference"/>
        </w:rPr>
        <w:annotationRef/>
      </w: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64BD4136" w14:textId="5B342D5C" w:rsidR="00C01ABF" w:rsidRDefault="00C01ABF">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  </w:t>
      </w:r>
    </w:p>
  </w:comment>
  <w:comment w:id="166" w:author="Heather Huntington" w:date="2014-11-04T15:38:00Z" w:initials="HH">
    <w:p w14:paraId="4C197FA3" w14:textId="34600094" w:rsidR="00C01ABF" w:rsidRDefault="00C01ABF">
      <w:pPr>
        <w:pStyle w:val="CommentText"/>
      </w:pPr>
      <w:r>
        <w:rPr>
          <w:rStyle w:val="CommentReference"/>
        </w:rPr>
        <w:annotationRef/>
      </w:r>
      <w:r>
        <w:t xml:space="preserve">I think we have to keep this section to address GCC questions, especially  RQ #1 since there is still a lot of uncertainty about using resources for remote sensing. I totally agree that this is not the best way to measure this, but we need this as a back-up if we aren’t going to use remote sensing. </w:t>
      </w:r>
    </w:p>
  </w:comment>
  <w:comment w:id="196" w:author="Vanessa Retana" w:date="2014-11-05T16:42:00Z" w:initials="VR">
    <w:p w14:paraId="4A1979B9" w14:textId="1BF5A137" w:rsidR="00C01ABF" w:rsidRDefault="00C01ABF">
      <w:pPr>
        <w:pStyle w:val="CommentText"/>
      </w:pPr>
      <w:ins w:id="199" w:author="Vanessa Retana" w:date="2014-11-05T16:32:00Z">
        <w:r>
          <w:rPr>
            <w:rStyle w:val="CommentReference"/>
          </w:rPr>
          <w:annotationRef/>
        </w:r>
      </w:ins>
      <w:r>
        <w:t xml:space="preserve">I suggest rephrasing #4; “access restrictions” might be a bit too technical. </w:t>
      </w:r>
    </w:p>
  </w:comment>
  <w:comment w:id="308" w:author="Stephanie Fenner" w:date="2014-11-04T15:38:00Z" w:initials="SF">
    <w:p w14:paraId="3578405E" w14:textId="5512546E" w:rsidR="00C01ABF" w:rsidRDefault="00C01ABF">
      <w:pPr>
        <w:pStyle w:val="CommentText"/>
      </w:pPr>
      <w:r>
        <w:rPr>
          <w:rStyle w:val="CommentReference"/>
        </w:rPr>
        <w:annotationRef/>
      </w:r>
      <w:r>
        <w:t xml:space="preserve">I think that this roster and the one before will cover the perceptions of deforestation well. </w:t>
      </w:r>
    </w:p>
  </w:comment>
  <w:comment w:id="311" w:author="Heather Huntington" w:date="2014-11-04T15:38:00Z" w:initials="HH">
    <w:p w14:paraId="26AF5FA8" w14:textId="68F01C9D" w:rsidR="00C01ABF" w:rsidRDefault="00C01ABF">
      <w:pPr>
        <w:pStyle w:val="CommentText"/>
      </w:pPr>
      <w:r>
        <w:rPr>
          <w:rStyle w:val="CommentReference"/>
        </w:rPr>
        <w:annotationRef/>
      </w:r>
      <w:r>
        <w:t xml:space="preserve">This needs to be split into three separate questions. </w:t>
      </w:r>
    </w:p>
  </w:comment>
  <w:comment w:id="312" w:author="Heather Huntington" w:date="2014-11-04T15:38:00Z" w:initials="HH">
    <w:p w14:paraId="5E86AE24" w14:textId="615F015F" w:rsidR="00C01ABF" w:rsidRDefault="00C01ABF">
      <w:pPr>
        <w:pStyle w:val="CommentText"/>
      </w:pPr>
      <w:r>
        <w:rPr>
          <w:rStyle w:val="CommentReference"/>
        </w:rPr>
        <w:annotationRef/>
      </w:r>
      <w:r>
        <w:t xml:space="preserve">Maybe need to add some questions about selective cutting – </w:t>
      </w:r>
    </w:p>
    <w:p w14:paraId="20BA3035" w14:textId="77777777" w:rsidR="00C01ABF" w:rsidRDefault="00C01ABF">
      <w:pPr>
        <w:pStyle w:val="CommentText"/>
      </w:pPr>
    </w:p>
    <w:p w14:paraId="65165EFA" w14:textId="79319854" w:rsidR="00C01ABF" w:rsidRDefault="00C01ABF">
      <w:pPr>
        <w:pStyle w:val="CommentText"/>
      </w:pPr>
      <w:r>
        <w:t xml:space="preserve">Did your HH  do any selective cutting in the past year? </w:t>
      </w:r>
    </w:p>
    <w:p w14:paraId="26467CE1" w14:textId="7EADD17D" w:rsidR="00C01ABF" w:rsidRDefault="00C01ABF">
      <w:pPr>
        <w:pStyle w:val="CommentText"/>
      </w:pPr>
      <w:r>
        <w:t xml:space="preserve">About how many trees? </w:t>
      </w:r>
    </w:p>
  </w:comment>
  <w:comment w:id="349" w:author="Heather Huntington" w:date="2014-11-04T15:38:00Z" w:initials="HH">
    <w:p w14:paraId="67505489" w14:textId="073E2F9E" w:rsidR="00C01ABF" w:rsidRDefault="00C01ABF">
      <w:pPr>
        <w:pStyle w:val="CommentText"/>
      </w:pPr>
      <w:r>
        <w:rPr>
          <w:rStyle w:val="CommentReference"/>
        </w:rPr>
        <w:annotationRef/>
      </w:r>
      <w:r>
        <w:t xml:space="preserve">This needs to be a separate question. </w:t>
      </w:r>
    </w:p>
  </w:comment>
  <w:comment w:id="458" w:author="Stephanie Fenner" w:date="2014-11-04T15:38:00Z" w:initials="SF">
    <w:p w14:paraId="29AF6CD8" w14:textId="68028FE8" w:rsidR="00C01ABF" w:rsidRDefault="00C01ABF">
      <w:pPr>
        <w:pStyle w:val="CommentText"/>
      </w:pPr>
      <w:r>
        <w:rPr>
          <w:rStyle w:val="CommentReference"/>
        </w:rPr>
        <w:annotationRef/>
      </w:r>
      <w:r>
        <w:t xml:space="preserve">Specify who is doing the compensating. </w:t>
      </w:r>
    </w:p>
  </w:comment>
  <w:comment w:id="465" w:author="Vanessa Retana" w:date="2014-11-05T17:12:00Z" w:initials="VR">
    <w:p w14:paraId="711D5DE3" w14:textId="1F7DD1EC" w:rsidR="00C01ABF" w:rsidRDefault="00C01ABF" w:rsidP="0089663B">
      <w:pPr>
        <w:pStyle w:val="CommentText"/>
        <w:spacing w:after="0"/>
      </w:pPr>
      <w:r>
        <w:rPr>
          <w:rStyle w:val="CommentReference"/>
        </w:rPr>
        <w:annotationRef/>
      </w:r>
      <w:r>
        <w:t xml:space="preserve">It would be better to try to differentiate income per harvest. This would contribute to determine which livelihoods are more relevant for the community. </w:t>
      </w:r>
      <w:ins w:id="466" w:author="Vanessa Retana" w:date="2014-11-05T17:22:00Z">
        <w:r>
          <w:rPr>
            <w:rFonts w:cs="Arial"/>
            <w:vanish/>
          </w:rPr>
          <w:t xml:space="preserve"> ALTERNATIVE WORDING: Changes limate change concept.act on (for instance) agriculture, they ase"rinciples and methods.one of the</w:t>
        </w:r>
      </w:ins>
    </w:p>
  </w:comment>
  <w:comment w:id="467" w:author="Stickler, Mercedes M. (E3/LTRM)" w:date="2014-11-04T15:38:00Z" w:initials="MMS">
    <w:p w14:paraId="53C98F09" w14:textId="77777777" w:rsidR="00C01ABF" w:rsidRDefault="00C01ABF"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468" w:author="Vanessa Retana" w:date="2014-11-05T17:15:00Z" w:initials="VR">
    <w:p w14:paraId="029889BD" w14:textId="7D1FE1EF" w:rsidR="00C01ABF" w:rsidRDefault="00C01ABF">
      <w:pPr>
        <w:pStyle w:val="CommentText"/>
      </w:pPr>
      <w:r>
        <w:rPr>
          <w:rStyle w:val="CommentReference"/>
        </w:rPr>
        <w:annotationRef/>
      </w:r>
      <w:r>
        <w:t xml:space="preserve">I think it’s important to leave this section. Feedback and grievance mechanisms in REDD+ are new and are </w:t>
      </w:r>
      <w:r w:rsidRPr="005B41FE">
        <w:t>occasionally</w:t>
      </w:r>
      <w:r>
        <w:t xml:space="preserve"> being built over existing forest conflict structures. Therefore, evaluating the existing forest conflict structure is central.</w:t>
      </w:r>
    </w:p>
  </w:comment>
  <w:comment w:id="469" w:author="Aleta Haflett" w:date="2014-11-04T15:38:00Z" w:initials="AH">
    <w:p w14:paraId="49F84FA6" w14:textId="67B06952" w:rsidR="00C01ABF" w:rsidRDefault="00C01ABF">
      <w:pPr>
        <w:pStyle w:val="CommentText"/>
      </w:pPr>
      <w:r>
        <w:rPr>
          <w:rStyle w:val="CommentReference"/>
        </w:rPr>
        <w:annotationRef/>
      </w:r>
      <w:r>
        <w:t xml:space="preserve">Is this a roster-in-a-roster (5 conflicts in 5 forests? </w:t>
      </w:r>
    </w:p>
  </w:comment>
  <w:comment w:id="472" w:author="Stephanie Fenner" w:date="2014-11-04T15:38:00Z" w:initials="SF">
    <w:p w14:paraId="5C50C06B" w14:textId="7E089855" w:rsidR="00C01ABF" w:rsidRDefault="00C01ABF">
      <w:pPr>
        <w:pStyle w:val="CommentText"/>
      </w:pPr>
      <w:r>
        <w:rPr>
          <w:rStyle w:val="CommentReference"/>
        </w:rPr>
        <w:annotationRef/>
      </w:r>
      <w:r>
        <w:t xml:space="preserve">On what land? Land-owned, or communal? Do we want to know where the household planted the trees? This may be a good question to include in the field roster.. though that would not cover communal land. </w:t>
      </w:r>
    </w:p>
  </w:comment>
  <w:comment w:id="474" w:author="Stephanie Fenner" w:date="2014-11-04T15:38:00Z" w:initials="SF">
    <w:p w14:paraId="1D68C2CF" w14:textId="23AD8A34" w:rsidR="00C01ABF" w:rsidRDefault="00C01ABF">
      <w:pPr>
        <w:pStyle w:val="CommentText"/>
      </w:pPr>
      <w:r>
        <w:rPr>
          <w:rStyle w:val="CommentReference"/>
        </w:rPr>
        <w:annotationRef/>
      </w:r>
      <w:r>
        <w:t xml:space="preserve">Wording unclear. </w:t>
      </w:r>
    </w:p>
  </w:comment>
  <w:comment w:id="473" w:author="Stephanie Fenner" w:date="2014-11-04T15:38:00Z" w:initials="SF">
    <w:p w14:paraId="169A4E59" w14:textId="2CB48562" w:rsidR="00C01ABF" w:rsidRDefault="00C01ABF">
      <w:pPr>
        <w:pStyle w:val="CommentText"/>
      </w:pPr>
      <w:r>
        <w:rPr>
          <w:rStyle w:val="CommentReference"/>
        </w:rPr>
        <w:annotationRef/>
      </w:r>
      <w:r>
        <w:t xml:space="preserve">How are we measuring value? </w:t>
      </w:r>
    </w:p>
  </w:comment>
  <w:comment w:id="489" w:author="Vanessa Retana" w:date="2014-11-05T18:55:00Z" w:initials="VR">
    <w:p w14:paraId="40BC37D1" w14:textId="195AB147" w:rsidR="00C01ABF" w:rsidRDefault="00C01ABF">
      <w:pPr>
        <w:pStyle w:val="CommentText"/>
      </w:pPr>
      <w:r>
        <w:rPr>
          <w:rStyle w:val="CommentReference"/>
        </w:rPr>
        <w:annotationRef/>
      </w:r>
      <w:r>
        <w:t xml:space="preserve">It might be better to have recourse to a ‘forest degradation’ explanation which is closer to communities’ </w:t>
      </w:r>
      <w:r w:rsidRPr="00EA42A1">
        <w:t>circumstance</w:t>
      </w:r>
      <w:r>
        <w:t>s or rephrase it in a easier way. I made an attempt though my field is not natural sciences.</w:t>
      </w:r>
    </w:p>
  </w:comment>
  <w:comment w:id="556" w:author="Vanessa Retana" w:date="2014-11-05T17:46:00Z" w:initials="VR">
    <w:p w14:paraId="23894753" w14:textId="50F738AE" w:rsidR="00C01ABF" w:rsidRDefault="00C01ABF">
      <w:pPr>
        <w:pStyle w:val="CommentText"/>
      </w:pPr>
      <w:r>
        <w:rPr>
          <w:rStyle w:val="CommentReference"/>
        </w:rPr>
        <w:annotationRef/>
      </w:r>
      <w:r>
        <w:t>Please note we are assuming communities know what climate change is, however frequently they do not.</w:t>
      </w:r>
    </w:p>
    <w:p w14:paraId="6E1FE1E5" w14:textId="106FF984" w:rsidR="00C01ABF" w:rsidRDefault="00C01ABF">
      <w:pPr>
        <w:pStyle w:val="CommentText"/>
      </w:pPr>
      <w:r>
        <w:t>Though communities may be familiar with changes in climate having an impact on (for instance) agriculture, they may not be familiar with the scientific climate change concept.</w:t>
      </w:r>
    </w:p>
  </w:comment>
  <w:comment w:id="623" w:author="Stephanie Fenner" w:date="2014-11-04T15:38:00Z" w:initials="SF">
    <w:p w14:paraId="78696612" w14:textId="19178B7E" w:rsidR="00C01ABF" w:rsidRDefault="00C01ABF">
      <w:pPr>
        <w:pStyle w:val="CommentText"/>
      </w:pPr>
      <w:r>
        <w:rPr>
          <w:rStyle w:val="CommentReference"/>
        </w:rPr>
        <w:annotationRef/>
      </w:r>
      <w:r>
        <w:t xml:space="preserve">I think we should move quaetions F.8 to F.11 to the section on land tenure, and use the rest of this section to focus on value of reduced forestation and reduced GHG emissions. I have added a few that I feel are necessary to cover the GCC indicators that focus on perceptions of GHG and deforestation. Feel free to tweak/add. </w:t>
      </w:r>
    </w:p>
  </w:comment>
  <w:comment w:id="626" w:author="Vanessa Retana" w:date="2014-11-05T17:47:00Z" w:initials="VR">
    <w:p w14:paraId="5DB71278" w14:textId="389361D8" w:rsidR="00C01ABF" w:rsidRDefault="00C01ABF">
      <w:pPr>
        <w:pStyle w:val="CommentText"/>
      </w:pPr>
      <w:r>
        <w:rPr>
          <w:rStyle w:val="CommentReference"/>
        </w:rPr>
        <w:annotationRef/>
      </w:r>
      <w:r>
        <w:t>Agree.</w:t>
      </w:r>
    </w:p>
  </w:comment>
  <w:comment w:id="649" w:author="Stickler, Mercedes M. (E3/LTRM)" w:date="2014-11-04T15:38:00Z" w:initials="MMS">
    <w:p w14:paraId="50C367C1" w14:textId="74D1D161" w:rsidR="00C01ABF" w:rsidRDefault="00C01ABF">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650" w:author="Heather Huntington" w:date="2014-11-04T15:38:00Z" w:initials="HH">
    <w:p w14:paraId="2C138DAE" w14:textId="7BF63C59" w:rsidR="00C01ABF" w:rsidRDefault="00C01ABF">
      <w:pPr>
        <w:pStyle w:val="CommentText"/>
      </w:pPr>
      <w:r>
        <w:rPr>
          <w:rStyle w:val="CommentReference"/>
        </w:rPr>
        <w:annotationRef/>
      </w:r>
      <w:r>
        <w:t xml:space="preserve">The CFP interventions will not be determined until late spring/summer of next year, so we might just need to work with BCP to come up with a general set of  categories for this question. </w:t>
      </w:r>
    </w:p>
  </w:comment>
  <w:comment w:id="654" w:author="Vanessa Retana" w:date="2014-11-05T18:20:00Z" w:initials="VR">
    <w:p w14:paraId="0A8A2395" w14:textId="5699E839" w:rsidR="00C01ABF" w:rsidRDefault="00C01ABF">
      <w:pPr>
        <w:pStyle w:val="CommentText"/>
      </w:pPr>
      <w:r>
        <w:rPr>
          <w:rStyle w:val="CommentReference"/>
        </w:rPr>
        <w:annotationRef/>
      </w:r>
      <w:r>
        <w:t>Are these traditional community councils, or are they represented in #4? I incorporated them in #4 for now.</w:t>
      </w:r>
    </w:p>
  </w:comment>
  <w:comment w:id="656" w:author="Vanessa Retana" w:date="2014-11-05T18:25:00Z" w:initials="VR">
    <w:p w14:paraId="55F00290" w14:textId="2478E0B9" w:rsidR="00C01ABF" w:rsidRDefault="00C01ABF">
      <w:pPr>
        <w:pStyle w:val="CommentText"/>
      </w:pPr>
      <w:r>
        <w:rPr>
          <w:rStyle w:val="CommentReference"/>
        </w:rPr>
        <w:annotationRef/>
      </w:r>
      <w:r>
        <w:t>It would be important to clarify we are also targeting more general meetings discussing tenure/natural resources.</w:t>
      </w:r>
    </w:p>
  </w:comment>
  <w:comment w:id="659" w:author="Vanessa Retana" w:date="2014-11-05T18:29:00Z" w:initials="VR">
    <w:p w14:paraId="151CAD12" w14:textId="5C2BAA8E" w:rsidR="00C01ABF" w:rsidRDefault="00C01ABF">
      <w:pPr>
        <w:pStyle w:val="CommentText"/>
      </w:pPr>
      <w:r>
        <w:rPr>
          <w:rStyle w:val="CommentReference"/>
        </w:rPr>
        <w:annotationRef/>
      </w:r>
      <w:r>
        <w:t>I suggest to add a question on who in the HH attends this meetings. This will be useful for the gender analysis.</w:t>
      </w:r>
    </w:p>
  </w:comment>
  <w:comment w:id="661" w:author="Vanessa Retana" w:date="2014-11-05T18:32:00Z" w:initials="VR">
    <w:p w14:paraId="1BD8BDCC" w14:textId="77777777" w:rsidR="00C01ABF" w:rsidRDefault="00C01ABF">
      <w:pPr>
        <w:pStyle w:val="CommentText"/>
      </w:pPr>
      <w:r>
        <w:rPr>
          <w:rStyle w:val="CommentReference"/>
        </w:rPr>
        <w:annotationRef/>
      </w:r>
      <w:r>
        <w:t xml:space="preserve">I would not eliminate the original question. </w:t>
      </w:r>
    </w:p>
    <w:p w14:paraId="1E50E6EE" w14:textId="64F5FB19" w:rsidR="00C01ABF" w:rsidRDefault="00C01ABF">
      <w:pPr>
        <w:pStyle w:val="CommentText"/>
      </w:pPr>
      <w:r>
        <w:t>The adjusted question tackles another issue.</w:t>
      </w:r>
    </w:p>
  </w:comment>
  <w:comment w:id="694" w:author="Vanessa Retana" w:date="2014-11-05T18:33:00Z" w:initials="VR">
    <w:p w14:paraId="2D15FFE5" w14:textId="37F32B32" w:rsidR="00C01ABF" w:rsidRDefault="00C01ABF">
      <w:pPr>
        <w:pStyle w:val="CommentText"/>
      </w:pPr>
      <w:r>
        <w:rPr>
          <w:rStyle w:val="CommentReference"/>
        </w:rPr>
        <w:annotationRef/>
      </w:r>
      <w:r>
        <w:t>“By custom/heritage” is missing.</w:t>
      </w:r>
    </w:p>
  </w:comment>
  <w:comment w:id="707" w:author="Vanessa Retana" w:date="2014-11-05T18:36:00Z" w:initials="VR">
    <w:p w14:paraId="70CE99B0" w14:textId="1D76E3A0" w:rsidR="00C01ABF" w:rsidRDefault="00C01ABF">
      <w:pPr>
        <w:pStyle w:val="CommentText"/>
      </w:pPr>
      <w:r>
        <w:rPr>
          <w:rStyle w:val="CommentReference"/>
        </w:rPr>
        <w:annotationRef/>
      </w:r>
      <w:r>
        <w:t>I suggest to add a question on traditional community forest management practices:</w:t>
      </w:r>
    </w:p>
    <w:p w14:paraId="6352C8ED" w14:textId="41FBB771" w:rsidR="00C01ABF" w:rsidRDefault="00C01ABF">
      <w:pPr>
        <w:pStyle w:val="CommentText"/>
      </w:pPr>
      <w:r>
        <w:t xml:space="preserve">Have your community forest management practices been considered for the establishment of forest management rules? </w:t>
      </w:r>
    </w:p>
  </w:comment>
  <w:comment w:id="735" w:author="Stickler, Mercedes M. (E3/LTRM)" w:date="2014-11-04T15:38:00Z" w:initials="MMS">
    <w:p w14:paraId="0FFFA0FA" w14:textId="77777777" w:rsidR="00C01ABF" w:rsidRDefault="00C01ABF" w:rsidP="00F7697D">
      <w:pPr>
        <w:pStyle w:val="CommentText"/>
      </w:pPr>
      <w:r>
        <w:rPr>
          <w:rStyle w:val="CommentReference"/>
        </w:rPr>
        <w:annotationRef/>
      </w:r>
      <w:r>
        <w:t>For comparison with TGCC, I think we should leave this in. However, I doubt we’ll find much agroforestry in the CFP program areas.</w:t>
      </w:r>
    </w:p>
  </w:comment>
  <w:comment w:id="734" w:author="Stephanie Fenner" w:date="2014-11-04T15:38:00Z" w:initials="SF">
    <w:p w14:paraId="43046E74" w14:textId="72C931B2" w:rsidR="00C01ABF" w:rsidRDefault="00C01ABF">
      <w:pPr>
        <w:pStyle w:val="CommentText"/>
      </w:pPr>
      <w:r>
        <w:rPr>
          <w:rStyle w:val="CommentReference"/>
        </w:rPr>
        <w:annotationRef/>
      </w:r>
      <w:r>
        <w:t xml:space="preserve">For questions H1 to H18, I suggest we turn these into a field roster. We could ask for land area per field and then calculate the total land area on our end, that way we will get more accurate data. </w:t>
      </w:r>
    </w:p>
  </w:comment>
  <w:comment w:id="759" w:author="Stickler, Mercedes M. (E3/LTRM)" w:date="2014-11-04T15:38:00Z" w:initials="MMS">
    <w:p w14:paraId="5CCF4AE5" w14:textId="77777777" w:rsidR="00C01ABF" w:rsidRDefault="00C01ABF" w:rsidP="00F7697D">
      <w:pPr>
        <w:pStyle w:val="CommentText"/>
      </w:pPr>
      <w:r>
        <w:rPr>
          <w:rStyle w:val="CommentReference"/>
        </w:rPr>
        <w:annotationRef/>
      </w:r>
      <w:r>
        <w:t>As a general measure of land tenure security, I think we should keep these questions in this survey, even though reallocation is not a specific focus of this evaluation.</w:t>
      </w:r>
    </w:p>
  </w:comment>
  <w:comment w:id="760" w:author="Vanessa Retana" w:date="2014-11-05T18:41:00Z" w:initials="VR">
    <w:p w14:paraId="64C3725F" w14:textId="471FF100" w:rsidR="00C01ABF" w:rsidRDefault="00C01ABF">
      <w:pPr>
        <w:pStyle w:val="CommentText"/>
      </w:pPr>
      <w:r>
        <w:rPr>
          <w:rStyle w:val="CommentReference"/>
        </w:rPr>
        <w:annotationRef/>
      </w:r>
      <w:r>
        <w:t>I suggest to add the following question tackling land reallocation:</w:t>
      </w:r>
    </w:p>
    <w:p w14:paraId="327868C9" w14:textId="4F9B9012" w:rsidR="00C01ABF" w:rsidRDefault="00C01ABF">
      <w:pPr>
        <w:pStyle w:val="CommentText"/>
      </w:pPr>
      <w:r>
        <w:t>Was your household compensated for losing access to land and resources? If so how?</w:t>
      </w:r>
    </w:p>
  </w:comment>
  <w:comment w:id="761" w:author="Stephanie Fenner" w:date="2014-11-04T15:38:00Z" w:initials="SF">
    <w:p w14:paraId="2B846F14" w14:textId="1C4C59A2" w:rsidR="00C01ABF" w:rsidRDefault="00C01ABF">
      <w:pPr>
        <w:pStyle w:val="CommentText"/>
      </w:pPr>
      <w:r>
        <w:rPr>
          <w:rStyle w:val="CommentReference"/>
        </w:rPr>
        <w:annotationRef/>
      </w:r>
      <w:r>
        <w:t xml:space="preserve">We could ask in this roster whether or not they own, or rent-in the field. </w:t>
      </w:r>
    </w:p>
  </w:comment>
  <w:comment w:id="762" w:author="Stickler, Mercedes M. (E3/LTRM)" w:date="2014-11-04T15:38:00Z" w:initials="MMS">
    <w:p w14:paraId="17791640" w14:textId="77777777" w:rsidR="00C01ABF" w:rsidRDefault="00C01ABF" w:rsidP="00F7697D">
      <w:pPr>
        <w:pStyle w:val="CommentText"/>
      </w:pPr>
      <w:r>
        <w:rPr>
          <w:rStyle w:val="CommentReference"/>
        </w:rPr>
        <w:annotationRef/>
      </w:r>
      <w:r>
        <w:t>I presume these were pretested with TGCC and are effective? If responses were not reliable, suggest using a measure of walking time (hours, etc.).</w:t>
      </w:r>
    </w:p>
  </w:comment>
  <w:comment w:id="763" w:author="Vanessa Retana" w:date="2014-11-05T18:52:00Z" w:initials="VR">
    <w:p w14:paraId="136FC123" w14:textId="2E2214AE" w:rsidR="00C01ABF" w:rsidRDefault="00C01ABF">
      <w:pPr>
        <w:pStyle w:val="CommentText"/>
      </w:pPr>
      <w:r>
        <w:rPr>
          <w:rStyle w:val="CommentReference"/>
        </w:rPr>
        <w:annotationRef/>
      </w:r>
      <w:r>
        <w:t>I agree with the concerns expressed in the previous comment. Moreover, walking time may be particularly relevant for women.</w:t>
      </w:r>
    </w:p>
  </w:comment>
  <w:comment w:id="765" w:author="Stephanie Fenner" w:date="2014-11-04T15:38:00Z" w:initials="SF">
    <w:p w14:paraId="1A409A7A" w14:textId="47B9C780" w:rsidR="00C01ABF" w:rsidRDefault="00C01ABF">
      <w:pPr>
        <w:pStyle w:val="CommentText"/>
      </w:pPr>
      <w:r>
        <w:rPr>
          <w:rStyle w:val="CommentReference"/>
        </w:rPr>
        <w:annotationRef/>
      </w:r>
      <w:r>
        <w:t xml:space="preserve">I suggest adding these 4 questions to the section on Tenure. </w:t>
      </w:r>
    </w:p>
  </w:comment>
  <w:comment w:id="766" w:author="Vanessa Retana" w:date="2014-11-05T18:56:00Z" w:initials="VR">
    <w:p w14:paraId="4162644C" w14:textId="6361A1A9" w:rsidR="00C01ABF" w:rsidRDefault="00C01ABF">
      <w:pPr>
        <w:pStyle w:val="CommentText"/>
      </w:pPr>
      <w:r>
        <w:rPr>
          <w:rStyle w:val="CommentReference"/>
        </w:rPr>
        <w:annotationRef/>
      </w:r>
      <w:r>
        <w:t>Confirm whether we are addressing tenure bundle of rights.</w:t>
      </w:r>
    </w:p>
  </w:comment>
  <w:comment w:id="830" w:author="Stickler, Mercedes M. (E3/LTRM)" w:date="2014-11-04T15:38:00Z" w:initials="MMS">
    <w:p w14:paraId="0D03749C" w14:textId="77777777" w:rsidR="00C01ABF" w:rsidRDefault="00C01ABF" w:rsidP="00F7697D">
      <w:pPr>
        <w:pStyle w:val="CommentText"/>
      </w:pPr>
      <w:r>
        <w:rPr>
          <w:rStyle w:val="CommentReference"/>
        </w:rPr>
        <w:annotationRef/>
      </w:r>
      <w:r>
        <w:t>We should keep these ?s.</w:t>
      </w:r>
    </w:p>
  </w:comment>
  <w:comment w:id="845" w:author="Stephanie Fenner" w:date="2014-11-04T15:38:00Z" w:initials="SF">
    <w:p w14:paraId="276FC92F" w14:textId="125BB7B3" w:rsidR="00C01ABF" w:rsidRDefault="00C01ABF">
      <w:pPr>
        <w:pStyle w:val="CommentText"/>
      </w:pPr>
      <w:r>
        <w:rPr>
          <w:rStyle w:val="CommentReference"/>
        </w:rPr>
        <w:annotationRef/>
      </w:r>
      <w:r>
        <w:t>Heather, do we want to ask these questions for every crop listed below? It seems a bit much to ask for all 27, can we narrow the list down to some main crops?</w:t>
      </w:r>
    </w:p>
    <w:p w14:paraId="5618D978" w14:textId="1A70BC7C" w:rsidR="00C01ABF" w:rsidRDefault="00C01ABF">
      <w:pPr>
        <w:pStyle w:val="CommentText"/>
      </w:pPr>
      <w:r>
        <w:t xml:space="preserve">If  we can narrow down the list to 4 or 5 crops , it may be best to incorporate into the field roster, so we can collect this info. At the field level. </w:t>
      </w:r>
    </w:p>
  </w:comment>
  <w:comment w:id="985" w:author="Stickler, Mercedes M. (E3/LTRM)" w:date="2014-11-04T15:38:00Z" w:initials="MMS">
    <w:p w14:paraId="07A28AEB" w14:textId="77777777" w:rsidR="00C01ABF" w:rsidRDefault="00C01ABF"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comment>
  <w:comment w:id="986" w:author="Stickler, Mercedes M. (E3/LTRM)" w:date="2014-11-04T15:38:00Z" w:initials="MMS">
    <w:p w14:paraId="01B81CD0" w14:textId="77777777" w:rsidR="00C01ABF" w:rsidRDefault="00C01ABF"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987" w:author="Stickler, Mercedes M. (E3/LTRM)" w:date="2014-11-04T15:38:00Z" w:initials="MMS">
    <w:p w14:paraId="0F35F6F6" w14:textId="77777777" w:rsidR="00C01ABF" w:rsidRDefault="00C01ABF" w:rsidP="00F7697D">
      <w:pPr>
        <w:pStyle w:val="CommentText"/>
      </w:pPr>
      <w:r>
        <w:rPr>
          <w:rStyle w:val="CommentReference"/>
        </w:rPr>
        <w:annotationRef/>
      </w:r>
      <w:r>
        <w:t>It would be good to keep this question to allow us to look at equity issues.</w:t>
      </w:r>
    </w:p>
  </w:comment>
  <w:comment w:id="988" w:author="Vanessa Retana" w:date="2014-11-05T19:19:00Z" w:initials="VR">
    <w:p w14:paraId="6C96301C" w14:textId="77777777" w:rsidR="00C01ABF" w:rsidRDefault="00C01ABF">
      <w:pPr>
        <w:pStyle w:val="CommentText"/>
      </w:pPr>
      <w:r>
        <w:rPr>
          <w:rStyle w:val="CommentReference"/>
        </w:rPr>
        <w:annotationRef/>
      </w:r>
      <w:r>
        <w:t>I suggest to incorporate missing questions tackling tenure bundle of rights, i.e.</w:t>
      </w:r>
    </w:p>
    <w:p w14:paraId="30A9EF7E" w14:textId="0F6B1CA0" w:rsidR="00C01ABF" w:rsidRDefault="00C01ABF" w:rsidP="00D64E5E">
      <w:pPr>
        <w:pStyle w:val="CommentText"/>
        <w:numPr>
          <w:ilvl w:val="0"/>
          <w:numId w:val="1"/>
        </w:numPr>
      </w:pPr>
      <w:r>
        <w:t>Who can give permission to access the land?</w:t>
      </w:r>
    </w:p>
    <w:p w14:paraId="4D31C084" w14:textId="38671886" w:rsidR="00C01ABF" w:rsidRDefault="00C01ABF" w:rsidP="00D64E5E">
      <w:pPr>
        <w:pStyle w:val="CommentText"/>
        <w:numPr>
          <w:ilvl w:val="0"/>
          <w:numId w:val="1"/>
        </w:numPr>
      </w:pPr>
      <w:r>
        <w:t>Is the household or the community authorized to rent its land or grant a permit to use the resources?</w:t>
      </w:r>
    </w:p>
    <w:p w14:paraId="17E927EA" w14:textId="5DD9A36F" w:rsidR="00C01ABF" w:rsidRDefault="00C01ABF" w:rsidP="00D64E5E">
      <w:pPr>
        <w:pStyle w:val="CommentText"/>
      </w:pPr>
      <w:r>
        <w:t>Regarding this question, frequently communities believe land is sold, but it’s actually granted in a concession or permit.</w:t>
      </w:r>
    </w:p>
  </w:comment>
  <w:comment w:id="989" w:author="Vanessa Retana" w:date="2014-11-05T19:20:00Z" w:initials="VR">
    <w:p w14:paraId="6C3BF2CF" w14:textId="4F055E59" w:rsidR="00C01ABF" w:rsidRDefault="00C01ABF">
      <w:pPr>
        <w:pStyle w:val="CommentText"/>
      </w:pPr>
      <w:r>
        <w:rPr>
          <w:rStyle w:val="CommentReference"/>
        </w:rPr>
        <w:annotationRef/>
      </w:r>
      <w:r>
        <w:t>This is a relevant question to measure the strength of the tenure right.</w:t>
      </w:r>
    </w:p>
  </w:comment>
  <w:comment w:id="990" w:author="Stickler, Mercedes M. (E3/LTRM)" w:date="2014-11-04T15:38:00Z" w:initials="MMS">
    <w:p w14:paraId="69F4FF2B" w14:textId="77777777" w:rsidR="00C01ABF" w:rsidRDefault="00C01ABF"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991" w:author="Stickler, Mercedes M. (E3/LTRM)" w:date="2014-11-04T15:38:00Z" w:initials="MMS">
    <w:p w14:paraId="278ED38F" w14:textId="77777777" w:rsidR="00C01ABF" w:rsidRDefault="00C01ABF"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993" w:author="Stickler, Mercedes M. (E3/LTRM)" w:date="2014-11-04T15:38:00Z" w:initials="MMS">
    <w:p w14:paraId="16E7DF1E" w14:textId="77777777" w:rsidR="00C01ABF" w:rsidRDefault="00C01ABF" w:rsidP="00C67ECD">
      <w:pPr>
        <w:pStyle w:val="CommentText"/>
      </w:pPr>
      <w:r>
        <w:rPr>
          <w:rStyle w:val="CommentReference"/>
        </w:rPr>
        <w:annotationRef/>
      </w:r>
      <w:r>
        <w:t>Delete if re: forests; consider keeping to look at equity at field level (if we keep these questions at field level at all).</w:t>
      </w:r>
    </w:p>
  </w:comment>
  <w:comment w:id="994" w:author="Stickler, Mercedes M. (E3/LTRM)" w:date="2014-11-04T15:38:00Z" w:initials="MMS">
    <w:p w14:paraId="7AB040BC" w14:textId="77777777" w:rsidR="00C01ABF" w:rsidRDefault="00C01ABF" w:rsidP="001E617E">
      <w:pPr>
        <w:pStyle w:val="CommentText"/>
      </w:pPr>
      <w:r>
        <w:rPr>
          <w:rStyle w:val="CommentReference"/>
        </w:rPr>
        <w:annotationRef/>
      </w:r>
      <w:r>
        <w:t>I think we will want to reframe the entire conflict section around forests and investments in the forest. This should likely include forested customary land, not just state land.</w:t>
      </w:r>
    </w:p>
  </w:comment>
  <w:comment w:id="995" w:author="Vanessa Retana" w:date="2014-11-05T19:37:00Z" w:initials="VR">
    <w:p w14:paraId="63FA586A" w14:textId="42A4E430" w:rsidR="00C01ABF" w:rsidRDefault="00C01ABF">
      <w:pPr>
        <w:pStyle w:val="CommentText"/>
      </w:pPr>
      <w:r>
        <w:rPr>
          <w:rStyle w:val="CommentReference"/>
        </w:rPr>
        <w:annotationRef/>
      </w:r>
      <w:r>
        <w:t>Additional questions on grievance mechanisms:</w:t>
      </w:r>
    </w:p>
    <w:p w14:paraId="6480F787" w14:textId="133176DC" w:rsidR="00C01ABF" w:rsidRDefault="00C01ABF" w:rsidP="0021752C">
      <w:pPr>
        <w:pStyle w:val="CommentText"/>
        <w:numPr>
          <w:ilvl w:val="0"/>
          <w:numId w:val="1"/>
        </w:numPr>
      </w:pPr>
      <w:r>
        <w:t>Are communities provided with regular feedback on projects being implemented in their forests/lands? From whom?</w:t>
      </w:r>
    </w:p>
    <w:p w14:paraId="530207B7" w14:textId="77777777" w:rsidR="00C01ABF" w:rsidRDefault="00C01ABF" w:rsidP="00C01ABF">
      <w:pPr>
        <w:pStyle w:val="CommentText"/>
        <w:numPr>
          <w:ilvl w:val="0"/>
          <w:numId w:val="1"/>
        </w:numPr>
      </w:pPr>
      <w:r>
        <w:t>Is there a government agency communities can have recourse to in case they want information or have a concern over a natural resources’ regulation or project?</w:t>
      </w:r>
    </w:p>
    <w:p w14:paraId="40724EE9" w14:textId="77777777" w:rsidR="00D16CC6" w:rsidRDefault="00C01ABF" w:rsidP="00C01ABF">
      <w:pPr>
        <w:pStyle w:val="CommentText"/>
        <w:numPr>
          <w:ilvl w:val="0"/>
          <w:numId w:val="1"/>
        </w:numPr>
      </w:pPr>
      <w:r>
        <w:t xml:space="preserve">Is the information provided complete? </w:t>
      </w:r>
    </w:p>
    <w:p w14:paraId="71BECDF4" w14:textId="7C4A0846" w:rsidR="00C01ABF" w:rsidRDefault="00C01ABF" w:rsidP="00C01ABF">
      <w:pPr>
        <w:pStyle w:val="CommentText"/>
        <w:numPr>
          <w:ilvl w:val="0"/>
          <w:numId w:val="1"/>
        </w:numPr>
      </w:pPr>
      <w:r>
        <w:t xml:space="preserve">Is information provided </w:t>
      </w:r>
      <w:r w:rsidRPr="00C01ABF">
        <w:t>prompt</w:t>
      </w:r>
      <w:r>
        <w:t>ly?</w:t>
      </w:r>
    </w:p>
    <w:p w14:paraId="1C675724" w14:textId="27853119" w:rsidR="00C01ABF" w:rsidRDefault="00C01ABF" w:rsidP="00C01ABF">
      <w:pPr>
        <w:pStyle w:val="CommentText"/>
        <w:numPr>
          <w:ilvl w:val="0"/>
          <w:numId w:val="1"/>
        </w:numPr>
      </w:pPr>
      <w:r>
        <w:t xml:space="preserve">In previous projects, do communities have </w:t>
      </w:r>
      <w:r w:rsidR="00D16CC6">
        <w:t xml:space="preserve">had </w:t>
      </w:r>
      <w:r>
        <w:t>access to a grievance mechanism? If so:</w:t>
      </w:r>
    </w:p>
    <w:p w14:paraId="081EF215" w14:textId="7E43F44A" w:rsidR="00C01ABF" w:rsidRDefault="00C01ABF" w:rsidP="00DC08AE">
      <w:pPr>
        <w:pStyle w:val="CommentText"/>
        <w:numPr>
          <w:ilvl w:val="1"/>
          <w:numId w:val="1"/>
        </w:numPr>
      </w:pPr>
      <w:r>
        <w:t>What organ/entity was responsible of processing complaints? Did it seat at the project management or at a government agency?</w:t>
      </w:r>
    </w:p>
    <w:p w14:paraId="388C1CF8" w14:textId="11D76BDC" w:rsidR="00C01ABF" w:rsidRDefault="00C01ABF" w:rsidP="00DC08AE">
      <w:pPr>
        <w:pStyle w:val="CommentText"/>
        <w:numPr>
          <w:ilvl w:val="1"/>
          <w:numId w:val="1"/>
        </w:numPr>
      </w:pPr>
      <w:r>
        <w:t>Were the means (Internet, telephone, etc.) to present complaints easy to use?</w:t>
      </w:r>
    </w:p>
    <w:p w14:paraId="3F433F12" w14:textId="29536F0F" w:rsidR="00C01ABF" w:rsidRDefault="00C01ABF" w:rsidP="00DC08AE">
      <w:pPr>
        <w:pStyle w:val="CommentText"/>
        <w:numPr>
          <w:ilvl w:val="1"/>
          <w:numId w:val="1"/>
        </w:numPr>
      </w:pPr>
      <w:r>
        <w:t>Were the requirements to present a complaint difficult?</w:t>
      </w:r>
    </w:p>
    <w:p w14:paraId="0204086E" w14:textId="77777777" w:rsidR="00C01ABF" w:rsidRDefault="00C01ABF" w:rsidP="00DC08AE">
      <w:pPr>
        <w:pStyle w:val="CommentText"/>
        <w:numPr>
          <w:ilvl w:val="1"/>
          <w:numId w:val="1"/>
        </w:numPr>
      </w:pPr>
      <w:r>
        <w:t>Were you aware of its existence since you were first informed about the project?</w:t>
      </w:r>
    </w:p>
    <w:p w14:paraId="3A8BCE41" w14:textId="6FC422AC" w:rsidR="00C01ABF" w:rsidRDefault="00C01ABF" w:rsidP="00DC08AE">
      <w:pPr>
        <w:pStyle w:val="CommentText"/>
        <w:numPr>
          <w:ilvl w:val="1"/>
          <w:numId w:val="1"/>
        </w:numPr>
      </w:pPr>
      <w:r>
        <w:t>Was the grievance mechanism locally accessible?</w:t>
      </w:r>
    </w:p>
    <w:p w14:paraId="3C603969" w14:textId="74C0467D" w:rsidR="00C01ABF" w:rsidRDefault="00C01ABF" w:rsidP="00C01ABF">
      <w:pPr>
        <w:pStyle w:val="CommentText"/>
        <w:numPr>
          <w:ilvl w:val="1"/>
          <w:numId w:val="1"/>
        </w:numPr>
      </w:pPr>
      <w:r>
        <w:t>Do your consider the decisions of the grievance mechanism were fair?</w:t>
      </w:r>
    </w:p>
    <w:p w14:paraId="6593CE39" w14:textId="55ECE046" w:rsidR="00C01ABF" w:rsidRDefault="00C01ABF" w:rsidP="00C01ABF">
      <w:pPr>
        <w:pStyle w:val="CommentText"/>
        <w:numPr>
          <w:ilvl w:val="1"/>
          <w:numId w:val="1"/>
        </w:numPr>
      </w:pPr>
      <w:r>
        <w:t xml:space="preserve">Were the decisions of the grievance mechanism </w:t>
      </w:r>
      <w:r w:rsidR="001A3006" w:rsidRPr="001A3006">
        <w:t>executed</w:t>
      </w:r>
      <w:r>
        <w:t>?</w:t>
      </w:r>
    </w:p>
    <w:p w14:paraId="1FCF505C" w14:textId="7AF8855E" w:rsidR="00C01ABF" w:rsidRDefault="00C01ABF" w:rsidP="00C01ABF">
      <w:pPr>
        <w:pStyle w:val="CommentText"/>
        <w:numPr>
          <w:ilvl w:val="1"/>
          <w:numId w:val="1"/>
        </w:numPr>
      </w:pPr>
      <w:r>
        <w:t>Was the compensation enough to compensate the damage</w:t>
      </w:r>
      <w:r w:rsidR="00D16CC6">
        <w:t>/impact?</w:t>
      </w:r>
    </w:p>
  </w:comment>
  <w:comment w:id="1010" w:author="Aleta Haflett" w:date="2014-11-04T15:38:00Z" w:initials="AH">
    <w:p w14:paraId="389A9C39" w14:textId="323DE26A" w:rsidR="00C01ABF" w:rsidRDefault="00C01ABF">
      <w:pPr>
        <w:pStyle w:val="CommentText"/>
      </w:pPr>
      <w:r>
        <w:rPr>
          <w:rStyle w:val="CommentReference"/>
        </w:rPr>
        <w:annotationRef/>
      </w:r>
      <w:r>
        <w:t>Do we want this in bins or as integers? Stones or no stones? (I’d really prefer no stones/buttons/whatever, but the FLES survey uses stones)</w:t>
      </w:r>
    </w:p>
  </w:comment>
  <w:comment w:id="1128" w:author="Aleta Haflett" w:date="2014-11-04T15:38:00Z" w:initials="AH">
    <w:p w14:paraId="326685D9" w14:textId="77777777" w:rsidR="00C01ABF" w:rsidRDefault="00C01ABF" w:rsidP="001E617E">
      <w:pPr>
        <w:pStyle w:val="CommentText"/>
      </w:pPr>
      <w:r>
        <w:rPr>
          <w:rStyle w:val="CommentReference"/>
        </w:rPr>
        <w:annotationRef/>
      </w:r>
      <w:r>
        <w:t>Do we want this in bins or as integers? Stones or no stones? (I’d really prefer no stones/buttons/whatever, but the FLES survey uses stones)</w:t>
      </w:r>
    </w:p>
  </w:comment>
  <w:comment w:id="1179" w:author="Stephanie Fenner" w:date="2014-11-04T15:38:00Z" w:initials="SF">
    <w:p w14:paraId="3D274900" w14:textId="51302245" w:rsidR="00C01ABF" w:rsidRDefault="00C01ABF">
      <w:pPr>
        <w:pStyle w:val="CommentText"/>
      </w:pPr>
      <w:r>
        <w:rPr>
          <w:rStyle w:val="CommentReference"/>
        </w:rPr>
        <w:annotationRef/>
      </w:r>
      <w:r>
        <w:t>Can we narrow this list of products down ??</w:t>
      </w:r>
    </w:p>
  </w:comment>
  <w:comment w:id="1931" w:author="Stickler, Mercedes M. (E3/LTRM)" w:date="2014-11-04T15:38:00Z" w:initials="MMS">
    <w:p w14:paraId="386D14FB" w14:textId="692274A1" w:rsidR="00C01ABF" w:rsidRDefault="00C01ABF">
      <w:pPr>
        <w:pStyle w:val="CommentText"/>
      </w:pPr>
      <w:r>
        <w:rPr>
          <w:rStyle w:val="CommentReference"/>
        </w:rPr>
        <w:annotationRef/>
      </w:r>
      <w:r>
        <w:t>Good. Double check whether CFP will be promoting any other off-farm salaried livelihoods that we should include here.</w:t>
      </w:r>
    </w:p>
  </w:comment>
  <w:comment w:id="1932" w:author="Heather Huntington" w:date="2014-11-04T15:38:00Z" w:initials="HH">
    <w:p w14:paraId="32CBCD74" w14:textId="5EDA7855" w:rsidR="00C01ABF" w:rsidRDefault="00C01ABF">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comment>
  <w:comment w:id="1934" w:author="Vanessa Retana" w:date="2014-11-05T19:43:00Z" w:initials="VR">
    <w:p w14:paraId="3FB023D6" w14:textId="3FAACA37" w:rsidR="00C00A68" w:rsidRDefault="00C00A68">
      <w:pPr>
        <w:pStyle w:val="CommentText"/>
      </w:pPr>
      <w:r>
        <w:rPr>
          <w:rStyle w:val="CommentReference"/>
        </w:rPr>
        <w:annotationRef/>
      </w:r>
      <w:r>
        <w:t>I suggest to add the following question:</w:t>
      </w:r>
    </w:p>
    <w:p w14:paraId="4EE844F8" w14:textId="253776CC" w:rsidR="00C00A68" w:rsidRDefault="00C00A68">
      <w:pPr>
        <w:pStyle w:val="CommentText"/>
      </w:pPr>
      <w:r>
        <w:t>- How much in kind payment did you received for renting your fields?</w:t>
      </w:r>
    </w:p>
  </w:comment>
  <w:comment w:id="1936" w:author="Vanessa Retana" w:date="2014-11-05T19:46:00Z" w:initials="VR">
    <w:p w14:paraId="6E1A4036" w14:textId="1117F021" w:rsidR="00321017" w:rsidRDefault="00321017">
      <w:pPr>
        <w:pStyle w:val="CommentText"/>
      </w:pPr>
      <w:r>
        <w:rPr>
          <w:rStyle w:val="CommentReference"/>
        </w:rPr>
        <w:annotationRef/>
      </w:r>
      <w:r>
        <w:t>Another question you may consider:</w:t>
      </w:r>
    </w:p>
    <w:p w14:paraId="622719DC" w14:textId="71C1362C" w:rsidR="00321017" w:rsidRDefault="00321017">
      <w:pPr>
        <w:pStyle w:val="CommentText"/>
      </w:pPr>
      <w:r>
        <w:t xml:space="preserve">- </w:t>
      </w: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comment>
  <w:comment w:id="1937" w:author="Stickler, Mercedes M. (E3/LTRM)" w:date="2014-11-04T15:38:00Z" w:initials="MMS">
    <w:p w14:paraId="4A389D2F" w14:textId="4D26A0C9" w:rsidR="00C01ABF" w:rsidRDefault="00C01ABF">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1938" w:author="Stickler, Mercedes M. (E3/LTRM)" w:date="2014-11-04T15:38:00Z" w:initials="MMS">
    <w:p w14:paraId="27742A60" w14:textId="4088D222" w:rsidR="00C01ABF" w:rsidRDefault="00C01ABF">
      <w:pPr>
        <w:pStyle w:val="CommentText"/>
      </w:pPr>
      <w:r>
        <w:rPr>
          <w:rStyle w:val="CommentReference"/>
        </w:rPr>
        <w:annotationRef/>
      </w:r>
      <w:r>
        <w:t>Can we slim this section a bit but still use it for assessing overall wealth to analyze equity in distribution of benefits? Also, are there any other assets the CFP will be distributing that we should add to this list??</w:t>
      </w:r>
    </w:p>
  </w:comment>
  <w:comment w:id="2238" w:author="Aleta Haflett" w:date="2014-11-04T15:38:00Z" w:initials="AH">
    <w:p w14:paraId="15F411D8" w14:textId="4B6672AC" w:rsidR="00C01ABF" w:rsidRPr="007A7614" w:rsidRDefault="00C01ABF">
      <w:pPr>
        <w:pStyle w:val="CommentText"/>
      </w:pPr>
      <w:r>
        <w:rPr>
          <w:rStyle w:val="CommentReference"/>
        </w:rPr>
        <w:annotationRef/>
      </w:r>
      <w:r>
        <w:t xml:space="preserve">I </w:t>
      </w:r>
      <w:r>
        <w:rPr>
          <w:i/>
        </w:rPr>
        <w:t>think</w:t>
      </w:r>
      <w:r>
        <w:t xml:space="preserve"> we can use kgs only here and not need a separate unit, but I included the units just in case. This would be good to check with the survey firm about. </w:t>
      </w:r>
    </w:p>
  </w:comment>
  <w:comment w:id="2256" w:author="Aleta Haflett" w:date="2014-11-04T15:38:00Z" w:initials="AH">
    <w:p w14:paraId="321063DF" w14:textId="45B44716" w:rsidR="00C01ABF" w:rsidRDefault="00C01ABF">
      <w:pPr>
        <w:pStyle w:val="CommentText"/>
      </w:pPr>
      <w:r>
        <w:rPr>
          <w:rStyle w:val="CommentReference"/>
        </w:rPr>
        <w:annotationRef/>
      </w:r>
      <w:r>
        <w:t>The FLES survey includes an earlier question about the price of charcoal.  I think we can ask the price in the headman survey (maybe we already do?) and we don’t need to ask each household.We should also ask the price in rainy and in dry season – the time that we are surveying is when charcoal is the most expensive</w:t>
      </w:r>
    </w:p>
  </w:comment>
  <w:comment w:id="2289" w:author="Aleta Haflett" w:date="2014-11-04T15:38:00Z" w:initials="AH">
    <w:p w14:paraId="6A4FD35A" w14:textId="321DD49B" w:rsidR="00C01ABF" w:rsidRDefault="00C01ABF">
      <w:pPr>
        <w:pStyle w:val="CommentText"/>
      </w:pPr>
      <w:r>
        <w:rPr>
          <w:rStyle w:val="CommentReference"/>
        </w:rPr>
        <w:annotationRef/>
      </w:r>
      <w:r>
        <w:t>Check with survey firm for unit</w:t>
      </w:r>
    </w:p>
  </w:comment>
  <w:comment w:id="2479" w:author="Stickler, Mercedes M. (E3/LTRM)" w:date="2014-11-04T15:38:00Z" w:initials="MMS">
    <w:p w14:paraId="25C70A33" w14:textId="77777777" w:rsidR="00C01ABF" w:rsidRDefault="00C01ABF" w:rsidP="00747FDE">
      <w:pPr>
        <w:pStyle w:val="CommentText"/>
      </w:pPr>
      <w:r>
        <w:rPr>
          <w:rStyle w:val="CommentReference"/>
        </w:rPr>
        <w:annotationRef/>
      </w:r>
      <w:r>
        <w:t>Even though this section is about adaptation, not mitigation (which is the focus of this project), I like these questions, because they should help us understand overall how community members depend on the forest – e.g., if access to forest resources is critical under times of (climate) stress, then REDD+ needs to take that into account.</w:t>
      </w:r>
    </w:p>
  </w:comment>
  <w:comment w:id="2480" w:author="Vanessa Retana" w:date="2014-11-05T19:48:00Z" w:initials="VR">
    <w:p w14:paraId="2AA9148E" w14:textId="3ECE268C" w:rsidR="00C21D6A" w:rsidRDefault="00C21D6A">
      <w:pPr>
        <w:pStyle w:val="CommentText"/>
      </w:pPr>
      <w:r>
        <w:rPr>
          <w:rStyle w:val="CommentReference"/>
        </w:rPr>
        <w:annotationRef/>
      </w:r>
      <w:r>
        <w:t>Agree with above comment.</w:t>
      </w:r>
    </w:p>
  </w:comment>
  <w:comment w:id="2481" w:author="Vanessa Retana" w:date="2014-11-05T19:49:00Z" w:initials="VR">
    <w:p w14:paraId="4953C08D" w14:textId="6D608F06" w:rsidR="0029538B" w:rsidRDefault="0029538B">
      <w:pPr>
        <w:pStyle w:val="CommentText"/>
      </w:pPr>
      <w:r>
        <w:rPr>
          <w:rStyle w:val="CommentReference"/>
        </w:rPr>
        <w:annotationRef/>
      </w:r>
      <w:r>
        <w:t>I believe the information in this section will contribute to the design of the benefit sharing mechanism and to stakeholder mapping refining.</w:t>
      </w:r>
    </w:p>
  </w:comment>
  <w:comment w:id="2482" w:author="Stickler, Mercedes M. (E3/LTRM)" w:date="2014-11-04T15:38:00Z" w:initials="MMS">
    <w:p w14:paraId="1718CC81" w14:textId="1FD7540F" w:rsidR="00C01ABF" w:rsidRDefault="00C01ABF">
      <w:pPr>
        <w:pStyle w:val="CommentText"/>
      </w:pPr>
      <w:r>
        <w:rPr>
          <w:rStyle w:val="CommentReference"/>
        </w:rPr>
        <w:annotationRef/>
      </w:r>
      <w:r>
        <w:t>Keep all these power/relationship questions – again for equity ?s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C01ABF" w:rsidRDefault="00C01ABF" w:rsidP="00C71DE8">
      <w:pPr>
        <w:spacing w:after="0" w:line="240" w:lineRule="auto"/>
      </w:pPr>
      <w:r>
        <w:separator/>
      </w:r>
    </w:p>
  </w:endnote>
  <w:endnote w:type="continuationSeparator" w:id="0">
    <w:p w14:paraId="2D784E8E" w14:textId="77777777" w:rsidR="00C01ABF" w:rsidRDefault="00C01ABF"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C01ABF" w:rsidRDefault="00C01ABF">
        <w:pPr>
          <w:pStyle w:val="Footer"/>
          <w:jc w:val="right"/>
        </w:pPr>
        <w:r>
          <w:fldChar w:fldCharType="begin"/>
        </w:r>
        <w:r>
          <w:instrText xml:space="preserve"> PAGE   \* MERGEFORMAT </w:instrText>
        </w:r>
        <w:r>
          <w:fldChar w:fldCharType="separate"/>
        </w:r>
        <w:r w:rsidR="00D60A50">
          <w:rPr>
            <w:noProof/>
          </w:rPr>
          <w:t>1</w:t>
        </w:r>
        <w:r>
          <w:rPr>
            <w:noProof/>
          </w:rPr>
          <w:fldChar w:fldCharType="end"/>
        </w:r>
      </w:p>
    </w:sdtContent>
  </w:sdt>
  <w:p w14:paraId="27BD405B" w14:textId="77777777" w:rsidR="00C01ABF" w:rsidRDefault="00C01AB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C01ABF" w:rsidRDefault="00C01ABF" w:rsidP="00C71DE8">
      <w:pPr>
        <w:spacing w:after="0" w:line="240" w:lineRule="auto"/>
      </w:pPr>
      <w:r>
        <w:separator/>
      </w:r>
    </w:p>
  </w:footnote>
  <w:footnote w:type="continuationSeparator" w:id="0">
    <w:p w14:paraId="71C8CEE0" w14:textId="77777777" w:rsidR="00C01ABF" w:rsidRDefault="00C01ABF" w:rsidP="00C71D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trackRevisions/>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7FA1"/>
    <w:rsid w:val="00020B58"/>
    <w:rsid w:val="00026305"/>
    <w:rsid w:val="000324F5"/>
    <w:rsid w:val="00033F1D"/>
    <w:rsid w:val="000360B1"/>
    <w:rsid w:val="00042643"/>
    <w:rsid w:val="000427DF"/>
    <w:rsid w:val="00046A5C"/>
    <w:rsid w:val="00060783"/>
    <w:rsid w:val="00067200"/>
    <w:rsid w:val="00072A5F"/>
    <w:rsid w:val="00076053"/>
    <w:rsid w:val="000811E3"/>
    <w:rsid w:val="00084CE6"/>
    <w:rsid w:val="00085B25"/>
    <w:rsid w:val="00086D63"/>
    <w:rsid w:val="000A0002"/>
    <w:rsid w:val="000A369F"/>
    <w:rsid w:val="000B0A99"/>
    <w:rsid w:val="000B1EA8"/>
    <w:rsid w:val="000C30D8"/>
    <w:rsid w:val="000C43F6"/>
    <w:rsid w:val="000D5605"/>
    <w:rsid w:val="000D64E6"/>
    <w:rsid w:val="000D7BE9"/>
    <w:rsid w:val="000F37E6"/>
    <w:rsid w:val="000F5062"/>
    <w:rsid w:val="000F5C1F"/>
    <w:rsid w:val="00134A66"/>
    <w:rsid w:val="00137629"/>
    <w:rsid w:val="00142892"/>
    <w:rsid w:val="00144967"/>
    <w:rsid w:val="0015117F"/>
    <w:rsid w:val="001512DD"/>
    <w:rsid w:val="00152B2F"/>
    <w:rsid w:val="001949A5"/>
    <w:rsid w:val="00196EC9"/>
    <w:rsid w:val="001A2B55"/>
    <w:rsid w:val="001A3006"/>
    <w:rsid w:val="001A7E23"/>
    <w:rsid w:val="001B251A"/>
    <w:rsid w:val="001C3ACA"/>
    <w:rsid w:val="001E1DA8"/>
    <w:rsid w:val="001E617E"/>
    <w:rsid w:val="00205402"/>
    <w:rsid w:val="0021752C"/>
    <w:rsid w:val="00222712"/>
    <w:rsid w:val="0022680E"/>
    <w:rsid w:val="00233F7F"/>
    <w:rsid w:val="002360AB"/>
    <w:rsid w:val="00236681"/>
    <w:rsid w:val="002422DE"/>
    <w:rsid w:val="00247971"/>
    <w:rsid w:val="00254EEC"/>
    <w:rsid w:val="002609A2"/>
    <w:rsid w:val="00271744"/>
    <w:rsid w:val="002876B6"/>
    <w:rsid w:val="0028787E"/>
    <w:rsid w:val="00293477"/>
    <w:rsid w:val="0029538B"/>
    <w:rsid w:val="002954A7"/>
    <w:rsid w:val="00296E2F"/>
    <w:rsid w:val="002A4761"/>
    <w:rsid w:val="002A4ED0"/>
    <w:rsid w:val="002A6145"/>
    <w:rsid w:val="002D2A10"/>
    <w:rsid w:val="002E1759"/>
    <w:rsid w:val="00300F1D"/>
    <w:rsid w:val="00302C97"/>
    <w:rsid w:val="00321017"/>
    <w:rsid w:val="003338E1"/>
    <w:rsid w:val="00346364"/>
    <w:rsid w:val="0036037D"/>
    <w:rsid w:val="00372E4E"/>
    <w:rsid w:val="0038752A"/>
    <w:rsid w:val="00396812"/>
    <w:rsid w:val="003B39C9"/>
    <w:rsid w:val="003C0031"/>
    <w:rsid w:val="003C3B44"/>
    <w:rsid w:val="003D65F2"/>
    <w:rsid w:val="003F5B16"/>
    <w:rsid w:val="004229F7"/>
    <w:rsid w:val="00435148"/>
    <w:rsid w:val="00437190"/>
    <w:rsid w:val="00442121"/>
    <w:rsid w:val="00451397"/>
    <w:rsid w:val="00451C80"/>
    <w:rsid w:val="00492CDC"/>
    <w:rsid w:val="00492EE7"/>
    <w:rsid w:val="00496396"/>
    <w:rsid w:val="004A1781"/>
    <w:rsid w:val="004B4B2A"/>
    <w:rsid w:val="004C374D"/>
    <w:rsid w:val="004D42B4"/>
    <w:rsid w:val="004E3493"/>
    <w:rsid w:val="004E75E6"/>
    <w:rsid w:val="004F537B"/>
    <w:rsid w:val="00501D27"/>
    <w:rsid w:val="005067F4"/>
    <w:rsid w:val="0051057D"/>
    <w:rsid w:val="00512DC2"/>
    <w:rsid w:val="005133B7"/>
    <w:rsid w:val="00515913"/>
    <w:rsid w:val="00525160"/>
    <w:rsid w:val="00537F5E"/>
    <w:rsid w:val="00540CE5"/>
    <w:rsid w:val="00540F30"/>
    <w:rsid w:val="00553709"/>
    <w:rsid w:val="00555D1F"/>
    <w:rsid w:val="005701D2"/>
    <w:rsid w:val="00571097"/>
    <w:rsid w:val="00580237"/>
    <w:rsid w:val="005819B1"/>
    <w:rsid w:val="00581F27"/>
    <w:rsid w:val="00582D49"/>
    <w:rsid w:val="005856F5"/>
    <w:rsid w:val="00587FA3"/>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DEB"/>
    <w:rsid w:val="00643F9B"/>
    <w:rsid w:val="0064718C"/>
    <w:rsid w:val="006511A2"/>
    <w:rsid w:val="006569EA"/>
    <w:rsid w:val="00657266"/>
    <w:rsid w:val="00672FD9"/>
    <w:rsid w:val="006873C7"/>
    <w:rsid w:val="00691F08"/>
    <w:rsid w:val="00692DAE"/>
    <w:rsid w:val="0069331D"/>
    <w:rsid w:val="006A3EA6"/>
    <w:rsid w:val="006A5FEF"/>
    <w:rsid w:val="006A6B13"/>
    <w:rsid w:val="006B1783"/>
    <w:rsid w:val="006B34CA"/>
    <w:rsid w:val="006C2023"/>
    <w:rsid w:val="006D17A1"/>
    <w:rsid w:val="006D3041"/>
    <w:rsid w:val="006D5C10"/>
    <w:rsid w:val="006D66F2"/>
    <w:rsid w:val="006E365E"/>
    <w:rsid w:val="006F3A74"/>
    <w:rsid w:val="006F5060"/>
    <w:rsid w:val="00701044"/>
    <w:rsid w:val="0070348B"/>
    <w:rsid w:val="007045FC"/>
    <w:rsid w:val="00707954"/>
    <w:rsid w:val="00710C24"/>
    <w:rsid w:val="00722B52"/>
    <w:rsid w:val="0072666B"/>
    <w:rsid w:val="00726F64"/>
    <w:rsid w:val="007306C5"/>
    <w:rsid w:val="00732114"/>
    <w:rsid w:val="00736B28"/>
    <w:rsid w:val="00736DFE"/>
    <w:rsid w:val="00747FDE"/>
    <w:rsid w:val="00755280"/>
    <w:rsid w:val="0076042F"/>
    <w:rsid w:val="0076083F"/>
    <w:rsid w:val="00760D6B"/>
    <w:rsid w:val="00764E8A"/>
    <w:rsid w:val="00765164"/>
    <w:rsid w:val="00767B5C"/>
    <w:rsid w:val="00770C52"/>
    <w:rsid w:val="007A1B0B"/>
    <w:rsid w:val="007A29FF"/>
    <w:rsid w:val="007A7614"/>
    <w:rsid w:val="007B362C"/>
    <w:rsid w:val="007B7340"/>
    <w:rsid w:val="007D11DB"/>
    <w:rsid w:val="007E02CA"/>
    <w:rsid w:val="007E0863"/>
    <w:rsid w:val="007E0A43"/>
    <w:rsid w:val="00804709"/>
    <w:rsid w:val="008113F0"/>
    <w:rsid w:val="008128E9"/>
    <w:rsid w:val="008145A6"/>
    <w:rsid w:val="0081480F"/>
    <w:rsid w:val="00816ED7"/>
    <w:rsid w:val="0082354A"/>
    <w:rsid w:val="008250E0"/>
    <w:rsid w:val="00826B4F"/>
    <w:rsid w:val="0086308D"/>
    <w:rsid w:val="00866C0D"/>
    <w:rsid w:val="00866F30"/>
    <w:rsid w:val="008768A7"/>
    <w:rsid w:val="00880A22"/>
    <w:rsid w:val="00893583"/>
    <w:rsid w:val="00894E82"/>
    <w:rsid w:val="0089663B"/>
    <w:rsid w:val="008C1301"/>
    <w:rsid w:val="008C2BC1"/>
    <w:rsid w:val="008C66BB"/>
    <w:rsid w:val="008E1E3D"/>
    <w:rsid w:val="008E6AAE"/>
    <w:rsid w:val="008E7E6A"/>
    <w:rsid w:val="0090229E"/>
    <w:rsid w:val="00903C1A"/>
    <w:rsid w:val="009266B6"/>
    <w:rsid w:val="0093061D"/>
    <w:rsid w:val="00933DA9"/>
    <w:rsid w:val="00942CDD"/>
    <w:rsid w:val="00943A99"/>
    <w:rsid w:val="0095507A"/>
    <w:rsid w:val="009559BE"/>
    <w:rsid w:val="009A059D"/>
    <w:rsid w:val="009D61E6"/>
    <w:rsid w:val="00A000C6"/>
    <w:rsid w:val="00A02C50"/>
    <w:rsid w:val="00A2594A"/>
    <w:rsid w:val="00A25FDF"/>
    <w:rsid w:val="00A31AD1"/>
    <w:rsid w:val="00A34F12"/>
    <w:rsid w:val="00A36F64"/>
    <w:rsid w:val="00A405FF"/>
    <w:rsid w:val="00A478EB"/>
    <w:rsid w:val="00A52B6E"/>
    <w:rsid w:val="00A667B3"/>
    <w:rsid w:val="00A813B0"/>
    <w:rsid w:val="00A81ED7"/>
    <w:rsid w:val="00A93337"/>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A460E"/>
    <w:rsid w:val="00BA5C76"/>
    <w:rsid w:val="00BA7D85"/>
    <w:rsid w:val="00BB1C09"/>
    <w:rsid w:val="00BD3256"/>
    <w:rsid w:val="00BE53B1"/>
    <w:rsid w:val="00BE5610"/>
    <w:rsid w:val="00BE6AEC"/>
    <w:rsid w:val="00BF2596"/>
    <w:rsid w:val="00BF7C36"/>
    <w:rsid w:val="00C00A68"/>
    <w:rsid w:val="00C01ABF"/>
    <w:rsid w:val="00C03D82"/>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5E5F"/>
    <w:rsid w:val="00D1326E"/>
    <w:rsid w:val="00D16CC6"/>
    <w:rsid w:val="00D21542"/>
    <w:rsid w:val="00D25595"/>
    <w:rsid w:val="00D25C07"/>
    <w:rsid w:val="00D26A85"/>
    <w:rsid w:val="00D34605"/>
    <w:rsid w:val="00D36AAA"/>
    <w:rsid w:val="00D3752F"/>
    <w:rsid w:val="00D4243B"/>
    <w:rsid w:val="00D437F1"/>
    <w:rsid w:val="00D44D26"/>
    <w:rsid w:val="00D467F5"/>
    <w:rsid w:val="00D51F0F"/>
    <w:rsid w:val="00D60A50"/>
    <w:rsid w:val="00D634F1"/>
    <w:rsid w:val="00D64E5E"/>
    <w:rsid w:val="00D66AC4"/>
    <w:rsid w:val="00D86C3C"/>
    <w:rsid w:val="00D92D13"/>
    <w:rsid w:val="00DA00DA"/>
    <w:rsid w:val="00DA1429"/>
    <w:rsid w:val="00DA7C5C"/>
    <w:rsid w:val="00DB114F"/>
    <w:rsid w:val="00DC0026"/>
    <w:rsid w:val="00DC08AE"/>
    <w:rsid w:val="00DC105B"/>
    <w:rsid w:val="00DC1702"/>
    <w:rsid w:val="00DC4029"/>
    <w:rsid w:val="00DC552F"/>
    <w:rsid w:val="00DD2712"/>
    <w:rsid w:val="00DE4EC4"/>
    <w:rsid w:val="00E0092D"/>
    <w:rsid w:val="00E00C80"/>
    <w:rsid w:val="00E31E9E"/>
    <w:rsid w:val="00E34508"/>
    <w:rsid w:val="00E3458F"/>
    <w:rsid w:val="00E35766"/>
    <w:rsid w:val="00E35B17"/>
    <w:rsid w:val="00E3668B"/>
    <w:rsid w:val="00E405E2"/>
    <w:rsid w:val="00E4165E"/>
    <w:rsid w:val="00E477D2"/>
    <w:rsid w:val="00E53EF1"/>
    <w:rsid w:val="00E575D6"/>
    <w:rsid w:val="00E62C79"/>
    <w:rsid w:val="00E62CDC"/>
    <w:rsid w:val="00E74210"/>
    <w:rsid w:val="00E84872"/>
    <w:rsid w:val="00E865C4"/>
    <w:rsid w:val="00E94596"/>
    <w:rsid w:val="00E96D6E"/>
    <w:rsid w:val="00EA41DE"/>
    <w:rsid w:val="00EA42A1"/>
    <w:rsid w:val="00EC091D"/>
    <w:rsid w:val="00EC2087"/>
    <w:rsid w:val="00EE1FD1"/>
    <w:rsid w:val="00EE23B3"/>
    <w:rsid w:val="00EF261D"/>
    <w:rsid w:val="00EF7147"/>
    <w:rsid w:val="00EF7649"/>
    <w:rsid w:val="00F05B1A"/>
    <w:rsid w:val="00F11990"/>
    <w:rsid w:val="00F1283B"/>
    <w:rsid w:val="00F24E55"/>
    <w:rsid w:val="00F25BF8"/>
    <w:rsid w:val="00F279F1"/>
    <w:rsid w:val="00F3482A"/>
    <w:rsid w:val="00F36819"/>
    <w:rsid w:val="00F37010"/>
    <w:rsid w:val="00F46737"/>
    <w:rsid w:val="00F51FBD"/>
    <w:rsid w:val="00F554F5"/>
    <w:rsid w:val="00F64681"/>
    <w:rsid w:val="00F65E5D"/>
    <w:rsid w:val="00F71CC4"/>
    <w:rsid w:val="00F75538"/>
    <w:rsid w:val="00F7697D"/>
    <w:rsid w:val="00F77971"/>
    <w:rsid w:val="00F836DA"/>
    <w:rsid w:val="00F869A1"/>
    <w:rsid w:val="00FA5477"/>
    <w:rsid w:val="00FA74D4"/>
    <w:rsid w:val="00FB013F"/>
    <w:rsid w:val="00FB7EBF"/>
    <w:rsid w:val="00FC1FE3"/>
    <w:rsid w:val="00FE1BF8"/>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0F70A-8192-484E-AC2B-EAFC22D84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11552</Words>
  <Characters>65852</Characters>
  <Application>Microsoft Macintosh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77250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2</cp:revision>
  <dcterms:created xsi:type="dcterms:W3CDTF">2014-11-08T04:35:00Z</dcterms:created>
  <dcterms:modified xsi:type="dcterms:W3CDTF">2014-11-08T04:35:00Z</dcterms:modified>
</cp:coreProperties>
</file>